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4EC340" w14:textId="77777777" w:rsidR="000F7D03" w:rsidRDefault="000F7D03" w:rsidP="000F7D03">
      <w:pPr>
        <w:ind w:firstLineChars="0" w:firstLine="0"/>
        <w:jc w:val="right"/>
        <w:rPr>
          <w:sz w:val="52"/>
        </w:rPr>
      </w:pPr>
      <w:r w:rsidRPr="000F7D03">
        <w:rPr>
          <w:rFonts w:ascii="黑体" w:eastAsia="黑体" w:hint="eastAsia"/>
          <w:szCs w:val="24"/>
        </w:rPr>
        <w:t>编号：</w:t>
      </w:r>
      <w:r>
        <w:rPr>
          <w:rFonts w:hint="eastAsia"/>
          <w:szCs w:val="24"/>
          <w:u w:val="single"/>
        </w:rPr>
        <w:t>SGE-</w:t>
      </w:r>
      <w:r w:rsidR="00DC727C">
        <w:rPr>
          <w:rFonts w:hint="eastAsia"/>
          <w:szCs w:val="24"/>
          <w:u w:val="single"/>
        </w:rPr>
        <w:t>ZB</w:t>
      </w:r>
      <w:r>
        <w:rPr>
          <w:rFonts w:hint="eastAsia"/>
          <w:szCs w:val="24"/>
          <w:u w:val="single"/>
        </w:rPr>
        <w:t>-</w:t>
      </w:r>
      <w:r w:rsidR="00DC727C">
        <w:rPr>
          <w:rFonts w:hint="eastAsia"/>
          <w:szCs w:val="24"/>
          <w:u w:val="single"/>
        </w:rPr>
        <w:t>JK</w:t>
      </w:r>
      <w:r>
        <w:rPr>
          <w:rFonts w:hint="eastAsia"/>
          <w:szCs w:val="24"/>
          <w:u w:val="single"/>
        </w:rPr>
        <w:t>-0</w:t>
      </w:r>
      <w:r w:rsidR="00DC727C">
        <w:rPr>
          <w:rFonts w:hint="eastAsia"/>
          <w:szCs w:val="24"/>
          <w:u w:val="single"/>
        </w:rPr>
        <w:t>5</w:t>
      </w:r>
    </w:p>
    <w:p w14:paraId="43A51F8E" w14:textId="77777777" w:rsidR="000F7D03" w:rsidRDefault="000F7D03" w:rsidP="000F7D03">
      <w:pPr>
        <w:ind w:firstLineChars="0" w:firstLine="0"/>
        <w:jc w:val="right"/>
        <w:rPr>
          <w:sz w:val="52"/>
        </w:rPr>
      </w:pPr>
      <w:r w:rsidRPr="000F7D03">
        <w:rPr>
          <w:rFonts w:ascii="黑体" w:eastAsia="黑体" w:hint="eastAsia"/>
          <w:szCs w:val="24"/>
        </w:rPr>
        <w:t>密级：</w:t>
      </w:r>
      <w:r>
        <w:rPr>
          <w:rFonts w:hint="eastAsia"/>
          <w:szCs w:val="24"/>
          <w:u w:val="single"/>
        </w:rPr>
        <w:t>内</w:t>
      </w:r>
      <w:r>
        <w:rPr>
          <w:rFonts w:hint="eastAsia"/>
          <w:szCs w:val="24"/>
          <w:u w:val="single"/>
        </w:rPr>
        <w:t xml:space="preserve"> </w:t>
      </w:r>
      <w:r>
        <w:rPr>
          <w:rFonts w:hint="eastAsia"/>
          <w:szCs w:val="24"/>
          <w:u w:val="single"/>
        </w:rPr>
        <w:t>部</w:t>
      </w:r>
      <w:r>
        <w:rPr>
          <w:rFonts w:hint="eastAsia"/>
          <w:szCs w:val="24"/>
          <w:u w:val="single"/>
        </w:rPr>
        <w:t xml:space="preserve"> </w:t>
      </w:r>
      <w:r>
        <w:rPr>
          <w:rFonts w:hint="eastAsia"/>
          <w:szCs w:val="24"/>
          <w:u w:val="single"/>
        </w:rPr>
        <w:t>资</w:t>
      </w:r>
      <w:r>
        <w:rPr>
          <w:rFonts w:hint="eastAsia"/>
          <w:szCs w:val="24"/>
          <w:u w:val="single"/>
        </w:rPr>
        <w:t xml:space="preserve"> </w:t>
      </w:r>
      <w:r>
        <w:rPr>
          <w:rFonts w:hint="eastAsia"/>
          <w:szCs w:val="24"/>
          <w:u w:val="single"/>
        </w:rPr>
        <w:t>料</w:t>
      </w:r>
    </w:p>
    <w:p w14:paraId="30B851FE" w14:textId="77777777" w:rsidR="007741AB" w:rsidRPr="002D2884" w:rsidRDefault="009A63B5" w:rsidP="009A63B5">
      <w:pPr>
        <w:spacing w:beforeLines="600" w:before="1872"/>
        <w:ind w:firstLineChars="0" w:firstLine="0"/>
        <w:jc w:val="center"/>
        <w:rPr>
          <w:sz w:val="52"/>
        </w:rPr>
      </w:pPr>
      <w:r>
        <w:rPr>
          <w:noProof/>
        </w:rPr>
        <w:drawing>
          <wp:inline distT="0" distB="0" distL="0" distR="0" wp14:anchorId="796EA81B" wp14:editId="25340FBE">
            <wp:extent cx="2195340" cy="1487278"/>
            <wp:effectExtent l="0" t="0" r="0" b="0"/>
            <wp:docPr id="5" name="图片 3" descr="C:\Users\wumin\Desktop\未标题-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umin\Desktop\未标题-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5340" cy="1487278"/>
                    </a:xfrm>
                    <a:prstGeom prst="rect">
                      <a:avLst/>
                    </a:prstGeom>
                    <a:noFill/>
                    <a:ln w="9525">
                      <a:noFill/>
                      <a:miter lim="800000"/>
                      <a:headEnd/>
                      <a:tailEnd/>
                    </a:ln>
                  </pic:spPr>
                </pic:pic>
              </a:graphicData>
            </a:graphic>
          </wp:inline>
        </w:drawing>
      </w:r>
      <w:r w:rsidRPr="002D2884">
        <w:rPr>
          <w:sz w:val="52"/>
        </w:rPr>
        <w:t xml:space="preserve"> </w:t>
      </w:r>
    </w:p>
    <w:p w14:paraId="2A2E5B16" w14:textId="77777777" w:rsidR="00FB7E8F" w:rsidRDefault="00F162E6" w:rsidP="007741AB">
      <w:pPr>
        <w:ind w:firstLineChars="0" w:firstLine="0"/>
        <w:jc w:val="center"/>
        <w:rPr>
          <w:sz w:val="52"/>
        </w:rPr>
      </w:pPr>
      <w:r>
        <w:rPr>
          <w:rFonts w:hint="eastAsia"/>
          <w:sz w:val="52"/>
        </w:rPr>
        <w:t>GEMS-2</w:t>
      </w:r>
      <w:r w:rsidR="00596CC8">
        <w:rPr>
          <w:rFonts w:hint="eastAsia"/>
          <w:sz w:val="52"/>
        </w:rPr>
        <w:t>会员二级系统</w:t>
      </w:r>
    </w:p>
    <w:p w14:paraId="4F691E5A" w14:textId="77777777" w:rsidR="007741AB" w:rsidRDefault="00FB7E8F" w:rsidP="007741AB">
      <w:pPr>
        <w:ind w:firstLineChars="0" w:firstLine="0"/>
        <w:jc w:val="center"/>
        <w:rPr>
          <w:sz w:val="52"/>
        </w:rPr>
      </w:pPr>
      <w:r>
        <w:rPr>
          <w:rFonts w:hint="eastAsia"/>
          <w:sz w:val="52"/>
        </w:rPr>
        <w:t>保证金仓储</w:t>
      </w:r>
      <w:r w:rsidR="007741AB">
        <w:rPr>
          <w:rFonts w:hint="eastAsia"/>
          <w:sz w:val="52"/>
        </w:rPr>
        <w:t>接口规范</w:t>
      </w:r>
    </w:p>
    <w:p w14:paraId="0EBE47DA" w14:textId="77777777" w:rsidR="007741AB" w:rsidRPr="002D2884" w:rsidRDefault="007741AB" w:rsidP="00FB7E8F">
      <w:pPr>
        <w:spacing w:beforeLines="100" w:before="312" w:afterLines="700" w:after="2184"/>
        <w:ind w:firstLineChars="0" w:firstLine="0"/>
        <w:jc w:val="center"/>
        <w:rPr>
          <w:sz w:val="52"/>
        </w:rPr>
      </w:pPr>
      <w:r w:rsidRPr="002D2884">
        <w:rPr>
          <w:rFonts w:hint="eastAsia"/>
          <w:sz w:val="52"/>
        </w:rPr>
        <w:t>（</w:t>
      </w:r>
      <w:r w:rsidR="0015189D">
        <w:rPr>
          <w:rFonts w:hint="eastAsia"/>
          <w:sz w:val="52"/>
        </w:rPr>
        <w:t>征求意见稿</w:t>
      </w:r>
      <w:r w:rsidRPr="002D2884">
        <w:rPr>
          <w:rFonts w:hint="eastAsia"/>
          <w:sz w:val="52"/>
        </w:rPr>
        <w:t>）</w:t>
      </w:r>
    </w:p>
    <w:p w14:paraId="34D731EA" w14:textId="77777777" w:rsidR="007741AB" w:rsidRPr="001822D4" w:rsidRDefault="007741AB" w:rsidP="00FB7E8F">
      <w:pPr>
        <w:spacing w:beforeLines="1300" w:before="4056"/>
        <w:ind w:firstLineChars="0" w:firstLine="0"/>
        <w:jc w:val="center"/>
        <w:rPr>
          <w:sz w:val="32"/>
        </w:rPr>
      </w:pPr>
      <w:r w:rsidRPr="001822D4">
        <w:rPr>
          <w:rFonts w:hint="eastAsia"/>
          <w:sz w:val="32"/>
        </w:rPr>
        <w:t>上海黄金交易所</w:t>
      </w:r>
    </w:p>
    <w:p w14:paraId="3EA2AEEE" w14:textId="77777777" w:rsidR="009A63B5" w:rsidRDefault="00290B30" w:rsidP="007741AB">
      <w:pPr>
        <w:ind w:firstLineChars="0" w:firstLine="0"/>
        <w:jc w:val="center"/>
        <w:rPr>
          <w:sz w:val="32"/>
        </w:rPr>
        <w:sectPr w:rsidR="009A63B5">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r>
        <w:rPr>
          <w:rFonts w:hint="eastAsia"/>
          <w:sz w:val="32"/>
        </w:rPr>
        <w:t>2015</w:t>
      </w:r>
      <w:r>
        <w:rPr>
          <w:rFonts w:hint="eastAsia"/>
          <w:sz w:val="32"/>
        </w:rPr>
        <w:t>年</w:t>
      </w:r>
      <w:r w:rsidR="00596CC8">
        <w:rPr>
          <w:rFonts w:hint="eastAsia"/>
          <w:sz w:val="32"/>
        </w:rPr>
        <w:t>9</w:t>
      </w:r>
      <w:r>
        <w:rPr>
          <w:rFonts w:hint="eastAsia"/>
          <w:sz w:val="32"/>
        </w:rPr>
        <w:t>月</w:t>
      </w:r>
    </w:p>
    <w:p w14:paraId="021DC0E6" w14:textId="77777777" w:rsidR="007741AB" w:rsidRPr="00CA59C2" w:rsidRDefault="007741AB" w:rsidP="001643FA">
      <w:pPr>
        <w:pStyle w:val="a7"/>
        <w:ind w:left="-617" w:right="-382" w:firstLine="482"/>
      </w:pPr>
      <w:r w:rsidRPr="00CA59C2">
        <w:rPr>
          <w:rFonts w:hint="eastAsia"/>
        </w:rPr>
        <w:lastRenderedPageBreak/>
        <w:t>文档标识</w:t>
      </w:r>
    </w:p>
    <w:p w14:paraId="4A7DE243" w14:textId="77777777" w:rsidR="007741AB" w:rsidRPr="00CA59C2" w:rsidRDefault="007741AB" w:rsidP="007741AB">
      <w:pPr>
        <w:ind w:firstLine="320"/>
        <w:rPr>
          <w:sz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6"/>
        <w:gridCol w:w="6809"/>
      </w:tblGrid>
      <w:tr w:rsidR="007741AB" w:rsidRPr="00CA59C2" w14:paraId="436AE354" w14:textId="77777777" w:rsidTr="00422593">
        <w:trPr>
          <w:trHeight w:val="340"/>
          <w:jc w:val="center"/>
        </w:trPr>
        <w:tc>
          <w:tcPr>
            <w:tcW w:w="1236" w:type="dxa"/>
          </w:tcPr>
          <w:p w14:paraId="5A5E12B6" w14:textId="77777777" w:rsidR="007741AB" w:rsidRPr="00CA59C2" w:rsidRDefault="007741AB" w:rsidP="00422593">
            <w:pPr>
              <w:pStyle w:val="6"/>
              <w:ind w:firstLineChars="0" w:firstLine="0"/>
            </w:pPr>
            <w:r w:rsidRPr="00CA59C2">
              <w:rPr>
                <w:rFonts w:hint="eastAsia"/>
              </w:rPr>
              <w:t>文档名称</w:t>
            </w:r>
          </w:p>
        </w:tc>
        <w:tc>
          <w:tcPr>
            <w:tcW w:w="6809" w:type="dxa"/>
          </w:tcPr>
          <w:p w14:paraId="6600AFF3" w14:textId="77777777" w:rsidR="007741AB" w:rsidRPr="00CA59C2" w:rsidRDefault="00541EAF" w:rsidP="00994347">
            <w:pPr>
              <w:pStyle w:val="6"/>
              <w:ind w:firstLineChars="0" w:firstLine="0"/>
            </w:pPr>
            <w:r>
              <w:rPr>
                <w:rFonts w:hint="eastAsia"/>
              </w:rPr>
              <w:t>上海黄金交易所GEMS-2会员二级系统保证金仓储接口规范</w:t>
            </w:r>
          </w:p>
        </w:tc>
      </w:tr>
      <w:tr w:rsidR="007741AB" w:rsidRPr="00CA59C2" w14:paraId="6EA3F03C" w14:textId="77777777" w:rsidTr="00422593">
        <w:trPr>
          <w:trHeight w:val="340"/>
          <w:jc w:val="center"/>
        </w:trPr>
        <w:tc>
          <w:tcPr>
            <w:tcW w:w="1236" w:type="dxa"/>
          </w:tcPr>
          <w:p w14:paraId="769FF67D" w14:textId="77777777" w:rsidR="007741AB" w:rsidRPr="00CA59C2" w:rsidRDefault="007741AB" w:rsidP="00422593">
            <w:pPr>
              <w:pStyle w:val="6"/>
              <w:ind w:firstLineChars="0" w:firstLine="0"/>
            </w:pPr>
            <w:r w:rsidRPr="00CA59C2">
              <w:rPr>
                <w:rFonts w:hint="eastAsia"/>
              </w:rPr>
              <w:t>版本号</w:t>
            </w:r>
          </w:p>
        </w:tc>
        <w:tc>
          <w:tcPr>
            <w:tcW w:w="6809" w:type="dxa"/>
          </w:tcPr>
          <w:p w14:paraId="71C0059B" w14:textId="79232514" w:rsidR="007741AB" w:rsidRPr="00CA59C2" w:rsidRDefault="00300129" w:rsidP="00512DFD">
            <w:pPr>
              <w:pStyle w:val="6"/>
              <w:ind w:firstLineChars="0" w:firstLine="0"/>
            </w:pPr>
            <w:r>
              <w:rPr>
                <w:rFonts w:hint="eastAsia"/>
              </w:rPr>
              <w:t>V1.</w:t>
            </w:r>
            <w:r w:rsidR="00512DFD">
              <w:rPr>
                <w:rFonts w:hint="eastAsia"/>
              </w:rPr>
              <w:t>0</w:t>
            </w:r>
            <w:r w:rsidR="00512DFD">
              <w:t>7</w:t>
            </w:r>
          </w:p>
        </w:tc>
      </w:tr>
      <w:tr w:rsidR="007741AB" w:rsidRPr="00CA59C2" w14:paraId="07200D1E" w14:textId="77777777" w:rsidTr="00422593">
        <w:trPr>
          <w:trHeight w:val="424"/>
          <w:jc w:val="center"/>
        </w:trPr>
        <w:tc>
          <w:tcPr>
            <w:tcW w:w="1236" w:type="dxa"/>
            <w:vAlign w:val="center"/>
          </w:tcPr>
          <w:p w14:paraId="2244216A" w14:textId="77777777" w:rsidR="007741AB" w:rsidRPr="00CA59C2" w:rsidRDefault="007741AB" w:rsidP="007741AB">
            <w:pPr>
              <w:pStyle w:val="6"/>
              <w:ind w:firstLineChars="83" w:firstLine="199"/>
            </w:pPr>
            <w:r w:rsidRPr="00CA59C2">
              <w:rPr>
                <w:rFonts w:hint="eastAsia"/>
              </w:rPr>
              <w:t>状况</w:t>
            </w:r>
          </w:p>
        </w:tc>
        <w:tc>
          <w:tcPr>
            <w:tcW w:w="6809" w:type="dxa"/>
            <w:vAlign w:val="center"/>
          </w:tcPr>
          <w:p w14:paraId="2AC29D7A" w14:textId="77777777" w:rsidR="007741AB" w:rsidRPr="00CA59C2" w:rsidRDefault="007741AB" w:rsidP="007C0103">
            <w:pPr>
              <w:pStyle w:val="6"/>
              <w:ind w:firstLine="480"/>
            </w:pPr>
          </w:p>
        </w:tc>
      </w:tr>
    </w:tbl>
    <w:p w14:paraId="73A3E96C" w14:textId="77777777" w:rsidR="007741AB" w:rsidRPr="00CA59C2" w:rsidRDefault="007741AB" w:rsidP="007741AB">
      <w:pPr>
        <w:ind w:firstLine="480"/>
      </w:pPr>
    </w:p>
    <w:p w14:paraId="723ED6E8" w14:textId="77777777" w:rsidR="007741AB" w:rsidRPr="00CA59C2" w:rsidRDefault="007741AB" w:rsidP="001643FA">
      <w:pPr>
        <w:pStyle w:val="a7"/>
        <w:ind w:left="-617" w:right="-382" w:firstLine="482"/>
      </w:pPr>
      <w:r w:rsidRPr="00CA59C2">
        <w:rPr>
          <w:rFonts w:hint="eastAsia"/>
        </w:rPr>
        <w:t>文档修订历史</w:t>
      </w:r>
    </w:p>
    <w:tbl>
      <w:tblPr>
        <w:tblW w:w="9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5"/>
        <w:gridCol w:w="1688"/>
        <w:gridCol w:w="4509"/>
        <w:gridCol w:w="1473"/>
      </w:tblGrid>
      <w:tr w:rsidR="007741AB" w:rsidRPr="00CA59C2" w14:paraId="606A3AD9" w14:textId="77777777" w:rsidTr="00422593">
        <w:trPr>
          <w:trHeight w:val="340"/>
          <w:jc w:val="center"/>
        </w:trPr>
        <w:tc>
          <w:tcPr>
            <w:tcW w:w="1345" w:type="dxa"/>
          </w:tcPr>
          <w:p w14:paraId="6FC77A17" w14:textId="77777777" w:rsidR="007741AB" w:rsidRPr="00CA59C2" w:rsidRDefault="007741AB" w:rsidP="007741AB">
            <w:pPr>
              <w:pStyle w:val="6"/>
              <w:ind w:firstLineChars="6" w:firstLine="14"/>
              <w:jc w:val="left"/>
              <w:rPr>
                <w:b/>
              </w:rPr>
            </w:pPr>
            <w:r w:rsidRPr="00CA59C2">
              <w:rPr>
                <w:rFonts w:hint="eastAsia"/>
                <w:b/>
              </w:rPr>
              <w:t>版本</w:t>
            </w:r>
          </w:p>
        </w:tc>
        <w:tc>
          <w:tcPr>
            <w:tcW w:w="1688" w:type="dxa"/>
          </w:tcPr>
          <w:p w14:paraId="52A3AF47" w14:textId="77777777" w:rsidR="007741AB" w:rsidRPr="00CA59C2" w:rsidRDefault="007741AB" w:rsidP="00422593">
            <w:pPr>
              <w:pStyle w:val="6"/>
              <w:ind w:firstLineChars="0" w:firstLine="0"/>
              <w:jc w:val="left"/>
              <w:rPr>
                <w:b/>
              </w:rPr>
            </w:pPr>
            <w:r w:rsidRPr="00CA59C2">
              <w:rPr>
                <w:rFonts w:hint="eastAsia"/>
                <w:b/>
              </w:rPr>
              <w:t>日期</w:t>
            </w:r>
          </w:p>
        </w:tc>
        <w:tc>
          <w:tcPr>
            <w:tcW w:w="4509" w:type="dxa"/>
          </w:tcPr>
          <w:p w14:paraId="6C88186C" w14:textId="77777777" w:rsidR="007741AB" w:rsidRPr="00CA59C2" w:rsidRDefault="007741AB" w:rsidP="00422593">
            <w:pPr>
              <w:pStyle w:val="6"/>
              <w:ind w:firstLineChars="0" w:firstLine="0"/>
              <w:jc w:val="left"/>
              <w:rPr>
                <w:b/>
              </w:rPr>
            </w:pPr>
            <w:r w:rsidRPr="00CA59C2">
              <w:rPr>
                <w:rFonts w:hint="eastAsia"/>
                <w:b/>
              </w:rPr>
              <w:t>描述</w:t>
            </w:r>
          </w:p>
        </w:tc>
        <w:tc>
          <w:tcPr>
            <w:tcW w:w="1473" w:type="dxa"/>
          </w:tcPr>
          <w:p w14:paraId="3C1DDB13" w14:textId="77777777" w:rsidR="007741AB" w:rsidRPr="00CA59C2" w:rsidRDefault="007741AB" w:rsidP="00422593">
            <w:pPr>
              <w:pStyle w:val="6"/>
              <w:ind w:firstLineChars="0" w:firstLine="0"/>
              <w:jc w:val="left"/>
              <w:rPr>
                <w:b/>
              </w:rPr>
            </w:pPr>
            <w:r w:rsidRPr="00CA59C2">
              <w:rPr>
                <w:rFonts w:hint="eastAsia"/>
                <w:b/>
              </w:rPr>
              <w:t>文档所有者</w:t>
            </w:r>
          </w:p>
        </w:tc>
      </w:tr>
      <w:tr w:rsidR="007741AB" w:rsidRPr="00CA59C2" w14:paraId="10664E84" w14:textId="77777777" w:rsidTr="00422593">
        <w:trPr>
          <w:trHeight w:val="340"/>
          <w:jc w:val="center"/>
        </w:trPr>
        <w:tc>
          <w:tcPr>
            <w:tcW w:w="1345" w:type="dxa"/>
          </w:tcPr>
          <w:p w14:paraId="66607397" w14:textId="77777777" w:rsidR="007741AB" w:rsidRPr="005A5AB6" w:rsidRDefault="007741AB" w:rsidP="00293E55">
            <w:pPr>
              <w:spacing w:line="240" w:lineRule="auto"/>
              <w:ind w:firstLineChars="6" w:firstLine="13"/>
              <w:jc w:val="left"/>
              <w:rPr>
                <w:sz w:val="21"/>
              </w:rPr>
            </w:pPr>
            <w:r w:rsidRPr="005A5AB6">
              <w:rPr>
                <w:rFonts w:hint="eastAsia"/>
                <w:sz w:val="21"/>
              </w:rPr>
              <w:t>V0.</w:t>
            </w:r>
            <w:r w:rsidR="00293E55">
              <w:rPr>
                <w:rFonts w:hint="eastAsia"/>
                <w:sz w:val="21"/>
              </w:rPr>
              <w:t>1</w:t>
            </w:r>
            <w:r w:rsidR="006E4F59">
              <w:rPr>
                <w:rFonts w:hint="eastAsia"/>
                <w:sz w:val="21"/>
              </w:rPr>
              <w:t>-V0.3</w:t>
            </w:r>
          </w:p>
        </w:tc>
        <w:tc>
          <w:tcPr>
            <w:tcW w:w="1688" w:type="dxa"/>
          </w:tcPr>
          <w:p w14:paraId="1D3F631D" w14:textId="77777777" w:rsidR="007741AB" w:rsidRPr="005A5AB6" w:rsidRDefault="007741AB" w:rsidP="006E4F59">
            <w:pPr>
              <w:spacing w:line="240" w:lineRule="auto"/>
              <w:ind w:firstLineChars="0" w:firstLine="0"/>
              <w:jc w:val="left"/>
              <w:rPr>
                <w:sz w:val="21"/>
              </w:rPr>
            </w:pPr>
            <w:r w:rsidRPr="005A5AB6">
              <w:rPr>
                <w:rFonts w:hint="eastAsia"/>
                <w:sz w:val="21"/>
              </w:rPr>
              <w:t>2014.</w:t>
            </w:r>
            <w:r w:rsidR="006E4F59">
              <w:rPr>
                <w:rFonts w:hint="eastAsia"/>
                <w:sz w:val="21"/>
              </w:rPr>
              <w:t>10-2014.12</w:t>
            </w:r>
          </w:p>
        </w:tc>
        <w:tc>
          <w:tcPr>
            <w:tcW w:w="4509" w:type="dxa"/>
          </w:tcPr>
          <w:p w14:paraId="23CA21A9" w14:textId="77777777" w:rsidR="007741AB" w:rsidRPr="005A5AB6" w:rsidRDefault="007741AB" w:rsidP="00422593">
            <w:pPr>
              <w:spacing w:line="240" w:lineRule="auto"/>
              <w:ind w:firstLineChars="0" w:firstLine="0"/>
              <w:jc w:val="left"/>
              <w:rPr>
                <w:sz w:val="21"/>
              </w:rPr>
            </w:pPr>
            <w:r w:rsidRPr="005A5AB6">
              <w:rPr>
                <w:rFonts w:hint="eastAsia"/>
                <w:sz w:val="21"/>
              </w:rPr>
              <w:t>形成初稿及修订</w:t>
            </w:r>
          </w:p>
        </w:tc>
        <w:tc>
          <w:tcPr>
            <w:tcW w:w="1473" w:type="dxa"/>
          </w:tcPr>
          <w:p w14:paraId="1C7A06DF" w14:textId="77777777" w:rsidR="007741AB" w:rsidRPr="005A5AB6" w:rsidRDefault="007741AB" w:rsidP="00422593">
            <w:pPr>
              <w:spacing w:line="240" w:lineRule="auto"/>
              <w:ind w:firstLineChars="0" w:firstLine="0"/>
              <w:jc w:val="left"/>
              <w:rPr>
                <w:sz w:val="21"/>
              </w:rPr>
            </w:pPr>
            <w:r w:rsidRPr="005A5AB6">
              <w:rPr>
                <w:rFonts w:hint="eastAsia"/>
                <w:sz w:val="21"/>
              </w:rPr>
              <w:t>余新泰</w:t>
            </w:r>
          </w:p>
        </w:tc>
      </w:tr>
      <w:tr w:rsidR="007741AB" w:rsidRPr="00CA59C2" w14:paraId="08FB9F34" w14:textId="77777777" w:rsidTr="00422593">
        <w:trPr>
          <w:trHeight w:val="340"/>
          <w:jc w:val="center"/>
        </w:trPr>
        <w:tc>
          <w:tcPr>
            <w:tcW w:w="1345" w:type="dxa"/>
          </w:tcPr>
          <w:p w14:paraId="3FDEC597" w14:textId="77777777" w:rsidR="007741AB" w:rsidRPr="005A5AB6" w:rsidRDefault="00144DA5" w:rsidP="00422593">
            <w:pPr>
              <w:spacing w:line="240" w:lineRule="auto"/>
              <w:ind w:firstLineChars="6" w:firstLine="13"/>
              <w:jc w:val="left"/>
              <w:rPr>
                <w:sz w:val="21"/>
              </w:rPr>
            </w:pPr>
            <w:r>
              <w:rPr>
                <w:rFonts w:hint="eastAsia"/>
                <w:sz w:val="21"/>
              </w:rPr>
              <w:t>V0.4</w:t>
            </w:r>
          </w:p>
        </w:tc>
        <w:tc>
          <w:tcPr>
            <w:tcW w:w="1688" w:type="dxa"/>
          </w:tcPr>
          <w:p w14:paraId="604F0F11" w14:textId="77777777" w:rsidR="007741AB" w:rsidRPr="005A5AB6" w:rsidRDefault="00144DA5" w:rsidP="00422593">
            <w:pPr>
              <w:spacing w:line="240" w:lineRule="auto"/>
              <w:ind w:firstLineChars="0" w:firstLine="0"/>
              <w:jc w:val="left"/>
              <w:rPr>
                <w:sz w:val="21"/>
              </w:rPr>
            </w:pPr>
            <w:r>
              <w:rPr>
                <w:rFonts w:hint="eastAsia"/>
                <w:sz w:val="21"/>
              </w:rPr>
              <w:t>2014.12</w:t>
            </w:r>
          </w:p>
        </w:tc>
        <w:tc>
          <w:tcPr>
            <w:tcW w:w="4509" w:type="dxa"/>
          </w:tcPr>
          <w:p w14:paraId="5401D784" w14:textId="77777777" w:rsidR="007741AB" w:rsidRPr="005A5AB6" w:rsidRDefault="00342AC0" w:rsidP="00422593">
            <w:pPr>
              <w:spacing w:line="240" w:lineRule="auto"/>
              <w:ind w:firstLineChars="0" w:firstLine="0"/>
              <w:jc w:val="left"/>
              <w:rPr>
                <w:sz w:val="21"/>
              </w:rPr>
            </w:pPr>
            <w:r>
              <w:rPr>
                <w:rFonts w:hint="eastAsia"/>
                <w:sz w:val="21"/>
              </w:rPr>
              <w:t>根据</w:t>
            </w:r>
            <w:r w:rsidR="00144DA5">
              <w:rPr>
                <w:rFonts w:hint="eastAsia"/>
                <w:sz w:val="21"/>
              </w:rPr>
              <w:t>组内评审</w:t>
            </w:r>
            <w:r>
              <w:rPr>
                <w:rFonts w:hint="eastAsia"/>
                <w:sz w:val="21"/>
              </w:rPr>
              <w:t>意见修订</w:t>
            </w:r>
          </w:p>
        </w:tc>
        <w:tc>
          <w:tcPr>
            <w:tcW w:w="1473" w:type="dxa"/>
          </w:tcPr>
          <w:p w14:paraId="65B5C2B6" w14:textId="77777777" w:rsidR="007741AB" w:rsidRPr="005A5AB6" w:rsidRDefault="00144DA5" w:rsidP="00422593">
            <w:pPr>
              <w:spacing w:line="240" w:lineRule="auto"/>
              <w:ind w:firstLineChars="0" w:firstLine="0"/>
              <w:jc w:val="left"/>
              <w:rPr>
                <w:sz w:val="21"/>
              </w:rPr>
            </w:pPr>
            <w:r>
              <w:rPr>
                <w:rFonts w:hint="eastAsia"/>
                <w:sz w:val="21"/>
              </w:rPr>
              <w:t>余新泰</w:t>
            </w:r>
            <w:r w:rsidR="00F50B81">
              <w:rPr>
                <w:rFonts w:hint="eastAsia"/>
                <w:sz w:val="21"/>
              </w:rPr>
              <w:t>、李田</w:t>
            </w:r>
          </w:p>
        </w:tc>
      </w:tr>
      <w:tr w:rsidR="007741AB" w:rsidRPr="00CA59C2" w14:paraId="18DB7404" w14:textId="77777777" w:rsidTr="00422593">
        <w:trPr>
          <w:trHeight w:val="340"/>
          <w:jc w:val="center"/>
        </w:trPr>
        <w:tc>
          <w:tcPr>
            <w:tcW w:w="1345" w:type="dxa"/>
          </w:tcPr>
          <w:p w14:paraId="381754A0" w14:textId="77777777" w:rsidR="007741AB" w:rsidRPr="005A5AB6" w:rsidRDefault="00144DA5" w:rsidP="00422593">
            <w:pPr>
              <w:spacing w:line="240" w:lineRule="auto"/>
              <w:ind w:firstLineChars="6" w:firstLine="13"/>
              <w:jc w:val="left"/>
              <w:rPr>
                <w:sz w:val="21"/>
              </w:rPr>
            </w:pPr>
            <w:r>
              <w:rPr>
                <w:rFonts w:hint="eastAsia"/>
                <w:sz w:val="21"/>
              </w:rPr>
              <w:t>V0.5</w:t>
            </w:r>
          </w:p>
        </w:tc>
        <w:tc>
          <w:tcPr>
            <w:tcW w:w="1688" w:type="dxa"/>
          </w:tcPr>
          <w:p w14:paraId="72164395" w14:textId="77777777" w:rsidR="007741AB" w:rsidRPr="005A5AB6" w:rsidRDefault="00144DA5" w:rsidP="00422593">
            <w:pPr>
              <w:spacing w:line="240" w:lineRule="auto"/>
              <w:ind w:firstLineChars="0" w:firstLine="0"/>
              <w:jc w:val="left"/>
              <w:rPr>
                <w:sz w:val="21"/>
              </w:rPr>
            </w:pPr>
            <w:r>
              <w:rPr>
                <w:rFonts w:hint="eastAsia"/>
                <w:sz w:val="21"/>
              </w:rPr>
              <w:t>2014.12</w:t>
            </w:r>
          </w:p>
        </w:tc>
        <w:tc>
          <w:tcPr>
            <w:tcW w:w="4509" w:type="dxa"/>
          </w:tcPr>
          <w:p w14:paraId="5B2B9394" w14:textId="77777777" w:rsidR="007741AB" w:rsidRPr="007741AB" w:rsidRDefault="00144DA5" w:rsidP="00144DA5">
            <w:pPr>
              <w:spacing w:line="240" w:lineRule="auto"/>
              <w:ind w:firstLineChars="0" w:firstLine="0"/>
              <w:jc w:val="left"/>
              <w:rPr>
                <w:sz w:val="21"/>
              </w:rPr>
            </w:pPr>
            <w:r>
              <w:rPr>
                <w:rFonts w:hint="eastAsia"/>
                <w:sz w:val="21"/>
              </w:rPr>
              <w:t>新增对国际板法人客户开销户接口、上海金定价</w:t>
            </w:r>
            <w:r w:rsidR="00D21FCD">
              <w:rPr>
                <w:rFonts w:hint="eastAsia"/>
                <w:sz w:val="21"/>
              </w:rPr>
              <w:t>行情</w:t>
            </w:r>
            <w:r>
              <w:rPr>
                <w:rFonts w:hint="eastAsia"/>
                <w:sz w:val="21"/>
              </w:rPr>
              <w:t>接口的支持</w:t>
            </w:r>
          </w:p>
        </w:tc>
        <w:tc>
          <w:tcPr>
            <w:tcW w:w="1473" w:type="dxa"/>
          </w:tcPr>
          <w:p w14:paraId="31C976B3" w14:textId="77777777" w:rsidR="007741AB" w:rsidRPr="00144DA5" w:rsidRDefault="00144DA5" w:rsidP="00422593">
            <w:pPr>
              <w:spacing w:line="240" w:lineRule="auto"/>
              <w:ind w:firstLineChars="0" w:firstLine="0"/>
              <w:jc w:val="left"/>
              <w:rPr>
                <w:sz w:val="21"/>
              </w:rPr>
            </w:pPr>
            <w:r>
              <w:rPr>
                <w:rFonts w:hint="eastAsia"/>
                <w:sz w:val="21"/>
              </w:rPr>
              <w:t>余新泰</w:t>
            </w:r>
          </w:p>
        </w:tc>
      </w:tr>
      <w:tr w:rsidR="007741AB" w:rsidRPr="00CA59C2" w14:paraId="52F64CDA" w14:textId="77777777" w:rsidTr="00422593">
        <w:trPr>
          <w:trHeight w:val="340"/>
          <w:jc w:val="center"/>
        </w:trPr>
        <w:tc>
          <w:tcPr>
            <w:tcW w:w="1345" w:type="dxa"/>
          </w:tcPr>
          <w:p w14:paraId="35FE7FC4" w14:textId="77777777" w:rsidR="007741AB" w:rsidRPr="005A5AB6" w:rsidRDefault="000476E9" w:rsidP="00422593">
            <w:pPr>
              <w:spacing w:line="240" w:lineRule="auto"/>
              <w:ind w:firstLineChars="6" w:firstLine="13"/>
              <w:jc w:val="left"/>
              <w:rPr>
                <w:sz w:val="21"/>
              </w:rPr>
            </w:pPr>
            <w:r>
              <w:rPr>
                <w:rFonts w:hint="eastAsia"/>
                <w:sz w:val="21"/>
              </w:rPr>
              <w:t>V0.6</w:t>
            </w:r>
          </w:p>
        </w:tc>
        <w:tc>
          <w:tcPr>
            <w:tcW w:w="1688" w:type="dxa"/>
          </w:tcPr>
          <w:p w14:paraId="7F785286" w14:textId="77777777" w:rsidR="007741AB" w:rsidRPr="005A5AB6" w:rsidRDefault="000476E9" w:rsidP="00422593">
            <w:pPr>
              <w:spacing w:line="240" w:lineRule="auto"/>
              <w:ind w:firstLineChars="0" w:firstLine="0"/>
              <w:jc w:val="left"/>
              <w:rPr>
                <w:sz w:val="21"/>
              </w:rPr>
            </w:pPr>
            <w:r>
              <w:rPr>
                <w:rFonts w:hint="eastAsia"/>
                <w:sz w:val="21"/>
              </w:rPr>
              <w:t>2015.1</w:t>
            </w:r>
          </w:p>
        </w:tc>
        <w:tc>
          <w:tcPr>
            <w:tcW w:w="4509" w:type="dxa"/>
          </w:tcPr>
          <w:p w14:paraId="4602D418" w14:textId="77777777" w:rsidR="007741AB" w:rsidRDefault="000476E9" w:rsidP="00422593">
            <w:pPr>
              <w:spacing w:line="240" w:lineRule="auto"/>
              <w:ind w:firstLineChars="0" w:firstLine="0"/>
              <w:jc w:val="left"/>
              <w:rPr>
                <w:sz w:val="21"/>
              </w:rPr>
            </w:pPr>
            <w:r>
              <w:rPr>
                <w:rFonts w:hint="eastAsia"/>
                <w:sz w:val="21"/>
              </w:rPr>
              <w:t xml:space="preserve">1. </w:t>
            </w:r>
            <w:r>
              <w:rPr>
                <w:rFonts w:hint="eastAsia"/>
                <w:sz w:val="21"/>
              </w:rPr>
              <w:t>与金仕达确认查询接口中会员代码是否必填问题；</w:t>
            </w:r>
          </w:p>
          <w:p w14:paraId="758F6878" w14:textId="77777777" w:rsidR="008D4FA8" w:rsidRDefault="00EC648E" w:rsidP="008D4FA8">
            <w:pPr>
              <w:spacing w:line="240" w:lineRule="auto"/>
              <w:ind w:firstLineChars="0" w:firstLine="0"/>
              <w:jc w:val="left"/>
              <w:rPr>
                <w:sz w:val="21"/>
              </w:rPr>
            </w:pPr>
            <w:r>
              <w:rPr>
                <w:rFonts w:hint="eastAsia"/>
                <w:sz w:val="21"/>
              </w:rPr>
              <w:t>2</w:t>
            </w:r>
            <w:r w:rsidR="008D4FA8">
              <w:rPr>
                <w:rFonts w:hint="eastAsia"/>
                <w:sz w:val="21"/>
              </w:rPr>
              <w:t xml:space="preserve">. </w:t>
            </w:r>
            <w:r w:rsidR="001B08C7">
              <w:rPr>
                <w:rFonts w:hint="eastAsia"/>
                <w:sz w:val="21"/>
              </w:rPr>
              <w:t>根据最新需求</w:t>
            </w:r>
            <w:r w:rsidR="008D4FA8">
              <w:rPr>
                <w:rFonts w:hint="eastAsia"/>
                <w:sz w:val="21"/>
              </w:rPr>
              <w:t>对国际板法人开销户接口进行修订</w:t>
            </w:r>
          </w:p>
          <w:p w14:paraId="19A7B5F0" w14:textId="77777777" w:rsidR="00EC648E" w:rsidRDefault="00EC648E" w:rsidP="00EC648E">
            <w:pPr>
              <w:spacing w:line="240" w:lineRule="auto"/>
              <w:ind w:firstLineChars="0" w:firstLine="0"/>
              <w:jc w:val="left"/>
              <w:rPr>
                <w:sz w:val="21"/>
              </w:rPr>
            </w:pPr>
            <w:r>
              <w:rPr>
                <w:rFonts w:hint="eastAsia"/>
                <w:sz w:val="21"/>
              </w:rPr>
              <w:t xml:space="preserve">3. </w:t>
            </w:r>
            <w:r>
              <w:rPr>
                <w:rFonts w:hint="eastAsia"/>
                <w:sz w:val="21"/>
              </w:rPr>
              <w:t>附录补充</w:t>
            </w:r>
            <w:r>
              <w:rPr>
                <w:rFonts w:hint="eastAsia"/>
                <w:sz w:val="21"/>
              </w:rPr>
              <w:t>2.5</w:t>
            </w:r>
            <w:r>
              <w:rPr>
                <w:rFonts w:hint="eastAsia"/>
                <w:sz w:val="21"/>
              </w:rPr>
              <w:t>代应答码信息</w:t>
            </w:r>
          </w:p>
          <w:p w14:paraId="51FB72DB" w14:textId="77777777" w:rsidR="008A4256" w:rsidRPr="000476E9" w:rsidRDefault="008A4256" w:rsidP="009F1B84">
            <w:pPr>
              <w:spacing w:line="240" w:lineRule="auto"/>
              <w:ind w:firstLineChars="0" w:firstLine="0"/>
              <w:jc w:val="left"/>
              <w:rPr>
                <w:sz w:val="21"/>
              </w:rPr>
            </w:pPr>
            <w:r>
              <w:rPr>
                <w:rFonts w:hint="eastAsia"/>
                <w:sz w:val="21"/>
              </w:rPr>
              <w:t xml:space="preserve">4. </w:t>
            </w:r>
            <w:r>
              <w:rPr>
                <w:rFonts w:hint="eastAsia"/>
                <w:sz w:val="21"/>
              </w:rPr>
              <w:t>调整消息组件的相关表述</w:t>
            </w:r>
          </w:p>
        </w:tc>
        <w:tc>
          <w:tcPr>
            <w:tcW w:w="1473" w:type="dxa"/>
          </w:tcPr>
          <w:p w14:paraId="36721E04" w14:textId="77777777" w:rsidR="007741AB" w:rsidRPr="005A5AB6" w:rsidRDefault="000476E9" w:rsidP="00422593">
            <w:pPr>
              <w:spacing w:line="240" w:lineRule="auto"/>
              <w:ind w:firstLineChars="0" w:firstLine="0"/>
              <w:jc w:val="left"/>
              <w:rPr>
                <w:sz w:val="21"/>
              </w:rPr>
            </w:pPr>
            <w:r>
              <w:rPr>
                <w:rFonts w:hint="eastAsia"/>
                <w:sz w:val="21"/>
              </w:rPr>
              <w:t>余新泰</w:t>
            </w:r>
          </w:p>
        </w:tc>
      </w:tr>
      <w:tr w:rsidR="007741AB" w:rsidRPr="00CA59C2" w14:paraId="5EB010B5" w14:textId="77777777" w:rsidTr="00422593">
        <w:trPr>
          <w:trHeight w:val="340"/>
          <w:jc w:val="center"/>
        </w:trPr>
        <w:tc>
          <w:tcPr>
            <w:tcW w:w="1345" w:type="dxa"/>
          </w:tcPr>
          <w:p w14:paraId="4DEF3963" w14:textId="77777777" w:rsidR="007741AB" w:rsidRPr="005A5AB6" w:rsidRDefault="00BA47D5" w:rsidP="00422593">
            <w:pPr>
              <w:spacing w:line="240" w:lineRule="auto"/>
              <w:ind w:firstLineChars="6" w:firstLine="13"/>
              <w:jc w:val="left"/>
              <w:rPr>
                <w:sz w:val="21"/>
              </w:rPr>
            </w:pPr>
            <w:r>
              <w:rPr>
                <w:rFonts w:hint="eastAsia"/>
                <w:sz w:val="21"/>
              </w:rPr>
              <w:t>V0.7</w:t>
            </w:r>
          </w:p>
        </w:tc>
        <w:tc>
          <w:tcPr>
            <w:tcW w:w="1688" w:type="dxa"/>
          </w:tcPr>
          <w:p w14:paraId="6D795DE8" w14:textId="77777777" w:rsidR="007741AB" w:rsidRPr="005A5AB6" w:rsidRDefault="00BA47D5" w:rsidP="00422593">
            <w:pPr>
              <w:spacing w:line="240" w:lineRule="auto"/>
              <w:ind w:firstLineChars="0" w:firstLine="0"/>
              <w:jc w:val="left"/>
              <w:rPr>
                <w:sz w:val="21"/>
              </w:rPr>
            </w:pPr>
            <w:r>
              <w:rPr>
                <w:rFonts w:hint="eastAsia"/>
                <w:sz w:val="21"/>
              </w:rPr>
              <w:t>2015.1</w:t>
            </w:r>
          </w:p>
        </w:tc>
        <w:tc>
          <w:tcPr>
            <w:tcW w:w="4509" w:type="dxa"/>
          </w:tcPr>
          <w:p w14:paraId="64149067" w14:textId="77777777" w:rsidR="007741AB" w:rsidRPr="007741AB" w:rsidRDefault="008F0E0A" w:rsidP="008F0E0A">
            <w:pPr>
              <w:spacing w:line="240" w:lineRule="auto"/>
              <w:ind w:firstLineChars="0" w:firstLine="0"/>
              <w:jc w:val="left"/>
              <w:rPr>
                <w:sz w:val="21"/>
              </w:rPr>
            </w:pPr>
            <w:r>
              <w:rPr>
                <w:rFonts w:hint="eastAsia"/>
                <w:sz w:val="21"/>
              </w:rPr>
              <w:t>以会议形式组织通过评审，并</w:t>
            </w:r>
            <w:r w:rsidR="00BA47D5">
              <w:rPr>
                <w:rFonts w:hint="eastAsia"/>
                <w:sz w:val="21"/>
              </w:rPr>
              <w:t>根据评审</w:t>
            </w:r>
            <w:r>
              <w:rPr>
                <w:rFonts w:hint="eastAsia"/>
                <w:sz w:val="21"/>
              </w:rPr>
              <w:t>反馈完成修订</w:t>
            </w:r>
          </w:p>
        </w:tc>
        <w:tc>
          <w:tcPr>
            <w:tcW w:w="1473" w:type="dxa"/>
          </w:tcPr>
          <w:p w14:paraId="03F4BAD4" w14:textId="77777777" w:rsidR="007741AB" w:rsidRPr="00BA47D5" w:rsidRDefault="00BA47D5" w:rsidP="00422593">
            <w:pPr>
              <w:spacing w:line="240" w:lineRule="auto"/>
              <w:ind w:firstLineChars="0" w:firstLine="0"/>
              <w:jc w:val="left"/>
              <w:rPr>
                <w:sz w:val="21"/>
              </w:rPr>
            </w:pPr>
            <w:r>
              <w:rPr>
                <w:rFonts w:hint="eastAsia"/>
                <w:sz w:val="21"/>
              </w:rPr>
              <w:t>余新泰</w:t>
            </w:r>
          </w:p>
        </w:tc>
      </w:tr>
      <w:tr w:rsidR="007741AB" w:rsidRPr="005F0B97" w14:paraId="36BABB5F" w14:textId="77777777" w:rsidTr="00422593">
        <w:trPr>
          <w:trHeight w:val="340"/>
          <w:jc w:val="center"/>
        </w:trPr>
        <w:tc>
          <w:tcPr>
            <w:tcW w:w="1345" w:type="dxa"/>
          </w:tcPr>
          <w:p w14:paraId="237DEAB7" w14:textId="77777777" w:rsidR="007741AB" w:rsidRPr="005A5AB6" w:rsidRDefault="004A44EF" w:rsidP="00422593">
            <w:pPr>
              <w:spacing w:line="240" w:lineRule="auto"/>
              <w:ind w:firstLineChars="6" w:firstLine="13"/>
              <w:jc w:val="left"/>
              <w:rPr>
                <w:sz w:val="21"/>
              </w:rPr>
            </w:pPr>
            <w:r>
              <w:rPr>
                <w:rFonts w:hint="eastAsia"/>
                <w:sz w:val="21"/>
              </w:rPr>
              <w:t>V0.8</w:t>
            </w:r>
          </w:p>
        </w:tc>
        <w:tc>
          <w:tcPr>
            <w:tcW w:w="1688" w:type="dxa"/>
          </w:tcPr>
          <w:p w14:paraId="30A224BB" w14:textId="77777777" w:rsidR="007741AB" w:rsidRPr="005A5AB6" w:rsidRDefault="004A44EF" w:rsidP="00422593">
            <w:pPr>
              <w:spacing w:line="240" w:lineRule="auto"/>
              <w:ind w:firstLineChars="0" w:firstLine="0"/>
              <w:jc w:val="left"/>
              <w:rPr>
                <w:sz w:val="21"/>
              </w:rPr>
            </w:pPr>
            <w:r>
              <w:rPr>
                <w:rFonts w:hint="eastAsia"/>
                <w:sz w:val="21"/>
              </w:rPr>
              <w:t>2015.2</w:t>
            </w:r>
          </w:p>
        </w:tc>
        <w:tc>
          <w:tcPr>
            <w:tcW w:w="4509" w:type="dxa"/>
          </w:tcPr>
          <w:p w14:paraId="5767E0E4" w14:textId="77777777" w:rsidR="007741AB" w:rsidRDefault="004A44EF" w:rsidP="004A44EF">
            <w:pPr>
              <w:spacing w:line="240" w:lineRule="auto"/>
              <w:ind w:firstLineChars="0" w:firstLine="0"/>
              <w:jc w:val="left"/>
              <w:rPr>
                <w:sz w:val="21"/>
              </w:rPr>
            </w:pPr>
            <w:r>
              <w:rPr>
                <w:rFonts w:hint="eastAsia"/>
                <w:sz w:val="21"/>
              </w:rPr>
              <w:t>根据</w:t>
            </w:r>
            <w:r>
              <w:rPr>
                <w:rFonts w:hint="eastAsia"/>
                <w:sz w:val="21"/>
              </w:rPr>
              <w:t>GEMS1</w:t>
            </w:r>
            <w:r>
              <w:rPr>
                <w:rFonts w:hint="eastAsia"/>
                <w:sz w:val="21"/>
              </w:rPr>
              <w:t>最新需求修订如下：</w:t>
            </w:r>
          </w:p>
          <w:p w14:paraId="472B6531" w14:textId="77777777" w:rsidR="004A44EF" w:rsidRPr="004A44EF" w:rsidRDefault="004A44EF" w:rsidP="004A44EF">
            <w:pPr>
              <w:spacing w:line="240" w:lineRule="auto"/>
              <w:ind w:firstLineChars="0" w:firstLine="0"/>
              <w:jc w:val="left"/>
              <w:rPr>
                <w:sz w:val="21"/>
              </w:rPr>
            </w:pPr>
            <w:r>
              <w:rPr>
                <w:rFonts w:hint="eastAsia"/>
                <w:sz w:val="21"/>
              </w:rPr>
              <w:t xml:space="preserve">1. </w:t>
            </w:r>
            <w:r w:rsidRPr="004A44EF">
              <w:rPr>
                <w:rFonts w:hint="eastAsia"/>
                <w:sz w:val="21"/>
              </w:rPr>
              <w:t>应急报单应答</w:t>
            </w:r>
            <w:r w:rsidRPr="004A44EF">
              <w:rPr>
                <w:rFonts w:hint="eastAsia"/>
                <w:sz w:val="21"/>
              </w:rPr>
              <w:t>/</w:t>
            </w:r>
            <w:r w:rsidRPr="004A44EF">
              <w:rPr>
                <w:rFonts w:hint="eastAsia"/>
                <w:sz w:val="21"/>
              </w:rPr>
              <w:t>回报</w:t>
            </w:r>
            <w:r>
              <w:rPr>
                <w:rFonts w:hint="eastAsia"/>
                <w:sz w:val="21"/>
              </w:rPr>
              <w:t>/</w:t>
            </w:r>
            <w:r>
              <w:rPr>
                <w:rFonts w:hint="eastAsia"/>
                <w:sz w:val="21"/>
              </w:rPr>
              <w:t>复核</w:t>
            </w:r>
            <w:r w:rsidRPr="004A44EF">
              <w:rPr>
                <w:rFonts w:hint="eastAsia"/>
                <w:sz w:val="21"/>
              </w:rPr>
              <w:t>中的报单类型为</w:t>
            </w:r>
            <w:r>
              <w:rPr>
                <w:rFonts w:hint="eastAsia"/>
                <w:sz w:val="21"/>
              </w:rPr>
              <w:t>“</w:t>
            </w:r>
            <w:r>
              <w:rPr>
                <w:rFonts w:hint="eastAsia"/>
                <w:sz w:val="21"/>
              </w:rPr>
              <w:t>1-</w:t>
            </w:r>
            <w:r w:rsidRPr="004A44EF">
              <w:rPr>
                <w:rFonts w:hint="eastAsia"/>
                <w:sz w:val="21"/>
              </w:rPr>
              <w:t>普通报单</w:t>
            </w:r>
            <w:r>
              <w:rPr>
                <w:rFonts w:hint="eastAsia"/>
                <w:sz w:val="21"/>
              </w:rPr>
              <w:t>”与</w:t>
            </w:r>
            <w:r>
              <w:rPr>
                <w:rFonts w:hint="eastAsia"/>
                <w:sz w:val="21"/>
              </w:rPr>
              <w:t>2.5</w:t>
            </w:r>
            <w:r>
              <w:rPr>
                <w:rFonts w:hint="eastAsia"/>
                <w:sz w:val="21"/>
              </w:rPr>
              <w:t>代保持一致，</w:t>
            </w:r>
            <w:r>
              <w:rPr>
                <w:rFonts w:hint="eastAsia"/>
                <w:sz w:val="21"/>
              </w:rPr>
              <w:t>GEMS2</w:t>
            </w:r>
            <w:r>
              <w:rPr>
                <w:rFonts w:hint="eastAsia"/>
                <w:sz w:val="21"/>
              </w:rPr>
              <w:t>再调整为“</w:t>
            </w:r>
            <w:r>
              <w:rPr>
                <w:rFonts w:hint="eastAsia"/>
                <w:sz w:val="21"/>
              </w:rPr>
              <w:t>2-</w:t>
            </w:r>
            <w:r>
              <w:rPr>
                <w:rFonts w:hint="eastAsia"/>
                <w:sz w:val="21"/>
              </w:rPr>
              <w:t>应急报单”</w:t>
            </w:r>
            <w:r>
              <w:rPr>
                <w:rFonts w:hint="eastAsia"/>
                <w:sz w:val="21"/>
              </w:rPr>
              <w:t xml:space="preserve"> </w:t>
            </w:r>
          </w:p>
        </w:tc>
        <w:tc>
          <w:tcPr>
            <w:tcW w:w="1473" w:type="dxa"/>
          </w:tcPr>
          <w:p w14:paraId="66D5E4E3" w14:textId="77777777" w:rsidR="007741AB" w:rsidRPr="005A5AB6" w:rsidRDefault="007741AB" w:rsidP="00422593">
            <w:pPr>
              <w:spacing w:line="240" w:lineRule="auto"/>
              <w:ind w:firstLineChars="0" w:firstLine="0"/>
              <w:jc w:val="left"/>
              <w:rPr>
                <w:sz w:val="21"/>
              </w:rPr>
            </w:pPr>
          </w:p>
        </w:tc>
      </w:tr>
      <w:tr w:rsidR="00E54C1C" w:rsidRPr="005F0B97" w14:paraId="13AF9B81" w14:textId="77777777" w:rsidTr="00422593">
        <w:trPr>
          <w:trHeight w:val="340"/>
          <w:jc w:val="center"/>
        </w:trPr>
        <w:tc>
          <w:tcPr>
            <w:tcW w:w="1345" w:type="dxa"/>
          </w:tcPr>
          <w:p w14:paraId="34B2FC5C" w14:textId="77777777" w:rsidR="00E54C1C" w:rsidRDefault="00E54C1C" w:rsidP="009D40BC">
            <w:pPr>
              <w:spacing w:line="240" w:lineRule="auto"/>
              <w:ind w:firstLineChars="6" w:firstLine="13"/>
              <w:jc w:val="left"/>
              <w:rPr>
                <w:sz w:val="21"/>
              </w:rPr>
            </w:pPr>
            <w:r>
              <w:rPr>
                <w:rFonts w:hint="eastAsia"/>
                <w:sz w:val="21"/>
              </w:rPr>
              <w:t>V0.</w:t>
            </w:r>
            <w:r w:rsidR="009D40BC">
              <w:rPr>
                <w:rFonts w:hint="eastAsia"/>
                <w:sz w:val="21"/>
              </w:rPr>
              <w:t>81</w:t>
            </w:r>
          </w:p>
        </w:tc>
        <w:tc>
          <w:tcPr>
            <w:tcW w:w="1688" w:type="dxa"/>
          </w:tcPr>
          <w:p w14:paraId="51882EE3" w14:textId="77777777" w:rsidR="00E54C1C" w:rsidRDefault="00E54C1C" w:rsidP="00422593">
            <w:pPr>
              <w:spacing w:line="240" w:lineRule="auto"/>
              <w:ind w:firstLineChars="0" w:firstLine="0"/>
              <w:jc w:val="left"/>
              <w:rPr>
                <w:sz w:val="21"/>
              </w:rPr>
            </w:pPr>
            <w:r>
              <w:rPr>
                <w:rFonts w:hint="eastAsia"/>
                <w:sz w:val="21"/>
              </w:rPr>
              <w:t>2015.3</w:t>
            </w:r>
          </w:p>
        </w:tc>
        <w:tc>
          <w:tcPr>
            <w:tcW w:w="4509" w:type="dxa"/>
          </w:tcPr>
          <w:p w14:paraId="707B8FA8" w14:textId="77777777" w:rsidR="00E54C1C" w:rsidRDefault="00E54C1C" w:rsidP="00E54C1C">
            <w:pPr>
              <w:spacing w:line="240" w:lineRule="auto"/>
              <w:ind w:firstLineChars="0" w:firstLine="0"/>
              <w:jc w:val="left"/>
              <w:rPr>
                <w:sz w:val="21"/>
              </w:rPr>
            </w:pPr>
            <w:r>
              <w:rPr>
                <w:rFonts w:hint="eastAsia"/>
                <w:sz w:val="21"/>
              </w:rPr>
              <w:t>根据五一上线版本更新：</w:t>
            </w:r>
          </w:p>
          <w:p w14:paraId="4F430E06" w14:textId="77777777" w:rsidR="00E54C1C" w:rsidRPr="00E54C1C" w:rsidRDefault="00E54C1C" w:rsidP="00E54C1C">
            <w:pPr>
              <w:spacing w:line="240" w:lineRule="auto"/>
              <w:ind w:firstLineChars="0" w:firstLine="0"/>
              <w:jc w:val="left"/>
              <w:rPr>
                <w:sz w:val="21"/>
              </w:rPr>
            </w:pPr>
            <w:r>
              <w:rPr>
                <w:rFonts w:hint="eastAsia"/>
                <w:sz w:val="21"/>
              </w:rPr>
              <w:t>1</w:t>
            </w:r>
            <w:r>
              <w:rPr>
                <w:rFonts w:hint="eastAsia"/>
                <w:sz w:val="21"/>
              </w:rPr>
              <w:t>）</w:t>
            </w:r>
            <w:r w:rsidRPr="00E54C1C">
              <w:rPr>
                <w:rFonts w:hint="eastAsia"/>
                <w:sz w:val="21"/>
              </w:rPr>
              <w:t>增加“</w:t>
            </w:r>
            <w:r w:rsidRPr="00E54C1C">
              <w:rPr>
                <w:rFonts w:hint="eastAsia"/>
                <w:sz w:val="21"/>
              </w:rPr>
              <w:t>32-</w:t>
            </w:r>
            <w:r w:rsidRPr="00E54C1C">
              <w:rPr>
                <w:rFonts w:hint="eastAsia"/>
                <w:sz w:val="21"/>
              </w:rPr>
              <w:t>国际板上海金买入”、“</w:t>
            </w:r>
            <w:r w:rsidRPr="00E54C1C">
              <w:rPr>
                <w:rFonts w:hint="eastAsia"/>
                <w:sz w:val="21"/>
              </w:rPr>
              <w:t>33-</w:t>
            </w:r>
            <w:r w:rsidRPr="00E54C1C">
              <w:rPr>
                <w:rFonts w:hint="eastAsia"/>
                <w:sz w:val="21"/>
              </w:rPr>
              <w:t>国际板上海卖出”。</w:t>
            </w:r>
          </w:p>
          <w:p w14:paraId="5A7DEEE5" w14:textId="77777777" w:rsidR="00E54C1C" w:rsidRPr="00E54C1C" w:rsidRDefault="00E54C1C" w:rsidP="00E54C1C">
            <w:pPr>
              <w:spacing w:line="240" w:lineRule="auto"/>
              <w:ind w:firstLineChars="0" w:firstLine="0"/>
              <w:jc w:val="left"/>
              <w:rPr>
                <w:sz w:val="21"/>
              </w:rPr>
            </w:pPr>
            <w:r>
              <w:rPr>
                <w:rFonts w:hint="eastAsia"/>
                <w:sz w:val="21"/>
              </w:rPr>
              <w:t>2</w:t>
            </w:r>
            <w:r>
              <w:rPr>
                <w:rFonts w:hint="eastAsia"/>
                <w:sz w:val="21"/>
              </w:rPr>
              <w:t>）</w:t>
            </w:r>
            <w:r w:rsidR="009D40BC" w:rsidRPr="009D40BC">
              <w:rPr>
                <w:rFonts w:hint="eastAsia"/>
                <w:sz w:val="21"/>
              </w:rPr>
              <w:t>会员类型增加“</w:t>
            </w:r>
            <w:r w:rsidR="009D40BC" w:rsidRPr="009D40BC">
              <w:rPr>
                <w:rFonts w:hint="eastAsia"/>
                <w:sz w:val="21"/>
              </w:rPr>
              <w:t>5-</w:t>
            </w:r>
            <w:r w:rsidR="009D40BC" w:rsidRPr="009D40BC">
              <w:rPr>
                <w:rFonts w:hint="eastAsia"/>
                <w:sz w:val="21"/>
              </w:rPr>
              <w:t>券商类“，“</w:t>
            </w:r>
            <w:r w:rsidR="009D40BC" w:rsidRPr="009D40BC">
              <w:rPr>
                <w:rFonts w:hint="eastAsia"/>
                <w:sz w:val="21"/>
              </w:rPr>
              <w:t>6-</w:t>
            </w:r>
            <w:r w:rsidR="009D40BC" w:rsidRPr="009D40BC">
              <w:rPr>
                <w:rFonts w:hint="eastAsia"/>
                <w:sz w:val="21"/>
              </w:rPr>
              <w:t>基金类“，“</w:t>
            </w:r>
            <w:r w:rsidR="009D40BC" w:rsidRPr="009D40BC">
              <w:rPr>
                <w:rFonts w:hint="eastAsia"/>
                <w:sz w:val="21"/>
              </w:rPr>
              <w:t>7-</w:t>
            </w:r>
            <w:r w:rsidR="009D40BC" w:rsidRPr="009D40BC">
              <w:rPr>
                <w:rFonts w:hint="eastAsia"/>
                <w:sz w:val="21"/>
              </w:rPr>
              <w:t>信托类“，“</w:t>
            </w:r>
            <w:r w:rsidR="009D40BC" w:rsidRPr="009D40BC">
              <w:rPr>
                <w:rFonts w:hint="eastAsia"/>
                <w:sz w:val="21"/>
              </w:rPr>
              <w:t>8-</w:t>
            </w:r>
            <w:r w:rsidR="009D40BC" w:rsidRPr="009D40BC">
              <w:rPr>
                <w:rFonts w:hint="eastAsia"/>
                <w:sz w:val="21"/>
              </w:rPr>
              <w:t>保险类“</w:t>
            </w:r>
          </w:p>
        </w:tc>
        <w:tc>
          <w:tcPr>
            <w:tcW w:w="1473" w:type="dxa"/>
          </w:tcPr>
          <w:p w14:paraId="2C42A48E" w14:textId="77777777" w:rsidR="00E54C1C" w:rsidRPr="00E54C1C" w:rsidRDefault="00E54C1C" w:rsidP="00422593">
            <w:pPr>
              <w:spacing w:line="240" w:lineRule="auto"/>
              <w:ind w:firstLineChars="0" w:firstLine="0"/>
              <w:jc w:val="left"/>
              <w:rPr>
                <w:sz w:val="21"/>
              </w:rPr>
            </w:pPr>
            <w:r>
              <w:rPr>
                <w:rFonts w:hint="eastAsia"/>
                <w:sz w:val="21"/>
              </w:rPr>
              <w:t>余新泰</w:t>
            </w:r>
          </w:p>
        </w:tc>
      </w:tr>
      <w:tr w:rsidR="00F82F83" w:rsidRPr="005F0B97" w14:paraId="7B866E3A" w14:textId="77777777" w:rsidTr="00422593">
        <w:trPr>
          <w:trHeight w:val="340"/>
          <w:jc w:val="center"/>
        </w:trPr>
        <w:tc>
          <w:tcPr>
            <w:tcW w:w="1345" w:type="dxa"/>
          </w:tcPr>
          <w:p w14:paraId="52ED5504" w14:textId="77777777" w:rsidR="00F82F83" w:rsidRDefault="00F82F83" w:rsidP="009D40BC">
            <w:pPr>
              <w:spacing w:line="240" w:lineRule="auto"/>
              <w:ind w:firstLineChars="6" w:firstLine="13"/>
              <w:jc w:val="left"/>
              <w:rPr>
                <w:sz w:val="21"/>
              </w:rPr>
            </w:pPr>
            <w:r>
              <w:rPr>
                <w:rFonts w:hint="eastAsia"/>
                <w:sz w:val="21"/>
              </w:rPr>
              <w:t>V0.9</w:t>
            </w:r>
          </w:p>
        </w:tc>
        <w:tc>
          <w:tcPr>
            <w:tcW w:w="1688" w:type="dxa"/>
          </w:tcPr>
          <w:p w14:paraId="75E35A49" w14:textId="77777777" w:rsidR="00F82F83" w:rsidRDefault="00F82F83" w:rsidP="00422593">
            <w:pPr>
              <w:spacing w:line="240" w:lineRule="auto"/>
              <w:ind w:firstLineChars="0" w:firstLine="0"/>
              <w:jc w:val="left"/>
              <w:rPr>
                <w:sz w:val="21"/>
              </w:rPr>
            </w:pPr>
            <w:r>
              <w:rPr>
                <w:rFonts w:hint="eastAsia"/>
                <w:sz w:val="21"/>
              </w:rPr>
              <w:t>2015.3</w:t>
            </w:r>
          </w:p>
        </w:tc>
        <w:tc>
          <w:tcPr>
            <w:tcW w:w="4509" w:type="dxa"/>
          </w:tcPr>
          <w:p w14:paraId="2E0B8893" w14:textId="77777777" w:rsidR="00F82F83" w:rsidRDefault="00B927B9" w:rsidP="00E54C1C">
            <w:pPr>
              <w:spacing w:line="240" w:lineRule="auto"/>
              <w:ind w:firstLineChars="0" w:firstLine="0"/>
              <w:jc w:val="left"/>
              <w:rPr>
                <w:sz w:val="21"/>
              </w:rPr>
            </w:pPr>
            <w:r>
              <w:rPr>
                <w:rFonts w:hint="eastAsia"/>
                <w:sz w:val="21"/>
              </w:rPr>
              <w:t>1</w:t>
            </w:r>
            <w:r>
              <w:rPr>
                <w:rFonts w:hint="eastAsia"/>
                <w:sz w:val="21"/>
              </w:rPr>
              <w:t>、</w:t>
            </w:r>
            <w:r w:rsidR="00F82F83">
              <w:rPr>
                <w:rFonts w:hint="eastAsia"/>
                <w:sz w:val="21"/>
              </w:rPr>
              <w:t>补充消息类型标识符定义列表</w:t>
            </w:r>
          </w:p>
          <w:p w14:paraId="0B83322B" w14:textId="77777777" w:rsidR="00B927B9" w:rsidRDefault="00B927B9" w:rsidP="00E54C1C">
            <w:pPr>
              <w:spacing w:line="240" w:lineRule="auto"/>
              <w:ind w:firstLineChars="0" w:firstLine="0"/>
              <w:jc w:val="left"/>
              <w:rPr>
                <w:sz w:val="21"/>
              </w:rPr>
            </w:pPr>
            <w:r>
              <w:rPr>
                <w:rFonts w:hint="eastAsia"/>
                <w:sz w:val="21"/>
              </w:rPr>
              <w:t>2</w:t>
            </w:r>
            <w:r>
              <w:rPr>
                <w:rFonts w:hint="eastAsia"/>
                <w:sz w:val="21"/>
              </w:rPr>
              <w:t>、根据国际会员二级系统</w:t>
            </w:r>
            <w:r>
              <w:rPr>
                <w:rFonts w:hint="eastAsia"/>
                <w:sz w:val="21"/>
              </w:rPr>
              <w:t>API</w:t>
            </w:r>
            <w:r>
              <w:rPr>
                <w:rFonts w:hint="eastAsia"/>
                <w:sz w:val="21"/>
              </w:rPr>
              <w:t>改造需求补充相关域定义</w:t>
            </w:r>
          </w:p>
        </w:tc>
        <w:tc>
          <w:tcPr>
            <w:tcW w:w="1473" w:type="dxa"/>
          </w:tcPr>
          <w:p w14:paraId="43284907" w14:textId="77777777" w:rsidR="00F82F83" w:rsidRPr="00F82F83" w:rsidRDefault="00F82F83" w:rsidP="00422593">
            <w:pPr>
              <w:spacing w:line="240" w:lineRule="auto"/>
              <w:ind w:firstLineChars="0" w:firstLine="0"/>
              <w:jc w:val="left"/>
              <w:rPr>
                <w:sz w:val="21"/>
              </w:rPr>
            </w:pPr>
            <w:r>
              <w:rPr>
                <w:rFonts w:hint="eastAsia"/>
                <w:sz w:val="21"/>
              </w:rPr>
              <w:t>余新泰</w:t>
            </w:r>
          </w:p>
        </w:tc>
      </w:tr>
      <w:tr w:rsidR="0069640F" w:rsidRPr="005F0B97" w14:paraId="7BBC8EEF" w14:textId="77777777" w:rsidTr="00422593">
        <w:trPr>
          <w:trHeight w:val="340"/>
          <w:jc w:val="center"/>
        </w:trPr>
        <w:tc>
          <w:tcPr>
            <w:tcW w:w="1345" w:type="dxa"/>
          </w:tcPr>
          <w:p w14:paraId="6F3F9B5B" w14:textId="77777777" w:rsidR="0069640F" w:rsidRDefault="0069640F" w:rsidP="00CA7B54">
            <w:pPr>
              <w:spacing w:line="240" w:lineRule="auto"/>
              <w:ind w:firstLineChars="6" w:firstLine="13"/>
              <w:jc w:val="left"/>
              <w:rPr>
                <w:sz w:val="21"/>
              </w:rPr>
            </w:pPr>
            <w:r>
              <w:rPr>
                <w:rFonts w:hint="eastAsia"/>
                <w:sz w:val="21"/>
              </w:rPr>
              <w:t>V0.91-0.9</w:t>
            </w:r>
            <w:r w:rsidR="00CA7B54">
              <w:rPr>
                <w:rFonts w:hint="eastAsia"/>
                <w:sz w:val="21"/>
              </w:rPr>
              <w:t>2</w:t>
            </w:r>
          </w:p>
        </w:tc>
        <w:tc>
          <w:tcPr>
            <w:tcW w:w="1688" w:type="dxa"/>
          </w:tcPr>
          <w:p w14:paraId="7637EEA9" w14:textId="77777777" w:rsidR="0069640F" w:rsidRDefault="0069640F" w:rsidP="00422593">
            <w:pPr>
              <w:spacing w:line="240" w:lineRule="auto"/>
              <w:ind w:firstLineChars="0" w:firstLine="0"/>
              <w:jc w:val="left"/>
              <w:rPr>
                <w:sz w:val="21"/>
              </w:rPr>
            </w:pPr>
            <w:r>
              <w:rPr>
                <w:rFonts w:hint="eastAsia"/>
                <w:sz w:val="21"/>
              </w:rPr>
              <w:t>2015.9</w:t>
            </w:r>
          </w:p>
        </w:tc>
        <w:tc>
          <w:tcPr>
            <w:tcW w:w="4509" w:type="dxa"/>
          </w:tcPr>
          <w:p w14:paraId="5ACBCC4B" w14:textId="77777777" w:rsidR="0069640F" w:rsidRDefault="0069640F" w:rsidP="00CA7B54">
            <w:pPr>
              <w:spacing w:line="240" w:lineRule="auto"/>
              <w:ind w:firstLineChars="0" w:firstLine="0"/>
              <w:jc w:val="left"/>
              <w:rPr>
                <w:sz w:val="21"/>
              </w:rPr>
            </w:pPr>
            <w:r>
              <w:rPr>
                <w:rFonts w:hint="eastAsia"/>
                <w:sz w:val="21"/>
              </w:rPr>
              <w:t>根据</w:t>
            </w:r>
            <w:r>
              <w:rPr>
                <w:rFonts w:hint="eastAsia"/>
                <w:sz w:val="21"/>
              </w:rPr>
              <w:t>GEMS2</w:t>
            </w:r>
            <w:r>
              <w:rPr>
                <w:rFonts w:hint="eastAsia"/>
                <w:sz w:val="21"/>
              </w:rPr>
              <w:t>需求修订，</w:t>
            </w:r>
            <w:r w:rsidR="00CA7B54">
              <w:rPr>
                <w:sz w:val="21"/>
              </w:rPr>
              <w:t xml:space="preserve"> </w:t>
            </w:r>
          </w:p>
        </w:tc>
        <w:tc>
          <w:tcPr>
            <w:tcW w:w="1473" w:type="dxa"/>
          </w:tcPr>
          <w:p w14:paraId="57693FAC" w14:textId="77777777" w:rsidR="0069640F" w:rsidRPr="00F82F83" w:rsidRDefault="0069640F" w:rsidP="001F2171">
            <w:pPr>
              <w:spacing w:line="240" w:lineRule="auto"/>
              <w:ind w:firstLineChars="0" w:firstLine="0"/>
              <w:jc w:val="left"/>
              <w:rPr>
                <w:sz w:val="21"/>
              </w:rPr>
            </w:pPr>
            <w:r>
              <w:rPr>
                <w:rFonts w:hint="eastAsia"/>
                <w:sz w:val="21"/>
              </w:rPr>
              <w:t>余新泰</w:t>
            </w:r>
          </w:p>
        </w:tc>
      </w:tr>
      <w:tr w:rsidR="00CA7B54" w:rsidRPr="005F0B97" w14:paraId="09F34F8D" w14:textId="77777777" w:rsidTr="00422593">
        <w:trPr>
          <w:trHeight w:val="340"/>
          <w:jc w:val="center"/>
        </w:trPr>
        <w:tc>
          <w:tcPr>
            <w:tcW w:w="1345" w:type="dxa"/>
          </w:tcPr>
          <w:p w14:paraId="0BC464C8" w14:textId="77777777" w:rsidR="00CA7B54" w:rsidRDefault="00CA7B54" w:rsidP="0015189D">
            <w:pPr>
              <w:spacing w:line="240" w:lineRule="auto"/>
              <w:ind w:firstLineChars="6" w:firstLine="13"/>
              <w:jc w:val="left"/>
              <w:rPr>
                <w:sz w:val="21"/>
              </w:rPr>
            </w:pPr>
            <w:r>
              <w:rPr>
                <w:rFonts w:hint="eastAsia"/>
                <w:sz w:val="21"/>
              </w:rPr>
              <w:t>V0.93</w:t>
            </w:r>
            <w:r w:rsidR="00137A7F">
              <w:rPr>
                <w:rFonts w:hint="eastAsia"/>
                <w:sz w:val="21"/>
              </w:rPr>
              <w:t>-V0.94</w:t>
            </w:r>
          </w:p>
        </w:tc>
        <w:tc>
          <w:tcPr>
            <w:tcW w:w="1688" w:type="dxa"/>
          </w:tcPr>
          <w:p w14:paraId="085B0D2C" w14:textId="77777777" w:rsidR="00CA7B54" w:rsidRDefault="00CA7B54" w:rsidP="00422593">
            <w:pPr>
              <w:spacing w:line="240" w:lineRule="auto"/>
              <w:ind w:firstLineChars="0" w:firstLine="0"/>
              <w:jc w:val="left"/>
              <w:rPr>
                <w:sz w:val="21"/>
              </w:rPr>
            </w:pPr>
            <w:r>
              <w:rPr>
                <w:rFonts w:hint="eastAsia"/>
                <w:sz w:val="21"/>
              </w:rPr>
              <w:t>2015.9</w:t>
            </w:r>
          </w:p>
        </w:tc>
        <w:tc>
          <w:tcPr>
            <w:tcW w:w="4509" w:type="dxa"/>
          </w:tcPr>
          <w:p w14:paraId="28151386" w14:textId="77777777" w:rsidR="00CA7B54" w:rsidRDefault="00CA7B54" w:rsidP="00CA7B54">
            <w:pPr>
              <w:spacing w:line="240" w:lineRule="auto"/>
              <w:ind w:firstLineChars="0" w:firstLine="0"/>
              <w:jc w:val="left"/>
              <w:rPr>
                <w:sz w:val="21"/>
              </w:rPr>
            </w:pPr>
            <w:r>
              <w:rPr>
                <w:rFonts w:hint="eastAsia"/>
                <w:sz w:val="21"/>
              </w:rPr>
              <w:t>根据评审意见形成对外发布初稿</w:t>
            </w:r>
          </w:p>
        </w:tc>
        <w:tc>
          <w:tcPr>
            <w:tcW w:w="1473" w:type="dxa"/>
          </w:tcPr>
          <w:p w14:paraId="4B9ABA8B" w14:textId="77777777" w:rsidR="00CA7B54" w:rsidRDefault="00CA7B54" w:rsidP="001F2171">
            <w:pPr>
              <w:spacing w:line="240" w:lineRule="auto"/>
              <w:ind w:firstLineChars="0" w:firstLine="0"/>
              <w:jc w:val="left"/>
              <w:rPr>
                <w:sz w:val="21"/>
              </w:rPr>
            </w:pPr>
            <w:r>
              <w:rPr>
                <w:rFonts w:hint="eastAsia"/>
                <w:sz w:val="21"/>
              </w:rPr>
              <w:t>余新泰、李田</w:t>
            </w:r>
          </w:p>
        </w:tc>
      </w:tr>
      <w:tr w:rsidR="00971F3B" w:rsidRPr="005F0B97" w14:paraId="56FC8FFF" w14:textId="77777777" w:rsidTr="00422593">
        <w:trPr>
          <w:trHeight w:val="340"/>
          <w:jc w:val="center"/>
        </w:trPr>
        <w:tc>
          <w:tcPr>
            <w:tcW w:w="1345" w:type="dxa"/>
          </w:tcPr>
          <w:p w14:paraId="563F7AA9" w14:textId="77777777" w:rsidR="00971F3B" w:rsidRDefault="00137A7F" w:rsidP="0015189D">
            <w:pPr>
              <w:spacing w:line="240" w:lineRule="auto"/>
              <w:ind w:firstLineChars="6" w:firstLine="13"/>
              <w:jc w:val="left"/>
              <w:rPr>
                <w:sz w:val="21"/>
              </w:rPr>
            </w:pPr>
            <w:r>
              <w:rPr>
                <w:rFonts w:hint="eastAsia"/>
                <w:sz w:val="21"/>
              </w:rPr>
              <w:t>V0.95</w:t>
            </w:r>
          </w:p>
        </w:tc>
        <w:tc>
          <w:tcPr>
            <w:tcW w:w="1688" w:type="dxa"/>
          </w:tcPr>
          <w:p w14:paraId="5C518633" w14:textId="77777777" w:rsidR="00971F3B" w:rsidRDefault="00137A7F" w:rsidP="00422593">
            <w:pPr>
              <w:spacing w:line="240" w:lineRule="auto"/>
              <w:ind w:firstLineChars="0" w:firstLine="0"/>
              <w:jc w:val="left"/>
              <w:rPr>
                <w:sz w:val="21"/>
              </w:rPr>
            </w:pPr>
            <w:r>
              <w:rPr>
                <w:rFonts w:hint="eastAsia"/>
                <w:sz w:val="21"/>
              </w:rPr>
              <w:t>2015.10</w:t>
            </w:r>
          </w:p>
        </w:tc>
        <w:tc>
          <w:tcPr>
            <w:tcW w:w="4509" w:type="dxa"/>
          </w:tcPr>
          <w:p w14:paraId="3E964671" w14:textId="77777777" w:rsidR="00971F3B" w:rsidRDefault="00031C72" w:rsidP="00CA7B54">
            <w:pPr>
              <w:spacing w:line="240" w:lineRule="auto"/>
              <w:ind w:firstLineChars="0" w:firstLine="0"/>
              <w:jc w:val="left"/>
              <w:rPr>
                <w:sz w:val="21"/>
              </w:rPr>
            </w:pPr>
            <w:r>
              <w:rPr>
                <w:rFonts w:hint="eastAsia"/>
                <w:sz w:val="21"/>
              </w:rPr>
              <w:t>1</w:t>
            </w:r>
            <w:r>
              <w:rPr>
                <w:rFonts w:hint="eastAsia"/>
                <w:sz w:val="21"/>
              </w:rPr>
              <w:t>、</w:t>
            </w:r>
            <w:r w:rsidR="00137A7F">
              <w:rPr>
                <w:rFonts w:hint="eastAsia"/>
                <w:sz w:val="21"/>
              </w:rPr>
              <w:t>增加租借基准利率相关接口</w:t>
            </w:r>
          </w:p>
          <w:p w14:paraId="261936D1" w14:textId="77777777" w:rsidR="00031C72" w:rsidRPr="00031C72" w:rsidRDefault="00031C72" w:rsidP="00CA7B54">
            <w:pPr>
              <w:spacing w:line="240" w:lineRule="auto"/>
              <w:ind w:firstLineChars="0" w:firstLine="0"/>
              <w:jc w:val="left"/>
              <w:rPr>
                <w:sz w:val="21"/>
              </w:rPr>
            </w:pPr>
            <w:r>
              <w:rPr>
                <w:rFonts w:hint="eastAsia"/>
                <w:sz w:val="21"/>
              </w:rPr>
              <w:t>2</w:t>
            </w:r>
            <w:r>
              <w:rPr>
                <w:rFonts w:hint="eastAsia"/>
                <w:sz w:val="21"/>
              </w:rPr>
              <w:t>、租借利率增加涨跌</w:t>
            </w:r>
          </w:p>
        </w:tc>
        <w:tc>
          <w:tcPr>
            <w:tcW w:w="1473" w:type="dxa"/>
          </w:tcPr>
          <w:p w14:paraId="3058BAA1" w14:textId="77777777" w:rsidR="00971F3B" w:rsidRPr="00137A7F" w:rsidRDefault="00137A7F" w:rsidP="001F2171">
            <w:pPr>
              <w:spacing w:line="240" w:lineRule="auto"/>
              <w:ind w:firstLineChars="0" w:firstLine="0"/>
              <w:jc w:val="left"/>
              <w:rPr>
                <w:sz w:val="21"/>
              </w:rPr>
            </w:pPr>
            <w:r>
              <w:rPr>
                <w:rFonts w:hint="eastAsia"/>
                <w:sz w:val="21"/>
              </w:rPr>
              <w:t>余新泰</w:t>
            </w:r>
          </w:p>
        </w:tc>
      </w:tr>
      <w:tr w:rsidR="00137A7F" w:rsidRPr="005F0B97" w14:paraId="67F5B5AD" w14:textId="77777777" w:rsidTr="00422593">
        <w:trPr>
          <w:trHeight w:val="340"/>
          <w:jc w:val="center"/>
        </w:trPr>
        <w:tc>
          <w:tcPr>
            <w:tcW w:w="1345" w:type="dxa"/>
          </w:tcPr>
          <w:p w14:paraId="322D1DDA" w14:textId="77777777" w:rsidR="00137A7F" w:rsidRDefault="00E13686" w:rsidP="0015189D">
            <w:pPr>
              <w:spacing w:line="240" w:lineRule="auto"/>
              <w:ind w:firstLineChars="6" w:firstLine="13"/>
              <w:jc w:val="left"/>
              <w:rPr>
                <w:sz w:val="21"/>
              </w:rPr>
            </w:pPr>
            <w:r>
              <w:rPr>
                <w:sz w:val="21"/>
              </w:rPr>
              <w:t>V</w:t>
            </w:r>
            <w:r>
              <w:rPr>
                <w:rFonts w:hint="eastAsia"/>
                <w:sz w:val="21"/>
              </w:rPr>
              <w:t>0.96</w:t>
            </w:r>
          </w:p>
        </w:tc>
        <w:tc>
          <w:tcPr>
            <w:tcW w:w="1688" w:type="dxa"/>
          </w:tcPr>
          <w:p w14:paraId="07DF0379" w14:textId="77777777" w:rsidR="00137A7F" w:rsidRDefault="00E13686" w:rsidP="00422593">
            <w:pPr>
              <w:spacing w:line="240" w:lineRule="auto"/>
              <w:ind w:firstLineChars="0" w:firstLine="0"/>
              <w:jc w:val="left"/>
              <w:rPr>
                <w:sz w:val="21"/>
              </w:rPr>
            </w:pPr>
            <w:r>
              <w:rPr>
                <w:rFonts w:hint="eastAsia"/>
                <w:sz w:val="21"/>
              </w:rPr>
              <w:t>2015.12</w:t>
            </w:r>
          </w:p>
        </w:tc>
        <w:tc>
          <w:tcPr>
            <w:tcW w:w="4509" w:type="dxa"/>
          </w:tcPr>
          <w:p w14:paraId="1194F32E" w14:textId="77777777" w:rsidR="005B7A91" w:rsidRDefault="005B7A91" w:rsidP="005B7A91">
            <w:pPr>
              <w:pStyle w:val="afc"/>
              <w:spacing w:before="0" w:beforeAutospacing="0" w:after="0" w:afterAutospacing="0"/>
              <w:rPr>
                <w:sz w:val="21"/>
                <w:szCs w:val="21"/>
              </w:rPr>
            </w:pPr>
            <w:r>
              <w:rPr>
                <w:rFonts w:hint="eastAsia"/>
                <w:sz w:val="21"/>
              </w:rPr>
              <w:t>1、根据GEMS2需求，新增</w:t>
            </w:r>
            <w:r w:rsidR="00655B67">
              <w:rPr>
                <w:rFonts w:hint="eastAsia"/>
                <w:sz w:val="21"/>
              </w:rPr>
              <w:t>如下接口：</w:t>
            </w:r>
            <w:r w:rsidRPr="005B7A91">
              <w:rPr>
                <w:rFonts w:hint="eastAsia"/>
                <w:sz w:val="21"/>
              </w:rPr>
              <w:t>提货密码重置</w:t>
            </w:r>
            <w:r>
              <w:rPr>
                <w:rFonts w:hint="eastAsia"/>
                <w:sz w:val="21"/>
              </w:rPr>
              <w:t>、</w:t>
            </w:r>
            <w:r w:rsidRPr="005B7A91">
              <w:rPr>
                <w:rFonts w:hint="eastAsia"/>
                <w:sz w:val="21"/>
              </w:rPr>
              <w:t>质押申报查询</w:t>
            </w:r>
            <w:r>
              <w:rPr>
                <w:rFonts w:hint="eastAsia"/>
                <w:sz w:val="21"/>
              </w:rPr>
              <w:t>、</w:t>
            </w:r>
            <w:r w:rsidRPr="005B7A91">
              <w:rPr>
                <w:rFonts w:hint="eastAsia"/>
                <w:sz w:val="21"/>
              </w:rPr>
              <w:t>质押注销申报撤销</w:t>
            </w:r>
            <w:r>
              <w:rPr>
                <w:rFonts w:hint="eastAsia"/>
                <w:sz w:val="21"/>
              </w:rPr>
              <w:t>、</w:t>
            </w:r>
            <w:r w:rsidRPr="005B7A91">
              <w:rPr>
                <w:rFonts w:hint="eastAsia"/>
                <w:sz w:val="21"/>
              </w:rPr>
              <w:t>质押登记查询</w:t>
            </w:r>
            <w:r>
              <w:rPr>
                <w:rFonts w:hint="eastAsia"/>
                <w:sz w:val="21"/>
              </w:rPr>
              <w:t>、</w:t>
            </w:r>
            <w:r w:rsidRPr="005B7A91">
              <w:rPr>
                <w:rFonts w:hint="eastAsia"/>
                <w:sz w:val="21"/>
              </w:rPr>
              <w:t>租借续租申报提交</w:t>
            </w:r>
            <w:r>
              <w:rPr>
                <w:rFonts w:hint="eastAsia"/>
                <w:sz w:val="21"/>
              </w:rPr>
              <w:t>、</w:t>
            </w:r>
            <w:r w:rsidRPr="005B7A91">
              <w:rPr>
                <w:rFonts w:hint="eastAsia"/>
                <w:sz w:val="21"/>
              </w:rPr>
              <w:t>租借续租申报撤销</w:t>
            </w:r>
            <w:r>
              <w:rPr>
                <w:rFonts w:hint="eastAsia"/>
                <w:sz w:val="21"/>
              </w:rPr>
              <w:t>、</w:t>
            </w:r>
            <w:r w:rsidRPr="005B7A91">
              <w:rPr>
                <w:rFonts w:hint="eastAsia"/>
                <w:sz w:val="21"/>
              </w:rPr>
              <w:t>租借续租申报查询</w:t>
            </w:r>
            <w:r>
              <w:rPr>
                <w:rFonts w:hint="eastAsia"/>
                <w:sz w:val="21"/>
              </w:rPr>
              <w:t>、</w:t>
            </w:r>
            <w:r w:rsidRPr="005B7A91">
              <w:rPr>
                <w:rFonts w:hint="eastAsia"/>
                <w:sz w:val="21"/>
              </w:rPr>
              <w:t>租借状态变更申</w:t>
            </w:r>
            <w:r w:rsidRPr="005B7A91">
              <w:rPr>
                <w:rFonts w:hint="eastAsia"/>
                <w:sz w:val="21"/>
              </w:rPr>
              <w:lastRenderedPageBreak/>
              <w:t>报提交</w:t>
            </w:r>
            <w:r>
              <w:rPr>
                <w:rFonts w:hint="eastAsia"/>
                <w:sz w:val="21"/>
              </w:rPr>
              <w:t>、</w:t>
            </w:r>
            <w:r w:rsidRPr="005B7A91">
              <w:rPr>
                <w:rFonts w:hint="eastAsia"/>
                <w:sz w:val="21"/>
              </w:rPr>
              <w:t>租借状态变更申报查询</w:t>
            </w:r>
            <w:r>
              <w:rPr>
                <w:rFonts w:hint="eastAsia"/>
                <w:sz w:val="21"/>
              </w:rPr>
              <w:t>、</w:t>
            </w:r>
            <w:r w:rsidRPr="005B7A91">
              <w:rPr>
                <w:rFonts w:hint="eastAsia"/>
                <w:sz w:val="21"/>
              </w:rPr>
              <w:t>租借登记查询</w:t>
            </w:r>
            <w:r>
              <w:rPr>
                <w:rFonts w:hint="eastAsia"/>
                <w:sz w:val="21"/>
              </w:rPr>
              <w:t>、</w:t>
            </w:r>
            <w:r w:rsidRPr="005B7A91">
              <w:rPr>
                <w:rFonts w:hint="eastAsia"/>
                <w:sz w:val="21"/>
              </w:rPr>
              <w:t>租借还金登记查询</w:t>
            </w:r>
            <w:r>
              <w:rPr>
                <w:rFonts w:hint="eastAsia"/>
                <w:sz w:val="21"/>
              </w:rPr>
              <w:t>、</w:t>
            </w:r>
            <w:r w:rsidRPr="005B7A91">
              <w:rPr>
                <w:rFonts w:hint="eastAsia"/>
                <w:sz w:val="21"/>
              </w:rPr>
              <w:t>库存划转申请提交</w:t>
            </w:r>
            <w:r>
              <w:rPr>
                <w:rFonts w:hint="eastAsia"/>
                <w:sz w:val="21"/>
              </w:rPr>
              <w:t>、</w:t>
            </w:r>
            <w:r w:rsidRPr="005B7A91">
              <w:rPr>
                <w:rFonts w:hint="eastAsia"/>
                <w:sz w:val="21"/>
              </w:rPr>
              <w:t>库存划转申请查询</w:t>
            </w:r>
            <w:r>
              <w:rPr>
                <w:rFonts w:hint="eastAsia"/>
                <w:sz w:val="21"/>
              </w:rPr>
              <w:t>、</w:t>
            </w:r>
            <w:r w:rsidRPr="005B7A91">
              <w:rPr>
                <w:rFonts w:hint="eastAsia"/>
                <w:sz w:val="21"/>
              </w:rPr>
              <w:t>库存互换</w:t>
            </w:r>
            <w:r>
              <w:rPr>
                <w:rFonts w:hint="eastAsia"/>
                <w:sz w:val="21"/>
              </w:rPr>
              <w:t>、</w:t>
            </w:r>
            <w:r w:rsidRPr="005B7A91">
              <w:rPr>
                <w:rFonts w:hint="eastAsia"/>
                <w:sz w:val="21"/>
              </w:rPr>
              <w:t>库存互换申报提交</w:t>
            </w:r>
            <w:r>
              <w:rPr>
                <w:rFonts w:hint="eastAsia"/>
                <w:sz w:val="21"/>
              </w:rPr>
              <w:t>、</w:t>
            </w:r>
            <w:r w:rsidRPr="005B7A91">
              <w:rPr>
                <w:rFonts w:hint="eastAsia"/>
                <w:sz w:val="21"/>
              </w:rPr>
              <w:t>库存互换申报撤销</w:t>
            </w:r>
            <w:r>
              <w:rPr>
                <w:rFonts w:hint="eastAsia"/>
                <w:sz w:val="21"/>
              </w:rPr>
              <w:t>、</w:t>
            </w:r>
            <w:r w:rsidRPr="005B7A91">
              <w:rPr>
                <w:rFonts w:hint="eastAsia"/>
                <w:sz w:val="21"/>
              </w:rPr>
              <w:t>库存互换申报查询</w:t>
            </w:r>
            <w:r>
              <w:rPr>
                <w:rFonts w:hint="eastAsia"/>
                <w:sz w:val="21"/>
              </w:rPr>
              <w:t>、</w:t>
            </w:r>
            <w:r w:rsidRPr="005B7A91">
              <w:rPr>
                <w:rFonts w:hint="eastAsia"/>
                <w:sz w:val="21"/>
              </w:rPr>
              <w:t>库存互换登记查询</w:t>
            </w:r>
            <w:r>
              <w:rPr>
                <w:rFonts w:hint="eastAsia"/>
                <w:sz w:val="21"/>
              </w:rPr>
              <w:t>、</w:t>
            </w:r>
            <w:r>
              <w:rPr>
                <w:rFonts w:ascii="Calibri" w:hAnsi="Calibri"/>
                <w:sz w:val="21"/>
                <w:szCs w:val="21"/>
              </w:rPr>
              <w:t>客户库存变化流水查询</w:t>
            </w:r>
            <w:r>
              <w:rPr>
                <w:rFonts w:ascii="Calibri" w:hAnsi="Calibri" w:hint="eastAsia"/>
                <w:sz w:val="21"/>
                <w:szCs w:val="21"/>
              </w:rPr>
              <w:t>、</w:t>
            </w:r>
            <w:r>
              <w:rPr>
                <w:rFonts w:ascii="Calibri" w:hAnsi="Calibri"/>
                <w:sz w:val="21"/>
                <w:szCs w:val="21"/>
              </w:rPr>
              <w:t>申报状态变化流水</w:t>
            </w:r>
            <w:r>
              <w:rPr>
                <w:rFonts w:hint="eastAsia"/>
                <w:sz w:val="21"/>
                <w:szCs w:val="21"/>
              </w:rPr>
              <w:t>查询</w:t>
            </w:r>
          </w:p>
          <w:p w14:paraId="1A41E45C" w14:textId="77777777" w:rsidR="005B7A91" w:rsidRDefault="005B7A91" w:rsidP="005B7A91">
            <w:pPr>
              <w:pStyle w:val="afc"/>
              <w:spacing w:before="0" w:beforeAutospacing="0" w:after="0" w:afterAutospacing="0"/>
              <w:rPr>
                <w:sz w:val="21"/>
                <w:szCs w:val="21"/>
              </w:rPr>
            </w:pPr>
            <w:r>
              <w:rPr>
                <w:rFonts w:hint="eastAsia"/>
                <w:sz w:val="21"/>
                <w:szCs w:val="21"/>
              </w:rPr>
              <w:t>2、补充各接口的</w:t>
            </w:r>
            <w:r w:rsidR="004005AF">
              <w:rPr>
                <w:rFonts w:hint="eastAsia"/>
                <w:sz w:val="21"/>
                <w:szCs w:val="21"/>
              </w:rPr>
              <w:t>席位代码、</w:t>
            </w:r>
            <w:r>
              <w:rPr>
                <w:rFonts w:hint="eastAsia"/>
                <w:sz w:val="21"/>
                <w:szCs w:val="21"/>
              </w:rPr>
              <w:t>交易日期及自然日期字段</w:t>
            </w:r>
          </w:p>
          <w:p w14:paraId="6CE25D2F" w14:textId="77777777" w:rsidR="00137A7F" w:rsidRPr="005B7A91" w:rsidRDefault="004005AF" w:rsidP="00655B67">
            <w:pPr>
              <w:pStyle w:val="afc"/>
              <w:spacing w:before="0" w:beforeAutospacing="0" w:after="0" w:afterAutospacing="0"/>
              <w:rPr>
                <w:sz w:val="21"/>
              </w:rPr>
            </w:pPr>
            <w:r>
              <w:rPr>
                <w:rFonts w:hint="eastAsia"/>
                <w:sz w:val="21"/>
                <w:szCs w:val="21"/>
              </w:rPr>
              <w:t>3、根据</w:t>
            </w:r>
            <w:r w:rsidR="00655B67">
              <w:rPr>
                <w:rFonts w:hint="eastAsia"/>
                <w:sz w:val="21"/>
                <w:szCs w:val="21"/>
              </w:rPr>
              <w:t>GEMS2</w:t>
            </w:r>
            <w:r>
              <w:rPr>
                <w:rFonts w:hint="eastAsia"/>
                <w:sz w:val="21"/>
                <w:szCs w:val="21"/>
              </w:rPr>
              <w:t>新需求，</w:t>
            </w:r>
            <w:r w:rsidR="00655B67">
              <w:rPr>
                <w:rFonts w:hint="eastAsia"/>
                <w:sz w:val="21"/>
                <w:szCs w:val="21"/>
              </w:rPr>
              <w:t>补充各接口的业务字段</w:t>
            </w:r>
          </w:p>
        </w:tc>
        <w:tc>
          <w:tcPr>
            <w:tcW w:w="1473" w:type="dxa"/>
          </w:tcPr>
          <w:p w14:paraId="431DC404" w14:textId="77777777" w:rsidR="00137A7F" w:rsidRDefault="00E13686" w:rsidP="001F2171">
            <w:pPr>
              <w:spacing w:line="240" w:lineRule="auto"/>
              <w:ind w:firstLineChars="0" w:firstLine="0"/>
              <w:jc w:val="left"/>
              <w:rPr>
                <w:sz w:val="21"/>
              </w:rPr>
            </w:pPr>
            <w:r>
              <w:rPr>
                <w:sz w:val="21"/>
              </w:rPr>
              <w:lastRenderedPageBreak/>
              <w:t>管荦</w:t>
            </w:r>
            <w:r>
              <w:rPr>
                <w:rFonts w:hint="eastAsia"/>
                <w:sz w:val="21"/>
              </w:rPr>
              <w:t>、</w:t>
            </w:r>
            <w:r>
              <w:rPr>
                <w:sz w:val="21"/>
              </w:rPr>
              <w:t>余新泰</w:t>
            </w:r>
          </w:p>
        </w:tc>
      </w:tr>
      <w:tr w:rsidR="00EC12F6" w:rsidRPr="005F0B97" w14:paraId="4CCEDA45" w14:textId="77777777" w:rsidTr="00422593">
        <w:trPr>
          <w:trHeight w:val="340"/>
          <w:jc w:val="center"/>
        </w:trPr>
        <w:tc>
          <w:tcPr>
            <w:tcW w:w="1345" w:type="dxa"/>
          </w:tcPr>
          <w:p w14:paraId="4E63C16D" w14:textId="0CF7E866" w:rsidR="00EC12F6" w:rsidRDefault="00EC12F6" w:rsidP="0015189D">
            <w:pPr>
              <w:spacing w:line="240" w:lineRule="auto"/>
              <w:ind w:firstLineChars="6" w:firstLine="13"/>
              <w:jc w:val="left"/>
              <w:rPr>
                <w:sz w:val="21"/>
              </w:rPr>
            </w:pPr>
            <w:r>
              <w:rPr>
                <w:rFonts w:hint="eastAsia"/>
                <w:sz w:val="21"/>
              </w:rPr>
              <w:lastRenderedPageBreak/>
              <w:t>V</w:t>
            </w:r>
            <w:r>
              <w:rPr>
                <w:sz w:val="21"/>
              </w:rPr>
              <w:t>0.97</w:t>
            </w:r>
          </w:p>
        </w:tc>
        <w:tc>
          <w:tcPr>
            <w:tcW w:w="1688" w:type="dxa"/>
          </w:tcPr>
          <w:p w14:paraId="64004C96" w14:textId="1D9B4FB2" w:rsidR="00EC12F6" w:rsidRDefault="00EC12F6" w:rsidP="00422593">
            <w:pPr>
              <w:spacing w:line="240" w:lineRule="auto"/>
              <w:ind w:firstLineChars="0" w:firstLine="0"/>
              <w:jc w:val="left"/>
              <w:rPr>
                <w:sz w:val="21"/>
              </w:rPr>
            </w:pPr>
            <w:r>
              <w:rPr>
                <w:rFonts w:hint="eastAsia"/>
                <w:sz w:val="21"/>
              </w:rPr>
              <w:t>2016.4</w:t>
            </w:r>
          </w:p>
        </w:tc>
        <w:tc>
          <w:tcPr>
            <w:tcW w:w="4509" w:type="dxa"/>
          </w:tcPr>
          <w:p w14:paraId="1132C661" w14:textId="77777777" w:rsidR="00EC12F6" w:rsidRDefault="00EC12F6" w:rsidP="005B7A91">
            <w:pPr>
              <w:pStyle w:val="afc"/>
              <w:spacing w:before="0" w:beforeAutospacing="0" w:after="0" w:afterAutospacing="0"/>
              <w:rPr>
                <w:sz w:val="21"/>
              </w:rPr>
            </w:pPr>
            <w:r>
              <w:rPr>
                <w:rFonts w:hint="eastAsia"/>
                <w:sz w:val="21"/>
              </w:rPr>
              <w:t>1、</w:t>
            </w:r>
            <w:r>
              <w:rPr>
                <w:sz w:val="21"/>
              </w:rPr>
              <w:t>修订</w:t>
            </w:r>
            <w:r>
              <w:rPr>
                <w:rFonts w:hint="eastAsia"/>
                <w:sz w:val="21"/>
              </w:rPr>
              <w:t>每日</w:t>
            </w:r>
            <w:r>
              <w:rPr>
                <w:sz w:val="21"/>
              </w:rPr>
              <w:t>租借</w:t>
            </w:r>
            <w:r>
              <w:rPr>
                <w:rFonts w:hint="eastAsia"/>
                <w:sz w:val="21"/>
              </w:rPr>
              <w:t>基准</w:t>
            </w:r>
            <w:r>
              <w:rPr>
                <w:sz w:val="21"/>
              </w:rPr>
              <w:t>利率及均值接口为查询</w:t>
            </w:r>
            <w:r>
              <w:rPr>
                <w:rFonts w:hint="eastAsia"/>
                <w:sz w:val="21"/>
              </w:rPr>
              <w:t>接口</w:t>
            </w:r>
          </w:p>
          <w:p w14:paraId="7A86F619" w14:textId="34885F5B" w:rsidR="00EC12F6" w:rsidRPr="00EC12F6" w:rsidRDefault="00EC12F6" w:rsidP="005B7A91">
            <w:pPr>
              <w:pStyle w:val="afc"/>
              <w:spacing w:before="0" w:beforeAutospacing="0" w:after="0" w:afterAutospacing="0"/>
              <w:rPr>
                <w:sz w:val="21"/>
              </w:rPr>
            </w:pPr>
            <w:r>
              <w:rPr>
                <w:sz w:val="21"/>
              </w:rPr>
              <w:t>2</w:t>
            </w:r>
            <w:r>
              <w:rPr>
                <w:rFonts w:hint="eastAsia"/>
                <w:sz w:val="21"/>
              </w:rPr>
              <w:t>、</w:t>
            </w:r>
            <w:r>
              <w:rPr>
                <w:sz w:val="21"/>
              </w:rPr>
              <w:t>增加</w:t>
            </w:r>
            <w:r>
              <w:rPr>
                <w:rFonts w:hint="eastAsia"/>
                <w:sz w:val="21"/>
              </w:rPr>
              <w:t>部分</w:t>
            </w:r>
            <w:r>
              <w:rPr>
                <w:sz w:val="21"/>
              </w:rPr>
              <w:t>申请接口</w:t>
            </w:r>
            <w:r>
              <w:rPr>
                <w:rFonts w:hint="eastAsia"/>
                <w:sz w:val="21"/>
              </w:rPr>
              <w:t>应答</w:t>
            </w:r>
            <w:r>
              <w:rPr>
                <w:sz w:val="21"/>
              </w:rPr>
              <w:t>报文中的</w:t>
            </w:r>
            <w:r>
              <w:rPr>
                <w:rFonts w:hint="eastAsia"/>
                <w:sz w:val="21"/>
              </w:rPr>
              <w:t>申报</w:t>
            </w:r>
            <w:r>
              <w:rPr>
                <w:sz w:val="21"/>
              </w:rPr>
              <w:t>状态字段；</w:t>
            </w:r>
          </w:p>
        </w:tc>
        <w:tc>
          <w:tcPr>
            <w:tcW w:w="1473" w:type="dxa"/>
          </w:tcPr>
          <w:p w14:paraId="269C1498" w14:textId="2DF22863" w:rsidR="00EC12F6" w:rsidRDefault="00CA5B82" w:rsidP="001F2171">
            <w:pPr>
              <w:spacing w:line="240" w:lineRule="auto"/>
              <w:ind w:firstLineChars="0" w:firstLine="0"/>
              <w:jc w:val="left"/>
              <w:rPr>
                <w:sz w:val="21"/>
              </w:rPr>
            </w:pPr>
            <w:r>
              <w:rPr>
                <w:sz w:val="21"/>
              </w:rPr>
              <w:t>管荦</w:t>
            </w:r>
            <w:r>
              <w:rPr>
                <w:rFonts w:hint="eastAsia"/>
                <w:sz w:val="21"/>
              </w:rPr>
              <w:t>、</w:t>
            </w:r>
            <w:r>
              <w:rPr>
                <w:sz w:val="21"/>
              </w:rPr>
              <w:t>余新泰</w:t>
            </w:r>
          </w:p>
        </w:tc>
      </w:tr>
      <w:tr w:rsidR="00A5250B" w:rsidRPr="005F0B97" w14:paraId="088E56E4" w14:textId="77777777" w:rsidTr="00422593">
        <w:trPr>
          <w:trHeight w:val="340"/>
          <w:jc w:val="center"/>
        </w:trPr>
        <w:tc>
          <w:tcPr>
            <w:tcW w:w="1345" w:type="dxa"/>
          </w:tcPr>
          <w:p w14:paraId="4328462E" w14:textId="57A82C30" w:rsidR="00A5250B" w:rsidRDefault="00A5250B" w:rsidP="0015189D">
            <w:pPr>
              <w:spacing w:line="240" w:lineRule="auto"/>
              <w:ind w:firstLineChars="6" w:firstLine="13"/>
              <w:jc w:val="left"/>
              <w:rPr>
                <w:sz w:val="21"/>
              </w:rPr>
            </w:pPr>
            <w:r>
              <w:rPr>
                <w:rFonts w:hint="eastAsia"/>
                <w:sz w:val="21"/>
              </w:rPr>
              <w:t>V0.98</w:t>
            </w:r>
          </w:p>
        </w:tc>
        <w:tc>
          <w:tcPr>
            <w:tcW w:w="1688" w:type="dxa"/>
          </w:tcPr>
          <w:p w14:paraId="7B192E45" w14:textId="69B41297" w:rsidR="00A5250B" w:rsidRDefault="00A5250B" w:rsidP="00422593">
            <w:pPr>
              <w:spacing w:line="240" w:lineRule="auto"/>
              <w:ind w:firstLineChars="0" w:firstLine="0"/>
              <w:jc w:val="left"/>
              <w:rPr>
                <w:sz w:val="21"/>
              </w:rPr>
            </w:pPr>
            <w:r>
              <w:rPr>
                <w:rFonts w:hint="eastAsia"/>
                <w:sz w:val="21"/>
              </w:rPr>
              <w:t>2016.5</w:t>
            </w:r>
          </w:p>
        </w:tc>
        <w:tc>
          <w:tcPr>
            <w:tcW w:w="4509" w:type="dxa"/>
          </w:tcPr>
          <w:p w14:paraId="24D66A24" w14:textId="77777777" w:rsidR="00A5250B" w:rsidRDefault="00381615" w:rsidP="005B7A91">
            <w:pPr>
              <w:pStyle w:val="afc"/>
              <w:spacing w:before="0" w:beforeAutospacing="0" w:after="0" w:afterAutospacing="0"/>
              <w:rPr>
                <w:sz w:val="21"/>
              </w:rPr>
            </w:pPr>
            <w:r>
              <w:rPr>
                <w:sz w:val="21"/>
              </w:rPr>
              <w:t>1</w:t>
            </w:r>
            <w:r>
              <w:rPr>
                <w:rFonts w:hint="eastAsia"/>
                <w:sz w:val="21"/>
              </w:rPr>
              <w:t>、</w:t>
            </w:r>
            <w:r w:rsidR="00D57A84">
              <w:rPr>
                <w:rFonts w:hint="eastAsia"/>
                <w:sz w:val="21"/>
              </w:rPr>
              <w:t>删除</w:t>
            </w:r>
            <w:r w:rsidR="00D57A84">
              <w:rPr>
                <w:sz w:val="21"/>
              </w:rPr>
              <w:t>部分</w:t>
            </w:r>
            <w:r w:rsidR="00D57A84">
              <w:rPr>
                <w:rFonts w:hint="eastAsia"/>
                <w:sz w:val="21"/>
              </w:rPr>
              <w:t>接口</w:t>
            </w:r>
            <w:r w:rsidR="00D57A84">
              <w:rPr>
                <w:sz w:val="21"/>
              </w:rPr>
              <w:t>中的撤销</w:t>
            </w:r>
            <w:r w:rsidR="00D57A84">
              <w:rPr>
                <w:rFonts w:hint="eastAsia"/>
                <w:sz w:val="21"/>
              </w:rPr>
              <w:t>信息；</w:t>
            </w:r>
          </w:p>
          <w:p w14:paraId="10110BEC" w14:textId="6C81BD2C" w:rsidR="00D57A84" w:rsidRPr="00D57A84" w:rsidRDefault="00D57A84" w:rsidP="005B7A91">
            <w:pPr>
              <w:pStyle w:val="afc"/>
              <w:spacing w:before="0" w:beforeAutospacing="0" w:after="0" w:afterAutospacing="0"/>
              <w:rPr>
                <w:sz w:val="21"/>
              </w:rPr>
            </w:pPr>
            <w:r>
              <w:rPr>
                <w:sz w:val="21"/>
              </w:rPr>
              <w:t>2</w:t>
            </w:r>
            <w:r>
              <w:rPr>
                <w:rFonts w:hint="eastAsia"/>
                <w:sz w:val="21"/>
              </w:rPr>
              <w:t>、</w:t>
            </w:r>
            <w:r>
              <w:rPr>
                <w:sz w:val="21"/>
              </w:rPr>
              <w:t>增加部分接口中的应答报文中的对手方</w:t>
            </w:r>
            <w:r>
              <w:rPr>
                <w:rFonts w:hint="eastAsia"/>
                <w:sz w:val="21"/>
              </w:rPr>
              <w:t>申报</w:t>
            </w:r>
            <w:r>
              <w:rPr>
                <w:sz w:val="21"/>
              </w:rPr>
              <w:t>编号；</w:t>
            </w:r>
          </w:p>
        </w:tc>
        <w:tc>
          <w:tcPr>
            <w:tcW w:w="1473" w:type="dxa"/>
          </w:tcPr>
          <w:p w14:paraId="79032423" w14:textId="48432F47" w:rsidR="00A5250B" w:rsidRPr="00D57A84" w:rsidRDefault="00D57A84" w:rsidP="001F2171">
            <w:pPr>
              <w:spacing w:line="240" w:lineRule="auto"/>
              <w:ind w:firstLineChars="0" w:firstLine="0"/>
              <w:jc w:val="left"/>
              <w:rPr>
                <w:sz w:val="21"/>
              </w:rPr>
            </w:pPr>
            <w:r>
              <w:rPr>
                <w:rFonts w:hint="eastAsia"/>
                <w:sz w:val="21"/>
              </w:rPr>
              <w:t>管荦</w:t>
            </w:r>
          </w:p>
        </w:tc>
      </w:tr>
      <w:tr w:rsidR="002344F1" w:rsidRPr="005F0B97" w14:paraId="7889A4CE" w14:textId="77777777" w:rsidTr="00422593">
        <w:trPr>
          <w:trHeight w:val="340"/>
          <w:jc w:val="center"/>
        </w:trPr>
        <w:tc>
          <w:tcPr>
            <w:tcW w:w="1345" w:type="dxa"/>
          </w:tcPr>
          <w:p w14:paraId="0C6D740F" w14:textId="1695DEF8" w:rsidR="002344F1" w:rsidRDefault="002344F1" w:rsidP="002344F1">
            <w:pPr>
              <w:spacing w:line="240" w:lineRule="auto"/>
              <w:ind w:firstLineChars="6" w:firstLine="13"/>
              <w:jc w:val="left"/>
              <w:rPr>
                <w:sz w:val="21"/>
              </w:rPr>
            </w:pPr>
            <w:r>
              <w:rPr>
                <w:rFonts w:hint="eastAsia"/>
                <w:sz w:val="21"/>
              </w:rPr>
              <w:t>V0.9</w:t>
            </w:r>
            <w:r>
              <w:rPr>
                <w:sz w:val="21"/>
              </w:rPr>
              <w:t>9</w:t>
            </w:r>
          </w:p>
        </w:tc>
        <w:tc>
          <w:tcPr>
            <w:tcW w:w="1688" w:type="dxa"/>
          </w:tcPr>
          <w:p w14:paraId="5E0A1666" w14:textId="48BEBC7A" w:rsidR="002344F1" w:rsidRDefault="000C61DE" w:rsidP="002344F1">
            <w:pPr>
              <w:spacing w:line="240" w:lineRule="auto"/>
              <w:ind w:firstLineChars="0" w:firstLine="0"/>
              <w:jc w:val="left"/>
              <w:rPr>
                <w:sz w:val="21"/>
              </w:rPr>
            </w:pPr>
            <w:r>
              <w:rPr>
                <w:rFonts w:hint="eastAsia"/>
                <w:sz w:val="21"/>
              </w:rPr>
              <w:t>2016.</w:t>
            </w:r>
            <w:r>
              <w:rPr>
                <w:sz w:val="21"/>
              </w:rPr>
              <w:t>7</w:t>
            </w:r>
          </w:p>
        </w:tc>
        <w:tc>
          <w:tcPr>
            <w:tcW w:w="4509" w:type="dxa"/>
          </w:tcPr>
          <w:p w14:paraId="440A34AD" w14:textId="6620A3E4" w:rsidR="002344F1" w:rsidRDefault="002344F1" w:rsidP="002344F1">
            <w:pPr>
              <w:pStyle w:val="afc"/>
              <w:spacing w:before="0" w:beforeAutospacing="0" w:after="0" w:afterAutospacing="0"/>
              <w:rPr>
                <w:sz w:val="21"/>
              </w:rPr>
            </w:pPr>
            <w:r>
              <w:rPr>
                <w:sz w:val="21"/>
              </w:rPr>
              <w:t>1</w:t>
            </w:r>
            <w:r>
              <w:rPr>
                <w:rFonts w:hint="eastAsia"/>
                <w:sz w:val="21"/>
              </w:rPr>
              <w:t>、修改库存</w:t>
            </w:r>
            <w:r>
              <w:rPr>
                <w:sz w:val="21"/>
              </w:rPr>
              <w:t>互换接口；</w:t>
            </w:r>
          </w:p>
        </w:tc>
        <w:tc>
          <w:tcPr>
            <w:tcW w:w="1473" w:type="dxa"/>
          </w:tcPr>
          <w:p w14:paraId="5693A0B8" w14:textId="0D3C4197" w:rsidR="002344F1" w:rsidRDefault="002344F1" w:rsidP="002344F1">
            <w:pPr>
              <w:spacing w:line="240" w:lineRule="auto"/>
              <w:ind w:firstLineChars="0" w:firstLine="0"/>
              <w:jc w:val="left"/>
              <w:rPr>
                <w:sz w:val="21"/>
              </w:rPr>
            </w:pPr>
            <w:r>
              <w:rPr>
                <w:rFonts w:hint="eastAsia"/>
                <w:sz w:val="21"/>
              </w:rPr>
              <w:t>管荦</w:t>
            </w:r>
          </w:p>
        </w:tc>
      </w:tr>
      <w:tr w:rsidR="00087DA8" w:rsidRPr="005F0B97" w14:paraId="538E3A7D" w14:textId="77777777" w:rsidTr="00422593">
        <w:trPr>
          <w:trHeight w:val="340"/>
          <w:jc w:val="center"/>
        </w:trPr>
        <w:tc>
          <w:tcPr>
            <w:tcW w:w="1345" w:type="dxa"/>
          </w:tcPr>
          <w:p w14:paraId="0C5DA267" w14:textId="22F58E6A" w:rsidR="00087DA8" w:rsidRDefault="00087DA8" w:rsidP="002344F1">
            <w:pPr>
              <w:spacing w:line="240" w:lineRule="auto"/>
              <w:ind w:firstLineChars="6" w:firstLine="13"/>
              <w:jc w:val="left"/>
              <w:rPr>
                <w:sz w:val="21"/>
              </w:rPr>
            </w:pPr>
            <w:r>
              <w:rPr>
                <w:rFonts w:hint="eastAsia"/>
                <w:sz w:val="21"/>
              </w:rPr>
              <w:t>V</w:t>
            </w:r>
            <w:r>
              <w:rPr>
                <w:sz w:val="21"/>
              </w:rPr>
              <w:t>1.0</w:t>
            </w:r>
          </w:p>
        </w:tc>
        <w:tc>
          <w:tcPr>
            <w:tcW w:w="1688" w:type="dxa"/>
          </w:tcPr>
          <w:p w14:paraId="7F2C110C" w14:textId="53C2C136" w:rsidR="00087DA8" w:rsidRDefault="00087DA8" w:rsidP="002344F1">
            <w:pPr>
              <w:spacing w:line="240" w:lineRule="auto"/>
              <w:ind w:firstLineChars="0" w:firstLine="0"/>
              <w:jc w:val="left"/>
              <w:rPr>
                <w:sz w:val="21"/>
              </w:rPr>
            </w:pPr>
            <w:r>
              <w:rPr>
                <w:sz w:val="21"/>
              </w:rPr>
              <w:t>2016.9</w:t>
            </w:r>
          </w:p>
        </w:tc>
        <w:tc>
          <w:tcPr>
            <w:tcW w:w="4509" w:type="dxa"/>
          </w:tcPr>
          <w:p w14:paraId="5896EC13" w14:textId="599CDF4F" w:rsidR="00087DA8" w:rsidRDefault="00087DA8" w:rsidP="002344F1">
            <w:pPr>
              <w:pStyle w:val="afc"/>
              <w:spacing w:before="0" w:beforeAutospacing="0" w:after="0" w:afterAutospacing="0"/>
              <w:rPr>
                <w:sz w:val="21"/>
              </w:rPr>
            </w:pPr>
            <w:r>
              <w:rPr>
                <w:rFonts w:hint="eastAsia"/>
                <w:sz w:val="21"/>
              </w:rPr>
              <w:t>根据</w:t>
            </w:r>
            <w:r>
              <w:rPr>
                <w:sz w:val="21"/>
              </w:rPr>
              <w:t>前期测试</w:t>
            </w:r>
            <w:r>
              <w:rPr>
                <w:rFonts w:hint="eastAsia"/>
                <w:sz w:val="21"/>
              </w:rPr>
              <w:t>反馈</w:t>
            </w:r>
            <w:r>
              <w:rPr>
                <w:sz w:val="21"/>
              </w:rPr>
              <w:t>意见修订</w:t>
            </w:r>
          </w:p>
        </w:tc>
        <w:tc>
          <w:tcPr>
            <w:tcW w:w="1473" w:type="dxa"/>
          </w:tcPr>
          <w:p w14:paraId="30EB7257" w14:textId="4B203971" w:rsidR="00087DA8" w:rsidRDefault="00087DA8" w:rsidP="002344F1">
            <w:pPr>
              <w:spacing w:line="240" w:lineRule="auto"/>
              <w:ind w:firstLineChars="0" w:firstLine="0"/>
              <w:jc w:val="left"/>
              <w:rPr>
                <w:sz w:val="21"/>
              </w:rPr>
            </w:pPr>
            <w:r>
              <w:rPr>
                <w:rFonts w:hint="eastAsia"/>
                <w:sz w:val="21"/>
              </w:rPr>
              <w:t>管荦</w:t>
            </w:r>
          </w:p>
        </w:tc>
      </w:tr>
      <w:tr w:rsidR="00DC72B2" w:rsidRPr="005F0B97" w14:paraId="3DA8C123" w14:textId="77777777" w:rsidTr="00422593">
        <w:trPr>
          <w:trHeight w:val="340"/>
          <w:jc w:val="center"/>
        </w:trPr>
        <w:tc>
          <w:tcPr>
            <w:tcW w:w="1345" w:type="dxa"/>
          </w:tcPr>
          <w:p w14:paraId="6D99A8D8" w14:textId="0E062AB1" w:rsidR="00DC72B2" w:rsidRDefault="00DC72B2" w:rsidP="002344F1">
            <w:pPr>
              <w:spacing w:line="240" w:lineRule="auto"/>
              <w:ind w:firstLineChars="6" w:firstLine="13"/>
              <w:jc w:val="left"/>
              <w:rPr>
                <w:sz w:val="21"/>
              </w:rPr>
            </w:pPr>
            <w:r>
              <w:rPr>
                <w:rFonts w:hint="eastAsia"/>
                <w:sz w:val="21"/>
              </w:rPr>
              <w:t>V1.01</w:t>
            </w:r>
          </w:p>
        </w:tc>
        <w:tc>
          <w:tcPr>
            <w:tcW w:w="1688" w:type="dxa"/>
          </w:tcPr>
          <w:p w14:paraId="3AEF58BC" w14:textId="1DA08D03" w:rsidR="00DC72B2" w:rsidRDefault="00DC72B2" w:rsidP="002344F1">
            <w:pPr>
              <w:spacing w:line="240" w:lineRule="auto"/>
              <w:ind w:firstLineChars="0" w:firstLine="0"/>
              <w:jc w:val="left"/>
              <w:rPr>
                <w:sz w:val="21"/>
              </w:rPr>
            </w:pPr>
            <w:r>
              <w:rPr>
                <w:rFonts w:hint="eastAsia"/>
                <w:sz w:val="21"/>
              </w:rPr>
              <w:t>2017.2</w:t>
            </w:r>
          </w:p>
        </w:tc>
        <w:tc>
          <w:tcPr>
            <w:tcW w:w="4509" w:type="dxa"/>
          </w:tcPr>
          <w:p w14:paraId="0B2BFE4A" w14:textId="2C6A42D2" w:rsidR="00DC72B2" w:rsidRDefault="00DC72B2" w:rsidP="002344F1">
            <w:pPr>
              <w:pStyle w:val="afc"/>
              <w:spacing w:before="0" w:beforeAutospacing="0" w:after="0" w:afterAutospacing="0"/>
              <w:rPr>
                <w:sz w:val="21"/>
              </w:rPr>
            </w:pPr>
            <w:r w:rsidRPr="00DC72B2">
              <w:rPr>
                <w:rFonts w:hint="eastAsia"/>
                <w:sz w:val="21"/>
              </w:rPr>
              <w:t>往来账查询请求及应答</w:t>
            </w:r>
            <w:r>
              <w:rPr>
                <w:rFonts w:hint="eastAsia"/>
                <w:sz w:val="21"/>
              </w:rPr>
              <w:t>：</w:t>
            </w:r>
            <w:r w:rsidRPr="00DC72B2">
              <w:rPr>
                <w:rFonts w:hint="eastAsia"/>
                <w:sz w:val="21"/>
              </w:rPr>
              <w:t>请求报文中， “J01-保证金交易业务类型”</w:t>
            </w:r>
            <w:r w:rsidRPr="00DC72B2">
              <w:rPr>
                <w:rFonts w:hint="eastAsia"/>
                <w:sz w:val="21"/>
              </w:rPr>
              <w:tab/>
              <w:t>改为必填字段</w:t>
            </w:r>
          </w:p>
        </w:tc>
        <w:tc>
          <w:tcPr>
            <w:tcW w:w="1473" w:type="dxa"/>
          </w:tcPr>
          <w:p w14:paraId="31C71621" w14:textId="3FDF108B" w:rsidR="00DC72B2" w:rsidRDefault="00DB7B39" w:rsidP="002344F1">
            <w:pPr>
              <w:spacing w:line="240" w:lineRule="auto"/>
              <w:ind w:firstLineChars="0" w:firstLine="0"/>
              <w:jc w:val="left"/>
              <w:rPr>
                <w:sz w:val="21"/>
              </w:rPr>
            </w:pPr>
            <w:r>
              <w:rPr>
                <w:rFonts w:hint="eastAsia"/>
                <w:sz w:val="21"/>
              </w:rPr>
              <w:t>管荦</w:t>
            </w:r>
          </w:p>
        </w:tc>
      </w:tr>
      <w:tr w:rsidR="001643FA" w:rsidRPr="005F0B97" w14:paraId="12910BCD" w14:textId="77777777" w:rsidTr="00422593">
        <w:trPr>
          <w:trHeight w:val="340"/>
          <w:jc w:val="center"/>
        </w:trPr>
        <w:tc>
          <w:tcPr>
            <w:tcW w:w="1345" w:type="dxa"/>
          </w:tcPr>
          <w:p w14:paraId="4F868153" w14:textId="7E9842BD" w:rsidR="001643FA" w:rsidRDefault="001643FA" w:rsidP="002344F1">
            <w:pPr>
              <w:spacing w:line="240" w:lineRule="auto"/>
              <w:ind w:firstLineChars="6" w:firstLine="13"/>
              <w:jc w:val="left"/>
              <w:rPr>
                <w:sz w:val="21"/>
              </w:rPr>
            </w:pPr>
            <w:r>
              <w:rPr>
                <w:rFonts w:hint="eastAsia"/>
                <w:sz w:val="21"/>
              </w:rPr>
              <w:t>V1.02</w:t>
            </w:r>
          </w:p>
        </w:tc>
        <w:tc>
          <w:tcPr>
            <w:tcW w:w="1688" w:type="dxa"/>
          </w:tcPr>
          <w:p w14:paraId="761C3D9E" w14:textId="57B96659" w:rsidR="001643FA" w:rsidRDefault="001643FA" w:rsidP="002344F1">
            <w:pPr>
              <w:spacing w:line="240" w:lineRule="auto"/>
              <w:ind w:firstLineChars="0" w:firstLine="0"/>
              <w:jc w:val="left"/>
              <w:rPr>
                <w:sz w:val="21"/>
              </w:rPr>
            </w:pPr>
            <w:r>
              <w:rPr>
                <w:rFonts w:hint="eastAsia"/>
                <w:sz w:val="21"/>
              </w:rPr>
              <w:t>2017.9</w:t>
            </w:r>
          </w:p>
        </w:tc>
        <w:tc>
          <w:tcPr>
            <w:tcW w:w="4509" w:type="dxa"/>
          </w:tcPr>
          <w:p w14:paraId="3474C8E4" w14:textId="048AB11D" w:rsidR="001643FA" w:rsidRPr="00DC72B2" w:rsidRDefault="001643FA" w:rsidP="002344F1">
            <w:pPr>
              <w:pStyle w:val="afc"/>
              <w:spacing w:before="0" w:beforeAutospacing="0" w:after="0" w:afterAutospacing="0"/>
              <w:rPr>
                <w:sz w:val="21"/>
              </w:rPr>
            </w:pPr>
            <w:r>
              <w:rPr>
                <w:rFonts w:hint="eastAsia"/>
                <w:sz w:val="21"/>
              </w:rPr>
              <w:t>根据内部开发设计稿形成初稿</w:t>
            </w:r>
          </w:p>
        </w:tc>
        <w:tc>
          <w:tcPr>
            <w:tcW w:w="1473" w:type="dxa"/>
          </w:tcPr>
          <w:p w14:paraId="7F4B9B48" w14:textId="77777777" w:rsidR="001643FA" w:rsidRDefault="001643FA" w:rsidP="002344F1">
            <w:pPr>
              <w:spacing w:line="240" w:lineRule="auto"/>
              <w:ind w:firstLineChars="0" w:firstLine="0"/>
              <w:jc w:val="left"/>
              <w:rPr>
                <w:sz w:val="21"/>
              </w:rPr>
            </w:pPr>
          </w:p>
        </w:tc>
      </w:tr>
      <w:tr w:rsidR="0047753A" w:rsidRPr="005F0B97" w14:paraId="1117110A" w14:textId="77777777" w:rsidTr="00422593">
        <w:trPr>
          <w:trHeight w:val="340"/>
          <w:jc w:val="center"/>
        </w:trPr>
        <w:tc>
          <w:tcPr>
            <w:tcW w:w="1345" w:type="dxa"/>
          </w:tcPr>
          <w:p w14:paraId="350ADE07" w14:textId="1139DC72" w:rsidR="0047753A" w:rsidRDefault="0047753A" w:rsidP="002344F1">
            <w:pPr>
              <w:spacing w:line="240" w:lineRule="auto"/>
              <w:ind w:firstLineChars="6" w:firstLine="13"/>
              <w:jc w:val="left"/>
              <w:rPr>
                <w:sz w:val="21"/>
              </w:rPr>
            </w:pPr>
            <w:r>
              <w:rPr>
                <w:rFonts w:hint="eastAsia"/>
                <w:sz w:val="21"/>
              </w:rPr>
              <w:t>V1.03</w:t>
            </w:r>
          </w:p>
        </w:tc>
        <w:tc>
          <w:tcPr>
            <w:tcW w:w="1688" w:type="dxa"/>
          </w:tcPr>
          <w:p w14:paraId="7CF47D78" w14:textId="3D6CB723" w:rsidR="0047753A" w:rsidRDefault="0047753A" w:rsidP="002344F1">
            <w:pPr>
              <w:spacing w:line="240" w:lineRule="auto"/>
              <w:ind w:firstLineChars="0" w:firstLine="0"/>
              <w:jc w:val="left"/>
              <w:rPr>
                <w:sz w:val="21"/>
              </w:rPr>
            </w:pPr>
            <w:r>
              <w:rPr>
                <w:rFonts w:hint="eastAsia"/>
                <w:sz w:val="21"/>
              </w:rPr>
              <w:t>2017.10</w:t>
            </w:r>
          </w:p>
        </w:tc>
        <w:tc>
          <w:tcPr>
            <w:tcW w:w="4509" w:type="dxa"/>
          </w:tcPr>
          <w:p w14:paraId="05C4E7F8" w14:textId="40F42D1F" w:rsidR="0047753A" w:rsidRDefault="0047753A" w:rsidP="002344F1">
            <w:pPr>
              <w:pStyle w:val="afc"/>
              <w:spacing w:before="0" w:beforeAutospacing="0" w:after="0" w:afterAutospacing="0"/>
              <w:rPr>
                <w:sz w:val="21"/>
              </w:rPr>
            </w:pPr>
            <w:r>
              <w:rPr>
                <w:rFonts w:hint="eastAsia"/>
                <w:sz w:val="21"/>
              </w:rPr>
              <w:t>1、撤销V1.02提货申请中K26（提货单标志）的修订</w:t>
            </w:r>
          </w:p>
          <w:p w14:paraId="4A7E5702" w14:textId="7EC04134" w:rsidR="0047753A" w:rsidRPr="0047753A" w:rsidRDefault="00270606" w:rsidP="00270606">
            <w:pPr>
              <w:pStyle w:val="afc"/>
              <w:spacing w:before="0" w:beforeAutospacing="0" w:after="0" w:afterAutospacing="0"/>
              <w:rPr>
                <w:sz w:val="21"/>
              </w:rPr>
            </w:pPr>
            <w:r>
              <w:rPr>
                <w:rFonts w:hint="eastAsia"/>
                <w:sz w:val="21"/>
              </w:rPr>
              <w:t>2、修订</w:t>
            </w:r>
            <w:r w:rsidRPr="00270606">
              <w:rPr>
                <w:rFonts w:hint="eastAsia"/>
                <w:sz w:val="21"/>
              </w:rPr>
              <w:t>往账结算行</w:t>
            </w:r>
            <w:r w:rsidRPr="00270606">
              <w:rPr>
                <w:sz w:val="21"/>
              </w:rPr>
              <w:t>应答超时通知接口</w:t>
            </w:r>
            <w:r w:rsidRPr="00270606">
              <w:rPr>
                <w:rFonts w:hint="eastAsia"/>
                <w:sz w:val="21"/>
              </w:rPr>
              <w:t>中部分字段</w:t>
            </w:r>
          </w:p>
        </w:tc>
        <w:tc>
          <w:tcPr>
            <w:tcW w:w="1473" w:type="dxa"/>
          </w:tcPr>
          <w:p w14:paraId="6BDCCFA6" w14:textId="62716368" w:rsidR="0047753A" w:rsidRDefault="0047753A" w:rsidP="002344F1">
            <w:pPr>
              <w:spacing w:line="240" w:lineRule="auto"/>
              <w:ind w:firstLineChars="0" w:firstLine="0"/>
              <w:jc w:val="left"/>
              <w:rPr>
                <w:sz w:val="21"/>
              </w:rPr>
            </w:pPr>
            <w:r>
              <w:rPr>
                <w:rFonts w:hint="eastAsia"/>
                <w:sz w:val="21"/>
              </w:rPr>
              <w:t>交易所</w:t>
            </w:r>
          </w:p>
        </w:tc>
      </w:tr>
      <w:tr w:rsidR="00186448" w:rsidRPr="005F0B97" w14:paraId="49DFC2F0" w14:textId="77777777" w:rsidTr="00422593">
        <w:trPr>
          <w:trHeight w:val="340"/>
          <w:jc w:val="center"/>
        </w:trPr>
        <w:tc>
          <w:tcPr>
            <w:tcW w:w="1345" w:type="dxa"/>
          </w:tcPr>
          <w:p w14:paraId="744EF381" w14:textId="284641E3" w:rsidR="00186448" w:rsidRDefault="00186448" w:rsidP="002344F1">
            <w:pPr>
              <w:spacing w:line="240" w:lineRule="auto"/>
              <w:ind w:firstLineChars="6" w:firstLine="13"/>
              <w:jc w:val="left"/>
              <w:rPr>
                <w:sz w:val="21"/>
              </w:rPr>
            </w:pPr>
            <w:r>
              <w:rPr>
                <w:rFonts w:hint="eastAsia"/>
                <w:sz w:val="21"/>
              </w:rPr>
              <w:t>V1.04</w:t>
            </w:r>
          </w:p>
        </w:tc>
        <w:tc>
          <w:tcPr>
            <w:tcW w:w="1688" w:type="dxa"/>
          </w:tcPr>
          <w:p w14:paraId="13E0915B" w14:textId="6A1429B5" w:rsidR="00186448" w:rsidRDefault="00186448" w:rsidP="002344F1">
            <w:pPr>
              <w:spacing w:line="240" w:lineRule="auto"/>
              <w:ind w:firstLineChars="0" w:firstLine="0"/>
              <w:jc w:val="left"/>
              <w:rPr>
                <w:sz w:val="21"/>
              </w:rPr>
            </w:pPr>
            <w:r>
              <w:rPr>
                <w:rFonts w:hint="eastAsia"/>
                <w:sz w:val="21"/>
              </w:rPr>
              <w:t>2018.1</w:t>
            </w:r>
          </w:p>
        </w:tc>
        <w:tc>
          <w:tcPr>
            <w:tcW w:w="4509" w:type="dxa"/>
          </w:tcPr>
          <w:p w14:paraId="2934FC58" w14:textId="2969C5DB" w:rsidR="00186448" w:rsidRDefault="006B1DE1" w:rsidP="002344F1">
            <w:pPr>
              <w:pStyle w:val="afc"/>
              <w:spacing w:before="0" w:beforeAutospacing="0" w:after="0" w:afterAutospacing="0"/>
              <w:rPr>
                <w:sz w:val="21"/>
              </w:rPr>
            </w:pPr>
            <w:r>
              <w:rPr>
                <w:rFonts w:hint="eastAsia"/>
                <w:sz w:val="21"/>
              </w:rPr>
              <w:t>根据内部开发设计稿形成初稿</w:t>
            </w:r>
          </w:p>
        </w:tc>
        <w:tc>
          <w:tcPr>
            <w:tcW w:w="1473" w:type="dxa"/>
          </w:tcPr>
          <w:p w14:paraId="70C17CDB" w14:textId="2A5A6CFF" w:rsidR="00186448" w:rsidRDefault="00186448" w:rsidP="002344F1">
            <w:pPr>
              <w:spacing w:line="240" w:lineRule="auto"/>
              <w:ind w:firstLineChars="0" w:firstLine="0"/>
              <w:jc w:val="left"/>
              <w:rPr>
                <w:sz w:val="21"/>
              </w:rPr>
            </w:pPr>
            <w:r>
              <w:rPr>
                <w:rFonts w:hint="eastAsia"/>
                <w:sz w:val="21"/>
              </w:rPr>
              <w:t>交易所</w:t>
            </w:r>
          </w:p>
        </w:tc>
      </w:tr>
      <w:tr w:rsidR="000E75D0" w:rsidRPr="005F0B97" w14:paraId="7502978F" w14:textId="77777777" w:rsidTr="00422593">
        <w:trPr>
          <w:trHeight w:val="340"/>
          <w:jc w:val="center"/>
        </w:trPr>
        <w:tc>
          <w:tcPr>
            <w:tcW w:w="1345" w:type="dxa"/>
          </w:tcPr>
          <w:p w14:paraId="1D8591D9" w14:textId="51E220D8" w:rsidR="000E75D0" w:rsidRDefault="000E75D0" w:rsidP="002344F1">
            <w:pPr>
              <w:spacing w:line="240" w:lineRule="auto"/>
              <w:ind w:firstLineChars="6" w:firstLine="13"/>
              <w:jc w:val="left"/>
              <w:rPr>
                <w:sz w:val="21"/>
              </w:rPr>
            </w:pPr>
            <w:r>
              <w:rPr>
                <w:rFonts w:hint="eastAsia"/>
                <w:sz w:val="21"/>
              </w:rPr>
              <w:t>V1.05</w:t>
            </w:r>
          </w:p>
        </w:tc>
        <w:tc>
          <w:tcPr>
            <w:tcW w:w="1688" w:type="dxa"/>
          </w:tcPr>
          <w:p w14:paraId="2839065A" w14:textId="6B12E9D7" w:rsidR="000E75D0" w:rsidRDefault="000E75D0" w:rsidP="002344F1">
            <w:pPr>
              <w:spacing w:line="240" w:lineRule="auto"/>
              <w:ind w:firstLineChars="0" w:firstLine="0"/>
              <w:jc w:val="left"/>
              <w:rPr>
                <w:sz w:val="21"/>
              </w:rPr>
            </w:pPr>
            <w:r>
              <w:rPr>
                <w:rFonts w:hint="eastAsia"/>
                <w:sz w:val="21"/>
              </w:rPr>
              <w:t>2018.11</w:t>
            </w:r>
          </w:p>
        </w:tc>
        <w:tc>
          <w:tcPr>
            <w:tcW w:w="4509" w:type="dxa"/>
          </w:tcPr>
          <w:p w14:paraId="2EB58057" w14:textId="24BE11B8" w:rsidR="000E75D0" w:rsidRDefault="000E75D0" w:rsidP="002344F1">
            <w:pPr>
              <w:pStyle w:val="afc"/>
              <w:spacing w:before="0" w:beforeAutospacing="0" w:after="0" w:afterAutospacing="0"/>
              <w:rPr>
                <w:sz w:val="21"/>
              </w:rPr>
            </w:pPr>
            <w:r>
              <w:rPr>
                <w:rFonts w:hint="eastAsia"/>
                <w:sz w:val="21"/>
              </w:rPr>
              <w:t>根据国密改造开发设计稿修订</w:t>
            </w:r>
          </w:p>
        </w:tc>
        <w:tc>
          <w:tcPr>
            <w:tcW w:w="1473" w:type="dxa"/>
          </w:tcPr>
          <w:p w14:paraId="040954B0" w14:textId="2ABA733F" w:rsidR="000E75D0" w:rsidRPr="000E75D0" w:rsidRDefault="000E75D0" w:rsidP="002344F1">
            <w:pPr>
              <w:spacing w:line="240" w:lineRule="auto"/>
              <w:ind w:firstLineChars="0" w:firstLine="0"/>
              <w:jc w:val="left"/>
              <w:rPr>
                <w:sz w:val="21"/>
              </w:rPr>
            </w:pPr>
            <w:r>
              <w:rPr>
                <w:rFonts w:hint="eastAsia"/>
                <w:sz w:val="21"/>
              </w:rPr>
              <w:t>交易所</w:t>
            </w:r>
          </w:p>
        </w:tc>
      </w:tr>
      <w:tr w:rsidR="000E6590" w:rsidRPr="005F0B97" w14:paraId="41218240" w14:textId="77777777" w:rsidTr="00422593">
        <w:trPr>
          <w:trHeight w:val="340"/>
          <w:jc w:val="center"/>
        </w:trPr>
        <w:tc>
          <w:tcPr>
            <w:tcW w:w="1345" w:type="dxa"/>
          </w:tcPr>
          <w:p w14:paraId="7DAB12B2" w14:textId="68D391CB" w:rsidR="000E6590" w:rsidRDefault="000E6590" w:rsidP="002344F1">
            <w:pPr>
              <w:spacing w:line="240" w:lineRule="auto"/>
              <w:ind w:firstLineChars="6" w:firstLine="13"/>
              <w:jc w:val="left"/>
              <w:rPr>
                <w:sz w:val="21"/>
              </w:rPr>
            </w:pPr>
            <w:r>
              <w:rPr>
                <w:rFonts w:hint="eastAsia"/>
                <w:sz w:val="21"/>
              </w:rPr>
              <w:t>V1.06</w:t>
            </w:r>
          </w:p>
        </w:tc>
        <w:tc>
          <w:tcPr>
            <w:tcW w:w="1688" w:type="dxa"/>
          </w:tcPr>
          <w:p w14:paraId="26F91F6A" w14:textId="3F51931A" w:rsidR="000E6590" w:rsidRDefault="000E6590" w:rsidP="002344F1">
            <w:pPr>
              <w:spacing w:line="240" w:lineRule="auto"/>
              <w:ind w:firstLineChars="0" w:firstLine="0"/>
              <w:jc w:val="left"/>
              <w:rPr>
                <w:sz w:val="21"/>
              </w:rPr>
            </w:pPr>
            <w:r>
              <w:rPr>
                <w:rFonts w:hint="eastAsia"/>
                <w:sz w:val="21"/>
              </w:rPr>
              <w:t>2</w:t>
            </w:r>
            <w:r>
              <w:rPr>
                <w:sz w:val="21"/>
              </w:rPr>
              <w:t>019.7</w:t>
            </w:r>
          </w:p>
        </w:tc>
        <w:tc>
          <w:tcPr>
            <w:tcW w:w="4509" w:type="dxa"/>
          </w:tcPr>
          <w:p w14:paraId="566608AC" w14:textId="77777777" w:rsidR="000E6590" w:rsidRDefault="00DD2BDC" w:rsidP="002344F1">
            <w:pPr>
              <w:pStyle w:val="afc"/>
              <w:spacing w:before="0" w:beforeAutospacing="0" w:after="0" w:afterAutospacing="0"/>
              <w:rPr>
                <w:sz w:val="21"/>
              </w:rPr>
            </w:pPr>
            <w:r>
              <w:rPr>
                <w:rFonts w:hint="eastAsia"/>
                <w:sz w:val="21"/>
              </w:rPr>
              <w:t>1、根据国密改造开发设计修订；</w:t>
            </w:r>
          </w:p>
          <w:p w14:paraId="7971DDC1" w14:textId="3EAE604F" w:rsidR="0090019B" w:rsidRDefault="00DD2BDC" w:rsidP="0090019B">
            <w:pPr>
              <w:pStyle w:val="afc"/>
              <w:spacing w:before="0" w:beforeAutospacing="0" w:after="0" w:afterAutospacing="0"/>
              <w:rPr>
                <w:sz w:val="21"/>
              </w:rPr>
            </w:pPr>
            <w:r>
              <w:rPr>
                <w:rFonts w:hint="eastAsia"/>
                <w:sz w:val="21"/>
              </w:rPr>
              <w:t>2、</w:t>
            </w:r>
            <w:r w:rsidR="0090019B">
              <w:rPr>
                <w:rFonts w:hint="eastAsia"/>
                <w:sz w:val="21"/>
              </w:rPr>
              <w:t>租借申报提交、租借申报查询、租借登记查询中增加“K60租借预申报编号”</w:t>
            </w:r>
          </w:p>
          <w:p w14:paraId="42B19050" w14:textId="1E6D87DD" w:rsidR="0090019B" w:rsidRDefault="0090019B" w:rsidP="0090019B">
            <w:pPr>
              <w:pStyle w:val="afc"/>
              <w:spacing w:before="0" w:beforeAutospacing="0" w:after="0" w:afterAutospacing="0"/>
              <w:rPr>
                <w:sz w:val="21"/>
              </w:rPr>
            </w:pPr>
            <w:r>
              <w:rPr>
                <w:rFonts w:hint="eastAsia"/>
                <w:sz w:val="21"/>
              </w:rPr>
              <w:t>3、租借续租申报提交、租借续租查询中增加“K61租借续租预申报编号”</w:t>
            </w:r>
          </w:p>
          <w:p w14:paraId="3E36FCF3" w14:textId="7078F7D6" w:rsidR="00D06D12" w:rsidRDefault="0090019B" w:rsidP="0090019B">
            <w:pPr>
              <w:pStyle w:val="afc"/>
              <w:spacing w:before="0" w:beforeAutospacing="0" w:after="0" w:afterAutospacing="0"/>
              <w:rPr>
                <w:sz w:val="21"/>
              </w:rPr>
            </w:pPr>
            <w:r>
              <w:rPr>
                <w:sz w:val="21"/>
              </w:rPr>
              <w:t>4</w:t>
            </w:r>
            <w:r w:rsidR="00D06D12">
              <w:rPr>
                <w:rFonts w:hint="eastAsia"/>
                <w:sz w:val="21"/>
              </w:rPr>
              <w:t>、租借还金申报请求中F63租借利息由M改为O-可选，且可以为0</w:t>
            </w:r>
          </w:p>
        </w:tc>
        <w:tc>
          <w:tcPr>
            <w:tcW w:w="1473" w:type="dxa"/>
          </w:tcPr>
          <w:p w14:paraId="5E92CF24" w14:textId="3269FA79" w:rsidR="000E6590" w:rsidRDefault="0068247F" w:rsidP="002344F1">
            <w:pPr>
              <w:spacing w:line="240" w:lineRule="auto"/>
              <w:ind w:firstLineChars="0" w:firstLine="0"/>
              <w:jc w:val="left"/>
              <w:rPr>
                <w:sz w:val="21"/>
              </w:rPr>
            </w:pPr>
            <w:r>
              <w:rPr>
                <w:rFonts w:hint="eastAsia"/>
                <w:sz w:val="21"/>
              </w:rPr>
              <w:t>交易所</w:t>
            </w:r>
          </w:p>
        </w:tc>
      </w:tr>
      <w:tr w:rsidR="00843D05" w:rsidRPr="005F0B97" w14:paraId="130685D6" w14:textId="77777777" w:rsidTr="00422593">
        <w:trPr>
          <w:trHeight w:val="340"/>
          <w:jc w:val="center"/>
          <w:ins w:id="0" w:author="拓跋 小宝" w:date="2019-09-19T11:14:00Z"/>
        </w:trPr>
        <w:tc>
          <w:tcPr>
            <w:tcW w:w="1345" w:type="dxa"/>
          </w:tcPr>
          <w:p w14:paraId="4F7311C5" w14:textId="5F417063" w:rsidR="00843D05" w:rsidRDefault="00843D05" w:rsidP="002344F1">
            <w:pPr>
              <w:spacing w:line="240" w:lineRule="auto"/>
              <w:ind w:firstLineChars="6" w:firstLine="13"/>
              <w:jc w:val="left"/>
              <w:rPr>
                <w:ins w:id="1" w:author="拓跋 小宝" w:date="2019-09-19T11:14:00Z"/>
                <w:rFonts w:hint="eastAsia"/>
                <w:sz w:val="21"/>
              </w:rPr>
            </w:pPr>
            <w:ins w:id="2" w:author="拓跋 小宝" w:date="2019-09-19T11:14:00Z">
              <w:r>
                <w:rPr>
                  <w:rFonts w:hint="eastAsia"/>
                  <w:sz w:val="21"/>
                </w:rPr>
                <w:t>V1.07</w:t>
              </w:r>
            </w:ins>
          </w:p>
        </w:tc>
        <w:tc>
          <w:tcPr>
            <w:tcW w:w="1688" w:type="dxa"/>
          </w:tcPr>
          <w:p w14:paraId="0C7D9CBE" w14:textId="70561EC3" w:rsidR="00843D05" w:rsidRDefault="00843D05" w:rsidP="002344F1">
            <w:pPr>
              <w:spacing w:line="240" w:lineRule="auto"/>
              <w:ind w:firstLineChars="0" w:firstLine="0"/>
              <w:jc w:val="left"/>
              <w:rPr>
                <w:ins w:id="3" w:author="拓跋 小宝" w:date="2019-09-19T11:14:00Z"/>
                <w:rFonts w:hint="eastAsia"/>
                <w:sz w:val="21"/>
              </w:rPr>
            </w:pPr>
            <w:ins w:id="4" w:author="拓跋 小宝" w:date="2019-09-19T11:14:00Z">
              <w:r>
                <w:rPr>
                  <w:rFonts w:hint="eastAsia"/>
                  <w:sz w:val="21"/>
                </w:rPr>
                <w:t>2</w:t>
              </w:r>
              <w:r>
                <w:rPr>
                  <w:sz w:val="21"/>
                </w:rPr>
                <w:t>019.9</w:t>
              </w:r>
            </w:ins>
          </w:p>
        </w:tc>
        <w:tc>
          <w:tcPr>
            <w:tcW w:w="4509" w:type="dxa"/>
          </w:tcPr>
          <w:p w14:paraId="41B4B87B" w14:textId="77777777" w:rsidR="00843D05" w:rsidRDefault="00714DC4" w:rsidP="002344F1">
            <w:pPr>
              <w:pStyle w:val="afc"/>
              <w:spacing w:before="0" w:beforeAutospacing="0" w:after="0" w:afterAutospacing="0"/>
              <w:rPr>
                <w:ins w:id="5" w:author="拓跋 小宝" w:date="2019-09-19T11:19:00Z"/>
                <w:sz w:val="21"/>
              </w:rPr>
            </w:pPr>
            <w:ins w:id="6" w:author="拓跋 小宝" w:date="2019-09-19T11:19:00Z">
              <w:r>
                <w:rPr>
                  <w:rFonts w:hint="eastAsia"/>
                  <w:sz w:val="21"/>
                </w:rPr>
                <w:t>1、租借申报提交中</w:t>
              </w:r>
              <w:r>
                <w:rPr>
                  <w:rFonts w:hint="eastAsia"/>
                  <w:sz w:val="21"/>
                </w:rPr>
                <w:t>“K60租借预申报编号”</w:t>
              </w:r>
              <w:r>
                <w:rPr>
                  <w:rFonts w:hint="eastAsia"/>
                  <w:sz w:val="21"/>
                </w:rPr>
                <w:t>的应答字段删除；</w:t>
              </w:r>
            </w:ins>
          </w:p>
          <w:p w14:paraId="49F2E743" w14:textId="66BB18E2" w:rsidR="00714DC4" w:rsidRDefault="00714DC4" w:rsidP="002344F1">
            <w:pPr>
              <w:pStyle w:val="afc"/>
              <w:spacing w:before="0" w:beforeAutospacing="0" w:after="0" w:afterAutospacing="0"/>
              <w:rPr>
                <w:ins w:id="7" w:author="拓跋 小宝" w:date="2019-09-19T11:14:00Z"/>
                <w:rFonts w:hint="eastAsia"/>
                <w:sz w:val="21"/>
              </w:rPr>
            </w:pPr>
            <w:ins w:id="8" w:author="拓跋 小宝" w:date="2019-09-19T11:19:00Z">
              <w:r>
                <w:rPr>
                  <w:rFonts w:hint="eastAsia"/>
                  <w:sz w:val="21"/>
                </w:rPr>
                <w:t>2、</w:t>
              </w:r>
              <w:r>
                <w:rPr>
                  <w:rFonts w:hint="eastAsia"/>
                  <w:sz w:val="21"/>
                </w:rPr>
                <w:t>租借续租申报提交</w:t>
              </w:r>
              <w:r>
                <w:rPr>
                  <w:rFonts w:hint="eastAsia"/>
                  <w:sz w:val="21"/>
                </w:rPr>
                <w:t>中</w:t>
              </w:r>
              <w:r>
                <w:rPr>
                  <w:rFonts w:hint="eastAsia"/>
                  <w:sz w:val="21"/>
                </w:rPr>
                <w:t>“K61租借续租预申报编号”</w:t>
              </w:r>
              <w:r>
                <w:rPr>
                  <w:rFonts w:hint="eastAsia"/>
                  <w:sz w:val="21"/>
                </w:rPr>
                <w:t xml:space="preserve"> </w:t>
              </w:r>
              <w:r>
                <w:rPr>
                  <w:rFonts w:hint="eastAsia"/>
                  <w:sz w:val="21"/>
                </w:rPr>
                <w:t>的应答字段删除</w:t>
              </w:r>
              <w:r>
                <w:rPr>
                  <w:rFonts w:hint="eastAsia"/>
                  <w:sz w:val="21"/>
                </w:rPr>
                <w:t>；</w:t>
              </w:r>
            </w:ins>
            <w:bookmarkStart w:id="9" w:name="_GoBack"/>
            <w:bookmarkEnd w:id="9"/>
          </w:p>
        </w:tc>
        <w:tc>
          <w:tcPr>
            <w:tcW w:w="1473" w:type="dxa"/>
          </w:tcPr>
          <w:p w14:paraId="069EBEB3" w14:textId="5E69A78A" w:rsidR="00843D05" w:rsidRDefault="00843D05" w:rsidP="002344F1">
            <w:pPr>
              <w:spacing w:line="240" w:lineRule="auto"/>
              <w:ind w:firstLineChars="0" w:firstLine="0"/>
              <w:jc w:val="left"/>
              <w:rPr>
                <w:ins w:id="10" w:author="拓跋 小宝" w:date="2019-09-19T11:14:00Z"/>
                <w:rFonts w:hint="eastAsia"/>
                <w:sz w:val="21"/>
              </w:rPr>
            </w:pPr>
            <w:ins w:id="11" w:author="拓跋 小宝" w:date="2019-09-19T11:14:00Z">
              <w:r>
                <w:rPr>
                  <w:rFonts w:hint="eastAsia"/>
                  <w:sz w:val="21"/>
                </w:rPr>
                <w:t>交易所</w:t>
              </w:r>
            </w:ins>
          </w:p>
        </w:tc>
      </w:tr>
    </w:tbl>
    <w:p w14:paraId="5847A116" w14:textId="77777777" w:rsidR="0018398F" w:rsidRPr="00971F3B" w:rsidRDefault="0018398F" w:rsidP="007741AB">
      <w:pPr>
        <w:widowControl/>
        <w:ind w:firstLine="480"/>
        <w:jc w:val="left"/>
      </w:pPr>
    </w:p>
    <w:p w14:paraId="4EFBB0C4" w14:textId="77777777" w:rsidR="0018398F" w:rsidRDefault="0018398F">
      <w:pPr>
        <w:widowControl/>
        <w:spacing w:line="240" w:lineRule="auto"/>
        <w:ind w:firstLineChars="0" w:firstLine="0"/>
        <w:jc w:val="left"/>
      </w:pPr>
      <w:r>
        <w:br w:type="page"/>
      </w:r>
    </w:p>
    <w:sdt>
      <w:sdtPr>
        <w:rPr>
          <w:rFonts w:asciiTheme="minorHAnsi" w:eastAsiaTheme="minorEastAsia" w:hAnsiTheme="minorHAnsi" w:cstheme="minorBidi"/>
          <w:b w:val="0"/>
          <w:bCs w:val="0"/>
          <w:color w:val="auto"/>
          <w:kern w:val="2"/>
          <w:sz w:val="24"/>
          <w:szCs w:val="22"/>
          <w:lang w:val="zh-CN"/>
        </w:rPr>
        <w:id w:val="1925837337"/>
        <w:docPartObj>
          <w:docPartGallery w:val="Table of Contents"/>
          <w:docPartUnique/>
        </w:docPartObj>
      </w:sdtPr>
      <w:sdtEndPr/>
      <w:sdtContent>
        <w:p w14:paraId="28B93EFF" w14:textId="77777777" w:rsidR="0018398F" w:rsidRDefault="0018398F" w:rsidP="0026326F">
          <w:pPr>
            <w:pStyle w:val="TOC"/>
            <w:ind w:firstLine="480"/>
            <w:jc w:val="center"/>
          </w:pPr>
          <w:r>
            <w:rPr>
              <w:lang w:val="zh-CN"/>
            </w:rPr>
            <w:t>目</w:t>
          </w:r>
          <w:r w:rsidR="0026326F">
            <w:rPr>
              <w:rFonts w:hint="eastAsia"/>
              <w:lang w:val="zh-CN"/>
            </w:rPr>
            <w:t xml:space="preserve">  </w:t>
          </w:r>
          <w:r>
            <w:rPr>
              <w:lang w:val="zh-CN"/>
            </w:rPr>
            <w:t>录</w:t>
          </w:r>
        </w:p>
        <w:p w14:paraId="7AFA3B01" w14:textId="77777777" w:rsidR="00D95637" w:rsidRDefault="0018398F">
          <w:pPr>
            <w:pStyle w:val="11"/>
            <w:tabs>
              <w:tab w:val="left" w:pos="1260"/>
              <w:tab w:val="right" w:leader="dot" w:pos="8296"/>
            </w:tabs>
            <w:ind w:firstLine="480"/>
            <w:rPr>
              <w:noProof/>
              <w:sz w:val="21"/>
            </w:rPr>
          </w:pPr>
          <w:r>
            <w:fldChar w:fldCharType="begin"/>
          </w:r>
          <w:r>
            <w:instrText xml:space="preserve"> TOC \o "1-3" \h \z \u </w:instrText>
          </w:r>
          <w:r>
            <w:fldChar w:fldCharType="separate"/>
          </w:r>
          <w:hyperlink w:anchor="_Toc475106217" w:history="1">
            <w:r w:rsidR="00D95637" w:rsidRPr="007F354F">
              <w:rPr>
                <w:rStyle w:val="aa"/>
                <w:noProof/>
              </w:rPr>
              <w:t>1</w:t>
            </w:r>
            <w:r w:rsidR="00D95637">
              <w:rPr>
                <w:noProof/>
                <w:sz w:val="21"/>
              </w:rPr>
              <w:tab/>
            </w:r>
            <w:r w:rsidR="00D95637" w:rsidRPr="007F354F">
              <w:rPr>
                <w:rStyle w:val="aa"/>
                <w:rFonts w:hint="eastAsia"/>
                <w:noProof/>
              </w:rPr>
              <w:t>前言</w:t>
            </w:r>
            <w:r w:rsidR="00D95637">
              <w:rPr>
                <w:noProof/>
                <w:webHidden/>
              </w:rPr>
              <w:tab/>
            </w:r>
            <w:r w:rsidR="00D95637">
              <w:rPr>
                <w:noProof/>
                <w:webHidden/>
              </w:rPr>
              <w:fldChar w:fldCharType="begin"/>
            </w:r>
            <w:r w:rsidR="00D95637">
              <w:rPr>
                <w:noProof/>
                <w:webHidden/>
              </w:rPr>
              <w:instrText xml:space="preserve"> PAGEREF _Toc475106217 \h </w:instrText>
            </w:r>
            <w:r w:rsidR="00D95637">
              <w:rPr>
                <w:noProof/>
                <w:webHidden/>
              </w:rPr>
            </w:r>
            <w:r w:rsidR="00D95637">
              <w:rPr>
                <w:noProof/>
                <w:webHidden/>
              </w:rPr>
              <w:fldChar w:fldCharType="separate"/>
            </w:r>
            <w:r w:rsidR="00D95637">
              <w:rPr>
                <w:noProof/>
                <w:webHidden/>
              </w:rPr>
              <w:t>6</w:t>
            </w:r>
            <w:r w:rsidR="00D95637">
              <w:rPr>
                <w:noProof/>
                <w:webHidden/>
              </w:rPr>
              <w:fldChar w:fldCharType="end"/>
            </w:r>
          </w:hyperlink>
        </w:p>
        <w:p w14:paraId="6CB68CF2" w14:textId="77777777" w:rsidR="00D95637" w:rsidRDefault="00B65071">
          <w:pPr>
            <w:pStyle w:val="21"/>
            <w:tabs>
              <w:tab w:val="left" w:pos="1680"/>
              <w:tab w:val="right" w:leader="dot" w:pos="8296"/>
            </w:tabs>
            <w:ind w:left="480" w:firstLine="480"/>
            <w:rPr>
              <w:noProof/>
              <w:sz w:val="21"/>
            </w:rPr>
          </w:pPr>
          <w:hyperlink w:anchor="_Toc475106218" w:history="1">
            <w:r w:rsidR="00D95637" w:rsidRPr="007F354F">
              <w:rPr>
                <w:rStyle w:val="aa"/>
                <w:noProof/>
              </w:rPr>
              <w:t>1.1</w:t>
            </w:r>
            <w:r w:rsidR="00D95637">
              <w:rPr>
                <w:noProof/>
                <w:sz w:val="21"/>
              </w:rPr>
              <w:tab/>
            </w:r>
            <w:r w:rsidR="00D95637" w:rsidRPr="007F354F">
              <w:rPr>
                <w:rStyle w:val="aa"/>
                <w:rFonts w:hint="eastAsia"/>
                <w:noProof/>
              </w:rPr>
              <w:t>目标和范围</w:t>
            </w:r>
            <w:r w:rsidR="00D95637">
              <w:rPr>
                <w:noProof/>
                <w:webHidden/>
              </w:rPr>
              <w:tab/>
            </w:r>
            <w:r w:rsidR="00D95637">
              <w:rPr>
                <w:noProof/>
                <w:webHidden/>
              </w:rPr>
              <w:fldChar w:fldCharType="begin"/>
            </w:r>
            <w:r w:rsidR="00D95637">
              <w:rPr>
                <w:noProof/>
                <w:webHidden/>
              </w:rPr>
              <w:instrText xml:space="preserve"> PAGEREF _Toc475106218 \h </w:instrText>
            </w:r>
            <w:r w:rsidR="00D95637">
              <w:rPr>
                <w:noProof/>
                <w:webHidden/>
              </w:rPr>
            </w:r>
            <w:r w:rsidR="00D95637">
              <w:rPr>
                <w:noProof/>
                <w:webHidden/>
              </w:rPr>
              <w:fldChar w:fldCharType="separate"/>
            </w:r>
            <w:r w:rsidR="00D95637">
              <w:rPr>
                <w:noProof/>
                <w:webHidden/>
              </w:rPr>
              <w:t>6</w:t>
            </w:r>
            <w:r w:rsidR="00D95637">
              <w:rPr>
                <w:noProof/>
                <w:webHidden/>
              </w:rPr>
              <w:fldChar w:fldCharType="end"/>
            </w:r>
          </w:hyperlink>
        </w:p>
        <w:p w14:paraId="324A1C39" w14:textId="77777777" w:rsidR="00D95637" w:rsidRDefault="00B65071">
          <w:pPr>
            <w:pStyle w:val="21"/>
            <w:tabs>
              <w:tab w:val="left" w:pos="1680"/>
              <w:tab w:val="right" w:leader="dot" w:pos="8296"/>
            </w:tabs>
            <w:ind w:left="480" w:firstLine="480"/>
            <w:rPr>
              <w:noProof/>
              <w:sz w:val="21"/>
            </w:rPr>
          </w:pPr>
          <w:hyperlink w:anchor="_Toc475106219" w:history="1">
            <w:r w:rsidR="00D95637" w:rsidRPr="007F354F">
              <w:rPr>
                <w:rStyle w:val="aa"/>
                <w:noProof/>
              </w:rPr>
              <w:t>1.2</w:t>
            </w:r>
            <w:r w:rsidR="00D95637">
              <w:rPr>
                <w:noProof/>
                <w:sz w:val="21"/>
              </w:rPr>
              <w:tab/>
            </w:r>
            <w:r w:rsidR="00D95637" w:rsidRPr="007F354F">
              <w:rPr>
                <w:rStyle w:val="aa"/>
                <w:rFonts w:hint="eastAsia"/>
                <w:noProof/>
              </w:rPr>
              <w:t>读者对象</w:t>
            </w:r>
            <w:r w:rsidR="00D95637">
              <w:rPr>
                <w:noProof/>
                <w:webHidden/>
              </w:rPr>
              <w:tab/>
            </w:r>
            <w:r w:rsidR="00D95637">
              <w:rPr>
                <w:noProof/>
                <w:webHidden/>
              </w:rPr>
              <w:fldChar w:fldCharType="begin"/>
            </w:r>
            <w:r w:rsidR="00D95637">
              <w:rPr>
                <w:noProof/>
                <w:webHidden/>
              </w:rPr>
              <w:instrText xml:space="preserve"> PAGEREF _Toc475106219 \h </w:instrText>
            </w:r>
            <w:r w:rsidR="00D95637">
              <w:rPr>
                <w:noProof/>
                <w:webHidden/>
              </w:rPr>
            </w:r>
            <w:r w:rsidR="00D95637">
              <w:rPr>
                <w:noProof/>
                <w:webHidden/>
              </w:rPr>
              <w:fldChar w:fldCharType="separate"/>
            </w:r>
            <w:r w:rsidR="00D95637">
              <w:rPr>
                <w:noProof/>
                <w:webHidden/>
              </w:rPr>
              <w:t>6</w:t>
            </w:r>
            <w:r w:rsidR="00D95637">
              <w:rPr>
                <w:noProof/>
                <w:webHidden/>
              </w:rPr>
              <w:fldChar w:fldCharType="end"/>
            </w:r>
          </w:hyperlink>
        </w:p>
        <w:p w14:paraId="6029775E" w14:textId="77777777" w:rsidR="00D95637" w:rsidRDefault="00B65071">
          <w:pPr>
            <w:pStyle w:val="21"/>
            <w:tabs>
              <w:tab w:val="left" w:pos="1680"/>
              <w:tab w:val="right" w:leader="dot" w:pos="8296"/>
            </w:tabs>
            <w:ind w:left="480" w:firstLine="480"/>
            <w:rPr>
              <w:noProof/>
              <w:sz w:val="21"/>
            </w:rPr>
          </w:pPr>
          <w:hyperlink w:anchor="_Toc475106220" w:history="1">
            <w:r w:rsidR="00D95637" w:rsidRPr="007F354F">
              <w:rPr>
                <w:rStyle w:val="aa"/>
                <w:noProof/>
              </w:rPr>
              <w:t>1.3</w:t>
            </w:r>
            <w:r w:rsidR="00D95637">
              <w:rPr>
                <w:noProof/>
                <w:sz w:val="21"/>
              </w:rPr>
              <w:tab/>
            </w:r>
            <w:r w:rsidR="00D95637" w:rsidRPr="007F354F">
              <w:rPr>
                <w:rStyle w:val="aa"/>
                <w:rFonts w:hint="eastAsia"/>
                <w:noProof/>
              </w:rPr>
              <w:t>参考文档</w:t>
            </w:r>
            <w:r w:rsidR="00D95637">
              <w:rPr>
                <w:noProof/>
                <w:webHidden/>
              </w:rPr>
              <w:tab/>
            </w:r>
            <w:r w:rsidR="00D95637">
              <w:rPr>
                <w:noProof/>
                <w:webHidden/>
              </w:rPr>
              <w:fldChar w:fldCharType="begin"/>
            </w:r>
            <w:r w:rsidR="00D95637">
              <w:rPr>
                <w:noProof/>
                <w:webHidden/>
              </w:rPr>
              <w:instrText xml:space="preserve"> PAGEREF _Toc475106220 \h </w:instrText>
            </w:r>
            <w:r w:rsidR="00D95637">
              <w:rPr>
                <w:noProof/>
                <w:webHidden/>
              </w:rPr>
            </w:r>
            <w:r w:rsidR="00D95637">
              <w:rPr>
                <w:noProof/>
                <w:webHidden/>
              </w:rPr>
              <w:fldChar w:fldCharType="separate"/>
            </w:r>
            <w:r w:rsidR="00D95637">
              <w:rPr>
                <w:noProof/>
                <w:webHidden/>
              </w:rPr>
              <w:t>6</w:t>
            </w:r>
            <w:r w:rsidR="00D95637">
              <w:rPr>
                <w:noProof/>
                <w:webHidden/>
              </w:rPr>
              <w:fldChar w:fldCharType="end"/>
            </w:r>
          </w:hyperlink>
        </w:p>
        <w:p w14:paraId="31D547FC" w14:textId="77777777" w:rsidR="00D95637" w:rsidRDefault="00B65071">
          <w:pPr>
            <w:pStyle w:val="11"/>
            <w:tabs>
              <w:tab w:val="left" w:pos="1260"/>
              <w:tab w:val="right" w:leader="dot" w:pos="8296"/>
            </w:tabs>
            <w:ind w:firstLine="480"/>
            <w:rPr>
              <w:noProof/>
              <w:sz w:val="21"/>
            </w:rPr>
          </w:pPr>
          <w:hyperlink w:anchor="_Toc475106221" w:history="1">
            <w:r w:rsidR="00D95637" w:rsidRPr="007F354F">
              <w:rPr>
                <w:rStyle w:val="aa"/>
                <w:noProof/>
              </w:rPr>
              <w:t>2</w:t>
            </w:r>
            <w:r w:rsidR="00D95637">
              <w:rPr>
                <w:noProof/>
                <w:sz w:val="21"/>
              </w:rPr>
              <w:tab/>
            </w:r>
            <w:r w:rsidR="00D95637" w:rsidRPr="007F354F">
              <w:rPr>
                <w:rStyle w:val="aa"/>
                <w:rFonts w:hint="eastAsia"/>
                <w:noProof/>
              </w:rPr>
              <w:t>数据类型</w:t>
            </w:r>
            <w:r w:rsidR="00D95637">
              <w:rPr>
                <w:noProof/>
                <w:webHidden/>
              </w:rPr>
              <w:tab/>
            </w:r>
            <w:r w:rsidR="00D95637">
              <w:rPr>
                <w:noProof/>
                <w:webHidden/>
              </w:rPr>
              <w:fldChar w:fldCharType="begin"/>
            </w:r>
            <w:r w:rsidR="00D95637">
              <w:rPr>
                <w:noProof/>
                <w:webHidden/>
              </w:rPr>
              <w:instrText xml:space="preserve"> PAGEREF _Toc475106221 \h </w:instrText>
            </w:r>
            <w:r w:rsidR="00D95637">
              <w:rPr>
                <w:noProof/>
                <w:webHidden/>
              </w:rPr>
            </w:r>
            <w:r w:rsidR="00D95637">
              <w:rPr>
                <w:noProof/>
                <w:webHidden/>
              </w:rPr>
              <w:fldChar w:fldCharType="separate"/>
            </w:r>
            <w:r w:rsidR="00D95637">
              <w:rPr>
                <w:noProof/>
                <w:webHidden/>
              </w:rPr>
              <w:t>7</w:t>
            </w:r>
            <w:r w:rsidR="00D95637">
              <w:rPr>
                <w:noProof/>
                <w:webHidden/>
              </w:rPr>
              <w:fldChar w:fldCharType="end"/>
            </w:r>
          </w:hyperlink>
        </w:p>
        <w:p w14:paraId="5E376B88" w14:textId="77777777" w:rsidR="00D95637" w:rsidRDefault="00B65071">
          <w:pPr>
            <w:pStyle w:val="21"/>
            <w:tabs>
              <w:tab w:val="left" w:pos="1680"/>
              <w:tab w:val="right" w:leader="dot" w:pos="8296"/>
            </w:tabs>
            <w:ind w:left="480" w:firstLine="480"/>
            <w:rPr>
              <w:noProof/>
              <w:sz w:val="21"/>
            </w:rPr>
          </w:pPr>
          <w:hyperlink w:anchor="_Toc475106222" w:history="1">
            <w:r w:rsidR="00D95637" w:rsidRPr="007F354F">
              <w:rPr>
                <w:rStyle w:val="aa"/>
                <w:noProof/>
              </w:rPr>
              <w:t>2.1</w:t>
            </w:r>
            <w:r w:rsidR="00D95637">
              <w:rPr>
                <w:noProof/>
                <w:sz w:val="21"/>
              </w:rPr>
              <w:tab/>
            </w:r>
            <w:r w:rsidR="00D95637" w:rsidRPr="007F354F">
              <w:rPr>
                <w:rStyle w:val="aa"/>
                <w:rFonts w:hint="eastAsia"/>
                <w:noProof/>
              </w:rPr>
              <w:t>数据类型表示</w:t>
            </w:r>
            <w:r w:rsidR="00D95637">
              <w:rPr>
                <w:noProof/>
                <w:webHidden/>
              </w:rPr>
              <w:tab/>
            </w:r>
            <w:r w:rsidR="00D95637">
              <w:rPr>
                <w:noProof/>
                <w:webHidden/>
              </w:rPr>
              <w:fldChar w:fldCharType="begin"/>
            </w:r>
            <w:r w:rsidR="00D95637">
              <w:rPr>
                <w:noProof/>
                <w:webHidden/>
              </w:rPr>
              <w:instrText xml:space="preserve"> PAGEREF _Toc475106222 \h </w:instrText>
            </w:r>
            <w:r w:rsidR="00D95637">
              <w:rPr>
                <w:noProof/>
                <w:webHidden/>
              </w:rPr>
            </w:r>
            <w:r w:rsidR="00D95637">
              <w:rPr>
                <w:noProof/>
                <w:webHidden/>
              </w:rPr>
              <w:fldChar w:fldCharType="separate"/>
            </w:r>
            <w:r w:rsidR="00D95637">
              <w:rPr>
                <w:noProof/>
                <w:webHidden/>
              </w:rPr>
              <w:t>7</w:t>
            </w:r>
            <w:r w:rsidR="00D95637">
              <w:rPr>
                <w:noProof/>
                <w:webHidden/>
              </w:rPr>
              <w:fldChar w:fldCharType="end"/>
            </w:r>
          </w:hyperlink>
        </w:p>
        <w:p w14:paraId="0F252A35" w14:textId="77777777" w:rsidR="00D95637" w:rsidRDefault="00B65071">
          <w:pPr>
            <w:pStyle w:val="21"/>
            <w:tabs>
              <w:tab w:val="left" w:pos="1680"/>
              <w:tab w:val="right" w:leader="dot" w:pos="8296"/>
            </w:tabs>
            <w:ind w:left="480" w:firstLine="480"/>
            <w:rPr>
              <w:noProof/>
              <w:sz w:val="21"/>
            </w:rPr>
          </w:pPr>
          <w:hyperlink w:anchor="_Toc475106223" w:history="1">
            <w:r w:rsidR="00D95637" w:rsidRPr="007F354F">
              <w:rPr>
                <w:rStyle w:val="aa"/>
                <w:noProof/>
              </w:rPr>
              <w:t>2.2</w:t>
            </w:r>
            <w:r w:rsidR="00D95637">
              <w:rPr>
                <w:noProof/>
                <w:sz w:val="21"/>
              </w:rPr>
              <w:tab/>
            </w:r>
            <w:r w:rsidR="00D95637" w:rsidRPr="007F354F">
              <w:rPr>
                <w:rStyle w:val="aa"/>
                <w:rFonts w:hint="eastAsia"/>
                <w:noProof/>
              </w:rPr>
              <w:t>基本数据类型</w:t>
            </w:r>
            <w:r w:rsidR="00D95637">
              <w:rPr>
                <w:noProof/>
                <w:webHidden/>
              </w:rPr>
              <w:tab/>
            </w:r>
            <w:r w:rsidR="00D95637">
              <w:rPr>
                <w:noProof/>
                <w:webHidden/>
              </w:rPr>
              <w:fldChar w:fldCharType="begin"/>
            </w:r>
            <w:r w:rsidR="00D95637">
              <w:rPr>
                <w:noProof/>
                <w:webHidden/>
              </w:rPr>
              <w:instrText xml:space="preserve"> PAGEREF _Toc475106223 \h </w:instrText>
            </w:r>
            <w:r w:rsidR="00D95637">
              <w:rPr>
                <w:noProof/>
                <w:webHidden/>
              </w:rPr>
            </w:r>
            <w:r w:rsidR="00D95637">
              <w:rPr>
                <w:noProof/>
                <w:webHidden/>
              </w:rPr>
              <w:fldChar w:fldCharType="separate"/>
            </w:r>
            <w:r w:rsidR="00D95637">
              <w:rPr>
                <w:noProof/>
                <w:webHidden/>
              </w:rPr>
              <w:t>7</w:t>
            </w:r>
            <w:r w:rsidR="00D95637">
              <w:rPr>
                <w:noProof/>
                <w:webHidden/>
              </w:rPr>
              <w:fldChar w:fldCharType="end"/>
            </w:r>
          </w:hyperlink>
        </w:p>
        <w:p w14:paraId="1FD0F904" w14:textId="77777777" w:rsidR="00D95637" w:rsidRDefault="00B65071">
          <w:pPr>
            <w:pStyle w:val="21"/>
            <w:tabs>
              <w:tab w:val="left" w:pos="1680"/>
              <w:tab w:val="right" w:leader="dot" w:pos="8296"/>
            </w:tabs>
            <w:ind w:left="480" w:firstLine="480"/>
            <w:rPr>
              <w:noProof/>
              <w:sz w:val="21"/>
            </w:rPr>
          </w:pPr>
          <w:hyperlink w:anchor="_Toc475106224" w:history="1">
            <w:r w:rsidR="00D95637" w:rsidRPr="007F354F">
              <w:rPr>
                <w:rStyle w:val="aa"/>
                <w:noProof/>
              </w:rPr>
              <w:t>2.3</w:t>
            </w:r>
            <w:r w:rsidR="00D95637">
              <w:rPr>
                <w:noProof/>
                <w:sz w:val="21"/>
              </w:rPr>
              <w:tab/>
            </w:r>
            <w:r w:rsidR="00D95637" w:rsidRPr="007F354F">
              <w:rPr>
                <w:rStyle w:val="aa"/>
                <w:rFonts w:hint="eastAsia"/>
                <w:noProof/>
              </w:rPr>
              <w:t>复合数据类型</w:t>
            </w:r>
            <w:r w:rsidR="00D95637">
              <w:rPr>
                <w:noProof/>
                <w:webHidden/>
              </w:rPr>
              <w:tab/>
            </w:r>
            <w:r w:rsidR="00D95637">
              <w:rPr>
                <w:noProof/>
                <w:webHidden/>
              </w:rPr>
              <w:fldChar w:fldCharType="begin"/>
            </w:r>
            <w:r w:rsidR="00D95637">
              <w:rPr>
                <w:noProof/>
                <w:webHidden/>
              </w:rPr>
              <w:instrText xml:space="preserve"> PAGEREF _Toc475106224 \h </w:instrText>
            </w:r>
            <w:r w:rsidR="00D95637">
              <w:rPr>
                <w:noProof/>
                <w:webHidden/>
              </w:rPr>
            </w:r>
            <w:r w:rsidR="00D95637">
              <w:rPr>
                <w:noProof/>
                <w:webHidden/>
              </w:rPr>
              <w:fldChar w:fldCharType="separate"/>
            </w:r>
            <w:r w:rsidR="00D95637">
              <w:rPr>
                <w:noProof/>
                <w:webHidden/>
              </w:rPr>
              <w:t>7</w:t>
            </w:r>
            <w:r w:rsidR="00D95637">
              <w:rPr>
                <w:noProof/>
                <w:webHidden/>
              </w:rPr>
              <w:fldChar w:fldCharType="end"/>
            </w:r>
          </w:hyperlink>
        </w:p>
        <w:p w14:paraId="2EEDC60D" w14:textId="77777777" w:rsidR="00D95637" w:rsidRDefault="00B65071">
          <w:pPr>
            <w:pStyle w:val="31"/>
            <w:tabs>
              <w:tab w:val="left" w:pos="2100"/>
              <w:tab w:val="right" w:leader="dot" w:pos="8296"/>
            </w:tabs>
            <w:ind w:left="960" w:firstLine="480"/>
            <w:rPr>
              <w:noProof/>
              <w:sz w:val="21"/>
            </w:rPr>
          </w:pPr>
          <w:hyperlink w:anchor="_Toc475106225" w:history="1">
            <w:r w:rsidR="00D95637" w:rsidRPr="007F354F">
              <w:rPr>
                <w:rStyle w:val="aa"/>
                <w:noProof/>
              </w:rPr>
              <w:t>2.3.1</w:t>
            </w:r>
            <w:r w:rsidR="00D95637">
              <w:rPr>
                <w:noProof/>
                <w:sz w:val="21"/>
              </w:rPr>
              <w:tab/>
            </w:r>
            <w:r w:rsidR="00D95637" w:rsidRPr="007F354F">
              <w:rPr>
                <w:rStyle w:val="aa"/>
                <w:rFonts w:hint="eastAsia"/>
                <w:noProof/>
              </w:rPr>
              <w:t>数组类型</w:t>
            </w:r>
            <w:r w:rsidR="00D95637">
              <w:rPr>
                <w:noProof/>
                <w:webHidden/>
              </w:rPr>
              <w:tab/>
            </w:r>
            <w:r w:rsidR="00D95637">
              <w:rPr>
                <w:noProof/>
                <w:webHidden/>
              </w:rPr>
              <w:fldChar w:fldCharType="begin"/>
            </w:r>
            <w:r w:rsidR="00D95637">
              <w:rPr>
                <w:noProof/>
                <w:webHidden/>
              </w:rPr>
              <w:instrText xml:space="preserve"> PAGEREF _Toc475106225 \h </w:instrText>
            </w:r>
            <w:r w:rsidR="00D95637">
              <w:rPr>
                <w:noProof/>
                <w:webHidden/>
              </w:rPr>
            </w:r>
            <w:r w:rsidR="00D95637">
              <w:rPr>
                <w:noProof/>
                <w:webHidden/>
              </w:rPr>
              <w:fldChar w:fldCharType="separate"/>
            </w:r>
            <w:r w:rsidR="00D95637">
              <w:rPr>
                <w:noProof/>
                <w:webHidden/>
              </w:rPr>
              <w:t>7</w:t>
            </w:r>
            <w:r w:rsidR="00D95637">
              <w:rPr>
                <w:noProof/>
                <w:webHidden/>
              </w:rPr>
              <w:fldChar w:fldCharType="end"/>
            </w:r>
          </w:hyperlink>
        </w:p>
        <w:p w14:paraId="72D3B204" w14:textId="77777777" w:rsidR="00D95637" w:rsidRDefault="00B65071">
          <w:pPr>
            <w:pStyle w:val="31"/>
            <w:tabs>
              <w:tab w:val="left" w:pos="2100"/>
              <w:tab w:val="right" w:leader="dot" w:pos="8296"/>
            </w:tabs>
            <w:ind w:left="960" w:firstLine="480"/>
            <w:rPr>
              <w:noProof/>
              <w:sz w:val="21"/>
            </w:rPr>
          </w:pPr>
          <w:hyperlink w:anchor="_Toc475106226" w:history="1">
            <w:r w:rsidR="00D95637" w:rsidRPr="007F354F">
              <w:rPr>
                <w:rStyle w:val="aa"/>
                <w:noProof/>
              </w:rPr>
              <w:t>2.3.2</w:t>
            </w:r>
            <w:r w:rsidR="00D95637">
              <w:rPr>
                <w:noProof/>
                <w:sz w:val="21"/>
              </w:rPr>
              <w:tab/>
            </w:r>
            <w:r w:rsidR="00D95637" w:rsidRPr="007F354F">
              <w:rPr>
                <w:rStyle w:val="aa"/>
                <w:rFonts w:hint="eastAsia"/>
                <w:noProof/>
              </w:rPr>
              <w:t>哈希类型</w:t>
            </w:r>
            <w:r w:rsidR="00D95637">
              <w:rPr>
                <w:noProof/>
                <w:webHidden/>
              </w:rPr>
              <w:tab/>
            </w:r>
            <w:r w:rsidR="00D95637">
              <w:rPr>
                <w:noProof/>
                <w:webHidden/>
              </w:rPr>
              <w:fldChar w:fldCharType="begin"/>
            </w:r>
            <w:r w:rsidR="00D95637">
              <w:rPr>
                <w:noProof/>
                <w:webHidden/>
              </w:rPr>
              <w:instrText xml:space="preserve"> PAGEREF _Toc475106226 \h </w:instrText>
            </w:r>
            <w:r w:rsidR="00D95637">
              <w:rPr>
                <w:noProof/>
                <w:webHidden/>
              </w:rPr>
            </w:r>
            <w:r w:rsidR="00D95637">
              <w:rPr>
                <w:noProof/>
                <w:webHidden/>
              </w:rPr>
              <w:fldChar w:fldCharType="separate"/>
            </w:r>
            <w:r w:rsidR="00D95637">
              <w:rPr>
                <w:noProof/>
                <w:webHidden/>
              </w:rPr>
              <w:t>8</w:t>
            </w:r>
            <w:r w:rsidR="00D95637">
              <w:rPr>
                <w:noProof/>
                <w:webHidden/>
              </w:rPr>
              <w:fldChar w:fldCharType="end"/>
            </w:r>
          </w:hyperlink>
        </w:p>
        <w:p w14:paraId="3E6146BA" w14:textId="77777777" w:rsidR="00D95637" w:rsidRDefault="00B65071">
          <w:pPr>
            <w:pStyle w:val="11"/>
            <w:tabs>
              <w:tab w:val="left" w:pos="1260"/>
              <w:tab w:val="right" w:leader="dot" w:pos="8296"/>
            </w:tabs>
            <w:ind w:firstLine="480"/>
            <w:rPr>
              <w:noProof/>
              <w:sz w:val="21"/>
            </w:rPr>
          </w:pPr>
          <w:hyperlink w:anchor="_Toc475106227" w:history="1">
            <w:r w:rsidR="00D95637" w:rsidRPr="007F354F">
              <w:rPr>
                <w:rStyle w:val="aa"/>
                <w:noProof/>
              </w:rPr>
              <w:t>3</w:t>
            </w:r>
            <w:r w:rsidR="00D95637">
              <w:rPr>
                <w:noProof/>
                <w:sz w:val="21"/>
              </w:rPr>
              <w:tab/>
            </w:r>
            <w:r w:rsidR="00D95637" w:rsidRPr="007F354F">
              <w:rPr>
                <w:rStyle w:val="aa"/>
                <w:rFonts w:hint="eastAsia"/>
                <w:noProof/>
              </w:rPr>
              <w:t>消息类型</w:t>
            </w:r>
            <w:r w:rsidR="00D95637">
              <w:rPr>
                <w:noProof/>
                <w:webHidden/>
              </w:rPr>
              <w:tab/>
            </w:r>
            <w:r w:rsidR="00D95637">
              <w:rPr>
                <w:noProof/>
                <w:webHidden/>
              </w:rPr>
              <w:fldChar w:fldCharType="begin"/>
            </w:r>
            <w:r w:rsidR="00D95637">
              <w:rPr>
                <w:noProof/>
                <w:webHidden/>
              </w:rPr>
              <w:instrText xml:space="preserve"> PAGEREF _Toc475106227 \h </w:instrText>
            </w:r>
            <w:r w:rsidR="00D95637">
              <w:rPr>
                <w:noProof/>
                <w:webHidden/>
              </w:rPr>
            </w:r>
            <w:r w:rsidR="00D95637">
              <w:rPr>
                <w:noProof/>
                <w:webHidden/>
              </w:rPr>
              <w:fldChar w:fldCharType="separate"/>
            </w:r>
            <w:r w:rsidR="00D95637">
              <w:rPr>
                <w:noProof/>
                <w:webHidden/>
              </w:rPr>
              <w:t>8</w:t>
            </w:r>
            <w:r w:rsidR="00D95637">
              <w:rPr>
                <w:noProof/>
                <w:webHidden/>
              </w:rPr>
              <w:fldChar w:fldCharType="end"/>
            </w:r>
          </w:hyperlink>
        </w:p>
        <w:p w14:paraId="34E33067" w14:textId="77777777" w:rsidR="00D95637" w:rsidRDefault="00B65071">
          <w:pPr>
            <w:pStyle w:val="21"/>
            <w:tabs>
              <w:tab w:val="left" w:pos="1680"/>
              <w:tab w:val="right" w:leader="dot" w:pos="8296"/>
            </w:tabs>
            <w:ind w:left="480" w:firstLine="480"/>
            <w:rPr>
              <w:noProof/>
              <w:sz w:val="21"/>
            </w:rPr>
          </w:pPr>
          <w:hyperlink w:anchor="_Toc475106228" w:history="1">
            <w:r w:rsidR="00D95637" w:rsidRPr="007F354F">
              <w:rPr>
                <w:rStyle w:val="aa"/>
                <w:noProof/>
              </w:rPr>
              <w:t>3.1</w:t>
            </w:r>
            <w:r w:rsidR="00D95637">
              <w:rPr>
                <w:noProof/>
                <w:sz w:val="21"/>
              </w:rPr>
              <w:tab/>
            </w:r>
            <w:r w:rsidR="00D95637" w:rsidRPr="007F354F">
              <w:rPr>
                <w:rStyle w:val="aa"/>
                <w:rFonts w:hint="eastAsia"/>
                <w:noProof/>
              </w:rPr>
              <w:t>消息分类</w:t>
            </w:r>
            <w:r w:rsidR="00D95637">
              <w:rPr>
                <w:noProof/>
                <w:webHidden/>
              </w:rPr>
              <w:tab/>
            </w:r>
            <w:r w:rsidR="00D95637">
              <w:rPr>
                <w:noProof/>
                <w:webHidden/>
              </w:rPr>
              <w:fldChar w:fldCharType="begin"/>
            </w:r>
            <w:r w:rsidR="00D95637">
              <w:rPr>
                <w:noProof/>
                <w:webHidden/>
              </w:rPr>
              <w:instrText xml:space="preserve"> PAGEREF _Toc475106228 \h </w:instrText>
            </w:r>
            <w:r w:rsidR="00D95637">
              <w:rPr>
                <w:noProof/>
                <w:webHidden/>
              </w:rPr>
            </w:r>
            <w:r w:rsidR="00D95637">
              <w:rPr>
                <w:noProof/>
                <w:webHidden/>
              </w:rPr>
              <w:fldChar w:fldCharType="separate"/>
            </w:r>
            <w:r w:rsidR="00D95637">
              <w:rPr>
                <w:noProof/>
                <w:webHidden/>
              </w:rPr>
              <w:t>8</w:t>
            </w:r>
            <w:r w:rsidR="00D95637">
              <w:rPr>
                <w:noProof/>
                <w:webHidden/>
              </w:rPr>
              <w:fldChar w:fldCharType="end"/>
            </w:r>
          </w:hyperlink>
        </w:p>
        <w:p w14:paraId="0AC4A94D" w14:textId="77777777" w:rsidR="00D95637" w:rsidRDefault="00B65071">
          <w:pPr>
            <w:pStyle w:val="21"/>
            <w:tabs>
              <w:tab w:val="left" w:pos="1680"/>
              <w:tab w:val="right" w:leader="dot" w:pos="8296"/>
            </w:tabs>
            <w:ind w:left="480" w:firstLine="480"/>
            <w:rPr>
              <w:noProof/>
              <w:sz w:val="21"/>
            </w:rPr>
          </w:pPr>
          <w:hyperlink w:anchor="_Toc475106229" w:history="1">
            <w:r w:rsidR="00D95637" w:rsidRPr="007F354F">
              <w:rPr>
                <w:rStyle w:val="aa"/>
                <w:noProof/>
              </w:rPr>
              <w:t>3.2</w:t>
            </w:r>
            <w:r w:rsidR="00D95637">
              <w:rPr>
                <w:noProof/>
                <w:sz w:val="21"/>
              </w:rPr>
              <w:tab/>
            </w:r>
            <w:r w:rsidR="00D95637" w:rsidRPr="007F354F">
              <w:rPr>
                <w:rStyle w:val="aa"/>
                <w:rFonts w:hint="eastAsia"/>
                <w:noProof/>
              </w:rPr>
              <w:t>消息类型标识符</w:t>
            </w:r>
            <w:r w:rsidR="00D95637">
              <w:rPr>
                <w:noProof/>
                <w:webHidden/>
              </w:rPr>
              <w:tab/>
            </w:r>
            <w:r w:rsidR="00D95637">
              <w:rPr>
                <w:noProof/>
                <w:webHidden/>
              </w:rPr>
              <w:fldChar w:fldCharType="begin"/>
            </w:r>
            <w:r w:rsidR="00D95637">
              <w:rPr>
                <w:noProof/>
                <w:webHidden/>
              </w:rPr>
              <w:instrText xml:space="preserve"> PAGEREF _Toc475106229 \h </w:instrText>
            </w:r>
            <w:r w:rsidR="00D95637">
              <w:rPr>
                <w:noProof/>
                <w:webHidden/>
              </w:rPr>
            </w:r>
            <w:r w:rsidR="00D95637">
              <w:rPr>
                <w:noProof/>
                <w:webHidden/>
              </w:rPr>
              <w:fldChar w:fldCharType="separate"/>
            </w:r>
            <w:r w:rsidR="00D95637">
              <w:rPr>
                <w:noProof/>
                <w:webHidden/>
              </w:rPr>
              <w:t>8</w:t>
            </w:r>
            <w:r w:rsidR="00D95637">
              <w:rPr>
                <w:noProof/>
                <w:webHidden/>
              </w:rPr>
              <w:fldChar w:fldCharType="end"/>
            </w:r>
          </w:hyperlink>
        </w:p>
        <w:p w14:paraId="359FA632" w14:textId="77777777" w:rsidR="00D95637" w:rsidRDefault="00B65071">
          <w:pPr>
            <w:pStyle w:val="31"/>
            <w:tabs>
              <w:tab w:val="left" w:pos="2100"/>
              <w:tab w:val="right" w:leader="dot" w:pos="8296"/>
            </w:tabs>
            <w:ind w:left="960" w:firstLine="480"/>
            <w:rPr>
              <w:noProof/>
              <w:sz w:val="21"/>
            </w:rPr>
          </w:pPr>
          <w:hyperlink w:anchor="_Toc475106230" w:history="1">
            <w:r w:rsidR="00D95637" w:rsidRPr="007F354F">
              <w:rPr>
                <w:rStyle w:val="aa"/>
                <w:noProof/>
              </w:rPr>
              <w:t>3.2.1</w:t>
            </w:r>
            <w:r w:rsidR="00D95637">
              <w:rPr>
                <w:noProof/>
                <w:sz w:val="21"/>
              </w:rPr>
              <w:tab/>
            </w:r>
            <w:r w:rsidR="00D95637" w:rsidRPr="007F354F">
              <w:rPr>
                <w:rStyle w:val="aa"/>
                <w:rFonts w:hint="eastAsia"/>
                <w:noProof/>
              </w:rPr>
              <w:t>生成规则</w:t>
            </w:r>
            <w:r w:rsidR="00D95637">
              <w:rPr>
                <w:noProof/>
                <w:webHidden/>
              </w:rPr>
              <w:tab/>
            </w:r>
            <w:r w:rsidR="00D95637">
              <w:rPr>
                <w:noProof/>
                <w:webHidden/>
              </w:rPr>
              <w:fldChar w:fldCharType="begin"/>
            </w:r>
            <w:r w:rsidR="00D95637">
              <w:rPr>
                <w:noProof/>
                <w:webHidden/>
              </w:rPr>
              <w:instrText xml:space="preserve"> PAGEREF _Toc475106230 \h </w:instrText>
            </w:r>
            <w:r w:rsidR="00D95637">
              <w:rPr>
                <w:noProof/>
                <w:webHidden/>
              </w:rPr>
            </w:r>
            <w:r w:rsidR="00D95637">
              <w:rPr>
                <w:noProof/>
                <w:webHidden/>
              </w:rPr>
              <w:fldChar w:fldCharType="separate"/>
            </w:r>
            <w:r w:rsidR="00D95637">
              <w:rPr>
                <w:noProof/>
                <w:webHidden/>
              </w:rPr>
              <w:t>8</w:t>
            </w:r>
            <w:r w:rsidR="00D95637">
              <w:rPr>
                <w:noProof/>
                <w:webHidden/>
              </w:rPr>
              <w:fldChar w:fldCharType="end"/>
            </w:r>
          </w:hyperlink>
        </w:p>
        <w:p w14:paraId="48B7A0FC" w14:textId="77777777" w:rsidR="00D95637" w:rsidRDefault="00B65071">
          <w:pPr>
            <w:pStyle w:val="31"/>
            <w:tabs>
              <w:tab w:val="left" w:pos="2100"/>
              <w:tab w:val="right" w:leader="dot" w:pos="8296"/>
            </w:tabs>
            <w:ind w:left="960" w:firstLine="480"/>
            <w:rPr>
              <w:noProof/>
              <w:sz w:val="21"/>
            </w:rPr>
          </w:pPr>
          <w:hyperlink w:anchor="_Toc475106231" w:history="1">
            <w:r w:rsidR="00D95637" w:rsidRPr="007F354F">
              <w:rPr>
                <w:rStyle w:val="aa"/>
                <w:noProof/>
              </w:rPr>
              <w:t>3.2.2</w:t>
            </w:r>
            <w:r w:rsidR="00D95637">
              <w:rPr>
                <w:noProof/>
                <w:sz w:val="21"/>
              </w:rPr>
              <w:tab/>
            </w:r>
            <w:r w:rsidR="00D95637" w:rsidRPr="007F354F">
              <w:rPr>
                <w:rStyle w:val="aa"/>
                <w:rFonts w:hint="eastAsia"/>
                <w:noProof/>
              </w:rPr>
              <w:t>标识符定义</w:t>
            </w:r>
            <w:r w:rsidR="00D95637">
              <w:rPr>
                <w:noProof/>
                <w:webHidden/>
              </w:rPr>
              <w:tab/>
            </w:r>
            <w:r w:rsidR="00D95637">
              <w:rPr>
                <w:noProof/>
                <w:webHidden/>
              </w:rPr>
              <w:fldChar w:fldCharType="begin"/>
            </w:r>
            <w:r w:rsidR="00D95637">
              <w:rPr>
                <w:noProof/>
                <w:webHidden/>
              </w:rPr>
              <w:instrText xml:space="preserve"> PAGEREF _Toc475106231 \h </w:instrText>
            </w:r>
            <w:r w:rsidR="00D95637">
              <w:rPr>
                <w:noProof/>
                <w:webHidden/>
              </w:rPr>
            </w:r>
            <w:r w:rsidR="00D95637">
              <w:rPr>
                <w:noProof/>
                <w:webHidden/>
              </w:rPr>
              <w:fldChar w:fldCharType="separate"/>
            </w:r>
            <w:r w:rsidR="00D95637">
              <w:rPr>
                <w:noProof/>
                <w:webHidden/>
              </w:rPr>
              <w:t>9</w:t>
            </w:r>
            <w:r w:rsidR="00D95637">
              <w:rPr>
                <w:noProof/>
                <w:webHidden/>
              </w:rPr>
              <w:fldChar w:fldCharType="end"/>
            </w:r>
          </w:hyperlink>
        </w:p>
        <w:p w14:paraId="47A7AEB3" w14:textId="77777777" w:rsidR="00D95637" w:rsidRDefault="00B65071">
          <w:pPr>
            <w:pStyle w:val="11"/>
            <w:tabs>
              <w:tab w:val="left" w:pos="1260"/>
              <w:tab w:val="right" w:leader="dot" w:pos="8296"/>
            </w:tabs>
            <w:ind w:firstLine="480"/>
            <w:rPr>
              <w:noProof/>
              <w:sz w:val="21"/>
            </w:rPr>
          </w:pPr>
          <w:hyperlink w:anchor="_Toc475106232" w:history="1">
            <w:r w:rsidR="00D95637" w:rsidRPr="007F354F">
              <w:rPr>
                <w:rStyle w:val="aa"/>
                <w:noProof/>
              </w:rPr>
              <w:t>4</w:t>
            </w:r>
            <w:r w:rsidR="00D95637">
              <w:rPr>
                <w:noProof/>
                <w:sz w:val="21"/>
              </w:rPr>
              <w:tab/>
            </w:r>
            <w:r w:rsidR="00D95637" w:rsidRPr="007F354F">
              <w:rPr>
                <w:rStyle w:val="aa"/>
                <w:rFonts w:hint="eastAsia"/>
                <w:noProof/>
              </w:rPr>
              <w:t>消息结构</w:t>
            </w:r>
            <w:r w:rsidR="00D95637">
              <w:rPr>
                <w:noProof/>
                <w:webHidden/>
              </w:rPr>
              <w:tab/>
            </w:r>
            <w:r w:rsidR="00D95637">
              <w:rPr>
                <w:noProof/>
                <w:webHidden/>
              </w:rPr>
              <w:fldChar w:fldCharType="begin"/>
            </w:r>
            <w:r w:rsidR="00D95637">
              <w:rPr>
                <w:noProof/>
                <w:webHidden/>
              </w:rPr>
              <w:instrText xml:space="preserve"> PAGEREF _Toc475106232 \h </w:instrText>
            </w:r>
            <w:r w:rsidR="00D95637">
              <w:rPr>
                <w:noProof/>
                <w:webHidden/>
              </w:rPr>
            </w:r>
            <w:r w:rsidR="00D95637">
              <w:rPr>
                <w:noProof/>
                <w:webHidden/>
              </w:rPr>
              <w:fldChar w:fldCharType="separate"/>
            </w:r>
            <w:r w:rsidR="00D95637">
              <w:rPr>
                <w:noProof/>
                <w:webHidden/>
              </w:rPr>
              <w:t>12</w:t>
            </w:r>
            <w:r w:rsidR="00D95637">
              <w:rPr>
                <w:noProof/>
                <w:webHidden/>
              </w:rPr>
              <w:fldChar w:fldCharType="end"/>
            </w:r>
          </w:hyperlink>
        </w:p>
        <w:p w14:paraId="06E5E9FD" w14:textId="77777777" w:rsidR="00D95637" w:rsidRDefault="00B65071">
          <w:pPr>
            <w:pStyle w:val="11"/>
            <w:tabs>
              <w:tab w:val="left" w:pos="1260"/>
              <w:tab w:val="right" w:leader="dot" w:pos="8296"/>
            </w:tabs>
            <w:ind w:firstLine="480"/>
            <w:rPr>
              <w:noProof/>
              <w:sz w:val="21"/>
            </w:rPr>
          </w:pPr>
          <w:hyperlink w:anchor="_Toc475106233" w:history="1">
            <w:r w:rsidR="00D95637" w:rsidRPr="007F354F">
              <w:rPr>
                <w:rStyle w:val="aa"/>
                <w:noProof/>
              </w:rPr>
              <w:t>5</w:t>
            </w:r>
            <w:r w:rsidR="00D95637">
              <w:rPr>
                <w:noProof/>
                <w:sz w:val="21"/>
              </w:rPr>
              <w:tab/>
            </w:r>
            <w:r w:rsidR="00D95637" w:rsidRPr="007F354F">
              <w:rPr>
                <w:rStyle w:val="aa"/>
                <w:rFonts w:hint="eastAsia"/>
                <w:noProof/>
              </w:rPr>
              <w:t>消息头定义</w:t>
            </w:r>
            <w:r w:rsidR="00D95637">
              <w:rPr>
                <w:noProof/>
                <w:webHidden/>
              </w:rPr>
              <w:tab/>
            </w:r>
            <w:r w:rsidR="00D95637">
              <w:rPr>
                <w:noProof/>
                <w:webHidden/>
              </w:rPr>
              <w:fldChar w:fldCharType="begin"/>
            </w:r>
            <w:r w:rsidR="00D95637">
              <w:rPr>
                <w:noProof/>
                <w:webHidden/>
              </w:rPr>
              <w:instrText xml:space="preserve"> PAGEREF _Toc475106233 \h </w:instrText>
            </w:r>
            <w:r w:rsidR="00D95637">
              <w:rPr>
                <w:noProof/>
                <w:webHidden/>
              </w:rPr>
            </w:r>
            <w:r w:rsidR="00D95637">
              <w:rPr>
                <w:noProof/>
                <w:webHidden/>
              </w:rPr>
              <w:fldChar w:fldCharType="separate"/>
            </w:r>
            <w:r w:rsidR="00D95637">
              <w:rPr>
                <w:noProof/>
                <w:webHidden/>
              </w:rPr>
              <w:t>12</w:t>
            </w:r>
            <w:r w:rsidR="00D95637">
              <w:rPr>
                <w:noProof/>
                <w:webHidden/>
              </w:rPr>
              <w:fldChar w:fldCharType="end"/>
            </w:r>
          </w:hyperlink>
        </w:p>
        <w:p w14:paraId="3D4E4409" w14:textId="77777777" w:rsidR="00D95637" w:rsidRDefault="00B65071">
          <w:pPr>
            <w:pStyle w:val="11"/>
            <w:tabs>
              <w:tab w:val="left" w:pos="1260"/>
              <w:tab w:val="right" w:leader="dot" w:pos="8296"/>
            </w:tabs>
            <w:ind w:firstLine="480"/>
            <w:rPr>
              <w:noProof/>
              <w:sz w:val="21"/>
            </w:rPr>
          </w:pPr>
          <w:hyperlink w:anchor="_Toc475106234" w:history="1">
            <w:r w:rsidR="00D95637" w:rsidRPr="007F354F">
              <w:rPr>
                <w:rStyle w:val="aa"/>
                <w:noProof/>
              </w:rPr>
              <w:t>6</w:t>
            </w:r>
            <w:r w:rsidR="00D95637">
              <w:rPr>
                <w:noProof/>
                <w:sz w:val="21"/>
              </w:rPr>
              <w:tab/>
            </w:r>
            <w:r w:rsidR="00D95637" w:rsidRPr="007F354F">
              <w:rPr>
                <w:rStyle w:val="aa"/>
                <w:rFonts w:hint="eastAsia"/>
                <w:noProof/>
              </w:rPr>
              <w:t>消息体定义</w:t>
            </w:r>
            <w:r w:rsidR="00D95637">
              <w:rPr>
                <w:noProof/>
                <w:webHidden/>
              </w:rPr>
              <w:tab/>
            </w:r>
            <w:r w:rsidR="00D95637">
              <w:rPr>
                <w:noProof/>
                <w:webHidden/>
              </w:rPr>
              <w:fldChar w:fldCharType="begin"/>
            </w:r>
            <w:r w:rsidR="00D95637">
              <w:rPr>
                <w:noProof/>
                <w:webHidden/>
              </w:rPr>
              <w:instrText xml:space="preserve"> PAGEREF _Toc475106234 \h </w:instrText>
            </w:r>
            <w:r w:rsidR="00D95637">
              <w:rPr>
                <w:noProof/>
                <w:webHidden/>
              </w:rPr>
            </w:r>
            <w:r w:rsidR="00D95637">
              <w:rPr>
                <w:noProof/>
                <w:webHidden/>
              </w:rPr>
              <w:fldChar w:fldCharType="separate"/>
            </w:r>
            <w:r w:rsidR="00D95637">
              <w:rPr>
                <w:noProof/>
                <w:webHidden/>
              </w:rPr>
              <w:t>13</w:t>
            </w:r>
            <w:r w:rsidR="00D95637">
              <w:rPr>
                <w:noProof/>
                <w:webHidden/>
              </w:rPr>
              <w:fldChar w:fldCharType="end"/>
            </w:r>
          </w:hyperlink>
        </w:p>
        <w:p w14:paraId="7E94DECA" w14:textId="77777777" w:rsidR="00D95637" w:rsidRDefault="00B65071">
          <w:pPr>
            <w:pStyle w:val="21"/>
            <w:tabs>
              <w:tab w:val="left" w:pos="1680"/>
              <w:tab w:val="right" w:leader="dot" w:pos="8296"/>
            </w:tabs>
            <w:ind w:left="480" w:firstLine="480"/>
            <w:rPr>
              <w:noProof/>
              <w:sz w:val="21"/>
            </w:rPr>
          </w:pPr>
          <w:hyperlink w:anchor="_Toc475106235" w:history="1">
            <w:r w:rsidR="00D95637" w:rsidRPr="007F354F">
              <w:rPr>
                <w:rStyle w:val="aa"/>
                <w:noProof/>
              </w:rPr>
              <w:t>6.1</w:t>
            </w:r>
            <w:r w:rsidR="00D95637">
              <w:rPr>
                <w:noProof/>
                <w:sz w:val="21"/>
              </w:rPr>
              <w:tab/>
            </w:r>
            <w:r w:rsidR="00D95637" w:rsidRPr="007F354F">
              <w:rPr>
                <w:rStyle w:val="aa"/>
                <w:rFonts w:hint="eastAsia"/>
                <w:noProof/>
              </w:rPr>
              <w:t>基本约定</w:t>
            </w:r>
            <w:r w:rsidR="00D95637">
              <w:rPr>
                <w:noProof/>
                <w:webHidden/>
              </w:rPr>
              <w:tab/>
            </w:r>
            <w:r w:rsidR="00D95637">
              <w:rPr>
                <w:noProof/>
                <w:webHidden/>
              </w:rPr>
              <w:fldChar w:fldCharType="begin"/>
            </w:r>
            <w:r w:rsidR="00D95637">
              <w:rPr>
                <w:noProof/>
                <w:webHidden/>
              </w:rPr>
              <w:instrText xml:space="preserve"> PAGEREF _Toc475106235 \h </w:instrText>
            </w:r>
            <w:r w:rsidR="00D95637">
              <w:rPr>
                <w:noProof/>
                <w:webHidden/>
              </w:rPr>
            </w:r>
            <w:r w:rsidR="00D95637">
              <w:rPr>
                <w:noProof/>
                <w:webHidden/>
              </w:rPr>
              <w:fldChar w:fldCharType="separate"/>
            </w:r>
            <w:r w:rsidR="00D95637">
              <w:rPr>
                <w:noProof/>
                <w:webHidden/>
              </w:rPr>
              <w:t>13</w:t>
            </w:r>
            <w:r w:rsidR="00D95637">
              <w:rPr>
                <w:noProof/>
                <w:webHidden/>
              </w:rPr>
              <w:fldChar w:fldCharType="end"/>
            </w:r>
          </w:hyperlink>
        </w:p>
        <w:p w14:paraId="3033DD33" w14:textId="77777777" w:rsidR="00D95637" w:rsidRDefault="00B65071">
          <w:pPr>
            <w:pStyle w:val="31"/>
            <w:tabs>
              <w:tab w:val="left" w:pos="2520"/>
              <w:tab w:val="right" w:leader="dot" w:pos="8296"/>
            </w:tabs>
            <w:ind w:left="960" w:firstLine="480"/>
            <w:rPr>
              <w:noProof/>
              <w:sz w:val="21"/>
            </w:rPr>
          </w:pPr>
          <w:hyperlink w:anchor="_Toc475106236" w:history="1">
            <w:r w:rsidR="00D95637" w:rsidRPr="007F354F">
              <w:rPr>
                <w:rStyle w:val="aa"/>
                <w:rFonts w:asciiTheme="minorEastAsia" w:hAnsiTheme="minorEastAsia"/>
                <w:noProof/>
              </w:rPr>
              <w:t>6.1.1</w:t>
            </w:r>
            <w:r w:rsidR="00D95637">
              <w:rPr>
                <w:noProof/>
                <w:sz w:val="21"/>
              </w:rPr>
              <w:tab/>
            </w:r>
            <w:r w:rsidR="00D95637" w:rsidRPr="007F354F">
              <w:rPr>
                <w:rStyle w:val="aa"/>
                <w:rFonts w:asciiTheme="minorEastAsia" w:hAnsiTheme="minorEastAsia" w:hint="eastAsia"/>
                <w:noProof/>
              </w:rPr>
              <w:t>符号约定</w:t>
            </w:r>
            <w:r w:rsidR="00D95637">
              <w:rPr>
                <w:noProof/>
                <w:webHidden/>
              </w:rPr>
              <w:tab/>
            </w:r>
            <w:r w:rsidR="00D95637">
              <w:rPr>
                <w:noProof/>
                <w:webHidden/>
              </w:rPr>
              <w:fldChar w:fldCharType="begin"/>
            </w:r>
            <w:r w:rsidR="00D95637">
              <w:rPr>
                <w:noProof/>
                <w:webHidden/>
              </w:rPr>
              <w:instrText xml:space="preserve"> PAGEREF _Toc475106236 \h </w:instrText>
            </w:r>
            <w:r w:rsidR="00D95637">
              <w:rPr>
                <w:noProof/>
                <w:webHidden/>
              </w:rPr>
            </w:r>
            <w:r w:rsidR="00D95637">
              <w:rPr>
                <w:noProof/>
                <w:webHidden/>
              </w:rPr>
              <w:fldChar w:fldCharType="separate"/>
            </w:r>
            <w:r w:rsidR="00D95637">
              <w:rPr>
                <w:noProof/>
                <w:webHidden/>
              </w:rPr>
              <w:t>13</w:t>
            </w:r>
            <w:r w:rsidR="00D95637">
              <w:rPr>
                <w:noProof/>
                <w:webHidden/>
              </w:rPr>
              <w:fldChar w:fldCharType="end"/>
            </w:r>
          </w:hyperlink>
        </w:p>
        <w:p w14:paraId="50B9C412" w14:textId="77777777" w:rsidR="00D95637" w:rsidRDefault="00B65071">
          <w:pPr>
            <w:pStyle w:val="31"/>
            <w:tabs>
              <w:tab w:val="left" w:pos="2520"/>
              <w:tab w:val="right" w:leader="dot" w:pos="8296"/>
            </w:tabs>
            <w:ind w:left="960" w:firstLine="480"/>
            <w:rPr>
              <w:noProof/>
              <w:sz w:val="21"/>
            </w:rPr>
          </w:pPr>
          <w:hyperlink w:anchor="_Toc475106237" w:history="1">
            <w:r w:rsidR="00D95637" w:rsidRPr="007F354F">
              <w:rPr>
                <w:rStyle w:val="aa"/>
                <w:rFonts w:asciiTheme="minorEastAsia" w:hAnsiTheme="minorEastAsia"/>
                <w:noProof/>
              </w:rPr>
              <w:t>6.1.2</w:t>
            </w:r>
            <w:r w:rsidR="00D95637">
              <w:rPr>
                <w:noProof/>
                <w:sz w:val="21"/>
              </w:rPr>
              <w:tab/>
            </w:r>
            <w:r w:rsidR="00D95637" w:rsidRPr="007F354F">
              <w:rPr>
                <w:rStyle w:val="aa"/>
                <w:rFonts w:asciiTheme="minorEastAsia" w:hAnsiTheme="minorEastAsia" w:hint="eastAsia"/>
                <w:noProof/>
              </w:rPr>
              <w:t>转义规则</w:t>
            </w:r>
            <w:r w:rsidR="00D95637">
              <w:rPr>
                <w:noProof/>
                <w:webHidden/>
              </w:rPr>
              <w:tab/>
            </w:r>
            <w:r w:rsidR="00D95637">
              <w:rPr>
                <w:noProof/>
                <w:webHidden/>
              </w:rPr>
              <w:fldChar w:fldCharType="begin"/>
            </w:r>
            <w:r w:rsidR="00D95637">
              <w:rPr>
                <w:noProof/>
                <w:webHidden/>
              </w:rPr>
              <w:instrText xml:space="preserve"> PAGEREF _Toc475106237 \h </w:instrText>
            </w:r>
            <w:r w:rsidR="00D95637">
              <w:rPr>
                <w:noProof/>
                <w:webHidden/>
              </w:rPr>
            </w:r>
            <w:r w:rsidR="00D95637">
              <w:rPr>
                <w:noProof/>
                <w:webHidden/>
              </w:rPr>
              <w:fldChar w:fldCharType="separate"/>
            </w:r>
            <w:r w:rsidR="00D95637">
              <w:rPr>
                <w:noProof/>
                <w:webHidden/>
              </w:rPr>
              <w:t>14</w:t>
            </w:r>
            <w:r w:rsidR="00D95637">
              <w:rPr>
                <w:noProof/>
                <w:webHidden/>
              </w:rPr>
              <w:fldChar w:fldCharType="end"/>
            </w:r>
          </w:hyperlink>
        </w:p>
        <w:p w14:paraId="01A3B884" w14:textId="77777777" w:rsidR="00D95637" w:rsidRDefault="00B65071">
          <w:pPr>
            <w:pStyle w:val="21"/>
            <w:tabs>
              <w:tab w:val="left" w:pos="1680"/>
              <w:tab w:val="right" w:leader="dot" w:pos="8296"/>
            </w:tabs>
            <w:ind w:left="480" w:firstLine="480"/>
            <w:rPr>
              <w:noProof/>
              <w:sz w:val="21"/>
            </w:rPr>
          </w:pPr>
          <w:hyperlink w:anchor="_Toc475106238" w:history="1">
            <w:r w:rsidR="00D95637" w:rsidRPr="007F354F">
              <w:rPr>
                <w:rStyle w:val="aa"/>
                <w:noProof/>
              </w:rPr>
              <w:t>6.2</w:t>
            </w:r>
            <w:r w:rsidR="00D95637">
              <w:rPr>
                <w:noProof/>
                <w:sz w:val="21"/>
              </w:rPr>
              <w:tab/>
            </w:r>
            <w:r w:rsidR="00D95637" w:rsidRPr="007F354F">
              <w:rPr>
                <w:rStyle w:val="aa"/>
                <w:rFonts w:hint="eastAsia"/>
                <w:noProof/>
              </w:rPr>
              <w:t>认证类交易</w:t>
            </w:r>
            <w:r w:rsidR="00D95637">
              <w:rPr>
                <w:noProof/>
                <w:webHidden/>
              </w:rPr>
              <w:tab/>
            </w:r>
            <w:r w:rsidR="00D95637">
              <w:rPr>
                <w:noProof/>
                <w:webHidden/>
              </w:rPr>
              <w:fldChar w:fldCharType="begin"/>
            </w:r>
            <w:r w:rsidR="00D95637">
              <w:rPr>
                <w:noProof/>
                <w:webHidden/>
              </w:rPr>
              <w:instrText xml:space="preserve"> PAGEREF _Toc475106238 \h </w:instrText>
            </w:r>
            <w:r w:rsidR="00D95637">
              <w:rPr>
                <w:noProof/>
                <w:webHidden/>
              </w:rPr>
            </w:r>
            <w:r w:rsidR="00D95637">
              <w:rPr>
                <w:noProof/>
                <w:webHidden/>
              </w:rPr>
              <w:fldChar w:fldCharType="separate"/>
            </w:r>
            <w:r w:rsidR="00D95637">
              <w:rPr>
                <w:noProof/>
                <w:webHidden/>
              </w:rPr>
              <w:t>14</w:t>
            </w:r>
            <w:r w:rsidR="00D95637">
              <w:rPr>
                <w:noProof/>
                <w:webHidden/>
              </w:rPr>
              <w:fldChar w:fldCharType="end"/>
            </w:r>
          </w:hyperlink>
        </w:p>
        <w:p w14:paraId="00EA487E" w14:textId="77777777" w:rsidR="00D95637" w:rsidRDefault="00B65071">
          <w:pPr>
            <w:pStyle w:val="31"/>
            <w:tabs>
              <w:tab w:val="left" w:pos="2100"/>
              <w:tab w:val="right" w:leader="dot" w:pos="8296"/>
            </w:tabs>
            <w:ind w:left="960" w:firstLine="480"/>
            <w:rPr>
              <w:noProof/>
              <w:sz w:val="21"/>
            </w:rPr>
          </w:pPr>
          <w:hyperlink w:anchor="_Toc475106239" w:history="1">
            <w:r w:rsidR="00D95637" w:rsidRPr="007F354F">
              <w:rPr>
                <w:rStyle w:val="aa"/>
                <w:noProof/>
              </w:rPr>
              <w:t>6.2.1</w:t>
            </w:r>
            <w:r w:rsidR="00D95637">
              <w:rPr>
                <w:noProof/>
                <w:sz w:val="21"/>
              </w:rPr>
              <w:tab/>
            </w:r>
            <w:r w:rsidR="00D95637" w:rsidRPr="007F354F">
              <w:rPr>
                <w:rStyle w:val="aa"/>
                <w:rFonts w:hint="eastAsia"/>
                <w:noProof/>
              </w:rPr>
              <w:t>交易员认证</w:t>
            </w:r>
            <w:r w:rsidR="00D95637">
              <w:rPr>
                <w:noProof/>
                <w:webHidden/>
              </w:rPr>
              <w:tab/>
            </w:r>
            <w:r w:rsidR="00D95637">
              <w:rPr>
                <w:noProof/>
                <w:webHidden/>
              </w:rPr>
              <w:fldChar w:fldCharType="begin"/>
            </w:r>
            <w:r w:rsidR="00D95637">
              <w:rPr>
                <w:noProof/>
                <w:webHidden/>
              </w:rPr>
              <w:instrText xml:space="preserve"> PAGEREF _Toc475106239 \h </w:instrText>
            </w:r>
            <w:r w:rsidR="00D95637">
              <w:rPr>
                <w:noProof/>
                <w:webHidden/>
              </w:rPr>
            </w:r>
            <w:r w:rsidR="00D95637">
              <w:rPr>
                <w:noProof/>
                <w:webHidden/>
              </w:rPr>
              <w:fldChar w:fldCharType="separate"/>
            </w:r>
            <w:r w:rsidR="00D95637">
              <w:rPr>
                <w:noProof/>
                <w:webHidden/>
              </w:rPr>
              <w:t>14</w:t>
            </w:r>
            <w:r w:rsidR="00D95637">
              <w:rPr>
                <w:noProof/>
                <w:webHidden/>
              </w:rPr>
              <w:fldChar w:fldCharType="end"/>
            </w:r>
          </w:hyperlink>
        </w:p>
        <w:p w14:paraId="36EBC784" w14:textId="77777777" w:rsidR="00D95637" w:rsidRDefault="00B65071">
          <w:pPr>
            <w:pStyle w:val="31"/>
            <w:tabs>
              <w:tab w:val="left" w:pos="2100"/>
              <w:tab w:val="right" w:leader="dot" w:pos="8296"/>
            </w:tabs>
            <w:ind w:left="960" w:firstLine="480"/>
            <w:rPr>
              <w:noProof/>
              <w:sz w:val="21"/>
            </w:rPr>
          </w:pPr>
          <w:hyperlink w:anchor="_Toc475106240" w:history="1">
            <w:r w:rsidR="00D95637" w:rsidRPr="007F354F">
              <w:rPr>
                <w:rStyle w:val="aa"/>
                <w:noProof/>
              </w:rPr>
              <w:t>6.2.2</w:t>
            </w:r>
            <w:r w:rsidR="00D95637">
              <w:rPr>
                <w:noProof/>
                <w:sz w:val="21"/>
              </w:rPr>
              <w:tab/>
            </w:r>
            <w:r w:rsidR="00D95637" w:rsidRPr="007F354F">
              <w:rPr>
                <w:rStyle w:val="aa"/>
                <w:rFonts w:hint="eastAsia"/>
                <w:noProof/>
              </w:rPr>
              <w:t>密码修改</w:t>
            </w:r>
            <w:r w:rsidR="00D95637">
              <w:rPr>
                <w:noProof/>
                <w:webHidden/>
              </w:rPr>
              <w:tab/>
            </w:r>
            <w:r w:rsidR="00D95637">
              <w:rPr>
                <w:noProof/>
                <w:webHidden/>
              </w:rPr>
              <w:fldChar w:fldCharType="begin"/>
            </w:r>
            <w:r w:rsidR="00D95637">
              <w:rPr>
                <w:noProof/>
                <w:webHidden/>
              </w:rPr>
              <w:instrText xml:space="preserve"> PAGEREF _Toc475106240 \h </w:instrText>
            </w:r>
            <w:r w:rsidR="00D95637">
              <w:rPr>
                <w:noProof/>
                <w:webHidden/>
              </w:rPr>
            </w:r>
            <w:r w:rsidR="00D95637">
              <w:rPr>
                <w:noProof/>
                <w:webHidden/>
              </w:rPr>
              <w:fldChar w:fldCharType="separate"/>
            </w:r>
            <w:r w:rsidR="00D95637">
              <w:rPr>
                <w:noProof/>
                <w:webHidden/>
              </w:rPr>
              <w:t>15</w:t>
            </w:r>
            <w:r w:rsidR="00D95637">
              <w:rPr>
                <w:noProof/>
                <w:webHidden/>
              </w:rPr>
              <w:fldChar w:fldCharType="end"/>
            </w:r>
          </w:hyperlink>
        </w:p>
        <w:p w14:paraId="0E51EBB5" w14:textId="77777777" w:rsidR="00D95637" w:rsidRDefault="00B65071">
          <w:pPr>
            <w:pStyle w:val="21"/>
            <w:tabs>
              <w:tab w:val="left" w:pos="1680"/>
              <w:tab w:val="right" w:leader="dot" w:pos="8296"/>
            </w:tabs>
            <w:ind w:left="480" w:firstLine="480"/>
            <w:rPr>
              <w:noProof/>
              <w:sz w:val="21"/>
            </w:rPr>
          </w:pPr>
          <w:hyperlink w:anchor="_Toc475106241" w:history="1">
            <w:r w:rsidR="00D95637" w:rsidRPr="007F354F">
              <w:rPr>
                <w:rStyle w:val="aa"/>
                <w:noProof/>
              </w:rPr>
              <w:t>6.3</w:t>
            </w:r>
            <w:r w:rsidR="00D95637">
              <w:rPr>
                <w:noProof/>
                <w:sz w:val="21"/>
              </w:rPr>
              <w:tab/>
            </w:r>
            <w:r w:rsidR="00D95637" w:rsidRPr="007F354F">
              <w:rPr>
                <w:rStyle w:val="aa"/>
                <w:rFonts w:hint="eastAsia"/>
                <w:noProof/>
              </w:rPr>
              <w:t>资金类交易</w:t>
            </w:r>
            <w:r w:rsidR="00D95637">
              <w:rPr>
                <w:noProof/>
                <w:webHidden/>
              </w:rPr>
              <w:tab/>
            </w:r>
            <w:r w:rsidR="00D95637">
              <w:rPr>
                <w:noProof/>
                <w:webHidden/>
              </w:rPr>
              <w:fldChar w:fldCharType="begin"/>
            </w:r>
            <w:r w:rsidR="00D95637">
              <w:rPr>
                <w:noProof/>
                <w:webHidden/>
              </w:rPr>
              <w:instrText xml:space="preserve"> PAGEREF _Toc475106241 \h </w:instrText>
            </w:r>
            <w:r w:rsidR="00D95637">
              <w:rPr>
                <w:noProof/>
                <w:webHidden/>
              </w:rPr>
            </w:r>
            <w:r w:rsidR="00D95637">
              <w:rPr>
                <w:noProof/>
                <w:webHidden/>
              </w:rPr>
              <w:fldChar w:fldCharType="separate"/>
            </w:r>
            <w:r w:rsidR="00D95637">
              <w:rPr>
                <w:noProof/>
                <w:webHidden/>
              </w:rPr>
              <w:t>16</w:t>
            </w:r>
            <w:r w:rsidR="00D95637">
              <w:rPr>
                <w:noProof/>
                <w:webHidden/>
              </w:rPr>
              <w:fldChar w:fldCharType="end"/>
            </w:r>
          </w:hyperlink>
        </w:p>
        <w:p w14:paraId="77CC3453" w14:textId="77777777" w:rsidR="00D95637" w:rsidRDefault="00B65071">
          <w:pPr>
            <w:pStyle w:val="31"/>
            <w:tabs>
              <w:tab w:val="left" w:pos="2100"/>
              <w:tab w:val="right" w:leader="dot" w:pos="8296"/>
            </w:tabs>
            <w:ind w:left="960" w:firstLine="480"/>
            <w:rPr>
              <w:noProof/>
              <w:sz w:val="21"/>
            </w:rPr>
          </w:pPr>
          <w:hyperlink w:anchor="_Toc475106242" w:history="1">
            <w:r w:rsidR="00D95637" w:rsidRPr="007F354F">
              <w:rPr>
                <w:rStyle w:val="aa"/>
                <w:noProof/>
              </w:rPr>
              <w:t>6.3.1</w:t>
            </w:r>
            <w:r w:rsidR="00D95637">
              <w:rPr>
                <w:noProof/>
                <w:sz w:val="21"/>
              </w:rPr>
              <w:tab/>
            </w:r>
            <w:r w:rsidR="00D95637" w:rsidRPr="007F354F">
              <w:rPr>
                <w:rStyle w:val="aa"/>
                <w:rFonts w:hint="eastAsia"/>
                <w:noProof/>
              </w:rPr>
              <w:t>往来账</w:t>
            </w:r>
            <w:r w:rsidR="00D95637">
              <w:rPr>
                <w:noProof/>
                <w:webHidden/>
              </w:rPr>
              <w:tab/>
            </w:r>
            <w:r w:rsidR="00D95637">
              <w:rPr>
                <w:noProof/>
                <w:webHidden/>
              </w:rPr>
              <w:fldChar w:fldCharType="begin"/>
            </w:r>
            <w:r w:rsidR="00D95637">
              <w:rPr>
                <w:noProof/>
                <w:webHidden/>
              </w:rPr>
              <w:instrText xml:space="preserve"> PAGEREF _Toc475106242 \h </w:instrText>
            </w:r>
            <w:r w:rsidR="00D95637">
              <w:rPr>
                <w:noProof/>
                <w:webHidden/>
              </w:rPr>
            </w:r>
            <w:r w:rsidR="00D95637">
              <w:rPr>
                <w:noProof/>
                <w:webHidden/>
              </w:rPr>
              <w:fldChar w:fldCharType="separate"/>
            </w:r>
            <w:r w:rsidR="00D95637">
              <w:rPr>
                <w:noProof/>
                <w:webHidden/>
              </w:rPr>
              <w:t>16</w:t>
            </w:r>
            <w:r w:rsidR="00D95637">
              <w:rPr>
                <w:noProof/>
                <w:webHidden/>
              </w:rPr>
              <w:fldChar w:fldCharType="end"/>
            </w:r>
          </w:hyperlink>
        </w:p>
        <w:p w14:paraId="70004F7B" w14:textId="77777777" w:rsidR="00D95637" w:rsidRDefault="00B65071">
          <w:pPr>
            <w:pStyle w:val="31"/>
            <w:tabs>
              <w:tab w:val="left" w:pos="2100"/>
              <w:tab w:val="right" w:leader="dot" w:pos="8296"/>
            </w:tabs>
            <w:ind w:left="960" w:firstLine="480"/>
            <w:rPr>
              <w:noProof/>
              <w:sz w:val="21"/>
            </w:rPr>
          </w:pPr>
          <w:hyperlink w:anchor="_Toc475106243" w:history="1">
            <w:r w:rsidR="00D95637" w:rsidRPr="007F354F">
              <w:rPr>
                <w:rStyle w:val="aa"/>
                <w:noProof/>
              </w:rPr>
              <w:t>6.3.2</w:t>
            </w:r>
            <w:r w:rsidR="00D95637">
              <w:rPr>
                <w:noProof/>
                <w:sz w:val="21"/>
              </w:rPr>
              <w:tab/>
            </w:r>
            <w:r w:rsidR="00D95637" w:rsidRPr="007F354F">
              <w:rPr>
                <w:rStyle w:val="aa"/>
                <w:rFonts w:hint="eastAsia"/>
                <w:noProof/>
              </w:rPr>
              <w:t>资金密码维护</w:t>
            </w:r>
            <w:r w:rsidR="00D95637">
              <w:rPr>
                <w:noProof/>
                <w:webHidden/>
              </w:rPr>
              <w:tab/>
            </w:r>
            <w:r w:rsidR="00D95637">
              <w:rPr>
                <w:noProof/>
                <w:webHidden/>
              </w:rPr>
              <w:fldChar w:fldCharType="begin"/>
            </w:r>
            <w:r w:rsidR="00D95637">
              <w:rPr>
                <w:noProof/>
                <w:webHidden/>
              </w:rPr>
              <w:instrText xml:space="preserve"> PAGEREF _Toc475106243 \h </w:instrText>
            </w:r>
            <w:r w:rsidR="00D95637">
              <w:rPr>
                <w:noProof/>
                <w:webHidden/>
              </w:rPr>
            </w:r>
            <w:r w:rsidR="00D95637">
              <w:rPr>
                <w:noProof/>
                <w:webHidden/>
              </w:rPr>
              <w:fldChar w:fldCharType="separate"/>
            </w:r>
            <w:r w:rsidR="00D95637">
              <w:rPr>
                <w:noProof/>
                <w:webHidden/>
              </w:rPr>
              <w:t>18</w:t>
            </w:r>
            <w:r w:rsidR="00D95637">
              <w:rPr>
                <w:noProof/>
                <w:webHidden/>
              </w:rPr>
              <w:fldChar w:fldCharType="end"/>
            </w:r>
          </w:hyperlink>
        </w:p>
        <w:p w14:paraId="56F62149" w14:textId="77777777" w:rsidR="00D95637" w:rsidRDefault="00B65071">
          <w:pPr>
            <w:pStyle w:val="21"/>
            <w:tabs>
              <w:tab w:val="left" w:pos="1680"/>
              <w:tab w:val="right" w:leader="dot" w:pos="8296"/>
            </w:tabs>
            <w:ind w:left="480" w:firstLine="480"/>
            <w:rPr>
              <w:noProof/>
              <w:sz w:val="21"/>
            </w:rPr>
          </w:pPr>
          <w:hyperlink w:anchor="_Toc475106244" w:history="1">
            <w:r w:rsidR="00D95637" w:rsidRPr="007F354F">
              <w:rPr>
                <w:rStyle w:val="aa"/>
                <w:noProof/>
              </w:rPr>
              <w:t>6.4</w:t>
            </w:r>
            <w:r w:rsidR="00D95637">
              <w:rPr>
                <w:noProof/>
                <w:sz w:val="21"/>
              </w:rPr>
              <w:tab/>
            </w:r>
            <w:r w:rsidR="00D95637" w:rsidRPr="007F354F">
              <w:rPr>
                <w:rStyle w:val="aa"/>
                <w:rFonts w:hint="eastAsia"/>
                <w:noProof/>
              </w:rPr>
              <w:t>库存类交易</w:t>
            </w:r>
            <w:r w:rsidR="00D95637">
              <w:rPr>
                <w:noProof/>
                <w:webHidden/>
              </w:rPr>
              <w:tab/>
            </w:r>
            <w:r w:rsidR="00D95637">
              <w:rPr>
                <w:noProof/>
                <w:webHidden/>
              </w:rPr>
              <w:fldChar w:fldCharType="begin"/>
            </w:r>
            <w:r w:rsidR="00D95637">
              <w:rPr>
                <w:noProof/>
                <w:webHidden/>
              </w:rPr>
              <w:instrText xml:space="preserve"> PAGEREF _Toc475106244 \h </w:instrText>
            </w:r>
            <w:r w:rsidR="00D95637">
              <w:rPr>
                <w:noProof/>
                <w:webHidden/>
              </w:rPr>
            </w:r>
            <w:r w:rsidR="00D95637">
              <w:rPr>
                <w:noProof/>
                <w:webHidden/>
              </w:rPr>
              <w:fldChar w:fldCharType="separate"/>
            </w:r>
            <w:r w:rsidR="00D95637">
              <w:rPr>
                <w:noProof/>
                <w:webHidden/>
              </w:rPr>
              <w:t>19</w:t>
            </w:r>
            <w:r w:rsidR="00D95637">
              <w:rPr>
                <w:noProof/>
                <w:webHidden/>
              </w:rPr>
              <w:fldChar w:fldCharType="end"/>
            </w:r>
          </w:hyperlink>
        </w:p>
        <w:p w14:paraId="3B67D43F" w14:textId="77777777" w:rsidR="00D95637" w:rsidRDefault="00B65071">
          <w:pPr>
            <w:pStyle w:val="31"/>
            <w:tabs>
              <w:tab w:val="left" w:pos="2100"/>
              <w:tab w:val="right" w:leader="dot" w:pos="8296"/>
            </w:tabs>
            <w:ind w:left="960" w:firstLine="480"/>
            <w:rPr>
              <w:noProof/>
              <w:sz w:val="21"/>
            </w:rPr>
          </w:pPr>
          <w:hyperlink w:anchor="_Toc475106245" w:history="1">
            <w:r w:rsidR="00D95637" w:rsidRPr="007F354F">
              <w:rPr>
                <w:rStyle w:val="aa"/>
                <w:noProof/>
              </w:rPr>
              <w:t>6.4.1</w:t>
            </w:r>
            <w:r w:rsidR="00D95637">
              <w:rPr>
                <w:noProof/>
                <w:sz w:val="21"/>
              </w:rPr>
              <w:tab/>
            </w:r>
            <w:r w:rsidR="00D95637" w:rsidRPr="007F354F">
              <w:rPr>
                <w:rStyle w:val="aa"/>
                <w:rFonts w:hint="eastAsia"/>
                <w:noProof/>
              </w:rPr>
              <w:t>提货</w:t>
            </w:r>
            <w:r w:rsidR="00D95637">
              <w:rPr>
                <w:noProof/>
                <w:webHidden/>
              </w:rPr>
              <w:tab/>
            </w:r>
            <w:r w:rsidR="00D95637">
              <w:rPr>
                <w:noProof/>
                <w:webHidden/>
              </w:rPr>
              <w:fldChar w:fldCharType="begin"/>
            </w:r>
            <w:r w:rsidR="00D95637">
              <w:rPr>
                <w:noProof/>
                <w:webHidden/>
              </w:rPr>
              <w:instrText xml:space="preserve"> PAGEREF _Toc475106245 \h </w:instrText>
            </w:r>
            <w:r w:rsidR="00D95637">
              <w:rPr>
                <w:noProof/>
                <w:webHidden/>
              </w:rPr>
            </w:r>
            <w:r w:rsidR="00D95637">
              <w:rPr>
                <w:noProof/>
                <w:webHidden/>
              </w:rPr>
              <w:fldChar w:fldCharType="separate"/>
            </w:r>
            <w:r w:rsidR="00D95637">
              <w:rPr>
                <w:noProof/>
                <w:webHidden/>
              </w:rPr>
              <w:t>20</w:t>
            </w:r>
            <w:r w:rsidR="00D95637">
              <w:rPr>
                <w:noProof/>
                <w:webHidden/>
              </w:rPr>
              <w:fldChar w:fldCharType="end"/>
            </w:r>
          </w:hyperlink>
        </w:p>
        <w:p w14:paraId="19464FDA" w14:textId="77777777" w:rsidR="00D95637" w:rsidRDefault="00B65071">
          <w:pPr>
            <w:pStyle w:val="31"/>
            <w:tabs>
              <w:tab w:val="left" w:pos="2100"/>
              <w:tab w:val="right" w:leader="dot" w:pos="8296"/>
            </w:tabs>
            <w:ind w:left="960" w:firstLine="480"/>
            <w:rPr>
              <w:noProof/>
              <w:sz w:val="21"/>
            </w:rPr>
          </w:pPr>
          <w:hyperlink w:anchor="_Toc475106246" w:history="1">
            <w:r w:rsidR="00D95637" w:rsidRPr="007F354F">
              <w:rPr>
                <w:rStyle w:val="aa"/>
                <w:noProof/>
              </w:rPr>
              <w:t>6.4.2</w:t>
            </w:r>
            <w:r w:rsidR="00D95637">
              <w:rPr>
                <w:noProof/>
                <w:sz w:val="21"/>
              </w:rPr>
              <w:tab/>
            </w:r>
            <w:r w:rsidR="00D95637" w:rsidRPr="007F354F">
              <w:rPr>
                <w:rStyle w:val="aa"/>
                <w:rFonts w:hint="eastAsia"/>
                <w:noProof/>
              </w:rPr>
              <w:t>质押</w:t>
            </w:r>
            <w:r w:rsidR="00D95637">
              <w:rPr>
                <w:noProof/>
                <w:webHidden/>
              </w:rPr>
              <w:tab/>
            </w:r>
            <w:r w:rsidR="00D95637">
              <w:rPr>
                <w:noProof/>
                <w:webHidden/>
              </w:rPr>
              <w:fldChar w:fldCharType="begin"/>
            </w:r>
            <w:r w:rsidR="00D95637">
              <w:rPr>
                <w:noProof/>
                <w:webHidden/>
              </w:rPr>
              <w:instrText xml:space="preserve"> PAGEREF _Toc475106246 \h </w:instrText>
            </w:r>
            <w:r w:rsidR="00D95637">
              <w:rPr>
                <w:noProof/>
                <w:webHidden/>
              </w:rPr>
            </w:r>
            <w:r w:rsidR="00D95637">
              <w:rPr>
                <w:noProof/>
                <w:webHidden/>
              </w:rPr>
              <w:fldChar w:fldCharType="separate"/>
            </w:r>
            <w:r w:rsidR="00D95637">
              <w:rPr>
                <w:noProof/>
                <w:webHidden/>
              </w:rPr>
              <w:t>24</w:t>
            </w:r>
            <w:r w:rsidR="00D95637">
              <w:rPr>
                <w:noProof/>
                <w:webHidden/>
              </w:rPr>
              <w:fldChar w:fldCharType="end"/>
            </w:r>
          </w:hyperlink>
        </w:p>
        <w:p w14:paraId="3972254E" w14:textId="77777777" w:rsidR="00D95637" w:rsidRDefault="00B65071">
          <w:pPr>
            <w:pStyle w:val="31"/>
            <w:tabs>
              <w:tab w:val="left" w:pos="2100"/>
              <w:tab w:val="right" w:leader="dot" w:pos="8296"/>
            </w:tabs>
            <w:ind w:left="960" w:firstLine="480"/>
            <w:rPr>
              <w:noProof/>
              <w:sz w:val="21"/>
            </w:rPr>
          </w:pPr>
          <w:hyperlink w:anchor="_Toc475106247" w:history="1">
            <w:r w:rsidR="00D95637" w:rsidRPr="007F354F">
              <w:rPr>
                <w:rStyle w:val="aa"/>
                <w:noProof/>
              </w:rPr>
              <w:t>6.4.3</w:t>
            </w:r>
            <w:r w:rsidR="00D95637">
              <w:rPr>
                <w:noProof/>
                <w:sz w:val="21"/>
              </w:rPr>
              <w:tab/>
            </w:r>
            <w:r w:rsidR="00D95637" w:rsidRPr="007F354F">
              <w:rPr>
                <w:rStyle w:val="aa"/>
                <w:rFonts w:hint="eastAsia"/>
                <w:noProof/>
              </w:rPr>
              <w:t>租借</w:t>
            </w:r>
            <w:r w:rsidR="00D95637">
              <w:rPr>
                <w:noProof/>
                <w:webHidden/>
              </w:rPr>
              <w:tab/>
            </w:r>
            <w:r w:rsidR="00D95637">
              <w:rPr>
                <w:noProof/>
                <w:webHidden/>
              </w:rPr>
              <w:fldChar w:fldCharType="begin"/>
            </w:r>
            <w:r w:rsidR="00D95637">
              <w:rPr>
                <w:noProof/>
                <w:webHidden/>
              </w:rPr>
              <w:instrText xml:space="preserve"> PAGEREF _Toc475106247 \h </w:instrText>
            </w:r>
            <w:r w:rsidR="00D95637">
              <w:rPr>
                <w:noProof/>
                <w:webHidden/>
              </w:rPr>
            </w:r>
            <w:r w:rsidR="00D95637">
              <w:rPr>
                <w:noProof/>
                <w:webHidden/>
              </w:rPr>
              <w:fldChar w:fldCharType="separate"/>
            </w:r>
            <w:r w:rsidR="00D95637">
              <w:rPr>
                <w:noProof/>
                <w:webHidden/>
              </w:rPr>
              <w:t>31</w:t>
            </w:r>
            <w:r w:rsidR="00D95637">
              <w:rPr>
                <w:noProof/>
                <w:webHidden/>
              </w:rPr>
              <w:fldChar w:fldCharType="end"/>
            </w:r>
          </w:hyperlink>
        </w:p>
        <w:p w14:paraId="6B0DE345" w14:textId="77777777" w:rsidR="00D95637" w:rsidRDefault="00B65071">
          <w:pPr>
            <w:pStyle w:val="31"/>
            <w:tabs>
              <w:tab w:val="left" w:pos="2100"/>
              <w:tab w:val="right" w:leader="dot" w:pos="8296"/>
            </w:tabs>
            <w:ind w:left="960" w:firstLine="480"/>
            <w:rPr>
              <w:noProof/>
              <w:sz w:val="21"/>
            </w:rPr>
          </w:pPr>
          <w:hyperlink w:anchor="_Toc475106248" w:history="1">
            <w:r w:rsidR="00D95637" w:rsidRPr="007F354F">
              <w:rPr>
                <w:rStyle w:val="aa"/>
                <w:noProof/>
              </w:rPr>
              <w:t>6.4.4</w:t>
            </w:r>
            <w:r w:rsidR="00D95637">
              <w:rPr>
                <w:noProof/>
                <w:sz w:val="21"/>
              </w:rPr>
              <w:tab/>
            </w:r>
            <w:r w:rsidR="00D95637" w:rsidRPr="007F354F">
              <w:rPr>
                <w:rStyle w:val="aa"/>
                <w:rFonts w:hint="eastAsia"/>
                <w:noProof/>
              </w:rPr>
              <w:t>库存划转</w:t>
            </w:r>
            <w:r w:rsidR="00D95637">
              <w:rPr>
                <w:noProof/>
                <w:webHidden/>
              </w:rPr>
              <w:tab/>
            </w:r>
            <w:r w:rsidR="00D95637">
              <w:rPr>
                <w:noProof/>
                <w:webHidden/>
              </w:rPr>
              <w:fldChar w:fldCharType="begin"/>
            </w:r>
            <w:r w:rsidR="00D95637">
              <w:rPr>
                <w:noProof/>
                <w:webHidden/>
              </w:rPr>
              <w:instrText xml:space="preserve"> PAGEREF _Toc475106248 \h </w:instrText>
            </w:r>
            <w:r w:rsidR="00D95637">
              <w:rPr>
                <w:noProof/>
                <w:webHidden/>
              </w:rPr>
            </w:r>
            <w:r w:rsidR="00D95637">
              <w:rPr>
                <w:noProof/>
                <w:webHidden/>
              </w:rPr>
              <w:fldChar w:fldCharType="separate"/>
            </w:r>
            <w:r w:rsidR="00D95637">
              <w:rPr>
                <w:noProof/>
                <w:webHidden/>
              </w:rPr>
              <w:t>46</w:t>
            </w:r>
            <w:r w:rsidR="00D95637">
              <w:rPr>
                <w:noProof/>
                <w:webHidden/>
              </w:rPr>
              <w:fldChar w:fldCharType="end"/>
            </w:r>
          </w:hyperlink>
        </w:p>
        <w:p w14:paraId="0ED4C847" w14:textId="77777777" w:rsidR="00D95637" w:rsidRDefault="00B65071">
          <w:pPr>
            <w:pStyle w:val="31"/>
            <w:tabs>
              <w:tab w:val="left" w:pos="2100"/>
              <w:tab w:val="right" w:leader="dot" w:pos="8296"/>
            </w:tabs>
            <w:ind w:left="960" w:firstLine="480"/>
            <w:rPr>
              <w:noProof/>
              <w:sz w:val="21"/>
            </w:rPr>
          </w:pPr>
          <w:hyperlink w:anchor="_Toc475106249" w:history="1">
            <w:r w:rsidR="00D95637" w:rsidRPr="007F354F">
              <w:rPr>
                <w:rStyle w:val="aa"/>
                <w:noProof/>
              </w:rPr>
              <w:t>6.4.5</w:t>
            </w:r>
            <w:r w:rsidR="00D95637">
              <w:rPr>
                <w:noProof/>
                <w:sz w:val="21"/>
              </w:rPr>
              <w:tab/>
            </w:r>
            <w:r w:rsidR="00D95637" w:rsidRPr="007F354F">
              <w:rPr>
                <w:rStyle w:val="aa"/>
                <w:rFonts w:hint="eastAsia"/>
                <w:noProof/>
              </w:rPr>
              <w:t>库存互换</w:t>
            </w:r>
            <w:r w:rsidR="00D95637">
              <w:rPr>
                <w:noProof/>
                <w:webHidden/>
              </w:rPr>
              <w:tab/>
            </w:r>
            <w:r w:rsidR="00D95637">
              <w:rPr>
                <w:noProof/>
                <w:webHidden/>
              </w:rPr>
              <w:fldChar w:fldCharType="begin"/>
            </w:r>
            <w:r w:rsidR="00D95637">
              <w:rPr>
                <w:noProof/>
                <w:webHidden/>
              </w:rPr>
              <w:instrText xml:space="preserve"> PAGEREF _Toc475106249 \h </w:instrText>
            </w:r>
            <w:r w:rsidR="00D95637">
              <w:rPr>
                <w:noProof/>
                <w:webHidden/>
              </w:rPr>
            </w:r>
            <w:r w:rsidR="00D95637">
              <w:rPr>
                <w:noProof/>
                <w:webHidden/>
              </w:rPr>
              <w:fldChar w:fldCharType="separate"/>
            </w:r>
            <w:r w:rsidR="00D95637">
              <w:rPr>
                <w:noProof/>
                <w:webHidden/>
              </w:rPr>
              <w:t>48</w:t>
            </w:r>
            <w:r w:rsidR="00D95637">
              <w:rPr>
                <w:noProof/>
                <w:webHidden/>
              </w:rPr>
              <w:fldChar w:fldCharType="end"/>
            </w:r>
          </w:hyperlink>
        </w:p>
        <w:p w14:paraId="1414092A" w14:textId="77777777" w:rsidR="00D95637" w:rsidRDefault="00B65071">
          <w:pPr>
            <w:pStyle w:val="31"/>
            <w:tabs>
              <w:tab w:val="left" w:pos="2100"/>
              <w:tab w:val="right" w:leader="dot" w:pos="8296"/>
            </w:tabs>
            <w:ind w:left="960" w:firstLine="480"/>
            <w:rPr>
              <w:noProof/>
              <w:sz w:val="21"/>
            </w:rPr>
          </w:pPr>
          <w:hyperlink w:anchor="_Toc475106250" w:history="1">
            <w:r w:rsidR="00D95637" w:rsidRPr="007F354F">
              <w:rPr>
                <w:rStyle w:val="aa"/>
                <w:noProof/>
              </w:rPr>
              <w:t>6.4.6</w:t>
            </w:r>
            <w:r w:rsidR="00D95637">
              <w:rPr>
                <w:noProof/>
                <w:sz w:val="21"/>
              </w:rPr>
              <w:tab/>
            </w:r>
            <w:r w:rsidR="00D95637" w:rsidRPr="007F354F">
              <w:rPr>
                <w:rStyle w:val="aa"/>
                <w:rFonts w:hint="eastAsia"/>
                <w:noProof/>
              </w:rPr>
              <w:t>流水推送</w:t>
            </w:r>
            <w:r w:rsidR="00D95637" w:rsidRPr="007F354F">
              <w:rPr>
                <w:rStyle w:val="aa"/>
                <w:noProof/>
              </w:rPr>
              <w:t>/</w:t>
            </w:r>
            <w:r w:rsidR="00D95637" w:rsidRPr="007F354F">
              <w:rPr>
                <w:rStyle w:val="aa"/>
                <w:rFonts w:hint="eastAsia"/>
                <w:noProof/>
              </w:rPr>
              <w:t>对账</w:t>
            </w:r>
            <w:r w:rsidR="00D95637">
              <w:rPr>
                <w:noProof/>
                <w:webHidden/>
              </w:rPr>
              <w:tab/>
            </w:r>
            <w:r w:rsidR="00D95637">
              <w:rPr>
                <w:noProof/>
                <w:webHidden/>
              </w:rPr>
              <w:fldChar w:fldCharType="begin"/>
            </w:r>
            <w:r w:rsidR="00D95637">
              <w:rPr>
                <w:noProof/>
                <w:webHidden/>
              </w:rPr>
              <w:instrText xml:space="preserve"> PAGEREF _Toc475106250 \h </w:instrText>
            </w:r>
            <w:r w:rsidR="00D95637">
              <w:rPr>
                <w:noProof/>
                <w:webHidden/>
              </w:rPr>
            </w:r>
            <w:r w:rsidR="00D95637">
              <w:rPr>
                <w:noProof/>
                <w:webHidden/>
              </w:rPr>
              <w:fldChar w:fldCharType="separate"/>
            </w:r>
            <w:r w:rsidR="00D95637">
              <w:rPr>
                <w:noProof/>
                <w:webHidden/>
              </w:rPr>
              <w:t>52</w:t>
            </w:r>
            <w:r w:rsidR="00D95637">
              <w:rPr>
                <w:noProof/>
                <w:webHidden/>
              </w:rPr>
              <w:fldChar w:fldCharType="end"/>
            </w:r>
          </w:hyperlink>
        </w:p>
        <w:p w14:paraId="5FB03AAA" w14:textId="77777777" w:rsidR="00D95637" w:rsidRDefault="00B65071">
          <w:pPr>
            <w:pStyle w:val="21"/>
            <w:tabs>
              <w:tab w:val="left" w:pos="1680"/>
              <w:tab w:val="right" w:leader="dot" w:pos="8296"/>
            </w:tabs>
            <w:ind w:left="480" w:firstLine="480"/>
            <w:rPr>
              <w:noProof/>
              <w:sz w:val="21"/>
            </w:rPr>
          </w:pPr>
          <w:hyperlink w:anchor="_Toc475106251" w:history="1">
            <w:r w:rsidR="00D95637" w:rsidRPr="007F354F">
              <w:rPr>
                <w:rStyle w:val="aa"/>
                <w:noProof/>
              </w:rPr>
              <w:t>6.5</w:t>
            </w:r>
            <w:r w:rsidR="00D95637">
              <w:rPr>
                <w:noProof/>
                <w:sz w:val="21"/>
              </w:rPr>
              <w:tab/>
            </w:r>
            <w:r w:rsidR="00D95637" w:rsidRPr="007F354F">
              <w:rPr>
                <w:rStyle w:val="aa"/>
                <w:rFonts w:hint="eastAsia"/>
                <w:noProof/>
              </w:rPr>
              <w:t>其他</w:t>
            </w:r>
            <w:r w:rsidR="00D95637">
              <w:rPr>
                <w:noProof/>
                <w:webHidden/>
              </w:rPr>
              <w:tab/>
            </w:r>
            <w:r w:rsidR="00D95637">
              <w:rPr>
                <w:noProof/>
                <w:webHidden/>
              </w:rPr>
              <w:fldChar w:fldCharType="begin"/>
            </w:r>
            <w:r w:rsidR="00D95637">
              <w:rPr>
                <w:noProof/>
                <w:webHidden/>
              </w:rPr>
              <w:instrText xml:space="preserve"> PAGEREF _Toc475106251 \h </w:instrText>
            </w:r>
            <w:r w:rsidR="00D95637">
              <w:rPr>
                <w:noProof/>
                <w:webHidden/>
              </w:rPr>
            </w:r>
            <w:r w:rsidR="00D95637">
              <w:rPr>
                <w:noProof/>
                <w:webHidden/>
              </w:rPr>
              <w:fldChar w:fldCharType="separate"/>
            </w:r>
            <w:r w:rsidR="00D95637">
              <w:rPr>
                <w:noProof/>
                <w:webHidden/>
              </w:rPr>
              <w:t>56</w:t>
            </w:r>
            <w:r w:rsidR="00D95637">
              <w:rPr>
                <w:noProof/>
                <w:webHidden/>
              </w:rPr>
              <w:fldChar w:fldCharType="end"/>
            </w:r>
          </w:hyperlink>
        </w:p>
        <w:p w14:paraId="06C7849F" w14:textId="77777777" w:rsidR="00D95637" w:rsidRDefault="00B65071">
          <w:pPr>
            <w:pStyle w:val="31"/>
            <w:tabs>
              <w:tab w:val="left" w:pos="2100"/>
              <w:tab w:val="right" w:leader="dot" w:pos="8296"/>
            </w:tabs>
            <w:ind w:left="960" w:firstLine="480"/>
            <w:rPr>
              <w:noProof/>
              <w:sz w:val="21"/>
            </w:rPr>
          </w:pPr>
          <w:hyperlink w:anchor="_Toc475106252" w:history="1">
            <w:r w:rsidR="00D95637" w:rsidRPr="007F354F">
              <w:rPr>
                <w:rStyle w:val="aa"/>
                <w:noProof/>
              </w:rPr>
              <w:t>6.5.1</w:t>
            </w:r>
            <w:r w:rsidR="00D95637">
              <w:rPr>
                <w:noProof/>
                <w:sz w:val="21"/>
              </w:rPr>
              <w:tab/>
            </w:r>
            <w:r w:rsidR="00D95637" w:rsidRPr="007F354F">
              <w:rPr>
                <w:rStyle w:val="aa"/>
                <w:rFonts w:hint="eastAsia"/>
                <w:noProof/>
              </w:rPr>
              <w:t>通用报错</w:t>
            </w:r>
            <w:r w:rsidR="00D95637">
              <w:rPr>
                <w:noProof/>
                <w:webHidden/>
              </w:rPr>
              <w:tab/>
            </w:r>
            <w:r w:rsidR="00D95637">
              <w:rPr>
                <w:noProof/>
                <w:webHidden/>
              </w:rPr>
              <w:fldChar w:fldCharType="begin"/>
            </w:r>
            <w:r w:rsidR="00D95637">
              <w:rPr>
                <w:noProof/>
                <w:webHidden/>
              </w:rPr>
              <w:instrText xml:space="preserve"> PAGEREF _Toc475106252 \h </w:instrText>
            </w:r>
            <w:r w:rsidR="00D95637">
              <w:rPr>
                <w:noProof/>
                <w:webHidden/>
              </w:rPr>
            </w:r>
            <w:r w:rsidR="00D95637">
              <w:rPr>
                <w:noProof/>
                <w:webHidden/>
              </w:rPr>
              <w:fldChar w:fldCharType="separate"/>
            </w:r>
            <w:r w:rsidR="00D95637">
              <w:rPr>
                <w:noProof/>
                <w:webHidden/>
              </w:rPr>
              <w:t>56</w:t>
            </w:r>
            <w:r w:rsidR="00D95637">
              <w:rPr>
                <w:noProof/>
                <w:webHidden/>
              </w:rPr>
              <w:fldChar w:fldCharType="end"/>
            </w:r>
          </w:hyperlink>
        </w:p>
        <w:p w14:paraId="33375DBE" w14:textId="5093D906" w:rsidR="0018398F" w:rsidRDefault="0018398F" w:rsidP="001643FA">
          <w:pPr>
            <w:ind w:firstLine="482"/>
          </w:pPr>
          <w:r>
            <w:rPr>
              <w:b/>
              <w:bCs/>
              <w:lang w:val="zh-CN"/>
            </w:rPr>
            <w:fldChar w:fldCharType="end"/>
          </w:r>
        </w:p>
      </w:sdtContent>
    </w:sdt>
    <w:p w14:paraId="6E1404A2" w14:textId="77777777" w:rsidR="007741AB" w:rsidRDefault="007741AB" w:rsidP="007741AB">
      <w:pPr>
        <w:widowControl/>
        <w:ind w:firstLine="480"/>
        <w:jc w:val="left"/>
      </w:pPr>
    </w:p>
    <w:p w14:paraId="1102A70D" w14:textId="77777777" w:rsidR="007741AB" w:rsidRDefault="007741AB" w:rsidP="007741AB">
      <w:pPr>
        <w:widowControl/>
        <w:ind w:firstLine="480"/>
        <w:jc w:val="left"/>
        <w:sectPr w:rsidR="007741AB" w:rsidSect="009A63B5">
          <w:headerReference w:type="default" r:id="rId15"/>
          <w:type w:val="continuous"/>
          <w:pgSz w:w="11906" w:h="16838"/>
          <w:pgMar w:top="1440" w:right="1800" w:bottom="1440" w:left="1800" w:header="851" w:footer="992" w:gutter="0"/>
          <w:cols w:space="425"/>
          <w:docGrid w:type="lines" w:linePitch="312"/>
        </w:sectPr>
      </w:pPr>
    </w:p>
    <w:p w14:paraId="2DCF5C4A" w14:textId="77777777" w:rsidR="007741AB" w:rsidRDefault="00CA2336" w:rsidP="007741AB">
      <w:pPr>
        <w:pStyle w:val="1"/>
        <w:numPr>
          <w:ilvl w:val="0"/>
          <w:numId w:val="4"/>
        </w:numPr>
        <w:ind w:left="0" w:firstLine="0"/>
      </w:pPr>
      <w:bookmarkStart w:id="12" w:name="_Toc475106217"/>
      <w:r>
        <w:rPr>
          <w:rFonts w:hint="eastAsia"/>
        </w:rPr>
        <w:lastRenderedPageBreak/>
        <w:t>前言</w:t>
      </w:r>
      <w:bookmarkEnd w:id="12"/>
    </w:p>
    <w:p w14:paraId="07145010" w14:textId="77777777" w:rsidR="00CA2336" w:rsidRDefault="00CA2336" w:rsidP="00CA2336">
      <w:pPr>
        <w:pStyle w:val="2"/>
        <w:numPr>
          <w:ilvl w:val="1"/>
          <w:numId w:val="4"/>
        </w:numPr>
        <w:ind w:left="0" w:firstLineChars="0" w:firstLine="0"/>
      </w:pPr>
      <w:bookmarkStart w:id="13" w:name="_Toc475106218"/>
      <w:r>
        <w:rPr>
          <w:rFonts w:hint="eastAsia"/>
        </w:rPr>
        <w:t>目标和范围</w:t>
      </w:r>
      <w:bookmarkEnd w:id="13"/>
    </w:p>
    <w:p w14:paraId="31502CBC" w14:textId="77777777" w:rsidR="00CA2336" w:rsidRDefault="0039292F" w:rsidP="00CA2336">
      <w:pPr>
        <w:ind w:firstLine="480"/>
      </w:pPr>
      <w:r>
        <w:rPr>
          <w:rFonts w:hint="eastAsia"/>
        </w:rPr>
        <w:t>本文档</w:t>
      </w:r>
      <w:r w:rsidR="00895CF3">
        <w:rPr>
          <w:rFonts w:hint="eastAsia"/>
        </w:rPr>
        <w:t>对上海黄金交易所交易系统与二级系统之间进行</w:t>
      </w:r>
      <w:r w:rsidR="0027146C">
        <w:rPr>
          <w:rFonts w:hint="eastAsia"/>
        </w:rPr>
        <w:t>保证金仓储接口</w:t>
      </w:r>
      <w:r w:rsidR="00895CF3">
        <w:rPr>
          <w:rFonts w:hint="eastAsia"/>
        </w:rPr>
        <w:t>联机交易时使用的报文接口</w:t>
      </w:r>
      <w:r w:rsidR="00C12A60">
        <w:rPr>
          <w:rFonts w:hint="eastAsia"/>
        </w:rPr>
        <w:t>，</w:t>
      </w:r>
      <w:r w:rsidR="00895CF3">
        <w:rPr>
          <w:rFonts w:hint="eastAsia"/>
        </w:rPr>
        <w:t>包括：消息结构、</w:t>
      </w:r>
      <w:r w:rsidR="00C12A60">
        <w:rPr>
          <w:rFonts w:hint="eastAsia"/>
        </w:rPr>
        <w:t>消息类型</w:t>
      </w:r>
      <w:r w:rsidR="00895CF3">
        <w:rPr>
          <w:rFonts w:hint="eastAsia"/>
        </w:rPr>
        <w:t>、</w:t>
      </w:r>
      <w:r w:rsidR="00C12A60">
        <w:rPr>
          <w:rFonts w:hint="eastAsia"/>
        </w:rPr>
        <w:t>消息</w:t>
      </w:r>
      <w:r w:rsidR="00895CF3">
        <w:rPr>
          <w:rFonts w:hint="eastAsia"/>
        </w:rPr>
        <w:t>域</w:t>
      </w:r>
      <w:r w:rsidR="00C12A60">
        <w:rPr>
          <w:rFonts w:hint="eastAsia"/>
        </w:rPr>
        <w:t>以及各消息包含要素</w:t>
      </w:r>
      <w:r w:rsidR="00CD42E4">
        <w:rPr>
          <w:rFonts w:hint="eastAsia"/>
        </w:rPr>
        <w:t>做了规定。</w:t>
      </w:r>
    </w:p>
    <w:p w14:paraId="6BD1079A" w14:textId="77777777" w:rsidR="007C07C2" w:rsidRDefault="007C07C2" w:rsidP="00CA2336">
      <w:pPr>
        <w:ind w:firstLine="480"/>
      </w:pPr>
      <w:r>
        <w:rPr>
          <w:rFonts w:hint="eastAsia"/>
        </w:rPr>
        <w:t>本文档所采用的术语、消息格式以及消息流描述</w:t>
      </w:r>
      <w:r w:rsidR="00290A1D">
        <w:rPr>
          <w:rFonts w:hint="eastAsia"/>
        </w:rPr>
        <w:t>等内容</w:t>
      </w:r>
      <w:r>
        <w:rPr>
          <w:rFonts w:hint="eastAsia"/>
        </w:rPr>
        <w:t>均遵照</w:t>
      </w:r>
      <w:r>
        <w:rPr>
          <w:rFonts w:hint="eastAsia"/>
        </w:rPr>
        <w:t>GTP</w:t>
      </w:r>
      <w:r>
        <w:rPr>
          <w:rFonts w:hint="eastAsia"/>
        </w:rPr>
        <w:t>协议标准。</w:t>
      </w:r>
    </w:p>
    <w:p w14:paraId="4D1DA0F2" w14:textId="77777777" w:rsidR="00CA2336" w:rsidRDefault="00CA2336" w:rsidP="00CA2336">
      <w:pPr>
        <w:pStyle w:val="2"/>
        <w:numPr>
          <w:ilvl w:val="1"/>
          <w:numId w:val="4"/>
        </w:numPr>
        <w:ind w:left="0" w:firstLineChars="0" w:firstLine="0"/>
      </w:pPr>
      <w:bookmarkStart w:id="14" w:name="_Toc475106219"/>
      <w:r>
        <w:rPr>
          <w:rFonts w:hint="eastAsia"/>
        </w:rPr>
        <w:t>读者对象</w:t>
      </w:r>
      <w:bookmarkEnd w:id="14"/>
    </w:p>
    <w:p w14:paraId="04B44374" w14:textId="77777777" w:rsidR="007C07C2" w:rsidRDefault="0039292F" w:rsidP="007C07C2">
      <w:pPr>
        <w:ind w:firstLine="480"/>
      </w:pPr>
      <w:r>
        <w:rPr>
          <w:rFonts w:hint="eastAsia"/>
        </w:rPr>
        <w:t>本文档</w:t>
      </w:r>
      <w:r w:rsidR="007C07C2">
        <w:rPr>
          <w:rFonts w:hint="eastAsia"/>
        </w:rPr>
        <w:t>既</w:t>
      </w:r>
      <w:r>
        <w:rPr>
          <w:rFonts w:hint="eastAsia"/>
        </w:rPr>
        <w:t>适用于</w:t>
      </w:r>
      <w:r w:rsidR="007C07C2">
        <w:rPr>
          <w:rFonts w:hint="eastAsia"/>
        </w:rPr>
        <w:t>按照协议规范文档方式接入到交易所系统的黄金交易市场参与者，也适用于</w:t>
      </w:r>
      <w:r>
        <w:rPr>
          <w:rFonts w:hint="eastAsia"/>
        </w:rPr>
        <w:t>交易所需求分析人员、技术管理人员、</w:t>
      </w:r>
      <w:r w:rsidRPr="00407F32">
        <w:rPr>
          <w:rFonts w:ascii="Times New Roman" w:eastAsia="宋体" w:hAnsi="Times New Roman" w:cs="Times New Roman" w:hint="eastAsia"/>
          <w:szCs w:val="24"/>
        </w:rPr>
        <w:t>软件</w:t>
      </w:r>
      <w:r>
        <w:rPr>
          <w:rFonts w:ascii="Times New Roman" w:eastAsia="宋体" w:hAnsi="Times New Roman" w:cs="Times New Roman" w:hint="eastAsia"/>
          <w:szCs w:val="24"/>
        </w:rPr>
        <w:t>设计及</w:t>
      </w:r>
      <w:r w:rsidRPr="00407F32">
        <w:rPr>
          <w:rFonts w:ascii="Times New Roman" w:eastAsia="宋体" w:hAnsi="Times New Roman" w:cs="Times New Roman" w:hint="eastAsia"/>
          <w:szCs w:val="24"/>
        </w:rPr>
        <w:t>开发人员、测试人员。</w:t>
      </w:r>
    </w:p>
    <w:p w14:paraId="128C5CF6" w14:textId="77777777" w:rsidR="00CA2336" w:rsidRDefault="00CA2336" w:rsidP="00CA2336">
      <w:pPr>
        <w:pStyle w:val="2"/>
        <w:numPr>
          <w:ilvl w:val="1"/>
          <w:numId w:val="4"/>
        </w:numPr>
        <w:ind w:left="0" w:firstLineChars="0" w:firstLine="0"/>
      </w:pPr>
      <w:bookmarkStart w:id="15" w:name="_Toc475106220"/>
      <w:r>
        <w:rPr>
          <w:rFonts w:hint="eastAsia"/>
        </w:rPr>
        <w:t>参考文档</w:t>
      </w:r>
      <w:bookmarkEnd w:id="15"/>
    </w:p>
    <w:p w14:paraId="2DD6F61A" w14:textId="77777777" w:rsidR="00CA2336" w:rsidRDefault="0052372E" w:rsidP="00CA2336">
      <w:pPr>
        <w:ind w:firstLine="480"/>
      </w:pPr>
      <w:r>
        <w:rPr>
          <w:rFonts w:hint="eastAsia"/>
        </w:rPr>
        <w:t>《</w:t>
      </w:r>
      <w:r w:rsidRPr="0052372E">
        <w:rPr>
          <w:rFonts w:hint="eastAsia"/>
        </w:rPr>
        <w:t>GEMS-1</w:t>
      </w:r>
      <w:r w:rsidRPr="0052372E">
        <w:rPr>
          <w:rFonts w:hint="eastAsia"/>
        </w:rPr>
        <w:t>竞价交易系统需求分析说明书</w:t>
      </w:r>
      <w:r>
        <w:rPr>
          <w:rFonts w:hint="eastAsia"/>
        </w:rPr>
        <w:t>》</w:t>
      </w:r>
    </w:p>
    <w:p w14:paraId="2AAC07C8" w14:textId="77777777" w:rsidR="00E61312" w:rsidRDefault="00E61312" w:rsidP="00E61312">
      <w:pPr>
        <w:ind w:firstLine="480"/>
      </w:pPr>
      <w:r>
        <w:rPr>
          <w:rFonts w:hint="eastAsia"/>
        </w:rPr>
        <w:t>《上海黄金交易所</w:t>
      </w:r>
      <w:r>
        <w:t>GEMS-2</w:t>
      </w:r>
      <w:r>
        <w:rPr>
          <w:rFonts w:hint="eastAsia"/>
        </w:rPr>
        <w:t>登记系统保证金外部接口需求分析说明书》</w:t>
      </w:r>
    </w:p>
    <w:p w14:paraId="24B3504F" w14:textId="77777777" w:rsidR="00486F9D" w:rsidRDefault="00486F9D" w:rsidP="00486F9D">
      <w:pPr>
        <w:ind w:firstLine="480"/>
      </w:pPr>
      <w:r>
        <w:rPr>
          <w:rFonts w:hint="eastAsia"/>
        </w:rPr>
        <w:t>《上海黄金交易所</w:t>
      </w:r>
      <w:r>
        <w:t>GEMS-2</w:t>
      </w:r>
      <w:r>
        <w:rPr>
          <w:rFonts w:hint="eastAsia"/>
        </w:rPr>
        <w:t>会员服务系统需求分析说明书》</w:t>
      </w:r>
    </w:p>
    <w:p w14:paraId="0E1CB993" w14:textId="77777777" w:rsidR="0052372E" w:rsidRDefault="0052372E" w:rsidP="00CA2336">
      <w:pPr>
        <w:ind w:firstLine="480"/>
      </w:pPr>
      <w:r>
        <w:rPr>
          <w:rFonts w:hint="eastAsia"/>
        </w:rPr>
        <w:t>《</w:t>
      </w:r>
      <w:r w:rsidRPr="0052372E">
        <w:rPr>
          <w:rFonts w:hint="eastAsia"/>
        </w:rPr>
        <w:t>上海黄金交易所应用系统数据字典</w:t>
      </w:r>
      <w:r>
        <w:rPr>
          <w:rFonts w:hint="eastAsia"/>
        </w:rPr>
        <w:t>》</w:t>
      </w:r>
    </w:p>
    <w:p w14:paraId="7F07EBD4" w14:textId="77777777" w:rsidR="00A11DE6" w:rsidRDefault="00A11DE6" w:rsidP="00CA2336">
      <w:pPr>
        <w:ind w:firstLine="480"/>
      </w:pPr>
      <w:r>
        <w:rPr>
          <w:rFonts w:hint="eastAsia"/>
        </w:rPr>
        <w:t>《</w:t>
      </w:r>
      <w:r w:rsidRPr="00A11DE6">
        <w:rPr>
          <w:rFonts w:hint="eastAsia"/>
        </w:rPr>
        <w:t>上海黄金交易所</w:t>
      </w:r>
      <w:r w:rsidR="00E61312">
        <w:rPr>
          <w:rFonts w:hint="eastAsia"/>
        </w:rPr>
        <w:t>GEMS-2</w:t>
      </w:r>
      <w:r w:rsidRPr="00A11DE6">
        <w:rPr>
          <w:rFonts w:hint="eastAsia"/>
        </w:rPr>
        <w:t>系统编码规范</w:t>
      </w:r>
      <w:r>
        <w:rPr>
          <w:rFonts w:hint="eastAsia"/>
        </w:rPr>
        <w:t>》</w:t>
      </w:r>
    </w:p>
    <w:p w14:paraId="6DEF2364" w14:textId="77777777" w:rsidR="008D5D60" w:rsidRPr="0052372E" w:rsidRDefault="008D5D60" w:rsidP="008D5D60">
      <w:pPr>
        <w:ind w:firstLine="480"/>
      </w:pPr>
      <w:r>
        <w:rPr>
          <w:rFonts w:hint="eastAsia"/>
        </w:rPr>
        <w:t>《</w:t>
      </w:r>
      <w:r w:rsidR="000A1275" w:rsidRPr="0052372E">
        <w:rPr>
          <w:rFonts w:hint="eastAsia"/>
        </w:rPr>
        <w:t>上海黄金交易所</w:t>
      </w:r>
      <w:r w:rsidRPr="0052372E">
        <w:rPr>
          <w:rFonts w:hint="eastAsia"/>
        </w:rPr>
        <w:t>黄金交易数据交换协议</w:t>
      </w:r>
      <w:r w:rsidRPr="0052372E">
        <w:rPr>
          <w:rFonts w:hint="eastAsia"/>
        </w:rPr>
        <w:t>(GTP)</w:t>
      </w:r>
      <w:r>
        <w:rPr>
          <w:rFonts w:hint="eastAsia"/>
        </w:rPr>
        <w:t>》</w:t>
      </w:r>
    </w:p>
    <w:p w14:paraId="0A2DAB71" w14:textId="77777777" w:rsidR="0052372E" w:rsidRDefault="0052372E" w:rsidP="00CA2336">
      <w:pPr>
        <w:ind w:firstLine="480"/>
      </w:pPr>
      <w:r>
        <w:rPr>
          <w:rFonts w:hint="eastAsia"/>
        </w:rPr>
        <w:t>《</w:t>
      </w:r>
      <w:r w:rsidRPr="0052372E">
        <w:rPr>
          <w:rFonts w:hint="eastAsia"/>
        </w:rPr>
        <w:t>上海黄金交易所保证金仓储接口说明书</w:t>
      </w:r>
      <w:r>
        <w:rPr>
          <w:rFonts w:hint="eastAsia"/>
        </w:rPr>
        <w:t>》</w:t>
      </w:r>
      <w:r w:rsidR="00861395">
        <w:rPr>
          <w:rFonts w:hint="eastAsia"/>
        </w:rPr>
        <w:t>（</w:t>
      </w:r>
      <w:r w:rsidR="00861395">
        <w:rPr>
          <w:rFonts w:hint="eastAsia"/>
        </w:rPr>
        <w:t>2.5</w:t>
      </w:r>
      <w:r w:rsidR="00861395">
        <w:rPr>
          <w:rFonts w:hint="eastAsia"/>
        </w:rPr>
        <w:t>代）</w:t>
      </w:r>
    </w:p>
    <w:p w14:paraId="1516C820" w14:textId="77777777" w:rsidR="00FB7E8F" w:rsidRDefault="00FB7E8F" w:rsidP="00CA2336">
      <w:pPr>
        <w:ind w:firstLine="480"/>
      </w:pPr>
    </w:p>
    <w:p w14:paraId="26081E56" w14:textId="77777777" w:rsidR="005803F9" w:rsidRDefault="005803F9" w:rsidP="005803F9">
      <w:pPr>
        <w:pStyle w:val="1"/>
        <w:numPr>
          <w:ilvl w:val="0"/>
          <w:numId w:val="4"/>
        </w:numPr>
      </w:pPr>
      <w:bookmarkStart w:id="16" w:name="_Toc475106221"/>
      <w:r>
        <w:rPr>
          <w:rFonts w:hint="eastAsia"/>
        </w:rPr>
        <w:lastRenderedPageBreak/>
        <w:t>数据类型</w:t>
      </w:r>
      <w:bookmarkEnd w:id="16"/>
    </w:p>
    <w:p w14:paraId="20809140" w14:textId="77777777" w:rsidR="005803F9" w:rsidRDefault="005803F9" w:rsidP="005803F9">
      <w:pPr>
        <w:pStyle w:val="2"/>
        <w:numPr>
          <w:ilvl w:val="1"/>
          <w:numId w:val="4"/>
        </w:numPr>
        <w:ind w:left="0" w:firstLineChars="0" w:firstLine="0"/>
      </w:pPr>
      <w:bookmarkStart w:id="17" w:name="_Toc475106222"/>
      <w:r>
        <w:rPr>
          <w:rFonts w:hint="eastAsia"/>
        </w:rPr>
        <w:t>数据类型表示</w:t>
      </w:r>
      <w:bookmarkEnd w:id="17"/>
    </w:p>
    <w:p w14:paraId="7F510D14" w14:textId="77777777" w:rsidR="005803F9" w:rsidRPr="00E90FA4" w:rsidRDefault="005803F9" w:rsidP="005803F9">
      <w:pPr>
        <w:ind w:firstLine="480"/>
      </w:pPr>
      <w:r>
        <w:rPr>
          <w:rFonts w:hint="eastAsia"/>
        </w:rPr>
        <w:t>定义数据域时需先指定域对应的数据类型。数据类型标识约定如下：</w:t>
      </w:r>
    </w:p>
    <w:p w14:paraId="636FA762" w14:textId="77777777" w:rsidR="005803F9" w:rsidRDefault="005803F9" w:rsidP="005803F9">
      <w:pPr>
        <w:ind w:firstLine="480"/>
      </w:pPr>
      <w:r>
        <w:rPr>
          <w:rFonts w:hint="eastAsia"/>
        </w:rPr>
        <w:t>1</w:t>
      </w:r>
      <w:r>
        <w:rPr>
          <w:rFonts w:hint="eastAsia"/>
        </w:rPr>
        <w:t>）</w:t>
      </w:r>
      <w:r>
        <w:rPr>
          <w:rFonts w:hint="eastAsia"/>
        </w:rPr>
        <w:t>Cx</w:t>
      </w:r>
      <w:r>
        <w:rPr>
          <w:rFonts w:hint="eastAsia"/>
        </w:rPr>
        <w:t>表示字符串，</w:t>
      </w:r>
      <w:r>
        <w:rPr>
          <w:rFonts w:hint="eastAsia"/>
        </w:rPr>
        <w:t>x</w:t>
      </w:r>
      <w:r>
        <w:rPr>
          <w:rFonts w:hint="eastAsia"/>
        </w:rPr>
        <w:t>表示字符串的最大长度，除非特殊声明，字符串均可包含大小写字母。</w:t>
      </w:r>
    </w:p>
    <w:p w14:paraId="4D7542D4" w14:textId="77777777" w:rsidR="005803F9" w:rsidRDefault="005803F9" w:rsidP="005803F9">
      <w:pPr>
        <w:ind w:firstLine="480"/>
      </w:pPr>
      <w:r>
        <w:rPr>
          <w:rFonts w:hint="eastAsia"/>
        </w:rPr>
        <w:t>2</w:t>
      </w:r>
      <w:r>
        <w:rPr>
          <w:rFonts w:hint="eastAsia"/>
        </w:rPr>
        <w:t>）</w:t>
      </w:r>
      <w:r>
        <w:rPr>
          <w:rFonts w:hint="eastAsia"/>
        </w:rPr>
        <w:t>Nx</w:t>
      </w:r>
      <w:r>
        <w:rPr>
          <w:rFonts w:hint="eastAsia"/>
        </w:rPr>
        <w:t>表示十进制整数，</w:t>
      </w:r>
      <w:r>
        <w:rPr>
          <w:rFonts w:hint="eastAsia"/>
        </w:rPr>
        <w:t>x</w:t>
      </w:r>
      <w:r>
        <w:rPr>
          <w:rFonts w:hint="eastAsia"/>
        </w:rPr>
        <w:t>代表整数最大位数（不包括正负号）。</w:t>
      </w:r>
    </w:p>
    <w:p w14:paraId="26918BE5" w14:textId="77777777" w:rsidR="005803F9" w:rsidRDefault="005803F9" w:rsidP="005803F9">
      <w:pPr>
        <w:ind w:firstLine="480"/>
      </w:pPr>
      <w:r>
        <w:rPr>
          <w:rFonts w:hint="eastAsia"/>
        </w:rPr>
        <w:t>3</w:t>
      </w:r>
      <w:r>
        <w:rPr>
          <w:rFonts w:hint="eastAsia"/>
        </w:rPr>
        <w:t>）</w:t>
      </w:r>
      <w:r>
        <w:rPr>
          <w:rFonts w:hint="eastAsia"/>
        </w:rPr>
        <w:t>N(x,y)</w:t>
      </w:r>
      <w:r>
        <w:rPr>
          <w:rFonts w:hint="eastAsia"/>
        </w:rPr>
        <w:t>表示十进制浮点数，</w:t>
      </w:r>
      <w:r>
        <w:rPr>
          <w:rFonts w:hint="eastAsia"/>
        </w:rPr>
        <w:t>x</w:t>
      </w:r>
      <w:r>
        <w:rPr>
          <w:rFonts w:hint="eastAsia"/>
        </w:rPr>
        <w:t>表示小数点前后最大位数之和，</w:t>
      </w:r>
      <w:r>
        <w:rPr>
          <w:rFonts w:hint="eastAsia"/>
        </w:rPr>
        <w:t>y</w:t>
      </w:r>
      <w:r>
        <w:rPr>
          <w:rFonts w:hint="eastAsia"/>
        </w:rPr>
        <w:t>表示小数点后的最大位数。</w:t>
      </w:r>
    </w:p>
    <w:p w14:paraId="38B0919B" w14:textId="77777777" w:rsidR="005803F9" w:rsidRDefault="005803F9" w:rsidP="005803F9">
      <w:pPr>
        <w:pStyle w:val="2"/>
        <w:numPr>
          <w:ilvl w:val="1"/>
          <w:numId w:val="4"/>
        </w:numPr>
        <w:ind w:left="0" w:firstLineChars="0" w:firstLine="0"/>
      </w:pPr>
      <w:bookmarkStart w:id="18" w:name="_Toc475106223"/>
      <w:r>
        <w:rPr>
          <w:rFonts w:hint="eastAsia"/>
        </w:rPr>
        <w:t>基本数据类型</w:t>
      </w:r>
      <w:bookmarkEnd w:id="18"/>
    </w:p>
    <w:p w14:paraId="68CEB0BC" w14:textId="77777777" w:rsidR="005803F9" w:rsidRDefault="005803F9" w:rsidP="005803F9">
      <w:pPr>
        <w:ind w:firstLine="480"/>
      </w:pPr>
      <w:r>
        <w:rPr>
          <w:rFonts w:hint="eastAsia"/>
        </w:rPr>
        <w:t>本接口规范中定义了如下基本数据类型：</w:t>
      </w:r>
    </w:p>
    <w:tbl>
      <w:tblPr>
        <w:tblStyle w:val="a9"/>
        <w:tblW w:w="8522" w:type="dxa"/>
        <w:jc w:val="center"/>
        <w:tblLook w:val="04A0" w:firstRow="1" w:lastRow="0" w:firstColumn="1" w:lastColumn="0" w:noHBand="0" w:noVBand="1"/>
      </w:tblPr>
      <w:tblGrid>
        <w:gridCol w:w="1094"/>
        <w:gridCol w:w="1080"/>
        <w:gridCol w:w="1108"/>
        <w:gridCol w:w="1547"/>
        <w:gridCol w:w="1131"/>
        <w:gridCol w:w="2562"/>
      </w:tblGrid>
      <w:tr w:rsidR="005803F9" w14:paraId="3AF06335" w14:textId="77777777" w:rsidTr="00E42239">
        <w:trPr>
          <w:tblHeader/>
          <w:jc w:val="center"/>
        </w:trPr>
        <w:tc>
          <w:tcPr>
            <w:tcW w:w="2174" w:type="dxa"/>
            <w:gridSpan w:val="2"/>
            <w:shd w:val="clear" w:color="auto" w:fill="BFBFBF" w:themeFill="background1" w:themeFillShade="BF"/>
          </w:tcPr>
          <w:p w14:paraId="5C5F1CCC" w14:textId="77777777" w:rsidR="005803F9" w:rsidRPr="002E1EA9" w:rsidRDefault="005803F9" w:rsidP="00E42239">
            <w:pPr>
              <w:ind w:firstLineChars="0" w:firstLine="0"/>
              <w:rPr>
                <w:b/>
              </w:rPr>
            </w:pPr>
            <w:r>
              <w:rPr>
                <w:rFonts w:hint="eastAsia"/>
                <w:b/>
              </w:rPr>
              <w:t>扩展类型</w:t>
            </w:r>
          </w:p>
        </w:tc>
        <w:tc>
          <w:tcPr>
            <w:tcW w:w="1108" w:type="dxa"/>
            <w:shd w:val="clear" w:color="auto" w:fill="BFBFBF" w:themeFill="background1" w:themeFillShade="BF"/>
          </w:tcPr>
          <w:p w14:paraId="47E0ABA8" w14:textId="77777777" w:rsidR="005803F9" w:rsidRPr="002E1EA9" w:rsidRDefault="005803F9" w:rsidP="00E42239">
            <w:pPr>
              <w:ind w:firstLineChars="0" w:firstLine="0"/>
              <w:rPr>
                <w:b/>
              </w:rPr>
            </w:pPr>
            <w:r w:rsidRPr="002E1EA9">
              <w:rPr>
                <w:rFonts w:hint="eastAsia"/>
                <w:b/>
              </w:rPr>
              <w:t>单位</w:t>
            </w:r>
          </w:p>
        </w:tc>
        <w:tc>
          <w:tcPr>
            <w:tcW w:w="1547" w:type="dxa"/>
            <w:shd w:val="clear" w:color="auto" w:fill="BFBFBF" w:themeFill="background1" w:themeFillShade="BF"/>
          </w:tcPr>
          <w:p w14:paraId="112614F1" w14:textId="77777777" w:rsidR="005803F9" w:rsidRPr="002E1EA9" w:rsidRDefault="005803F9" w:rsidP="00E42239">
            <w:pPr>
              <w:ind w:firstLineChars="0" w:firstLine="0"/>
              <w:rPr>
                <w:b/>
              </w:rPr>
            </w:pPr>
            <w:r>
              <w:rPr>
                <w:rFonts w:hint="eastAsia"/>
                <w:b/>
              </w:rPr>
              <w:t>精度</w:t>
            </w:r>
          </w:p>
        </w:tc>
        <w:tc>
          <w:tcPr>
            <w:tcW w:w="1131" w:type="dxa"/>
            <w:shd w:val="clear" w:color="auto" w:fill="BFBFBF" w:themeFill="background1" w:themeFillShade="BF"/>
          </w:tcPr>
          <w:p w14:paraId="7CFE0AE8" w14:textId="77777777" w:rsidR="005803F9" w:rsidRPr="002E1EA9" w:rsidRDefault="005803F9" w:rsidP="00E42239">
            <w:pPr>
              <w:ind w:firstLineChars="0" w:firstLine="0"/>
              <w:rPr>
                <w:b/>
              </w:rPr>
            </w:pPr>
            <w:r w:rsidRPr="002E1EA9">
              <w:rPr>
                <w:rFonts w:hint="eastAsia"/>
                <w:b/>
              </w:rPr>
              <w:t>类型</w:t>
            </w:r>
          </w:p>
        </w:tc>
        <w:tc>
          <w:tcPr>
            <w:tcW w:w="2562" w:type="dxa"/>
            <w:shd w:val="clear" w:color="auto" w:fill="BFBFBF" w:themeFill="background1" w:themeFillShade="BF"/>
          </w:tcPr>
          <w:p w14:paraId="38F570AD" w14:textId="77777777" w:rsidR="005803F9" w:rsidRPr="002E1EA9" w:rsidRDefault="005803F9" w:rsidP="00E42239">
            <w:pPr>
              <w:ind w:firstLineChars="0" w:firstLine="0"/>
              <w:rPr>
                <w:b/>
              </w:rPr>
            </w:pPr>
            <w:r>
              <w:rPr>
                <w:rFonts w:hint="eastAsia"/>
                <w:b/>
              </w:rPr>
              <w:t>说明</w:t>
            </w:r>
          </w:p>
        </w:tc>
      </w:tr>
      <w:tr w:rsidR="005803F9" w14:paraId="30645994" w14:textId="77777777" w:rsidTr="00E42239">
        <w:trPr>
          <w:jc w:val="center"/>
        </w:trPr>
        <w:tc>
          <w:tcPr>
            <w:tcW w:w="1094" w:type="dxa"/>
          </w:tcPr>
          <w:p w14:paraId="331AB13C"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Amount</w:t>
            </w:r>
          </w:p>
        </w:tc>
        <w:tc>
          <w:tcPr>
            <w:tcW w:w="1080" w:type="dxa"/>
          </w:tcPr>
          <w:p w14:paraId="220E217E"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金额</w:t>
            </w:r>
          </w:p>
        </w:tc>
        <w:tc>
          <w:tcPr>
            <w:tcW w:w="1108" w:type="dxa"/>
          </w:tcPr>
          <w:p w14:paraId="13279852"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分</w:t>
            </w:r>
          </w:p>
        </w:tc>
        <w:tc>
          <w:tcPr>
            <w:tcW w:w="1547" w:type="dxa"/>
          </w:tcPr>
          <w:p w14:paraId="710B4872"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分</w:t>
            </w:r>
          </w:p>
        </w:tc>
        <w:tc>
          <w:tcPr>
            <w:tcW w:w="1131" w:type="dxa"/>
          </w:tcPr>
          <w:p w14:paraId="58E72244"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N18</w:t>
            </w:r>
          </w:p>
        </w:tc>
        <w:tc>
          <w:tcPr>
            <w:tcW w:w="2562" w:type="dxa"/>
          </w:tcPr>
          <w:p w14:paraId="361A776D"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100表示1元</w:t>
            </w:r>
          </w:p>
        </w:tc>
      </w:tr>
      <w:tr w:rsidR="005803F9" w14:paraId="40FA168C" w14:textId="77777777" w:rsidTr="00E42239">
        <w:trPr>
          <w:jc w:val="center"/>
        </w:trPr>
        <w:tc>
          <w:tcPr>
            <w:tcW w:w="1094" w:type="dxa"/>
          </w:tcPr>
          <w:p w14:paraId="14CD5976"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sz w:val="21"/>
                <w:szCs w:val="21"/>
              </w:rPr>
              <w:t>Price</w:t>
            </w:r>
          </w:p>
        </w:tc>
        <w:tc>
          <w:tcPr>
            <w:tcW w:w="1080" w:type="dxa"/>
          </w:tcPr>
          <w:p w14:paraId="24EDBD6A"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价格</w:t>
            </w:r>
          </w:p>
        </w:tc>
        <w:tc>
          <w:tcPr>
            <w:tcW w:w="1108" w:type="dxa"/>
          </w:tcPr>
          <w:p w14:paraId="4F88522A"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元/克</w:t>
            </w:r>
          </w:p>
          <w:p w14:paraId="3BC4FA1D"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元/千克</w:t>
            </w:r>
          </w:p>
        </w:tc>
        <w:tc>
          <w:tcPr>
            <w:tcW w:w="1547" w:type="dxa"/>
          </w:tcPr>
          <w:p w14:paraId="0EBBF0BF"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0.000001元</w:t>
            </w:r>
          </w:p>
        </w:tc>
        <w:tc>
          <w:tcPr>
            <w:tcW w:w="1131" w:type="dxa"/>
          </w:tcPr>
          <w:p w14:paraId="5B0F8A6E"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N(12,6)</w:t>
            </w:r>
          </w:p>
        </w:tc>
        <w:tc>
          <w:tcPr>
            <w:tcW w:w="2562" w:type="dxa"/>
          </w:tcPr>
          <w:p w14:paraId="7E3E7CE4"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黄金/铂金/钯金：元/克</w:t>
            </w:r>
          </w:p>
          <w:p w14:paraId="3E4A3C5A"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白银：元/千克</w:t>
            </w:r>
          </w:p>
        </w:tc>
      </w:tr>
      <w:tr w:rsidR="005803F9" w14:paraId="2AD135F3" w14:textId="77777777" w:rsidTr="00E42239">
        <w:trPr>
          <w:jc w:val="center"/>
        </w:trPr>
        <w:tc>
          <w:tcPr>
            <w:tcW w:w="1094" w:type="dxa"/>
          </w:tcPr>
          <w:p w14:paraId="553FC822"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Weight</w:t>
            </w:r>
          </w:p>
        </w:tc>
        <w:tc>
          <w:tcPr>
            <w:tcW w:w="1080" w:type="dxa"/>
          </w:tcPr>
          <w:p w14:paraId="0AEDA0F0"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重量</w:t>
            </w:r>
          </w:p>
        </w:tc>
        <w:tc>
          <w:tcPr>
            <w:tcW w:w="1108" w:type="dxa"/>
          </w:tcPr>
          <w:p w14:paraId="5943CFD5"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千克</w:t>
            </w:r>
          </w:p>
        </w:tc>
        <w:tc>
          <w:tcPr>
            <w:tcW w:w="1547" w:type="dxa"/>
          </w:tcPr>
          <w:p w14:paraId="19890482"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毫克</w:t>
            </w:r>
          </w:p>
        </w:tc>
        <w:tc>
          <w:tcPr>
            <w:tcW w:w="1131" w:type="dxa"/>
          </w:tcPr>
          <w:p w14:paraId="387EB8CF"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N(12,6)</w:t>
            </w:r>
          </w:p>
        </w:tc>
        <w:tc>
          <w:tcPr>
            <w:tcW w:w="2562" w:type="dxa"/>
          </w:tcPr>
          <w:p w14:paraId="70849EE9" w14:textId="77777777" w:rsidR="005803F9" w:rsidRPr="00537CB7"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0</w:t>
            </w:r>
            <w:r w:rsidRPr="00537CB7">
              <w:rPr>
                <w:rFonts w:asciiTheme="minorEastAsia" w:hAnsiTheme="minorEastAsia" w:hint="eastAsia"/>
                <w:sz w:val="21"/>
                <w:szCs w:val="21"/>
              </w:rPr>
              <w:t>.00000</w:t>
            </w:r>
            <w:r>
              <w:rPr>
                <w:rFonts w:asciiTheme="minorEastAsia" w:hAnsiTheme="minorEastAsia" w:hint="eastAsia"/>
                <w:sz w:val="21"/>
                <w:szCs w:val="21"/>
              </w:rPr>
              <w:t>1</w:t>
            </w:r>
            <w:r w:rsidRPr="00537CB7">
              <w:rPr>
                <w:rFonts w:asciiTheme="minorEastAsia" w:hAnsiTheme="minorEastAsia" w:hint="eastAsia"/>
                <w:sz w:val="21"/>
                <w:szCs w:val="21"/>
              </w:rPr>
              <w:t>表示</w:t>
            </w:r>
            <w:r>
              <w:rPr>
                <w:rFonts w:asciiTheme="minorEastAsia" w:hAnsiTheme="minorEastAsia" w:hint="eastAsia"/>
                <w:sz w:val="21"/>
                <w:szCs w:val="21"/>
              </w:rPr>
              <w:t>1毫克</w:t>
            </w:r>
          </w:p>
        </w:tc>
      </w:tr>
      <w:tr w:rsidR="005803F9" w14:paraId="5F9346D0" w14:textId="77777777" w:rsidTr="00E42239">
        <w:trPr>
          <w:jc w:val="center"/>
        </w:trPr>
        <w:tc>
          <w:tcPr>
            <w:tcW w:w="1094" w:type="dxa"/>
          </w:tcPr>
          <w:p w14:paraId="370F74EF"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Rate</w:t>
            </w:r>
          </w:p>
        </w:tc>
        <w:tc>
          <w:tcPr>
            <w:tcW w:w="1080" w:type="dxa"/>
          </w:tcPr>
          <w:p w14:paraId="6705BD81"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比率</w:t>
            </w:r>
          </w:p>
        </w:tc>
        <w:tc>
          <w:tcPr>
            <w:tcW w:w="1108" w:type="dxa"/>
          </w:tcPr>
          <w:p w14:paraId="6243DF0B"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14:paraId="60D09963" w14:textId="77777777" w:rsidR="005803F9" w:rsidRPr="00537CB7" w:rsidRDefault="0072719D" w:rsidP="00E42239">
            <w:pPr>
              <w:ind w:firstLineChars="0" w:firstLine="0"/>
              <w:rPr>
                <w:rFonts w:asciiTheme="minorEastAsia" w:hAnsiTheme="minorEastAsia"/>
                <w:sz w:val="21"/>
                <w:szCs w:val="21"/>
              </w:rPr>
            </w:pPr>
            <w:r>
              <w:rPr>
                <w:rFonts w:asciiTheme="minorEastAsia" w:hAnsiTheme="minorEastAsia" w:hint="eastAsia"/>
                <w:sz w:val="21"/>
                <w:szCs w:val="21"/>
              </w:rPr>
              <w:t>百万分之一</w:t>
            </w:r>
          </w:p>
        </w:tc>
        <w:tc>
          <w:tcPr>
            <w:tcW w:w="1131" w:type="dxa"/>
          </w:tcPr>
          <w:p w14:paraId="3D99567D"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N(16,6)</w:t>
            </w:r>
          </w:p>
        </w:tc>
        <w:tc>
          <w:tcPr>
            <w:tcW w:w="2562" w:type="dxa"/>
          </w:tcPr>
          <w:p w14:paraId="3E97C5FD" w14:textId="77777777" w:rsidR="005803F9" w:rsidRPr="00537CB7" w:rsidRDefault="005803F9" w:rsidP="006E7E59">
            <w:pPr>
              <w:ind w:firstLineChars="0" w:firstLine="0"/>
              <w:rPr>
                <w:rFonts w:asciiTheme="minorEastAsia" w:hAnsiTheme="minorEastAsia"/>
                <w:sz w:val="21"/>
                <w:szCs w:val="21"/>
              </w:rPr>
            </w:pPr>
            <w:r w:rsidRPr="00537CB7">
              <w:rPr>
                <w:rFonts w:asciiTheme="minorEastAsia" w:hAnsiTheme="minorEastAsia" w:hint="eastAsia"/>
                <w:sz w:val="21"/>
                <w:szCs w:val="21"/>
              </w:rPr>
              <w:t>1表示1</w:t>
            </w:r>
            <w:r w:rsidR="006E7E59">
              <w:rPr>
                <w:rFonts w:asciiTheme="minorEastAsia" w:hAnsiTheme="minorEastAsia" w:hint="eastAsia"/>
                <w:sz w:val="21"/>
                <w:szCs w:val="21"/>
              </w:rPr>
              <w:t>00</w:t>
            </w:r>
            <w:r w:rsidRPr="00537CB7">
              <w:rPr>
                <w:rFonts w:asciiTheme="minorEastAsia" w:hAnsiTheme="minorEastAsia" w:hint="eastAsia"/>
                <w:sz w:val="21"/>
                <w:szCs w:val="21"/>
              </w:rPr>
              <w:t>%</w:t>
            </w:r>
          </w:p>
        </w:tc>
      </w:tr>
      <w:tr w:rsidR="005803F9" w14:paraId="7D3AB9E4" w14:textId="77777777" w:rsidTr="00E42239">
        <w:trPr>
          <w:jc w:val="center"/>
        </w:trPr>
        <w:tc>
          <w:tcPr>
            <w:tcW w:w="1094" w:type="dxa"/>
          </w:tcPr>
          <w:p w14:paraId="3010737A"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sz w:val="21"/>
                <w:szCs w:val="21"/>
              </w:rPr>
              <w:t>Quantity</w:t>
            </w:r>
          </w:p>
        </w:tc>
        <w:tc>
          <w:tcPr>
            <w:tcW w:w="1080" w:type="dxa"/>
          </w:tcPr>
          <w:p w14:paraId="022AE7F7"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数量</w:t>
            </w:r>
          </w:p>
        </w:tc>
        <w:tc>
          <w:tcPr>
            <w:tcW w:w="1108" w:type="dxa"/>
          </w:tcPr>
          <w:p w14:paraId="43119DA3"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14:paraId="15D944D2"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131" w:type="dxa"/>
          </w:tcPr>
          <w:p w14:paraId="4B31E529"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N12</w:t>
            </w:r>
          </w:p>
        </w:tc>
        <w:tc>
          <w:tcPr>
            <w:tcW w:w="2562" w:type="dxa"/>
          </w:tcPr>
          <w:p w14:paraId="54312A90" w14:textId="77777777" w:rsidR="005803F9" w:rsidRPr="00537CB7" w:rsidRDefault="005803F9" w:rsidP="00E42239">
            <w:pPr>
              <w:ind w:firstLineChars="0" w:firstLine="0"/>
              <w:rPr>
                <w:rFonts w:asciiTheme="minorEastAsia" w:hAnsiTheme="minorEastAsia"/>
                <w:sz w:val="21"/>
                <w:szCs w:val="21"/>
              </w:rPr>
            </w:pPr>
          </w:p>
        </w:tc>
      </w:tr>
      <w:tr w:rsidR="005803F9" w14:paraId="2C92799C" w14:textId="77777777" w:rsidTr="00E42239">
        <w:trPr>
          <w:jc w:val="center"/>
        </w:trPr>
        <w:tc>
          <w:tcPr>
            <w:tcW w:w="1094" w:type="dxa"/>
          </w:tcPr>
          <w:p w14:paraId="50FA4907"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OKFlag</w:t>
            </w:r>
          </w:p>
        </w:tc>
        <w:tc>
          <w:tcPr>
            <w:tcW w:w="1080" w:type="dxa"/>
          </w:tcPr>
          <w:p w14:paraId="2CD06C48"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是否标志</w:t>
            </w:r>
          </w:p>
        </w:tc>
        <w:tc>
          <w:tcPr>
            <w:tcW w:w="1108" w:type="dxa"/>
          </w:tcPr>
          <w:p w14:paraId="52D6DEB8"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14:paraId="182B2D83"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131" w:type="dxa"/>
          </w:tcPr>
          <w:p w14:paraId="4B7DA6F2"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C1</w:t>
            </w:r>
          </w:p>
        </w:tc>
        <w:tc>
          <w:tcPr>
            <w:tcW w:w="2562" w:type="dxa"/>
          </w:tcPr>
          <w:p w14:paraId="2E7A8023"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1-是，0-否</w:t>
            </w:r>
          </w:p>
        </w:tc>
      </w:tr>
      <w:tr w:rsidR="005803F9" w14:paraId="2BC369AF" w14:textId="77777777" w:rsidTr="00E42239">
        <w:trPr>
          <w:jc w:val="center"/>
        </w:trPr>
        <w:tc>
          <w:tcPr>
            <w:tcW w:w="1094" w:type="dxa"/>
          </w:tcPr>
          <w:p w14:paraId="0A5026AC"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Date</w:t>
            </w:r>
          </w:p>
        </w:tc>
        <w:tc>
          <w:tcPr>
            <w:tcW w:w="1080" w:type="dxa"/>
          </w:tcPr>
          <w:p w14:paraId="3FE85586"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日期</w:t>
            </w:r>
          </w:p>
        </w:tc>
        <w:tc>
          <w:tcPr>
            <w:tcW w:w="1108" w:type="dxa"/>
          </w:tcPr>
          <w:p w14:paraId="4F25C2A1"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14:paraId="76A8893B"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131" w:type="dxa"/>
          </w:tcPr>
          <w:p w14:paraId="3AA5881B"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C8</w:t>
            </w:r>
          </w:p>
        </w:tc>
        <w:tc>
          <w:tcPr>
            <w:tcW w:w="2562" w:type="dxa"/>
          </w:tcPr>
          <w:p w14:paraId="7B634E65"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YYYYMMDD</w:t>
            </w:r>
          </w:p>
        </w:tc>
      </w:tr>
      <w:tr w:rsidR="005803F9" w14:paraId="51DDD20D" w14:textId="77777777" w:rsidTr="00E42239">
        <w:trPr>
          <w:jc w:val="center"/>
        </w:trPr>
        <w:tc>
          <w:tcPr>
            <w:tcW w:w="1094" w:type="dxa"/>
          </w:tcPr>
          <w:p w14:paraId="02BA351F"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Time</w:t>
            </w:r>
          </w:p>
        </w:tc>
        <w:tc>
          <w:tcPr>
            <w:tcW w:w="1080" w:type="dxa"/>
          </w:tcPr>
          <w:p w14:paraId="3C9491DF"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时间</w:t>
            </w:r>
          </w:p>
        </w:tc>
        <w:tc>
          <w:tcPr>
            <w:tcW w:w="1108" w:type="dxa"/>
          </w:tcPr>
          <w:p w14:paraId="2AACE6EA"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14:paraId="462373C0"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131" w:type="dxa"/>
          </w:tcPr>
          <w:p w14:paraId="591C774C"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C8</w:t>
            </w:r>
          </w:p>
        </w:tc>
        <w:tc>
          <w:tcPr>
            <w:tcW w:w="2562" w:type="dxa"/>
          </w:tcPr>
          <w:p w14:paraId="341983B0" w14:textId="77777777" w:rsidR="005803F9" w:rsidRPr="00537CB7" w:rsidRDefault="005803F9" w:rsidP="00E42239">
            <w:pPr>
              <w:ind w:firstLineChars="0" w:firstLine="0"/>
              <w:rPr>
                <w:rFonts w:asciiTheme="minorEastAsia" w:hAnsiTheme="minorEastAsia"/>
                <w:sz w:val="21"/>
                <w:szCs w:val="21"/>
              </w:rPr>
            </w:pPr>
            <w:r w:rsidRPr="00537CB7">
              <w:rPr>
                <w:rFonts w:asciiTheme="minorEastAsia" w:hAnsiTheme="minorEastAsia" w:hint="eastAsia"/>
                <w:sz w:val="21"/>
                <w:szCs w:val="21"/>
              </w:rPr>
              <w:t>HH:MM:SS</w:t>
            </w:r>
          </w:p>
        </w:tc>
      </w:tr>
    </w:tbl>
    <w:p w14:paraId="45D011C4" w14:textId="77777777" w:rsidR="005803F9" w:rsidRDefault="005803F9" w:rsidP="005803F9">
      <w:pPr>
        <w:pStyle w:val="2"/>
        <w:numPr>
          <w:ilvl w:val="1"/>
          <w:numId w:val="4"/>
        </w:numPr>
        <w:ind w:left="0" w:firstLineChars="0" w:firstLine="0"/>
      </w:pPr>
      <w:bookmarkStart w:id="19" w:name="_Toc475106224"/>
      <w:r>
        <w:rPr>
          <w:rFonts w:hint="eastAsia"/>
        </w:rPr>
        <w:t>复合数据类型</w:t>
      </w:r>
      <w:bookmarkEnd w:id="19"/>
    </w:p>
    <w:p w14:paraId="5A466C43" w14:textId="77777777" w:rsidR="005803F9" w:rsidRDefault="005803F9" w:rsidP="005803F9">
      <w:pPr>
        <w:pStyle w:val="3"/>
        <w:numPr>
          <w:ilvl w:val="2"/>
          <w:numId w:val="4"/>
        </w:numPr>
        <w:ind w:left="0" w:firstLineChars="0" w:firstLine="0"/>
      </w:pPr>
      <w:bookmarkStart w:id="20" w:name="_Toc475106225"/>
      <w:r>
        <w:rPr>
          <w:rFonts w:hint="eastAsia"/>
        </w:rPr>
        <w:t>数组类型</w:t>
      </w:r>
      <w:bookmarkEnd w:id="20"/>
    </w:p>
    <w:p w14:paraId="5AB41AEF" w14:textId="77777777" w:rsidR="005803F9" w:rsidRDefault="005803F9" w:rsidP="005803F9">
      <w:pPr>
        <w:ind w:firstLine="480"/>
      </w:pPr>
      <w:r w:rsidRPr="00A2544B">
        <w:t>相同数据类型的元素按一定顺序排列的集合</w:t>
      </w:r>
      <w:r>
        <w:rPr>
          <w:rFonts w:hint="eastAsia"/>
        </w:rPr>
        <w:t>。元素的数据类型可以是基本数</w:t>
      </w:r>
      <w:r>
        <w:rPr>
          <w:rFonts w:hint="eastAsia"/>
        </w:rPr>
        <w:lastRenderedPageBreak/>
        <w:t>据类型，也可以是复合数据类型。示例如下：</w:t>
      </w:r>
    </w:p>
    <w:p w14:paraId="4A7A1F6F" w14:textId="77777777" w:rsidR="005803F9" w:rsidRPr="00A2544B" w:rsidRDefault="005803F9" w:rsidP="005803F9">
      <w:pPr>
        <w:ind w:firstLine="480"/>
      </w:pPr>
      <w:r>
        <w:rPr>
          <w:rFonts w:hint="eastAsia"/>
        </w:rPr>
        <w:t>[element1,</w:t>
      </w:r>
      <w:r w:rsidRPr="00E3285D">
        <w:rPr>
          <w:rFonts w:hint="eastAsia"/>
        </w:rPr>
        <w:t xml:space="preserve"> </w:t>
      </w:r>
      <w:r>
        <w:rPr>
          <w:rFonts w:hint="eastAsia"/>
        </w:rPr>
        <w:t>element2,</w:t>
      </w:r>
      <w:r>
        <w:t>…</w:t>
      </w:r>
      <w:r>
        <w:rPr>
          <w:rFonts w:hint="eastAsia"/>
        </w:rPr>
        <w:t>,</w:t>
      </w:r>
      <w:r w:rsidRPr="00E3285D">
        <w:rPr>
          <w:rFonts w:hint="eastAsia"/>
        </w:rPr>
        <w:t xml:space="preserve"> </w:t>
      </w:r>
      <w:r>
        <w:rPr>
          <w:rFonts w:hint="eastAsia"/>
        </w:rPr>
        <w:t>elementN]</w:t>
      </w:r>
    </w:p>
    <w:p w14:paraId="4A14D2A5" w14:textId="77777777" w:rsidR="005803F9" w:rsidRDefault="005803F9" w:rsidP="005803F9">
      <w:pPr>
        <w:pStyle w:val="3"/>
        <w:numPr>
          <w:ilvl w:val="2"/>
          <w:numId w:val="4"/>
        </w:numPr>
        <w:ind w:left="0" w:firstLineChars="0" w:firstLine="0"/>
      </w:pPr>
      <w:bookmarkStart w:id="21" w:name="_Toc475106226"/>
      <w:r>
        <w:rPr>
          <w:rFonts w:hint="eastAsia"/>
        </w:rPr>
        <w:t>哈希类型</w:t>
      </w:r>
      <w:bookmarkEnd w:id="21"/>
    </w:p>
    <w:p w14:paraId="1BE1DE4F" w14:textId="77777777" w:rsidR="005803F9" w:rsidRDefault="005803F9" w:rsidP="005803F9">
      <w:pPr>
        <w:ind w:firstLine="480"/>
      </w:pPr>
      <w:r>
        <w:rPr>
          <w:rFonts w:hint="eastAsia"/>
        </w:rPr>
        <w:t>一组无序元素的集合。元素的数据类型可以是基本数据类型，也可以是复合数据类型。示例如下：</w:t>
      </w:r>
    </w:p>
    <w:p w14:paraId="431A326C" w14:textId="77777777" w:rsidR="005803F9" w:rsidRPr="001247E0" w:rsidRDefault="005803F9" w:rsidP="005803F9">
      <w:pPr>
        <w:ind w:firstLine="480"/>
      </w:pPr>
      <w:r>
        <w:rPr>
          <w:rFonts w:hint="eastAsia"/>
        </w:rPr>
        <w:t>{</w:t>
      </w:r>
      <w:r w:rsidRPr="00E3285D">
        <w:rPr>
          <w:rFonts w:hint="eastAsia"/>
        </w:rPr>
        <w:t xml:space="preserve"> </w:t>
      </w:r>
      <w:r>
        <w:rPr>
          <w:rFonts w:hint="eastAsia"/>
        </w:rPr>
        <w:t>element1,</w:t>
      </w:r>
      <w:r w:rsidRPr="00E3285D">
        <w:rPr>
          <w:rFonts w:hint="eastAsia"/>
        </w:rPr>
        <w:t xml:space="preserve"> </w:t>
      </w:r>
      <w:r>
        <w:rPr>
          <w:rFonts w:hint="eastAsia"/>
        </w:rPr>
        <w:t>element2,</w:t>
      </w:r>
      <w:r>
        <w:t>…</w:t>
      </w:r>
      <w:r>
        <w:rPr>
          <w:rFonts w:hint="eastAsia"/>
        </w:rPr>
        <w:t>,</w:t>
      </w:r>
      <w:r w:rsidRPr="00E3285D">
        <w:rPr>
          <w:rFonts w:hint="eastAsia"/>
        </w:rPr>
        <w:t xml:space="preserve"> </w:t>
      </w:r>
      <w:r>
        <w:rPr>
          <w:rFonts w:hint="eastAsia"/>
        </w:rPr>
        <w:t>elementN }</w:t>
      </w:r>
    </w:p>
    <w:p w14:paraId="5F0D3C23" w14:textId="77777777" w:rsidR="005803F9" w:rsidRDefault="005803F9" w:rsidP="005803F9">
      <w:pPr>
        <w:pStyle w:val="1"/>
        <w:numPr>
          <w:ilvl w:val="0"/>
          <w:numId w:val="4"/>
        </w:numPr>
      </w:pPr>
      <w:bookmarkStart w:id="22" w:name="_Toc475106227"/>
      <w:r>
        <w:rPr>
          <w:rFonts w:hint="eastAsia"/>
        </w:rPr>
        <w:t>消息类型</w:t>
      </w:r>
      <w:bookmarkEnd w:id="22"/>
    </w:p>
    <w:p w14:paraId="19C901EE" w14:textId="77777777" w:rsidR="005803F9" w:rsidRDefault="005803F9" w:rsidP="005803F9">
      <w:pPr>
        <w:pStyle w:val="2"/>
        <w:numPr>
          <w:ilvl w:val="1"/>
          <w:numId w:val="4"/>
        </w:numPr>
        <w:ind w:left="0" w:firstLineChars="0" w:firstLine="0"/>
      </w:pPr>
      <w:bookmarkStart w:id="23" w:name="_Toc475106228"/>
      <w:r>
        <w:rPr>
          <w:rFonts w:hint="eastAsia"/>
        </w:rPr>
        <w:t>消息分类</w:t>
      </w:r>
      <w:bookmarkEnd w:id="23"/>
    </w:p>
    <w:p w14:paraId="4F5BBA90" w14:textId="77777777" w:rsidR="005803F9" w:rsidRDefault="005803F9" w:rsidP="005803F9">
      <w:pPr>
        <w:ind w:firstLine="480"/>
      </w:pPr>
      <w:r>
        <w:rPr>
          <w:rFonts w:hint="eastAsia"/>
        </w:rPr>
        <w:t>针对交易所对外应用消息接口，按照功能维度分类如下：</w:t>
      </w:r>
    </w:p>
    <w:p w14:paraId="0D10FB82" w14:textId="77777777" w:rsidR="005803F9" w:rsidRDefault="005803F9" w:rsidP="005803F9">
      <w:pPr>
        <w:ind w:firstLine="480"/>
      </w:pPr>
      <w:r>
        <w:rPr>
          <w:rFonts w:hint="eastAsia"/>
        </w:rPr>
        <w:t>1</w:t>
      </w:r>
      <w:r>
        <w:rPr>
          <w:rFonts w:hint="eastAsia"/>
        </w:rPr>
        <w:t>）</w:t>
      </w:r>
      <w:r w:rsidRPr="00B465A3">
        <w:rPr>
          <w:rFonts w:hint="eastAsia"/>
          <w:b/>
        </w:rPr>
        <w:t>认证</w:t>
      </w:r>
      <w:r>
        <w:rPr>
          <w:rFonts w:hint="eastAsia"/>
          <w:b/>
        </w:rPr>
        <w:t>类</w:t>
      </w:r>
      <w:r w:rsidRPr="00B465A3">
        <w:rPr>
          <w:rFonts w:hint="eastAsia"/>
          <w:b/>
        </w:rPr>
        <w:t>消息</w:t>
      </w:r>
      <w:r w:rsidRPr="00B465A3">
        <w:rPr>
          <w:rFonts w:hint="eastAsia"/>
        </w:rPr>
        <w:t>：</w:t>
      </w:r>
      <w:r>
        <w:rPr>
          <w:rFonts w:hint="eastAsia"/>
        </w:rPr>
        <w:t>主要</w:t>
      </w:r>
      <w:r w:rsidRPr="00B465A3">
        <w:rPr>
          <w:rFonts w:hint="eastAsia"/>
        </w:rPr>
        <w:t>涵盖交易员</w:t>
      </w:r>
      <w:r>
        <w:rPr>
          <w:rFonts w:hint="eastAsia"/>
        </w:rPr>
        <w:t>、</w:t>
      </w:r>
      <w:r w:rsidRPr="00B465A3">
        <w:rPr>
          <w:rFonts w:hint="eastAsia"/>
        </w:rPr>
        <w:t>会员</w:t>
      </w:r>
      <w:r>
        <w:rPr>
          <w:rFonts w:hint="eastAsia"/>
        </w:rPr>
        <w:t>进行</w:t>
      </w:r>
      <w:r w:rsidRPr="00B465A3">
        <w:rPr>
          <w:rFonts w:hint="eastAsia"/>
        </w:rPr>
        <w:t>登录、登出、修改密码等消息。</w:t>
      </w:r>
    </w:p>
    <w:p w14:paraId="5F8D71DB" w14:textId="77777777" w:rsidR="005803F9" w:rsidRPr="00B465A3" w:rsidRDefault="006E7E59" w:rsidP="005803F9">
      <w:pPr>
        <w:ind w:firstLine="480"/>
      </w:pPr>
      <w:r>
        <w:rPr>
          <w:rFonts w:hint="eastAsia"/>
        </w:rPr>
        <w:t>2</w:t>
      </w:r>
      <w:r w:rsidR="005803F9">
        <w:rPr>
          <w:rFonts w:hint="eastAsia"/>
        </w:rPr>
        <w:t>）</w:t>
      </w:r>
      <w:r w:rsidR="005803F9">
        <w:rPr>
          <w:rFonts w:hint="eastAsia"/>
          <w:b/>
        </w:rPr>
        <w:t>库存类</w:t>
      </w:r>
      <w:r w:rsidR="005803F9" w:rsidRPr="00B465A3">
        <w:rPr>
          <w:rFonts w:hint="eastAsia"/>
          <w:b/>
        </w:rPr>
        <w:t>交易</w:t>
      </w:r>
      <w:r w:rsidR="005803F9" w:rsidRPr="00B465A3">
        <w:rPr>
          <w:rFonts w:hint="eastAsia"/>
        </w:rPr>
        <w:t>：</w:t>
      </w:r>
      <w:r w:rsidR="005803F9">
        <w:rPr>
          <w:rFonts w:hint="eastAsia"/>
        </w:rPr>
        <w:t>主要</w:t>
      </w:r>
      <w:r w:rsidR="005803F9" w:rsidRPr="00B465A3">
        <w:rPr>
          <w:rFonts w:hint="eastAsia"/>
        </w:rPr>
        <w:t>涵盖提货、租借</w:t>
      </w:r>
      <w:r w:rsidR="005803F9" w:rsidRPr="00B465A3">
        <w:rPr>
          <w:rFonts w:hint="eastAsia"/>
        </w:rPr>
        <w:t>/</w:t>
      </w:r>
      <w:r w:rsidR="005803F9" w:rsidRPr="00B465A3">
        <w:rPr>
          <w:rFonts w:hint="eastAsia"/>
        </w:rPr>
        <w:t>租借还金、质押及相应的查询交易。</w:t>
      </w:r>
    </w:p>
    <w:p w14:paraId="5055D146" w14:textId="77777777" w:rsidR="005803F9" w:rsidRDefault="006E7E59" w:rsidP="005803F9">
      <w:pPr>
        <w:ind w:firstLine="480"/>
      </w:pPr>
      <w:r>
        <w:rPr>
          <w:rFonts w:hint="eastAsia"/>
        </w:rPr>
        <w:t>3</w:t>
      </w:r>
      <w:r w:rsidR="005803F9" w:rsidRPr="00B465A3">
        <w:rPr>
          <w:rFonts w:hint="eastAsia"/>
        </w:rPr>
        <w:t>）</w:t>
      </w:r>
      <w:r w:rsidR="005803F9">
        <w:rPr>
          <w:rFonts w:hint="eastAsia"/>
          <w:b/>
        </w:rPr>
        <w:t>资金类</w:t>
      </w:r>
      <w:r w:rsidR="005803F9" w:rsidRPr="00B465A3">
        <w:rPr>
          <w:rFonts w:hint="eastAsia"/>
          <w:b/>
        </w:rPr>
        <w:t>交易</w:t>
      </w:r>
      <w:r w:rsidR="005803F9">
        <w:rPr>
          <w:rFonts w:hint="eastAsia"/>
          <w:b/>
        </w:rPr>
        <w:t>：</w:t>
      </w:r>
      <w:r w:rsidR="005803F9">
        <w:rPr>
          <w:rFonts w:hint="eastAsia"/>
        </w:rPr>
        <w:t>主要</w:t>
      </w:r>
      <w:r w:rsidR="005803F9" w:rsidRPr="00B465A3">
        <w:rPr>
          <w:rFonts w:hint="eastAsia"/>
        </w:rPr>
        <w:t>涵盖</w:t>
      </w:r>
      <w:r w:rsidR="005803F9">
        <w:rPr>
          <w:rFonts w:hint="eastAsia"/>
        </w:rPr>
        <w:t>保证金交易，如</w:t>
      </w:r>
      <w:r w:rsidR="0072719D">
        <w:rPr>
          <w:rFonts w:hint="eastAsia"/>
        </w:rPr>
        <w:t>资金划转</w:t>
      </w:r>
      <w:r w:rsidR="005803F9" w:rsidRPr="00B465A3">
        <w:rPr>
          <w:rFonts w:hint="eastAsia"/>
        </w:rPr>
        <w:t>等交易。</w:t>
      </w:r>
    </w:p>
    <w:p w14:paraId="074A47CB" w14:textId="77777777" w:rsidR="005803F9" w:rsidRPr="00B465A3" w:rsidRDefault="006E7E59" w:rsidP="005803F9">
      <w:pPr>
        <w:ind w:firstLine="480"/>
      </w:pPr>
      <w:r>
        <w:rPr>
          <w:rFonts w:hint="eastAsia"/>
        </w:rPr>
        <w:t>4</w:t>
      </w:r>
      <w:r w:rsidR="005803F9" w:rsidRPr="00B465A3">
        <w:rPr>
          <w:rFonts w:hint="eastAsia"/>
        </w:rPr>
        <w:t>）</w:t>
      </w:r>
      <w:r w:rsidR="005803F9" w:rsidRPr="00DD7DA6">
        <w:rPr>
          <w:rFonts w:hint="eastAsia"/>
          <w:b/>
        </w:rPr>
        <w:t>其他类交易</w:t>
      </w:r>
      <w:r w:rsidR="005803F9">
        <w:rPr>
          <w:rFonts w:hint="eastAsia"/>
        </w:rPr>
        <w:t>：包括</w:t>
      </w:r>
      <w:r>
        <w:rPr>
          <w:rFonts w:hint="eastAsia"/>
        </w:rPr>
        <w:t>通用报错</w:t>
      </w:r>
      <w:r w:rsidR="005803F9">
        <w:rPr>
          <w:rFonts w:hint="eastAsia"/>
        </w:rPr>
        <w:t>等。</w:t>
      </w:r>
    </w:p>
    <w:p w14:paraId="47B0F6A9" w14:textId="77777777" w:rsidR="005803F9" w:rsidRDefault="005803F9" w:rsidP="005803F9">
      <w:pPr>
        <w:pStyle w:val="2"/>
        <w:numPr>
          <w:ilvl w:val="1"/>
          <w:numId w:val="4"/>
        </w:numPr>
        <w:ind w:left="0" w:firstLineChars="0" w:firstLine="0"/>
      </w:pPr>
      <w:bookmarkStart w:id="24" w:name="_Toc475106229"/>
      <w:r>
        <w:rPr>
          <w:rFonts w:hint="eastAsia"/>
        </w:rPr>
        <w:t>消息类型标识符</w:t>
      </w:r>
      <w:bookmarkEnd w:id="24"/>
    </w:p>
    <w:p w14:paraId="6AF388E9" w14:textId="77777777" w:rsidR="005803F9" w:rsidRDefault="005803F9" w:rsidP="005803F9">
      <w:pPr>
        <w:pStyle w:val="3"/>
        <w:numPr>
          <w:ilvl w:val="2"/>
          <w:numId w:val="4"/>
        </w:numPr>
        <w:ind w:left="0" w:firstLineChars="0" w:firstLine="0"/>
      </w:pPr>
      <w:bookmarkStart w:id="25" w:name="_Toc475106230"/>
      <w:r>
        <w:rPr>
          <w:rFonts w:hint="eastAsia"/>
        </w:rPr>
        <w:t>生成规则</w:t>
      </w:r>
      <w:bookmarkEnd w:id="25"/>
    </w:p>
    <w:p w14:paraId="1BD8327B" w14:textId="77777777" w:rsidR="005803F9" w:rsidRDefault="005803F9" w:rsidP="005803F9">
      <w:pPr>
        <w:ind w:firstLine="480"/>
      </w:pPr>
      <w:r>
        <w:rPr>
          <w:rFonts w:hint="eastAsia"/>
        </w:rPr>
        <w:t>每个消息对应一个唯一的消息类型标识符。消息类型标识符由四个字符组成，生成规则如下：</w:t>
      </w:r>
    </w:p>
    <w:p w14:paraId="50155872" w14:textId="77777777" w:rsidR="005803F9" w:rsidRDefault="005803F9" w:rsidP="005803F9">
      <w:pPr>
        <w:ind w:firstLine="480"/>
      </w:pPr>
      <w:r>
        <w:rPr>
          <w:rFonts w:hint="eastAsia"/>
        </w:rPr>
        <w:t>1</w:t>
      </w:r>
      <w:r>
        <w:rPr>
          <w:rFonts w:hint="eastAsia"/>
        </w:rPr>
        <w:t>）第</w:t>
      </w:r>
      <w:r>
        <w:rPr>
          <w:rFonts w:hint="eastAsia"/>
        </w:rPr>
        <w:t>1</w:t>
      </w:r>
      <w:r>
        <w:rPr>
          <w:rFonts w:hint="eastAsia"/>
        </w:rPr>
        <w:t>个字符标识消息类别，用法如下：</w:t>
      </w:r>
    </w:p>
    <w:tbl>
      <w:tblPr>
        <w:tblStyle w:val="a9"/>
        <w:tblW w:w="3816" w:type="dxa"/>
        <w:jc w:val="center"/>
        <w:tblLook w:val="04A0" w:firstRow="1" w:lastRow="0" w:firstColumn="1" w:lastColumn="0" w:noHBand="0" w:noVBand="1"/>
      </w:tblPr>
      <w:tblGrid>
        <w:gridCol w:w="818"/>
        <w:gridCol w:w="2998"/>
      </w:tblGrid>
      <w:tr w:rsidR="005803F9" w:rsidRPr="00AD6F19" w14:paraId="58C621A7" w14:textId="77777777" w:rsidTr="00E42239">
        <w:trPr>
          <w:tblHeader/>
          <w:jc w:val="center"/>
        </w:trPr>
        <w:tc>
          <w:tcPr>
            <w:tcW w:w="818" w:type="dxa"/>
            <w:shd w:val="clear" w:color="auto" w:fill="D9D9D9" w:themeFill="background1" w:themeFillShade="D9"/>
          </w:tcPr>
          <w:p w14:paraId="5DEEFD5B" w14:textId="77777777" w:rsidR="005803F9" w:rsidRPr="00AD6F19" w:rsidRDefault="005803F9" w:rsidP="00E42239">
            <w:pPr>
              <w:ind w:firstLineChars="0" w:firstLine="0"/>
              <w:rPr>
                <w:rFonts w:asciiTheme="minorEastAsia" w:hAnsiTheme="minorEastAsia"/>
                <w:b/>
                <w:sz w:val="21"/>
                <w:szCs w:val="21"/>
              </w:rPr>
            </w:pPr>
            <w:r>
              <w:rPr>
                <w:rFonts w:asciiTheme="minorEastAsia" w:hAnsiTheme="minorEastAsia" w:hint="eastAsia"/>
                <w:b/>
                <w:sz w:val="21"/>
                <w:szCs w:val="21"/>
              </w:rPr>
              <w:t>代码</w:t>
            </w:r>
          </w:p>
        </w:tc>
        <w:tc>
          <w:tcPr>
            <w:tcW w:w="2998" w:type="dxa"/>
            <w:shd w:val="clear" w:color="auto" w:fill="D9D9D9" w:themeFill="background1" w:themeFillShade="D9"/>
          </w:tcPr>
          <w:p w14:paraId="347A7423" w14:textId="77777777" w:rsidR="005803F9" w:rsidRPr="00AD6F19" w:rsidRDefault="005803F9" w:rsidP="00E42239">
            <w:pPr>
              <w:ind w:firstLineChars="0" w:firstLine="0"/>
              <w:rPr>
                <w:rFonts w:asciiTheme="minorEastAsia" w:hAnsiTheme="minorEastAsia"/>
                <w:b/>
                <w:sz w:val="21"/>
                <w:szCs w:val="21"/>
              </w:rPr>
            </w:pPr>
            <w:r w:rsidRPr="00AD6F19">
              <w:rPr>
                <w:rFonts w:asciiTheme="minorEastAsia" w:hAnsiTheme="minorEastAsia" w:hint="eastAsia"/>
                <w:b/>
                <w:sz w:val="21"/>
                <w:szCs w:val="21"/>
              </w:rPr>
              <w:t>说明</w:t>
            </w:r>
          </w:p>
        </w:tc>
      </w:tr>
      <w:tr w:rsidR="005803F9" w:rsidRPr="00AD6F19" w14:paraId="6260E194" w14:textId="77777777" w:rsidTr="00E42239">
        <w:trPr>
          <w:jc w:val="center"/>
        </w:trPr>
        <w:tc>
          <w:tcPr>
            <w:tcW w:w="818" w:type="dxa"/>
          </w:tcPr>
          <w:p w14:paraId="4405F3B0" w14:textId="77777777" w:rsidR="005803F9" w:rsidRPr="00AD6F1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A</w:t>
            </w:r>
          </w:p>
        </w:tc>
        <w:tc>
          <w:tcPr>
            <w:tcW w:w="2998" w:type="dxa"/>
          </w:tcPr>
          <w:p w14:paraId="33626F9E" w14:textId="77777777" w:rsidR="005803F9" w:rsidRPr="00AD6F1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认证类消息</w:t>
            </w:r>
          </w:p>
        </w:tc>
      </w:tr>
      <w:tr w:rsidR="005803F9" w:rsidRPr="00AD6F19" w14:paraId="6C0EDAA9" w14:textId="77777777" w:rsidTr="00E42239">
        <w:trPr>
          <w:jc w:val="center"/>
        </w:trPr>
        <w:tc>
          <w:tcPr>
            <w:tcW w:w="818" w:type="dxa"/>
          </w:tcPr>
          <w:p w14:paraId="39BADB29"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F</w:t>
            </w:r>
          </w:p>
        </w:tc>
        <w:tc>
          <w:tcPr>
            <w:tcW w:w="2998" w:type="dxa"/>
          </w:tcPr>
          <w:p w14:paraId="5076790D"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资金类交易</w:t>
            </w:r>
          </w:p>
        </w:tc>
      </w:tr>
      <w:tr w:rsidR="005803F9" w14:paraId="143F5737" w14:textId="77777777" w:rsidTr="00E42239">
        <w:trPr>
          <w:jc w:val="center"/>
        </w:trPr>
        <w:tc>
          <w:tcPr>
            <w:tcW w:w="818" w:type="dxa"/>
          </w:tcPr>
          <w:p w14:paraId="10E777AA"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S</w:t>
            </w:r>
          </w:p>
        </w:tc>
        <w:tc>
          <w:tcPr>
            <w:tcW w:w="2998" w:type="dxa"/>
          </w:tcPr>
          <w:p w14:paraId="1AE66863"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库存类交易</w:t>
            </w:r>
          </w:p>
        </w:tc>
      </w:tr>
      <w:tr w:rsidR="0072719D" w14:paraId="1D213A6C" w14:textId="77777777" w:rsidTr="00E42239">
        <w:trPr>
          <w:jc w:val="center"/>
        </w:trPr>
        <w:tc>
          <w:tcPr>
            <w:tcW w:w="818" w:type="dxa"/>
          </w:tcPr>
          <w:p w14:paraId="5D0183C3" w14:textId="77777777" w:rsidR="0072719D" w:rsidRDefault="0072719D" w:rsidP="00227877">
            <w:pPr>
              <w:ind w:firstLineChars="0" w:firstLine="0"/>
              <w:rPr>
                <w:rFonts w:asciiTheme="minorEastAsia" w:hAnsiTheme="minorEastAsia"/>
                <w:sz w:val="21"/>
                <w:szCs w:val="21"/>
              </w:rPr>
            </w:pPr>
            <w:r>
              <w:rPr>
                <w:rFonts w:asciiTheme="minorEastAsia" w:hAnsiTheme="minorEastAsia" w:hint="eastAsia"/>
                <w:sz w:val="21"/>
                <w:szCs w:val="21"/>
              </w:rPr>
              <w:lastRenderedPageBreak/>
              <w:t>M</w:t>
            </w:r>
          </w:p>
        </w:tc>
        <w:tc>
          <w:tcPr>
            <w:tcW w:w="2998" w:type="dxa"/>
          </w:tcPr>
          <w:p w14:paraId="1E28C52E" w14:textId="77777777" w:rsidR="0072719D" w:rsidRDefault="0072719D" w:rsidP="00227877">
            <w:pPr>
              <w:ind w:firstLineChars="0" w:firstLine="0"/>
              <w:rPr>
                <w:rFonts w:asciiTheme="minorEastAsia" w:hAnsiTheme="minorEastAsia"/>
                <w:sz w:val="21"/>
                <w:szCs w:val="21"/>
              </w:rPr>
            </w:pPr>
            <w:r>
              <w:rPr>
                <w:rFonts w:asciiTheme="minorEastAsia" w:hAnsiTheme="minorEastAsia" w:hint="eastAsia"/>
                <w:sz w:val="21"/>
                <w:szCs w:val="21"/>
              </w:rPr>
              <w:t>系统管理类</w:t>
            </w:r>
          </w:p>
        </w:tc>
      </w:tr>
    </w:tbl>
    <w:p w14:paraId="1ECB0A5E" w14:textId="77777777" w:rsidR="005803F9" w:rsidRDefault="005803F9" w:rsidP="005803F9">
      <w:pPr>
        <w:ind w:firstLine="480"/>
      </w:pPr>
      <w:r>
        <w:rPr>
          <w:rFonts w:hint="eastAsia"/>
        </w:rPr>
        <w:t>2</w:t>
      </w:r>
      <w:r>
        <w:rPr>
          <w:rFonts w:hint="eastAsia"/>
        </w:rPr>
        <w:t>）第</w:t>
      </w:r>
      <w:r>
        <w:rPr>
          <w:rFonts w:hint="eastAsia"/>
        </w:rPr>
        <w:t>2-3</w:t>
      </w:r>
      <w:r>
        <w:rPr>
          <w:rFonts w:hint="eastAsia"/>
        </w:rPr>
        <w:t>个字符为报文顺序编号，取值范围</w:t>
      </w:r>
      <w:r>
        <w:rPr>
          <w:rFonts w:hint="eastAsia"/>
        </w:rPr>
        <w:t>00-ZZ</w:t>
      </w:r>
      <w:r>
        <w:rPr>
          <w:rFonts w:hint="eastAsia"/>
        </w:rPr>
        <w:t>。</w:t>
      </w:r>
    </w:p>
    <w:p w14:paraId="6E597669" w14:textId="77777777" w:rsidR="005803F9" w:rsidRDefault="005803F9" w:rsidP="005803F9">
      <w:pPr>
        <w:ind w:firstLine="480"/>
      </w:pPr>
      <w:r>
        <w:rPr>
          <w:rFonts w:hint="eastAsia"/>
        </w:rPr>
        <w:t>3</w:t>
      </w:r>
      <w:r>
        <w:rPr>
          <w:rFonts w:hint="eastAsia"/>
        </w:rPr>
        <w:t>）第</w:t>
      </w:r>
      <w:r>
        <w:rPr>
          <w:rFonts w:hint="eastAsia"/>
        </w:rPr>
        <w:t>4</w:t>
      </w:r>
      <w:r>
        <w:rPr>
          <w:rFonts w:hint="eastAsia"/>
        </w:rPr>
        <w:t>个字符标识报文功能，用法如下：</w:t>
      </w:r>
    </w:p>
    <w:tbl>
      <w:tblPr>
        <w:tblStyle w:val="a9"/>
        <w:tblW w:w="3547" w:type="dxa"/>
        <w:jc w:val="center"/>
        <w:tblLook w:val="04A0" w:firstRow="1" w:lastRow="0" w:firstColumn="1" w:lastColumn="0" w:noHBand="0" w:noVBand="1"/>
      </w:tblPr>
      <w:tblGrid>
        <w:gridCol w:w="818"/>
        <w:gridCol w:w="2729"/>
      </w:tblGrid>
      <w:tr w:rsidR="005803F9" w:rsidRPr="00AD6F19" w14:paraId="69D432BD" w14:textId="77777777" w:rsidTr="00E42239">
        <w:trPr>
          <w:tblHeader/>
          <w:jc w:val="center"/>
        </w:trPr>
        <w:tc>
          <w:tcPr>
            <w:tcW w:w="818" w:type="dxa"/>
            <w:shd w:val="clear" w:color="auto" w:fill="D9D9D9" w:themeFill="background1" w:themeFillShade="D9"/>
          </w:tcPr>
          <w:p w14:paraId="7920982C" w14:textId="77777777" w:rsidR="005803F9" w:rsidRPr="00AD6F19" w:rsidRDefault="005803F9" w:rsidP="00E42239">
            <w:pPr>
              <w:ind w:firstLineChars="0" w:firstLine="0"/>
              <w:rPr>
                <w:rFonts w:asciiTheme="minorEastAsia" w:hAnsiTheme="minorEastAsia"/>
                <w:b/>
                <w:sz w:val="21"/>
                <w:szCs w:val="21"/>
              </w:rPr>
            </w:pPr>
            <w:r>
              <w:rPr>
                <w:rFonts w:asciiTheme="minorEastAsia" w:hAnsiTheme="minorEastAsia" w:hint="eastAsia"/>
                <w:b/>
                <w:sz w:val="21"/>
                <w:szCs w:val="21"/>
              </w:rPr>
              <w:t>代码</w:t>
            </w:r>
          </w:p>
        </w:tc>
        <w:tc>
          <w:tcPr>
            <w:tcW w:w="2729" w:type="dxa"/>
            <w:shd w:val="clear" w:color="auto" w:fill="D9D9D9" w:themeFill="background1" w:themeFillShade="D9"/>
          </w:tcPr>
          <w:p w14:paraId="727ABDE7" w14:textId="77777777" w:rsidR="005803F9" w:rsidRPr="00AD6F19" w:rsidRDefault="005803F9" w:rsidP="00E42239">
            <w:pPr>
              <w:ind w:firstLineChars="0" w:firstLine="0"/>
              <w:rPr>
                <w:rFonts w:asciiTheme="minorEastAsia" w:hAnsiTheme="minorEastAsia"/>
                <w:b/>
                <w:sz w:val="21"/>
                <w:szCs w:val="21"/>
              </w:rPr>
            </w:pPr>
            <w:r w:rsidRPr="00AD6F19">
              <w:rPr>
                <w:rFonts w:asciiTheme="minorEastAsia" w:hAnsiTheme="minorEastAsia" w:hint="eastAsia"/>
                <w:b/>
                <w:sz w:val="21"/>
                <w:szCs w:val="21"/>
              </w:rPr>
              <w:t>说明</w:t>
            </w:r>
          </w:p>
        </w:tc>
      </w:tr>
      <w:tr w:rsidR="005803F9" w:rsidRPr="00AD6F19" w14:paraId="3EA109F2" w14:textId="77777777" w:rsidTr="00E42239">
        <w:trPr>
          <w:jc w:val="center"/>
        </w:trPr>
        <w:tc>
          <w:tcPr>
            <w:tcW w:w="818" w:type="dxa"/>
          </w:tcPr>
          <w:p w14:paraId="0CAB6530"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0</w:t>
            </w:r>
          </w:p>
        </w:tc>
        <w:tc>
          <w:tcPr>
            <w:tcW w:w="2729" w:type="dxa"/>
          </w:tcPr>
          <w:p w14:paraId="2655A4D3"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请求</w:t>
            </w:r>
          </w:p>
        </w:tc>
      </w:tr>
      <w:tr w:rsidR="005803F9" w:rsidRPr="00AD6F19" w14:paraId="24CC432B" w14:textId="77777777" w:rsidTr="00E42239">
        <w:trPr>
          <w:jc w:val="center"/>
        </w:trPr>
        <w:tc>
          <w:tcPr>
            <w:tcW w:w="818" w:type="dxa"/>
          </w:tcPr>
          <w:p w14:paraId="430753D8"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1</w:t>
            </w:r>
          </w:p>
        </w:tc>
        <w:tc>
          <w:tcPr>
            <w:tcW w:w="2729" w:type="dxa"/>
          </w:tcPr>
          <w:p w14:paraId="0B285186"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请求应答</w:t>
            </w:r>
          </w:p>
        </w:tc>
      </w:tr>
      <w:tr w:rsidR="005803F9" w:rsidRPr="00AD6F19" w14:paraId="30681B4D" w14:textId="77777777" w:rsidTr="00E42239">
        <w:trPr>
          <w:jc w:val="center"/>
        </w:trPr>
        <w:tc>
          <w:tcPr>
            <w:tcW w:w="818" w:type="dxa"/>
          </w:tcPr>
          <w:p w14:paraId="4B399905"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2</w:t>
            </w:r>
          </w:p>
        </w:tc>
        <w:tc>
          <w:tcPr>
            <w:tcW w:w="2729" w:type="dxa"/>
          </w:tcPr>
          <w:p w14:paraId="7BB02AD5" w14:textId="77777777" w:rsidR="005803F9" w:rsidRDefault="005803F9" w:rsidP="00E42239">
            <w:pPr>
              <w:ind w:firstLineChars="0" w:firstLine="0"/>
              <w:rPr>
                <w:rFonts w:asciiTheme="minorEastAsia" w:hAnsiTheme="minorEastAsia"/>
                <w:sz w:val="21"/>
                <w:szCs w:val="21"/>
              </w:rPr>
            </w:pPr>
            <w:r>
              <w:rPr>
                <w:rFonts w:asciiTheme="minorEastAsia" w:hAnsiTheme="minorEastAsia" w:hint="eastAsia"/>
                <w:sz w:val="21"/>
                <w:szCs w:val="21"/>
              </w:rPr>
              <w:t>回报</w:t>
            </w:r>
          </w:p>
        </w:tc>
      </w:tr>
    </w:tbl>
    <w:p w14:paraId="24EC1E6F" w14:textId="77777777" w:rsidR="005803F9" w:rsidRDefault="005803F9" w:rsidP="005803F9">
      <w:pPr>
        <w:pStyle w:val="3"/>
        <w:numPr>
          <w:ilvl w:val="2"/>
          <w:numId w:val="4"/>
        </w:numPr>
        <w:ind w:left="0" w:firstLineChars="0" w:firstLine="0"/>
      </w:pPr>
      <w:bookmarkStart w:id="26" w:name="_Toc475106231"/>
      <w:r>
        <w:rPr>
          <w:rFonts w:hint="eastAsia"/>
        </w:rPr>
        <w:t>标识符定义</w:t>
      </w:r>
      <w:bookmarkEnd w:id="26"/>
    </w:p>
    <w:p w14:paraId="11584A6A" w14:textId="77777777" w:rsidR="005803F9" w:rsidRDefault="005803F9" w:rsidP="005803F9">
      <w:pPr>
        <w:widowControl/>
        <w:spacing w:line="240" w:lineRule="auto"/>
        <w:ind w:firstLineChars="0" w:firstLine="402"/>
        <w:jc w:val="left"/>
        <w:rPr>
          <w:rFonts w:ascii="宋体" w:eastAsia="宋体" w:hAnsi="宋体" w:cs="宋体"/>
          <w:b/>
          <w:bCs/>
          <w:kern w:val="0"/>
          <w:sz w:val="20"/>
          <w:szCs w:val="20"/>
        </w:rPr>
        <w:sectPr w:rsidR="005803F9">
          <w:pgSz w:w="11906" w:h="16838"/>
          <w:pgMar w:top="1440" w:right="1800" w:bottom="1440" w:left="1800" w:header="851" w:footer="992" w:gutter="0"/>
          <w:cols w:space="425"/>
          <w:docGrid w:type="lines" w:linePitch="312"/>
        </w:sectPr>
      </w:pPr>
    </w:p>
    <w:tbl>
      <w:tblPr>
        <w:tblW w:w="13898" w:type="dxa"/>
        <w:tblInd w:w="93" w:type="dxa"/>
        <w:tblLook w:val="04A0" w:firstRow="1" w:lastRow="0" w:firstColumn="1" w:lastColumn="0" w:noHBand="0" w:noVBand="1"/>
      </w:tblPr>
      <w:tblGrid>
        <w:gridCol w:w="1218"/>
        <w:gridCol w:w="1560"/>
        <w:gridCol w:w="5720"/>
        <w:gridCol w:w="1080"/>
        <w:gridCol w:w="1080"/>
        <w:gridCol w:w="1080"/>
        <w:gridCol w:w="1080"/>
        <w:gridCol w:w="1080"/>
      </w:tblGrid>
      <w:tr w:rsidR="005803F9" w:rsidRPr="00CC1377" w14:paraId="3D58FC7F" w14:textId="77777777" w:rsidTr="00E42239">
        <w:trPr>
          <w:trHeight w:val="270"/>
          <w:tblHeader/>
        </w:trPr>
        <w:tc>
          <w:tcPr>
            <w:tcW w:w="1218"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032B7FEE" w14:textId="77777777" w:rsidR="005803F9" w:rsidRPr="00CC1377" w:rsidRDefault="005803F9" w:rsidP="00E42239">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lastRenderedPageBreak/>
              <w:t>消息大类</w:t>
            </w:r>
          </w:p>
        </w:tc>
        <w:tc>
          <w:tcPr>
            <w:tcW w:w="1560" w:type="dxa"/>
            <w:tcBorders>
              <w:top w:val="single" w:sz="4" w:space="0" w:color="auto"/>
              <w:left w:val="nil"/>
              <w:bottom w:val="single" w:sz="4" w:space="0" w:color="auto"/>
              <w:right w:val="single" w:sz="4" w:space="0" w:color="auto"/>
            </w:tcBorders>
            <w:shd w:val="clear" w:color="000000" w:fill="BFBFBF"/>
            <w:noWrap/>
            <w:vAlign w:val="bottom"/>
            <w:hideMark/>
          </w:tcPr>
          <w:p w14:paraId="36D78283" w14:textId="77777777" w:rsidR="005803F9" w:rsidRPr="00CC1377" w:rsidRDefault="005803F9" w:rsidP="00E42239">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消息小类</w:t>
            </w:r>
          </w:p>
        </w:tc>
        <w:tc>
          <w:tcPr>
            <w:tcW w:w="5720" w:type="dxa"/>
            <w:tcBorders>
              <w:top w:val="single" w:sz="4" w:space="0" w:color="auto"/>
              <w:left w:val="nil"/>
              <w:bottom w:val="single" w:sz="4" w:space="0" w:color="auto"/>
              <w:right w:val="single" w:sz="4" w:space="0" w:color="auto"/>
            </w:tcBorders>
            <w:shd w:val="clear" w:color="000000" w:fill="BFBFBF"/>
            <w:noWrap/>
            <w:vAlign w:val="bottom"/>
            <w:hideMark/>
          </w:tcPr>
          <w:p w14:paraId="04B6A626" w14:textId="77777777" w:rsidR="005803F9" w:rsidRPr="00CC1377" w:rsidRDefault="005803F9" w:rsidP="00E42239">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消息报文</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14:paraId="6E10C004" w14:textId="77777777" w:rsidR="005803F9" w:rsidRPr="00CC1377" w:rsidRDefault="005803F9" w:rsidP="00E42239">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第1位</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14:paraId="13A34CD9" w14:textId="77777777" w:rsidR="005803F9" w:rsidRPr="00CC1377" w:rsidRDefault="005803F9" w:rsidP="00E42239">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第2-3位</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14:paraId="7AC7C9D1" w14:textId="77777777" w:rsidR="005803F9" w:rsidRPr="00CC1377" w:rsidRDefault="005803F9" w:rsidP="00E42239">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请求</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14:paraId="5D963E7A" w14:textId="77777777" w:rsidR="005803F9" w:rsidRPr="00CC1377" w:rsidRDefault="005803F9" w:rsidP="00E42239">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应答</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14:paraId="67E7A95B" w14:textId="77777777" w:rsidR="005803F9" w:rsidRPr="00CC1377" w:rsidRDefault="005803F9" w:rsidP="00E42239">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回报</w:t>
            </w:r>
          </w:p>
        </w:tc>
      </w:tr>
      <w:tr w:rsidR="005803F9" w:rsidRPr="00CC1377" w14:paraId="79D3BEBF"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19DB7852"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认证类</w:t>
            </w:r>
          </w:p>
        </w:tc>
        <w:tc>
          <w:tcPr>
            <w:tcW w:w="1560" w:type="dxa"/>
            <w:tcBorders>
              <w:top w:val="nil"/>
              <w:left w:val="nil"/>
              <w:bottom w:val="single" w:sz="4" w:space="0" w:color="auto"/>
              <w:right w:val="single" w:sz="4" w:space="0" w:color="auto"/>
            </w:tcBorders>
            <w:shd w:val="clear" w:color="auto" w:fill="auto"/>
            <w:noWrap/>
            <w:vAlign w:val="bottom"/>
            <w:hideMark/>
          </w:tcPr>
          <w:p w14:paraId="13A38FA6"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交易员认证</w:t>
            </w:r>
          </w:p>
        </w:tc>
        <w:tc>
          <w:tcPr>
            <w:tcW w:w="5720" w:type="dxa"/>
            <w:tcBorders>
              <w:top w:val="nil"/>
              <w:left w:val="nil"/>
              <w:bottom w:val="single" w:sz="4" w:space="0" w:color="auto"/>
              <w:right w:val="single" w:sz="4" w:space="0" w:color="auto"/>
            </w:tcBorders>
            <w:shd w:val="clear" w:color="auto" w:fill="auto"/>
            <w:noWrap/>
            <w:vAlign w:val="bottom"/>
            <w:hideMark/>
          </w:tcPr>
          <w:p w14:paraId="04CA8D14"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交易员登录请求及应答</w:t>
            </w:r>
          </w:p>
        </w:tc>
        <w:tc>
          <w:tcPr>
            <w:tcW w:w="1080" w:type="dxa"/>
            <w:tcBorders>
              <w:top w:val="nil"/>
              <w:left w:val="nil"/>
              <w:bottom w:val="single" w:sz="4" w:space="0" w:color="auto"/>
              <w:right w:val="single" w:sz="4" w:space="0" w:color="auto"/>
            </w:tcBorders>
            <w:shd w:val="clear" w:color="auto" w:fill="auto"/>
            <w:noWrap/>
            <w:vAlign w:val="center"/>
            <w:hideMark/>
          </w:tcPr>
          <w:p w14:paraId="6992ED76"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w:t>
            </w:r>
          </w:p>
        </w:tc>
        <w:tc>
          <w:tcPr>
            <w:tcW w:w="1080" w:type="dxa"/>
            <w:tcBorders>
              <w:top w:val="nil"/>
              <w:left w:val="nil"/>
              <w:bottom w:val="single" w:sz="4" w:space="0" w:color="auto"/>
              <w:right w:val="single" w:sz="4" w:space="0" w:color="auto"/>
            </w:tcBorders>
            <w:shd w:val="clear" w:color="auto" w:fill="auto"/>
            <w:noWrap/>
            <w:vAlign w:val="center"/>
            <w:hideMark/>
          </w:tcPr>
          <w:p w14:paraId="44ACC6B9"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10</w:t>
            </w:r>
          </w:p>
        </w:tc>
        <w:tc>
          <w:tcPr>
            <w:tcW w:w="1080" w:type="dxa"/>
            <w:tcBorders>
              <w:top w:val="nil"/>
              <w:left w:val="nil"/>
              <w:bottom w:val="single" w:sz="4" w:space="0" w:color="auto"/>
              <w:right w:val="single" w:sz="4" w:space="0" w:color="auto"/>
            </w:tcBorders>
            <w:shd w:val="clear" w:color="auto" w:fill="auto"/>
            <w:noWrap/>
            <w:vAlign w:val="center"/>
            <w:hideMark/>
          </w:tcPr>
          <w:p w14:paraId="33506E8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A100</w:t>
            </w:r>
          </w:p>
        </w:tc>
        <w:tc>
          <w:tcPr>
            <w:tcW w:w="1080" w:type="dxa"/>
            <w:tcBorders>
              <w:top w:val="nil"/>
              <w:left w:val="nil"/>
              <w:bottom w:val="single" w:sz="4" w:space="0" w:color="auto"/>
              <w:right w:val="single" w:sz="4" w:space="0" w:color="auto"/>
            </w:tcBorders>
            <w:shd w:val="clear" w:color="auto" w:fill="auto"/>
            <w:noWrap/>
            <w:vAlign w:val="center"/>
            <w:hideMark/>
          </w:tcPr>
          <w:p w14:paraId="2FAD7AF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A101</w:t>
            </w:r>
          </w:p>
        </w:tc>
        <w:tc>
          <w:tcPr>
            <w:tcW w:w="1080" w:type="dxa"/>
            <w:tcBorders>
              <w:top w:val="nil"/>
              <w:left w:val="nil"/>
              <w:bottom w:val="single" w:sz="4" w:space="0" w:color="auto"/>
              <w:right w:val="single" w:sz="4" w:space="0" w:color="auto"/>
            </w:tcBorders>
            <w:shd w:val="clear" w:color="auto" w:fill="auto"/>
            <w:noWrap/>
            <w:vAlign w:val="bottom"/>
            <w:hideMark/>
          </w:tcPr>
          <w:p w14:paraId="2D53904E"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5803F9" w:rsidRPr="00CC1377" w14:paraId="2EC1AFFC"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4B49B15A"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6525AF39"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71BFFC44"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交易员登出请求及应答</w:t>
            </w:r>
          </w:p>
        </w:tc>
        <w:tc>
          <w:tcPr>
            <w:tcW w:w="1080" w:type="dxa"/>
            <w:tcBorders>
              <w:top w:val="nil"/>
              <w:left w:val="nil"/>
              <w:bottom w:val="single" w:sz="4" w:space="0" w:color="auto"/>
              <w:right w:val="single" w:sz="4" w:space="0" w:color="auto"/>
            </w:tcBorders>
            <w:shd w:val="clear" w:color="auto" w:fill="auto"/>
            <w:noWrap/>
            <w:vAlign w:val="center"/>
            <w:hideMark/>
          </w:tcPr>
          <w:p w14:paraId="6D3D9F62"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w:t>
            </w:r>
          </w:p>
        </w:tc>
        <w:tc>
          <w:tcPr>
            <w:tcW w:w="1080" w:type="dxa"/>
            <w:tcBorders>
              <w:top w:val="nil"/>
              <w:left w:val="nil"/>
              <w:bottom w:val="single" w:sz="4" w:space="0" w:color="auto"/>
              <w:right w:val="single" w:sz="4" w:space="0" w:color="auto"/>
            </w:tcBorders>
            <w:shd w:val="clear" w:color="auto" w:fill="auto"/>
            <w:noWrap/>
            <w:vAlign w:val="center"/>
            <w:hideMark/>
          </w:tcPr>
          <w:p w14:paraId="701854FB"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11</w:t>
            </w:r>
          </w:p>
        </w:tc>
        <w:tc>
          <w:tcPr>
            <w:tcW w:w="1080" w:type="dxa"/>
            <w:tcBorders>
              <w:top w:val="nil"/>
              <w:left w:val="nil"/>
              <w:bottom w:val="single" w:sz="4" w:space="0" w:color="auto"/>
              <w:right w:val="single" w:sz="4" w:space="0" w:color="auto"/>
            </w:tcBorders>
            <w:shd w:val="clear" w:color="auto" w:fill="auto"/>
            <w:noWrap/>
            <w:vAlign w:val="center"/>
            <w:hideMark/>
          </w:tcPr>
          <w:p w14:paraId="70810E0D"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A110</w:t>
            </w:r>
          </w:p>
        </w:tc>
        <w:tc>
          <w:tcPr>
            <w:tcW w:w="1080" w:type="dxa"/>
            <w:tcBorders>
              <w:top w:val="nil"/>
              <w:left w:val="nil"/>
              <w:bottom w:val="single" w:sz="4" w:space="0" w:color="auto"/>
              <w:right w:val="single" w:sz="4" w:space="0" w:color="auto"/>
            </w:tcBorders>
            <w:shd w:val="clear" w:color="auto" w:fill="auto"/>
            <w:noWrap/>
            <w:vAlign w:val="center"/>
            <w:hideMark/>
          </w:tcPr>
          <w:p w14:paraId="22050614"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A111</w:t>
            </w:r>
          </w:p>
        </w:tc>
        <w:tc>
          <w:tcPr>
            <w:tcW w:w="1080" w:type="dxa"/>
            <w:tcBorders>
              <w:top w:val="nil"/>
              <w:left w:val="nil"/>
              <w:bottom w:val="single" w:sz="4" w:space="0" w:color="auto"/>
              <w:right w:val="single" w:sz="4" w:space="0" w:color="auto"/>
            </w:tcBorders>
            <w:shd w:val="clear" w:color="auto" w:fill="auto"/>
            <w:noWrap/>
            <w:vAlign w:val="bottom"/>
            <w:hideMark/>
          </w:tcPr>
          <w:p w14:paraId="35C702C2"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5803F9" w:rsidRPr="00CC1377" w14:paraId="56F67F56"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5789126A"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40944B5E"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密码修改</w:t>
            </w:r>
          </w:p>
        </w:tc>
        <w:tc>
          <w:tcPr>
            <w:tcW w:w="5720" w:type="dxa"/>
            <w:tcBorders>
              <w:top w:val="nil"/>
              <w:left w:val="nil"/>
              <w:bottom w:val="single" w:sz="4" w:space="0" w:color="auto"/>
              <w:right w:val="single" w:sz="4" w:space="0" w:color="auto"/>
            </w:tcBorders>
            <w:shd w:val="clear" w:color="auto" w:fill="auto"/>
            <w:noWrap/>
            <w:vAlign w:val="bottom"/>
            <w:hideMark/>
          </w:tcPr>
          <w:p w14:paraId="141C2D58"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交易员修改密码请求及应答</w:t>
            </w:r>
          </w:p>
        </w:tc>
        <w:tc>
          <w:tcPr>
            <w:tcW w:w="1080" w:type="dxa"/>
            <w:tcBorders>
              <w:top w:val="nil"/>
              <w:left w:val="nil"/>
              <w:bottom w:val="single" w:sz="4" w:space="0" w:color="auto"/>
              <w:right w:val="single" w:sz="4" w:space="0" w:color="auto"/>
            </w:tcBorders>
            <w:shd w:val="clear" w:color="auto" w:fill="auto"/>
            <w:noWrap/>
            <w:vAlign w:val="center"/>
            <w:hideMark/>
          </w:tcPr>
          <w:p w14:paraId="1804346E"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w:t>
            </w:r>
          </w:p>
        </w:tc>
        <w:tc>
          <w:tcPr>
            <w:tcW w:w="1080" w:type="dxa"/>
            <w:tcBorders>
              <w:top w:val="nil"/>
              <w:left w:val="nil"/>
              <w:bottom w:val="single" w:sz="4" w:space="0" w:color="auto"/>
              <w:right w:val="single" w:sz="4" w:space="0" w:color="auto"/>
            </w:tcBorders>
            <w:shd w:val="clear" w:color="auto" w:fill="auto"/>
            <w:noWrap/>
            <w:vAlign w:val="center"/>
            <w:hideMark/>
          </w:tcPr>
          <w:p w14:paraId="745C20EC"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13</w:t>
            </w:r>
          </w:p>
        </w:tc>
        <w:tc>
          <w:tcPr>
            <w:tcW w:w="1080" w:type="dxa"/>
            <w:tcBorders>
              <w:top w:val="nil"/>
              <w:left w:val="nil"/>
              <w:bottom w:val="single" w:sz="4" w:space="0" w:color="auto"/>
              <w:right w:val="single" w:sz="4" w:space="0" w:color="auto"/>
            </w:tcBorders>
            <w:shd w:val="clear" w:color="auto" w:fill="auto"/>
            <w:noWrap/>
            <w:vAlign w:val="center"/>
            <w:hideMark/>
          </w:tcPr>
          <w:p w14:paraId="0D67EA16"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A130</w:t>
            </w:r>
          </w:p>
        </w:tc>
        <w:tc>
          <w:tcPr>
            <w:tcW w:w="1080" w:type="dxa"/>
            <w:tcBorders>
              <w:top w:val="nil"/>
              <w:left w:val="nil"/>
              <w:bottom w:val="single" w:sz="4" w:space="0" w:color="auto"/>
              <w:right w:val="single" w:sz="4" w:space="0" w:color="auto"/>
            </w:tcBorders>
            <w:shd w:val="clear" w:color="auto" w:fill="auto"/>
            <w:noWrap/>
            <w:vAlign w:val="center"/>
            <w:hideMark/>
          </w:tcPr>
          <w:p w14:paraId="668BF447"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A131</w:t>
            </w:r>
          </w:p>
        </w:tc>
        <w:tc>
          <w:tcPr>
            <w:tcW w:w="1080" w:type="dxa"/>
            <w:tcBorders>
              <w:top w:val="nil"/>
              <w:left w:val="nil"/>
              <w:bottom w:val="single" w:sz="4" w:space="0" w:color="auto"/>
              <w:right w:val="single" w:sz="4" w:space="0" w:color="auto"/>
            </w:tcBorders>
            <w:shd w:val="clear" w:color="auto" w:fill="auto"/>
            <w:noWrap/>
            <w:vAlign w:val="bottom"/>
            <w:hideMark/>
          </w:tcPr>
          <w:p w14:paraId="22274107"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5803F9" w:rsidRPr="00CC1377" w14:paraId="0C6CE0C7"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51D06DB3"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资金类交易</w:t>
            </w:r>
          </w:p>
        </w:tc>
        <w:tc>
          <w:tcPr>
            <w:tcW w:w="1560" w:type="dxa"/>
            <w:tcBorders>
              <w:top w:val="nil"/>
              <w:left w:val="nil"/>
              <w:bottom w:val="single" w:sz="4" w:space="0" w:color="auto"/>
              <w:right w:val="single" w:sz="4" w:space="0" w:color="auto"/>
            </w:tcBorders>
            <w:shd w:val="clear" w:color="auto" w:fill="auto"/>
            <w:noWrap/>
            <w:vAlign w:val="bottom"/>
            <w:hideMark/>
          </w:tcPr>
          <w:p w14:paraId="440D4F75"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往来账</w:t>
            </w:r>
          </w:p>
        </w:tc>
        <w:tc>
          <w:tcPr>
            <w:tcW w:w="5720" w:type="dxa"/>
            <w:tcBorders>
              <w:top w:val="nil"/>
              <w:left w:val="nil"/>
              <w:bottom w:val="single" w:sz="4" w:space="0" w:color="auto"/>
              <w:right w:val="single" w:sz="4" w:space="0" w:color="auto"/>
            </w:tcBorders>
            <w:shd w:val="clear" w:color="auto" w:fill="auto"/>
            <w:noWrap/>
            <w:vAlign w:val="bottom"/>
            <w:hideMark/>
          </w:tcPr>
          <w:p w14:paraId="4DAE16C4"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往来账消息</w:t>
            </w:r>
          </w:p>
        </w:tc>
        <w:tc>
          <w:tcPr>
            <w:tcW w:w="1080" w:type="dxa"/>
            <w:tcBorders>
              <w:top w:val="nil"/>
              <w:left w:val="nil"/>
              <w:bottom w:val="single" w:sz="4" w:space="0" w:color="auto"/>
              <w:right w:val="single" w:sz="4" w:space="0" w:color="auto"/>
            </w:tcBorders>
            <w:shd w:val="clear" w:color="auto" w:fill="auto"/>
            <w:noWrap/>
            <w:vAlign w:val="bottom"/>
            <w:hideMark/>
          </w:tcPr>
          <w:p w14:paraId="2AAC402F"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w:t>
            </w:r>
          </w:p>
        </w:tc>
        <w:tc>
          <w:tcPr>
            <w:tcW w:w="1080" w:type="dxa"/>
            <w:tcBorders>
              <w:top w:val="nil"/>
              <w:left w:val="nil"/>
              <w:bottom w:val="single" w:sz="4" w:space="0" w:color="auto"/>
              <w:right w:val="single" w:sz="4" w:space="0" w:color="auto"/>
            </w:tcBorders>
            <w:shd w:val="clear" w:color="auto" w:fill="auto"/>
            <w:noWrap/>
            <w:vAlign w:val="bottom"/>
            <w:hideMark/>
          </w:tcPr>
          <w:p w14:paraId="2D2722E4"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00</w:t>
            </w:r>
          </w:p>
        </w:tc>
        <w:tc>
          <w:tcPr>
            <w:tcW w:w="1080" w:type="dxa"/>
            <w:tcBorders>
              <w:top w:val="nil"/>
              <w:left w:val="nil"/>
              <w:bottom w:val="single" w:sz="4" w:space="0" w:color="auto"/>
              <w:right w:val="single" w:sz="4" w:space="0" w:color="auto"/>
            </w:tcBorders>
            <w:shd w:val="clear" w:color="auto" w:fill="auto"/>
            <w:noWrap/>
            <w:vAlign w:val="center"/>
            <w:hideMark/>
          </w:tcPr>
          <w:p w14:paraId="51725A2C"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2AFA1F8E"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58994EB2"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F002</w:t>
            </w:r>
          </w:p>
        </w:tc>
      </w:tr>
      <w:tr w:rsidR="005803F9" w:rsidRPr="00CC1377" w14:paraId="74BA6EF6"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47F7EB2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0D057EEE"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26E32DAE"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资金划拨请求及应答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745C2F0B"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w:t>
            </w:r>
          </w:p>
        </w:tc>
        <w:tc>
          <w:tcPr>
            <w:tcW w:w="1080" w:type="dxa"/>
            <w:tcBorders>
              <w:top w:val="nil"/>
              <w:left w:val="nil"/>
              <w:bottom w:val="single" w:sz="4" w:space="0" w:color="auto"/>
              <w:right w:val="single" w:sz="4" w:space="0" w:color="auto"/>
            </w:tcBorders>
            <w:shd w:val="clear" w:color="auto" w:fill="auto"/>
            <w:noWrap/>
            <w:vAlign w:val="bottom"/>
            <w:hideMark/>
          </w:tcPr>
          <w:p w14:paraId="0F85BA1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01</w:t>
            </w:r>
          </w:p>
        </w:tc>
        <w:tc>
          <w:tcPr>
            <w:tcW w:w="1080" w:type="dxa"/>
            <w:tcBorders>
              <w:top w:val="nil"/>
              <w:left w:val="nil"/>
              <w:bottom w:val="single" w:sz="4" w:space="0" w:color="auto"/>
              <w:right w:val="single" w:sz="4" w:space="0" w:color="auto"/>
            </w:tcBorders>
            <w:shd w:val="clear" w:color="auto" w:fill="auto"/>
            <w:noWrap/>
            <w:vAlign w:val="center"/>
            <w:hideMark/>
          </w:tcPr>
          <w:p w14:paraId="184129B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F010</w:t>
            </w:r>
          </w:p>
        </w:tc>
        <w:tc>
          <w:tcPr>
            <w:tcW w:w="1080" w:type="dxa"/>
            <w:tcBorders>
              <w:top w:val="nil"/>
              <w:left w:val="nil"/>
              <w:bottom w:val="single" w:sz="4" w:space="0" w:color="auto"/>
              <w:right w:val="single" w:sz="4" w:space="0" w:color="auto"/>
            </w:tcBorders>
            <w:shd w:val="clear" w:color="auto" w:fill="auto"/>
            <w:noWrap/>
            <w:vAlign w:val="center"/>
            <w:hideMark/>
          </w:tcPr>
          <w:p w14:paraId="16EA737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F011</w:t>
            </w:r>
          </w:p>
        </w:tc>
        <w:tc>
          <w:tcPr>
            <w:tcW w:w="1080" w:type="dxa"/>
            <w:tcBorders>
              <w:top w:val="nil"/>
              <w:left w:val="nil"/>
              <w:bottom w:val="single" w:sz="4" w:space="0" w:color="auto"/>
              <w:right w:val="single" w:sz="4" w:space="0" w:color="auto"/>
            </w:tcBorders>
            <w:shd w:val="clear" w:color="auto" w:fill="auto"/>
            <w:noWrap/>
            <w:vAlign w:val="center"/>
            <w:hideMark/>
          </w:tcPr>
          <w:p w14:paraId="3B5CDDEC"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r>
      <w:tr w:rsidR="005803F9" w:rsidRPr="00CC1377" w14:paraId="79625DA7"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2F3FD778"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3F39D310"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2862D6B2"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往来账查询请求及应答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72D321E2"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w:t>
            </w:r>
          </w:p>
        </w:tc>
        <w:tc>
          <w:tcPr>
            <w:tcW w:w="1080" w:type="dxa"/>
            <w:tcBorders>
              <w:top w:val="nil"/>
              <w:left w:val="nil"/>
              <w:bottom w:val="single" w:sz="4" w:space="0" w:color="auto"/>
              <w:right w:val="single" w:sz="4" w:space="0" w:color="auto"/>
            </w:tcBorders>
            <w:shd w:val="clear" w:color="auto" w:fill="auto"/>
            <w:noWrap/>
            <w:vAlign w:val="bottom"/>
            <w:hideMark/>
          </w:tcPr>
          <w:p w14:paraId="28C7D649"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02</w:t>
            </w:r>
          </w:p>
        </w:tc>
        <w:tc>
          <w:tcPr>
            <w:tcW w:w="1080" w:type="dxa"/>
            <w:tcBorders>
              <w:top w:val="nil"/>
              <w:left w:val="nil"/>
              <w:bottom w:val="single" w:sz="4" w:space="0" w:color="auto"/>
              <w:right w:val="single" w:sz="4" w:space="0" w:color="auto"/>
            </w:tcBorders>
            <w:shd w:val="clear" w:color="auto" w:fill="auto"/>
            <w:noWrap/>
            <w:vAlign w:val="center"/>
            <w:hideMark/>
          </w:tcPr>
          <w:p w14:paraId="157479AD"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F020</w:t>
            </w:r>
          </w:p>
        </w:tc>
        <w:tc>
          <w:tcPr>
            <w:tcW w:w="1080" w:type="dxa"/>
            <w:tcBorders>
              <w:top w:val="nil"/>
              <w:left w:val="nil"/>
              <w:bottom w:val="single" w:sz="4" w:space="0" w:color="auto"/>
              <w:right w:val="single" w:sz="4" w:space="0" w:color="auto"/>
            </w:tcBorders>
            <w:shd w:val="clear" w:color="auto" w:fill="auto"/>
            <w:noWrap/>
            <w:vAlign w:val="center"/>
            <w:hideMark/>
          </w:tcPr>
          <w:p w14:paraId="306C9C71"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F021</w:t>
            </w:r>
          </w:p>
        </w:tc>
        <w:tc>
          <w:tcPr>
            <w:tcW w:w="1080" w:type="dxa"/>
            <w:tcBorders>
              <w:top w:val="nil"/>
              <w:left w:val="nil"/>
              <w:bottom w:val="single" w:sz="4" w:space="0" w:color="auto"/>
              <w:right w:val="single" w:sz="4" w:space="0" w:color="auto"/>
            </w:tcBorders>
            <w:shd w:val="clear" w:color="auto" w:fill="auto"/>
            <w:noWrap/>
            <w:vAlign w:val="center"/>
            <w:hideMark/>
          </w:tcPr>
          <w:p w14:paraId="51BA768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r>
      <w:tr w:rsidR="00F47D4B" w:rsidRPr="00CC1377" w14:paraId="379CB0A3"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027526F1" w14:textId="77777777" w:rsidR="00F47D4B" w:rsidRPr="00CC1377" w:rsidRDefault="00F47D4B" w:rsidP="00F47D4B">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6363A46B" w14:textId="77777777" w:rsidR="00F47D4B" w:rsidRPr="00CC1377" w:rsidRDefault="00F47D4B" w:rsidP="00F47D4B">
            <w:pPr>
              <w:widowControl/>
              <w:spacing w:line="240" w:lineRule="auto"/>
              <w:ind w:firstLineChars="0" w:firstLine="0"/>
              <w:jc w:val="left"/>
              <w:rPr>
                <w:rFonts w:ascii="宋体" w:eastAsia="宋体" w:hAnsi="宋体" w:cs="宋体"/>
                <w:kern w:val="0"/>
                <w:sz w:val="20"/>
                <w:szCs w:val="20"/>
              </w:rPr>
            </w:pPr>
          </w:p>
        </w:tc>
        <w:tc>
          <w:tcPr>
            <w:tcW w:w="5720" w:type="dxa"/>
            <w:tcBorders>
              <w:top w:val="nil"/>
              <w:left w:val="nil"/>
              <w:bottom w:val="single" w:sz="4" w:space="0" w:color="auto"/>
              <w:right w:val="single" w:sz="4" w:space="0" w:color="auto"/>
            </w:tcBorders>
            <w:shd w:val="clear" w:color="auto" w:fill="auto"/>
            <w:noWrap/>
            <w:vAlign w:val="bottom"/>
          </w:tcPr>
          <w:p w14:paraId="00A797E9" w14:textId="63C832AC" w:rsidR="00F47D4B" w:rsidRPr="00CC1377" w:rsidRDefault="00F47D4B" w:rsidP="00F47D4B">
            <w:pPr>
              <w:widowControl/>
              <w:spacing w:line="240" w:lineRule="auto"/>
              <w:ind w:firstLineChars="0" w:firstLine="0"/>
              <w:jc w:val="left"/>
              <w:rPr>
                <w:rFonts w:ascii="宋体" w:eastAsia="宋体" w:hAnsi="宋体" w:cs="宋体"/>
                <w:kern w:val="0"/>
                <w:sz w:val="20"/>
                <w:szCs w:val="20"/>
              </w:rPr>
            </w:pPr>
            <w:r>
              <w:rPr>
                <w:rFonts w:ascii="宋体" w:hAnsi="宋体" w:cs="宋体" w:hint="eastAsia"/>
                <w:kern w:val="0"/>
                <w:sz w:val="20"/>
                <w:szCs w:val="20"/>
              </w:rPr>
              <w:t>往账结算行应答超时通知</w:t>
            </w:r>
          </w:p>
        </w:tc>
        <w:tc>
          <w:tcPr>
            <w:tcW w:w="1080" w:type="dxa"/>
            <w:tcBorders>
              <w:top w:val="nil"/>
              <w:left w:val="nil"/>
              <w:bottom w:val="single" w:sz="4" w:space="0" w:color="auto"/>
              <w:right w:val="single" w:sz="4" w:space="0" w:color="auto"/>
            </w:tcBorders>
            <w:shd w:val="clear" w:color="auto" w:fill="auto"/>
            <w:noWrap/>
            <w:vAlign w:val="bottom"/>
          </w:tcPr>
          <w:p w14:paraId="387B7380" w14:textId="124CCEAC" w:rsidR="00F47D4B" w:rsidRPr="00CC1377" w:rsidRDefault="00F47D4B" w:rsidP="00F47D4B">
            <w:pPr>
              <w:widowControl/>
              <w:spacing w:line="240" w:lineRule="auto"/>
              <w:ind w:firstLineChars="0" w:firstLine="0"/>
              <w:jc w:val="left"/>
              <w:rPr>
                <w:rFonts w:ascii="宋体" w:eastAsia="宋体" w:hAnsi="宋体" w:cs="宋体"/>
                <w:kern w:val="0"/>
                <w:sz w:val="20"/>
                <w:szCs w:val="20"/>
              </w:rPr>
            </w:pPr>
            <w:r>
              <w:rPr>
                <w:rFonts w:ascii="宋体" w:hAnsi="宋体" w:cs="宋体" w:hint="eastAsia"/>
                <w:kern w:val="0"/>
                <w:sz w:val="20"/>
                <w:szCs w:val="20"/>
              </w:rPr>
              <w:t>F</w:t>
            </w:r>
          </w:p>
        </w:tc>
        <w:tc>
          <w:tcPr>
            <w:tcW w:w="1080" w:type="dxa"/>
            <w:tcBorders>
              <w:top w:val="nil"/>
              <w:left w:val="nil"/>
              <w:bottom w:val="single" w:sz="4" w:space="0" w:color="auto"/>
              <w:right w:val="single" w:sz="4" w:space="0" w:color="auto"/>
            </w:tcBorders>
            <w:shd w:val="clear" w:color="auto" w:fill="auto"/>
            <w:noWrap/>
            <w:vAlign w:val="bottom"/>
          </w:tcPr>
          <w:p w14:paraId="730AD5A2" w14:textId="27A15C53" w:rsidR="00F47D4B" w:rsidRPr="00CC1377" w:rsidRDefault="00F47D4B" w:rsidP="00F47D4B">
            <w:pPr>
              <w:widowControl/>
              <w:spacing w:line="240" w:lineRule="auto"/>
              <w:ind w:firstLineChars="0" w:firstLine="0"/>
              <w:jc w:val="left"/>
              <w:rPr>
                <w:rFonts w:ascii="宋体" w:eastAsia="宋体" w:hAnsi="宋体" w:cs="宋体"/>
                <w:kern w:val="0"/>
                <w:sz w:val="20"/>
                <w:szCs w:val="20"/>
              </w:rPr>
            </w:pPr>
            <w:r>
              <w:rPr>
                <w:rFonts w:ascii="宋体" w:hAnsi="宋体" w:cs="宋体" w:hint="eastAsia"/>
                <w:kern w:val="0"/>
                <w:sz w:val="20"/>
                <w:szCs w:val="20"/>
              </w:rPr>
              <w:t>0</w:t>
            </w:r>
            <w:r>
              <w:rPr>
                <w:rFonts w:ascii="宋体" w:hAnsi="宋体" w:cs="宋体"/>
                <w:kern w:val="0"/>
                <w:sz w:val="20"/>
                <w:szCs w:val="20"/>
              </w:rPr>
              <w:t>3</w:t>
            </w:r>
          </w:p>
        </w:tc>
        <w:tc>
          <w:tcPr>
            <w:tcW w:w="1080" w:type="dxa"/>
            <w:tcBorders>
              <w:top w:val="nil"/>
              <w:left w:val="nil"/>
              <w:bottom w:val="single" w:sz="4" w:space="0" w:color="auto"/>
              <w:right w:val="single" w:sz="4" w:space="0" w:color="auto"/>
            </w:tcBorders>
            <w:shd w:val="clear" w:color="auto" w:fill="auto"/>
            <w:noWrap/>
            <w:vAlign w:val="center"/>
          </w:tcPr>
          <w:p w14:paraId="01B28EE2" w14:textId="77777777" w:rsidR="00F47D4B" w:rsidRPr="00CC1377" w:rsidRDefault="00F47D4B" w:rsidP="00F47D4B">
            <w:pPr>
              <w:widowControl/>
              <w:spacing w:line="240" w:lineRule="auto"/>
              <w:ind w:firstLineChars="0" w:firstLine="0"/>
              <w:jc w:val="left"/>
              <w:rPr>
                <w:rFonts w:ascii="宋体" w:eastAsia="宋体" w:hAnsi="宋体" w:cs="宋体"/>
                <w:kern w:val="0"/>
                <w:sz w:val="20"/>
                <w:szCs w:val="20"/>
              </w:rPr>
            </w:pPr>
          </w:p>
        </w:tc>
        <w:tc>
          <w:tcPr>
            <w:tcW w:w="1080" w:type="dxa"/>
            <w:tcBorders>
              <w:top w:val="nil"/>
              <w:left w:val="nil"/>
              <w:bottom w:val="single" w:sz="4" w:space="0" w:color="auto"/>
              <w:right w:val="single" w:sz="4" w:space="0" w:color="auto"/>
            </w:tcBorders>
            <w:shd w:val="clear" w:color="auto" w:fill="auto"/>
            <w:noWrap/>
            <w:vAlign w:val="center"/>
          </w:tcPr>
          <w:p w14:paraId="3A201E49" w14:textId="77777777" w:rsidR="00F47D4B" w:rsidRPr="00CC1377" w:rsidRDefault="00F47D4B" w:rsidP="00F47D4B">
            <w:pPr>
              <w:widowControl/>
              <w:spacing w:line="240" w:lineRule="auto"/>
              <w:ind w:firstLineChars="0" w:firstLine="0"/>
              <w:jc w:val="left"/>
              <w:rPr>
                <w:rFonts w:ascii="宋体" w:eastAsia="宋体" w:hAnsi="宋体" w:cs="宋体"/>
                <w:kern w:val="0"/>
                <w:sz w:val="20"/>
                <w:szCs w:val="20"/>
              </w:rPr>
            </w:pPr>
          </w:p>
        </w:tc>
        <w:tc>
          <w:tcPr>
            <w:tcW w:w="1080" w:type="dxa"/>
            <w:tcBorders>
              <w:top w:val="nil"/>
              <w:left w:val="nil"/>
              <w:bottom w:val="single" w:sz="4" w:space="0" w:color="auto"/>
              <w:right w:val="single" w:sz="4" w:space="0" w:color="auto"/>
            </w:tcBorders>
            <w:shd w:val="clear" w:color="auto" w:fill="auto"/>
            <w:noWrap/>
            <w:vAlign w:val="center"/>
          </w:tcPr>
          <w:p w14:paraId="7D36BA79" w14:textId="745FACB3" w:rsidR="00F47D4B" w:rsidRPr="00CC1377" w:rsidRDefault="00F47D4B" w:rsidP="00F47D4B">
            <w:pPr>
              <w:widowControl/>
              <w:spacing w:line="240" w:lineRule="auto"/>
              <w:ind w:firstLineChars="0" w:firstLine="0"/>
              <w:jc w:val="left"/>
              <w:rPr>
                <w:rFonts w:ascii="宋体" w:eastAsia="宋体" w:hAnsi="宋体" w:cs="宋体"/>
                <w:kern w:val="0"/>
                <w:sz w:val="20"/>
                <w:szCs w:val="20"/>
              </w:rPr>
            </w:pPr>
            <w:r>
              <w:rPr>
                <w:rFonts w:ascii="宋体" w:hAnsi="宋体" w:cs="宋体" w:hint="eastAsia"/>
                <w:kern w:val="0"/>
                <w:sz w:val="20"/>
                <w:szCs w:val="20"/>
              </w:rPr>
              <w:t>F</w:t>
            </w:r>
            <w:r>
              <w:rPr>
                <w:rFonts w:ascii="宋体" w:hAnsi="宋体" w:cs="宋体"/>
                <w:kern w:val="0"/>
                <w:sz w:val="20"/>
                <w:szCs w:val="20"/>
              </w:rPr>
              <w:t>032</w:t>
            </w:r>
          </w:p>
        </w:tc>
      </w:tr>
      <w:tr w:rsidR="005803F9" w:rsidRPr="00CC1377" w14:paraId="6BEAFB68"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4DAFC17C"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6A9E8896"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资金密码维护</w:t>
            </w:r>
          </w:p>
        </w:tc>
        <w:tc>
          <w:tcPr>
            <w:tcW w:w="5720" w:type="dxa"/>
            <w:tcBorders>
              <w:top w:val="nil"/>
              <w:left w:val="nil"/>
              <w:bottom w:val="single" w:sz="4" w:space="0" w:color="auto"/>
              <w:right w:val="single" w:sz="4" w:space="0" w:color="auto"/>
            </w:tcBorders>
            <w:shd w:val="clear" w:color="auto" w:fill="auto"/>
            <w:noWrap/>
            <w:vAlign w:val="bottom"/>
            <w:hideMark/>
          </w:tcPr>
          <w:p w14:paraId="5EEADAD3"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增加资金密码请求及应答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72D9C5E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w:t>
            </w:r>
          </w:p>
        </w:tc>
        <w:tc>
          <w:tcPr>
            <w:tcW w:w="1080" w:type="dxa"/>
            <w:tcBorders>
              <w:top w:val="nil"/>
              <w:left w:val="nil"/>
              <w:bottom w:val="single" w:sz="4" w:space="0" w:color="auto"/>
              <w:right w:val="single" w:sz="4" w:space="0" w:color="auto"/>
            </w:tcBorders>
            <w:shd w:val="clear" w:color="auto" w:fill="auto"/>
            <w:noWrap/>
            <w:vAlign w:val="bottom"/>
            <w:hideMark/>
          </w:tcPr>
          <w:p w14:paraId="278A861D"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90</w:t>
            </w:r>
          </w:p>
        </w:tc>
        <w:tc>
          <w:tcPr>
            <w:tcW w:w="1080" w:type="dxa"/>
            <w:tcBorders>
              <w:top w:val="nil"/>
              <w:left w:val="nil"/>
              <w:bottom w:val="single" w:sz="4" w:space="0" w:color="auto"/>
              <w:right w:val="single" w:sz="4" w:space="0" w:color="auto"/>
            </w:tcBorders>
            <w:shd w:val="clear" w:color="auto" w:fill="auto"/>
            <w:noWrap/>
            <w:vAlign w:val="center"/>
            <w:hideMark/>
          </w:tcPr>
          <w:p w14:paraId="0847D3C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F900</w:t>
            </w:r>
          </w:p>
        </w:tc>
        <w:tc>
          <w:tcPr>
            <w:tcW w:w="1080" w:type="dxa"/>
            <w:tcBorders>
              <w:top w:val="nil"/>
              <w:left w:val="nil"/>
              <w:bottom w:val="single" w:sz="4" w:space="0" w:color="auto"/>
              <w:right w:val="single" w:sz="4" w:space="0" w:color="auto"/>
            </w:tcBorders>
            <w:shd w:val="clear" w:color="auto" w:fill="auto"/>
            <w:noWrap/>
            <w:vAlign w:val="center"/>
            <w:hideMark/>
          </w:tcPr>
          <w:p w14:paraId="4694AA46"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F901</w:t>
            </w:r>
          </w:p>
        </w:tc>
        <w:tc>
          <w:tcPr>
            <w:tcW w:w="1080" w:type="dxa"/>
            <w:tcBorders>
              <w:top w:val="nil"/>
              <w:left w:val="nil"/>
              <w:bottom w:val="single" w:sz="4" w:space="0" w:color="auto"/>
              <w:right w:val="single" w:sz="4" w:space="0" w:color="auto"/>
            </w:tcBorders>
            <w:shd w:val="clear" w:color="auto" w:fill="auto"/>
            <w:noWrap/>
            <w:vAlign w:val="bottom"/>
            <w:hideMark/>
          </w:tcPr>
          <w:p w14:paraId="50551A9E"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r>
      <w:tr w:rsidR="005803F9" w:rsidRPr="00CC1377" w14:paraId="6571800F"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30BBC715"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2ED145AD"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2D6AB78B"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修改资金密码请求及应答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72102416"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w:t>
            </w:r>
          </w:p>
        </w:tc>
        <w:tc>
          <w:tcPr>
            <w:tcW w:w="1080" w:type="dxa"/>
            <w:tcBorders>
              <w:top w:val="nil"/>
              <w:left w:val="nil"/>
              <w:bottom w:val="single" w:sz="4" w:space="0" w:color="auto"/>
              <w:right w:val="single" w:sz="4" w:space="0" w:color="auto"/>
            </w:tcBorders>
            <w:shd w:val="clear" w:color="auto" w:fill="auto"/>
            <w:noWrap/>
            <w:vAlign w:val="bottom"/>
            <w:hideMark/>
          </w:tcPr>
          <w:p w14:paraId="704562F7"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91</w:t>
            </w:r>
          </w:p>
        </w:tc>
        <w:tc>
          <w:tcPr>
            <w:tcW w:w="1080" w:type="dxa"/>
            <w:tcBorders>
              <w:top w:val="nil"/>
              <w:left w:val="nil"/>
              <w:bottom w:val="single" w:sz="4" w:space="0" w:color="auto"/>
              <w:right w:val="single" w:sz="4" w:space="0" w:color="auto"/>
            </w:tcBorders>
            <w:shd w:val="clear" w:color="auto" w:fill="auto"/>
            <w:noWrap/>
            <w:vAlign w:val="center"/>
            <w:hideMark/>
          </w:tcPr>
          <w:p w14:paraId="30F28B0D"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F910</w:t>
            </w:r>
          </w:p>
        </w:tc>
        <w:tc>
          <w:tcPr>
            <w:tcW w:w="1080" w:type="dxa"/>
            <w:tcBorders>
              <w:top w:val="nil"/>
              <w:left w:val="nil"/>
              <w:bottom w:val="single" w:sz="4" w:space="0" w:color="auto"/>
              <w:right w:val="single" w:sz="4" w:space="0" w:color="auto"/>
            </w:tcBorders>
            <w:shd w:val="clear" w:color="auto" w:fill="auto"/>
            <w:noWrap/>
            <w:vAlign w:val="center"/>
            <w:hideMark/>
          </w:tcPr>
          <w:p w14:paraId="63CD4C29"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F911</w:t>
            </w:r>
          </w:p>
        </w:tc>
        <w:tc>
          <w:tcPr>
            <w:tcW w:w="1080" w:type="dxa"/>
            <w:tcBorders>
              <w:top w:val="nil"/>
              <w:left w:val="nil"/>
              <w:bottom w:val="single" w:sz="4" w:space="0" w:color="auto"/>
              <w:right w:val="single" w:sz="4" w:space="0" w:color="auto"/>
            </w:tcBorders>
            <w:shd w:val="clear" w:color="auto" w:fill="auto"/>
            <w:noWrap/>
            <w:vAlign w:val="bottom"/>
            <w:hideMark/>
          </w:tcPr>
          <w:p w14:paraId="55EFA3F3"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r>
      <w:tr w:rsidR="005803F9" w:rsidRPr="00CC1377" w14:paraId="2515F9B4"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4E4AB709"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235CAA37"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34FAC092"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重置资金密码请求及应答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12BA6A8C"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w:t>
            </w:r>
          </w:p>
        </w:tc>
        <w:tc>
          <w:tcPr>
            <w:tcW w:w="1080" w:type="dxa"/>
            <w:tcBorders>
              <w:top w:val="nil"/>
              <w:left w:val="nil"/>
              <w:bottom w:val="single" w:sz="4" w:space="0" w:color="auto"/>
              <w:right w:val="single" w:sz="4" w:space="0" w:color="auto"/>
            </w:tcBorders>
            <w:shd w:val="clear" w:color="auto" w:fill="auto"/>
            <w:noWrap/>
            <w:vAlign w:val="bottom"/>
            <w:hideMark/>
          </w:tcPr>
          <w:p w14:paraId="1496379B"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92</w:t>
            </w:r>
          </w:p>
        </w:tc>
        <w:tc>
          <w:tcPr>
            <w:tcW w:w="1080" w:type="dxa"/>
            <w:tcBorders>
              <w:top w:val="nil"/>
              <w:left w:val="nil"/>
              <w:bottom w:val="single" w:sz="4" w:space="0" w:color="auto"/>
              <w:right w:val="single" w:sz="4" w:space="0" w:color="auto"/>
            </w:tcBorders>
            <w:shd w:val="clear" w:color="auto" w:fill="auto"/>
            <w:noWrap/>
            <w:vAlign w:val="center"/>
            <w:hideMark/>
          </w:tcPr>
          <w:p w14:paraId="61DFF85E"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F920</w:t>
            </w:r>
          </w:p>
        </w:tc>
        <w:tc>
          <w:tcPr>
            <w:tcW w:w="1080" w:type="dxa"/>
            <w:tcBorders>
              <w:top w:val="nil"/>
              <w:left w:val="nil"/>
              <w:bottom w:val="single" w:sz="4" w:space="0" w:color="auto"/>
              <w:right w:val="single" w:sz="4" w:space="0" w:color="auto"/>
            </w:tcBorders>
            <w:shd w:val="clear" w:color="auto" w:fill="auto"/>
            <w:noWrap/>
            <w:vAlign w:val="center"/>
            <w:hideMark/>
          </w:tcPr>
          <w:p w14:paraId="68481DCA" w14:textId="77777777" w:rsidR="005803F9" w:rsidRPr="00CC1377" w:rsidRDefault="005803F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F921</w:t>
            </w:r>
          </w:p>
        </w:tc>
        <w:tc>
          <w:tcPr>
            <w:tcW w:w="1080" w:type="dxa"/>
            <w:tcBorders>
              <w:top w:val="nil"/>
              <w:left w:val="nil"/>
              <w:bottom w:val="single" w:sz="4" w:space="0" w:color="auto"/>
              <w:right w:val="single" w:sz="4" w:space="0" w:color="auto"/>
            </w:tcBorders>
            <w:shd w:val="clear" w:color="auto" w:fill="auto"/>
            <w:noWrap/>
            <w:vAlign w:val="bottom"/>
            <w:hideMark/>
          </w:tcPr>
          <w:p w14:paraId="31ABC0F3" w14:textId="77777777" w:rsidR="005803F9" w:rsidRPr="00CC1377" w:rsidRDefault="005803F9" w:rsidP="00E42239">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r>
      <w:tr w:rsidR="00AB1389" w:rsidRPr="00CC1377" w14:paraId="0C6ECE0B"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5719368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库存类交易</w:t>
            </w:r>
          </w:p>
        </w:tc>
        <w:tc>
          <w:tcPr>
            <w:tcW w:w="1560" w:type="dxa"/>
            <w:tcBorders>
              <w:top w:val="nil"/>
              <w:left w:val="nil"/>
              <w:bottom w:val="single" w:sz="4" w:space="0" w:color="auto"/>
              <w:right w:val="single" w:sz="4" w:space="0" w:color="auto"/>
            </w:tcBorders>
            <w:shd w:val="clear" w:color="auto" w:fill="auto"/>
            <w:noWrap/>
            <w:vAlign w:val="bottom"/>
            <w:hideMark/>
          </w:tcPr>
          <w:p w14:paraId="7D4E6F9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提货</w:t>
            </w:r>
          </w:p>
        </w:tc>
        <w:tc>
          <w:tcPr>
            <w:tcW w:w="5720" w:type="dxa"/>
            <w:tcBorders>
              <w:top w:val="nil"/>
              <w:left w:val="nil"/>
              <w:bottom w:val="single" w:sz="4" w:space="0" w:color="auto"/>
              <w:right w:val="single" w:sz="4" w:space="0" w:color="auto"/>
            </w:tcBorders>
            <w:shd w:val="clear" w:color="auto" w:fill="auto"/>
            <w:noWrap/>
            <w:vAlign w:val="bottom"/>
            <w:hideMark/>
          </w:tcPr>
          <w:p w14:paraId="451D340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增加提货申请请求及应答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0C60CCF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78A458A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00</w:t>
            </w:r>
          </w:p>
        </w:tc>
        <w:tc>
          <w:tcPr>
            <w:tcW w:w="1080" w:type="dxa"/>
            <w:tcBorders>
              <w:top w:val="nil"/>
              <w:left w:val="nil"/>
              <w:bottom w:val="single" w:sz="4" w:space="0" w:color="auto"/>
              <w:right w:val="single" w:sz="4" w:space="0" w:color="auto"/>
            </w:tcBorders>
            <w:shd w:val="clear" w:color="auto" w:fill="auto"/>
            <w:noWrap/>
            <w:vAlign w:val="center"/>
            <w:hideMark/>
          </w:tcPr>
          <w:p w14:paraId="53E9E39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S000</w:t>
            </w:r>
          </w:p>
        </w:tc>
        <w:tc>
          <w:tcPr>
            <w:tcW w:w="1080" w:type="dxa"/>
            <w:tcBorders>
              <w:top w:val="nil"/>
              <w:left w:val="nil"/>
              <w:bottom w:val="single" w:sz="4" w:space="0" w:color="auto"/>
              <w:right w:val="single" w:sz="4" w:space="0" w:color="auto"/>
            </w:tcBorders>
            <w:shd w:val="clear" w:color="auto" w:fill="auto"/>
            <w:noWrap/>
            <w:vAlign w:val="center"/>
            <w:hideMark/>
          </w:tcPr>
          <w:p w14:paraId="4ECD31D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S001</w:t>
            </w:r>
          </w:p>
        </w:tc>
        <w:tc>
          <w:tcPr>
            <w:tcW w:w="1080" w:type="dxa"/>
            <w:tcBorders>
              <w:top w:val="nil"/>
              <w:left w:val="nil"/>
              <w:bottom w:val="single" w:sz="4" w:space="0" w:color="auto"/>
              <w:right w:val="single" w:sz="4" w:space="0" w:color="auto"/>
            </w:tcBorders>
            <w:shd w:val="clear" w:color="auto" w:fill="auto"/>
            <w:noWrap/>
            <w:vAlign w:val="center"/>
            <w:hideMark/>
          </w:tcPr>
          <w:p w14:paraId="30FD9CA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48967F66"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11E331A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53F462E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618226B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撤销提货申请请求及应答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5913C6D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66C0252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01</w:t>
            </w:r>
          </w:p>
        </w:tc>
        <w:tc>
          <w:tcPr>
            <w:tcW w:w="1080" w:type="dxa"/>
            <w:tcBorders>
              <w:top w:val="nil"/>
              <w:left w:val="nil"/>
              <w:bottom w:val="single" w:sz="4" w:space="0" w:color="auto"/>
              <w:right w:val="single" w:sz="4" w:space="0" w:color="auto"/>
            </w:tcBorders>
            <w:shd w:val="clear" w:color="auto" w:fill="auto"/>
            <w:noWrap/>
            <w:vAlign w:val="center"/>
            <w:hideMark/>
          </w:tcPr>
          <w:p w14:paraId="745F584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S010</w:t>
            </w:r>
          </w:p>
        </w:tc>
        <w:tc>
          <w:tcPr>
            <w:tcW w:w="1080" w:type="dxa"/>
            <w:tcBorders>
              <w:top w:val="nil"/>
              <w:left w:val="nil"/>
              <w:bottom w:val="single" w:sz="4" w:space="0" w:color="auto"/>
              <w:right w:val="single" w:sz="4" w:space="0" w:color="auto"/>
            </w:tcBorders>
            <w:shd w:val="clear" w:color="auto" w:fill="auto"/>
            <w:noWrap/>
            <w:vAlign w:val="center"/>
            <w:hideMark/>
          </w:tcPr>
          <w:p w14:paraId="08CBBF8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S011</w:t>
            </w:r>
          </w:p>
        </w:tc>
        <w:tc>
          <w:tcPr>
            <w:tcW w:w="1080" w:type="dxa"/>
            <w:tcBorders>
              <w:top w:val="nil"/>
              <w:left w:val="nil"/>
              <w:bottom w:val="single" w:sz="4" w:space="0" w:color="auto"/>
              <w:right w:val="single" w:sz="4" w:space="0" w:color="auto"/>
            </w:tcBorders>
            <w:shd w:val="clear" w:color="auto" w:fill="auto"/>
            <w:noWrap/>
            <w:vAlign w:val="center"/>
            <w:hideMark/>
          </w:tcPr>
          <w:p w14:paraId="0B80004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485A06B1"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50A2585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7F23540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095C3FC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提货申请查询请求及应答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3307930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44A0564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02</w:t>
            </w:r>
          </w:p>
        </w:tc>
        <w:tc>
          <w:tcPr>
            <w:tcW w:w="1080" w:type="dxa"/>
            <w:tcBorders>
              <w:top w:val="nil"/>
              <w:left w:val="nil"/>
              <w:bottom w:val="single" w:sz="4" w:space="0" w:color="auto"/>
              <w:right w:val="single" w:sz="4" w:space="0" w:color="auto"/>
            </w:tcBorders>
            <w:shd w:val="clear" w:color="auto" w:fill="auto"/>
            <w:noWrap/>
            <w:vAlign w:val="center"/>
            <w:hideMark/>
          </w:tcPr>
          <w:p w14:paraId="561B8AE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S020</w:t>
            </w:r>
          </w:p>
        </w:tc>
        <w:tc>
          <w:tcPr>
            <w:tcW w:w="1080" w:type="dxa"/>
            <w:tcBorders>
              <w:top w:val="nil"/>
              <w:left w:val="nil"/>
              <w:bottom w:val="single" w:sz="4" w:space="0" w:color="auto"/>
              <w:right w:val="single" w:sz="4" w:space="0" w:color="auto"/>
            </w:tcBorders>
            <w:shd w:val="clear" w:color="auto" w:fill="auto"/>
            <w:noWrap/>
            <w:vAlign w:val="center"/>
            <w:hideMark/>
          </w:tcPr>
          <w:p w14:paraId="79ABE1C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S021</w:t>
            </w:r>
          </w:p>
        </w:tc>
        <w:tc>
          <w:tcPr>
            <w:tcW w:w="1080" w:type="dxa"/>
            <w:tcBorders>
              <w:top w:val="nil"/>
              <w:left w:val="nil"/>
              <w:bottom w:val="single" w:sz="4" w:space="0" w:color="auto"/>
              <w:right w:val="single" w:sz="4" w:space="0" w:color="auto"/>
            </w:tcBorders>
            <w:shd w:val="clear" w:color="auto" w:fill="auto"/>
            <w:noWrap/>
            <w:vAlign w:val="center"/>
            <w:hideMark/>
          </w:tcPr>
          <w:p w14:paraId="520296A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6B7DF996"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40BF8A7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0F2FF31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3D8D767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提货密码重置请求及应答</w:t>
            </w:r>
          </w:p>
        </w:tc>
        <w:tc>
          <w:tcPr>
            <w:tcW w:w="1080" w:type="dxa"/>
            <w:tcBorders>
              <w:top w:val="nil"/>
              <w:left w:val="nil"/>
              <w:bottom w:val="single" w:sz="4" w:space="0" w:color="auto"/>
              <w:right w:val="single" w:sz="4" w:space="0" w:color="auto"/>
            </w:tcBorders>
            <w:shd w:val="clear" w:color="auto" w:fill="auto"/>
            <w:noWrap/>
            <w:vAlign w:val="bottom"/>
          </w:tcPr>
          <w:p w14:paraId="7707C85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009E9D0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03</w:t>
            </w:r>
          </w:p>
        </w:tc>
        <w:tc>
          <w:tcPr>
            <w:tcW w:w="1080" w:type="dxa"/>
            <w:tcBorders>
              <w:top w:val="nil"/>
              <w:left w:val="nil"/>
              <w:bottom w:val="single" w:sz="4" w:space="0" w:color="auto"/>
              <w:right w:val="single" w:sz="4" w:space="0" w:color="auto"/>
            </w:tcBorders>
            <w:shd w:val="clear" w:color="auto" w:fill="auto"/>
            <w:noWrap/>
            <w:vAlign w:val="center"/>
          </w:tcPr>
          <w:p w14:paraId="5FFA2E1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S030</w:t>
            </w:r>
          </w:p>
        </w:tc>
        <w:tc>
          <w:tcPr>
            <w:tcW w:w="1080" w:type="dxa"/>
            <w:tcBorders>
              <w:top w:val="nil"/>
              <w:left w:val="nil"/>
              <w:bottom w:val="single" w:sz="4" w:space="0" w:color="auto"/>
              <w:right w:val="single" w:sz="4" w:space="0" w:color="auto"/>
            </w:tcBorders>
            <w:shd w:val="clear" w:color="auto" w:fill="auto"/>
            <w:noWrap/>
            <w:vAlign w:val="center"/>
          </w:tcPr>
          <w:p w14:paraId="1BC621F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S031</w:t>
            </w:r>
          </w:p>
        </w:tc>
        <w:tc>
          <w:tcPr>
            <w:tcW w:w="1080" w:type="dxa"/>
            <w:tcBorders>
              <w:top w:val="nil"/>
              <w:left w:val="nil"/>
              <w:bottom w:val="single" w:sz="4" w:space="0" w:color="auto"/>
              <w:right w:val="single" w:sz="4" w:space="0" w:color="auto"/>
            </w:tcBorders>
            <w:shd w:val="clear" w:color="auto" w:fill="auto"/>
            <w:noWrap/>
            <w:vAlign w:val="center"/>
          </w:tcPr>
          <w:p w14:paraId="1B10B86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04E9CD4E"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5ADCF0F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69152F2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质押</w:t>
            </w:r>
          </w:p>
        </w:tc>
        <w:tc>
          <w:tcPr>
            <w:tcW w:w="5720" w:type="dxa"/>
            <w:tcBorders>
              <w:top w:val="nil"/>
              <w:left w:val="nil"/>
              <w:bottom w:val="single" w:sz="4" w:space="0" w:color="auto"/>
              <w:right w:val="single" w:sz="4" w:space="0" w:color="auto"/>
            </w:tcBorders>
            <w:shd w:val="clear" w:color="auto" w:fill="auto"/>
            <w:noWrap/>
            <w:vAlign w:val="bottom"/>
            <w:hideMark/>
          </w:tcPr>
          <w:p w14:paraId="6CBE31C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提交质押申报请求及应答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57884D8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2312EA5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10</w:t>
            </w:r>
          </w:p>
        </w:tc>
        <w:tc>
          <w:tcPr>
            <w:tcW w:w="1080" w:type="dxa"/>
            <w:tcBorders>
              <w:top w:val="nil"/>
              <w:left w:val="nil"/>
              <w:bottom w:val="single" w:sz="4" w:space="0" w:color="auto"/>
              <w:right w:val="single" w:sz="4" w:space="0" w:color="auto"/>
            </w:tcBorders>
            <w:shd w:val="clear" w:color="auto" w:fill="auto"/>
            <w:noWrap/>
            <w:vAlign w:val="center"/>
            <w:hideMark/>
          </w:tcPr>
          <w:p w14:paraId="27B5E61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S100</w:t>
            </w:r>
          </w:p>
        </w:tc>
        <w:tc>
          <w:tcPr>
            <w:tcW w:w="1080" w:type="dxa"/>
            <w:tcBorders>
              <w:top w:val="nil"/>
              <w:left w:val="nil"/>
              <w:bottom w:val="single" w:sz="4" w:space="0" w:color="auto"/>
              <w:right w:val="single" w:sz="4" w:space="0" w:color="auto"/>
            </w:tcBorders>
            <w:shd w:val="clear" w:color="auto" w:fill="auto"/>
            <w:noWrap/>
            <w:vAlign w:val="center"/>
            <w:hideMark/>
          </w:tcPr>
          <w:p w14:paraId="08483D2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S101</w:t>
            </w:r>
          </w:p>
        </w:tc>
        <w:tc>
          <w:tcPr>
            <w:tcW w:w="1080" w:type="dxa"/>
            <w:tcBorders>
              <w:top w:val="nil"/>
              <w:left w:val="nil"/>
              <w:bottom w:val="single" w:sz="4" w:space="0" w:color="auto"/>
              <w:right w:val="single" w:sz="4" w:space="0" w:color="auto"/>
            </w:tcBorders>
            <w:shd w:val="clear" w:color="auto" w:fill="auto"/>
            <w:noWrap/>
            <w:vAlign w:val="center"/>
            <w:hideMark/>
          </w:tcPr>
          <w:p w14:paraId="565E90E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6A0BAF65"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1875E59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7DF53A1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43C2E16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撤销质押申报请求及应答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264DB38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0DED726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11</w:t>
            </w:r>
          </w:p>
        </w:tc>
        <w:tc>
          <w:tcPr>
            <w:tcW w:w="1080" w:type="dxa"/>
            <w:tcBorders>
              <w:top w:val="nil"/>
              <w:left w:val="nil"/>
              <w:bottom w:val="single" w:sz="4" w:space="0" w:color="auto"/>
              <w:right w:val="single" w:sz="4" w:space="0" w:color="auto"/>
            </w:tcBorders>
            <w:shd w:val="clear" w:color="auto" w:fill="auto"/>
            <w:noWrap/>
            <w:vAlign w:val="center"/>
            <w:hideMark/>
          </w:tcPr>
          <w:p w14:paraId="694B896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S110</w:t>
            </w:r>
          </w:p>
        </w:tc>
        <w:tc>
          <w:tcPr>
            <w:tcW w:w="1080" w:type="dxa"/>
            <w:tcBorders>
              <w:top w:val="nil"/>
              <w:left w:val="nil"/>
              <w:bottom w:val="single" w:sz="4" w:space="0" w:color="auto"/>
              <w:right w:val="single" w:sz="4" w:space="0" w:color="auto"/>
            </w:tcBorders>
            <w:shd w:val="clear" w:color="auto" w:fill="auto"/>
            <w:noWrap/>
            <w:vAlign w:val="center"/>
            <w:hideMark/>
          </w:tcPr>
          <w:p w14:paraId="11E30B0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S111</w:t>
            </w:r>
          </w:p>
        </w:tc>
        <w:tc>
          <w:tcPr>
            <w:tcW w:w="1080" w:type="dxa"/>
            <w:tcBorders>
              <w:top w:val="nil"/>
              <w:left w:val="nil"/>
              <w:bottom w:val="single" w:sz="4" w:space="0" w:color="auto"/>
              <w:right w:val="single" w:sz="4" w:space="0" w:color="auto"/>
            </w:tcBorders>
            <w:shd w:val="clear" w:color="auto" w:fill="auto"/>
            <w:noWrap/>
            <w:vAlign w:val="center"/>
            <w:hideMark/>
          </w:tcPr>
          <w:p w14:paraId="4E2B313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44F1C2C4"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5D549A2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11AB53B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74B7632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质押申报查询请求及应答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3A62C60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7A54AB4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12</w:t>
            </w:r>
          </w:p>
        </w:tc>
        <w:tc>
          <w:tcPr>
            <w:tcW w:w="1080" w:type="dxa"/>
            <w:tcBorders>
              <w:top w:val="nil"/>
              <w:left w:val="nil"/>
              <w:bottom w:val="single" w:sz="4" w:space="0" w:color="auto"/>
              <w:right w:val="single" w:sz="4" w:space="0" w:color="auto"/>
            </w:tcBorders>
            <w:shd w:val="clear" w:color="auto" w:fill="auto"/>
            <w:noWrap/>
            <w:vAlign w:val="center"/>
            <w:hideMark/>
          </w:tcPr>
          <w:p w14:paraId="1D3B925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S120</w:t>
            </w:r>
          </w:p>
        </w:tc>
        <w:tc>
          <w:tcPr>
            <w:tcW w:w="1080" w:type="dxa"/>
            <w:tcBorders>
              <w:top w:val="nil"/>
              <w:left w:val="nil"/>
              <w:bottom w:val="single" w:sz="4" w:space="0" w:color="auto"/>
              <w:right w:val="single" w:sz="4" w:space="0" w:color="auto"/>
            </w:tcBorders>
            <w:shd w:val="clear" w:color="auto" w:fill="auto"/>
            <w:noWrap/>
            <w:vAlign w:val="center"/>
            <w:hideMark/>
          </w:tcPr>
          <w:p w14:paraId="116AF66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S121</w:t>
            </w:r>
          </w:p>
        </w:tc>
        <w:tc>
          <w:tcPr>
            <w:tcW w:w="1080" w:type="dxa"/>
            <w:tcBorders>
              <w:top w:val="nil"/>
              <w:left w:val="nil"/>
              <w:bottom w:val="single" w:sz="4" w:space="0" w:color="auto"/>
              <w:right w:val="single" w:sz="4" w:space="0" w:color="auto"/>
            </w:tcBorders>
            <w:shd w:val="clear" w:color="auto" w:fill="auto"/>
            <w:noWrap/>
            <w:vAlign w:val="center"/>
            <w:hideMark/>
          </w:tcPr>
          <w:p w14:paraId="4F7B36C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7B3DACAF"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09C9BBD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1B36CF8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20C4A4B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提交质押注销申报请求及应答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32EFFA8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3B6B55D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13</w:t>
            </w:r>
          </w:p>
        </w:tc>
        <w:tc>
          <w:tcPr>
            <w:tcW w:w="1080" w:type="dxa"/>
            <w:tcBorders>
              <w:top w:val="nil"/>
              <w:left w:val="nil"/>
              <w:bottom w:val="single" w:sz="4" w:space="0" w:color="auto"/>
              <w:right w:val="single" w:sz="4" w:space="0" w:color="auto"/>
            </w:tcBorders>
            <w:shd w:val="clear" w:color="auto" w:fill="auto"/>
            <w:noWrap/>
            <w:vAlign w:val="center"/>
            <w:hideMark/>
          </w:tcPr>
          <w:p w14:paraId="1FC95E3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S130</w:t>
            </w:r>
          </w:p>
        </w:tc>
        <w:tc>
          <w:tcPr>
            <w:tcW w:w="1080" w:type="dxa"/>
            <w:tcBorders>
              <w:top w:val="nil"/>
              <w:left w:val="nil"/>
              <w:bottom w:val="single" w:sz="4" w:space="0" w:color="auto"/>
              <w:right w:val="single" w:sz="4" w:space="0" w:color="auto"/>
            </w:tcBorders>
            <w:shd w:val="clear" w:color="auto" w:fill="auto"/>
            <w:noWrap/>
            <w:vAlign w:val="center"/>
            <w:hideMark/>
          </w:tcPr>
          <w:p w14:paraId="0B31466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S131</w:t>
            </w:r>
          </w:p>
        </w:tc>
        <w:tc>
          <w:tcPr>
            <w:tcW w:w="1080" w:type="dxa"/>
            <w:tcBorders>
              <w:top w:val="nil"/>
              <w:left w:val="nil"/>
              <w:bottom w:val="single" w:sz="4" w:space="0" w:color="auto"/>
              <w:right w:val="single" w:sz="4" w:space="0" w:color="auto"/>
            </w:tcBorders>
            <w:shd w:val="clear" w:color="auto" w:fill="auto"/>
            <w:noWrap/>
            <w:vAlign w:val="center"/>
            <w:hideMark/>
          </w:tcPr>
          <w:p w14:paraId="7C664A4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3559450B"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0816BCA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6B50D92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17A71EE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撤销质押注销申报请求及应答</w:t>
            </w:r>
          </w:p>
        </w:tc>
        <w:tc>
          <w:tcPr>
            <w:tcW w:w="1080" w:type="dxa"/>
            <w:tcBorders>
              <w:top w:val="nil"/>
              <w:left w:val="nil"/>
              <w:bottom w:val="single" w:sz="4" w:space="0" w:color="auto"/>
              <w:right w:val="single" w:sz="4" w:space="0" w:color="auto"/>
            </w:tcBorders>
            <w:shd w:val="clear" w:color="auto" w:fill="auto"/>
            <w:noWrap/>
            <w:vAlign w:val="bottom"/>
          </w:tcPr>
          <w:p w14:paraId="015A7D3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07813D0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14</w:t>
            </w:r>
          </w:p>
        </w:tc>
        <w:tc>
          <w:tcPr>
            <w:tcW w:w="1080" w:type="dxa"/>
            <w:tcBorders>
              <w:top w:val="nil"/>
              <w:left w:val="nil"/>
              <w:bottom w:val="single" w:sz="4" w:space="0" w:color="auto"/>
              <w:right w:val="single" w:sz="4" w:space="0" w:color="auto"/>
            </w:tcBorders>
            <w:shd w:val="clear" w:color="auto" w:fill="auto"/>
            <w:noWrap/>
            <w:vAlign w:val="center"/>
          </w:tcPr>
          <w:p w14:paraId="041018C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S140</w:t>
            </w:r>
          </w:p>
        </w:tc>
        <w:tc>
          <w:tcPr>
            <w:tcW w:w="1080" w:type="dxa"/>
            <w:tcBorders>
              <w:top w:val="nil"/>
              <w:left w:val="nil"/>
              <w:bottom w:val="single" w:sz="4" w:space="0" w:color="auto"/>
              <w:right w:val="single" w:sz="4" w:space="0" w:color="auto"/>
            </w:tcBorders>
            <w:shd w:val="clear" w:color="auto" w:fill="auto"/>
            <w:noWrap/>
            <w:vAlign w:val="center"/>
          </w:tcPr>
          <w:p w14:paraId="789375B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S141</w:t>
            </w:r>
          </w:p>
        </w:tc>
        <w:tc>
          <w:tcPr>
            <w:tcW w:w="1080" w:type="dxa"/>
            <w:tcBorders>
              <w:top w:val="nil"/>
              <w:left w:val="nil"/>
              <w:bottom w:val="single" w:sz="4" w:space="0" w:color="auto"/>
              <w:right w:val="single" w:sz="4" w:space="0" w:color="auto"/>
            </w:tcBorders>
            <w:shd w:val="clear" w:color="auto" w:fill="auto"/>
            <w:noWrap/>
            <w:vAlign w:val="center"/>
          </w:tcPr>
          <w:p w14:paraId="4C174FB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0DDC3021"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3CBA879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5AF1A35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0313625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质押登记注销申报查询请求及应答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19B0B6D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2B632D0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15</w:t>
            </w:r>
          </w:p>
        </w:tc>
        <w:tc>
          <w:tcPr>
            <w:tcW w:w="1080" w:type="dxa"/>
            <w:tcBorders>
              <w:top w:val="nil"/>
              <w:left w:val="nil"/>
              <w:bottom w:val="single" w:sz="4" w:space="0" w:color="auto"/>
              <w:right w:val="single" w:sz="4" w:space="0" w:color="auto"/>
            </w:tcBorders>
            <w:shd w:val="clear" w:color="auto" w:fill="auto"/>
            <w:noWrap/>
            <w:vAlign w:val="center"/>
            <w:hideMark/>
          </w:tcPr>
          <w:p w14:paraId="16C324A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S150</w:t>
            </w:r>
          </w:p>
        </w:tc>
        <w:tc>
          <w:tcPr>
            <w:tcW w:w="1080" w:type="dxa"/>
            <w:tcBorders>
              <w:top w:val="nil"/>
              <w:left w:val="nil"/>
              <w:bottom w:val="single" w:sz="4" w:space="0" w:color="auto"/>
              <w:right w:val="single" w:sz="4" w:space="0" w:color="auto"/>
            </w:tcBorders>
            <w:shd w:val="clear" w:color="auto" w:fill="auto"/>
            <w:noWrap/>
            <w:vAlign w:val="center"/>
            <w:hideMark/>
          </w:tcPr>
          <w:p w14:paraId="5761327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S151</w:t>
            </w:r>
          </w:p>
        </w:tc>
        <w:tc>
          <w:tcPr>
            <w:tcW w:w="1080" w:type="dxa"/>
            <w:tcBorders>
              <w:top w:val="nil"/>
              <w:left w:val="nil"/>
              <w:bottom w:val="single" w:sz="4" w:space="0" w:color="auto"/>
              <w:right w:val="single" w:sz="4" w:space="0" w:color="auto"/>
            </w:tcBorders>
            <w:shd w:val="clear" w:color="auto" w:fill="auto"/>
            <w:noWrap/>
            <w:vAlign w:val="center"/>
            <w:hideMark/>
          </w:tcPr>
          <w:p w14:paraId="46D8FFD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0B407C6B"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532F24F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52AA4D2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6A5DE1A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质押登记查询请求及应答</w:t>
            </w:r>
          </w:p>
        </w:tc>
        <w:tc>
          <w:tcPr>
            <w:tcW w:w="1080" w:type="dxa"/>
            <w:tcBorders>
              <w:top w:val="nil"/>
              <w:left w:val="nil"/>
              <w:bottom w:val="single" w:sz="4" w:space="0" w:color="auto"/>
              <w:right w:val="single" w:sz="4" w:space="0" w:color="auto"/>
            </w:tcBorders>
            <w:shd w:val="clear" w:color="auto" w:fill="auto"/>
            <w:noWrap/>
            <w:vAlign w:val="bottom"/>
          </w:tcPr>
          <w:p w14:paraId="2EA778E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69D5DB3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16</w:t>
            </w:r>
          </w:p>
        </w:tc>
        <w:tc>
          <w:tcPr>
            <w:tcW w:w="1080" w:type="dxa"/>
            <w:tcBorders>
              <w:top w:val="nil"/>
              <w:left w:val="nil"/>
              <w:bottom w:val="single" w:sz="4" w:space="0" w:color="auto"/>
              <w:right w:val="single" w:sz="4" w:space="0" w:color="auto"/>
            </w:tcBorders>
            <w:shd w:val="clear" w:color="auto" w:fill="auto"/>
            <w:noWrap/>
            <w:vAlign w:val="center"/>
          </w:tcPr>
          <w:p w14:paraId="4C4851C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S160</w:t>
            </w:r>
          </w:p>
        </w:tc>
        <w:tc>
          <w:tcPr>
            <w:tcW w:w="1080" w:type="dxa"/>
            <w:tcBorders>
              <w:top w:val="nil"/>
              <w:left w:val="nil"/>
              <w:bottom w:val="single" w:sz="4" w:space="0" w:color="auto"/>
              <w:right w:val="single" w:sz="4" w:space="0" w:color="auto"/>
            </w:tcBorders>
            <w:shd w:val="clear" w:color="auto" w:fill="auto"/>
            <w:noWrap/>
            <w:vAlign w:val="center"/>
          </w:tcPr>
          <w:p w14:paraId="0D7730D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S161</w:t>
            </w:r>
          </w:p>
        </w:tc>
        <w:tc>
          <w:tcPr>
            <w:tcW w:w="1080" w:type="dxa"/>
            <w:tcBorders>
              <w:top w:val="nil"/>
              <w:left w:val="nil"/>
              <w:bottom w:val="single" w:sz="4" w:space="0" w:color="auto"/>
              <w:right w:val="single" w:sz="4" w:space="0" w:color="auto"/>
            </w:tcBorders>
            <w:shd w:val="clear" w:color="auto" w:fill="auto"/>
            <w:noWrap/>
            <w:vAlign w:val="center"/>
          </w:tcPr>
          <w:p w14:paraId="30997C4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6B46398A"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43F1CE3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2E8005E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租借</w:t>
            </w:r>
          </w:p>
        </w:tc>
        <w:tc>
          <w:tcPr>
            <w:tcW w:w="5720" w:type="dxa"/>
            <w:tcBorders>
              <w:top w:val="nil"/>
              <w:left w:val="nil"/>
              <w:bottom w:val="single" w:sz="4" w:space="0" w:color="auto"/>
              <w:right w:val="single" w:sz="4" w:space="0" w:color="auto"/>
            </w:tcBorders>
            <w:shd w:val="clear" w:color="auto" w:fill="auto"/>
            <w:noWrap/>
            <w:vAlign w:val="bottom"/>
            <w:hideMark/>
          </w:tcPr>
          <w:p w14:paraId="006FD33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提交租借登记申报请求及应答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5D071D2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74F64D2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20</w:t>
            </w:r>
          </w:p>
        </w:tc>
        <w:tc>
          <w:tcPr>
            <w:tcW w:w="1080" w:type="dxa"/>
            <w:tcBorders>
              <w:top w:val="nil"/>
              <w:left w:val="nil"/>
              <w:bottom w:val="single" w:sz="4" w:space="0" w:color="auto"/>
              <w:right w:val="single" w:sz="4" w:space="0" w:color="auto"/>
            </w:tcBorders>
            <w:shd w:val="clear" w:color="auto" w:fill="auto"/>
            <w:noWrap/>
            <w:vAlign w:val="center"/>
            <w:hideMark/>
          </w:tcPr>
          <w:p w14:paraId="27FA399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S200</w:t>
            </w:r>
          </w:p>
        </w:tc>
        <w:tc>
          <w:tcPr>
            <w:tcW w:w="1080" w:type="dxa"/>
            <w:tcBorders>
              <w:top w:val="nil"/>
              <w:left w:val="nil"/>
              <w:bottom w:val="single" w:sz="4" w:space="0" w:color="auto"/>
              <w:right w:val="single" w:sz="4" w:space="0" w:color="auto"/>
            </w:tcBorders>
            <w:shd w:val="clear" w:color="auto" w:fill="auto"/>
            <w:noWrap/>
            <w:vAlign w:val="center"/>
            <w:hideMark/>
          </w:tcPr>
          <w:p w14:paraId="457F414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S201</w:t>
            </w:r>
          </w:p>
        </w:tc>
        <w:tc>
          <w:tcPr>
            <w:tcW w:w="1080" w:type="dxa"/>
            <w:tcBorders>
              <w:top w:val="nil"/>
              <w:left w:val="nil"/>
              <w:bottom w:val="single" w:sz="4" w:space="0" w:color="auto"/>
              <w:right w:val="single" w:sz="4" w:space="0" w:color="auto"/>
            </w:tcBorders>
            <w:shd w:val="clear" w:color="auto" w:fill="auto"/>
            <w:noWrap/>
            <w:vAlign w:val="center"/>
            <w:hideMark/>
          </w:tcPr>
          <w:p w14:paraId="3DF7ECD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3702095F"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001A54E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0D36E50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0DFCF43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撤销租借登记申报请求及应答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3C32C74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0314CF4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21</w:t>
            </w:r>
          </w:p>
        </w:tc>
        <w:tc>
          <w:tcPr>
            <w:tcW w:w="1080" w:type="dxa"/>
            <w:tcBorders>
              <w:top w:val="nil"/>
              <w:left w:val="nil"/>
              <w:bottom w:val="single" w:sz="4" w:space="0" w:color="auto"/>
              <w:right w:val="single" w:sz="4" w:space="0" w:color="auto"/>
            </w:tcBorders>
            <w:shd w:val="clear" w:color="auto" w:fill="auto"/>
            <w:noWrap/>
            <w:vAlign w:val="center"/>
            <w:hideMark/>
          </w:tcPr>
          <w:p w14:paraId="50614B3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S210</w:t>
            </w:r>
          </w:p>
        </w:tc>
        <w:tc>
          <w:tcPr>
            <w:tcW w:w="1080" w:type="dxa"/>
            <w:tcBorders>
              <w:top w:val="nil"/>
              <w:left w:val="nil"/>
              <w:bottom w:val="single" w:sz="4" w:space="0" w:color="auto"/>
              <w:right w:val="single" w:sz="4" w:space="0" w:color="auto"/>
            </w:tcBorders>
            <w:shd w:val="clear" w:color="auto" w:fill="auto"/>
            <w:noWrap/>
            <w:vAlign w:val="center"/>
            <w:hideMark/>
          </w:tcPr>
          <w:p w14:paraId="3F8F1DB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S211</w:t>
            </w:r>
          </w:p>
        </w:tc>
        <w:tc>
          <w:tcPr>
            <w:tcW w:w="1080" w:type="dxa"/>
            <w:tcBorders>
              <w:top w:val="nil"/>
              <w:left w:val="nil"/>
              <w:bottom w:val="single" w:sz="4" w:space="0" w:color="auto"/>
              <w:right w:val="single" w:sz="4" w:space="0" w:color="auto"/>
            </w:tcBorders>
            <w:shd w:val="clear" w:color="auto" w:fill="auto"/>
            <w:noWrap/>
            <w:vAlign w:val="center"/>
            <w:hideMark/>
          </w:tcPr>
          <w:p w14:paraId="7074418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2F05D26D"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642E3FC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5D518CF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1C9980C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租借登记申报查询请求及应答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47EE09B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11F8816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22</w:t>
            </w:r>
          </w:p>
        </w:tc>
        <w:tc>
          <w:tcPr>
            <w:tcW w:w="1080" w:type="dxa"/>
            <w:tcBorders>
              <w:top w:val="nil"/>
              <w:left w:val="nil"/>
              <w:bottom w:val="single" w:sz="4" w:space="0" w:color="auto"/>
              <w:right w:val="single" w:sz="4" w:space="0" w:color="auto"/>
            </w:tcBorders>
            <w:shd w:val="clear" w:color="auto" w:fill="auto"/>
            <w:noWrap/>
            <w:vAlign w:val="center"/>
            <w:hideMark/>
          </w:tcPr>
          <w:p w14:paraId="058871C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S220</w:t>
            </w:r>
          </w:p>
        </w:tc>
        <w:tc>
          <w:tcPr>
            <w:tcW w:w="1080" w:type="dxa"/>
            <w:tcBorders>
              <w:top w:val="nil"/>
              <w:left w:val="nil"/>
              <w:bottom w:val="single" w:sz="4" w:space="0" w:color="auto"/>
              <w:right w:val="single" w:sz="4" w:space="0" w:color="auto"/>
            </w:tcBorders>
            <w:shd w:val="clear" w:color="auto" w:fill="auto"/>
            <w:noWrap/>
            <w:vAlign w:val="center"/>
            <w:hideMark/>
          </w:tcPr>
          <w:p w14:paraId="5E80DB3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S221</w:t>
            </w:r>
          </w:p>
        </w:tc>
        <w:tc>
          <w:tcPr>
            <w:tcW w:w="1080" w:type="dxa"/>
            <w:tcBorders>
              <w:top w:val="nil"/>
              <w:left w:val="nil"/>
              <w:bottom w:val="single" w:sz="4" w:space="0" w:color="auto"/>
              <w:right w:val="single" w:sz="4" w:space="0" w:color="auto"/>
            </w:tcBorders>
            <w:shd w:val="clear" w:color="auto" w:fill="auto"/>
            <w:noWrap/>
            <w:vAlign w:val="center"/>
            <w:hideMark/>
          </w:tcPr>
          <w:p w14:paraId="1065DE1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7E073DEB"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0D6670A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lastRenderedPageBreak/>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2DFD3E7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6753309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提交租借还金登记申报请求及应答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7D7C730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2A5714F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23</w:t>
            </w:r>
          </w:p>
        </w:tc>
        <w:tc>
          <w:tcPr>
            <w:tcW w:w="1080" w:type="dxa"/>
            <w:tcBorders>
              <w:top w:val="nil"/>
              <w:left w:val="nil"/>
              <w:bottom w:val="single" w:sz="4" w:space="0" w:color="auto"/>
              <w:right w:val="single" w:sz="4" w:space="0" w:color="auto"/>
            </w:tcBorders>
            <w:shd w:val="clear" w:color="auto" w:fill="auto"/>
            <w:noWrap/>
            <w:vAlign w:val="center"/>
            <w:hideMark/>
          </w:tcPr>
          <w:p w14:paraId="69CC0DC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S230</w:t>
            </w:r>
          </w:p>
        </w:tc>
        <w:tc>
          <w:tcPr>
            <w:tcW w:w="1080" w:type="dxa"/>
            <w:tcBorders>
              <w:top w:val="nil"/>
              <w:left w:val="nil"/>
              <w:bottom w:val="single" w:sz="4" w:space="0" w:color="auto"/>
              <w:right w:val="single" w:sz="4" w:space="0" w:color="auto"/>
            </w:tcBorders>
            <w:shd w:val="clear" w:color="auto" w:fill="auto"/>
            <w:noWrap/>
            <w:vAlign w:val="center"/>
            <w:hideMark/>
          </w:tcPr>
          <w:p w14:paraId="5439D1D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S231</w:t>
            </w:r>
          </w:p>
        </w:tc>
        <w:tc>
          <w:tcPr>
            <w:tcW w:w="1080" w:type="dxa"/>
            <w:tcBorders>
              <w:top w:val="nil"/>
              <w:left w:val="nil"/>
              <w:bottom w:val="single" w:sz="4" w:space="0" w:color="auto"/>
              <w:right w:val="single" w:sz="4" w:space="0" w:color="auto"/>
            </w:tcBorders>
            <w:shd w:val="clear" w:color="auto" w:fill="auto"/>
            <w:noWrap/>
            <w:vAlign w:val="center"/>
            <w:hideMark/>
          </w:tcPr>
          <w:p w14:paraId="49347F5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1FFB2E9C"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76DF5B7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71C541F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377FA6A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撤销租借还金登记申报请求及应答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3729F28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5F49B09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24</w:t>
            </w:r>
          </w:p>
        </w:tc>
        <w:tc>
          <w:tcPr>
            <w:tcW w:w="1080" w:type="dxa"/>
            <w:tcBorders>
              <w:top w:val="nil"/>
              <w:left w:val="nil"/>
              <w:bottom w:val="single" w:sz="4" w:space="0" w:color="auto"/>
              <w:right w:val="single" w:sz="4" w:space="0" w:color="auto"/>
            </w:tcBorders>
            <w:shd w:val="clear" w:color="auto" w:fill="auto"/>
            <w:noWrap/>
            <w:vAlign w:val="center"/>
            <w:hideMark/>
          </w:tcPr>
          <w:p w14:paraId="29081CE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S240</w:t>
            </w:r>
          </w:p>
        </w:tc>
        <w:tc>
          <w:tcPr>
            <w:tcW w:w="1080" w:type="dxa"/>
            <w:tcBorders>
              <w:top w:val="nil"/>
              <w:left w:val="nil"/>
              <w:bottom w:val="single" w:sz="4" w:space="0" w:color="auto"/>
              <w:right w:val="single" w:sz="4" w:space="0" w:color="auto"/>
            </w:tcBorders>
            <w:shd w:val="clear" w:color="auto" w:fill="auto"/>
            <w:noWrap/>
            <w:vAlign w:val="center"/>
            <w:hideMark/>
          </w:tcPr>
          <w:p w14:paraId="374A469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S241</w:t>
            </w:r>
          </w:p>
        </w:tc>
        <w:tc>
          <w:tcPr>
            <w:tcW w:w="1080" w:type="dxa"/>
            <w:tcBorders>
              <w:top w:val="nil"/>
              <w:left w:val="nil"/>
              <w:bottom w:val="single" w:sz="4" w:space="0" w:color="auto"/>
              <w:right w:val="single" w:sz="4" w:space="0" w:color="auto"/>
            </w:tcBorders>
            <w:shd w:val="clear" w:color="auto" w:fill="auto"/>
            <w:noWrap/>
            <w:vAlign w:val="center"/>
            <w:hideMark/>
          </w:tcPr>
          <w:p w14:paraId="3782622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1A4B7F18"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0237C70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30DA2AE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3CACF34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租借还金申报查询请求及应答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51FECCD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3704C48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25</w:t>
            </w:r>
          </w:p>
        </w:tc>
        <w:tc>
          <w:tcPr>
            <w:tcW w:w="1080" w:type="dxa"/>
            <w:tcBorders>
              <w:top w:val="nil"/>
              <w:left w:val="nil"/>
              <w:bottom w:val="single" w:sz="4" w:space="0" w:color="auto"/>
              <w:right w:val="single" w:sz="4" w:space="0" w:color="auto"/>
            </w:tcBorders>
            <w:shd w:val="clear" w:color="auto" w:fill="auto"/>
            <w:noWrap/>
            <w:vAlign w:val="center"/>
            <w:hideMark/>
          </w:tcPr>
          <w:p w14:paraId="4CF4048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S250</w:t>
            </w:r>
          </w:p>
        </w:tc>
        <w:tc>
          <w:tcPr>
            <w:tcW w:w="1080" w:type="dxa"/>
            <w:tcBorders>
              <w:top w:val="nil"/>
              <w:left w:val="nil"/>
              <w:bottom w:val="single" w:sz="4" w:space="0" w:color="auto"/>
              <w:right w:val="single" w:sz="4" w:space="0" w:color="auto"/>
            </w:tcBorders>
            <w:shd w:val="clear" w:color="auto" w:fill="auto"/>
            <w:noWrap/>
            <w:vAlign w:val="center"/>
            <w:hideMark/>
          </w:tcPr>
          <w:p w14:paraId="485F4DB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S251</w:t>
            </w:r>
          </w:p>
        </w:tc>
        <w:tc>
          <w:tcPr>
            <w:tcW w:w="1080" w:type="dxa"/>
            <w:tcBorders>
              <w:top w:val="nil"/>
              <w:left w:val="nil"/>
              <w:bottom w:val="single" w:sz="4" w:space="0" w:color="auto"/>
              <w:right w:val="single" w:sz="4" w:space="0" w:color="auto"/>
            </w:tcBorders>
            <w:shd w:val="clear" w:color="auto" w:fill="auto"/>
            <w:noWrap/>
            <w:vAlign w:val="center"/>
            <w:hideMark/>
          </w:tcPr>
          <w:p w14:paraId="0B35640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382EFD54"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5D577CA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00570B9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2663397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提交租借续租申报请求及应答</w:t>
            </w:r>
          </w:p>
        </w:tc>
        <w:tc>
          <w:tcPr>
            <w:tcW w:w="1080" w:type="dxa"/>
            <w:tcBorders>
              <w:top w:val="nil"/>
              <w:left w:val="nil"/>
              <w:bottom w:val="single" w:sz="4" w:space="0" w:color="auto"/>
              <w:right w:val="single" w:sz="4" w:space="0" w:color="auto"/>
            </w:tcBorders>
            <w:shd w:val="clear" w:color="auto" w:fill="auto"/>
            <w:noWrap/>
            <w:vAlign w:val="bottom"/>
          </w:tcPr>
          <w:p w14:paraId="479FDC1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5ACAB15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26</w:t>
            </w:r>
          </w:p>
        </w:tc>
        <w:tc>
          <w:tcPr>
            <w:tcW w:w="1080" w:type="dxa"/>
            <w:tcBorders>
              <w:top w:val="nil"/>
              <w:left w:val="nil"/>
              <w:bottom w:val="single" w:sz="4" w:space="0" w:color="auto"/>
              <w:right w:val="single" w:sz="4" w:space="0" w:color="auto"/>
            </w:tcBorders>
            <w:shd w:val="clear" w:color="auto" w:fill="auto"/>
            <w:noWrap/>
            <w:vAlign w:val="center"/>
          </w:tcPr>
          <w:p w14:paraId="2D0190A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S260</w:t>
            </w:r>
          </w:p>
        </w:tc>
        <w:tc>
          <w:tcPr>
            <w:tcW w:w="1080" w:type="dxa"/>
            <w:tcBorders>
              <w:top w:val="nil"/>
              <w:left w:val="nil"/>
              <w:bottom w:val="single" w:sz="4" w:space="0" w:color="auto"/>
              <w:right w:val="single" w:sz="4" w:space="0" w:color="auto"/>
            </w:tcBorders>
            <w:shd w:val="clear" w:color="auto" w:fill="auto"/>
            <w:noWrap/>
            <w:vAlign w:val="center"/>
          </w:tcPr>
          <w:p w14:paraId="30160AF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S261</w:t>
            </w:r>
          </w:p>
        </w:tc>
        <w:tc>
          <w:tcPr>
            <w:tcW w:w="1080" w:type="dxa"/>
            <w:tcBorders>
              <w:top w:val="nil"/>
              <w:left w:val="nil"/>
              <w:bottom w:val="single" w:sz="4" w:space="0" w:color="auto"/>
              <w:right w:val="single" w:sz="4" w:space="0" w:color="auto"/>
            </w:tcBorders>
            <w:shd w:val="clear" w:color="auto" w:fill="auto"/>
            <w:noWrap/>
            <w:vAlign w:val="center"/>
          </w:tcPr>
          <w:p w14:paraId="58AE779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72DBF31B"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7DB943B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47670F1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57BB59F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撤销租借续租申报请求及应答</w:t>
            </w:r>
          </w:p>
        </w:tc>
        <w:tc>
          <w:tcPr>
            <w:tcW w:w="1080" w:type="dxa"/>
            <w:tcBorders>
              <w:top w:val="nil"/>
              <w:left w:val="nil"/>
              <w:bottom w:val="single" w:sz="4" w:space="0" w:color="auto"/>
              <w:right w:val="single" w:sz="4" w:space="0" w:color="auto"/>
            </w:tcBorders>
            <w:shd w:val="clear" w:color="auto" w:fill="auto"/>
            <w:noWrap/>
            <w:vAlign w:val="bottom"/>
          </w:tcPr>
          <w:p w14:paraId="497867A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2B2D273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27</w:t>
            </w:r>
          </w:p>
        </w:tc>
        <w:tc>
          <w:tcPr>
            <w:tcW w:w="1080" w:type="dxa"/>
            <w:tcBorders>
              <w:top w:val="nil"/>
              <w:left w:val="nil"/>
              <w:bottom w:val="single" w:sz="4" w:space="0" w:color="auto"/>
              <w:right w:val="single" w:sz="4" w:space="0" w:color="auto"/>
            </w:tcBorders>
            <w:shd w:val="clear" w:color="auto" w:fill="auto"/>
            <w:noWrap/>
            <w:vAlign w:val="center"/>
          </w:tcPr>
          <w:p w14:paraId="7E474A7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S270</w:t>
            </w:r>
          </w:p>
        </w:tc>
        <w:tc>
          <w:tcPr>
            <w:tcW w:w="1080" w:type="dxa"/>
            <w:tcBorders>
              <w:top w:val="nil"/>
              <w:left w:val="nil"/>
              <w:bottom w:val="single" w:sz="4" w:space="0" w:color="auto"/>
              <w:right w:val="single" w:sz="4" w:space="0" w:color="auto"/>
            </w:tcBorders>
            <w:shd w:val="clear" w:color="auto" w:fill="auto"/>
            <w:noWrap/>
            <w:vAlign w:val="center"/>
          </w:tcPr>
          <w:p w14:paraId="10019CD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S271</w:t>
            </w:r>
          </w:p>
        </w:tc>
        <w:tc>
          <w:tcPr>
            <w:tcW w:w="1080" w:type="dxa"/>
            <w:tcBorders>
              <w:top w:val="nil"/>
              <w:left w:val="nil"/>
              <w:bottom w:val="single" w:sz="4" w:space="0" w:color="auto"/>
              <w:right w:val="single" w:sz="4" w:space="0" w:color="auto"/>
            </w:tcBorders>
            <w:shd w:val="clear" w:color="auto" w:fill="auto"/>
            <w:noWrap/>
            <w:vAlign w:val="center"/>
          </w:tcPr>
          <w:p w14:paraId="28EBA31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49B5DB28"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7B0A3F8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53340D7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0EF5459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租借续租申报查询请求及应答</w:t>
            </w:r>
          </w:p>
        </w:tc>
        <w:tc>
          <w:tcPr>
            <w:tcW w:w="1080" w:type="dxa"/>
            <w:tcBorders>
              <w:top w:val="nil"/>
              <w:left w:val="nil"/>
              <w:bottom w:val="single" w:sz="4" w:space="0" w:color="auto"/>
              <w:right w:val="single" w:sz="4" w:space="0" w:color="auto"/>
            </w:tcBorders>
            <w:shd w:val="clear" w:color="auto" w:fill="auto"/>
            <w:noWrap/>
            <w:vAlign w:val="bottom"/>
          </w:tcPr>
          <w:p w14:paraId="727C07B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1B40474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28</w:t>
            </w:r>
          </w:p>
        </w:tc>
        <w:tc>
          <w:tcPr>
            <w:tcW w:w="1080" w:type="dxa"/>
            <w:tcBorders>
              <w:top w:val="nil"/>
              <w:left w:val="nil"/>
              <w:bottom w:val="single" w:sz="4" w:space="0" w:color="auto"/>
              <w:right w:val="single" w:sz="4" w:space="0" w:color="auto"/>
            </w:tcBorders>
            <w:shd w:val="clear" w:color="auto" w:fill="auto"/>
            <w:noWrap/>
            <w:vAlign w:val="center"/>
          </w:tcPr>
          <w:p w14:paraId="0BFC36C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S280</w:t>
            </w:r>
          </w:p>
        </w:tc>
        <w:tc>
          <w:tcPr>
            <w:tcW w:w="1080" w:type="dxa"/>
            <w:tcBorders>
              <w:top w:val="nil"/>
              <w:left w:val="nil"/>
              <w:bottom w:val="single" w:sz="4" w:space="0" w:color="auto"/>
              <w:right w:val="single" w:sz="4" w:space="0" w:color="auto"/>
            </w:tcBorders>
            <w:shd w:val="clear" w:color="auto" w:fill="auto"/>
            <w:noWrap/>
            <w:vAlign w:val="center"/>
          </w:tcPr>
          <w:p w14:paraId="65CD658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S281</w:t>
            </w:r>
          </w:p>
        </w:tc>
        <w:tc>
          <w:tcPr>
            <w:tcW w:w="1080" w:type="dxa"/>
            <w:tcBorders>
              <w:top w:val="nil"/>
              <w:left w:val="nil"/>
              <w:bottom w:val="single" w:sz="4" w:space="0" w:color="auto"/>
              <w:right w:val="single" w:sz="4" w:space="0" w:color="auto"/>
            </w:tcBorders>
            <w:shd w:val="clear" w:color="auto" w:fill="auto"/>
            <w:noWrap/>
            <w:vAlign w:val="center"/>
          </w:tcPr>
          <w:p w14:paraId="13BCB69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77775D7B"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60A5639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43EBBFA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46242AEE" w14:textId="77777777" w:rsidR="00AB1389" w:rsidRPr="00107DB2"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提交租借状态变更申报请求及应答</w:t>
            </w:r>
          </w:p>
        </w:tc>
        <w:tc>
          <w:tcPr>
            <w:tcW w:w="1080" w:type="dxa"/>
            <w:tcBorders>
              <w:top w:val="nil"/>
              <w:left w:val="nil"/>
              <w:bottom w:val="single" w:sz="4" w:space="0" w:color="auto"/>
              <w:right w:val="single" w:sz="4" w:space="0" w:color="auto"/>
            </w:tcBorders>
            <w:shd w:val="clear" w:color="auto" w:fill="auto"/>
            <w:noWrap/>
            <w:vAlign w:val="bottom"/>
          </w:tcPr>
          <w:p w14:paraId="748FCE5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4BEADBC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29</w:t>
            </w:r>
          </w:p>
        </w:tc>
        <w:tc>
          <w:tcPr>
            <w:tcW w:w="1080" w:type="dxa"/>
            <w:tcBorders>
              <w:top w:val="nil"/>
              <w:left w:val="nil"/>
              <w:bottom w:val="single" w:sz="4" w:space="0" w:color="auto"/>
              <w:right w:val="single" w:sz="4" w:space="0" w:color="auto"/>
            </w:tcBorders>
            <w:shd w:val="clear" w:color="auto" w:fill="auto"/>
            <w:noWrap/>
            <w:vAlign w:val="center"/>
          </w:tcPr>
          <w:p w14:paraId="0BFF5AB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S290</w:t>
            </w:r>
          </w:p>
        </w:tc>
        <w:tc>
          <w:tcPr>
            <w:tcW w:w="1080" w:type="dxa"/>
            <w:tcBorders>
              <w:top w:val="nil"/>
              <w:left w:val="nil"/>
              <w:bottom w:val="single" w:sz="4" w:space="0" w:color="auto"/>
              <w:right w:val="single" w:sz="4" w:space="0" w:color="auto"/>
            </w:tcBorders>
            <w:shd w:val="clear" w:color="auto" w:fill="auto"/>
            <w:noWrap/>
            <w:vAlign w:val="center"/>
          </w:tcPr>
          <w:p w14:paraId="5E47A8A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S291</w:t>
            </w:r>
          </w:p>
        </w:tc>
        <w:tc>
          <w:tcPr>
            <w:tcW w:w="1080" w:type="dxa"/>
            <w:tcBorders>
              <w:top w:val="nil"/>
              <w:left w:val="nil"/>
              <w:bottom w:val="single" w:sz="4" w:space="0" w:color="auto"/>
              <w:right w:val="single" w:sz="4" w:space="0" w:color="auto"/>
            </w:tcBorders>
            <w:shd w:val="clear" w:color="auto" w:fill="auto"/>
            <w:noWrap/>
            <w:vAlign w:val="center"/>
          </w:tcPr>
          <w:p w14:paraId="7E1E9CE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2BA78D1E"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394A1DD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6B667E3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5604F30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租借状态变更申报查询请求及应答</w:t>
            </w:r>
          </w:p>
        </w:tc>
        <w:tc>
          <w:tcPr>
            <w:tcW w:w="1080" w:type="dxa"/>
            <w:tcBorders>
              <w:top w:val="nil"/>
              <w:left w:val="nil"/>
              <w:bottom w:val="single" w:sz="4" w:space="0" w:color="auto"/>
              <w:right w:val="single" w:sz="4" w:space="0" w:color="auto"/>
            </w:tcBorders>
            <w:shd w:val="clear" w:color="auto" w:fill="auto"/>
            <w:noWrap/>
            <w:vAlign w:val="bottom"/>
          </w:tcPr>
          <w:p w14:paraId="16EC0E8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78F58F8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30</w:t>
            </w:r>
          </w:p>
        </w:tc>
        <w:tc>
          <w:tcPr>
            <w:tcW w:w="1080" w:type="dxa"/>
            <w:tcBorders>
              <w:top w:val="nil"/>
              <w:left w:val="nil"/>
              <w:bottom w:val="single" w:sz="4" w:space="0" w:color="auto"/>
              <w:right w:val="single" w:sz="4" w:space="0" w:color="auto"/>
            </w:tcBorders>
            <w:shd w:val="clear" w:color="auto" w:fill="auto"/>
            <w:noWrap/>
            <w:vAlign w:val="center"/>
          </w:tcPr>
          <w:p w14:paraId="7F911DD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S300</w:t>
            </w:r>
          </w:p>
        </w:tc>
        <w:tc>
          <w:tcPr>
            <w:tcW w:w="1080" w:type="dxa"/>
            <w:tcBorders>
              <w:top w:val="nil"/>
              <w:left w:val="nil"/>
              <w:bottom w:val="single" w:sz="4" w:space="0" w:color="auto"/>
              <w:right w:val="single" w:sz="4" w:space="0" w:color="auto"/>
            </w:tcBorders>
            <w:shd w:val="clear" w:color="auto" w:fill="auto"/>
            <w:noWrap/>
            <w:vAlign w:val="center"/>
          </w:tcPr>
          <w:p w14:paraId="7D339B0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S301</w:t>
            </w:r>
          </w:p>
        </w:tc>
        <w:tc>
          <w:tcPr>
            <w:tcW w:w="1080" w:type="dxa"/>
            <w:tcBorders>
              <w:top w:val="nil"/>
              <w:left w:val="nil"/>
              <w:bottom w:val="single" w:sz="4" w:space="0" w:color="auto"/>
              <w:right w:val="single" w:sz="4" w:space="0" w:color="auto"/>
            </w:tcBorders>
            <w:shd w:val="clear" w:color="auto" w:fill="auto"/>
            <w:noWrap/>
            <w:vAlign w:val="center"/>
          </w:tcPr>
          <w:p w14:paraId="3FD00DA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09356A3C"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55DD712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2B4A699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60C194D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租借登记查询请求及应答</w:t>
            </w:r>
          </w:p>
        </w:tc>
        <w:tc>
          <w:tcPr>
            <w:tcW w:w="1080" w:type="dxa"/>
            <w:tcBorders>
              <w:top w:val="nil"/>
              <w:left w:val="nil"/>
              <w:bottom w:val="single" w:sz="4" w:space="0" w:color="auto"/>
              <w:right w:val="single" w:sz="4" w:space="0" w:color="auto"/>
            </w:tcBorders>
            <w:shd w:val="clear" w:color="auto" w:fill="auto"/>
            <w:noWrap/>
            <w:vAlign w:val="bottom"/>
          </w:tcPr>
          <w:p w14:paraId="7D77741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6AAD5F7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31</w:t>
            </w:r>
          </w:p>
        </w:tc>
        <w:tc>
          <w:tcPr>
            <w:tcW w:w="1080" w:type="dxa"/>
            <w:tcBorders>
              <w:top w:val="nil"/>
              <w:left w:val="nil"/>
              <w:bottom w:val="single" w:sz="4" w:space="0" w:color="auto"/>
              <w:right w:val="single" w:sz="4" w:space="0" w:color="auto"/>
            </w:tcBorders>
            <w:shd w:val="clear" w:color="auto" w:fill="auto"/>
            <w:noWrap/>
            <w:vAlign w:val="center"/>
          </w:tcPr>
          <w:p w14:paraId="1834FCA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S310</w:t>
            </w:r>
          </w:p>
        </w:tc>
        <w:tc>
          <w:tcPr>
            <w:tcW w:w="1080" w:type="dxa"/>
            <w:tcBorders>
              <w:top w:val="nil"/>
              <w:left w:val="nil"/>
              <w:bottom w:val="single" w:sz="4" w:space="0" w:color="auto"/>
              <w:right w:val="single" w:sz="4" w:space="0" w:color="auto"/>
            </w:tcBorders>
            <w:shd w:val="clear" w:color="auto" w:fill="auto"/>
            <w:noWrap/>
            <w:vAlign w:val="center"/>
          </w:tcPr>
          <w:p w14:paraId="43CE508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S311</w:t>
            </w:r>
          </w:p>
        </w:tc>
        <w:tc>
          <w:tcPr>
            <w:tcW w:w="1080" w:type="dxa"/>
            <w:tcBorders>
              <w:top w:val="nil"/>
              <w:left w:val="nil"/>
              <w:bottom w:val="single" w:sz="4" w:space="0" w:color="auto"/>
              <w:right w:val="single" w:sz="4" w:space="0" w:color="auto"/>
            </w:tcBorders>
            <w:shd w:val="clear" w:color="auto" w:fill="auto"/>
            <w:noWrap/>
            <w:vAlign w:val="center"/>
          </w:tcPr>
          <w:p w14:paraId="5CF39F5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18F1A392"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6139432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6CD23AA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58222DA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租借还金登记查询请求及应答</w:t>
            </w:r>
          </w:p>
        </w:tc>
        <w:tc>
          <w:tcPr>
            <w:tcW w:w="1080" w:type="dxa"/>
            <w:tcBorders>
              <w:top w:val="nil"/>
              <w:left w:val="nil"/>
              <w:bottom w:val="single" w:sz="4" w:space="0" w:color="auto"/>
              <w:right w:val="single" w:sz="4" w:space="0" w:color="auto"/>
            </w:tcBorders>
            <w:shd w:val="clear" w:color="auto" w:fill="auto"/>
            <w:noWrap/>
            <w:vAlign w:val="bottom"/>
          </w:tcPr>
          <w:p w14:paraId="323E570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1C9D8EF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32</w:t>
            </w:r>
          </w:p>
        </w:tc>
        <w:tc>
          <w:tcPr>
            <w:tcW w:w="1080" w:type="dxa"/>
            <w:tcBorders>
              <w:top w:val="nil"/>
              <w:left w:val="nil"/>
              <w:bottom w:val="single" w:sz="4" w:space="0" w:color="auto"/>
              <w:right w:val="single" w:sz="4" w:space="0" w:color="auto"/>
            </w:tcBorders>
            <w:shd w:val="clear" w:color="auto" w:fill="auto"/>
            <w:noWrap/>
            <w:vAlign w:val="center"/>
          </w:tcPr>
          <w:p w14:paraId="6381A6D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S320</w:t>
            </w:r>
          </w:p>
        </w:tc>
        <w:tc>
          <w:tcPr>
            <w:tcW w:w="1080" w:type="dxa"/>
            <w:tcBorders>
              <w:top w:val="nil"/>
              <w:left w:val="nil"/>
              <w:bottom w:val="single" w:sz="4" w:space="0" w:color="auto"/>
              <w:right w:val="single" w:sz="4" w:space="0" w:color="auto"/>
            </w:tcBorders>
            <w:shd w:val="clear" w:color="auto" w:fill="auto"/>
            <w:noWrap/>
            <w:vAlign w:val="center"/>
          </w:tcPr>
          <w:p w14:paraId="7FEB5B0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S321</w:t>
            </w:r>
          </w:p>
        </w:tc>
        <w:tc>
          <w:tcPr>
            <w:tcW w:w="1080" w:type="dxa"/>
            <w:tcBorders>
              <w:top w:val="nil"/>
              <w:left w:val="nil"/>
              <w:bottom w:val="single" w:sz="4" w:space="0" w:color="auto"/>
              <w:right w:val="single" w:sz="4" w:space="0" w:color="auto"/>
            </w:tcBorders>
            <w:shd w:val="clear" w:color="auto" w:fill="auto"/>
            <w:noWrap/>
            <w:vAlign w:val="center"/>
          </w:tcPr>
          <w:p w14:paraId="0310073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4B58EEB8"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0B328E8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2D924AE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库存互换</w:t>
            </w:r>
          </w:p>
        </w:tc>
        <w:tc>
          <w:tcPr>
            <w:tcW w:w="5720" w:type="dxa"/>
            <w:tcBorders>
              <w:top w:val="nil"/>
              <w:left w:val="nil"/>
              <w:bottom w:val="single" w:sz="4" w:space="0" w:color="auto"/>
              <w:right w:val="single" w:sz="4" w:space="0" w:color="auto"/>
            </w:tcBorders>
            <w:shd w:val="clear" w:color="auto" w:fill="auto"/>
            <w:noWrap/>
            <w:vAlign w:val="bottom"/>
          </w:tcPr>
          <w:p w14:paraId="60503770" w14:textId="77777777" w:rsidR="00AB1389"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提交库存互换申报请求及应答</w:t>
            </w:r>
          </w:p>
        </w:tc>
        <w:tc>
          <w:tcPr>
            <w:tcW w:w="1080" w:type="dxa"/>
            <w:tcBorders>
              <w:top w:val="nil"/>
              <w:left w:val="nil"/>
              <w:bottom w:val="single" w:sz="4" w:space="0" w:color="auto"/>
              <w:right w:val="single" w:sz="4" w:space="0" w:color="auto"/>
            </w:tcBorders>
            <w:shd w:val="clear" w:color="auto" w:fill="auto"/>
            <w:noWrap/>
            <w:vAlign w:val="bottom"/>
          </w:tcPr>
          <w:p w14:paraId="006BB46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3EF3CE4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51</w:t>
            </w:r>
          </w:p>
        </w:tc>
        <w:tc>
          <w:tcPr>
            <w:tcW w:w="1080" w:type="dxa"/>
            <w:tcBorders>
              <w:top w:val="nil"/>
              <w:left w:val="nil"/>
              <w:bottom w:val="single" w:sz="4" w:space="0" w:color="auto"/>
              <w:right w:val="single" w:sz="4" w:space="0" w:color="auto"/>
            </w:tcBorders>
            <w:shd w:val="clear" w:color="auto" w:fill="auto"/>
            <w:noWrap/>
            <w:vAlign w:val="center"/>
          </w:tcPr>
          <w:p w14:paraId="2A3D0F8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S510</w:t>
            </w:r>
          </w:p>
        </w:tc>
        <w:tc>
          <w:tcPr>
            <w:tcW w:w="1080" w:type="dxa"/>
            <w:tcBorders>
              <w:top w:val="nil"/>
              <w:left w:val="nil"/>
              <w:bottom w:val="single" w:sz="4" w:space="0" w:color="auto"/>
              <w:right w:val="single" w:sz="4" w:space="0" w:color="auto"/>
            </w:tcBorders>
            <w:shd w:val="clear" w:color="auto" w:fill="auto"/>
            <w:noWrap/>
            <w:vAlign w:val="center"/>
          </w:tcPr>
          <w:p w14:paraId="0389608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S511</w:t>
            </w:r>
          </w:p>
        </w:tc>
        <w:tc>
          <w:tcPr>
            <w:tcW w:w="1080" w:type="dxa"/>
            <w:tcBorders>
              <w:top w:val="nil"/>
              <w:left w:val="nil"/>
              <w:bottom w:val="single" w:sz="4" w:space="0" w:color="auto"/>
              <w:right w:val="single" w:sz="4" w:space="0" w:color="auto"/>
            </w:tcBorders>
            <w:shd w:val="clear" w:color="auto" w:fill="auto"/>
            <w:noWrap/>
            <w:vAlign w:val="center"/>
          </w:tcPr>
          <w:p w14:paraId="48499EA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33B41973"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2DCAF89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5EAE7F7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675D8359" w14:textId="77777777" w:rsidR="00AB1389"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撤销库存互换申报请求及应答</w:t>
            </w:r>
          </w:p>
        </w:tc>
        <w:tc>
          <w:tcPr>
            <w:tcW w:w="1080" w:type="dxa"/>
            <w:tcBorders>
              <w:top w:val="nil"/>
              <w:left w:val="nil"/>
              <w:bottom w:val="single" w:sz="4" w:space="0" w:color="auto"/>
              <w:right w:val="single" w:sz="4" w:space="0" w:color="auto"/>
            </w:tcBorders>
            <w:shd w:val="clear" w:color="auto" w:fill="auto"/>
            <w:noWrap/>
            <w:vAlign w:val="bottom"/>
          </w:tcPr>
          <w:p w14:paraId="0984DC3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4901705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52</w:t>
            </w:r>
          </w:p>
        </w:tc>
        <w:tc>
          <w:tcPr>
            <w:tcW w:w="1080" w:type="dxa"/>
            <w:tcBorders>
              <w:top w:val="nil"/>
              <w:left w:val="nil"/>
              <w:bottom w:val="single" w:sz="4" w:space="0" w:color="auto"/>
              <w:right w:val="single" w:sz="4" w:space="0" w:color="auto"/>
            </w:tcBorders>
            <w:shd w:val="clear" w:color="auto" w:fill="auto"/>
            <w:noWrap/>
            <w:vAlign w:val="center"/>
          </w:tcPr>
          <w:p w14:paraId="573EA5B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S520</w:t>
            </w:r>
          </w:p>
        </w:tc>
        <w:tc>
          <w:tcPr>
            <w:tcW w:w="1080" w:type="dxa"/>
            <w:tcBorders>
              <w:top w:val="nil"/>
              <w:left w:val="nil"/>
              <w:bottom w:val="single" w:sz="4" w:space="0" w:color="auto"/>
              <w:right w:val="single" w:sz="4" w:space="0" w:color="auto"/>
            </w:tcBorders>
            <w:shd w:val="clear" w:color="auto" w:fill="auto"/>
            <w:noWrap/>
            <w:vAlign w:val="center"/>
          </w:tcPr>
          <w:p w14:paraId="1967887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S521</w:t>
            </w:r>
          </w:p>
        </w:tc>
        <w:tc>
          <w:tcPr>
            <w:tcW w:w="1080" w:type="dxa"/>
            <w:tcBorders>
              <w:top w:val="nil"/>
              <w:left w:val="nil"/>
              <w:bottom w:val="single" w:sz="4" w:space="0" w:color="auto"/>
              <w:right w:val="single" w:sz="4" w:space="0" w:color="auto"/>
            </w:tcBorders>
            <w:shd w:val="clear" w:color="auto" w:fill="auto"/>
            <w:noWrap/>
            <w:vAlign w:val="center"/>
          </w:tcPr>
          <w:p w14:paraId="33EA044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5B21E5B2"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1F4126F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217FE76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42DD6449" w14:textId="77777777" w:rsidR="00AB1389"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库存互换申报查询请求及应答</w:t>
            </w:r>
          </w:p>
        </w:tc>
        <w:tc>
          <w:tcPr>
            <w:tcW w:w="1080" w:type="dxa"/>
            <w:tcBorders>
              <w:top w:val="nil"/>
              <w:left w:val="nil"/>
              <w:bottom w:val="single" w:sz="4" w:space="0" w:color="auto"/>
              <w:right w:val="single" w:sz="4" w:space="0" w:color="auto"/>
            </w:tcBorders>
            <w:shd w:val="clear" w:color="auto" w:fill="auto"/>
            <w:noWrap/>
            <w:vAlign w:val="bottom"/>
          </w:tcPr>
          <w:p w14:paraId="425D26C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0AA4729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53</w:t>
            </w:r>
          </w:p>
        </w:tc>
        <w:tc>
          <w:tcPr>
            <w:tcW w:w="1080" w:type="dxa"/>
            <w:tcBorders>
              <w:top w:val="nil"/>
              <w:left w:val="nil"/>
              <w:bottom w:val="single" w:sz="4" w:space="0" w:color="auto"/>
              <w:right w:val="single" w:sz="4" w:space="0" w:color="auto"/>
            </w:tcBorders>
            <w:shd w:val="clear" w:color="auto" w:fill="auto"/>
            <w:noWrap/>
            <w:vAlign w:val="center"/>
          </w:tcPr>
          <w:p w14:paraId="61CDA2D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S530</w:t>
            </w:r>
          </w:p>
        </w:tc>
        <w:tc>
          <w:tcPr>
            <w:tcW w:w="1080" w:type="dxa"/>
            <w:tcBorders>
              <w:top w:val="nil"/>
              <w:left w:val="nil"/>
              <w:bottom w:val="single" w:sz="4" w:space="0" w:color="auto"/>
              <w:right w:val="single" w:sz="4" w:space="0" w:color="auto"/>
            </w:tcBorders>
            <w:shd w:val="clear" w:color="auto" w:fill="auto"/>
            <w:noWrap/>
            <w:vAlign w:val="center"/>
          </w:tcPr>
          <w:p w14:paraId="28EDCA1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S531</w:t>
            </w:r>
          </w:p>
        </w:tc>
        <w:tc>
          <w:tcPr>
            <w:tcW w:w="1080" w:type="dxa"/>
            <w:tcBorders>
              <w:top w:val="nil"/>
              <w:left w:val="nil"/>
              <w:bottom w:val="single" w:sz="4" w:space="0" w:color="auto"/>
              <w:right w:val="single" w:sz="4" w:space="0" w:color="auto"/>
            </w:tcBorders>
            <w:shd w:val="clear" w:color="auto" w:fill="auto"/>
            <w:noWrap/>
            <w:vAlign w:val="center"/>
          </w:tcPr>
          <w:p w14:paraId="456F552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3CF4D507"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3E75D08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14:paraId="48CDB65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14:paraId="16D905A5" w14:textId="77777777" w:rsidR="00AB1389"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库存互换登记查询请求及应答</w:t>
            </w:r>
          </w:p>
        </w:tc>
        <w:tc>
          <w:tcPr>
            <w:tcW w:w="1080" w:type="dxa"/>
            <w:tcBorders>
              <w:top w:val="nil"/>
              <w:left w:val="nil"/>
              <w:bottom w:val="single" w:sz="4" w:space="0" w:color="auto"/>
              <w:right w:val="single" w:sz="4" w:space="0" w:color="auto"/>
            </w:tcBorders>
            <w:shd w:val="clear" w:color="auto" w:fill="auto"/>
            <w:noWrap/>
            <w:vAlign w:val="bottom"/>
          </w:tcPr>
          <w:p w14:paraId="1EBA3CD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tcPr>
          <w:p w14:paraId="69BD034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54</w:t>
            </w:r>
          </w:p>
        </w:tc>
        <w:tc>
          <w:tcPr>
            <w:tcW w:w="1080" w:type="dxa"/>
            <w:tcBorders>
              <w:top w:val="nil"/>
              <w:left w:val="nil"/>
              <w:bottom w:val="single" w:sz="4" w:space="0" w:color="auto"/>
              <w:right w:val="single" w:sz="4" w:space="0" w:color="auto"/>
            </w:tcBorders>
            <w:shd w:val="clear" w:color="auto" w:fill="auto"/>
            <w:noWrap/>
            <w:vAlign w:val="center"/>
          </w:tcPr>
          <w:p w14:paraId="1332DE2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S540</w:t>
            </w:r>
          </w:p>
        </w:tc>
        <w:tc>
          <w:tcPr>
            <w:tcW w:w="1080" w:type="dxa"/>
            <w:tcBorders>
              <w:top w:val="nil"/>
              <w:left w:val="nil"/>
              <w:bottom w:val="single" w:sz="4" w:space="0" w:color="auto"/>
              <w:right w:val="single" w:sz="4" w:space="0" w:color="auto"/>
            </w:tcBorders>
            <w:shd w:val="clear" w:color="auto" w:fill="auto"/>
            <w:noWrap/>
            <w:vAlign w:val="center"/>
          </w:tcPr>
          <w:p w14:paraId="2182776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S541</w:t>
            </w:r>
          </w:p>
        </w:tc>
        <w:tc>
          <w:tcPr>
            <w:tcW w:w="1080" w:type="dxa"/>
            <w:tcBorders>
              <w:top w:val="nil"/>
              <w:left w:val="nil"/>
              <w:bottom w:val="single" w:sz="4" w:space="0" w:color="auto"/>
              <w:right w:val="single" w:sz="4" w:space="0" w:color="auto"/>
            </w:tcBorders>
            <w:shd w:val="clear" w:color="auto" w:fill="auto"/>
            <w:noWrap/>
            <w:vAlign w:val="center"/>
          </w:tcPr>
          <w:p w14:paraId="252CA64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60A60EAE" w14:textId="77777777" w:rsidTr="00E42239">
        <w:trPr>
          <w:trHeight w:val="285"/>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179D4D7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08B121C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流水推送</w:t>
            </w:r>
            <w:r>
              <w:rPr>
                <w:rFonts w:ascii="Calibri" w:hAnsi="Calibri"/>
                <w:sz w:val="20"/>
                <w:szCs w:val="20"/>
              </w:rPr>
              <w:t>/</w:t>
            </w:r>
            <w:r>
              <w:rPr>
                <w:rFonts w:hint="eastAsia"/>
                <w:sz w:val="20"/>
                <w:szCs w:val="20"/>
              </w:rPr>
              <w:t>对账</w:t>
            </w:r>
          </w:p>
        </w:tc>
        <w:tc>
          <w:tcPr>
            <w:tcW w:w="5720" w:type="dxa"/>
            <w:tcBorders>
              <w:top w:val="nil"/>
              <w:left w:val="nil"/>
              <w:bottom w:val="single" w:sz="4" w:space="0" w:color="auto"/>
              <w:right w:val="single" w:sz="4" w:space="0" w:color="auto"/>
            </w:tcBorders>
            <w:shd w:val="clear" w:color="auto" w:fill="auto"/>
            <w:noWrap/>
            <w:vAlign w:val="bottom"/>
            <w:hideMark/>
          </w:tcPr>
          <w:p w14:paraId="0E6A73F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推送客户库存变化流水</w:t>
            </w:r>
          </w:p>
        </w:tc>
        <w:tc>
          <w:tcPr>
            <w:tcW w:w="1080" w:type="dxa"/>
            <w:tcBorders>
              <w:top w:val="nil"/>
              <w:left w:val="nil"/>
              <w:bottom w:val="single" w:sz="4" w:space="0" w:color="auto"/>
              <w:right w:val="single" w:sz="4" w:space="0" w:color="auto"/>
            </w:tcBorders>
            <w:shd w:val="clear" w:color="auto" w:fill="auto"/>
            <w:noWrap/>
            <w:vAlign w:val="bottom"/>
            <w:hideMark/>
          </w:tcPr>
          <w:p w14:paraId="24EF90F1"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1598289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80</w:t>
            </w:r>
          </w:p>
        </w:tc>
        <w:tc>
          <w:tcPr>
            <w:tcW w:w="1080" w:type="dxa"/>
            <w:tcBorders>
              <w:top w:val="nil"/>
              <w:left w:val="nil"/>
              <w:bottom w:val="single" w:sz="4" w:space="0" w:color="auto"/>
              <w:right w:val="single" w:sz="4" w:space="0" w:color="auto"/>
            </w:tcBorders>
            <w:shd w:val="clear" w:color="auto" w:fill="auto"/>
            <w:noWrap/>
            <w:vAlign w:val="center"/>
            <w:hideMark/>
          </w:tcPr>
          <w:p w14:paraId="095A2E2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63A96D5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75D3FD3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S802</w:t>
            </w:r>
          </w:p>
        </w:tc>
      </w:tr>
      <w:tr w:rsidR="00AB1389" w:rsidRPr="00CC1377" w14:paraId="1E9302F3"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5D8E120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2E56C18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514B453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查询清算用库存变化流水请求及应答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4FAB1B6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7247491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81</w:t>
            </w:r>
          </w:p>
        </w:tc>
        <w:tc>
          <w:tcPr>
            <w:tcW w:w="1080" w:type="dxa"/>
            <w:tcBorders>
              <w:top w:val="nil"/>
              <w:left w:val="nil"/>
              <w:bottom w:val="single" w:sz="4" w:space="0" w:color="auto"/>
              <w:right w:val="single" w:sz="4" w:space="0" w:color="auto"/>
            </w:tcBorders>
            <w:shd w:val="clear" w:color="auto" w:fill="auto"/>
            <w:noWrap/>
            <w:vAlign w:val="center"/>
            <w:hideMark/>
          </w:tcPr>
          <w:p w14:paraId="33CC995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S810</w:t>
            </w:r>
          </w:p>
        </w:tc>
        <w:tc>
          <w:tcPr>
            <w:tcW w:w="1080" w:type="dxa"/>
            <w:tcBorders>
              <w:top w:val="nil"/>
              <w:left w:val="nil"/>
              <w:bottom w:val="single" w:sz="4" w:space="0" w:color="auto"/>
              <w:right w:val="single" w:sz="4" w:space="0" w:color="auto"/>
            </w:tcBorders>
            <w:shd w:val="clear" w:color="auto" w:fill="auto"/>
            <w:noWrap/>
            <w:vAlign w:val="center"/>
            <w:hideMark/>
          </w:tcPr>
          <w:p w14:paraId="4B23038E"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S811</w:t>
            </w:r>
          </w:p>
        </w:tc>
        <w:tc>
          <w:tcPr>
            <w:tcW w:w="1080" w:type="dxa"/>
            <w:tcBorders>
              <w:top w:val="nil"/>
              <w:left w:val="nil"/>
              <w:bottom w:val="single" w:sz="4" w:space="0" w:color="auto"/>
              <w:right w:val="single" w:sz="4" w:space="0" w:color="auto"/>
            </w:tcBorders>
            <w:shd w:val="clear" w:color="auto" w:fill="auto"/>
            <w:noWrap/>
            <w:vAlign w:val="center"/>
            <w:hideMark/>
          </w:tcPr>
          <w:p w14:paraId="194C48D6"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0B1B0AE4"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08E4E98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50DF1A2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19FA788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查询库存变化流水请求及应答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38ED7A6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097E7CB8"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82</w:t>
            </w:r>
          </w:p>
        </w:tc>
        <w:tc>
          <w:tcPr>
            <w:tcW w:w="1080" w:type="dxa"/>
            <w:tcBorders>
              <w:top w:val="nil"/>
              <w:left w:val="nil"/>
              <w:bottom w:val="single" w:sz="4" w:space="0" w:color="auto"/>
              <w:right w:val="single" w:sz="4" w:space="0" w:color="auto"/>
            </w:tcBorders>
            <w:shd w:val="clear" w:color="auto" w:fill="auto"/>
            <w:noWrap/>
            <w:vAlign w:val="center"/>
            <w:hideMark/>
          </w:tcPr>
          <w:p w14:paraId="54835F82"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S820</w:t>
            </w:r>
          </w:p>
        </w:tc>
        <w:tc>
          <w:tcPr>
            <w:tcW w:w="1080" w:type="dxa"/>
            <w:tcBorders>
              <w:top w:val="nil"/>
              <w:left w:val="nil"/>
              <w:bottom w:val="single" w:sz="4" w:space="0" w:color="auto"/>
              <w:right w:val="single" w:sz="4" w:space="0" w:color="auto"/>
            </w:tcBorders>
            <w:shd w:val="clear" w:color="auto" w:fill="auto"/>
            <w:noWrap/>
            <w:vAlign w:val="center"/>
            <w:hideMark/>
          </w:tcPr>
          <w:p w14:paraId="4EF3CEB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S821</w:t>
            </w:r>
          </w:p>
        </w:tc>
        <w:tc>
          <w:tcPr>
            <w:tcW w:w="1080" w:type="dxa"/>
            <w:tcBorders>
              <w:top w:val="nil"/>
              <w:left w:val="nil"/>
              <w:bottom w:val="single" w:sz="4" w:space="0" w:color="auto"/>
              <w:right w:val="single" w:sz="4" w:space="0" w:color="auto"/>
            </w:tcBorders>
            <w:shd w:val="clear" w:color="auto" w:fill="auto"/>
            <w:noWrap/>
            <w:vAlign w:val="center"/>
            <w:hideMark/>
          </w:tcPr>
          <w:p w14:paraId="7A4D8603"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6DE34C26"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277D929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176D627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5A66CD70"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推送申报状态变化流水</w:t>
            </w:r>
          </w:p>
        </w:tc>
        <w:tc>
          <w:tcPr>
            <w:tcW w:w="1080" w:type="dxa"/>
            <w:tcBorders>
              <w:top w:val="nil"/>
              <w:left w:val="nil"/>
              <w:bottom w:val="single" w:sz="4" w:space="0" w:color="auto"/>
              <w:right w:val="single" w:sz="4" w:space="0" w:color="auto"/>
            </w:tcBorders>
            <w:shd w:val="clear" w:color="auto" w:fill="auto"/>
            <w:noWrap/>
            <w:vAlign w:val="bottom"/>
            <w:hideMark/>
          </w:tcPr>
          <w:p w14:paraId="34E41E9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2E76B66A"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83</w:t>
            </w:r>
          </w:p>
        </w:tc>
        <w:tc>
          <w:tcPr>
            <w:tcW w:w="1080" w:type="dxa"/>
            <w:tcBorders>
              <w:top w:val="nil"/>
              <w:left w:val="nil"/>
              <w:bottom w:val="single" w:sz="4" w:space="0" w:color="auto"/>
              <w:right w:val="single" w:sz="4" w:space="0" w:color="auto"/>
            </w:tcBorders>
            <w:shd w:val="clear" w:color="auto" w:fill="auto"/>
            <w:noWrap/>
            <w:vAlign w:val="center"/>
            <w:hideMark/>
          </w:tcPr>
          <w:p w14:paraId="1B40CA6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1FA1158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01C4970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S832</w:t>
            </w:r>
          </w:p>
        </w:tc>
      </w:tr>
      <w:tr w:rsidR="00AB1389" w:rsidRPr="00CC1377" w14:paraId="62F715AC" w14:textId="77777777" w:rsidTr="00E42239">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14:paraId="43ED2EC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14:paraId="7D27E167"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14:paraId="7DFF2234"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查询申报状态变化流水请求及应答</w:t>
            </w:r>
          </w:p>
        </w:tc>
        <w:tc>
          <w:tcPr>
            <w:tcW w:w="1080" w:type="dxa"/>
            <w:tcBorders>
              <w:top w:val="nil"/>
              <w:left w:val="nil"/>
              <w:bottom w:val="single" w:sz="4" w:space="0" w:color="auto"/>
              <w:right w:val="single" w:sz="4" w:space="0" w:color="auto"/>
            </w:tcBorders>
            <w:shd w:val="clear" w:color="auto" w:fill="auto"/>
            <w:noWrap/>
            <w:vAlign w:val="bottom"/>
            <w:hideMark/>
          </w:tcPr>
          <w:p w14:paraId="3FD0136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single" w:sz="4" w:space="0" w:color="auto"/>
              <w:right w:val="single" w:sz="4" w:space="0" w:color="auto"/>
            </w:tcBorders>
            <w:shd w:val="clear" w:color="auto" w:fill="auto"/>
            <w:noWrap/>
            <w:vAlign w:val="bottom"/>
            <w:hideMark/>
          </w:tcPr>
          <w:p w14:paraId="2C8579FD"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84</w:t>
            </w:r>
          </w:p>
        </w:tc>
        <w:tc>
          <w:tcPr>
            <w:tcW w:w="1080" w:type="dxa"/>
            <w:tcBorders>
              <w:top w:val="nil"/>
              <w:left w:val="nil"/>
              <w:bottom w:val="single" w:sz="4" w:space="0" w:color="auto"/>
              <w:right w:val="single" w:sz="4" w:space="0" w:color="auto"/>
            </w:tcBorders>
            <w:shd w:val="clear" w:color="auto" w:fill="auto"/>
            <w:noWrap/>
            <w:vAlign w:val="center"/>
            <w:hideMark/>
          </w:tcPr>
          <w:p w14:paraId="17A5A665"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S840</w:t>
            </w:r>
          </w:p>
        </w:tc>
        <w:tc>
          <w:tcPr>
            <w:tcW w:w="1080" w:type="dxa"/>
            <w:tcBorders>
              <w:top w:val="nil"/>
              <w:left w:val="nil"/>
              <w:bottom w:val="single" w:sz="4" w:space="0" w:color="auto"/>
              <w:right w:val="single" w:sz="4" w:space="0" w:color="auto"/>
            </w:tcBorders>
            <w:shd w:val="clear" w:color="auto" w:fill="auto"/>
            <w:noWrap/>
            <w:vAlign w:val="center"/>
            <w:hideMark/>
          </w:tcPr>
          <w:p w14:paraId="48ED2F1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S841</w:t>
            </w:r>
          </w:p>
        </w:tc>
        <w:tc>
          <w:tcPr>
            <w:tcW w:w="1080" w:type="dxa"/>
            <w:tcBorders>
              <w:top w:val="nil"/>
              <w:left w:val="nil"/>
              <w:bottom w:val="single" w:sz="4" w:space="0" w:color="auto"/>
              <w:right w:val="single" w:sz="4" w:space="0" w:color="auto"/>
            </w:tcBorders>
            <w:shd w:val="clear" w:color="auto" w:fill="auto"/>
            <w:noWrap/>
            <w:vAlign w:val="center"/>
            <w:hideMark/>
          </w:tcPr>
          <w:p w14:paraId="4E350469"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r>
      <w:tr w:rsidR="00AB1389" w:rsidRPr="00CC1377" w14:paraId="0F706EE4" w14:textId="77777777" w:rsidTr="00255AE0">
        <w:trPr>
          <w:trHeight w:val="270"/>
        </w:trPr>
        <w:tc>
          <w:tcPr>
            <w:tcW w:w="1218" w:type="dxa"/>
            <w:tcBorders>
              <w:top w:val="nil"/>
              <w:left w:val="single" w:sz="4" w:space="0" w:color="auto"/>
              <w:bottom w:val="nil"/>
              <w:right w:val="single" w:sz="4" w:space="0" w:color="auto"/>
            </w:tcBorders>
            <w:shd w:val="clear" w:color="auto" w:fill="auto"/>
            <w:noWrap/>
            <w:vAlign w:val="bottom"/>
          </w:tcPr>
          <w:p w14:paraId="3C07460B"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c>
          <w:tcPr>
            <w:tcW w:w="1560" w:type="dxa"/>
            <w:tcBorders>
              <w:top w:val="nil"/>
              <w:left w:val="nil"/>
              <w:bottom w:val="nil"/>
              <w:right w:val="single" w:sz="4" w:space="0" w:color="auto"/>
            </w:tcBorders>
            <w:shd w:val="clear" w:color="auto" w:fill="auto"/>
            <w:noWrap/>
            <w:vAlign w:val="bottom"/>
          </w:tcPr>
          <w:p w14:paraId="7E16F6AC"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 xml:space="preserve">　</w:t>
            </w:r>
          </w:p>
        </w:tc>
        <w:tc>
          <w:tcPr>
            <w:tcW w:w="5720" w:type="dxa"/>
            <w:tcBorders>
              <w:top w:val="nil"/>
              <w:left w:val="nil"/>
              <w:bottom w:val="nil"/>
              <w:right w:val="single" w:sz="4" w:space="0" w:color="auto"/>
            </w:tcBorders>
            <w:shd w:val="clear" w:color="auto" w:fill="auto"/>
            <w:noWrap/>
            <w:vAlign w:val="bottom"/>
          </w:tcPr>
          <w:p w14:paraId="52022D27" w14:textId="34F432A3" w:rsidR="00AB1389" w:rsidRPr="00CC1377" w:rsidRDefault="005E08D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查询</w:t>
            </w:r>
            <w:r w:rsidR="00AB1389">
              <w:rPr>
                <w:rFonts w:hint="eastAsia"/>
                <w:sz w:val="20"/>
                <w:szCs w:val="20"/>
              </w:rPr>
              <w:t>每日租借基准利率及均值</w:t>
            </w:r>
          </w:p>
        </w:tc>
        <w:tc>
          <w:tcPr>
            <w:tcW w:w="1080" w:type="dxa"/>
            <w:tcBorders>
              <w:top w:val="nil"/>
              <w:left w:val="nil"/>
              <w:bottom w:val="nil"/>
              <w:right w:val="single" w:sz="4" w:space="0" w:color="auto"/>
            </w:tcBorders>
            <w:shd w:val="clear" w:color="auto" w:fill="auto"/>
            <w:noWrap/>
            <w:vAlign w:val="bottom"/>
          </w:tcPr>
          <w:p w14:paraId="388B16FF" w14:textId="77777777"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p>
        </w:tc>
        <w:tc>
          <w:tcPr>
            <w:tcW w:w="1080" w:type="dxa"/>
            <w:tcBorders>
              <w:top w:val="nil"/>
              <w:left w:val="nil"/>
              <w:bottom w:val="nil"/>
              <w:right w:val="single" w:sz="4" w:space="0" w:color="auto"/>
            </w:tcBorders>
            <w:shd w:val="clear" w:color="auto" w:fill="auto"/>
            <w:noWrap/>
            <w:vAlign w:val="bottom"/>
          </w:tcPr>
          <w:p w14:paraId="4AFE08B5" w14:textId="3BC918E6" w:rsidR="00AB1389" w:rsidRPr="00CC1377" w:rsidRDefault="005E08D9" w:rsidP="00E42239">
            <w:pPr>
              <w:widowControl/>
              <w:spacing w:line="240" w:lineRule="auto"/>
              <w:ind w:firstLineChars="0" w:firstLine="0"/>
              <w:jc w:val="left"/>
              <w:rPr>
                <w:rFonts w:ascii="宋体" w:eastAsia="宋体" w:hAnsi="宋体" w:cs="宋体"/>
                <w:kern w:val="0"/>
                <w:sz w:val="20"/>
                <w:szCs w:val="20"/>
              </w:rPr>
            </w:pPr>
            <w:r>
              <w:rPr>
                <w:sz w:val="20"/>
                <w:szCs w:val="20"/>
              </w:rPr>
              <w:t>33</w:t>
            </w:r>
          </w:p>
        </w:tc>
        <w:tc>
          <w:tcPr>
            <w:tcW w:w="1080" w:type="dxa"/>
            <w:tcBorders>
              <w:top w:val="nil"/>
              <w:left w:val="nil"/>
              <w:bottom w:val="nil"/>
              <w:right w:val="single" w:sz="4" w:space="0" w:color="auto"/>
            </w:tcBorders>
            <w:shd w:val="clear" w:color="auto" w:fill="auto"/>
            <w:noWrap/>
            <w:vAlign w:val="center"/>
          </w:tcPr>
          <w:p w14:paraId="0EA0D9F4" w14:textId="5E3A9B48" w:rsidR="00AB1389" w:rsidRPr="00CC1377" w:rsidRDefault="005E08D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r>
              <w:rPr>
                <w:sz w:val="20"/>
                <w:szCs w:val="20"/>
              </w:rPr>
              <w:t>330</w:t>
            </w:r>
          </w:p>
        </w:tc>
        <w:tc>
          <w:tcPr>
            <w:tcW w:w="1080" w:type="dxa"/>
            <w:tcBorders>
              <w:top w:val="nil"/>
              <w:left w:val="nil"/>
              <w:bottom w:val="nil"/>
              <w:right w:val="single" w:sz="4" w:space="0" w:color="auto"/>
            </w:tcBorders>
            <w:shd w:val="clear" w:color="auto" w:fill="auto"/>
            <w:noWrap/>
            <w:vAlign w:val="center"/>
          </w:tcPr>
          <w:p w14:paraId="4BD62315" w14:textId="40AF3912" w:rsidR="00AB1389" w:rsidRPr="00CC1377" w:rsidRDefault="005E08D9" w:rsidP="00E42239">
            <w:pPr>
              <w:widowControl/>
              <w:spacing w:line="240" w:lineRule="auto"/>
              <w:ind w:firstLineChars="0" w:firstLine="0"/>
              <w:jc w:val="left"/>
              <w:rPr>
                <w:rFonts w:ascii="宋体" w:eastAsia="宋体" w:hAnsi="宋体" w:cs="宋体"/>
                <w:kern w:val="0"/>
                <w:sz w:val="20"/>
                <w:szCs w:val="20"/>
              </w:rPr>
            </w:pPr>
            <w:r>
              <w:rPr>
                <w:rFonts w:hint="eastAsia"/>
                <w:sz w:val="20"/>
                <w:szCs w:val="20"/>
              </w:rPr>
              <w:t>S</w:t>
            </w:r>
            <w:r>
              <w:rPr>
                <w:sz w:val="20"/>
                <w:szCs w:val="20"/>
              </w:rPr>
              <w:t>331</w:t>
            </w:r>
          </w:p>
        </w:tc>
        <w:tc>
          <w:tcPr>
            <w:tcW w:w="1080" w:type="dxa"/>
            <w:tcBorders>
              <w:top w:val="nil"/>
              <w:left w:val="nil"/>
              <w:bottom w:val="nil"/>
              <w:right w:val="single" w:sz="4" w:space="0" w:color="auto"/>
            </w:tcBorders>
            <w:shd w:val="clear" w:color="auto" w:fill="auto"/>
            <w:noWrap/>
            <w:vAlign w:val="center"/>
          </w:tcPr>
          <w:p w14:paraId="710CB45E" w14:textId="0FC2D698" w:rsidR="00AB1389" w:rsidRPr="00CC1377" w:rsidRDefault="00AB1389" w:rsidP="00E42239">
            <w:pPr>
              <w:widowControl/>
              <w:spacing w:line="240" w:lineRule="auto"/>
              <w:ind w:firstLineChars="0" w:firstLine="0"/>
              <w:jc w:val="left"/>
              <w:rPr>
                <w:rFonts w:ascii="宋体" w:eastAsia="宋体" w:hAnsi="宋体" w:cs="宋体"/>
                <w:kern w:val="0"/>
                <w:sz w:val="20"/>
                <w:szCs w:val="20"/>
              </w:rPr>
            </w:pPr>
          </w:p>
        </w:tc>
      </w:tr>
      <w:tr w:rsidR="00255AE0" w:rsidRPr="00CC1377" w14:paraId="59629E09" w14:textId="77777777" w:rsidTr="00255AE0">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14:paraId="76A4F5D0" w14:textId="52513C94" w:rsidR="00255AE0" w:rsidRPr="00255AE0" w:rsidRDefault="00255AE0" w:rsidP="00255AE0">
            <w:pPr>
              <w:widowControl/>
              <w:spacing w:line="240" w:lineRule="auto"/>
              <w:ind w:firstLineChars="0" w:firstLine="0"/>
              <w:jc w:val="left"/>
              <w:rPr>
                <w:sz w:val="20"/>
                <w:szCs w:val="20"/>
              </w:rPr>
            </w:pPr>
            <w:r w:rsidRPr="00255AE0">
              <w:rPr>
                <w:rFonts w:hint="eastAsia"/>
                <w:sz w:val="20"/>
                <w:szCs w:val="20"/>
              </w:rPr>
              <w:t>其他</w:t>
            </w:r>
          </w:p>
        </w:tc>
        <w:tc>
          <w:tcPr>
            <w:tcW w:w="1560" w:type="dxa"/>
            <w:tcBorders>
              <w:top w:val="nil"/>
              <w:left w:val="nil"/>
              <w:bottom w:val="single" w:sz="4" w:space="0" w:color="auto"/>
              <w:right w:val="single" w:sz="4" w:space="0" w:color="auto"/>
            </w:tcBorders>
            <w:shd w:val="clear" w:color="auto" w:fill="auto"/>
            <w:noWrap/>
            <w:vAlign w:val="bottom"/>
          </w:tcPr>
          <w:p w14:paraId="317721E7" w14:textId="118DCC0A" w:rsidR="00255AE0" w:rsidRDefault="00255AE0" w:rsidP="00255AE0">
            <w:pPr>
              <w:widowControl/>
              <w:spacing w:line="240" w:lineRule="auto"/>
              <w:ind w:firstLineChars="0" w:firstLine="0"/>
              <w:jc w:val="left"/>
              <w:rPr>
                <w:sz w:val="20"/>
                <w:szCs w:val="20"/>
              </w:rPr>
            </w:pPr>
            <w:r w:rsidRPr="00255AE0">
              <w:rPr>
                <w:rFonts w:hint="eastAsia"/>
                <w:sz w:val="20"/>
                <w:szCs w:val="20"/>
              </w:rPr>
              <w:t>通用报错</w:t>
            </w:r>
          </w:p>
        </w:tc>
        <w:tc>
          <w:tcPr>
            <w:tcW w:w="5720" w:type="dxa"/>
            <w:tcBorders>
              <w:top w:val="nil"/>
              <w:left w:val="nil"/>
              <w:bottom w:val="single" w:sz="4" w:space="0" w:color="auto"/>
              <w:right w:val="single" w:sz="4" w:space="0" w:color="auto"/>
            </w:tcBorders>
            <w:shd w:val="clear" w:color="auto" w:fill="auto"/>
            <w:noWrap/>
            <w:vAlign w:val="bottom"/>
          </w:tcPr>
          <w:p w14:paraId="425C5FC7" w14:textId="07D9600C" w:rsidR="00255AE0" w:rsidRDefault="00255AE0" w:rsidP="00255AE0">
            <w:pPr>
              <w:widowControl/>
              <w:spacing w:line="240" w:lineRule="auto"/>
              <w:ind w:firstLineChars="0" w:firstLine="0"/>
              <w:jc w:val="left"/>
              <w:rPr>
                <w:sz w:val="20"/>
                <w:szCs w:val="20"/>
              </w:rPr>
            </w:pPr>
            <w:r w:rsidRPr="00255AE0">
              <w:rPr>
                <w:rFonts w:hint="eastAsia"/>
                <w:sz w:val="20"/>
                <w:szCs w:val="20"/>
              </w:rPr>
              <w:t>通用报错应答</w:t>
            </w:r>
          </w:p>
        </w:tc>
        <w:tc>
          <w:tcPr>
            <w:tcW w:w="1080" w:type="dxa"/>
            <w:tcBorders>
              <w:top w:val="nil"/>
              <w:left w:val="nil"/>
              <w:bottom w:val="single" w:sz="4" w:space="0" w:color="auto"/>
              <w:right w:val="single" w:sz="4" w:space="0" w:color="auto"/>
            </w:tcBorders>
            <w:shd w:val="clear" w:color="auto" w:fill="auto"/>
            <w:noWrap/>
            <w:vAlign w:val="center"/>
          </w:tcPr>
          <w:p w14:paraId="6CD32C5B" w14:textId="3946599E" w:rsidR="00255AE0" w:rsidRDefault="00255AE0" w:rsidP="00255AE0">
            <w:pPr>
              <w:widowControl/>
              <w:spacing w:line="240" w:lineRule="auto"/>
              <w:ind w:firstLineChars="0" w:firstLine="0"/>
              <w:jc w:val="left"/>
              <w:rPr>
                <w:sz w:val="20"/>
                <w:szCs w:val="20"/>
              </w:rPr>
            </w:pPr>
            <w:r w:rsidRPr="00255AE0">
              <w:rPr>
                <w:rFonts w:hint="eastAsia"/>
                <w:sz w:val="20"/>
                <w:szCs w:val="20"/>
              </w:rPr>
              <w:t>M</w:t>
            </w:r>
          </w:p>
        </w:tc>
        <w:tc>
          <w:tcPr>
            <w:tcW w:w="1080" w:type="dxa"/>
            <w:tcBorders>
              <w:top w:val="nil"/>
              <w:left w:val="nil"/>
              <w:bottom w:val="single" w:sz="4" w:space="0" w:color="auto"/>
              <w:right w:val="single" w:sz="4" w:space="0" w:color="auto"/>
            </w:tcBorders>
            <w:shd w:val="clear" w:color="auto" w:fill="auto"/>
            <w:noWrap/>
            <w:vAlign w:val="center"/>
          </w:tcPr>
          <w:p w14:paraId="7C59A1CE" w14:textId="5AE8D126" w:rsidR="00255AE0" w:rsidRDefault="00255AE0" w:rsidP="00255AE0">
            <w:pPr>
              <w:widowControl/>
              <w:spacing w:line="240" w:lineRule="auto"/>
              <w:ind w:firstLineChars="0" w:firstLine="0"/>
              <w:jc w:val="left"/>
              <w:rPr>
                <w:sz w:val="20"/>
                <w:szCs w:val="20"/>
              </w:rPr>
            </w:pPr>
            <w:r w:rsidRPr="00255AE0">
              <w:rPr>
                <w:rFonts w:hint="eastAsia"/>
                <w:sz w:val="20"/>
                <w:szCs w:val="20"/>
              </w:rPr>
              <w:t>99</w:t>
            </w:r>
          </w:p>
        </w:tc>
        <w:tc>
          <w:tcPr>
            <w:tcW w:w="1080" w:type="dxa"/>
            <w:tcBorders>
              <w:top w:val="nil"/>
              <w:left w:val="nil"/>
              <w:bottom w:val="single" w:sz="4" w:space="0" w:color="auto"/>
              <w:right w:val="single" w:sz="4" w:space="0" w:color="auto"/>
            </w:tcBorders>
            <w:shd w:val="clear" w:color="auto" w:fill="auto"/>
            <w:noWrap/>
            <w:vAlign w:val="center"/>
          </w:tcPr>
          <w:p w14:paraId="15A15AB1" w14:textId="77777777" w:rsidR="00255AE0" w:rsidRDefault="00255AE0" w:rsidP="00255AE0">
            <w:pPr>
              <w:widowControl/>
              <w:spacing w:line="240" w:lineRule="auto"/>
              <w:ind w:firstLineChars="0" w:firstLine="0"/>
              <w:jc w:val="left"/>
              <w:rPr>
                <w:sz w:val="20"/>
                <w:szCs w:val="20"/>
              </w:rPr>
            </w:pPr>
          </w:p>
        </w:tc>
        <w:tc>
          <w:tcPr>
            <w:tcW w:w="1080" w:type="dxa"/>
            <w:tcBorders>
              <w:top w:val="nil"/>
              <w:left w:val="nil"/>
              <w:bottom w:val="single" w:sz="4" w:space="0" w:color="auto"/>
              <w:right w:val="single" w:sz="4" w:space="0" w:color="auto"/>
            </w:tcBorders>
            <w:shd w:val="clear" w:color="auto" w:fill="auto"/>
            <w:noWrap/>
            <w:vAlign w:val="center"/>
          </w:tcPr>
          <w:p w14:paraId="6A20FFB5" w14:textId="30AC74F9" w:rsidR="00255AE0" w:rsidRDefault="00255AE0" w:rsidP="00255AE0">
            <w:pPr>
              <w:widowControl/>
              <w:spacing w:line="240" w:lineRule="auto"/>
              <w:ind w:firstLineChars="0" w:firstLine="0"/>
              <w:jc w:val="left"/>
              <w:rPr>
                <w:sz w:val="20"/>
                <w:szCs w:val="20"/>
              </w:rPr>
            </w:pPr>
            <w:r w:rsidRPr="00255AE0">
              <w:rPr>
                <w:rFonts w:hint="eastAsia"/>
                <w:sz w:val="20"/>
                <w:szCs w:val="20"/>
              </w:rPr>
              <w:t>M991</w:t>
            </w:r>
          </w:p>
        </w:tc>
        <w:tc>
          <w:tcPr>
            <w:tcW w:w="1080" w:type="dxa"/>
            <w:tcBorders>
              <w:top w:val="nil"/>
              <w:left w:val="nil"/>
              <w:bottom w:val="single" w:sz="4" w:space="0" w:color="auto"/>
              <w:right w:val="single" w:sz="4" w:space="0" w:color="auto"/>
            </w:tcBorders>
            <w:shd w:val="clear" w:color="auto" w:fill="auto"/>
            <w:noWrap/>
            <w:vAlign w:val="bottom"/>
          </w:tcPr>
          <w:p w14:paraId="0EFEA091" w14:textId="77777777" w:rsidR="00255AE0" w:rsidRPr="00255AE0" w:rsidRDefault="00255AE0" w:rsidP="00255AE0">
            <w:pPr>
              <w:widowControl/>
              <w:spacing w:line="240" w:lineRule="auto"/>
              <w:ind w:firstLineChars="0" w:firstLine="0"/>
              <w:jc w:val="left"/>
              <w:rPr>
                <w:sz w:val="20"/>
                <w:szCs w:val="20"/>
              </w:rPr>
            </w:pPr>
          </w:p>
        </w:tc>
      </w:tr>
    </w:tbl>
    <w:p w14:paraId="675AD44D" w14:textId="77777777" w:rsidR="005803F9" w:rsidRDefault="005803F9" w:rsidP="005803F9">
      <w:pPr>
        <w:ind w:firstLine="480"/>
        <w:sectPr w:rsidR="005803F9" w:rsidSect="00CC1377">
          <w:pgSz w:w="16838" w:h="11906" w:orient="landscape"/>
          <w:pgMar w:top="1797" w:right="1440" w:bottom="1797" w:left="1440" w:header="851" w:footer="992" w:gutter="0"/>
          <w:cols w:space="425"/>
          <w:docGrid w:type="linesAndChars" w:linePitch="312"/>
        </w:sectPr>
      </w:pPr>
    </w:p>
    <w:p w14:paraId="228F8603" w14:textId="77777777" w:rsidR="005803F9" w:rsidRDefault="005803F9" w:rsidP="005803F9">
      <w:pPr>
        <w:ind w:firstLine="480"/>
      </w:pPr>
    </w:p>
    <w:p w14:paraId="7714D41D" w14:textId="77777777" w:rsidR="005803F9" w:rsidRDefault="005803F9" w:rsidP="005803F9">
      <w:pPr>
        <w:pStyle w:val="1"/>
        <w:numPr>
          <w:ilvl w:val="0"/>
          <w:numId w:val="4"/>
        </w:numPr>
      </w:pPr>
      <w:bookmarkStart w:id="27" w:name="_Toc475106232"/>
      <w:bookmarkStart w:id="28" w:name="_Toc437444891"/>
      <w:r>
        <w:rPr>
          <w:rFonts w:hint="eastAsia"/>
        </w:rPr>
        <w:t>消息结构</w:t>
      </w:r>
      <w:bookmarkEnd w:id="27"/>
    </w:p>
    <w:p w14:paraId="751A511F" w14:textId="77777777" w:rsidR="005803F9" w:rsidRDefault="005803F9" w:rsidP="005803F9">
      <w:pPr>
        <w:ind w:firstLine="480"/>
      </w:pPr>
      <w:r>
        <w:rPr>
          <w:rFonts w:hint="eastAsia"/>
        </w:rPr>
        <w:t>遵循</w:t>
      </w:r>
      <w:r>
        <w:rPr>
          <w:rFonts w:hint="eastAsia"/>
        </w:rPr>
        <w:t>GTP</w:t>
      </w:r>
      <w:r>
        <w:rPr>
          <w:rFonts w:hint="eastAsia"/>
        </w:rPr>
        <w:t>协议定义，消息结构描述如下：</w:t>
      </w:r>
    </w:p>
    <w:p w14:paraId="0DA70462" w14:textId="77777777" w:rsidR="005803F9" w:rsidRDefault="005803F9" w:rsidP="005803F9">
      <w:pPr>
        <w:ind w:firstLine="480"/>
      </w:pPr>
      <w:r>
        <w:rPr>
          <w:rFonts w:hint="eastAsia"/>
        </w:rPr>
        <w:t>1</w:t>
      </w:r>
      <w:r>
        <w:rPr>
          <w:rFonts w:hint="eastAsia"/>
        </w:rPr>
        <w:t>）应用消息由多个“域号</w:t>
      </w:r>
      <w:r>
        <w:rPr>
          <w:rFonts w:hint="eastAsia"/>
        </w:rPr>
        <w:t>=</w:t>
      </w:r>
      <w:r>
        <w:rPr>
          <w:rFonts w:hint="eastAsia"/>
        </w:rPr>
        <w:t>值”的基本结构组成。这些基本结构之间用可见的域界定符</w:t>
      </w:r>
      <w:r>
        <w:rPr>
          <w:rFonts w:hint="eastAsia"/>
        </w:rPr>
        <w:t xml:space="preserve"> </w:t>
      </w:r>
      <w:r>
        <w:t>‘</w:t>
      </w:r>
      <w:r>
        <w:rPr>
          <w:rFonts w:hint="eastAsia"/>
        </w:rPr>
        <w:t>,</w:t>
      </w:r>
      <w:r>
        <w:t>’</w:t>
      </w:r>
      <w:r>
        <w:rPr>
          <w:rFonts w:hint="eastAsia"/>
        </w:rPr>
        <w:t xml:space="preserve"> </w:t>
      </w:r>
      <w:r>
        <w:rPr>
          <w:rFonts w:hint="eastAsia"/>
        </w:rPr>
        <w:t>分割。</w:t>
      </w:r>
    </w:p>
    <w:p w14:paraId="5B5FC94A" w14:textId="77777777" w:rsidR="005803F9" w:rsidRPr="00312F74" w:rsidRDefault="005803F9" w:rsidP="005803F9">
      <w:pPr>
        <w:ind w:firstLine="480"/>
        <w:jc w:val="center"/>
      </w:pPr>
      <w:r>
        <w:object w:dxaOrig="4846" w:dyaOrig="510" w14:anchorId="594CB0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9.75pt;height:28.5pt" o:ole="">
            <v:imagedata r:id="rId16" o:title=""/>
          </v:shape>
          <o:OLEObject Type="Embed" ProgID="Visio.Drawing.11" ShapeID="_x0000_i1025" DrawAspect="Content" ObjectID="_1630397229" r:id="rId17"/>
        </w:object>
      </w:r>
    </w:p>
    <w:p w14:paraId="04BA03BD" w14:textId="77777777" w:rsidR="005803F9" w:rsidRDefault="005803F9" w:rsidP="005803F9">
      <w:pPr>
        <w:ind w:firstLine="480"/>
      </w:pPr>
      <w:r>
        <w:rPr>
          <w:rFonts w:hint="eastAsia"/>
        </w:rPr>
        <w:t>2</w:t>
      </w:r>
      <w:r>
        <w:rPr>
          <w:rFonts w:hint="eastAsia"/>
        </w:rPr>
        <w:t>）在消息中，除消息组件外，数据域不允许在消息中重复出现。</w:t>
      </w:r>
    </w:p>
    <w:p w14:paraId="6F2E13B1" w14:textId="77777777" w:rsidR="005803F9" w:rsidRPr="00485464" w:rsidRDefault="005803F9" w:rsidP="005803F9">
      <w:pPr>
        <w:ind w:firstLine="480"/>
      </w:pPr>
      <w:r>
        <w:rPr>
          <w:rFonts w:hint="eastAsia"/>
        </w:rPr>
        <w:t>3</w:t>
      </w:r>
      <w:r>
        <w:rPr>
          <w:rFonts w:hint="eastAsia"/>
        </w:rPr>
        <w:t>）应用消息包括消息头和消息体两部分：</w:t>
      </w:r>
    </w:p>
    <w:p w14:paraId="55B669AE" w14:textId="77777777" w:rsidR="005803F9" w:rsidRDefault="005803F9" w:rsidP="005803F9">
      <w:pPr>
        <w:ind w:firstLine="480"/>
        <w:jc w:val="center"/>
      </w:pPr>
      <w:r>
        <w:object w:dxaOrig="4327" w:dyaOrig="552" w14:anchorId="6E13A633">
          <v:shape id="_x0000_i1026" type="#_x0000_t75" style="width:234.75pt;height:28.5pt" o:ole="">
            <v:imagedata r:id="rId18" o:title=""/>
          </v:shape>
          <o:OLEObject Type="Embed" ProgID="Visio.Drawing.11" ShapeID="_x0000_i1026" DrawAspect="Content" ObjectID="_1630397230" r:id="rId19"/>
        </w:object>
      </w:r>
    </w:p>
    <w:p w14:paraId="52012621" w14:textId="77777777" w:rsidR="005803F9" w:rsidRDefault="005803F9" w:rsidP="005803F9">
      <w:pPr>
        <w:ind w:firstLine="480"/>
      </w:pPr>
      <w:r>
        <w:rPr>
          <w:rFonts w:hint="eastAsia"/>
        </w:rPr>
        <w:t>其中：</w:t>
      </w:r>
    </w:p>
    <w:p w14:paraId="1120ABBD" w14:textId="77777777" w:rsidR="005803F9" w:rsidRDefault="005803F9" w:rsidP="005803F9">
      <w:pPr>
        <w:pStyle w:val="a8"/>
        <w:numPr>
          <w:ilvl w:val="0"/>
          <w:numId w:val="11"/>
        </w:numPr>
        <w:ind w:firstLineChars="0"/>
      </w:pPr>
      <w:r>
        <w:rPr>
          <w:rFonts w:hint="eastAsia"/>
        </w:rPr>
        <w:t>消息头标识了消息类型、消息序列号、消息序列类别号、报文连续标识等信息。</w:t>
      </w:r>
    </w:p>
    <w:p w14:paraId="2D692CC8" w14:textId="77777777" w:rsidR="005803F9" w:rsidRPr="00C678AA" w:rsidRDefault="005803F9" w:rsidP="005803F9">
      <w:pPr>
        <w:pStyle w:val="a8"/>
        <w:numPr>
          <w:ilvl w:val="0"/>
          <w:numId w:val="11"/>
        </w:numPr>
        <w:ind w:firstLineChars="0"/>
      </w:pPr>
      <w:r>
        <w:rPr>
          <w:rFonts w:hint="eastAsia"/>
        </w:rPr>
        <w:t>消息体定义了消息的主体结构，定义了消息交互时包含的信息要素。</w:t>
      </w:r>
    </w:p>
    <w:p w14:paraId="36E7B432" w14:textId="77777777" w:rsidR="005803F9" w:rsidRDefault="005803F9" w:rsidP="005803F9">
      <w:pPr>
        <w:pStyle w:val="1"/>
        <w:numPr>
          <w:ilvl w:val="0"/>
          <w:numId w:val="4"/>
        </w:numPr>
      </w:pPr>
      <w:bookmarkStart w:id="29" w:name="_Toc475106233"/>
      <w:r>
        <w:rPr>
          <w:rFonts w:hint="eastAsia"/>
        </w:rPr>
        <w:t>消息头定义</w:t>
      </w:r>
      <w:bookmarkEnd w:id="28"/>
      <w:bookmarkEnd w:id="29"/>
    </w:p>
    <w:p w14:paraId="71F8BD33" w14:textId="77777777" w:rsidR="005803F9" w:rsidRPr="00634CAB" w:rsidRDefault="005803F9" w:rsidP="005803F9">
      <w:pPr>
        <w:ind w:firstLine="480"/>
      </w:pPr>
      <w:r>
        <w:rPr>
          <w:rFonts w:hint="eastAsia"/>
        </w:rPr>
        <w:t>消息头的定义遵循</w:t>
      </w:r>
      <w:r>
        <w:rPr>
          <w:rFonts w:hint="eastAsia"/>
        </w:rPr>
        <w:t>GTP</w:t>
      </w:r>
      <w:r>
        <w:rPr>
          <w:rFonts w:hint="eastAsia"/>
        </w:rPr>
        <w:t>协议标准，每个消息均带有一个消息头，消息头中包含的要素如下：</w:t>
      </w:r>
    </w:p>
    <w:tbl>
      <w:tblPr>
        <w:tblStyle w:val="a9"/>
        <w:tblW w:w="8132" w:type="dxa"/>
        <w:jc w:val="center"/>
        <w:tblLook w:val="04A0" w:firstRow="1" w:lastRow="0" w:firstColumn="1" w:lastColumn="0" w:noHBand="0" w:noVBand="1"/>
      </w:tblPr>
      <w:tblGrid>
        <w:gridCol w:w="714"/>
        <w:gridCol w:w="1896"/>
        <w:gridCol w:w="758"/>
        <w:gridCol w:w="4764"/>
      </w:tblGrid>
      <w:tr w:rsidR="005803F9" w:rsidRPr="00AD6F19" w14:paraId="0FA3F6BC" w14:textId="77777777" w:rsidTr="00E42239">
        <w:trPr>
          <w:tblHeader/>
          <w:jc w:val="center"/>
        </w:trPr>
        <w:tc>
          <w:tcPr>
            <w:tcW w:w="714" w:type="dxa"/>
            <w:shd w:val="clear" w:color="auto" w:fill="D9D9D9" w:themeFill="background1" w:themeFillShade="D9"/>
          </w:tcPr>
          <w:p w14:paraId="6E7F41F7" w14:textId="77777777" w:rsidR="005803F9" w:rsidRPr="00AD6F19" w:rsidRDefault="005803F9" w:rsidP="00E42239">
            <w:pPr>
              <w:ind w:firstLineChars="0" w:firstLine="0"/>
              <w:rPr>
                <w:rFonts w:asciiTheme="minorEastAsia" w:hAnsiTheme="minorEastAsia"/>
                <w:b/>
                <w:sz w:val="21"/>
                <w:szCs w:val="21"/>
              </w:rPr>
            </w:pPr>
            <w:r>
              <w:rPr>
                <w:rFonts w:asciiTheme="minorEastAsia" w:hAnsiTheme="minorEastAsia" w:hint="eastAsia"/>
                <w:b/>
                <w:sz w:val="21"/>
                <w:szCs w:val="21"/>
              </w:rPr>
              <w:t>Tag</w:t>
            </w:r>
          </w:p>
        </w:tc>
        <w:tc>
          <w:tcPr>
            <w:tcW w:w="1896" w:type="dxa"/>
            <w:shd w:val="clear" w:color="auto" w:fill="D9D9D9" w:themeFill="background1" w:themeFillShade="D9"/>
          </w:tcPr>
          <w:p w14:paraId="23128510" w14:textId="77777777" w:rsidR="005803F9" w:rsidRPr="00AD6F19" w:rsidRDefault="005803F9" w:rsidP="00E42239">
            <w:pPr>
              <w:ind w:firstLineChars="0" w:firstLine="0"/>
              <w:rPr>
                <w:rFonts w:asciiTheme="minorEastAsia" w:hAnsiTheme="minorEastAsia"/>
                <w:b/>
                <w:sz w:val="21"/>
                <w:szCs w:val="21"/>
              </w:rPr>
            </w:pPr>
            <w:r w:rsidRPr="00AD6F19">
              <w:rPr>
                <w:rFonts w:asciiTheme="minorEastAsia" w:hAnsiTheme="minorEastAsia" w:hint="eastAsia"/>
                <w:b/>
                <w:sz w:val="21"/>
                <w:szCs w:val="21"/>
              </w:rPr>
              <w:t>域名</w:t>
            </w:r>
          </w:p>
        </w:tc>
        <w:tc>
          <w:tcPr>
            <w:tcW w:w="758" w:type="dxa"/>
            <w:shd w:val="clear" w:color="auto" w:fill="D9D9D9" w:themeFill="background1" w:themeFillShade="D9"/>
          </w:tcPr>
          <w:p w14:paraId="188772AF" w14:textId="77777777" w:rsidR="005803F9" w:rsidRPr="00AD6F19" w:rsidRDefault="005803F9" w:rsidP="00E42239">
            <w:pPr>
              <w:ind w:firstLineChars="0" w:firstLine="0"/>
              <w:rPr>
                <w:rFonts w:asciiTheme="minorEastAsia" w:hAnsiTheme="minorEastAsia"/>
                <w:b/>
                <w:sz w:val="21"/>
                <w:szCs w:val="21"/>
              </w:rPr>
            </w:pPr>
            <w:r w:rsidRPr="00AD6F19">
              <w:rPr>
                <w:rFonts w:asciiTheme="minorEastAsia" w:hAnsiTheme="minorEastAsia" w:hint="eastAsia"/>
                <w:b/>
                <w:sz w:val="21"/>
                <w:szCs w:val="21"/>
              </w:rPr>
              <w:t>必须</w:t>
            </w:r>
          </w:p>
        </w:tc>
        <w:tc>
          <w:tcPr>
            <w:tcW w:w="4764" w:type="dxa"/>
            <w:shd w:val="clear" w:color="auto" w:fill="D9D9D9" w:themeFill="background1" w:themeFillShade="D9"/>
          </w:tcPr>
          <w:p w14:paraId="1F475C13" w14:textId="77777777" w:rsidR="005803F9" w:rsidRPr="00AD6F19" w:rsidRDefault="005803F9" w:rsidP="00E42239">
            <w:pPr>
              <w:ind w:firstLineChars="0" w:firstLine="0"/>
              <w:rPr>
                <w:rFonts w:asciiTheme="minorEastAsia" w:hAnsiTheme="minorEastAsia"/>
                <w:b/>
                <w:sz w:val="21"/>
                <w:szCs w:val="21"/>
              </w:rPr>
            </w:pPr>
            <w:r w:rsidRPr="00AD6F19">
              <w:rPr>
                <w:rFonts w:asciiTheme="minorEastAsia" w:hAnsiTheme="minorEastAsia" w:hint="eastAsia"/>
                <w:b/>
                <w:sz w:val="21"/>
                <w:szCs w:val="21"/>
              </w:rPr>
              <w:t>说明</w:t>
            </w:r>
          </w:p>
        </w:tc>
      </w:tr>
      <w:tr w:rsidR="005803F9" w:rsidRPr="00AD6F19" w14:paraId="7CB462DC" w14:textId="77777777" w:rsidTr="00E42239">
        <w:trPr>
          <w:jc w:val="center"/>
        </w:trPr>
        <w:tc>
          <w:tcPr>
            <w:tcW w:w="714" w:type="dxa"/>
          </w:tcPr>
          <w:p w14:paraId="203D35C2" w14:textId="77777777" w:rsidR="005803F9" w:rsidRPr="007F37C1" w:rsidRDefault="005803F9" w:rsidP="00E42239">
            <w:pPr>
              <w:ind w:firstLineChars="0" w:firstLine="0"/>
              <w:rPr>
                <w:rFonts w:asciiTheme="minorEastAsia" w:hAnsiTheme="minorEastAsia"/>
                <w:color w:val="000000"/>
                <w:sz w:val="21"/>
                <w:szCs w:val="21"/>
              </w:rPr>
            </w:pPr>
            <w:r w:rsidRPr="007F37C1">
              <w:rPr>
                <w:rFonts w:asciiTheme="minorEastAsia" w:hAnsiTheme="minorEastAsia" w:hint="eastAsia"/>
                <w:color w:val="000000"/>
                <w:sz w:val="21"/>
                <w:szCs w:val="21"/>
              </w:rPr>
              <w:t>X01</w:t>
            </w:r>
          </w:p>
        </w:tc>
        <w:tc>
          <w:tcPr>
            <w:tcW w:w="1896" w:type="dxa"/>
          </w:tcPr>
          <w:p w14:paraId="67441470"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beginString</w:t>
            </w:r>
          </w:p>
        </w:tc>
        <w:tc>
          <w:tcPr>
            <w:tcW w:w="758" w:type="dxa"/>
          </w:tcPr>
          <w:p w14:paraId="39D0F909"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14:paraId="20EE9AC6"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标识协议版本号，固定取值为“GTP1.0”</w:t>
            </w:r>
          </w:p>
        </w:tc>
      </w:tr>
      <w:tr w:rsidR="005803F9" w:rsidRPr="00AD6F19" w14:paraId="6122FEB1" w14:textId="77777777" w:rsidTr="00E42239">
        <w:trPr>
          <w:jc w:val="center"/>
        </w:trPr>
        <w:tc>
          <w:tcPr>
            <w:tcW w:w="714" w:type="dxa"/>
            <w:vAlign w:val="center"/>
          </w:tcPr>
          <w:p w14:paraId="2F419652" w14:textId="77777777" w:rsidR="005803F9" w:rsidRPr="007F37C1" w:rsidRDefault="005803F9" w:rsidP="00E42239">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X02</w:t>
            </w:r>
          </w:p>
        </w:tc>
        <w:tc>
          <w:tcPr>
            <w:tcW w:w="1896" w:type="dxa"/>
          </w:tcPr>
          <w:p w14:paraId="0230A022" w14:textId="77777777" w:rsidR="005803F9" w:rsidRPr="007F37C1" w:rsidRDefault="005803F9" w:rsidP="00E42239">
            <w:pPr>
              <w:spacing w:line="240" w:lineRule="auto"/>
              <w:ind w:firstLineChars="0" w:firstLine="0"/>
              <w:rPr>
                <w:rFonts w:asciiTheme="minorEastAsia" w:hAnsiTheme="minorEastAsia"/>
                <w:sz w:val="21"/>
                <w:szCs w:val="21"/>
              </w:rPr>
            </w:pPr>
            <w:bookmarkStart w:id="30" w:name="OLE_LINK31"/>
            <w:bookmarkStart w:id="31" w:name="OLE_LINK32"/>
            <w:r w:rsidRPr="007F37C1">
              <w:rPr>
                <w:rFonts w:asciiTheme="minorEastAsia" w:hAnsiTheme="minorEastAsia"/>
                <w:sz w:val="21"/>
                <w:szCs w:val="21"/>
              </w:rPr>
              <w:t>ContentLength</w:t>
            </w:r>
            <w:bookmarkEnd w:id="30"/>
            <w:bookmarkEnd w:id="31"/>
          </w:p>
        </w:tc>
        <w:tc>
          <w:tcPr>
            <w:tcW w:w="758" w:type="dxa"/>
          </w:tcPr>
          <w:p w14:paraId="1E7BF1C0" w14:textId="6DBD7419" w:rsidR="005803F9" w:rsidRPr="007F37C1" w:rsidRDefault="00DE1393" w:rsidP="00E42239">
            <w:pPr>
              <w:spacing w:line="240" w:lineRule="auto"/>
              <w:ind w:firstLineChars="0" w:firstLine="0"/>
              <w:rPr>
                <w:rFonts w:asciiTheme="minorEastAsia" w:hAnsiTheme="minorEastAsia"/>
                <w:sz w:val="21"/>
                <w:szCs w:val="21"/>
              </w:rPr>
            </w:pPr>
            <w:r>
              <w:rPr>
                <w:rFonts w:asciiTheme="minorEastAsia" w:hAnsiTheme="minorEastAsia"/>
                <w:sz w:val="21"/>
                <w:szCs w:val="21"/>
              </w:rPr>
              <w:t>N</w:t>
            </w:r>
          </w:p>
        </w:tc>
        <w:tc>
          <w:tcPr>
            <w:tcW w:w="4764" w:type="dxa"/>
          </w:tcPr>
          <w:p w14:paraId="13F60B7A"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除消息头之外，各field长度和，以字节为单位</w:t>
            </w:r>
          </w:p>
        </w:tc>
      </w:tr>
      <w:tr w:rsidR="005803F9" w:rsidRPr="00AD6F19" w14:paraId="72598AFF" w14:textId="77777777" w:rsidTr="00E42239">
        <w:trPr>
          <w:jc w:val="center"/>
        </w:trPr>
        <w:tc>
          <w:tcPr>
            <w:tcW w:w="714" w:type="dxa"/>
            <w:vAlign w:val="center"/>
          </w:tcPr>
          <w:p w14:paraId="1691AF0F" w14:textId="77777777" w:rsidR="005803F9" w:rsidRPr="007F37C1" w:rsidRDefault="005803F9" w:rsidP="00E42239">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X03</w:t>
            </w:r>
          </w:p>
        </w:tc>
        <w:tc>
          <w:tcPr>
            <w:tcW w:w="1896" w:type="dxa"/>
          </w:tcPr>
          <w:p w14:paraId="6DF5955C"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MsgType</w:t>
            </w:r>
          </w:p>
        </w:tc>
        <w:tc>
          <w:tcPr>
            <w:tcW w:w="758" w:type="dxa"/>
          </w:tcPr>
          <w:p w14:paraId="016FCC22"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14:paraId="38F6E26F"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消息类型，不同类型消息的TID值不同</w:t>
            </w:r>
          </w:p>
        </w:tc>
      </w:tr>
      <w:tr w:rsidR="005803F9" w:rsidRPr="00AD6F19" w14:paraId="069C8274" w14:textId="77777777" w:rsidTr="00E42239">
        <w:trPr>
          <w:jc w:val="center"/>
        </w:trPr>
        <w:tc>
          <w:tcPr>
            <w:tcW w:w="714" w:type="dxa"/>
            <w:vAlign w:val="center"/>
          </w:tcPr>
          <w:p w14:paraId="703659A9" w14:textId="77777777" w:rsidR="005803F9" w:rsidRPr="007F37C1" w:rsidRDefault="005803F9" w:rsidP="00E42239">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X04</w:t>
            </w:r>
          </w:p>
        </w:tc>
        <w:tc>
          <w:tcPr>
            <w:tcW w:w="1896" w:type="dxa"/>
          </w:tcPr>
          <w:p w14:paraId="701AA081"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SequenceSeries</w:t>
            </w:r>
            <w:r w:rsidRPr="007F37C1">
              <w:rPr>
                <w:rFonts w:asciiTheme="minorEastAsia" w:hAnsiTheme="minorEastAsia" w:hint="eastAsia"/>
                <w:sz w:val="21"/>
                <w:szCs w:val="21"/>
              </w:rPr>
              <w:t>No</w:t>
            </w:r>
          </w:p>
        </w:tc>
        <w:tc>
          <w:tcPr>
            <w:tcW w:w="758" w:type="dxa"/>
          </w:tcPr>
          <w:p w14:paraId="488C554C"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14:paraId="4AB115C2"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序列类别号，代表数据流的标号</w:t>
            </w:r>
          </w:p>
        </w:tc>
      </w:tr>
      <w:tr w:rsidR="005803F9" w:rsidRPr="00AD6F19" w14:paraId="10345F90" w14:textId="77777777" w:rsidTr="00E42239">
        <w:trPr>
          <w:jc w:val="center"/>
        </w:trPr>
        <w:tc>
          <w:tcPr>
            <w:tcW w:w="714" w:type="dxa"/>
            <w:vAlign w:val="center"/>
          </w:tcPr>
          <w:p w14:paraId="3D4560DA" w14:textId="77777777" w:rsidR="005803F9" w:rsidRPr="007F37C1" w:rsidRDefault="005803F9" w:rsidP="00E42239">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X05</w:t>
            </w:r>
          </w:p>
        </w:tc>
        <w:tc>
          <w:tcPr>
            <w:tcW w:w="1896" w:type="dxa"/>
          </w:tcPr>
          <w:p w14:paraId="29A15454"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SequenceNo</w:t>
            </w:r>
          </w:p>
        </w:tc>
        <w:tc>
          <w:tcPr>
            <w:tcW w:w="758" w:type="dxa"/>
          </w:tcPr>
          <w:p w14:paraId="2D2CD8C8"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14:paraId="2C854853"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消息序列号，基于数据流的编号</w:t>
            </w:r>
          </w:p>
        </w:tc>
      </w:tr>
      <w:tr w:rsidR="005803F9" w:rsidRPr="00AD6F19" w14:paraId="695ABE28" w14:textId="77777777" w:rsidTr="00E42239">
        <w:trPr>
          <w:jc w:val="center"/>
        </w:trPr>
        <w:tc>
          <w:tcPr>
            <w:tcW w:w="714" w:type="dxa"/>
            <w:vAlign w:val="center"/>
          </w:tcPr>
          <w:p w14:paraId="4442CEC2" w14:textId="77777777" w:rsidR="005803F9" w:rsidRPr="007F37C1" w:rsidRDefault="005803F9" w:rsidP="00E42239">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X06</w:t>
            </w:r>
          </w:p>
        </w:tc>
        <w:tc>
          <w:tcPr>
            <w:tcW w:w="1896" w:type="dxa"/>
          </w:tcPr>
          <w:p w14:paraId="5202D233"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Chain</w:t>
            </w:r>
            <w:r w:rsidRPr="007F37C1">
              <w:rPr>
                <w:rFonts w:asciiTheme="minorEastAsia" w:hAnsiTheme="minorEastAsia" w:hint="eastAsia"/>
                <w:sz w:val="21"/>
                <w:szCs w:val="21"/>
              </w:rPr>
              <w:t>Flag</w:t>
            </w:r>
          </w:p>
        </w:tc>
        <w:tc>
          <w:tcPr>
            <w:tcW w:w="758" w:type="dxa"/>
          </w:tcPr>
          <w:p w14:paraId="5146D3AE"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14:paraId="25339C4B"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消息的连续标志，取值如下：</w:t>
            </w:r>
          </w:p>
          <w:p w14:paraId="47FFBA2B"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w:t>
            </w:r>
            <w:r w:rsidRPr="007F37C1">
              <w:rPr>
                <w:rFonts w:asciiTheme="minorEastAsia" w:hAnsiTheme="minorEastAsia" w:hint="eastAsia"/>
                <w:sz w:val="21"/>
                <w:szCs w:val="21"/>
              </w:rPr>
              <w:t>C</w:t>
            </w:r>
            <w:r w:rsidRPr="007F37C1">
              <w:rPr>
                <w:rFonts w:asciiTheme="minorEastAsia" w:hAnsiTheme="minorEastAsia"/>
                <w:sz w:val="21"/>
                <w:szCs w:val="21"/>
              </w:rPr>
              <w:t>’</w:t>
            </w:r>
            <w:r w:rsidRPr="007F37C1">
              <w:rPr>
                <w:rFonts w:asciiTheme="minorEastAsia" w:hAnsiTheme="minorEastAsia" w:hint="eastAsia"/>
                <w:sz w:val="21"/>
                <w:szCs w:val="21"/>
              </w:rPr>
              <w:t>-报文链的中间报文</w:t>
            </w:r>
            <w:r>
              <w:rPr>
                <w:rFonts w:asciiTheme="minorEastAsia" w:hAnsiTheme="minorEastAsia" w:hint="eastAsia"/>
                <w:sz w:val="21"/>
                <w:szCs w:val="21"/>
              </w:rPr>
              <w:t>,有后续报文</w:t>
            </w:r>
          </w:p>
          <w:p w14:paraId="3895E40E"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w:t>
            </w:r>
            <w:r w:rsidRPr="007F37C1">
              <w:rPr>
                <w:rFonts w:asciiTheme="minorEastAsia" w:hAnsiTheme="minorEastAsia" w:hint="eastAsia"/>
                <w:sz w:val="21"/>
                <w:szCs w:val="21"/>
              </w:rPr>
              <w:t>L</w:t>
            </w:r>
            <w:r w:rsidRPr="007F37C1">
              <w:rPr>
                <w:rFonts w:asciiTheme="minorEastAsia" w:hAnsiTheme="minorEastAsia"/>
                <w:sz w:val="21"/>
                <w:szCs w:val="21"/>
              </w:rPr>
              <w:t>’</w:t>
            </w:r>
            <w:r w:rsidRPr="007F37C1">
              <w:rPr>
                <w:rFonts w:asciiTheme="minorEastAsia" w:hAnsiTheme="minorEastAsia" w:hint="eastAsia"/>
                <w:sz w:val="21"/>
                <w:szCs w:val="21"/>
              </w:rPr>
              <w:t>-报文链的最后一个报文，无后续报文</w:t>
            </w:r>
          </w:p>
        </w:tc>
      </w:tr>
      <w:tr w:rsidR="005803F9" w:rsidRPr="00AD6F19" w14:paraId="5BD5965C" w14:textId="77777777" w:rsidTr="00E42239">
        <w:trPr>
          <w:jc w:val="center"/>
        </w:trPr>
        <w:tc>
          <w:tcPr>
            <w:tcW w:w="714" w:type="dxa"/>
            <w:vAlign w:val="center"/>
          </w:tcPr>
          <w:p w14:paraId="593DF2E6" w14:textId="77777777" w:rsidR="005803F9" w:rsidRPr="007F37C1" w:rsidRDefault="005803F9" w:rsidP="00E42239">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lastRenderedPageBreak/>
              <w:t>X07</w:t>
            </w:r>
          </w:p>
        </w:tc>
        <w:tc>
          <w:tcPr>
            <w:tcW w:w="1896" w:type="dxa"/>
            <w:shd w:val="clear" w:color="auto" w:fill="auto"/>
          </w:tcPr>
          <w:p w14:paraId="389C50C0"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RootID</w:t>
            </w:r>
          </w:p>
        </w:tc>
        <w:tc>
          <w:tcPr>
            <w:tcW w:w="758" w:type="dxa"/>
            <w:shd w:val="clear" w:color="auto" w:fill="auto"/>
          </w:tcPr>
          <w:p w14:paraId="5FD29E81" w14:textId="77777777" w:rsidR="005803F9" w:rsidRPr="007F37C1" w:rsidRDefault="005803F9" w:rsidP="00E42239">
            <w:pPr>
              <w:spacing w:line="240" w:lineRule="auto"/>
              <w:ind w:firstLineChars="0" w:firstLine="0"/>
              <w:rPr>
                <w:rFonts w:asciiTheme="minorEastAsia" w:hAnsiTheme="minorEastAsia"/>
                <w:sz w:val="21"/>
                <w:szCs w:val="21"/>
              </w:rPr>
            </w:pPr>
            <w:r>
              <w:rPr>
                <w:rFonts w:asciiTheme="minorEastAsia" w:hAnsiTheme="minorEastAsia" w:hint="eastAsia"/>
                <w:sz w:val="21"/>
                <w:szCs w:val="21"/>
              </w:rPr>
              <w:t>N</w:t>
            </w:r>
          </w:p>
        </w:tc>
        <w:tc>
          <w:tcPr>
            <w:tcW w:w="4764" w:type="dxa"/>
            <w:shd w:val="clear" w:color="auto" w:fill="auto"/>
          </w:tcPr>
          <w:p w14:paraId="2E17A304"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作为消息来源标志，</w:t>
            </w:r>
            <w:r>
              <w:rPr>
                <w:rFonts w:asciiTheme="minorEastAsia" w:hAnsiTheme="minorEastAsia" w:hint="eastAsia"/>
                <w:sz w:val="21"/>
                <w:szCs w:val="21"/>
              </w:rPr>
              <w:t>交易所原值返回</w:t>
            </w:r>
          </w:p>
        </w:tc>
      </w:tr>
      <w:tr w:rsidR="005803F9" w:rsidRPr="00AD6F19" w14:paraId="5AF22B53" w14:textId="77777777" w:rsidTr="00E42239">
        <w:trPr>
          <w:jc w:val="center"/>
        </w:trPr>
        <w:tc>
          <w:tcPr>
            <w:tcW w:w="714" w:type="dxa"/>
            <w:vAlign w:val="center"/>
          </w:tcPr>
          <w:p w14:paraId="2BF63352" w14:textId="77777777" w:rsidR="005803F9" w:rsidRPr="007F37C1" w:rsidRDefault="005803F9" w:rsidP="00E42239">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X08</w:t>
            </w:r>
          </w:p>
        </w:tc>
        <w:tc>
          <w:tcPr>
            <w:tcW w:w="1896" w:type="dxa"/>
          </w:tcPr>
          <w:p w14:paraId="1F1B99D9"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SenderID</w:t>
            </w:r>
          </w:p>
        </w:tc>
        <w:tc>
          <w:tcPr>
            <w:tcW w:w="758" w:type="dxa"/>
          </w:tcPr>
          <w:p w14:paraId="00E9D122" w14:textId="77777777" w:rsidR="005803F9" w:rsidRPr="007F37C1" w:rsidRDefault="005803F9" w:rsidP="00E42239">
            <w:pPr>
              <w:spacing w:line="240" w:lineRule="auto"/>
              <w:ind w:firstLineChars="0" w:firstLine="0"/>
              <w:rPr>
                <w:rFonts w:asciiTheme="minorEastAsia" w:hAnsiTheme="minorEastAsia"/>
                <w:sz w:val="21"/>
                <w:szCs w:val="21"/>
              </w:rPr>
            </w:pPr>
            <w:r>
              <w:rPr>
                <w:rFonts w:asciiTheme="minorEastAsia" w:hAnsiTheme="minorEastAsia" w:hint="eastAsia"/>
                <w:sz w:val="21"/>
                <w:szCs w:val="21"/>
              </w:rPr>
              <w:t>N</w:t>
            </w:r>
          </w:p>
        </w:tc>
        <w:tc>
          <w:tcPr>
            <w:tcW w:w="4764" w:type="dxa"/>
          </w:tcPr>
          <w:p w14:paraId="2508BAC7"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发送方标识符</w:t>
            </w:r>
          </w:p>
        </w:tc>
      </w:tr>
      <w:tr w:rsidR="005803F9" w:rsidRPr="00AD6F19" w14:paraId="11330415" w14:textId="77777777" w:rsidTr="00E42239">
        <w:trPr>
          <w:jc w:val="center"/>
        </w:trPr>
        <w:tc>
          <w:tcPr>
            <w:tcW w:w="714" w:type="dxa"/>
          </w:tcPr>
          <w:p w14:paraId="1774FBFD" w14:textId="77777777" w:rsidR="005803F9" w:rsidRPr="007F37C1" w:rsidRDefault="005803F9" w:rsidP="00E42239">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X09</w:t>
            </w:r>
          </w:p>
        </w:tc>
        <w:tc>
          <w:tcPr>
            <w:tcW w:w="1896" w:type="dxa"/>
          </w:tcPr>
          <w:p w14:paraId="7DF3D932" w14:textId="77777777" w:rsidR="005803F9" w:rsidRPr="007F37C1" w:rsidRDefault="005803F9" w:rsidP="00E42239">
            <w:pPr>
              <w:spacing w:line="240" w:lineRule="auto"/>
              <w:ind w:firstLineChars="0" w:firstLine="0"/>
              <w:rPr>
                <w:rFonts w:asciiTheme="minorEastAsia" w:hAnsiTheme="minorEastAsia"/>
                <w:sz w:val="21"/>
                <w:szCs w:val="21"/>
              </w:rPr>
            </w:pPr>
            <w:bookmarkStart w:id="32" w:name="OLE_LINK25"/>
            <w:bookmarkStart w:id="33" w:name="OLE_LINK26"/>
            <w:r w:rsidRPr="007F37C1">
              <w:rPr>
                <w:rFonts w:asciiTheme="minorEastAsia" w:hAnsiTheme="minorEastAsia" w:hint="eastAsia"/>
                <w:sz w:val="21"/>
                <w:szCs w:val="21"/>
              </w:rPr>
              <w:t>ReceiverID</w:t>
            </w:r>
            <w:bookmarkEnd w:id="32"/>
            <w:bookmarkEnd w:id="33"/>
          </w:p>
        </w:tc>
        <w:tc>
          <w:tcPr>
            <w:tcW w:w="758" w:type="dxa"/>
          </w:tcPr>
          <w:p w14:paraId="0EE04D86" w14:textId="77777777" w:rsidR="005803F9" w:rsidRPr="007F37C1" w:rsidRDefault="005803F9" w:rsidP="00E42239">
            <w:pPr>
              <w:spacing w:line="240" w:lineRule="auto"/>
              <w:ind w:firstLineChars="0" w:firstLine="0"/>
              <w:rPr>
                <w:rFonts w:asciiTheme="minorEastAsia" w:hAnsiTheme="minorEastAsia"/>
                <w:sz w:val="21"/>
                <w:szCs w:val="21"/>
              </w:rPr>
            </w:pPr>
            <w:r>
              <w:rPr>
                <w:rFonts w:asciiTheme="minorEastAsia" w:hAnsiTheme="minorEastAsia" w:hint="eastAsia"/>
                <w:sz w:val="21"/>
                <w:szCs w:val="21"/>
              </w:rPr>
              <w:t>N</w:t>
            </w:r>
          </w:p>
        </w:tc>
        <w:tc>
          <w:tcPr>
            <w:tcW w:w="4764" w:type="dxa"/>
          </w:tcPr>
          <w:p w14:paraId="4E0AD8FB" w14:textId="77777777" w:rsidR="005803F9" w:rsidRPr="007F37C1" w:rsidRDefault="005803F9" w:rsidP="00E42239">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接收方标识符</w:t>
            </w:r>
          </w:p>
        </w:tc>
      </w:tr>
    </w:tbl>
    <w:p w14:paraId="6D304682" w14:textId="77777777" w:rsidR="005803F9" w:rsidRDefault="005803F9" w:rsidP="005803F9">
      <w:pPr>
        <w:ind w:firstLine="480"/>
      </w:pPr>
      <w:r>
        <w:rPr>
          <w:rFonts w:hint="eastAsia"/>
        </w:rPr>
        <w:t>其中：</w:t>
      </w:r>
    </w:p>
    <w:p w14:paraId="700DE1DC" w14:textId="77777777" w:rsidR="005803F9" w:rsidRDefault="005803F9" w:rsidP="005803F9">
      <w:pPr>
        <w:ind w:firstLine="480"/>
      </w:pPr>
      <w:r>
        <w:rPr>
          <w:rFonts w:hint="eastAsia"/>
        </w:rPr>
        <w:t>1</w:t>
      </w:r>
      <w:r>
        <w:rPr>
          <w:rFonts w:hint="eastAsia"/>
        </w:rPr>
        <w:t>）</w:t>
      </w:r>
      <w:r>
        <w:rPr>
          <w:rFonts w:hint="eastAsia"/>
          <w:b/>
        </w:rPr>
        <w:t>BeginString</w:t>
      </w:r>
      <w:r>
        <w:rPr>
          <w:rFonts w:hint="eastAsia"/>
        </w:rPr>
        <w:t>：标识消息的协议版本号，不同版本号消息的消息头可能存在差异。</w:t>
      </w:r>
    </w:p>
    <w:p w14:paraId="5F9E9FD8" w14:textId="77777777" w:rsidR="005803F9" w:rsidRDefault="005803F9" w:rsidP="005803F9">
      <w:pPr>
        <w:ind w:firstLine="480"/>
      </w:pPr>
      <w:r>
        <w:rPr>
          <w:rFonts w:hint="eastAsia"/>
        </w:rPr>
        <w:t>2</w:t>
      </w:r>
      <w:r>
        <w:rPr>
          <w:rFonts w:hint="eastAsia"/>
        </w:rPr>
        <w:t>）</w:t>
      </w:r>
      <w:r w:rsidRPr="00870CFE">
        <w:rPr>
          <w:rFonts w:hint="eastAsia"/>
          <w:b/>
        </w:rPr>
        <w:t>Chain</w:t>
      </w:r>
      <w:r>
        <w:rPr>
          <w:rFonts w:hint="eastAsia"/>
          <w:b/>
        </w:rPr>
        <w:t>Flag</w:t>
      </w:r>
      <w:r>
        <w:rPr>
          <w:rFonts w:hint="eastAsia"/>
        </w:rPr>
        <w:t>：当报文长度超过最大报文长度时，长报文需要分割成多个报文发送。通过</w:t>
      </w:r>
      <w:r>
        <w:rPr>
          <w:rFonts w:hint="eastAsia"/>
        </w:rPr>
        <w:t>Chain</w:t>
      </w:r>
      <w:r>
        <w:rPr>
          <w:rFonts w:hint="eastAsia"/>
        </w:rPr>
        <w:t>标识可以用来识别收到的报文是被分割成多块的长报文的哪一部分。一个长报文被分割成多个报文后，其序列号（</w:t>
      </w:r>
      <w:r>
        <w:rPr>
          <w:rFonts w:hint="eastAsia"/>
        </w:rPr>
        <w:t>SequeceNo</w:t>
      </w:r>
      <w:r>
        <w:rPr>
          <w:rFonts w:hint="eastAsia"/>
        </w:rPr>
        <w:t>）相同。</w:t>
      </w:r>
    </w:p>
    <w:p w14:paraId="63670319" w14:textId="77777777" w:rsidR="005803F9" w:rsidRDefault="005803F9" w:rsidP="005803F9">
      <w:pPr>
        <w:ind w:firstLine="480"/>
        <w:rPr>
          <w:szCs w:val="24"/>
        </w:rPr>
      </w:pPr>
      <w:r>
        <w:rPr>
          <w:rFonts w:hint="eastAsia"/>
          <w:szCs w:val="24"/>
        </w:rPr>
        <w:t>3</w:t>
      </w:r>
      <w:r w:rsidRPr="00D97F43">
        <w:rPr>
          <w:rFonts w:hint="eastAsia"/>
          <w:szCs w:val="24"/>
        </w:rPr>
        <w:t>）</w:t>
      </w:r>
      <w:r w:rsidRPr="00D97F43">
        <w:rPr>
          <w:rFonts w:hint="eastAsia"/>
          <w:b/>
          <w:szCs w:val="24"/>
        </w:rPr>
        <w:t xml:space="preserve">SequenceSeriesNo </w:t>
      </w:r>
      <w:r w:rsidRPr="00D97F43">
        <w:rPr>
          <w:rFonts w:hint="eastAsia"/>
          <w:szCs w:val="24"/>
        </w:rPr>
        <w:t>和</w:t>
      </w:r>
      <w:r w:rsidRPr="00D97F43">
        <w:rPr>
          <w:rFonts w:hint="eastAsia"/>
          <w:szCs w:val="24"/>
        </w:rPr>
        <w:t xml:space="preserve"> </w:t>
      </w:r>
      <w:r w:rsidRPr="00D97F43">
        <w:rPr>
          <w:b/>
          <w:szCs w:val="24"/>
        </w:rPr>
        <w:t>SequenceNo</w:t>
      </w:r>
      <w:r w:rsidRPr="00D97F43">
        <w:rPr>
          <w:rFonts w:hint="eastAsia"/>
          <w:szCs w:val="24"/>
        </w:rPr>
        <w:t xml:space="preserve">: </w:t>
      </w:r>
      <w:r w:rsidRPr="00D97F43">
        <w:rPr>
          <w:rFonts w:hint="eastAsia"/>
          <w:szCs w:val="24"/>
        </w:rPr>
        <w:t>用于保障通讯双方信息的完整性和有序性而定义的两个字段。</w:t>
      </w:r>
    </w:p>
    <w:p w14:paraId="01EEC9ED" w14:textId="77777777" w:rsidR="005803F9" w:rsidRDefault="005803F9" w:rsidP="005803F9">
      <w:pPr>
        <w:ind w:firstLine="480"/>
        <w:rPr>
          <w:szCs w:val="24"/>
        </w:rPr>
      </w:pPr>
      <w:r>
        <w:rPr>
          <w:rFonts w:hint="eastAsia"/>
          <w:szCs w:val="24"/>
        </w:rPr>
        <w:t>4</w:t>
      </w:r>
      <w:r>
        <w:rPr>
          <w:rFonts w:hint="eastAsia"/>
          <w:szCs w:val="24"/>
        </w:rPr>
        <w:t>）</w:t>
      </w:r>
      <w:r>
        <w:rPr>
          <w:rFonts w:hint="eastAsia"/>
          <w:b/>
          <w:szCs w:val="24"/>
        </w:rPr>
        <w:t>MsgType</w:t>
      </w:r>
      <w:r>
        <w:rPr>
          <w:rFonts w:hint="eastAsia"/>
          <w:szCs w:val="24"/>
        </w:rPr>
        <w:t xml:space="preserve">: </w:t>
      </w:r>
      <w:r>
        <w:rPr>
          <w:rFonts w:hint="eastAsia"/>
          <w:szCs w:val="24"/>
        </w:rPr>
        <w:t>用于标识消息类型，具体定义参见“消息类型”章节。</w:t>
      </w:r>
    </w:p>
    <w:p w14:paraId="40C53588" w14:textId="77777777" w:rsidR="005803F9" w:rsidRPr="00E34968" w:rsidRDefault="005803F9" w:rsidP="005803F9">
      <w:pPr>
        <w:ind w:firstLine="480"/>
        <w:rPr>
          <w:szCs w:val="24"/>
        </w:rPr>
      </w:pPr>
      <w:r>
        <w:rPr>
          <w:rFonts w:hint="eastAsia"/>
          <w:szCs w:val="24"/>
        </w:rPr>
        <w:t>5</w:t>
      </w:r>
      <w:r>
        <w:rPr>
          <w:rFonts w:hint="eastAsia"/>
          <w:szCs w:val="24"/>
        </w:rPr>
        <w:t>）</w:t>
      </w:r>
      <w:r w:rsidRPr="007B75FB">
        <w:rPr>
          <w:rFonts w:hint="eastAsia"/>
          <w:b/>
          <w:szCs w:val="24"/>
        </w:rPr>
        <w:t>SenderID</w:t>
      </w:r>
      <w:r>
        <w:rPr>
          <w:rFonts w:hint="eastAsia"/>
          <w:szCs w:val="24"/>
        </w:rPr>
        <w:t xml:space="preserve"> </w:t>
      </w:r>
      <w:r>
        <w:rPr>
          <w:rFonts w:hint="eastAsia"/>
          <w:szCs w:val="24"/>
        </w:rPr>
        <w:t>和</w:t>
      </w:r>
      <w:r>
        <w:rPr>
          <w:rFonts w:hint="eastAsia"/>
          <w:szCs w:val="24"/>
        </w:rPr>
        <w:t xml:space="preserve"> </w:t>
      </w:r>
      <w:r w:rsidRPr="007B75FB">
        <w:rPr>
          <w:rFonts w:hint="eastAsia"/>
          <w:b/>
          <w:szCs w:val="24"/>
        </w:rPr>
        <w:t>ReceiverID</w:t>
      </w:r>
      <w:r>
        <w:rPr>
          <w:rFonts w:hint="eastAsia"/>
          <w:szCs w:val="24"/>
        </w:rPr>
        <w:t>：用于标识发送方和接收方。当为交易所时，默认为为</w:t>
      </w:r>
      <w:r>
        <w:rPr>
          <w:rFonts w:hint="eastAsia"/>
          <w:szCs w:val="24"/>
        </w:rPr>
        <w:t>0000</w:t>
      </w:r>
      <w:r>
        <w:rPr>
          <w:rFonts w:hint="eastAsia"/>
          <w:szCs w:val="24"/>
        </w:rPr>
        <w:t>。</w:t>
      </w:r>
    </w:p>
    <w:p w14:paraId="68A3713B" w14:textId="77777777" w:rsidR="007741AB" w:rsidRDefault="007741AB" w:rsidP="007741AB">
      <w:pPr>
        <w:pStyle w:val="1"/>
        <w:numPr>
          <w:ilvl w:val="0"/>
          <w:numId w:val="4"/>
        </w:numPr>
      </w:pPr>
      <w:bookmarkStart w:id="34" w:name="_Toc475106234"/>
      <w:r>
        <w:rPr>
          <w:rFonts w:hint="eastAsia"/>
        </w:rPr>
        <w:t>消息</w:t>
      </w:r>
      <w:r w:rsidR="00CE587A">
        <w:rPr>
          <w:rFonts w:hint="eastAsia"/>
        </w:rPr>
        <w:t>体</w:t>
      </w:r>
      <w:r w:rsidR="00C41F4E">
        <w:rPr>
          <w:rFonts w:hint="eastAsia"/>
        </w:rPr>
        <w:t>定义</w:t>
      </w:r>
      <w:bookmarkEnd w:id="34"/>
    </w:p>
    <w:p w14:paraId="613BD892" w14:textId="77777777" w:rsidR="00A1643C" w:rsidRPr="00E751DF" w:rsidRDefault="00A1643C" w:rsidP="00A1643C">
      <w:pPr>
        <w:pStyle w:val="2"/>
        <w:numPr>
          <w:ilvl w:val="1"/>
          <w:numId w:val="4"/>
        </w:numPr>
        <w:ind w:left="0" w:firstLineChars="0" w:firstLine="0"/>
      </w:pPr>
      <w:bookmarkStart w:id="35" w:name="_Toc426537842"/>
      <w:bookmarkStart w:id="36" w:name="_Toc475106235"/>
      <w:r>
        <w:rPr>
          <w:rFonts w:hint="eastAsia"/>
        </w:rPr>
        <w:t>基本约定</w:t>
      </w:r>
      <w:bookmarkEnd w:id="35"/>
      <w:bookmarkEnd w:id="36"/>
    </w:p>
    <w:p w14:paraId="4FF047B5" w14:textId="77777777" w:rsidR="00A1643C" w:rsidRPr="00A10CA4" w:rsidRDefault="00A1643C" w:rsidP="00A1643C">
      <w:pPr>
        <w:pStyle w:val="3"/>
        <w:numPr>
          <w:ilvl w:val="2"/>
          <w:numId w:val="4"/>
        </w:numPr>
        <w:ind w:left="0" w:firstLineChars="0" w:firstLine="0"/>
        <w:rPr>
          <w:rFonts w:asciiTheme="minorEastAsia" w:hAnsiTheme="minorEastAsia"/>
          <w:color w:val="000000" w:themeColor="text1"/>
        </w:rPr>
      </w:pPr>
      <w:bookmarkStart w:id="37" w:name="_Toc426537843"/>
      <w:bookmarkStart w:id="38" w:name="_Toc475106236"/>
      <w:r w:rsidRPr="00A10CA4">
        <w:rPr>
          <w:rFonts w:asciiTheme="minorEastAsia" w:hAnsiTheme="minorEastAsia" w:hint="eastAsia"/>
          <w:color w:val="000000" w:themeColor="text1"/>
        </w:rPr>
        <w:t>符号约定</w:t>
      </w:r>
      <w:bookmarkEnd w:id="37"/>
      <w:bookmarkEnd w:id="38"/>
    </w:p>
    <w:p w14:paraId="4FFBCF75" w14:textId="77777777" w:rsidR="00A1643C" w:rsidRPr="00A10CA4" w:rsidRDefault="00A1643C" w:rsidP="00A1643C">
      <w:pPr>
        <w:ind w:firstLine="480"/>
        <w:rPr>
          <w:rFonts w:asciiTheme="minorEastAsia" w:hAnsiTheme="minorEastAsia"/>
          <w:color w:val="000000" w:themeColor="text1"/>
        </w:rPr>
      </w:pPr>
      <w:r w:rsidRPr="00A10CA4">
        <w:rPr>
          <w:rFonts w:asciiTheme="minorEastAsia" w:hAnsiTheme="minorEastAsia" w:hint="eastAsia"/>
          <w:color w:val="000000" w:themeColor="text1"/>
        </w:rPr>
        <w:t>在定义消息体时，针对数据域的取值，引入如下符号：</w:t>
      </w:r>
    </w:p>
    <w:tbl>
      <w:tblPr>
        <w:tblW w:w="7603"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1350"/>
        <w:gridCol w:w="1260"/>
        <w:gridCol w:w="4993"/>
      </w:tblGrid>
      <w:tr w:rsidR="00A1643C" w:rsidRPr="00A10CA4" w14:paraId="1F303FF9" w14:textId="77777777" w:rsidTr="00A52BF2">
        <w:trPr>
          <w:jc w:val="center"/>
        </w:trPr>
        <w:tc>
          <w:tcPr>
            <w:tcW w:w="2610" w:type="dxa"/>
            <w:gridSpan w:val="2"/>
            <w:tcBorders>
              <w:top w:val="single" w:sz="4" w:space="0" w:color="auto"/>
              <w:left w:val="single" w:sz="8" w:space="0" w:color="auto"/>
              <w:bottom w:val="single" w:sz="4" w:space="0" w:color="auto"/>
              <w:right w:val="single" w:sz="4" w:space="0" w:color="auto"/>
            </w:tcBorders>
            <w:vAlign w:val="center"/>
            <w:hideMark/>
          </w:tcPr>
          <w:p w14:paraId="0A529A24" w14:textId="77777777" w:rsidR="00A1643C" w:rsidRPr="00A10CA4" w:rsidRDefault="00A1643C" w:rsidP="00A52BF2">
            <w:pPr>
              <w:pStyle w:val="MessageTable"/>
              <w:spacing w:line="240" w:lineRule="auto"/>
              <w:jc w:val="center"/>
              <w:rPr>
                <w:rFonts w:asciiTheme="minorEastAsia" w:eastAsiaTheme="minorEastAsia" w:hAnsiTheme="minorEastAsia"/>
                <w:b/>
                <w:color w:val="000000" w:themeColor="text1"/>
                <w:sz w:val="20"/>
              </w:rPr>
            </w:pPr>
            <w:r w:rsidRPr="00A10CA4">
              <w:rPr>
                <w:rFonts w:asciiTheme="minorEastAsia" w:eastAsiaTheme="minorEastAsia" w:hAnsiTheme="minorEastAsia" w:hint="eastAsia"/>
                <w:b/>
                <w:color w:val="000000" w:themeColor="text1"/>
                <w:sz w:val="20"/>
              </w:rPr>
              <w:t>符号</w:t>
            </w:r>
          </w:p>
        </w:tc>
        <w:tc>
          <w:tcPr>
            <w:tcW w:w="4993" w:type="dxa"/>
            <w:tcBorders>
              <w:top w:val="single" w:sz="4" w:space="0" w:color="auto"/>
              <w:left w:val="single" w:sz="4" w:space="0" w:color="auto"/>
              <w:bottom w:val="single" w:sz="4" w:space="0" w:color="auto"/>
              <w:right w:val="single" w:sz="8" w:space="0" w:color="auto"/>
            </w:tcBorders>
            <w:hideMark/>
          </w:tcPr>
          <w:p w14:paraId="1DF01A5E" w14:textId="77777777" w:rsidR="00A1643C" w:rsidRPr="00A10CA4" w:rsidRDefault="00A1643C" w:rsidP="00A52BF2">
            <w:pPr>
              <w:pStyle w:val="MessageTable"/>
              <w:spacing w:line="240" w:lineRule="auto"/>
              <w:jc w:val="center"/>
              <w:rPr>
                <w:rFonts w:asciiTheme="minorEastAsia" w:eastAsiaTheme="minorEastAsia" w:hAnsiTheme="minorEastAsia"/>
                <w:b/>
                <w:color w:val="000000" w:themeColor="text1"/>
                <w:sz w:val="20"/>
              </w:rPr>
            </w:pPr>
            <w:r w:rsidRPr="00A10CA4">
              <w:rPr>
                <w:rFonts w:asciiTheme="minorEastAsia" w:eastAsiaTheme="minorEastAsia" w:hAnsiTheme="minorEastAsia" w:hint="eastAsia"/>
                <w:b/>
                <w:color w:val="000000" w:themeColor="text1"/>
                <w:sz w:val="20"/>
              </w:rPr>
              <w:t>含义</w:t>
            </w:r>
          </w:p>
        </w:tc>
      </w:tr>
      <w:tr w:rsidR="00A1643C" w:rsidRPr="00A10CA4" w14:paraId="432327BA" w14:textId="77777777" w:rsidTr="00A52BF2">
        <w:trPr>
          <w:cantSplit/>
          <w:jc w:val="center"/>
        </w:trPr>
        <w:tc>
          <w:tcPr>
            <w:tcW w:w="1350" w:type="dxa"/>
            <w:vMerge w:val="restart"/>
            <w:tcBorders>
              <w:top w:val="single" w:sz="4" w:space="0" w:color="auto"/>
              <w:left w:val="single" w:sz="8" w:space="0" w:color="auto"/>
              <w:bottom w:val="single" w:sz="8" w:space="0" w:color="auto"/>
              <w:right w:val="single" w:sz="4" w:space="0" w:color="auto"/>
            </w:tcBorders>
            <w:vAlign w:val="center"/>
            <w:hideMark/>
          </w:tcPr>
          <w:p w14:paraId="1912F34C" w14:textId="77777777" w:rsidR="00A1643C" w:rsidRPr="00A10CA4" w:rsidRDefault="00A1643C" w:rsidP="00A52BF2">
            <w:pPr>
              <w:pStyle w:val="MessageTable"/>
              <w:spacing w:line="240" w:lineRule="auto"/>
              <w:jc w:val="center"/>
              <w:rPr>
                <w:rFonts w:asciiTheme="minorEastAsia" w:eastAsiaTheme="minorEastAsia" w:hAnsiTheme="minorEastAsia"/>
                <w:b/>
                <w:color w:val="000000" w:themeColor="text1"/>
                <w:sz w:val="20"/>
              </w:rPr>
            </w:pPr>
            <w:r w:rsidRPr="00A10CA4">
              <w:rPr>
                <w:rFonts w:asciiTheme="minorEastAsia" w:eastAsiaTheme="minorEastAsia" w:hAnsiTheme="minorEastAsia" w:hint="eastAsia"/>
                <w:b/>
                <w:color w:val="000000" w:themeColor="text1"/>
                <w:sz w:val="20"/>
              </w:rPr>
              <w:t>数据域取值符号</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70C7B29"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M</w:t>
            </w:r>
          </w:p>
        </w:tc>
        <w:tc>
          <w:tcPr>
            <w:tcW w:w="4993" w:type="dxa"/>
            <w:tcBorders>
              <w:top w:val="single" w:sz="4" w:space="0" w:color="auto"/>
              <w:left w:val="single" w:sz="4" w:space="0" w:color="auto"/>
              <w:bottom w:val="single" w:sz="4" w:space="0" w:color="auto"/>
              <w:right w:val="single" w:sz="8" w:space="0" w:color="auto"/>
            </w:tcBorders>
            <w:hideMark/>
          </w:tcPr>
          <w:p w14:paraId="04DD917D"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必须填写的域</w:t>
            </w:r>
          </w:p>
        </w:tc>
      </w:tr>
      <w:tr w:rsidR="00A1643C" w:rsidRPr="00A10CA4" w14:paraId="5D5B5452" w14:textId="77777777" w:rsidTr="00A52BF2">
        <w:trPr>
          <w:cantSplit/>
          <w:jc w:val="center"/>
        </w:trPr>
        <w:tc>
          <w:tcPr>
            <w:tcW w:w="1350" w:type="dxa"/>
            <w:vMerge/>
            <w:tcBorders>
              <w:top w:val="single" w:sz="4" w:space="0" w:color="auto"/>
              <w:left w:val="single" w:sz="8" w:space="0" w:color="auto"/>
              <w:bottom w:val="single" w:sz="8" w:space="0" w:color="auto"/>
              <w:right w:val="single" w:sz="4" w:space="0" w:color="auto"/>
            </w:tcBorders>
            <w:vAlign w:val="center"/>
          </w:tcPr>
          <w:p w14:paraId="36B7D0B4" w14:textId="77777777" w:rsidR="00A1643C" w:rsidRPr="00A10CA4" w:rsidRDefault="00A1643C" w:rsidP="00A52BF2">
            <w:pPr>
              <w:pStyle w:val="MessageTable"/>
              <w:spacing w:line="240" w:lineRule="auto"/>
              <w:jc w:val="center"/>
              <w:rPr>
                <w:rFonts w:asciiTheme="minorEastAsia" w:eastAsiaTheme="minorEastAsia" w:hAnsiTheme="minorEastAsia"/>
                <w:b/>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44CE63D4"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C</w:t>
            </w:r>
          </w:p>
        </w:tc>
        <w:tc>
          <w:tcPr>
            <w:tcW w:w="4993" w:type="dxa"/>
            <w:tcBorders>
              <w:top w:val="single" w:sz="4" w:space="0" w:color="auto"/>
              <w:left w:val="single" w:sz="4" w:space="0" w:color="auto"/>
              <w:bottom w:val="single" w:sz="4" w:space="0" w:color="auto"/>
              <w:right w:val="single" w:sz="8" w:space="0" w:color="auto"/>
            </w:tcBorders>
          </w:tcPr>
          <w:p w14:paraId="3CD89F12"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某条件成立时必须填写的域</w:t>
            </w:r>
          </w:p>
        </w:tc>
      </w:tr>
      <w:tr w:rsidR="00A1643C" w:rsidRPr="00A10CA4" w14:paraId="7EE7AA3D" w14:textId="77777777" w:rsidTr="00A52BF2">
        <w:trPr>
          <w:cantSplit/>
          <w:jc w:val="center"/>
        </w:trPr>
        <w:tc>
          <w:tcPr>
            <w:tcW w:w="1350" w:type="dxa"/>
            <w:vMerge/>
            <w:tcBorders>
              <w:top w:val="single" w:sz="4" w:space="0" w:color="auto"/>
              <w:left w:val="single" w:sz="8" w:space="0" w:color="auto"/>
              <w:bottom w:val="single" w:sz="8" w:space="0" w:color="auto"/>
              <w:right w:val="single" w:sz="4" w:space="0" w:color="auto"/>
            </w:tcBorders>
            <w:vAlign w:val="center"/>
          </w:tcPr>
          <w:p w14:paraId="13BEC561" w14:textId="77777777" w:rsidR="00A1643C" w:rsidRPr="00A10CA4" w:rsidRDefault="00A1643C" w:rsidP="00A52BF2">
            <w:pPr>
              <w:pStyle w:val="MessageTable"/>
              <w:spacing w:line="240" w:lineRule="auto"/>
              <w:jc w:val="center"/>
              <w:rPr>
                <w:rFonts w:asciiTheme="minorEastAsia" w:eastAsiaTheme="minorEastAsia" w:hAnsiTheme="minorEastAsia"/>
                <w:b/>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18A6C9D2"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O</w:t>
            </w:r>
          </w:p>
        </w:tc>
        <w:tc>
          <w:tcPr>
            <w:tcW w:w="4993" w:type="dxa"/>
            <w:tcBorders>
              <w:top w:val="single" w:sz="4" w:space="0" w:color="auto"/>
              <w:left w:val="single" w:sz="4" w:space="0" w:color="auto"/>
              <w:bottom w:val="single" w:sz="4" w:space="0" w:color="auto"/>
              <w:right w:val="single" w:sz="8" w:space="0" w:color="auto"/>
            </w:tcBorders>
          </w:tcPr>
          <w:p w14:paraId="51993DE0"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可选，非必须填写的域</w:t>
            </w:r>
          </w:p>
        </w:tc>
      </w:tr>
      <w:tr w:rsidR="00A1643C" w:rsidRPr="00A10CA4" w14:paraId="4F1DC716" w14:textId="77777777" w:rsidTr="00A52BF2">
        <w:trPr>
          <w:cantSplit/>
          <w:jc w:val="center"/>
        </w:trPr>
        <w:tc>
          <w:tcPr>
            <w:tcW w:w="1350" w:type="dxa"/>
            <w:vMerge/>
            <w:tcBorders>
              <w:top w:val="single" w:sz="4" w:space="0" w:color="auto"/>
              <w:left w:val="single" w:sz="8" w:space="0" w:color="auto"/>
              <w:bottom w:val="single" w:sz="8" w:space="0" w:color="auto"/>
              <w:right w:val="single" w:sz="4" w:space="0" w:color="auto"/>
            </w:tcBorders>
            <w:vAlign w:val="center"/>
          </w:tcPr>
          <w:p w14:paraId="187AEDA2" w14:textId="77777777" w:rsidR="00A1643C" w:rsidRPr="00A10CA4" w:rsidRDefault="00A1643C" w:rsidP="00A52BF2">
            <w:pPr>
              <w:pStyle w:val="MessageTable"/>
              <w:spacing w:line="240" w:lineRule="auto"/>
              <w:jc w:val="center"/>
              <w:rPr>
                <w:rFonts w:asciiTheme="minorEastAsia" w:eastAsiaTheme="minorEastAsia" w:hAnsiTheme="minorEastAsia"/>
                <w:b/>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EFB22EA"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highlight w:val="lightGray"/>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4377344A"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必须与先前报文中对应域的值相同的域</w:t>
            </w:r>
          </w:p>
        </w:tc>
      </w:tr>
      <w:tr w:rsidR="00A1643C" w:rsidRPr="00A10CA4" w14:paraId="4D8C4B93" w14:textId="77777777" w:rsidTr="00A52BF2">
        <w:trPr>
          <w:cantSplit/>
          <w:jc w:val="center"/>
        </w:trPr>
        <w:tc>
          <w:tcPr>
            <w:tcW w:w="1350" w:type="dxa"/>
            <w:vMerge/>
            <w:tcBorders>
              <w:top w:val="single" w:sz="4" w:space="0" w:color="auto"/>
              <w:left w:val="single" w:sz="8" w:space="0" w:color="auto"/>
              <w:bottom w:val="single" w:sz="8" w:space="0" w:color="auto"/>
              <w:right w:val="single" w:sz="4" w:space="0" w:color="auto"/>
            </w:tcBorders>
            <w:vAlign w:val="center"/>
          </w:tcPr>
          <w:p w14:paraId="446B666B" w14:textId="77777777" w:rsidR="00A1643C" w:rsidRPr="00A10CA4" w:rsidRDefault="00A1643C" w:rsidP="00A52BF2">
            <w:pPr>
              <w:pStyle w:val="MessageTable"/>
              <w:spacing w:line="240" w:lineRule="auto"/>
              <w:jc w:val="center"/>
              <w:rPr>
                <w:rFonts w:asciiTheme="minorEastAsia" w:eastAsiaTheme="minorEastAsia" w:hAnsiTheme="minorEastAsia"/>
                <w:b/>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6744DF06"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582CE64F"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必须去除的域</w:t>
            </w:r>
          </w:p>
        </w:tc>
      </w:tr>
      <w:tr w:rsidR="00A1643C" w:rsidRPr="00A10CA4" w14:paraId="648F4591" w14:textId="77777777" w:rsidTr="00A52BF2">
        <w:trPr>
          <w:cantSplit/>
          <w:jc w:val="center"/>
        </w:trPr>
        <w:tc>
          <w:tcPr>
            <w:tcW w:w="1350" w:type="dxa"/>
            <w:vMerge w:val="restart"/>
            <w:tcBorders>
              <w:top w:val="single" w:sz="4" w:space="0" w:color="auto"/>
              <w:left w:val="single" w:sz="8" w:space="0" w:color="auto"/>
              <w:right w:val="single" w:sz="4" w:space="0" w:color="auto"/>
            </w:tcBorders>
            <w:vAlign w:val="center"/>
          </w:tcPr>
          <w:p w14:paraId="1A3C2F4E" w14:textId="77777777" w:rsidR="00A1643C" w:rsidRPr="00A10CA4" w:rsidRDefault="00A1643C" w:rsidP="00A52BF2">
            <w:pPr>
              <w:widowControl/>
              <w:spacing w:line="240" w:lineRule="auto"/>
              <w:ind w:firstLineChars="0" w:firstLine="0"/>
              <w:jc w:val="center"/>
              <w:rPr>
                <w:rFonts w:asciiTheme="minorEastAsia" w:hAnsiTheme="minorEastAsia"/>
                <w:b/>
                <w:color w:val="000000" w:themeColor="text1"/>
                <w:kern w:val="0"/>
                <w:sz w:val="20"/>
                <w:szCs w:val="24"/>
              </w:rPr>
            </w:pPr>
            <w:r w:rsidRPr="00A10CA4">
              <w:rPr>
                <w:rFonts w:asciiTheme="minorEastAsia" w:hAnsiTheme="minorEastAsia" w:hint="eastAsia"/>
                <w:b/>
                <w:color w:val="000000" w:themeColor="text1"/>
                <w:sz w:val="20"/>
              </w:rPr>
              <w:t>数据域属性符号</w:t>
            </w:r>
          </w:p>
        </w:tc>
        <w:tc>
          <w:tcPr>
            <w:tcW w:w="1260" w:type="dxa"/>
            <w:tcBorders>
              <w:top w:val="single" w:sz="4" w:space="0" w:color="auto"/>
              <w:left w:val="single" w:sz="4" w:space="0" w:color="auto"/>
              <w:bottom w:val="single" w:sz="4" w:space="0" w:color="auto"/>
              <w:right w:val="single" w:sz="4" w:space="0" w:color="auto"/>
            </w:tcBorders>
            <w:vAlign w:val="center"/>
          </w:tcPr>
          <w:p w14:paraId="11EF8234"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p>
        </w:tc>
        <w:tc>
          <w:tcPr>
            <w:tcW w:w="4993" w:type="dxa"/>
            <w:tcBorders>
              <w:top w:val="single" w:sz="4" w:space="0" w:color="auto"/>
              <w:left w:val="single" w:sz="4" w:space="0" w:color="auto"/>
              <w:bottom w:val="single" w:sz="4" w:space="0" w:color="auto"/>
              <w:right w:val="single" w:sz="8" w:space="0" w:color="auto"/>
            </w:tcBorders>
          </w:tcPr>
          <w:p w14:paraId="2C62C794"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基本数据域</w:t>
            </w:r>
          </w:p>
        </w:tc>
      </w:tr>
      <w:tr w:rsidR="00A1643C" w:rsidRPr="00A10CA4" w14:paraId="0B20BA0A" w14:textId="77777777" w:rsidTr="00A52BF2">
        <w:trPr>
          <w:cantSplit/>
          <w:jc w:val="center"/>
        </w:trPr>
        <w:tc>
          <w:tcPr>
            <w:tcW w:w="1350" w:type="dxa"/>
            <w:vMerge/>
            <w:tcBorders>
              <w:top w:val="single" w:sz="4" w:space="0" w:color="auto"/>
              <w:left w:val="single" w:sz="8" w:space="0" w:color="auto"/>
              <w:right w:val="single" w:sz="4" w:space="0" w:color="auto"/>
            </w:tcBorders>
            <w:vAlign w:val="center"/>
          </w:tcPr>
          <w:p w14:paraId="676CAC7B" w14:textId="77777777" w:rsidR="00A1643C" w:rsidRPr="00A10CA4" w:rsidRDefault="00A1643C" w:rsidP="00A52BF2">
            <w:pPr>
              <w:widowControl/>
              <w:spacing w:line="240" w:lineRule="auto"/>
              <w:ind w:firstLineChars="0" w:firstLine="0"/>
              <w:jc w:val="left"/>
              <w:rPr>
                <w:rFonts w:asciiTheme="minorEastAsia" w:hAnsiTheme="minorEastAsia"/>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4F21DE99"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61656D58"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标识为消息组件名称数据域</w:t>
            </w:r>
          </w:p>
        </w:tc>
      </w:tr>
      <w:tr w:rsidR="00A1643C" w:rsidRPr="00A10CA4" w14:paraId="079F5A8D" w14:textId="77777777" w:rsidTr="00A52BF2">
        <w:trPr>
          <w:cantSplit/>
          <w:jc w:val="center"/>
        </w:trPr>
        <w:tc>
          <w:tcPr>
            <w:tcW w:w="1350" w:type="dxa"/>
            <w:vMerge/>
            <w:tcBorders>
              <w:left w:val="single" w:sz="8" w:space="0" w:color="auto"/>
              <w:right w:val="single" w:sz="4" w:space="0" w:color="auto"/>
            </w:tcBorders>
            <w:vAlign w:val="center"/>
          </w:tcPr>
          <w:p w14:paraId="018DC8C9" w14:textId="77777777" w:rsidR="00A1643C" w:rsidRPr="00A10CA4" w:rsidRDefault="00A1643C" w:rsidP="00A52BF2">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14:paraId="375C6E82"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70084080"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标识为消息组件中重复的数据域</w:t>
            </w:r>
          </w:p>
        </w:tc>
      </w:tr>
      <w:tr w:rsidR="00A1643C" w:rsidRPr="00A10CA4" w14:paraId="1F1E6DCD" w14:textId="77777777" w:rsidTr="00A52BF2">
        <w:trPr>
          <w:cantSplit/>
          <w:jc w:val="center"/>
        </w:trPr>
        <w:tc>
          <w:tcPr>
            <w:tcW w:w="1350" w:type="dxa"/>
            <w:vMerge/>
            <w:tcBorders>
              <w:left w:val="single" w:sz="8" w:space="0" w:color="auto"/>
              <w:right w:val="single" w:sz="4" w:space="0" w:color="auto"/>
            </w:tcBorders>
            <w:vAlign w:val="center"/>
          </w:tcPr>
          <w:p w14:paraId="07618401" w14:textId="77777777" w:rsidR="00A1643C" w:rsidRPr="00A10CA4" w:rsidRDefault="00A1643C" w:rsidP="00A52BF2">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14:paraId="4311D75B"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1E7F925B"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标识为消息组件中包含的基础数据域</w:t>
            </w:r>
          </w:p>
        </w:tc>
      </w:tr>
      <w:tr w:rsidR="00A1643C" w:rsidRPr="00A10CA4" w14:paraId="03D2E59A" w14:textId="77777777" w:rsidTr="00A52BF2">
        <w:trPr>
          <w:cantSplit/>
          <w:trHeight w:val="241"/>
          <w:jc w:val="center"/>
        </w:trPr>
        <w:tc>
          <w:tcPr>
            <w:tcW w:w="1350" w:type="dxa"/>
            <w:vMerge/>
            <w:tcBorders>
              <w:left w:val="single" w:sz="8" w:space="0" w:color="auto"/>
              <w:right w:val="single" w:sz="4" w:space="0" w:color="auto"/>
            </w:tcBorders>
            <w:vAlign w:val="center"/>
          </w:tcPr>
          <w:p w14:paraId="6D67028C" w14:textId="77777777" w:rsidR="00A1643C" w:rsidRPr="00A10CA4" w:rsidRDefault="00A1643C" w:rsidP="00A52BF2">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14:paraId="23D9B417"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71DE9A50"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标识为消息组件中的子消息组件</w:t>
            </w:r>
          </w:p>
        </w:tc>
      </w:tr>
      <w:tr w:rsidR="00A1643C" w:rsidRPr="00A10CA4" w14:paraId="37DA1B05" w14:textId="77777777" w:rsidTr="00A52BF2">
        <w:trPr>
          <w:cantSplit/>
          <w:jc w:val="center"/>
        </w:trPr>
        <w:tc>
          <w:tcPr>
            <w:tcW w:w="1350" w:type="dxa"/>
            <w:vMerge/>
            <w:tcBorders>
              <w:left w:val="single" w:sz="8" w:space="0" w:color="auto"/>
              <w:right w:val="single" w:sz="4" w:space="0" w:color="auto"/>
            </w:tcBorders>
            <w:vAlign w:val="center"/>
          </w:tcPr>
          <w:p w14:paraId="4CBF0635" w14:textId="77777777" w:rsidR="00A1643C" w:rsidRPr="00A10CA4" w:rsidRDefault="00A1643C" w:rsidP="00A52BF2">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14:paraId="575E011C"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4C5D718D"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标识为子消息组件中重复的数据域块</w:t>
            </w:r>
          </w:p>
        </w:tc>
      </w:tr>
      <w:tr w:rsidR="00A1643C" w:rsidRPr="00A10CA4" w14:paraId="09882C32" w14:textId="77777777" w:rsidTr="00A52BF2">
        <w:trPr>
          <w:cantSplit/>
          <w:jc w:val="center"/>
        </w:trPr>
        <w:tc>
          <w:tcPr>
            <w:tcW w:w="1350" w:type="dxa"/>
            <w:vMerge/>
            <w:tcBorders>
              <w:left w:val="single" w:sz="8" w:space="0" w:color="auto"/>
              <w:right w:val="single" w:sz="4" w:space="0" w:color="auto"/>
            </w:tcBorders>
            <w:vAlign w:val="center"/>
          </w:tcPr>
          <w:p w14:paraId="454B5EC4" w14:textId="77777777" w:rsidR="00A1643C" w:rsidRPr="00A10CA4" w:rsidRDefault="00A1643C" w:rsidP="00A52BF2">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14:paraId="777F57C5" w14:textId="77777777" w:rsidR="00A1643C" w:rsidRPr="00A10CA4" w:rsidRDefault="00A1643C" w:rsidP="00A52BF2">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14:paraId="6B572736" w14:textId="77777777" w:rsidR="00A1643C" w:rsidRPr="00A10CA4" w:rsidRDefault="00A1643C" w:rsidP="00A52BF2">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标识为子消息组件中包含的基础数据域</w:t>
            </w:r>
          </w:p>
        </w:tc>
      </w:tr>
    </w:tbl>
    <w:p w14:paraId="48142B18" w14:textId="77777777" w:rsidR="00A1643C" w:rsidRDefault="00A1643C" w:rsidP="00A1643C">
      <w:pPr>
        <w:pStyle w:val="3"/>
        <w:numPr>
          <w:ilvl w:val="2"/>
          <w:numId w:val="4"/>
        </w:numPr>
        <w:ind w:left="0" w:firstLineChars="0" w:firstLine="0"/>
        <w:rPr>
          <w:rFonts w:asciiTheme="minorEastAsia" w:hAnsiTheme="minorEastAsia"/>
          <w:color w:val="000000" w:themeColor="text1"/>
        </w:rPr>
      </w:pPr>
      <w:bookmarkStart w:id="39" w:name="_Toc426537844"/>
      <w:bookmarkStart w:id="40" w:name="_Toc475106237"/>
      <w:r>
        <w:rPr>
          <w:rFonts w:asciiTheme="minorEastAsia" w:hAnsiTheme="minorEastAsia" w:hint="eastAsia"/>
          <w:color w:val="000000" w:themeColor="text1"/>
        </w:rPr>
        <w:t>转义规则</w:t>
      </w:r>
      <w:bookmarkEnd w:id="39"/>
      <w:bookmarkEnd w:id="40"/>
    </w:p>
    <w:p w14:paraId="48C602A6" w14:textId="77777777" w:rsidR="00A1643C" w:rsidRPr="00DE53E1" w:rsidRDefault="00A1643C" w:rsidP="00A1643C">
      <w:pPr>
        <w:ind w:firstLine="480"/>
      </w:pPr>
      <w:r>
        <w:rPr>
          <w:rFonts w:hint="eastAsia"/>
        </w:rPr>
        <w:t>在部分报文中，若出现如下特殊字符，需进行转义处理。</w:t>
      </w:r>
      <w:r w:rsidRPr="00DE53E1">
        <w:rPr>
          <w:rFonts w:hint="eastAsia"/>
        </w:rPr>
        <w:t>需要转义的字符及转规则如下表所示：</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1679"/>
        <w:gridCol w:w="3510"/>
      </w:tblGrid>
      <w:tr w:rsidR="00A1643C" w14:paraId="757782C1" w14:textId="77777777" w:rsidTr="00A52BF2">
        <w:tc>
          <w:tcPr>
            <w:tcW w:w="1601" w:type="dxa"/>
            <w:tcBorders>
              <w:top w:val="single" w:sz="4" w:space="0" w:color="auto"/>
              <w:left w:val="single" w:sz="4" w:space="0" w:color="auto"/>
              <w:bottom w:val="single" w:sz="4" w:space="0" w:color="auto"/>
              <w:right w:val="single" w:sz="4" w:space="0" w:color="auto"/>
            </w:tcBorders>
            <w:shd w:val="clear" w:color="auto" w:fill="F2F2F2"/>
            <w:hideMark/>
          </w:tcPr>
          <w:p w14:paraId="6F60665B" w14:textId="77777777" w:rsidR="00A1643C" w:rsidRPr="00DE53E1" w:rsidRDefault="00A1643C" w:rsidP="001643FA">
            <w:pPr>
              <w:ind w:firstLine="482"/>
              <w:rPr>
                <w:rFonts w:asciiTheme="minorEastAsia" w:hAnsiTheme="minorEastAsia"/>
                <w:b/>
              </w:rPr>
            </w:pPr>
            <w:r w:rsidRPr="00DE53E1">
              <w:rPr>
                <w:rFonts w:asciiTheme="minorEastAsia" w:hAnsiTheme="minorEastAsia" w:hint="eastAsia"/>
                <w:b/>
              </w:rPr>
              <w:t>转换前</w:t>
            </w:r>
          </w:p>
        </w:tc>
        <w:tc>
          <w:tcPr>
            <w:tcW w:w="1679" w:type="dxa"/>
            <w:tcBorders>
              <w:top w:val="single" w:sz="4" w:space="0" w:color="auto"/>
              <w:left w:val="single" w:sz="4" w:space="0" w:color="auto"/>
              <w:bottom w:val="single" w:sz="4" w:space="0" w:color="auto"/>
              <w:right w:val="single" w:sz="4" w:space="0" w:color="auto"/>
            </w:tcBorders>
            <w:shd w:val="clear" w:color="auto" w:fill="F2F2F2"/>
            <w:hideMark/>
          </w:tcPr>
          <w:p w14:paraId="604398E8" w14:textId="77777777" w:rsidR="00A1643C" w:rsidRPr="00DE53E1" w:rsidRDefault="00A1643C" w:rsidP="001643FA">
            <w:pPr>
              <w:ind w:firstLine="482"/>
              <w:rPr>
                <w:rFonts w:asciiTheme="minorEastAsia" w:hAnsiTheme="minorEastAsia"/>
                <w:b/>
              </w:rPr>
            </w:pPr>
            <w:r w:rsidRPr="00DE53E1">
              <w:rPr>
                <w:rFonts w:asciiTheme="minorEastAsia" w:hAnsiTheme="minorEastAsia" w:hint="eastAsia"/>
                <w:b/>
              </w:rPr>
              <w:t>转换后</w:t>
            </w:r>
          </w:p>
        </w:tc>
        <w:tc>
          <w:tcPr>
            <w:tcW w:w="3510" w:type="dxa"/>
            <w:tcBorders>
              <w:top w:val="single" w:sz="4" w:space="0" w:color="auto"/>
              <w:left w:val="single" w:sz="4" w:space="0" w:color="auto"/>
              <w:bottom w:val="single" w:sz="4" w:space="0" w:color="auto"/>
              <w:right w:val="single" w:sz="4" w:space="0" w:color="auto"/>
            </w:tcBorders>
            <w:shd w:val="clear" w:color="auto" w:fill="F2F2F2"/>
            <w:hideMark/>
          </w:tcPr>
          <w:p w14:paraId="1C4DF332" w14:textId="77777777" w:rsidR="00A1643C" w:rsidRPr="00DE53E1" w:rsidRDefault="00A1643C" w:rsidP="001643FA">
            <w:pPr>
              <w:ind w:firstLineChars="82" w:firstLine="198"/>
              <w:rPr>
                <w:rFonts w:asciiTheme="minorEastAsia" w:hAnsiTheme="minorEastAsia"/>
                <w:b/>
              </w:rPr>
            </w:pPr>
            <w:r w:rsidRPr="00DE53E1">
              <w:rPr>
                <w:rFonts w:asciiTheme="minorEastAsia" w:hAnsiTheme="minorEastAsia" w:hint="eastAsia"/>
                <w:b/>
              </w:rPr>
              <w:t>备注</w:t>
            </w:r>
          </w:p>
        </w:tc>
      </w:tr>
      <w:tr w:rsidR="00A1643C" w14:paraId="4BFFC54B" w14:textId="77777777" w:rsidTr="00A52BF2">
        <w:tc>
          <w:tcPr>
            <w:tcW w:w="1601" w:type="dxa"/>
            <w:tcBorders>
              <w:top w:val="single" w:sz="4" w:space="0" w:color="auto"/>
              <w:left w:val="single" w:sz="4" w:space="0" w:color="auto"/>
              <w:bottom w:val="single" w:sz="4" w:space="0" w:color="auto"/>
              <w:right w:val="single" w:sz="4" w:space="0" w:color="auto"/>
            </w:tcBorders>
          </w:tcPr>
          <w:p w14:paraId="04E00BCB" w14:textId="77777777" w:rsidR="00A1643C" w:rsidRPr="00DE53E1" w:rsidRDefault="00A1643C" w:rsidP="00A52BF2">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14:paraId="223130F5" w14:textId="77777777" w:rsidR="00A1643C" w:rsidRPr="00DE53E1" w:rsidRDefault="00A1643C" w:rsidP="00A52BF2">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542FE20C" w14:textId="77777777" w:rsidR="00A1643C" w:rsidRPr="00DE53E1" w:rsidRDefault="00A1643C" w:rsidP="00A52BF2">
            <w:pPr>
              <w:ind w:firstLineChars="0" w:firstLine="0"/>
              <w:jc w:val="left"/>
              <w:rPr>
                <w:rFonts w:asciiTheme="minorEastAsia" w:hAnsiTheme="minorEastAsia"/>
              </w:rPr>
            </w:pPr>
          </w:p>
        </w:tc>
      </w:tr>
      <w:tr w:rsidR="00A1643C" w14:paraId="3D0DF26E" w14:textId="77777777" w:rsidTr="00A52BF2">
        <w:tc>
          <w:tcPr>
            <w:tcW w:w="1601" w:type="dxa"/>
            <w:tcBorders>
              <w:top w:val="single" w:sz="4" w:space="0" w:color="auto"/>
              <w:left w:val="single" w:sz="4" w:space="0" w:color="auto"/>
              <w:bottom w:val="single" w:sz="4" w:space="0" w:color="auto"/>
              <w:right w:val="single" w:sz="4" w:space="0" w:color="auto"/>
            </w:tcBorders>
          </w:tcPr>
          <w:p w14:paraId="2E40AD68"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14:paraId="02493C7C"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4EA22262" w14:textId="77777777" w:rsidR="00A1643C" w:rsidRPr="00DE53E1" w:rsidRDefault="00A1643C" w:rsidP="00A52BF2">
            <w:pPr>
              <w:ind w:firstLineChars="0" w:firstLine="0"/>
              <w:jc w:val="left"/>
              <w:rPr>
                <w:rFonts w:asciiTheme="minorEastAsia" w:hAnsiTheme="minorEastAsia"/>
              </w:rPr>
            </w:pPr>
          </w:p>
        </w:tc>
      </w:tr>
      <w:tr w:rsidR="00A1643C" w14:paraId="6FF9E4FF" w14:textId="77777777" w:rsidTr="00A52BF2">
        <w:tc>
          <w:tcPr>
            <w:tcW w:w="1601" w:type="dxa"/>
            <w:tcBorders>
              <w:top w:val="single" w:sz="4" w:space="0" w:color="auto"/>
              <w:left w:val="single" w:sz="4" w:space="0" w:color="auto"/>
              <w:bottom w:val="single" w:sz="4" w:space="0" w:color="auto"/>
              <w:right w:val="single" w:sz="4" w:space="0" w:color="auto"/>
            </w:tcBorders>
          </w:tcPr>
          <w:p w14:paraId="5B1A34DC"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14:paraId="176AC007"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755599CB" w14:textId="77777777" w:rsidR="00A1643C" w:rsidRPr="00DE53E1" w:rsidRDefault="00A1643C" w:rsidP="00A52BF2">
            <w:pPr>
              <w:ind w:firstLineChars="0" w:firstLine="0"/>
              <w:jc w:val="left"/>
              <w:rPr>
                <w:rFonts w:asciiTheme="minorEastAsia" w:hAnsiTheme="minorEastAsia"/>
              </w:rPr>
            </w:pPr>
          </w:p>
        </w:tc>
      </w:tr>
      <w:tr w:rsidR="00A1643C" w14:paraId="4E3617BF" w14:textId="77777777" w:rsidTr="00A52BF2">
        <w:tc>
          <w:tcPr>
            <w:tcW w:w="1601" w:type="dxa"/>
            <w:tcBorders>
              <w:top w:val="single" w:sz="4" w:space="0" w:color="auto"/>
              <w:left w:val="single" w:sz="4" w:space="0" w:color="auto"/>
              <w:bottom w:val="single" w:sz="4" w:space="0" w:color="auto"/>
              <w:right w:val="single" w:sz="4" w:space="0" w:color="auto"/>
            </w:tcBorders>
          </w:tcPr>
          <w:p w14:paraId="60D30C56"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14:paraId="1B8D2945"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1174F05F" w14:textId="77777777" w:rsidR="00A1643C" w:rsidRPr="00DE53E1" w:rsidRDefault="00A1643C" w:rsidP="00A52BF2">
            <w:pPr>
              <w:ind w:firstLineChars="0" w:firstLine="0"/>
              <w:jc w:val="left"/>
              <w:rPr>
                <w:rFonts w:asciiTheme="minorEastAsia" w:hAnsiTheme="minorEastAsia"/>
              </w:rPr>
            </w:pPr>
          </w:p>
        </w:tc>
      </w:tr>
      <w:tr w:rsidR="00A1643C" w14:paraId="1E66ACA9" w14:textId="77777777" w:rsidTr="00A52BF2">
        <w:tc>
          <w:tcPr>
            <w:tcW w:w="1601" w:type="dxa"/>
            <w:tcBorders>
              <w:top w:val="single" w:sz="4" w:space="0" w:color="auto"/>
              <w:left w:val="single" w:sz="4" w:space="0" w:color="auto"/>
              <w:bottom w:val="single" w:sz="4" w:space="0" w:color="auto"/>
              <w:right w:val="single" w:sz="4" w:space="0" w:color="auto"/>
            </w:tcBorders>
          </w:tcPr>
          <w:p w14:paraId="0C39CCD0"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14:paraId="2072F38C"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74F60D3C" w14:textId="77777777" w:rsidR="00A1643C" w:rsidRPr="00DE53E1" w:rsidRDefault="00A1643C" w:rsidP="00A52BF2">
            <w:pPr>
              <w:ind w:firstLineChars="0" w:firstLine="0"/>
              <w:jc w:val="left"/>
              <w:rPr>
                <w:rFonts w:asciiTheme="minorEastAsia" w:hAnsiTheme="minorEastAsia"/>
              </w:rPr>
            </w:pPr>
          </w:p>
        </w:tc>
      </w:tr>
      <w:tr w:rsidR="00A1643C" w14:paraId="1668ECFB" w14:textId="77777777" w:rsidTr="00A52BF2">
        <w:tc>
          <w:tcPr>
            <w:tcW w:w="1601" w:type="dxa"/>
            <w:tcBorders>
              <w:top w:val="single" w:sz="4" w:space="0" w:color="auto"/>
              <w:left w:val="single" w:sz="4" w:space="0" w:color="auto"/>
              <w:bottom w:val="single" w:sz="4" w:space="0" w:color="auto"/>
              <w:right w:val="single" w:sz="4" w:space="0" w:color="auto"/>
            </w:tcBorders>
          </w:tcPr>
          <w:p w14:paraId="63FA9E98"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14:paraId="20A306D6" w14:textId="77777777" w:rsidR="00A1643C" w:rsidRDefault="00A1643C" w:rsidP="00A52BF2">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2949FC83" w14:textId="77777777" w:rsidR="00A1643C" w:rsidRPr="00DE53E1" w:rsidRDefault="00A1643C" w:rsidP="00A52BF2">
            <w:pPr>
              <w:ind w:firstLineChars="0" w:firstLine="0"/>
              <w:jc w:val="left"/>
              <w:rPr>
                <w:rFonts w:asciiTheme="minorEastAsia" w:hAnsiTheme="minorEastAsia"/>
              </w:rPr>
            </w:pPr>
          </w:p>
        </w:tc>
      </w:tr>
      <w:tr w:rsidR="00A1643C" w:rsidRPr="00DE53E1" w14:paraId="7F07A83E" w14:textId="77777777" w:rsidTr="00A52BF2">
        <w:tc>
          <w:tcPr>
            <w:tcW w:w="1601" w:type="dxa"/>
            <w:tcBorders>
              <w:top w:val="single" w:sz="4" w:space="0" w:color="auto"/>
              <w:left w:val="single" w:sz="4" w:space="0" w:color="auto"/>
              <w:bottom w:val="single" w:sz="4" w:space="0" w:color="auto"/>
              <w:right w:val="single" w:sz="4" w:space="0" w:color="auto"/>
            </w:tcBorders>
            <w:hideMark/>
          </w:tcPr>
          <w:p w14:paraId="52582649" w14:textId="77777777" w:rsidR="00A1643C" w:rsidRPr="00DE53E1" w:rsidRDefault="00A1643C" w:rsidP="00A52BF2">
            <w:pPr>
              <w:ind w:firstLine="480"/>
              <w:rPr>
                <w:rFonts w:asciiTheme="minorEastAsia" w:hAnsiTheme="minorEastAsia"/>
              </w:rPr>
            </w:pPr>
            <w:r w:rsidRPr="00DE53E1">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hideMark/>
          </w:tcPr>
          <w:p w14:paraId="1AC194D7" w14:textId="77777777" w:rsidR="00A1643C" w:rsidRPr="00DE53E1" w:rsidRDefault="00A1643C" w:rsidP="00A52BF2">
            <w:pPr>
              <w:ind w:firstLine="480"/>
              <w:rPr>
                <w:rFonts w:asciiTheme="minorEastAsia" w:hAnsiTheme="minorEastAsia"/>
              </w:rPr>
            </w:pPr>
            <w:r w:rsidRPr="00DE53E1">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14:paraId="0F77B92D" w14:textId="77777777" w:rsidR="00A1643C" w:rsidRPr="00DE53E1" w:rsidRDefault="00A1643C" w:rsidP="00A52BF2">
            <w:pPr>
              <w:ind w:firstLineChars="0" w:firstLine="0"/>
              <w:jc w:val="left"/>
              <w:rPr>
                <w:rFonts w:asciiTheme="minorEastAsia" w:hAnsiTheme="minorEastAsia"/>
              </w:rPr>
            </w:pPr>
          </w:p>
        </w:tc>
      </w:tr>
    </w:tbl>
    <w:p w14:paraId="63CE5BDD" w14:textId="77777777" w:rsidR="00DF6EF9" w:rsidRPr="00C907BC" w:rsidRDefault="00DF6EF9" w:rsidP="00123CA2">
      <w:pPr>
        <w:ind w:firstLine="480"/>
      </w:pPr>
    </w:p>
    <w:p w14:paraId="7EA72B89" w14:textId="77777777" w:rsidR="00A0009D" w:rsidRDefault="00A0009D" w:rsidP="00A0009D">
      <w:pPr>
        <w:pStyle w:val="2"/>
        <w:numPr>
          <w:ilvl w:val="1"/>
          <w:numId w:val="4"/>
        </w:numPr>
        <w:ind w:left="0" w:firstLineChars="0" w:firstLine="0"/>
      </w:pPr>
      <w:bookmarkStart w:id="41" w:name="_Toc475106238"/>
      <w:r>
        <w:rPr>
          <w:rFonts w:hint="eastAsia"/>
        </w:rPr>
        <w:t>认证</w:t>
      </w:r>
      <w:r w:rsidR="00046877">
        <w:rPr>
          <w:rFonts w:hint="eastAsia"/>
        </w:rPr>
        <w:t>类</w:t>
      </w:r>
      <w:r>
        <w:rPr>
          <w:rFonts w:hint="eastAsia"/>
        </w:rPr>
        <w:t>交易</w:t>
      </w:r>
      <w:bookmarkEnd w:id="41"/>
    </w:p>
    <w:p w14:paraId="6E3E2971" w14:textId="77777777" w:rsidR="00A0009D" w:rsidRDefault="00A0009D" w:rsidP="00A0009D">
      <w:pPr>
        <w:pStyle w:val="3"/>
        <w:numPr>
          <w:ilvl w:val="2"/>
          <w:numId w:val="4"/>
        </w:numPr>
        <w:ind w:left="0" w:firstLineChars="0" w:firstLine="0"/>
      </w:pPr>
      <w:bookmarkStart w:id="42" w:name="_Toc475106239"/>
      <w:r>
        <w:rPr>
          <w:rFonts w:hint="eastAsia"/>
        </w:rPr>
        <w:t>交易员认证</w:t>
      </w:r>
      <w:bookmarkEnd w:id="42"/>
    </w:p>
    <w:p w14:paraId="61C8CBDC" w14:textId="74604B47" w:rsidR="00A0009D" w:rsidRDefault="00A0009D" w:rsidP="00A0009D">
      <w:pPr>
        <w:pStyle w:val="4"/>
        <w:numPr>
          <w:ilvl w:val="3"/>
          <w:numId w:val="4"/>
        </w:numPr>
        <w:ind w:left="0" w:firstLineChars="0" w:firstLine="0"/>
      </w:pPr>
      <w:r w:rsidRPr="009557AF">
        <w:rPr>
          <w:rFonts w:hint="eastAsia"/>
        </w:rPr>
        <w:t>交易员登录请求及应答</w:t>
      </w:r>
    </w:p>
    <w:p w14:paraId="6F41A1D8" w14:textId="77777777" w:rsidR="00BF29CF" w:rsidRDefault="00BF29CF" w:rsidP="001643FA">
      <w:pPr>
        <w:ind w:firstLine="482"/>
      </w:pPr>
      <w:r w:rsidRPr="00BF29CF">
        <w:rPr>
          <w:rFonts w:hint="eastAsia"/>
          <w:b/>
        </w:rPr>
        <w:t>功能</w:t>
      </w:r>
      <w:r>
        <w:rPr>
          <w:rFonts w:hint="eastAsia"/>
        </w:rPr>
        <w:t>：交易员登录指令用于</w:t>
      </w:r>
      <w:r w:rsidR="005B7BC8">
        <w:rPr>
          <w:rFonts w:hint="eastAsia"/>
        </w:rPr>
        <w:t>：</w:t>
      </w:r>
      <w:r w:rsidR="005B7BC8">
        <w:rPr>
          <w:rFonts w:hint="eastAsia"/>
        </w:rPr>
        <w:t>1</w:t>
      </w:r>
      <w:r w:rsidR="005B7BC8">
        <w:rPr>
          <w:rFonts w:hint="eastAsia"/>
        </w:rPr>
        <w:t>）交易员身份验证；</w:t>
      </w:r>
      <w:r w:rsidR="005B7BC8">
        <w:rPr>
          <w:rFonts w:hint="eastAsia"/>
        </w:rPr>
        <w:t>2</w:t>
      </w:r>
      <w:r w:rsidR="005B7BC8">
        <w:rPr>
          <w:rFonts w:hint="eastAsia"/>
        </w:rPr>
        <w:t>）</w:t>
      </w:r>
      <w:r>
        <w:rPr>
          <w:rFonts w:hint="eastAsia"/>
        </w:rPr>
        <w:t>二级系统向交易所前置认证</w:t>
      </w:r>
      <w:r w:rsidR="005B7BC8">
        <w:rPr>
          <w:rFonts w:hint="eastAsia"/>
        </w:rPr>
        <w:t>；</w:t>
      </w:r>
      <w:r w:rsidR="005B7BC8">
        <w:rPr>
          <w:rFonts w:hint="eastAsia"/>
        </w:rPr>
        <w:t>3</w:t>
      </w:r>
      <w:r w:rsidR="005B7BC8">
        <w:rPr>
          <w:rFonts w:hint="eastAsia"/>
        </w:rPr>
        <w:t>）</w:t>
      </w:r>
      <w:r>
        <w:rPr>
          <w:rFonts w:hint="eastAsia"/>
        </w:rPr>
        <w:t>通讯异常断开重新登录时传输断点进行消息恢复。</w:t>
      </w:r>
    </w:p>
    <w:p w14:paraId="43EABD07" w14:textId="77777777" w:rsidR="00BF29CF" w:rsidRPr="00BF29CF" w:rsidRDefault="00BF29CF" w:rsidP="00BF29CF">
      <w:pPr>
        <w:ind w:firstLine="480"/>
      </w:pPr>
      <w:r>
        <w:rPr>
          <w:rFonts w:hint="eastAsia"/>
        </w:rPr>
        <w:t>消息体格式如下：</w:t>
      </w:r>
    </w:p>
    <w:tbl>
      <w:tblPr>
        <w:tblStyle w:val="a9"/>
        <w:tblW w:w="8472" w:type="dxa"/>
        <w:tblLook w:val="04A0" w:firstRow="1" w:lastRow="0" w:firstColumn="1" w:lastColumn="0" w:noHBand="0" w:noVBand="1"/>
      </w:tblPr>
      <w:tblGrid>
        <w:gridCol w:w="690"/>
        <w:gridCol w:w="575"/>
        <w:gridCol w:w="1967"/>
        <w:gridCol w:w="1967"/>
        <w:gridCol w:w="691"/>
        <w:gridCol w:w="691"/>
        <w:gridCol w:w="1891"/>
      </w:tblGrid>
      <w:tr w:rsidR="00BC3138" w14:paraId="18DEAC06" w14:textId="77777777" w:rsidTr="00E42239">
        <w:trPr>
          <w:tblHeader/>
        </w:trPr>
        <w:tc>
          <w:tcPr>
            <w:tcW w:w="0" w:type="auto"/>
            <w:shd w:val="clear" w:color="auto" w:fill="D9D9D9" w:themeFill="background1" w:themeFillShade="D9"/>
          </w:tcPr>
          <w:p w14:paraId="1F627C34" w14:textId="77777777" w:rsidR="00BC3138" w:rsidRDefault="00BC3138" w:rsidP="00E42239">
            <w:pPr>
              <w:spacing w:line="240" w:lineRule="auto"/>
              <w:ind w:firstLineChars="0" w:firstLine="0"/>
              <w:rPr>
                <w:b/>
                <w:sz w:val="21"/>
              </w:rPr>
            </w:pPr>
            <w:r>
              <w:rPr>
                <w:rFonts w:hint="eastAsia"/>
                <w:b/>
                <w:sz w:val="21"/>
              </w:rPr>
              <w:t>符号</w:t>
            </w:r>
          </w:p>
        </w:tc>
        <w:tc>
          <w:tcPr>
            <w:tcW w:w="0" w:type="auto"/>
            <w:shd w:val="clear" w:color="auto" w:fill="D9D9D9" w:themeFill="background1" w:themeFillShade="D9"/>
          </w:tcPr>
          <w:p w14:paraId="20439562" w14:textId="77777777" w:rsidR="00BC3138" w:rsidRPr="00042DFF" w:rsidRDefault="00BC3138" w:rsidP="00E42239">
            <w:pPr>
              <w:spacing w:line="240" w:lineRule="auto"/>
              <w:ind w:firstLineChars="0" w:firstLine="0"/>
              <w:rPr>
                <w:b/>
                <w:sz w:val="21"/>
              </w:rPr>
            </w:pPr>
            <w:r>
              <w:rPr>
                <w:rFonts w:hint="eastAsia"/>
                <w:b/>
                <w:sz w:val="21"/>
              </w:rPr>
              <w:t>Tag</w:t>
            </w:r>
          </w:p>
        </w:tc>
        <w:tc>
          <w:tcPr>
            <w:tcW w:w="0" w:type="auto"/>
            <w:shd w:val="clear" w:color="auto" w:fill="D9D9D9" w:themeFill="background1" w:themeFillShade="D9"/>
          </w:tcPr>
          <w:p w14:paraId="5BC696CF" w14:textId="77777777" w:rsidR="00BC3138" w:rsidRPr="00042DFF" w:rsidRDefault="00BC3138" w:rsidP="00E42239">
            <w:pPr>
              <w:spacing w:line="240" w:lineRule="auto"/>
              <w:ind w:firstLineChars="0" w:firstLine="0"/>
              <w:rPr>
                <w:b/>
                <w:sz w:val="21"/>
              </w:rPr>
            </w:pPr>
            <w:r w:rsidRPr="00042DFF">
              <w:rPr>
                <w:rFonts w:hint="eastAsia"/>
                <w:b/>
                <w:sz w:val="21"/>
              </w:rPr>
              <w:t>域名</w:t>
            </w:r>
          </w:p>
        </w:tc>
        <w:tc>
          <w:tcPr>
            <w:tcW w:w="0" w:type="auto"/>
            <w:shd w:val="clear" w:color="auto" w:fill="D9D9D9" w:themeFill="background1" w:themeFillShade="D9"/>
            <w:vAlign w:val="center"/>
          </w:tcPr>
          <w:p w14:paraId="6C94649B" w14:textId="77777777" w:rsidR="00BC3138" w:rsidRPr="00912A7A" w:rsidRDefault="00BC3138" w:rsidP="00E42239">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0" w:type="auto"/>
            <w:shd w:val="clear" w:color="auto" w:fill="D9D9D9" w:themeFill="background1" w:themeFillShade="D9"/>
          </w:tcPr>
          <w:p w14:paraId="13E46D3F" w14:textId="77777777" w:rsidR="00BC3138" w:rsidRPr="00042DFF" w:rsidRDefault="00BC3138" w:rsidP="00E42239">
            <w:pPr>
              <w:spacing w:line="240" w:lineRule="auto"/>
              <w:ind w:firstLineChars="0" w:firstLine="0"/>
              <w:rPr>
                <w:b/>
                <w:sz w:val="21"/>
              </w:rPr>
            </w:pPr>
            <w:r>
              <w:rPr>
                <w:rFonts w:hint="eastAsia"/>
                <w:b/>
                <w:sz w:val="21"/>
              </w:rPr>
              <w:t>请求</w:t>
            </w:r>
          </w:p>
        </w:tc>
        <w:tc>
          <w:tcPr>
            <w:tcW w:w="0" w:type="auto"/>
            <w:shd w:val="clear" w:color="auto" w:fill="D9D9D9" w:themeFill="background1" w:themeFillShade="D9"/>
          </w:tcPr>
          <w:p w14:paraId="3D3FC2C2" w14:textId="77777777" w:rsidR="00BC3138" w:rsidRPr="00042DFF" w:rsidRDefault="00BC3138" w:rsidP="00E42239">
            <w:pPr>
              <w:spacing w:line="240" w:lineRule="auto"/>
              <w:ind w:firstLineChars="0" w:firstLine="0"/>
              <w:rPr>
                <w:b/>
                <w:sz w:val="21"/>
              </w:rPr>
            </w:pPr>
            <w:r>
              <w:rPr>
                <w:rFonts w:hint="eastAsia"/>
                <w:b/>
                <w:sz w:val="21"/>
              </w:rPr>
              <w:t>应答</w:t>
            </w:r>
          </w:p>
        </w:tc>
        <w:tc>
          <w:tcPr>
            <w:tcW w:w="1891" w:type="dxa"/>
            <w:shd w:val="clear" w:color="auto" w:fill="D9D9D9" w:themeFill="background1" w:themeFillShade="D9"/>
          </w:tcPr>
          <w:p w14:paraId="521F6125" w14:textId="77777777" w:rsidR="00BC3138" w:rsidRPr="00042DFF" w:rsidRDefault="00BC3138" w:rsidP="00E42239">
            <w:pPr>
              <w:spacing w:line="240" w:lineRule="auto"/>
              <w:ind w:firstLineChars="0" w:firstLine="0"/>
              <w:rPr>
                <w:b/>
                <w:sz w:val="21"/>
              </w:rPr>
            </w:pPr>
            <w:r>
              <w:rPr>
                <w:rFonts w:hint="eastAsia"/>
                <w:b/>
                <w:sz w:val="21"/>
              </w:rPr>
              <w:t>说明</w:t>
            </w:r>
          </w:p>
        </w:tc>
      </w:tr>
      <w:tr w:rsidR="00BC3138" w14:paraId="6D30456C" w14:textId="77777777" w:rsidTr="00E42239">
        <w:tc>
          <w:tcPr>
            <w:tcW w:w="0" w:type="auto"/>
          </w:tcPr>
          <w:p w14:paraId="317A2504" w14:textId="77777777" w:rsidR="00BC3138" w:rsidRDefault="00BC3138" w:rsidP="00E42239">
            <w:pPr>
              <w:spacing w:line="240" w:lineRule="auto"/>
              <w:ind w:firstLineChars="0" w:firstLine="0"/>
              <w:rPr>
                <w:color w:val="000000"/>
                <w:sz w:val="20"/>
                <w:szCs w:val="20"/>
              </w:rPr>
            </w:pPr>
          </w:p>
        </w:tc>
        <w:tc>
          <w:tcPr>
            <w:tcW w:w="0" w:type="auto"/>
            <w:vAlign w:val="center"/>
          </w:tcPr>
          <w:p w14:paraId="35EAE531" w14:textId="77777777" w:rsidR="00BC3138" w:rsidRPr="00984E1E" w:rsidRDefault="00BC3138" w:rsidP="00E42239">
            <w:pPr>
              <w:spacing w:line="240" w:lineRule="auto"/>
              <w:ind w:firstLineChars="0" w:firstLine="0"/>
              <w:rPr>
                <w:rFonts w:asciiTheme="minorEastAsia" w:hAnsiTheme="minorEastAsia" w:cs="宋体"/>
                <w:color w:val="000000"/>
                <w:sz w:val="20"/>
                <w:szCs w:val="20"/>
              </w:rPr>
            </w:pPr>
            <w:r w:rsidRPr="00984E1E">
              <w:rPr>
                <w:rFonts w:asciiTheme="minorEastAsia" w:hAnsiTheme="minorEastAsia" w:hint="eastAsia"/>
                <w:color w:val="000000"/>
                <w:sz w:val="20"/>
                <w:szCs w:val="20"/>
              </w:rPr>
              <w:t>M60</w:t>
            </w:r>
          </w:p>
        </w:tc>
        <w:tc>
          <w:tcPr>
            <w:tcW w:w="0" w:type="auto"/>
            <w:vAlign w:val="center"/>
          </w:tcPr>
          <w:p w14:paraId="0F67615F" w14:textId="77777777" w:rsidR="00BC3138" w:rsidRPr="00984E1E" w:rsidRDefault="00BC3138" w:rsidP="00E42239">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traderID</w:t>
            </w:r>
          </w:p>
        </w:tc>
        <w:tc>
          <w:tcPr>
            <w:tcW w:w="0" w:type="auto"/>
            <w:vAlign w:val="center"/>
          </w:tcPr>
          <w:p w14:paraId="0C0F2174" w14:textId="77777777" w:rsidR="00BC3138" w:rsidRPr="00912A7A" w:rsidRDefault="00BC3138" w:rsidP="00E42239">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交易员代码</w:t>
            </w:r>
          </w:p>
        </w:tc>
        <w:tc>
          <w:tcPr>
            <w:tcW w:w="0" w:type="auto"/>
            <w:vAlign w:val="center"/>
          </w:tcPr>
          <w:p w14:paraId="3B830B80" w14:textId="77777777" w:rsidR="00BC3138" w:rsidRPr="00565BE4" w:rsidRDefault="00BC3138" w:rsidP="00E42239">
            <w:pPr>
              <w:spacing w:line="240" w:lineRule="auto"/>
              <w:ind w:firstLineChars="0" w:firstLine="0"/>
              <w:rPr>
                <w:color w:val="000000"/>
                <w:sz w:val="21"/>
                <w:szCs w:val="21"/>
              </w:rPr>
            </w:pPr>
            <w:r w:rsidRPr="00565BE4">
              <w:rPr>
                <w:rFonts w:hint="eastAsia"/>
                <w:color w:val="000000"/>
                <w:sz w:val="21"/>
                <w:szCs w:val="21"/>
              </w:rPr>
              <w:t>M</w:t>
            </w:r>
          </w:p>
        </w:tc>
        <w:tc>
          <w:tcPr>
            <w:tcW w:w="0" w:type="auto"/>
            <w:shd w:val="clear" w:color="auto" w:fill="auto"/>
          </w:tcPr>
          <w:p w14:paraId="2D5CF55C" w14:textId="77777777" w:rsidR="00BC3138" w:rsidRDefault="00BC3138" w:rsidP="00E42239">
            <w:pPr>
              <w:spacing w:line="240" w:lineRule="auto"/>
              <w:ind w:firstLineChars="0" w:firstLine="0"/>
            </w:pPr>
            <w:r w:rsidRPr="001B3894">
              <w:rPr>
                <w:rFonts w:hint="eastAsia"/>
                <w:sz w:val="20"/>
              </w:rPr>
              <w:t>←</w:t>
            </w:r>
          </w:p>
        </w:tc>
        <w:tc>
          <w:tcPr>
            <w:tcW w:w="1891" w:type="dxa"/>
            <w:vAlign w:val="center"/>
          </w:tcPr>
          <w:p w14:paraId="623D8550" w14:textId="77777777" w:rsidR="00BC3138" w:rsidRPr="00565BE4" w:rsidRDefault="00BC3138" w:rsidP="00E42239">
            <w:pPr>
              <w:spacing w:line="240" w:lineRule="auto"/>
              <w:ind w:firstLineChars="0" w:firstLine="0"/>
              <w:rPr>
                <w:rFonts w:ascii="宋体" w:eastAsia="宋体" w:hAnsi="宋体" w:cs="宋体"/>
                <w:color w:val="000000"/>
                <w:sz w:val="21"/>
                <w:szCs w:val="21"/>
              </w:rPr>
            </w:pPr>
          </w:p>
        </w:tc>
      </w:tr>
      <w:tr w:rsidR="00BC3138" w14:paraId="2F269AAB" w14:textId="77777777" w:rsidTr="00E42239">
        <w:tc>
          <w:tcPr>
            <w:tcW w:w="0" w:type="auto"/>
          </w:tcPr>
          <w:p w14:paraId="46702607" w14:textId="77777777" w:rsidR="00BC3138" w:rsidRDefault="00BC3138" w:rsidP="00E42239">
            <w:pPr>
              <w:spacing w:line="240" w:lineRule="auto"/>
              <w:ind w:firstLineChars="0" w:firstLine="0"/>
              <w:rPr>
                <w:color w:val="000000"/>
                <w:sz w:val="20"/>
                <w:szCs w:val="20"/>
              </w:rPr>
            </w:pPr>
          </w:p>
        </w:tc>
        <w:tc>
          <w:tcPr>
            <w:tcW w:w="0" w:type="auto"/>
            <w:vAlign w:val="center"/>
          </w:tcPr>
          <w:p w14:paraId="576FBE7F" w14:textId="77777777" w:rsidR="00BC3138" w:rsidRPr="00984E1E" w:rsidRDefault="00BC3138"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0" w:type="auto"/>
            <w:vAlign w:val="center"/>
          </w:tcPr>
          <w:p w14:paraId="74EBF3D0" w14:textId="77777777" w:rsidR="00BC3138" w:rsidRPr="00984E1E" w:rsidRDefault="00BC3138" w:rsidP="00E42239">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0" w:type="auto"/>
            <w:vAlign w:val="center"/>
          </w:tcPr>
          <w:p w14:paraId="1AF55F10" w14:textId="77777777" w:rsidR="00BC3138" w:rsidRPr="00912A7A" w:rsidRDefault="00BC3138" w:rsidP="00E4223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席位代码</w:t>
            </w:r>
          </w:p>
        </w:tc>
        <w:tc>
          <w:tcPr>
            <w:tcW w:w="0" w:type="auto"/>
            <w:vAlign w:val="center"/>
          </w:tcPr>
          <w:p w14:paraId="524C9CE3" w14:textId="77777777" w:rsidR="00BC3138" w:rsidRPr="00565BE4" w:rsidRDefault="00BC3138" w:rsidP="00E42239">
            <w:pPr>
              <w:spacing w:line="240" w:lineRule="auto"/>
              <w:ind w:firstLineChars="0" w:firstLine="0"/>
              <w:rPr>
                <w:color w:val="000000"/>
                <w:sz w:val="21"/>
                <w:szCs w:val="21"/>
              </w:rPr>
            </w:pPr>
            <w:r>
              <w:rPr>
                <w:rFonts w:hint="eastAsia"/>
                <w:color w:val="000000"/>
                <w:sz w:val="21"/>
                <w:szCs w:val="21"/>
              </w:rPr>
              <w:t>M</w:t>
            </w:r>
          </w:p>
        </w:tc>
        <w:tc>
          <w:tcPr>
            <w:tcW w:w="0" w:type="auto"/>
            <w:shd w:val="clear" w:color="auto" w:fill="auto"/>
          </w:tcPr>
          <w:p w14:paraId="602B9385" w14:textId="77777777" w:rsidR="00BC3138" w:rsidRPr="001B3894" w:rsidRDefault="00BC3138" w:rsidP="00E42239">
            <w:pPr>
              <w:spacing w:line="240" w:lineRule="auto"/>
              <w:ind w:firstLineChars="0" w:firstLine="0"/>
              <w:rPr>
                <w:sz w:val="20"/>
              </w:rPr>
            </w:pPr>
            <w:r w:rsidRPr="001B3894">
              <w:rPr>
                <w:rFonts w:hint="eastAsia"/>
                <w:sz w:val="20"/>
              </w:rPr>
              <w:t>←</w:t>
            </w:r>
          </w:p>
        </w:tc>
        <w:tc>
          <w:tcPr>
            <w:tcW w:w="1891" w:type="dxa"/>
            <w:vAlign w:val="center"/>
          </w:tcPr>
          <w:p w14:paraId="02C7341B" w14:textId="77777777" w:rsidR="00BC3138" w:rsidRPr="00565BE4" w:rsidRDefault="00BC3138" w:rsidP="00E42239">
            <w:pPr>
              <w:spacing w:line="240" w:lineRule="auto"/>
              <w:ind w:firstLineChars="0" w:firstLine="0"/>
              <w:rPr>
                <w:rFonts w:ascii="宋体" w:eastAsia="宋体" w:hAnsi="宋体" w:cs="宋体"/>
                <w:color w:val="000000"/>
                <w:sz w:val="21"/>
                <w:szCs w:val="21"/>
              </w:rPr>
            </w:pPr>
          </w:p>
        </w:tc>
      </w:tr>
      <w:tr w:rsidR="000E75D0" w14:paraId="0F1AC0E1" w14:textId="77777777" w:rsidTr="000E75D0">
        <w:tc>
          <w:tcPr>
            <w:tcW w:w="0" w:type="auto"/>
          </w:tcPr>
          <w:p w14:paraId="4FCB873D" w14:textId="77777777" w:rsidR="000E75D0" w:rsidRDefault="000E75D0" w:rsidP="00E42239">
            <w:pPr>
              <w:spacing w:line="240" w:lineRule="auto"/>
              <w:ind w:firstLineChars="0" w:firstLine="0"/>
              <w:rPr>
                <w:color w:val="000000"/>
                <w:sz w:val="20"/>
                <w:szCs w:val="20"/>
              </w:rPr>
            </w:pPr>
          </w:p>
        </w:tc>
        <w:tc>
          <w:tcPr>
            <w:tcW w:w="0" w:type="auto"/>
            <w:vAlign w:val="center"/>
          </w:tcPr>
          <w:p w14:paraId="4E101476" w14:textId="2476D0CE" w:rsidR="000E75D0" w:rsidRPr="00984E1E" w:rsidRDefault="000E75D0" w:rsidP="00E42239">
            <w:pPr>
              <w:spacing w:line="240" w:lineRule="auto"/>
              <w:ind w:firstLineChars="0" w:firstLine="0"/>
              <w:rPr>
                <w:rFonts w:asciiTheme="minorEastAsia" w:hAnsiTheme="minorEastAsia"/>
                <w:color w:val="000000"/>
                <w:sz w:val="20"/>
                <w:szCs w:val="20"/>
              </w:rPr>
            </w:pPr>
            <w:r w:rsidRPr="000E75D0">
              <w:rPr>
                <w:rFonts w:asciiTheme="minorEastAsia" w:hAnsiTheme="minorEastAsia"/>
                <w:color w:val="000000"/>
                <w:sz w:val="20"/>
                <w:szCs w:val="20"/>
              </w:rPr>
              <w:t>M66</w:t>
            </w:r>
          </w:p>
        </w:tc>
        <w:tc>
          <w:tcPr>
            <w:tcW w:w="0" w:type="auto"/>
            <w:vAlign w:val="center"/>
          </w:tcPr>
          <w:p w14:paraId="59EDE2E2" w14:textId="7D353771" w:rsidR="000E75D0" w:rsidRPr="00984E1E" w:rsidRDefault="000E75D0" w:rsidP="00E42239">
            <w:pPr>
              <w:spacing w:line="240" w:lineRule="auto"/>
              <w:ind w:firstLineChars="0" w:firstLine="0"/>
              <w:rPr>
                <w:rFonts w:asciiTheme="minorEastAsia" w:hAnsiTheme="minorEastAsia"/>
                <w:color w:val="000000"/>
                <w:sz w:val="20"/>
                <w:szCs w:val="20"/>
              </w:rPr>
            </w:pPr>
            <w:r w:rsidRPr="000E75D0">
              <w:rPr>
                <w:rFonts w:asciiTheme="minorEastAsia" w:hAnsiTheme="minorEastAsia" w:hint="eastAsia"/>
                <w:color w:val="000000"/>
                <w:sz w:val="20"/>
                <w:szCs w:val="20"/>
              </w:rPr>
              <w:t>chLoginPassword</w:t>
            </w:r>
          </w:p>
        </w:tc>
        <w:tc>
          <w:tcPr>
            <w:tcW w:w="0" w:type="auto"/>
            <w:vAlign w:val="center"/>
          </w:tcPr>
          <w:p w14:paraId="1625E726" w14:textId="7D9CDB44" w:rsidR="000E75D0" w:rsidRPr="00F56EF3" w:rsidRDefault="000E75D0" w:rsidP="00E42239">
            <w:pPr>
              <w:spacing w:line="240" w:lineRule="auto"/>
              <w:ind w:firstLineChars="0" w:firstLine="0"/>
              <w:rPr>
                <w:color w:val="000000"/>
                <w:sz w:val="20"/>
                <w:szCs w:val="20"/>
              </w:rPr>
            </w:pPr>
            <w:r w:rsidRPr="000E75D0">
              <w:rPr>
                <w:rFonts w:hint="eastAsia"/>
                <w:color w:val="000000"/>
                <w:sz w:val="20"/>
                <w:szCs w:val="20"/>
              </w:rPr>
              <w:t>国密登录密码</w:t>
            </w:r>
          </w:p>
        </w:tc>
        <w:tc>
          <w:tcPr>
            <w:tcW w:w="0" w:type="auto"/>
            <w:vAlign w:val="center"/>
          </w:tcPr>
          <w:p w14:paraId="472157A0" w14:textId="0594AB3B" w:rsidR="000E75D0" w:rsidRPr="00F56EF3" w:rsidRDefault="000E75D0" w:rsidP="00E42239">
            <w:pPr>
              <w:spacing w:line="240" w:lineRule="auto"/>
              <w:ind w:firstLineChars="0" w:firstLine="0"/>
              <w:rPr>
                <w:color w:val="000000"/>
                <w:sz w:val="20"/>
                <w:szCs w:val="20"/>
              </w:rPr>
            </w:pPr>
            <w:r w:rsidRPr="000E75D0">
              <w:rPr>
                <w:rFonts w:hint="eastAsia"/>
                <w:color w:val="000000"/>
                <w:sz w:val="20"/>
                <w:szCs w:val="20"/>
              </w:rPr>
              <w:t>M</w:t>
            </w:r>
          </w:p>
        </w:tc>
        <w:tc>
          <w:tcPr>
            <w:tcW w:w="0" w:type="auto"/>
            <w:shd w:val="clear" w:color="auto" w:fill="auto"/>
            <w:vAlign w:val="center"/>
          </w:tcPr>
          <w:p w14:paraId="652B5F27" w14:textId="33799CB9" w:rsidR="000E75D0" w:rsidRPr="000E75D0" w:rsidRDefault="000E75D0" w:rsidP="00E42239">
            <w:pPr>
              <w:spacing w:line="240" w:lineRule="auto"/>
              <w:ind w:firstLineChars="0" w:firstLine="0"/>
              <w:rPr>
                <w:color w:val="000000"/>
                <w:sz w:val="20"/>
                <w:szCs w:val="20"/>
              </w:rPr>
            </w:pPr>
            <w:r w:rsidRPr="000E75D0">
              <w:rPr>
                <w:rFonts w:hint="eastAsia"/>
                <w:color w:val="000000"/>
                <w:sz w:val="20"/>
                <w:szCs w:val="20"/>
              </w:rPr>
              <w:t>-</w:t>
            </w:r>
          </w:p>
        </w:tc>
        <w:tc>
          <w:tcPr>
            <w:tcW w:w="1891" w:type="dxa"/>
            <w:vAlign w:val="center"/>
          </w:tcPr>
          <w:p w14:paraId="4BEE46B1" w14:textId="5B7E3814" w:rsidR="000E75D0" w:rsidRPr="000E75D0" w:rsidRDefault="000E75D0" w:rsidP="00E42239">
            <w:pPr>
              <w:spacing w:line="240" w:lineRule="auto"/>
              <w:ind w:firstLineChars="0" w:firstLine="0"/>
              <w:rPr>
                <w:color w:val="000000"/>
                <w:sz w:val="20"/>
                <w:szCs w:val="20"/>
              </w:rPr>
            </w:pPr>
            <w:r w:rsidRPr="000E75D0">
              <w:rPr>
                <w:color w:val="000000"/>
                <w:sz w:val="20"/>
                <w:szCs w:val="20"/>
              </w:rPr>
              <w:t>交易所提供的</w:t>
            </w:r>
            <w:r w:rsidRPr="000E75D0">
              <w:rPr>
                <w:rFonts w:hint="eastAsia"/>
                <w:color w:val="000000"/>
                <w:sz w:val="20"/>
                <w:szCs w:val="20"/>
              </w:rPr>
              <w:t>验证类</w:t>
            </w:r>
            <w:r w:rsidRPr="000E75D0">
              <w:rPr>
                <w:rFonts w:hint="eastAsia"/>
                <w:color w:val="000000"/>
                <w:sz w:val="20"/>
                <w:szCs w:val="20"/>
              </w:rPr>
              <w:t>A</w:t>
            </w:r>
            <w:r w:rsidRPr="000E75D0">
              <w:rPr>
                <w:color w:val="000000"/>
                <w:sz w:val="20"/>
                <w:szCs w:val="20"/>
              </w:rPr>
              <w:t>PI</w:t>
            </w:r>
            <w:r w:rsidRPr="000E75D0">
              <w:rPr>
                <w:rFonts w:hint="eastAsia"/>
                <w:color w:val="000000"/>
                <w:sz w:val="20"/>
                <w:szCs w:val="20"/>
              </w:rPr>
              <w:t>生成</w:t>
            </w:r>
          </w:p>
        </w:tc>
      </w:tr>
      <w:tr w:rsidR="000E75D0" w14:paraId="78A984DC" w14:textId="77777777" w:rsidTr="000E75D0">
        <w:tc>
          <w:tcPr>
            <w:tcW w:w="0" w:type="auto"/>
          </w:tcPr>
          <w:p w14:paraId="3A1DE6DA" w14:textId="77777777" w:rsidR="000E75D0" w:rsidRDefault="000E75D0" w:rsidP="00E42239">
            <w:pPr>
              <w:spacing w:line="240" w:lineRule="auto"/>
              <w:ind w:firstLineChars="0" w:firstLine="0"/>
              <w:rPr>
                <w:color w:val="000000"/>
                <w:sz w:val="20"/>
                <w:szCs w:val="20"/>
              </w:rPr>
            </w:pPr>
          </w:p>
        </w:tc>
        <w:tc>
          <w:tcPr>
            <w:tcW w:w="0" w:type="auto"/>
            <w:vAlign w:val="center"/>
          </w:tcPr>
          <w:p w14:paraId="282DFC1C" w14:textId="143A2D10" w:rsidR="000E75D0" w:rsidRPr="00984E1E" w:rsidRDefault="000E75D0" w:rsidP="00E42239">
            <w:pPr>
              <w:spacing w:line="240" w:lineRule="auto"/>
              <w:ind w:firstLineChars="0" w:firstLine="0"/>
              <w:rPr>
                <w:rFonts w:asciiTheme="minorEastAsia" w:hAnsiTheme="minorEastAsia"/>
                <w:color w:val="000000"/>
                <w:sz w:val="20"/>
                <w:szCs w:val="20"/>
              </w:rPr>
            </w:pPr>
            <w:r w:rsidRPr="000E75D0">
              <w:rPr>
                <w:rFonts w:asciiTheme="minorEastAsia" w:hAnsiTheme="minorEastAsia"/>
                <w:color w:val="000000"/>
                <w:sz w:val="20"/>
                <w:szCs w:val="20"/>
              </w:rPr>
              <w:t>X98</w:t>
            </w:r>
          </w:p>
        </w:tc>
        <w:tc>
          <w:tcPr>
            <w:tcW w:w="0" w:type="auto"/>
            <w:vAlign w:val="center"/>
          </w:tcPr>
          <w:p w14:paraId="072D7985" w14:textId="16DF7178" w:rsidR="000E75D0" w:rsidRPr="00984E1E" w:rsidRDefault="000E75D0" w:rsidP="00E42239">
            <w:pPr>
              <w:spacing w:line="240" w:lineRule="auto"/>
              <w:ind w:firstLineChars="0" w:firstLine="0"/>
              <w:rPr>
                <w:rFonts w:asciiTheme="minorEastAsia" w:hAnsiTheme="minorEastAsia"/>
                <w:color w:val="000000"/>
                <w:sz w:val="20"/>
                <w:szCs w:val="20"/>
              </w:rPr>
            </w:pPr>
            <w:r w:rsidRPr="000E75D0">
              <w:rPr>
                <w:rFonts w:asciiTheme="minorEastAsia" w:hAnsiTheme="minorEastAsia" w:hint="eastAsia"/>
                <w:color w:val="000000"/>
                <w:sz w:val="20"/>
                <w:szCs w:val="20"/>
              </w:rPr>
              <w:t>rando</w:t>
            </w:r>
            <w:r w:rsidRPr="000E75D0">
              <w:rPr>
                <w:rFonts w:asciiTheme="minorEastAsia" w:hAnsiTheme="minorEastAsia"/>
                <w:color w:val="000000"/>
                <w:sz w:val="20"/>
                <w:szCs w:val="20"/>
              </w:rPr>
              <w:t>mCode</w:t>
            </w:r>
          </w:p>
        </w:tc>
        <w:tc>
          <w:tcPr>
            <w:tcW w:w="0" w:type="auto"/>
            <w:vAlign w:val="center"/>
          </w:tcPr>
          <w:p w14:paraId="769B9165" w14:textId="1510B3FB" w:rsidR="000E75D0" w:rsidRPr="00F56EF3" w:rsidRDefault="000E75D0" w:rsidP="00E42239">
            <w:pPr>
              <w:spacing w:line="240" w:lineRule="auto"/>
              <w:ind w:firstLineChars="0" w:firstLine="0"/>
              <w:rPr>
                <w:color w:val="000000"/>
                <w:sz w:val="20"/>
                <w:szCs w:val="20"/>
              </w:rPr>
            </w:pPr>
            <w:r w:rsidRPr="000E75D0">
              <w:rPr>
                <w:rFonts w:hint="eastAsia"/>
                <w:color w:val="000000"/>
                <w:sz w:val="20"/>
                <w:szCs w:val="20"/>
              </w:rPr>
              <w:t>随机码</w:t>
            </w:r>
          </w:p>
        </w:tc>
        <w:tc>
          <w:tcPr>
            <w:tcW w:w="0" w:type="auto"/>
            <w:vAlign w:val="center"/>
          </w:tcPr>
          <w:p w14:paraId="4925C4BB" w14:textId="3CD55E2E" w:rsidR="000E75D0" w:rsidRPr="00F56EF3" w:rsidRDefault="000E75D0" w:rsidP="00E42239">
            <w:pPr>
              <w:spacing w:line="240" w:lineRule="auto"/>
              <w:ind w:firstLineChars="0" w:firstLine="0"/>
              <w:rPr>
                <w:color w:val="000000"/>
                <w:sz w:val="20"/>
                <w:szCs w:val="20"/>
              </w:rPr>
            </w:pPr>
            <w:r w:rsidRPr="000E75D0">
              <w:rPr>
                <w:rFonts w:hint="eastAsia"/>
                <w:color w:val="000000"/>
                <w:sz w:val="20"/>
                <w:szCs w:val="20"/>
              </w:rPr>
              <w:t>M</w:t>
            </w:r>
          </w:p>
        </w:tc>
        <w:tc>
          <w:tcPr>
            <w:tcW w:w="0" w:type="auto"/>
            <w:shd w:val="clear" w:color="auto" w:fill="auto"/>
            <w:vAlign w:val="center"/>
          </w:tcPr>
          <w:p w14:paraId="48F90922" w14:textId="608AD4D0" w:rsidR="000E75D0" w:rsidRPr="000E75D0" w:rsidRDefault="000E75D0" w:rsidP="00E42239">
            <w:pPr>
              <w:spacing w:line="240" w:lineRule="auto"/>
              <w:ind w:firstLineChars="0" w:firstLine="0"/>
              <w:rPr>
                <w:color w:val="000000"/>
                <w:sz w:val="20"/>
                <w:szCs w:val="20"/>
              </w:rPr>
            </w:pPr>
            <w:r w:rsidRPr="000E75D0">
              <w:rPr>
                <w:rFonts w:hint="eastAsia"/>
                <w:color w:val="000000"/>
                <w:sz w:val="20"/>
                <w:szCs w:val="20"/>
              </w:rPr>
              <w:t>-</w:t>
            </w:r>
          </w:p>
        </w:tc>
        <w:tc>
          <w:tcPr>
            <w:tcW w:w="1891" w:type="dxa"/>
            <w:vAlign w:val="center"/>
          </w:tcPr>
          <w:p w14:paraId="14E036F8" w14:textId="4913220D" w:rsidR="000E75D0" w:rsidRPr="000E75D0" w:rsidRDefault="000E75D0" w:rsidP="00E42239">
            <w:pPr>
              <w:spacing w:line="240" w:lineRule="auto"/>
              <w:ind w:firstLineChars="0" w:firstLine="0"/>
              <w:rPr>
                <w:color w:val="000000"/>
                <w:sz w:val="20"/>
                <w:szCs w:val="20"/>
              </w:rPr>
            </w:pPr>
            <w:r w:rsidRPr="000E75D0">
              <w:rPr>
                <w:rFonts w:hint="eastAsia"/>
                <w:color w:val="000000"/>
                <w:sz w:val="20"/>
                <w:szCs w:val="20"/>
              </w:rPr>
              <w:t>base64</w:t>
            </w:r>
            <w:r w:rsidRPr="000E75D0">
              <w:rPr>
                <w:rFonts w:hint="eastAsia"/>
                <w:color w:val="000000"/>
                <w:sz w:val="20"/>
                <w:szCs w:val="20"/>
              </w:rPr>
              <w:t>编码格式</w:t>
            </w:r>
          </w:p>
        </w:tc>
      </w:tr>
      <w:tr w:rsidR="000E75D0" w14:paraId="565F62BD" w14:textId="77777777" w:rsidTr="00E42239">
        <w:tc>
          <w:tcPr>
            <w:tcW w:w="0" w:type="auto"/>
          </w:tcPr>
          <w:p w14:paraId="6379136F" w14:textId="77777777" w:rsidR="000E75D0" w:rsidRDefault="000E75D0" w:rsidP="00E42239">
            <w:pPr>
              <w:spacing w:line="240" w:lineRule="auto"/>
              <w:ind w:firstLineChars="0" w:firstLine="0"/>
              <w:rPr>
                <w:color w:val="000000"/>
                <w:sz w:val="20"/>
                <w:szCs w:val="20"/>
              </w:rPr>
            </w:pPr>
          </w:p>
        </w:tc>
        <w:tc>
          <w:tcPr>
            <w:tcW w:w="0" w:type="auto"/>
            <w:vAlign w:val="center"/>
          </w:tcPr>
          <w:p w14:paraId="36EB7526" w14:textId="77777777" w:rsidR="000E75D0" w:rsidRPr="00984E1E" w:rsidRDefault="000E75D0"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T13</w:t>
            </w:r>
          </w:p>
        </w:tc>
        <w:tc>
          <w:tcPr>
            <w:tcW w:w="0" w:type="auto"/>
            <w:vAlign w:val="center"/>
          </w:tcPr>
          <w:p w14:paraId="01F9F4E5" w14:textId="77777777" w:rsidR="000E75D0" w:rsidRPr="00984E1E" w:rsidRDefault="000E75D0"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tradeDate</w:t>
            </w:r>
          </w:p>
        </w:tc>
        <w:tc>
          <w:tcPr>
            <w:tcW w:w="0" w:type="auto"/>
          </w:tcPr>
          <w:p w14:paraId="6D34B09B" w14:textId="77777777" w:rsidR="000E75D0" w:rsidRPr="00F56EF3" w:rsidRDefault="000E75D0" w:rsidP="00E42239">
            <w:pPr>
              <w:spacing w:line="240" w:lineRule="auto"/>
              <w:ind w:firstLineChars="0" w:firstLine="0"/>
              <w:rPr>
                <w:color w:val="000000"/>
                <w:sz w:val="20"/>
                <w:szCs w:val="20"/>
              </w:rPr>
            </w:pPr>
            <w:r w:rsidRPr="00F56EF3">
              <w:rPr>
                <w:rFonts w:hint="eastAsia"/>
                <w:color w:val="000000"/>
                <w:sz w:val="20"/>
                <w:szCs w:val="20"/>
              </w:rPr>
              <w:t>交易日期</w:t>
            </w:r>
          </w:p>
        </w:tc>
        <w:tc>
          <w:tcPr>
            <w:tcW w:w="0" w:type="auto"/>
            <w:vAlign w:val="center"/>
          </w:tcPr>
          <w:p w14:paraId="19682C17" w14:textId="77777777" w:rsidR="000E75D0" w:rsidRPr="00F56EF3" w:rsidRDefault="000E75D0" w:rsidP="00E42239">
            <w:pPr>
              <w:spacing w:line="240" w:lineRule="auto"/>
              <w:ind w:firstLineChars="0" w:firstLine="0"/>
              <w:rPr>
                <w:color w:val="000000"/>
                <w:sz w:val="20"/>
                <w:szCs w:val="20"/>
              </w:rPr>
            </w:pPr>
            <w:r>
              <w:rPr>
                <w:rFonts w:hint="eastAsia"/>
                <w:color w:val="000000"/>
                <w:sz w:val="20"/>
                <w:szCs w:val="20"/>
              </w:rPr>
              <w:t>-</w:t>
            </w:r>
          </w:p>
        </w:tc>
        <w:tc>
          <w:tcPr>
            <w:tcW w:w="0" w:type="auto"/>
            <w:shd w:val="clear" w:color="auto" w:fill="auto"/>
          </w:tcPr>
          <w:p w14:paraId="4C7029A0" w14:textId="77777777" w:rsidR="000E75D0" w:rsidRDefault="000E75D0" w:rsidP="00E42239">
            <w:pPr>
              <w:spacing w:line="240" w:lineRule="auto"/>
              <w:ind w:firstLineChars="0" w:firstLine="0"/>
            </w:pPr>
            <w:r>
              <w:rPr>
                <w:rFonts w:hint="eastAsia"/>
                <w:sz w:val="20"/>
              </w:rPr>
              <w:t>M</w:t>
            </w:r>
          </w:p>
        </w:tc>
        <w:tc>
          <w:tcPr>
            <w:tcW w:w="1891" w:type="dxa"/>
            <w:vAlign w:val="center"/>
          </w:tcPr>
          <w:p w14:paraId="05F9AC9B" w14:textId="77777777" w:rsidR="000E75D0" w:rsidRPr="00565BE4" w:rsidRDefault="000E75D0" w:rsidP="00E42239">
            <w:pPr>
              <w:spacing w:line="240" w:lineRule="auto"/>
              <w:ind w:firstLineChars="0" w:firstLine="0"/>
              <w:rPr>
                <w:rFonts w:ascii="宋体" w:eastAsia="宋体" w:hAnsi="宋体" w:cs="宋体"/>
                <w:color w:val="000000"/>
                <w:sz w:val="21"/>
                <w:szCs w:val="21"/>
              </w:rPr>
            </w:pPr>
            <w:r>
              <w:rPr>
                <w:rFonts w:ascii="宋体" w:eastAsia="宋体" w:hAnsi="宋体" w:cs="宋体" w:hint="eastAsia"/>
                <w:color w:val="000000"/>
                <w:sz w:val="21"/>
                <w:szCs w:val="21"/>
              </w:rPr>
              <w:t>交易日期由交易所下发</w:t>
            </w:r>
          </w:p>
        </w:tc>
      </w:tr>
      <w:tr w:rsidR="000E75D0" w14:paraId="3261D450" w14:textId="77777777" w:rsidTr="00E42239">
        <w:tc>
          <w:tcPr>
            <w:tcW w:w="0" w:type="auto"/>
          </w:tcPr>
          <w:p w14:paraId="11A27C30" w14:textId="77777777" w:rsidR="000E75D0" w:rsidRPr="00E46C21" w:rsidRDefault="000E75D0" w:rsidP="00E42239">
            <w:pPr>
              <w:ind w:firstLineChars="0" w:firstLine="0"/>
              <w:rPr>
                <w:sz w:val="21"/>
                <w:szCs w:val="21"/>
              </w:rPr>
            </w:pPr>
          </w:p>
        </w:tc>
        <w:tc>
          <w:tcPr>
            <w:tcW w:w="0" w:type="auto"/>
          </w:tcPr>
          <w:p w14:paraId="2182F7CF" w14:textId="77777777" w:rsidR="000E75D0" w:rsidRPr="00984E1E" w:rsidRDefault="000E75D0"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color w:val="000000"/>
                <w:sz w:val="20"/>
                <w:szCs w:val="20"/>
              </w:rPr>
              <w:t>X50</w:t>
            </w:r>
          </w:p>
        </w:tc>
        <w:tc>
          <w:tcPr>
            <w:tcW w:w="0" w:type="auto"/>
            <w:vAlign w:val="center"/>
          </w:tcPr>
          <w:p w14:paraId="386986C8" w14:textId="77777777" w:rsidR="000E75D0" w:rsidRPr="00984E1E" w:rsidRDefault="000E75D0"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ipAddress</w:t>
            </w:r>
          </w:p>
        </w:tc>
        <w:tc>
          <w:tcPr>
            <w:tcW w:w="0" w:type="auto"/>
            <w:vAlign w:val="center"/>
          </w:tcPr>
          <w:p w14:paraId="4364848B" w14:textId="77777777"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IP</w:t>
            </w:r>
            <w:r w:rsidRPr="003A4A4A">
              <w:rPr>
                <w:rFonts w:hint="eastAsia"/>
                <w:color w:val="000000"/>
                <w:sz w:val="20"/>
                <w:szCs w:val="20"/>
              </w:rPr>
              <w:t>地址</w:t>
            </w:r>
          </w:p>
        </w:tc>
        <w:tc>
          <w:tcPr>
            <w:tcW w:w="0" w:type="auto"/>
            <w:vAlign w:val="center"/>
          </w:tcPr>
          <w:p w14:paraId="023D92D4" w14:textId="77777777"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M</w:t>
            </w:r>
          </w:p>
        </w:tc>
        <w:tc>
          <w:tcPr>
            <w:tcW w:w="0" w:type="auto"/>
            <w:shd w:val="clear" w:color="auto" w:fill="auto"/>
          </w:tcPr>
          <w:p w14:paraId="0F3689B0" w14:textId="77777777"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w:t>
            </w:r>
          </w:p>
        </w:tc>
        <w:tc>
          <w:tcPr>
            <w:tcW w:w="1891" w:type="dxa"/>
            <w:vAlign w:val="center"/>
          </w:tcPr>
          <w:p w14:paraId="3A4CE108" w14:textId="77777777" w:rsidR="000E75D0" w:rsidRPr="003A4A4A" w:rsidRDefault="000E75D0" w:rsidP="00E42239">
            <w:pPr>
              <w:spacing w:line="240" w:lineRule="auto"/>
              <w:ind w:firstLineChars="0" w:firstLine="0"/>
              <w:rPr>
                <w:color w:val="000000"/>
                <w:sz w:val="20"/>
                <w:szCs w:val="20"/>
              </w:rPr>
            </w:pPr>
          </w:p>
        </w:tc>
      </w:tr>
      <w:tr w:rsidR="000E75D0" w14:paraId="6021E4DA" w14:textId="77777777" w:rsidTr="00E42239">
        <w:tc>
          <w:tcPr>
            <w:tcW w:w="0" w:type="auto"/>
          </w:tcPr>
          <w:p w14:paraId="6E1AC3D2" w14:textId="77777777" w:rsidR="000E75D0" w:rsidRPr="00E46C21" w:rsidRDefault="000E75D0" w:rsidP="00E42239">
            <w:pPr>
              <w:ind w:firstLineChars="0" w:firstLine="0"/>
              <w:rPr>
                <w:sz w:val="21"/>
                <w:szCs w:val="21"/>
              </w:rPr>
            </w:pPr>
          </w:p>
        </w:tc>
        <w:tc>
          <w:tcPr>
            <w:tcW w:w="0" w:type="auto"/>
          </w:tcPr>
          <w:p w14:paraId="13D7496D" w14:textId="56B79A26" w:rsidR="000E75D0" w:rsidRPr="00984E1E" w:rsidRDefault="000E75D0"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color w:val="000000"/>
                <w:sz w:val="20"/>
                <w:szCs w:val="20"/>
              </w:rPr>
              <w:t>X55</w:t>
            </w:r>
          </w:p>
        </w:tc>
        <w:tc>
          <w:tcPr>
            <w:tcW w:w="0" w:type="auto"/>
            <w:vAlign w:val="center"/>
          </w:tcPr>
          <w:p w14:paraId="45289112" w14:textId="684C6B27" w:rsidR="000E75D0" w:rsidRPr="00984E1E" w:rsidRDefault="000E75D0"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versionInfo</w:t>
            </w:r>
          </w:p>
        </w:tc>
        <w:tc>
          <w:tcPr>
            <w:tcW w:w="0" w:type="auto"/>
            <w:vAlign w:val="center"/>
          </w:tcPr>
          <w:p w14:paraId="40523B67" w14:textId="637F947E"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API</w:t>
            </w:r>
            <w:r w:rsidRPr="003A4A4A">
              <w:rPr>
                <w:rFonts w:hint="eastAsia"/>
                <w:color w:val="000000"/>
                <w:sz w:val="20"/>
                <w:szCs w:val="20"/>
              </w:rPr>
              <w:t>版本信息</w:t>
            </w:r>
          </w:p>
        </w:tc>
        <w:tc>
          <w:tcPr>
            <w:tcW w:w="0" w:type="auto"/>
            <w:vAlign w:val="center"/>
          </w:tcPr>
          <w:p w14:paraId="2DBDAC6B" w14:textId="7D5FE921"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M</w:t>
            </w:r>
          </w:p>
        </w:tc>
        <w:tc>
          <w:tcPr>
            <w:tcW w:w="0" w:type="auto"/>
            <w:shd w:val="clear" w:color="auto" w:fill="auto"/>
          </w:tcPr>
          <w:p w14:paraId="608C6215" w14:textId="169215ED"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w:t>
            </w:r>
          </w:p>
        </w:tc>
        <w:tc>
          <w:tcPr>
            <w:tcW w:w="1891" w:type="dxa"/>
            <w:vAlign w:val="center"/>
          </w:tcPr>
          <w:p w14:paraId="049B97F9" w14:textId="77777777" w:rsidR="000E75D0" w:rsidRPr="003A4A4A" w:rsidRDefault="000E75D0" w:rsidP="00E42239">
            <w:pPr>
              <w:spacing w:line="240" w:lineRule="auto"/>
              <w:ind w:firstLineChars="0" w:firstLine="0"/>
              <w:rPr>
                <w:color w:val="000000"/>
                <w:sz w:val="20"/>
                <w:szCs w:val="20"/>
              </w:rPr>
            </w:pPr>
          </w:p>
        </w:tc>
      </w:tr>
      <w:tr w:rsidR="000E75D0" w14:paraId="7A83B3B9" w14:textId="77777777" w:rsidTr="00E42239">
        <w:tc>
          <w:tcPr>
            <w:tcW w:w="0" w:type="auto"/>
          </w:tcPr>
          <w:p w14:paraId="312C91DA" w14:textId="77777777" w:rsidR="000E75D0" w:rsidRPr="00E46C21" w:rsidRDefault="000E75D0" w:rsidP="00E42239">
            <w:pPr>
              <w:ind w:firstLineChars="0" w:firstLine="0"/>
              <w:rPr>
                <w:sz w:val="21"/>
                <w:szCs w:val="21"/>
              </w:rPr>
            </w:pPr>
          </w:p>
        </w:tc>
        <w:tc>
          <w:tcPr>
            <w:tcW w:w="0" w:type="auto"/>
          </w:tcPr>
          <w:p w14:paraId="15E421DA" w14:textId="3D2EEFF1" w:rsidR="000E75D0" w:rsidRPr="00984E1E" w:rsidRDefault="000E75D0" w:rsidP="00E42239">
            <w:pPr>
              <w:spacing w:line="240" w:lineRule="auto"/>
              <w:ind w:firstLineChars="0" w:firstLine="0"/>
              <w:rPr>
                <w:rFonts w:asciiTheme="minorEastAsia" w:hAnsiTheme="minorEastAsia"/>
                <w:color w:val="000000"/>
                <w:sz w:val="20"/>
                <w:szCs w:val="20"/>
              </w:rPr>
            </w:pPr>
            <w:r>
              <w:rPr>
                <w:rFonts w:asciiTheme="minorEastAsia" w:hAnsiTheme="minorEastAsia"/>
                <w:color w:val="000000"/>
                <w:sz w:val="20"/>
                <w:szCs w:val="20"/>
              </w:rPr>
              <w:t>X25</w:t>
            </w:r>
          </w:p>
        </w:tc>
        <w:tc>
          <w:tcPr>
            <w:tcW w:w="0" w:type="auto"/>
            <w:vAlign w:val="center"/>
          </w:tcPr>
          <w:p w14:paraId="6BF370E0" w14:textId="4CB7C658" w:rsidR="000E75D0" w:rsidRPr="00984E1E" w:rsidRDefault="000E75D0" w:rsidP="00E42239">
            <w:pPr>
              <w:spacing w:line="240" w:lineRule="auto"/>
              <w:ind w:firstLineChars="0" w:firstLine="0"/>
              <w:rPr>
                <w:rFonts w:asciiTheme="minorEastAsia" w:hAnsiTheme="minorEastAsia"/>
                <w:color w:val="000000"/>
                <w:sz w:val="20"/>
                <w:szCs w:val="20"/>
              </w:rPr>
            </w:pPr>
            <w:r>
              <w:rPr>
                <w:rFonts w:asciiTheme="minorEastAsia" w:hAnsiTheme="minorEastAsia"/>
                <w:color w:val="000000"/>
                <w:sz w:val="20"/>
                <w:szCs w:val="20"/>
              </w:rPr>
              <w:t>userSystem</w:t>
            </w:r>
          </w:p>
        </w:tc>
        <w:tc>
          <w:tcPr>
            <w:tcW w:w="0" w:type="auto"/>
            <w:vAlign w:val="center"/>
          </w:tcPr>
          <w:p w14:paraId="753E228E" w14:textId="41410273" w:rsidR="000E75D0" w:rsidRPr="003A4A4A" w:rsidRDefault="000E75D0" w:rsidP="00E42239">
            <w:pPr>
              <w:spacing w:line="240" w:lineRule="auto"/>
              <w:ind w:firstLineChars="0" w:firstLine="0"/>
              <w:rPr>
                <w:color w:val="000000"/>
                <w:sz w:val="20"/>
                <w:szCs w:val="20"/>
              </w:rPr>
            </w:pPr>
            <w:r>
              <w:rPr>
                <w:rFonts w:hint="eastAsia"/>
                <w:color w:val="000000"/>
                <w:sz w:val="20"/>
                <w:szCs w:val="20"/>
              </w:rPr>
              <w:t>接入方</w:t>
            </w:r>
            <w:r>
              <w:rPr>
                <w:color w:val="000000"/>
                <w:sz w:val="20"/>
                <w:szCs w:val="20"/>
              </w:rPr>
              <w:t>系统标识</w:t>
            </w:r>
          </w:p>
        </w:tc>
        <w:tc>
          <w:tcPr>
            <w:tcW w:w="0" w:type="auto"/>
            <w:vAlign w:val="center"/>
          </w:tcPr>
          <w:p w14:paraId="6BC0920D" w14:textId="7607BF81"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M</w:t>
            </w:r>
          </w:p>
        </w:tc>
        <w:tc>
          <w:tcPr>
            <w:tcW w:w="0" w:type="auto"/>
            <w:shd w:val="clear" w:color="auto" w:fill="auto"/>
          </w:tcPr>
          <w:p w14:paraId="55AFEF49" w14:textId="224AADE1" w:rsidR="000E75D0" w:rsidRPr="003A4A4A" w:rsidRDefault="000E75D0" w:rsidP="00E42239">
            <w:pPr>
              <w:spacing w:line="240" w:lineRule="auto"/>
              <w:ind w:firstLineChars="0" w:firstLine="0"/>
              <w:rPr>
                <w:color w:val="000000"/>
                <w:sz w:val="20"/>
                <w:szCs w:val="20"/>
              </w:rPr>
            </w:pPr>
            <w:r w:rsidRPr="00984E1E">
              <w:rPr>
                <w:rFonts w:asciiTheme="minorEastAsia" w:hAnsiTheme="minorEastAsia" w:hint="eastAsia"/>
                <w:sz w:val="20"/>
              </w:rPr>
              <w:t>←</w:t>
            </w:r>
          </w:p>
        </w:tc>
        <w:tc>
          <w:tcPr>
            <w:tcW w:w="1891" w:type="dxa"/>
            <w:vAlign w:val="center"/>
          </w:tcPr>
          <w:p w14:paraId="25FD4783" w14:textId="77777777" w:rsidR="000E75D0" w:rsidRPr="00C058E8" w:rsidRDefault="000E75D0" w:rsidP="00620319">
            <w:pPr>
              <w:ind w:firstLineChars="0" w:firstLine="0"/>
              <w:rPr>
                <w:color w:val="000000"/>
                <w:sz w:val="20"/>
                <w:szCs w:val="20"/>
              </w:rPr>
            </w:pPr>
            <w:r w:rsidRPr="00C058E8">
              <w:rPr>
                <w:rFonts w:hint="eastAsia"/>
                <w:color w:val="000000"/>
                <w:sz w:val="20"/>
                <w:szCs w:val="20"/>
              </w:rPr>
              <w:t>用以识别发送系统</w:t>
            </w:r>
          </w:p>
          <w:p w14:paraId="597BB961" w14:textId="00AD3DF7" w:rsidR="000E75D0" w:rsidRPr="003A4A4A" w:rsidRDefault="000E75D0" w:rsidP="00E42239">
            <w:pPr>
              <w:spacing w:line="240" w:lineRule="auto"/>
              <w:ind w:firstLineChars="0" w:firstLine="0"/>
              <w:rPr>
                <w:color w:val="000000"/>
                <w:sz w:val="20"/>
                <w:szCs w:val="20"/>
              </w:rPr>
            </w:pPr>
            <w:r>
              <w:rPr>
                <w:rFonts w:hint="eastAsia"/>
                <w:color w:val="000000"/>
                <w:sz w:val="20"/>
                <w:szCs w:val="20"/>
              </w:rPr>
              <w:t>具体取值如下：</w:t>
            </w:r>
            <w:r w:rsidRPr="00C058E8">
              <w:rPr>
                <w:rFonts w:hint="eastAsia"/>
                <w:color w:val="000000"/>
                <w:sz w:val="20"/>
                <w:szCs w:val="20"/>
              </w:rPr>
              <w:t>仓储保证金二级系统</w:t>
            </w:r>
            <w:r w:rsidRPr="00C058E8">
              <w:rPr>
                <w:rFonts w:hint="eastAsia"/>
                <w:color w:val="000000"/>
                <w:sz w:val="20"/>
                <w:szCs w:val="20"/>
              </w:rPr>
              <w:t xml:space="preserve">--WM  </w:t>
            </w:r>
          </w:p>
        </w:tc>
      </w:tr>
      <w:tr w:rsidR="000E75D0" w14:paraId="6E338AC2" w14:textId="77777777" w:rsidTr="00E42239">
        <w:tc>
          <w:tcPr>
            <w:tcW w:w="0" w:type="auto"/>
          </w:tcPr>
          <w:p w14:paraId="0F555E48" w14:textId="77777777" w:rsidR="000E75D0" w:rsidRDefault="000E75D0" w:rsidP="00E42239">
            <w:pPr>
              <w:ind w:firstLineChars="0" w:firstLine="0"/>
              <w:rPr>
                <w:sz w:val="21"/>
                <w:szCs w:val="21"/>
              </w:rPr>
            </w:pPr>
            <w:r>
              <w:rPr>
                <w:rFonts w:hint="eastAsia"/>
                <w:sz w:val="21"/>
                <w:szCs w:val="21"/>
              </w:rPr>
              <w:t>[]</w:t>
            </w:r>
          </w:p>
        </w:tc>
        <w:tc>
          <w:tcPr>
            <w:tcW w:w="0" w:type="auto"/>
          </w:tcPr>
          <w:p w14:paraId="590EB6E3" w14:textId="77777777" w:rsidR="000E75D0" w:rsidRPr="00984E1E" w:rsidRDefault="000E75D0"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X20</w:t>
            </w:r>
          </w:p>
        </w:tc>
        <w:tc>
          <w:tcPr>
            <w:tcW w:w="0" w:type="auto"/>
            <w:vAlign w:val="center"/>
          </w:tcPr>
          <w:p w14:paraId="248B0E4A" w14:textId="77777777" w:rsidR="000E75D0" w:rsidRPr="00984E1E" w:rsidRDefault="000E75D0"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w:t>
            </w:r>
            <w:r w:rsidRPr="00984E1E">
              <w:rPr>
                <w:rFonts w:asciiTheme="minorEastAsia" w:hAnsiTheme="minorEastAsia"/>
                <w:color w:val="000000"/>
                <w:sz w:val="20"/>
                <w:szCs w:val="20"/>
              </w:rPr>
              <w:t>breakpointData</w:t>
            </w:r>
            <w:r w:rsidRPr="00984E1E">
              <w:rPr>
                <w:rFonts w:asciiTheme="minorEastAsia" w:hAnsiTheme="minorEastAsia" w:hint="eastAsia"/>
                <w:color w:val="000000"/>
                <w:sz w:val="20"/>
                <w:szCs w:val="20"/>
              </w:rPr>
              <w:t>]</w:t>
            </w:r>
          </w:p>
        </w:tc>
        <w:tc>
          <w:tcPr>
            <w:tcW w:w="0" w:type="auto"/>
          </w:tcPr>
          <w:p w14:paraId="05AFEEF9" w14:textId="77777777"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消息断点信息数据</w:t>
            </w:r>
          </w:p>
        </w:tc>
        <w:tc>
          <w:tcPr>
            <w:tcW w:w="0" w:type="auto"/>
            <w:vAlign w:val="center"/>
          </w:tcPr>
          <w:p w14:paraId="496F81E0" w14:textId="77777777" w:rsidR="000E75D0" w:rsidRPr="003A4A4A" w:rsidRDefault="000E75D0" w:rsidP="00E42239">
            <w:pPr>
              <w:spacing w:line="240" w:lineRule="auto"/>
              <w:ind w:firstLineChars="0" w:firstLine="0"/>
              <w:rPr>
                <w:color w:val="000000"/>
                <w:sz w:val="20"/>
                <w:szCs w:val="20"/>
              </w:rPr>
            </w:pPr>
            <w:r>
              <w:rPr>
                <w:rFonts w:hint="eastAsia"/>
                <w:color w:val="000000"/>
                <w:sz w:val="20"/>
                <w:szCs w:val="20"/>
              </w:rPr>
              <w:t>C</w:t>
            </w:r>
          </w:p>
        </w:tc>
        <w:tc>
          <w:tcPr>
            <w:tcW w:w="0" w:type="auto"/>
            <w:shd w:val="clear" w:color="auto" w:fill="auto"/>
          </w:tcPr>
          <w:p w14:paraId="55D649C9" w14:textId="77777777"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w:t>
            </w:r>
          </w:p>
        </w:tc>
        <w:tc>
          <w:tcPr>
            <w:tcW w:w="1891" w:type="dxa"/>
            <w:vAlign w:val="center"/>
          </w:tcPr>
          <w:p w14:paraId="18D994F0" w14:textId="77777777"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断点信息域</w:t>
            </w:r>
            <w:r>
              <w:rPr>
                <w:rFonts w:hint="eastAsia"/>
                <w:color w:val="000000"/>
                <w:sz w:val="20"/>
                <w:szCs w:val="20"/>
              </w:rPr>
              <w:t>，断点信息不为空时必填</w:t>
            </w:r>
          </w:p>
        </w:tc>
      </w:tr>
      <w:tr w:rsidR="000E75D0" w14:paraId="5C062BAE" w14:textId="77777777" w:rsidTr="00E42239">
        <w:tc>
          <w:tcPr>
            <w:tcW w:w="0" w:type="auto"/>
          </w:tcPr>
          <w:p w14:paraId="4A5F30EF" w14:textId="77777777" w:rsidR="000E75D0" w:rsidRDefault="000E75D0" w:rsidP="00E42239">
            <w:pPr>
              <w:ind w:firstLineChars="0" w:firstLine="0"/>
              <w:rPr>
                <w:sz w:val="21"/>
                <w:szCs w:val="21"/>
              </w:rPr>
            </w:pPr>
            <w:r>
              <w:rPr>
                <w:rFonts w:hint="eastAsia"/>
                <w:sz w:val="21"/>
                <w:szCs w:val="21"/>
              </w:rPr>
              <w:t>{}</w:t>
            </w:r>
          </w:p>
        </w:tc>
        <w:tc>
          <w:tcPr>
            <w:tcW w:w="0" w:type="auto"/>
          </w:tcPr>
          <w:p w14:paraId="40E50F6D" w14:textId="77777777" w:rsidR="000E75D0" w:rsidRPr="00984E1E" w:rsidRDefault="000E75D0" w:rsidP="00E42239">
            <w:pPr>
              <w:spacing w:line="240" w:lineRule="auto"/>
              <w:ind w:firstLineChars="0" w:firstLine="0"/>
              <w:rPr>
                <w:rFonts w:asciiTheme="minorEastAsia" w:hAnsiTheme="minorEastAsia"/>
                <w:color w:val="000000"/>
                <w:sz w:val="20"/>
                <w:szCs w:val="20"/>
              </w:rPr>
            </w:pPr>
          </w:p>
        </w:tc>
        <w:tc>
          <w:tcPr>
            <w:tcW w:w="0" w:type="auto"/>
            <w:vAlign w:val="center"/>
          </w:tcPr>
          <w:p w14:paraId="2E8D90D4" w14:textId="77777777" w:rsidR="000E75D0" w:rsidRPr="00984E1E" w:rsidRDefault="000E75D0" w:rsidP="00E42239">
            <w:pPr>
              <w:spacing w:line="240" w:lineRule="auto"/>
              <w:ind w:firstLineChars="0" w:firstLine="0"/>
              <w:rPr>
                <w:rFonts w:asciiTheme="minorEastAsia" w:hAnsiTheme="minorEastAsia"/>
                <w:color w:val="000000"/>
                <w:sz w:val="20"/>
                <w:szCs w:val="20"/>
              </w:rPr>
            </w:pPr>
          </w:p>
        </w:tc>
        <w:tc>
          <w:tcPr>
            <w:tcW w:w="0" w:type="auto"/>
          </w:tcPr>
          <w:p w14:paraId="07F9F2C1" w14:textId="77777777"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消息断点信息</w:t>
            </w:r>
          </w:p>
        </w:tc>
        <w:tc>
          <w:tcPr>
            <w:tcW w:w="0" w:type="auto"/>
            <w:vAlign w:val="center"/>
          </w:tcPr>
          <w:p w14:paraId="1AE29282" w14:textId="77777777" w:rsidR="000E75D0" w:rsidRPr="003A4A4A" w:rsidRDefault="000E75D0" w:rsidP="00E42239">
            <w:pPr>
              <w:spacing w:line="240" w:lineRule="auto"/>
              <w:ind w:firstLineChars="0" w:firstLine="0"/>
              <w:rPr>
                <w:color w:val="000000"/>
                <w:sz w:val="20"/>
                <w:szCs w:val="20"/>
              </w:rPr>
            </w:pPr>
          </w:p>
        </w:tc>
        <w:tc>
          <w:tcPr>
            <w:tcW w:w="0" w:type="auto"/>
            <w:shd w:val="clear" w:color="auto" w:fill="auto"/>
          </w:tcPr>
          <w:p w14:paraId="011B4824" w14:textId="77777777" w:rsidR="000E75D0" w:rsidRPr="003A4A4A" w:rsidRDefault="000E75D0" w:rsidP="00E42239">
            <w:pPr>
              <w:spacing w:line="240" w:lineRule="auto"/>
              <w:ind w:firstLineChars="0" w:firstLine="0"/>
              <w:rPr>
                <w:color w:val="000000"/>
                <w:sz w:val="20"/>
                <w:szCs w:val="20"/>
              </w:rPr>
            </w:pPr>
          </w:p>
        </w:tc>
        <w:tc>
          <w:tcPr>
            <w:tcW w:w="1891" w:type="dxa"/>
            <w:vAlign w:val="center"/>
          </w:tcPr>
          <w:p w14:paraId="0EAB486D" w14:textId="77777777" w:rsidR="000E75D0" w:rsidRPr="003A4A4A" w:rsidRDefault="000E75D0" w:rsidP="00E42239">
            <w:pPr>
              <w:spacing w:line="240" w:lineRule="auto"/>
              <w:ind w:firstLineChars="0" w:firstLine="0"/>
              <w:rPr>
                <w:color w:val="000000"/>
                <w:sz w:val="20"/>
                <w:szCs w:val="20"/>
              </w:rPr>
            </w:pPr>
          </w:p>
        </w:tc>
      </w:tr>
      <w:tr w:rsidR="000E75D0" w14:paraId="764320D1" w14:textId="77777777" w:rsidTr="00E42239">
        <w:tc>
          <w:tcPr>
            <w:tcW w:w="0" w:type="auto"/>
          </w:tcPr>
          <w:p w14:paraId="73C68C62" w14:textId="77777777" w:rsidR="000E75D0" w:rsidRDefault="000E75D0" w:rsidP="00E42239">
            <w:pPr>
              <w:ind w:firstLineChars="0" w:firstLine="0"/>
              <w:rPr>
                <w:sz w:val="21"/>
                <w:szCs w:val="21"/>
              </w:rPr>
            </w:pPr>
            <w:r>
              <w:rPr>
                <w:rFonts w:asciiTheme="minorEastAsia" w:hAnsiTheme="minorEastAsia" w:hint="eastAsia"/>
                <w:sz w:val="21"/>
                <w:szCs w:val="21"/>
              </w:rPr>
              <w:t>→</w:t>
            </w:r>
          </w:p>
        </w:tc>
        <w:tc>
          <w:tcPr>
            <w:tcW w:w="0" w:type="auto"/>
          </w:tcPr>
          <w:p w14:paraId="23048FC7" w14:textId="77777777" w:rsidR="000E75D0" w:rsidRPr="00984E1E" w:rsidRDefault="000E75D0"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X04</w:t>
            </w:r>
          </w:p>
        </w:tc>
        <w:tc>
          <w:tcPr>
            <w:tcW w:w="0" w:type="auto"/>
            <w:vAlign w:val="center"/>
          </w:tcPr>
          <w:p w14:paraId="010C88A8" w14:textId="77777777" w:rsidR="000E75D0" w:rsidRPr="00984E1E" w:rsidRDefault="000E75D0"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color w:val="000000"/>
                <w:sz w:val="20"/>
                <w:szCs w:val="20"/>
              </w:rPr>
              <w:t>seqSrsNo</w:t>
            </w:r>
          </w:p>
        </w:tc>
        <w:tc>
          <w:tcPr>
            <w:tcW w:w="0" w:type="auto"/>
          </w:tcPr>
          <w:p w14:paraId="58E353D2" w14:textId="77777777"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消息序列类别号</w:t>
            </w:r>
          </w:p>
        </w:tc>
        <w:tc>
          <w:tcPr>
            <w:tcW w:w="0" w:type="auto"/>
            <w:vAlign w:val="center"/>
          </w:tcPr>
          <w:p w14:paraId="24138160" w14:textId="77777777" w:rsidR="000E75D0" w:rsidRPr="003A4A4A" w:rsidRDefault="000E75D0" w:rsidP="00E42239">
            <w:pPr>
              <w:spacing w:line="240" w:lineRule="auto"/>
              <w:ind w:firstLineChars="0" w:firstLine="0"/>
              <w:rPr>
                <w:color w:val="000000"/>
                <w:sz w:val="20"/>
                <w:szCs w:val="20"/>
              </w:rPr>
            </w:pPr>
            <w:r>
              <w:rPr>
                <w:rFonts w:hint="eastAsia"/>
                <w:color w:val="000000"/>
                <w:sz w:val="20"/>
                <w:szCs w:val="20"/>
              </w:rPr>
              <w:t>C</w:t>
            </w:r>
          </w:p>
        </w:tc>
        <w:tc>
          <w:tcPr>
            <w:tcW w:w="0" w:type="auto"/>
            <w:shd w:val="clear" w:color="auto" w:fill="auto"/>
          </w:tcPr>
          <w:p w14:paraId="1B56F5E7" w14:textId="77777777"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w:t>
            </w:r>
          </w:p>
        </w:tc>
        <w:tc>
          <w:tcPr>
            <w:tcW w:w="1891" w:type="dxa"/>
            <w:vAlign w:val="center"/>
          </w:tcPr>
          <w:p w14:paraId="722450F8" w14:textId="77777777"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断点信息域</w:t>
            </w:r>
            <w:r>
              <w:rPr>
                <w:rFonts w:hint="eastAsia"/>
                <w:color w:val="000000"/>
                <w:sz w:val="20"/>
                <w:szCs w:val="20"/>
              </w:rPr>
              <w:t>，断点信息不为空时必填</w:t>
            </w:r>
          </w:p>
        </w:tc>
      </w:tr>
      <w:tr w:rsidR="000E75D0" w14:paraId="6AB1C809" w14:textId="77777777" w:rsidTr="00E42239">
        <w:tc>
          <w:tcPr>
            <w:tcW w:w="0" w:type="auto"/>
          </w:tcPr>
          <w:p w14:paraId="084EF355" w14:textId="77777777" w:rsidR="000E75D0" w:rsidRDefault="000E75D0" w:rsidP="00E42239">
            <w:pPr>
              <w:ind w:firstLineChars="0" w:firstLine="0"/>
              <w:rPr>
                <w:sz w:val="21"/>
                <w:szCs w:val="21"/>
              </w:rPr>
            </w:pPr>
            <w:r>
              <w:rPr>
                <w:rFonts w:asciiTheme="minorEastAsia" w:hAnsiTheme="minorEastAsia" w:hint="eastAsia"/>
                <w:sz w:val="21"/>
                <w:szCs w:val="21"/>
              </w:rPr>
              <w:t>→</w:t>
            </w:r>
          </w:p>
        </w:tc>
        <w:tc>
          <w:tcPr>
            <w:tcW w:w="0" w:type="auto"/>
          </w:tcPr>
          <w:p w14:paraId="57D9ABAA" w14:textId="77777777" w:rsidR="000E75D0" w:rsidRPr="00984E1E" w:rsidRDefault="000E75D0"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X05</w:t>
            </w:r>
          </w:p>
        </w:tc>
        <w:tc>
          <w:tcPr>
            <w:tcW w:w="0" w:type="auto"/>
            <w:vAlign w:val="center"/>
          </w:tcPr>
          <w:p w14:paraId="549B83E8" w14:textId="77777777" w:rsidR="000E75D0" w:rsidRPr="00984E1E" w:rsidRDefault="000E75D0" w:rsidP="00E42239">
            <w:pPr>
              <w:spacing w:line="240" w:lineRule="auto"/>
              <w:ind w:firstLineChars="0" w:firstLine="0"/>
              <w:rPr>
                <w:rFonts w:asciiTheme="minorEastAsia" w:hAnsiTheme="minorEastAsia"/>
                <w:color w:val="000000"/>
                <w:sz w:val="20"/>
                <w:szCs w:val="20"/>
              </w:rPr>
            </w:pPr>
            <w:r w:rsidRPr="00984E1E">
              <w:rPr>
                <w:rFonts w:asciiTheme="minorEastAsia" w:hAnsiTheme="minorEastAsia"/>
                <w:color w:val="000000"/>
                <w:sz w:val="20"/>
                <w:szCs w:val="20"/>
              </w:rPr>
              <w:t>seqNo</w:t>
            </w:r>
          </w:p>
        </w:tc>
        <w:tc>
          <w:tcPr>
            <w:tcW w:w="0" w:type="auto"/>
          </w:tcPr>
          <w:p w14:paraId="6D202B61" w14:textId="77777777"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消息序号</w:t>
            </w:r>
          </w:p>
        </w:tc>
        <w:tc>
          <w:tcPr>
            <w:tcW w:w="0" w:type="auto"/>
            <w:vAlign w:val="center"/>
          </w:tcPr>
          <w:p w14:paraId="062D08C0" w14:textId="77777777" w:rsidR="000E75D0" w:rsidRPr="003A4A4A" w:rsidRDefault="000E75D0" w:rsidP="00E42239">
            <w:pPr>
              <w:spacing w:line="240" w:lineRule="auto"/>
              <w:ind w:firstLineChars="0" w:firstLine="0"/>
              <w:rPr>
                <w:color w:val="000000"/>
                <w:sz w:val="20"/>
                <w:szCs w:val="20"/>
              </w:rPr>
            </w:pPr>
            <w:r>
              <w:rPr>
                <w:rFonts w:hint="eastAsia"/>
                <w:color w:val="000000"/>
                <w:sz w:val="20"/>
                <w:szCs w:val="20"/>
              </w:rPr>
              <w:t>C</w:t>
            </w:r>
          </w:p>
        </w:tc>
        <w:tc>
          <w:tcPr>
            <w:tcW w:w="0" w:type="auto"/>
            <w:shd w:val="clear" w:color="auto" w:fill="auto"/>
          </w:tcPr>
          <w:p w14:paraId="08B55F6E" w14:textId="77777777"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w:t>
            </w:r>
          </w:p>
        </w:tc>
        <w:tc>
          <w:tcPr>
            <w:tcW w:w="1891" w:type="dxa"/>
            <w:vAlign w:val="center"/>
          </w:tcPr>
          <w:p w14:paraId="311AC2D9" w14:textId="77777777" w:rsidR="000E75D0" w:rsidRPr="003A4A4A" w:rsidRDefault="000E75D0" w:rsidP="00E42239">
            <w:pPr>
              <w:spacing w:line="240" w:lineRule="auto"/>
              <w:ind w:firstLineChars="0" w:firstLine="0"/>
              <w:rPr>
                <w:color w:val="000000"/>
                <w:sz w:val="20"/>
                <w:szCs w:val="20"/>
              </w:rPr>
            </w:pPr>
            <w:r w:rsidRPr="003A4A4A">
              <w:rPr>
                <w:rFonts w:hint="eastAsia"/>
                <w:color w:val="000000"/>
                <w:sz w:val="20"/>
                <w:szCs w:val="20"/>
              </w:rPr>
              <w:t>断点信息域</w:t>
            </w:r>
            <w:r>
              <w:rPr>
                <w:rFonts w:hint="eastAsia"/>
                <w:color w:val="000000"/>
                <w:sz w:val="20"/>
                <w:szCs w:val="20"/>
              </w:rPr>
              <w:t>，断点信息不为空时必填</w:t>
            </w:r>
          </w:p>
        </w:tc>
      </w:tr>
      <w:tr w:rsidR="000E75D0" w14:paraId="7119A003" w14:textId="77777777" w:rsidTr="00E42239">
        <w:tc>
          <w:tcPr>
            <w:tcW w:w="0" w:type="auto"/>
          </w:tcPr>
          <w:p w14:paraId="54013881" w14:textId="77777777" w:rsidR="000E75D0" w:rsidRDefault="000E75D0" w:rsidP="00E42239">
            <w:pPr>
              <w:spacing w:line="240" w:lineRule="auto"/>
              <w:ind w:firstLineChars="0" w:firstLine="0"/>
              <w:rPr>
                <w:sz w:val="21"/>
                <w:szCs w:val="21"/>
              </w:rPr>
            </w:pPr>
          </w:p>
        </w:tc>
        <w:tc>
          <w:tcPr>
            <w:tcW w:w="0" w:type="auto"/>
          </w:tcPr>
          <w:p w14:paraId="4DE19E14" w14:textId="77777777" w:rsidR="000E75D0" w:rsidRPr="00984E1E" w:rsidRDefault="000E75D0" w:rsidP="00E42239">
            <w:pPr>
              <w:spacing w:line="240" w:lineRule="auto"/>
              <w:ind w:firstLineChars="0" w:firstLine="0"/>
              <w:rPr>
                <w:rFonts w:asciiTheme="minorEastAsia" w:hAnsiTheme="minorEastAsia"/>
                <w:sz w:val="21"/>
                <w:szCs w:val="21"/>
              </w:rPr>
            </w:pPr>
            <w:r w:rsidRPr="00984E1E">
              <w:rPr>
                <w:rFonts w:asciiTheme="minorEastAsia" w:hAnsiTheme="minorEastAsia" w:hint="eastAsia"/>
                <w:sz w:val="21"/>
                <w:szCs w:val="21"/>
              </w:rPr>
              <w:t>X39</w:t>
            </w:r>
          </w:p>
        </w:tc>
        <w:tc>
          <w:tcPr>
            <w:tcW w:w="0" w:type="auto"/>
          </w:tcPr>
          <w:p w14:paraId="637A50B6" w14:textId="77777777" w:rsidR="000E75D0" w:rsidRPr="00984E1E" w:rsidRDefault="000E75D0" w:rsidP="00E42239">
            <w:pPr>
              <w:spacing w:line="240" w:lineRule="auto"/>
              <w:ind w:firstLineChars="0" w:firstLine="0"/>
              <w:rPr>
                <w:rFonts w:asciiTheme="minorEastAsia" w:hAnsiTheme="minorEastAsia"/>
                <w:sz w:val="21"/>
                <w:szCs w:val="21"/>
              </w:rPr>
            </w:pPr>
            <w:r w:rsidRPr="00984E1E">
              <w:rPr>
                <w:rFonts w:asciiTheme="minorEastAsia" w:hAnsiTheme="minorEastAsia"/>
                <w:sz w:val="21"/>
                <w:szCs w:val="21"/>
              </w:rPr>
              <w:t>rspCode</w:t>
            </w:r>
          </w:p>
        </w:tc>
        <w:tc>
          <w:tcPr>
            <w:tcW w:w="0" w:type="auto"/>
            <w:vAlign w:val="center"/>
          </w:tcPr>
          <w:p w14:paraId="66774216" w14:textId="77777777" w:rsidR="000E75D0" w:rsidRPr="00912A7A" w:rsidRDefault="000E75D0" w:rsidP="00E42239">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响应代码</w:t>
            </w:r>
          </w:p>
        </w:tc>
        <w:tc>
          <w:tcPr>
            <w:tcW w:w="0" w:type="auto"/>
          </w:tcPr>
          <w:p w14:paraId="082F3C62" w14:textId="77777777" w:rsidR="000E75D0" w:rsidRPr="00565BE4" w:rsidRDefault="000E75D0" w:rsidP="00E42239">
            <w:pPr>
              <w:spacing w:line="240" w:lineRule="auto"/>
              <w:ind w:firstLineChars="0" w:firstLine="0"/>
              <w:rPr>
                <w:sz w:val="21"/>
                <w:szCs w:val="21"/>
              </w:rPr>
            </w:pPr>
            <w:r>
              <w:rPr>
                <w:rFonts w:hint="eastAsia"/>
                <w:sz w:val="21"/>
                <w:szCs w:val="21"/>
              </w:rPr>
              <w:t>-</w:t>
            </w:r>
          </w:p>
        </w:tc>
        <w:tc>
          <w:tcPr>
            <w:tcW w:w="0" w:type="auto"/>
          </w:tcPr>
          <w:p w14:paraId="172C2EC8" w14:textId="77777777" w:rsidR="000E75D0" w:rsidRPr="00565BE4" w:rsidRDefault="000E75D0" w:rsidP="00E42239">
            <w:pPr>
              <w:spacing w:line="240" w:lineRule="auto"/>
              <w:ind w:firstLineChars="0" w:firstLine="0"/>
              <w:rPr>
                <w:sz w:val="21"/>
                <w:szCs w:val="21"/>
              </w:rPr>
            </w:pPr>
            <w:r w:rsidRPr="00565BE4">
              <w:rPr>
                <w:rFonts w:hint="eastAsia"/>
                <w:sz w:val="21"/>
                <w:szCs w:val="21"/>
              </w:rPr>
              <w:t>M</w:t>
            </w:r>
          </w:p>
        </w:tc>
        <w:tc>
          <w:tcPr>
            <w:tcW w:w="1891" w:type="dxa"/>
          </w:tcPr>
          <w:p w14:paraId="150B6475" w14:textId="77777777" w:rsidR="000E75D0" w:rsidRPr="00565BE4" w:rsidRDefault="000E75D0" w:rsidP="00E42239">
            <w:pPr>
              <w:spacing w:line="240" w:lineRule="auto"/>
              <w:ind w:firstLineChars="0" w:firstLine="0"/>
              <w:rPr>
                <w:sz w:val="21"/>
                <w:szCs w:val="21"/>
              </w:rPr>
            </w:pPr>
          </w:p>
        </w:tc>
      </w:tr>
      <w:tr w:rsidR="000E75D0" w14:paraId="39EB74EC" w14:textId="77777777" w:rsidTr="00E42239">
        <w:tc>
          <w:tcPr>
            <w:tcW w:w="0" w:type="auto"/>
          </w:tcPr>
          <w:p w14:paraId="7F1C862D" w14:textId="77777777" w:rsidR="000E75D0" w:rsidRDefault="000E75D0" w:rsidP="00E42239">
            <w:pPr>
              <w:spacing w:line="240" w:lineRule="auto"/>
              <w:ind w:firstLineChars="0" w:firstLine="0"/>
              <w:rPr>
                <w:sz w:val="21"/>
                <w:szCs w:val="21"/>
              </w:rPr>
            </w:pPr>
          </w:p>
        </w:tc>
        <w:tc>
          <w:tcPr>
            <w:tcW w:w="0" w:type="auto"/>
          </w:tcPr>
          <w:p w14:paraId="04546C8E" w14:textId="77777777" w:rsidR="000E75D0" w:rsidRPr="00984E1E" w:rsidRDefault="000E75D0" w:rsidP="00E42239">
            <w:pPr>
              <w:spacing w:line="240" w:lineRule="auto"/>
              <w:ind w:firstLineChars="0" w:firstLine="0"/>
              <w:rPr>
                <w:rFonts w:asciiTheme="minorEastAsia" w:hAnsiTheme="minorEastAsia"/>
                <w:sz w:val="21"/>
                <w:szCs w:val="21"/>
              </w:rPr>
            </w:pPr>
            <w:r w:rsidRPr="00984E1E">
              <w:rPr>
                <w:rFonts w:asciiTheme="minorEastAsia" w:hAnsiTheme="minorEastAsia" w:hint="eastAsia"/>
                <w:sz w:val="21"/>
                <w:szCs w:val="21"/>
              </w:rPr>
              <w:t>X40</w:t>
            </w:r>
          </w:p>
        </w:tc>
        <w:tc>
          <w:tcPr>
            <w:tcW w:w="0" w:type="auto"/>
          </w:tcPr>
          <w:p w14:paraId="35D52EF8" w14:textId="77777777" w:rsidR="000E75D0" w:rsidRPr="00984E1E" w:rsidRDefault="000E75D0" w:rsidP="00E42239">
            <w:pPr>
              <w:spacing w:line="240" w:lineRule="auto"/>
              <w:ind w:firstLineChars="0" w:firstLine="0"/>
              <w:rPr>
                <w:rFonts w:asciiTheme="minorEastAsia" w:hAnsiTheme="minorEastAsia"/>
                <w:sz w:val="21"/>
                <w:szCs w:val="21"/>
              </w:rPr>
            </w:pPr>
            <w:r w:rsidRPr="00984E1E">
              <w:rPr>
                <w:rFonts w:asciiTheme="minorEastAsia" w:hAnsiTheme="minorEastAsia"/>
                <w:sz w:val="21"/>
                <w:szCs w:val="21"/>
              </w:rPr>
              <w:t>rspMsg</w:t>
            </w:r>
          </w:p>
        </w:tc>
        <w:tc>
          <w:tcPr>
            <w:tcW w:w="0" w:type="auto"/>
            <w:vAlign w:val="center"/>
          </w:tcPr>
          <w:p w14:paraId="4E77C073" w14:textId="77777777" w:rsidR="000E75D0" w:rsidRPr="00912A7A" w:rsidRDefault="000E75D0" w:rsidP="00E42239">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响应消息</w:t>
            </w:r>
          </w:p>
        </w:tc>
        <w:tc>
          <w:tcPr>
            <w:tcW w:w="0" w:type="auto"/>
          </w:tcPr>
          <w:p w14:paraId="631EEC3E" w14:textId="77777777" w:rsidR="000E75D0" w:rsidRPr="00565BE4" w:rsidRDefault="000E75D0" w:rsidP="00E42239">
            <w:pPr>
              <w:spacing w:line="240" w:lineRule="auto"/>
              <w:ind w:firstLineChars="0" w:firstLine="0"/>
              <w:rPr>
                <w:sz w:val="21"/>
                <w:szCs w:val="21"/>
              </w:rPr>
            </w:pPr>
            <w:r>
              <w:rPr>
                <w:rFonts w:hint="eastAsia"/>
                <w:sz w:val="21"/>
                <w:szCs w:val="21"/>
              </w:rPr>
              <w:t>-</w:t>
            </w:r>
          </w:p>
        </w:tc>
        <w:tc>
          <w:tcPr>
            <w:tcW w:w="0" w:type="auto"/>
          </w:tcPr>
          <w:p w14:paraId="3459F904" w14:textId="77777777" w:rsidR="000E75D0" w:rsidRPr="00565BE4" w:rsidRDefault="000E75D0" w:rsidP="00E42239">
            <w:pPr>
              <w:spacing w:line="240" w:lineRule="auto"/>
              <w:ind w:firstLineChars="0" w:firstLine="0"/>
              <w:rPr>
                <w:sz w:val="21"/>
                <w:szCs w:val="21"/>
              </w:rPr>
            </w:pPr>
            <w:r w:rsidRPr="00565BE4">
              <w:rPr>
                <w:rFonts w:hint="eastAsia"/>
                <w:sz w:val="21"/>
                <w:szCs w:val="21"/>
              </w:rPr>
              <w:t>M</w:t>
            </w:r>
          </w:p>
        </w:tc>
        <w:tc>
          <w:tcPr>
            <w:tcW w:w="1891" w:type="dxa"/>
          </w:tcPr>
          <w:p w14:paraId="7AB2D6E8" w14:textId="77777777" w:rsidR="000E75D0" w:rsidRPr="00565BE4" w:rsidRDefault="000E75D0" w:rsidP="00E42239">
            <w:pPr>
              <w:spacing w:line="240" w:lineRule="auto"/>
              <w:ind w:firstLineChars="0" w:firstLine="0"/>
              <w:rPr>
                <w:sz w:val="21"/>
                <w:szCs w:val="21"/>
              </w:rPr>
            </w:pPr>
          </w:p>
        </w:tc>
      </w:tr>
    </w:tbl>
    <w:p w14:paraId="18F15847" w14:textId="77777777" w:rsidR="00A0009D" w:rsidRDefault="00A0009D" w:rsidP="000A3DF7">
      <w:pPr>
        <w:ind w:firstLineChars="0" w:firstLine="0"/>
      </w:pPr>
    </w:p>
    <w:p w14:paraId="7DD46DC3" w14:textId="77777777" w:rsidR="00A0009D" w:rsidRDefault="00A0009D" w:rsidP="00A0009D">
      <w:pPr>
        <w:pStyle w:val="4"/>
        <w:numPr>
          <w:ilvl w:val="3"/>
          <w:numId w:val="4"/>
        </w:numPr>
        <w:ind w:left="0" w:firstLineChars="0" w:firstLine="0"/>
      </w:pPr>
      <w:r w:rsidRPr="009557AF">
        <w:rPr>
          <w:rFonts w:hint="eastAsia"/>
        </w:rPr>
        <w:t>交易员登出请求及应答</w:t>
      </w:r>
    </w:p>
    <w:p w14:paraId="5983C71A" w14:textId="77777777" w:rsidR="005B7BC8" w:rsidRDefault="005B7BC8" w:rsidP="001643FA">
      <w:pPr>
        <w:ind w:firstLine="482"/>
      </w:pPr>
      <w:r w:rsidRPr="00BF29CF">
        <w:rPr>
          <w:rFonts w:hint="eastAsia"/>
          <w:b/>
        </w:rPr>
        <w:t>功能</w:t>
      </w:r>
      <w:r>
        <w:rPr>
          <w:rFonts w:hint="eastAsia"/>
        </w:rPr>
        <w:t>：交易员登出指令用于交易员登出交易所系统。</w:t>
      </w:r>
    </w:p>
    <w:p w14:paraId="2F7A14A0" w14:textId="77777777" w:rsidR="005B7BC8" w:rsidRPr="005B7BC8" w:rsidRDefault="005B7BC8" w:rsidP="005B7BC8">
      <w:pPr>
        <w:ind w:firstLine="480"/>
      </w:pPr>
      <w:r>
        <w:rPr>
          <w:rFonts w:hint="eastAsia"/>
        </w:rPr>
        <w:t>消息体格式如下：</w:t>
      </w:r>
    </w:p>
    <w:tbl>
      <w:tblPr>
        <w:tblW w:w="7318" w:type="dxa"/>
        <w:tblInd w:w="103" w:type="dxa"/>
        <w:tblLayout w:type="fixed"/>
        <w:tblLook w:val="04A0" w:firstRow="1" w:lastRow="0" w:firstColumn="1" w:lastColumn="0" w:noHBand="0" w:noVBand="1"/>
      </w:tblPr>
      <w:tblGrid>
        <w:gridCol w:w="635"/>
        <w:gridCol w:w="1242"/>
        <w:gridCol w:w="1738"/>
        <w:gridCol w:w="798"/>
        <w:gridCol w:w="798"/>
        <w:gridCol w:w="2107"/>
      </w:tblGrid>
      <w:tr w:rsidR="00912A7A" w:rsidRPr="00912A7A" w14:paraId="3AB39B27" w14:textId="77777777" w:rsidTr="001E71CA">
        <w:trPr>
          <w:trHeight w:val="270"/>
          <w:tblHeader/>
        </w:trPr>
        <w:tc>
          <w:tcPr>
            <w:tcW w:w="63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9761257" w14:textId="77777777"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r w:rsidRPr="00912A7A">
              <w:rPr>
                <w:rFonts w:ascii="宋体" w:eastAsia="宋体" w:hAnsi="宋体" w:cs="宋体" w:hint="eastAsia"/>
                <w:b/>
                <w:bCs/>
                <w:color w:val="000000"/>
                <w:kern w:val="0"/>
                <w:sz w:val="20"/>
                <w:szCs w:val="20"/>
              </w:rPr>
              <w:t>域号</w:t>
            </w:r>
          </w:p>
        </w:tc>
        <w:tc>
          <w:tcPr>
            <w:tcW w:w="1242" w:type="dxa"/>
            <w:tcBorders>
              <w:top w:val="single" w:sz="4" w:space="0" w:color="auto"/>
              <w:left w:val="nil"/>
              <w:bottom w:val="single" w:sz="4" w:space="0" w:color="auto"/>
              <w:right w:val="single" w:sz="4" w:space="0" w:color="auto"/>
            </w:tcBorders>
            <w:shd w:val="clear" w:color="000000" w:fill="D9D9D9"/>
            <w:noWrap/>
            <w:vAlign w:val="center"/>
            <w:hideMark/>
          </w:tcPr>
          <w:p w14:paraId="41AA9A1A" w14:textId="77777777"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r w:rsidRPr="00912A7A">
              <w:rPr>
                <w:rFonts w:ascii="宋体" w:eastAsia="宋体" w:hAnsi="宋体" w:cs="宋体" w:hint="eastAsia"/>
                <w:b/>
                <w:bCs/>
                <w:color w:val="000000"/>
                <w:kern w:val="0"/>
                <w:sz w:val="20"/>
                <w:szCs w:val="20"/>
              </w:rPr>
              <w:t>域名</w:t>
            </w:r>
          </w:p>
        </w:tc>
        <w:tc>
          <w:tcPr>
            <w:tcW w:w="1738" w:type="dxa"/>
            <w:tcBorders>
              <w:top w:val="single" w:sz="4" w:space="0" w:color="auto"/>
              <w:left w:val="nil"/>
              <w:bottom w:val="single" w:sz="4" w:space="0" w:color="auto"/>
              <w:right w:val="single" w:sz="4" w:space="0" w:color="auto"/>
            </w:tcBorders>
            <w:shd w:val="clear" w:color="000000" w:fill="D9D9D9"/>
            <w:noWrap/>
            <w:vAlign w:val="center"/>
            <w:hideMark/>
          </w:tcPr>
          <w:p w14:paraId="48E6B315" w14:textId="77777777" w:rsidR="00912A7A" w:rsidRPr="00912A7A" w:rsidRDefault="004847B6" w:rsidP="00912A7A">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55710C16" w14:textId="77777777"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r w:rsidRPr="00912A7A">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6CE99190" w14:textId="77777777"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r w:rsidRPr="00912A7A">
              <w:rPr>
                <w:rFonts w:ascii="宋体" w:eastAsia="宋体" w:hAnsi="宋体" w:cs="宋体" w:hint="eastAsia"/>
                <w:b/>
                <w:bCs/>
                <w:color w:val="000000"/>
                <w:kern w:val="0"/>
                <w:sz w:val="20"/>
                <w:szCs w:val="20"/>
              </w:rPr>
              <w:t>应答</w:t>
            </w:r>
          </w:p>
        </w:tc>
        <w:tc>
          <w:tcPr>
            <w:tcW w:w="2107" w:type="dxa"/>
            <w:tcBorders>
              <w:top w:val="single" w:sz="4" w:space="0" w:color="auto"/>
              <w:left w:val="nil"/>
              <w:bottom w:val="single" w:sz="4" w:space="0" w:color="auto"/>
              <w:right w:val="single" w:sz="4" w:space="0" w:color="auto"/>
            </w:tcBorders>
            <w:shd w:val="clear" w:color="000000" w:fill="D9D9D9"/>
            <w:noWrap/>
            <w:vAlign w:val="center"/>
            <w:hideMark/>
          </w:tcPr>
          <w:p w14:paraId="57823EE4" w14:textId="77777777"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r w:rsidRPr="00912A7A">
              <w:rPr>
                <w:rFonts w:ascii="宋体" w:eastAsia="宋体" w:hAnsi="宋体" w:cs="宋体" w:hint="eastAsia"/>
                <w:b/>
                <w:bCs/>
                <w:color w:val="000000"/>
                <w:kern w:val="0"/>
                <w:sz w:val="20"/>
                <w:szCs w:val="20"/>
              </w:rPr>
              <w:t>说明</w:t>
            </w:r>
          </w:p>
        </w:tc>
      </w:tr>
      <w:tr w:rsidR="00912A7A" w:rsidRPr="00912A7A" w14:paraId="4C6DED97" w14:textId="77777777" w:rsidTr="001E71CA">
        <w:trPr>
          <w:trHeight w:val="270"/>
        </w:trPr>
        <w:tc>
          <w:tcPr>
            <w:tcW w:w="635" w:type="dxa"/>
            <w:tcBorders>
              <w:top w:val="nil"/>
              <w:left w:val="single" w:sz="4" w:space="0" w:color="auto"/>
              <w:bottom w:val="single" w:sz="4" w:space="0" w:color="auto"/>
              <w:right w:val="single" w:sz="4" w:space="0" w:color="auto"/>
            </w:tcBorders>
            <w:shd w:val="clear" w:color="auto" w:fill="auto"/>
            <w:noWrap/>
            <w:vAlign w:val="center"/>
            <w:hideMark/>
          </w:tcPr>
          <w:p w14:paraId="1753F758" w14:textId="77777777"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M60</w:t>
            </w:r>
          </w:p>
        </w:tc>
        <w:tc>
          <w:tcPr>
            <w:tcW w:w="1242" w:type="dxa"/>
            <w:tcBorders>
              <w:top w:val="nil"/>
              <w:left w:val="nil"/>
              <w:bottom w:val="single" w:sz="4" w:space="0" w:color="auto"/>
              <w:right w:val="single" w:sz="4" w:space="0" w:color="auto"/>
            </w:tcBorders>
            <w:shd w:val="clear" w:color="auto" w:fill="auto"/>
            <w:vAlign w:val="center"/>
            <w:hideMark/>
          </w:tcPr>
          <w:p w14:paraId="0B44AC16" w14:textId="77777777"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traderID</w:t>
            </w:r>
          </w:p>
        </w:tc>
        <w:tc>
          <w:tcPr>
            <w:tcW w:w="1738" w:type="dxa"/>
            <w:tcBorders>
              <w:top w:val="nil"/>
              <w:left w:val="nil"/>
              <w:bottom w:val="single" w:sz="4" w:space="0" w:color="auto"/>
              <w:right w:val="single" w:sz="4" w:space="0" w:color="auto"/>
            </w:tcBorders>
            <w:shd w:val="clear" w:color="auto" w:fill="auto"/>
            <w:noWrap/>
            <w:vAlign w:val="center"/>
            <w:hideMark/>
          </w:tcPr>
          <w:p w14:paraId="648A758C" w14:textId="77777777"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交易员代码</w:t>
            </w:r>
          </w:p>
        </w:tc>
        <w:tc>
          <w:tcPr>
            <w:tcW w:w="798" w:type="dxa"/>
            <w:tcBorders>
              <w:top w:val="nil"/>
              <w:left w:val="nil"/>
              <w:bottom w:val="single" w:sz="4" w:space="0" w:color="auto"/>
              <w:right w:val="single" w:sz="4" w:space="0" w:color="auto"/>
            </w:tcBorders>
            <w:shd w:val="clear" w:color="auto" w:fill="auto"/>
            <w:noWrap/>
            <w:vAlign w:val="center"/>
            <w:hideMark/>
          </w:tcPr>
          <w:p w14:paraId="2ECC667C" w14:textId="77777777"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728468BA" w14:textId="77777777"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w:t>
            </w:r>
          </w:p>
        </w:tc>
        <w:tc>
          <w:tcPr>
            <w:tcW w:w="2107" w:type="dxa"/>
            <w:tcBorders>
              <w:top w:val="nil"/>
              <w:left w:val="nil"/>
              <w:bottom w:val="single" w:sz="4" w:space="0" w:color="auto"/>
              <w:right w:val="single" w:sz="4" w:space="0" w:color="auto"/>
            </w:tcBorders>
            <w:shd w:val="clear" w:color="auto" w:fill="auto"/>
            <w:noWrap/>
            <w:vAlign w:val="center"/>
            <w:hideMark/>
          </w:tcPr>
          <w:p w14:paraId="5CB2A4ED" w14:textId="77777777"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p>
        </w:tc>
      </w:tr>
      <w:tr w:rsidR="00984E1E" w:rsidRPr="00912A7A" w14:paraId="22E58B4E" w14:textId="77777777" w:rsidTr="001E71CA">
        <w:trPr>
          <w:trHeight w:val="270"/>
        </w:trPr>
        <w:tc>
          <w:tcPr>
            <w:tcW w:w="635" w:type="dxa"/>
            <w:tcBorders>
              <w:top w:val="nil"/>
              <w:left w:val="single" w:sz="4" w:space="0" w:color="auto"/>
              <w:bottom w:val="single" w:sz="4" w:space="0" w:color="auto"/>
              <w:right w:val="single" w:sz="4" w:space="0" w:color="auto"/>
            </w:tcBorders>
            <w:shd w:val="clear" w:color="auto" w:fill="auto"/>
            <w:noWrap/>
            <w:vAlign w:val="center"/>
          </w:tcPr>
          <w:p w14:paraId="6AB65C16" w14:textId="77777777" w:rsidR="00984E1E" w:rsidRPr="00984E1E" w:rsidRDefault="00984E1E"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242" w:type="dxa"/>
            <w:tcBorders>
              <w:top w:val="nil"/>
              <w:left w:val="nil"/>
              <w:bottom w:val="single" w:sz="4" w:space="0" w:color="auto"/>
              <w:right w:val="single" w:sz="4" w:space="0" w:color="auto"/>
            </w:tcBorders>
            <w:shd w:val="clear" w:color="auto" w:fill="auto"/>
            <w:noWrap/>
            <w:vAlign w:val="center"/>
          </w:tcPr>
          <w:p w14:paraId="70F7A35D" w14:textId="77777777" w:rsidR="00984E1E" w:rsidRPr="00984E1E" w:rsidRDefault="00984E1E"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738" w:type="dxa"/>
            <w:tcBorders>
              <w:top w:val="nil"/>
              <w:left w:val="nil"/>
              <w:bottom w:val="single" w:sz="4" w:space="0" w:color="auto"/>
              <w:right w:val="single" w:sz="4" w:space="0" w:color="auto"/>
            </w:tcBorders>
            <w:shd w:val="clear" w:color="auto" w:fill="auto"/>
            <w:noWrap/>
            <w:vAlign w:val="center"/>
          </w:tcPr>
          <w:p w14:paraId="67430BC9" w14:textId="77777777" w:rsidR="00984E1E" w:rsidRPr="00984E1E" w:rsidRDefault="00984E1E"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98" w:type="dxa"/>
            <w:tcBorders>
              <w:top w:val="nil"/>
              <w:left w:val="nil"/>
              <w:bottom w:val="single" w:sz="4" w:space="0" w:color="auto"/>
              <w:right w:val="single" w:sz="4" w:space="0" w:color="auto"/>
            </w:tcBorders>
            <w:shd w:val="clear" w:color="auto" w:fill="auto"/>
            <w:noWrap/>
            <w:vAlign w:val="center"/>
          </w:tcPr>
          <w:p w14:paraId="12281888" w14:textId="77777777" w:rsidR="00984E1E" w:rsidRPr="00984E1E" w:rsidRDefault="00984E1E"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14:paraId="2741CC36" w14:textId="77777777" w:rsidR="00984E1E" w:rsidRPr="00984E1E" w:rsidRDefault="00984E1E"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2107" w:type="dxa"/>
            <w:tcBorders>
              <w:top w:val="nil"/>
              <w:left w:val="nil"/>
              <w:bottom w:val="single" w:sz="4" w:space="0" w:color="auto"/>
              <w:right w:val="single" w:sz="4" w:space="0" w:color="auto"/>
            </w:tcBorders>
            <w:shd w:val="clear" w:color="auto" w:fill="auto"/>
            <w:noWrap/>
            <w:vAlign w:val="center"/>
          </w:tcPr>
          <w:p w14:paraId="2243ECF1" w14:textId="77777777" w:rsidR="00984E1E" w:rsidRPr="00984E1E" w:rsidRDefault="00984E1E" w:rsidP="0075261B">
            <w:pPr>
              <w:spacing w:line="240" w:lineRule="auto"/>
              <w:ind w:firstLineChars="0" w:firstLine="0"/>
              <w:rPr>
                <w:rFonts w:asciiTheme="minorEastAsia" w:hAnsiTheme="minorEastAsia" w:cs="宋体"/>
                <w:color w:val="000000"/>
                <w:sz w:val="21"/>
                <w:szCs w:val="21"/>
              </w:rPr>
            </w:pPr>
          </w:p>
        </w:tc>
      </w:tr>
      <w:tr w:rsidR="001E71CA" w:rsidRPr="00912A7A" w14:paraId="56932C18" w14:textId="77777777" w:rsidTr="001E71CA">
        <w:trPr>
          <w:trHeight w:val="270"/>
        </w:trPr>
        <w:tc>
          <w:tcPr>
            <w:tcW w:w="635" w:type="dxa"/>
            <w:tcBorders>
              <w:top w:val="nil"/>
              <w:left w:val="single" w:sz="4" w:space="0" w:color="auto"/>
              <w:bottom w:val="single" w:sz="4" w:space="0" w:color="auto"/>
              <w:right w:val="single" w:sz="4" w:space="0" w:color="auto"/>
            </w:tcBorders>
            <w:shd w:val="clear" w:color="auto" w:fill="auto"/>
            <w:noWrap/>
            <w:vAlign w:val="center"/>
          </w:tcPr>
          <w:p w14:paraId="4EA3B6CF" w14:textId="1E9C25C3" w:rsidR="001E71CA" w:rsidRPr="00984E1E" w:rsidRDefault="001E71CA" w:rsidP="0075261B">
            <w:pPr>
              <w:spacing w:line="240" w:lineRule="auto"/>
              <w:ind w:firstLineChars="0" w:firstLine="0"/>
              <w:rPr>
                <w:rFonts w:asciiTheme="minorEastAsia" w:hAnsiTheme="minorEastAsia"/>
                <w:color w:val="000000"/>
                <w:sz w:val="20"/>
                <w:szCs w:val="20"/>
              </w:rPr>
            </w:pPr>
            <w:r>
              <w:rPr>
                <w:rFonts w:asciiTheme="minorEastAsia" w:hAnsiTheme="minorEastAsia"/>
                <w:color w:val="000000"/>
                <w:sz w:val="20"/>
                <w:szCs w:val="20"/>
              </w:rPr>
              <w:t>X25</w:t>
            </w:r>
          </w:p>
        </w:tc>
        <w:tc>
          <w:tcPr>
            <w:tcW w:w="1242" w:type="dxa"/>
            <w:tcBorders>
              <w:top w:val="nil"/>
              <w:left w:val="nil"/>
              <w:bottom w:val="single" w:sz="4" w:space="0" w:color="auto"/>
              <w:right w:val="single" w:sz="4" w:space="0" w:color="auto"/>
            </w:tcBorders>
            <w:shd w:val="clear" w:color="auto" w:fill="auto"/>
            <w:noWrap/>
            <w:vAlign w:val="center"/>
          </w:tcPr>
          <w:p w14:paraId="79A90461" w14:textId="67616555" w:rsidR="001E71CA" w:rsidRPr="00984E1E" w:rsidRDefault="001E71CA" w:rsidP="0075261B">
            <w:pPr>
              <w:spacing w:line="240" w:lineRule="auto"/>
              <w:ind w:firstLineChars="0" w:firstLine="0"/>
              <w:rPr>
                <w:rFonts w:asciiTheme="minorEastAsia" w:hAnsiTheme="minorEastAsia"/>
                <w:color w:val="000000"/>
                <w:sz w:val="21"/>
                <w:szCs w:val="21"/>
              </w:rPr>
            </w:pPr>
            <w:r>
              <w:rPr>
                <w:rFonts w:asciiTheme="minorEastAsia" w:hAnsiTheme="minorEastAsia"/>
                <w:color w:val="000000"/>
                <w:sz w:val="20"/>
                <w:szCs w:val="20"/>
              </w:rPr>
              <w:t>userSystem</w:t>
            </w:r>
          </w:p>
        </w:tc>
        <w:tc>
          <w:tcPr>
            <w:tcW w:w="1738" w:type="dxa"/>
            <w:tcBorders>
              <w:top w:val="nil"/>
              <w:left w:val="nil"/>
              <w:bottom w:val="single" w:sz="4" w:space="0" w:color="auto"/>
              <w:right w:val="single" w:sz="4" w:space="0" w:color="auto"/>
            </w:tcBorders>
            <w:shd w:val="clear" w:color="auto" w:fill="auto"/>
            <w:noWrap/>
            <w:vAlign w:val="center"/>
          </w:tcPr>
          <w:p w14:paraId="6419EDA1" w14:textId="1E795043" w:rsidR="001E71CA" w:rsidRPr="00984E1E" w:rsidRDefault="001E71CA" w:rsidP="0075261B">
            <w:pPr>
              <w:widowControl/>
              <w:spacing w:line="240" w:lineRule="auto"/>
              <w:ind w:firstLineChars="0" w:firstLine="0"/>
              <w:jc w:val="left"/>
              <w:rPr>
                <w:rFonts w:asciiTheme="minorEastAsia" w:hAnsiTheme="minorEastAsia" w:cs="宋体"/>
                <w:color w:val="000000"/>
                <w:kern w:val="0"/>
                <w:sz w:val="20"/>
                <w:szCs w:val="20"/>
              </w:rPr>
            </w:pPr>
            <w:r>
              <w:rPr>
                <w:rFonts w:hint="eastAsia"/>
                <w:color w:val="000000"/>
                <w:sz w:val="20"/>
                <w:szCs w:val="20"/>
              </w:rPr>
              <w:t>接入方</w:t>
            </w:r>
            <w:r>
              <w:rPr>
                <w:color w:val="000000"/>
                <w:sz w:val="20"/>
                <w:szCs w:val="20"/>
              </w:rPr>
              <w:t>系统标识</w:t>
            </w:r>
          </w:p>
        </w:tc>
        <w:tc>
          <w:tcPr>
            <w:tcW w:w="798" w:type="dxa"/>
            <w:tcBorders>
              <w:top w:val="nil"/>
              <w:left w:val="nil"/>
              <w:bottom w:val="single" w:sz="4" w:space="0" w:color="auto"/>
              <w:right w:val="single" w:sz="4" w:space="0" w:color="auto"/>
            </w:tcBorders>
            <w:shd w:val="clear" w:color="auto" w:fill="auto"/>
            <w:noWrap/>
            <w:vAlign w:val="center"/>
          </w:tcPr>
          <w:p w14:paraId="51BE2502" w14:textId="2F08E0C6" w:rsidR="001E71CA" w:rsidRPr="00984E1E" w:rsidRDefault="001E71CA"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14:paraId="069EB0AC" w14:textId="02A3DBE2" w:rsidR="001E71CA" w:rsidRPr="00984E1E" w:rsidRDefault="001E71CA"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2107" w:type="dxa"/>
            <w:tcBorders>
              <w:top w:val="nil"/>
              <w:left w:val="nil"/>
              <w:bottom w:val="single" w:sz="4" w:space="0" w:color="auto"/>
              <w:right w:val="single" w:sz="4" w:space="0" w:color="auto"/>
            </w:tcBorders>
            <w:shd w:val="clear" w:color="auto" w:fill="auto"/>
            <w:noWrap/>
            <w:vAlign w:val="center"/>
          </w:tcPr>
          <w:p w14:paraId="10EC5C07" w14:textId="77777777" w:rsidR="001E71CA" w:rsidRPr="00984E1E" w:rsidRDefault="001E71CA" w:rsidP="0075261B">
            <w:pPr>
              <w:spacing w:line="240" w:lineRule="auto"/>
              <w:ind w:firstLineChars="0" w:firstLine="0"/>
              <w:rPr>
                <w:rFonts w:asciiTheme="minorEastAsia" w:hAnsiTheme="minorEastAsia" w:cs="宋体"/>
                <w:color w:val="000000"/>
                <w:sz w:val="21"/>
                <w:szCs w:val="21"/>
              </w:rPr>
            </w:pPr>
          </w:p>
        </w:tc>
      </w:tr>
      <w:tr w:rsidR="00984E1E" w:rsidRPr="00912A7A" w14:paraId="71615EBF" w14:textId="77777777" w:rsidTr="001E71CA">
        <w:trPr>
          <w:trHeight w:val="270"/>
        </w:trPr>
        <w:tc>
          <w:tcPr>
            <w:tcW w:w="635" w:type="dxa"/>
            <w:tcBorders>
              <w:top w:val="nil"/>
              <w:left w:val="single" w:sz="4" w:space="0" w:color="auto"/>
              <w:bottom w:val="single" w:sz="4" w:space="0" w:color="auto"/>
              <w:right w:val="single" w:sz="4" w:space="0" w:color="auto"/>
            </w:tcBorders>
            <w:shd w:val="clear" w:color="auto" w:fill="auto"/>
            <w:noWrap/>
            <w:vAlign w:val="center"/>
            <w:hideMark/>
          </w:tcPr>
          <w:p w14:paraId="5B1DFA30"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X39</w:t>
            </w:r>
          </w:p>
        </w:tc>
        <w:tc>
          <w:tcPr>
            <w:tcW w:w="1242" w:type="dxa"/>
            <w:tcBorders>
              <w:top w:val="nil"/>
              <w:left w:val="nil"/>
              <w:bottom w:val="single" w:sz="4" w:space="0" w:color="auto"/>
              <w:right w:val="single" w:sz="4" w:space="0" w:color="auto"/>
            </w:tcBorders>
            <w:shd w:val="clear" w:color="auto" w:fill="auto"/>
            <w:noWrap/>
            <w:vAlign w:val="center"/>
            <w:hideMark/>
          </w:tcPr>
          <w:p w14:paraId="2813EEE3"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rspCode</w:t>
            </w:r>
          </w:p>
        </w:tc>
        <w:tc>
          <w:tcPr>
            <w:tcW w:w="1738" w:type="dxa"/>
            <w:tcBorders>
              <w:top w:val="nil"/>
              <w:left w:val="nil"/>
              <w:bottom w:val="single" w:sz="4" w:space="0" w:color="auto"/>
              <w:right w:val="single" w:sz="4" w:space="0" w:color="auto"/>
            </w:tcBorders>
            <w:shd w:val="clear" w:color="auto" w:fill="auto"/>
            <w:noWrap/>
            <w:vAlign w:val="center"/>
            <w:hideMark/>
          </w:tcPr>
          <w:p w14:paraId="1FC04013"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响应代码</w:t>
            </w:r>
          </w:p>
        </w:tc>
        <w:tc>
          <w:tcPr>
            <w:tcW w:w="798" w:type="dxa"/>
            <w:tcBorders>
              <w:top w:val="nil"/>
              <w:left w:val="nil"/>
              <w:bottom w:val="single" w:sz="4" w:space="0" w:color="auto"/>
              <w:right w:val="single" w:sz="4" w:space="0" w:color="auto"/>
            </w:tcBorders>
            <w:shd w:val="clear" w:color="auto" w:fill="auto"/>
            <w:noWrap/>
            <w:vAlign w:val="center"/>
            <w:hideMark/>
          </w:tcPr>
          <w:p w14:paraId="2D66E8ED"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6002A5A3"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M</w:t>
            </w:r>
          </w:p>
        </w:tc>
        <w:tc>
          <w:tcPr>
            <w:tcW w:w="2107" w:type="dxa"/>
            <w:tcBorders>
              <w:top w:val="nil"/>
              <w:left w:val="nil"/>
              <w:bottom w:val="single" w:sz="4" w:space="0" w:color="auto"/>
              <w:right w:val="single" w:sz="4" w:space="0" w:color="auto"/>
            </w:tcBorders>
            <w:shd w:val="clear" w:color="auto" w:fill="auto"/>
            <w:noWrap/>
            <w:vAlign w:val="center"/>
            <w:hideMark/>
          </w:tcPr>
          <w:p w14:paraId="60993A60"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p>
        </w:tc>
      </w:tr>
      <w:tr w:rsidR="00984E1E" w:rsidRPr="00912A7A" w14:paraId="17D0A8F7" w14:textId="77777777" w:rsidTr="001E71CA">
        <w:trPr>
          <w:trHeight w:val="270"/>
        </w:trPr>
        <w:tc>
          <w:tcPr>
            <w:tcW w:w="635" w:type="dxa"/>
            <w:tcBorders>
              <w:top w:val="nil"/>
              <w:left w:val="single" w:sz="4" w:space="0" w:color="auto"/>
              <w:bottom w:val="single" w:sz="4" w:space="0" w:color="auto"/>
              <w:right w:val="single" w:sz="4" w:space="0" w:color="auto"/>
            </w:tcBorders>
            <w:shd w:val="clear" w:color="auto" w:fill="auto"/>
            <w:noWrap/>
            <w:vAlign w:val="center"/>
            <w:hideMark/>
          </w:tcPr>
          <w:p w14:paraId="3F7CB87A"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X40</w:t>
            </w:r>
          </w:p>
        </w:tc>
        <w:tc>
          <w:tcPr>
            <w:tcW w:w="1242" w:type="dxa"/>
            <w:tcBorders>
              <w:top w:val="nil"/>
              <w:left w:val="nil"/>
              <w:bottom w:val="single" w:sz="4" w:space="0" w:color="auto"/>
              <w:right w:val="single" w:sz="4" w:space="0" w:color="auto"/>
            </w:tcBorders>
            <w:shd w:val="clear" w:color="auto" w:fill="auto"/>
            <w:noWrap/>
            <w:vAlign w:val="center"/>
            <w:hideMark/>
          </w:tcPr>
          <w:p w14:paraId="2EBDFA29"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rspMsg</w:t>
            </w:r>
          </w:p>
        </w:tc>
        <w:tc>
          <w:tcPr>
            <w:tcW w:w="1738" w:type="dxa"/>
            <w:tcBorders>
              <w:top w:val="nil"/>
              <w:left w:val="nil"/>
              <w:bottom w:val="single" w:sz="4" w:space="0" w:color="auto"/>
              <w:right w:val="single" w:sz="4" w:space="0" w:color="auto"/>
            </w:tcBorders>
            <w:shd w:val="clear" w:color="auto" w:fill="auto"/>
            <w:noWrap/>
            <w:vAlign w:val="center"/>
            <w:hideMark/>
          </w:tcPr>
          <w:p w14:paraId="4932C891"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响应消息</w:t>
            </w:r>
          </w:p>
        </w:tc>
        <w:tc>
          <w:tcPr>
            <w:tcW w:w="798" w:type="dxa"/>
            <w:tcBorders>
              <w:top w:val="nil"/>
              <w:left w:val="nil"/>
              <w:bottom w:val="single" w:sz="4" w:space="0" w:color="auto"/>
              <w:right w:val="single" w:sz="4" w:space="0" w:color="auto"/>
            </w:tcBorders>
            <w:shd w:val="clear" w:color="auto" w:fill="auto"/>
            <w:noWrap/>
            <w:vAlign w:val="center"/>
            <w:hideMark/>
          </w:tcPr>
          <w:p w14:paraId="3C453C11"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471E2667"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M</w:t>
            </w:r>
          </w:p>
        </w:tc>
        <w:tc>
          <w:tcPr>
            <w:tcW w:w="2107" w:type="dxa"/>
            <w:tcBorders>
              <w:top w:val="nil"/>
              <w:left w:val="nil"/>
              <w:bottom w:val="single" w:sz="4" w:space="0" w:color="auto"/>
              <w:right w:val="single" w:sz="4" w:space="0" w:color="auto"/>
            </w:tcBorders>
            <w:shd w:val="clear" w:color="auto" w:fill="auto"/>
            <w:noWrap/>
            <w:vAlign w:val="center"/>
            <w:hideMark/>
          </w:tcPr>
          <w:p w14:paraId="6AB4092B" w14:textId="77777777"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p>
        </w:tc>
      </w:tr>
    </w:tbl>
    <w:p w14:paraId="3AEEC640" w14:textId="77777777" w:rsidR="00A0009D" w:rsidRDefault="00A0009D" w:rsidP="00A0009D">
      <w:pPr>
        <w:ind w:firstLine="480"/>
      </w:pPr>
    </w:p>
    <w:p w14:paraId="753859C4" w14:textId="77777777" w:rsidR="00A0009D" w:rsidRDefault="00A0009D" w:rsidP="00A0009D">
      <w:pPr>
        <w:pStyle w:val="3"/>
        <w:numPr>
          <w:ilvl w:val="2"/>
          <w:numId w:val="4"/>
        </w:numPr>
        <w:ind w:left="0" w:firstLineChars="0" w:firstLine="0"/>
      </w:pPr>
      <w:bookmarkStart w:id="43" w:name="_Toc475106240"/>
      <w:r>
        <w:rPr>
          <w:rFonts w:hint="eastAsia"/>
        </w:rPr>
        <w:lastRenderedPageBreak/>
        <w:t>密码修改</w:t>
      </w:r>
      <w:bookmarkEnd w:id="43"/>
    </w:p>
    <w:p w14:paraId="0DD8B036" w14:textId="77777777" w:rsidR="00A0009D" w:rsidRDefault="00A0009D" w:rsidP="00A0009D">
      <w:pPr>
        <w:pStyle w:val="4"/>
        <w:numPr>
          <w:ilvl w:val="3"/>
          <w:numId w:val="4"/>
        </w:numPr>
        <w:ind w:left="0" w:firstLineChars="0" w:firstLine="0"/>
      </w:pPr>
      <w:r w:rsidRPr="002E5559">
        <w:rPr>
          <w:rFonts w:hint="eastAsia"/>
        </w:rPr>
        <w:t>交易员修改密码请求及应答</w:t>
      </w:r>
    </w:p>
    <w:p w14:paraId="4CECD2C5" w14:textId="77777777" w:rsidR="005B7BC8" w:rsidRDefault="005B7BC8" w:rsidP="001643FA">
      <w:pPr>
        <w:ind w:firstLine="482"/>
      </w:pPr>
      <w:r w:rsidRPr="00BF29CF">
        <w:rPr>
          <w:rFonts w:hint="eastAsia"/>
          <w:b/>
        </w:rPr>
        <w:t>功能</w:t>
      </w:r>
      <w:r>
        <w:rPr>
          <w:rFonts w:hint="eastAsia"/>
        </w:rPr>
        <w:t>：交易员修改密码指令用于修改交易员登录密码。</w:t>
      </w:r>
    </w:p>
    <w:p w14:paraId="345EB086" w14:textId="77777777" w:rsidR="005B7BC8" w:rsidRPr="005B7BC8" w:rsidRDefault="005B7BC8" w:rsidP="005B7BC8">
      <w:pPr>
        <w:ind w:firstLine="480"/>
      </w:pPr>
      <w:r>
        <w:rPr>
          <w:rFonts w:hint="eastAsia"/>
        </w:rPr>
        <w:t>消息体格式如下：</w:t>
      </w:r>
    </w:p>
    <w:tbl>
      <w:tblPr>
        <w:tblW w:w="9135" w:type="dxa"/>
        <w:tblInd w:w="103" w:type="dxa"/>
        <w:tblLook w:val="04A0" w:firstRow="1" w:lastRow="0" w:firstColumn="1" w:lastColumn="0" w:noHBand="0" w:noVBand="1"/>
      </w:tblPr>
      <w:tblGrid>
        <w:gridCol w:w="798"/>
        <w:gridCol w:w="1516"/>
        <w:gridCol w:w="1601"/>
        <w:gridCol w:w="760"/>
        <w:gridCol w:w="920"/>
        <w:gridCol w:w="3540"/>
      </w:tblGrid>
      <w:tr w:rsidR="008812E3" w:rsidRPr="008812E3" w14:paraId="12CC56A3" w14:textId="77777777" w:rsidTr="00F1487B">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FA6E02B"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域号</w:t>
            </w:r>
          </w:p>
        </w:tc>
        <w:tc>
          <w:tcPr>
            <w:tcW w:w="1516" w:type="dxa"/>
            <w:tcBorders>
              <w:top w:val="single" w:sz="4" w:space="0" w:color="auto"/>
              <w:left w:val="nil"/>
              <w:bottom w:val="single" w:sz="4" w:space="0" w:color="auto"/>
              <w:right w:val="single" w:sz="4" w:space="0" w:color="auto"/>
            </w:tcBorders>
            <w:shd w:val="clear" w:color="000000" w:fill="D9D9D9"/>
            <w:noWrap/>
            <w:vAlign w:val="center"/>
            <w:hideMark/>
          </w:tcPr>
          <w:p w14:paraId="2FF2A325"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域名</w:t>
            </w:r>
          </w:p>
        </w:tc>
        <w:tc>
          <w:tcPr>
            <w:tcW w:w="1601" w:type="dxa"/>
            <w:tcBorders>
              <w:top w:val="single" w:sz="4" w:space="0" w:color="auto"/>
              <w:left w:val="nil"/>
              <w:bottom w:val="single" w:sz="4" w:space="0" w:color="auto"/>
              <w:right w:val="single" w:sz="4" w:space="0" w:color="auto"/>
            </w:tcBorders>
            <w:shd w:val="clear" w:color="000000" w:fill="D9D9D9"/>
            <w:noWrap/>
            <w:vAlign w:val="center"/>
            <w:hideMark/>
          </w:tcPr>
          <w:p w14:paraId="0A698DE6" w14:textId="77777777" w:rsidR="008812E3" w:rsidRPr="008812E3" w:rsidRDefault="004847B6" w:rsidP="008812E3">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0E7560A9"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4809FE66"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应答</w:t>
            </w:r>
          </w:p>
        </w:tc>
        <w:tc>
          <w:tcPr>
            <w:tcW w:w="3540" w:type="dxa"/>
            <w:tcBorders>
              <w:top w:val="single" w:sz="4" w:space="0" w:color="auto"/>
              <w:left w:val="nil"/>
              <w:bottom w:val="single" w:sz="4" w:space="0" w:color="auto"/>
              <w:right w:val="single" w:sz="4" w:space="0" w:color="auto"/>
            </w:tcBorders>
            <w:shd w:val="clear" w:color="000000" w:fill="D9D9D9"/>
            <w:noWrap/>
            <w:vAlign w:val="center"/>
            <w:hideMark/>
          </w:tcPr>
          <w:p w14:paraId="42716213" w14:textId="77777777"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说明</w:t>
            </w:r>
          </w:p>
        </w:tc>
      </w:tr>
      <w:tr w:rsidR="008812E3" w:rsidRPr="008812E3" w14:paraId="717644D7" w14:textId="77777777" w:rsidTr="00F1487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42455A0" w14:textId="77777777"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M60</w:t>
            </w:r>
          </w:p>
        </w:tc>
        <w:tc>
          <w:tcPr>
            <w:tcW w:w="1516" w:type="dxa"/>
            <w:tcBorders>
              <w:top w:val="nil"/>
              <w:left w:val="nil"/>
              <w:bottom w:val="single" w:sz="4" w:space="0" w:color="auto"/>
              <w:right w:val="single" w:sz="4" w:space="0" w:color="auto"/>
            </w:tcBorders>
            <w:shd w:val="clear" w:color="auto" w:fill="auto"/>
            <w:vAlign w:val="center"/>
            <w:hideMark/>
          </w:tcPr>
          <w:p w14:paraId="40F5AD9F" w14:textId="77777777"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traderID</w:t>
            </w:r>
          </w:p>
        </w:tc>
        <w:tc>
          <w:tcPr>
            <w:tcW w:w="1601" w:type="dxa"/>
            <w:tcBorders>
              <w:top w:val="nil"/>
              <w:left w:val="nil"/>
              <w:bottom w:val="single" w:sz="4" w:space="0" w:color="auto"/>
              <w:right w:val="single" w:sz="4" w:space="0" w:color="auto"/>
            </w:tcBorders>
            <w:shd w:val="clear" w:color="auto" w:fill="auto"/>
            <w:noWrap/>
            <w:vAlign w:val="center"/>
            <w:hideMark/>
          </w:tcPr>
          <w:p w14:paraId="2C128614" w14:textId="77777777"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14:paraId="5DAE7485" w14:textId="77777777"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08B9088F" w14:textId="77777777"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hideMark/>
          </w:tcPr>
          <w:p w14:paraId="3D89FB30" w14:textId="77777777"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p>
        </w:tc>
      </w:tr>
      <w:tr w:rsidR="00FC6061" w:rsidRPr="008812E3" w14:paraId="22950AA3" w14:textId="77777777" w:rsidTr="00F1487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4C7FA4E0" w14:textId="77777777" w:rsidR="00FC6061" w:rsidRPr="00984E1E" w:rsidRDefault="00FC6061"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516" w:type="dxa"/>
            <w:tcBorders>
              <w:top w:val="nil"/>
              <w:left w:val="nil"/>
              <w:bottom w:val="single" w:sz="4" w:space="0" w:color="auto"/>
              <w:right w:val="single" w:sz="4" w:space="0" w:color="auto"/>
            </w:tcBorders>
            <w:shd w:val="clear" w:color="auto" w:fill="auto"/>
            <w:noWrap/>
            <w:vAlign w:val="center"/>
          </w:tcPr>
          <w:p w14:paraId="57E4FD0A" w14:textId="77777777" w:rsidR="00FC6061" w:rsidRPr="00984E1E" w:rsidRDefault="00FC6061"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601" w:type="dxa"/>
            <w:tcBorders>
              <w:top w:val="nil"/>
              <w:left w:val="nil"/>
              <w:bottom w:val="single" w:sz="4" w:space="0" w:color="auto"/>
              <w:right w:val="single" w:sz="4" w:space="0" w:color="auto"/>
            </w:tcBorders>
            <w:shd w:val="clear" w:color="auto" w:fill="auto"/>
            <w:noWrap/>
            <w:vAlign w:val="center"/>
          </w:tcPr>
          <w:p w14:paraId="06CC5668" w14:textId="77777777" w:rsidR="00FC6061" w:rsidRPr="00984E1E" w:rsidRDefault="00FC6061"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681B8B3A" w14:textId="77777777" w:rsidR="00FC6061" w:rsidRPr="00984E1E" w:rsidRDefault="00FC6061"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03B919CC" w14:textId="77777777" w:rsidR="00FC6061" w:rsidRPr="00984E1E" w:rsidRDefault="00FC6061"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3540" w:type="dxa"/>
            <w:tcBorders>
              <w:top w:val="nil"/>
              <w:left w:val="nil"/>
              <w:bottom w:val="single" w:sz="4" w:space="0" w:color="auto"/>
              <w:right w:val="single" w:sz="4" w:space="0" w:color="auto"/>
            </w:tcBorders>
            <w:shd w:val="clear" w:color="auto" w:fill="auto"/>
            <w:noWrap/>
            <w:vAlign w:val="center"/>
          </w:tcPr>
          <w:p w14:paraId="6F1F65E6" w14:textId="77777777"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p>
        </w:tc>
      </w:tr>
      <w:tr w:rsidR="000E75D0" w:rsidRPr="008812E3" w14:paraId="7922BC96" w14:textId="77777777" w:rsidTr="00F1487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58100125" w14:textId="3BC8611A"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T91</w:t>
            </w:r>
          </w:p>
        </w:tc>
        <w:tc>
          <w:tcPr>
            <w:tcW w:w="1516" w:type="dxa"/>
            <w:tcBorders>
              <w:top w:val="nil"/>
              <w:left w:val="nil"/>
              <w:bottom w:val="single" w:sz="4" w:space="0" w:color="auto"/>
              <w:right w:val="single" w:sz="4" w:space="0" w:color="auto"/>
            </w:tcBorders>
            <w:shd w:val="clear" w:color="auto" w:fill="auto"/>
            <w:noWrap/>
            <w:vAlign w:val="center"/>
          </w:tcPr>
          <w:p w14:paraId="7908D65C" w14:textId="1141FA44"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ch</w:t>
            </w:r>
            <w:r w:rsidRPr="000E75D0">
              <w:rPr>
                <w:rFonts w:ascii="宋体" w:eastAsia="宋体" w:hAnsi="宋体" w:cs="宋体"/>
                <w:color w:val="000000"/>
                <w:kern w:val="0"/>
                <w:sz w:val="20"/>
                <w:szCs w:val="20"/>
              </w:rPr>
              <w:t>OldPassword</w:t>
            </w:r>
          </w:p>
        </w:tc>
        <w:tc>
          <w:tcPr>
            <w:tcW w:w="1601" w:type="dxa"/>
            <w:tcBorders>
              <w:top w:val="nil"/>
              <w:left w:val="nil"/>
              <w:bottom w:val="single" w:sz="4" w:space="0" w:color="auto"/>
              <w:right w:val="single" w:sz="4" w:space="0" w:color="auto"/>
            </w:tcBorders>
            <w:shd w:val="clear" w:color="auto" w:fill="auto"/>
            <w:noWrap/>
            <w:vAlign w:val="center"/>
          </w:tcPr>
          <w:p w14:paraId="6314732B" w14:textId="2B2AB1AF"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国密旧密码</w:t>
            </w:r>
          </w:p>
        </w:tc>
        <w:tc>
          <w:tcPr>
            <w:tcW w:w="760" w:type="dxa"/>
            <w:tcBorders>
              <w:top w:val="nil"/>
              <w:left w:val="nil"/>
              <w:bottom w:val="single" w:sz="4" w:space="0" w:color="auto"/>
              <w:right w:val="single" w:sz="4" w:space="0" w:color="auto"/>
            </w:tcBorders>
            <w:shd w:val="clear" w:color="auto" w:fill="auto"/>
            <w:noWrap/>
            <w:vAlign w:val="center"/>
          </w:tcPr>
          <w:p w14:paraId="22931A1B" w14:textId="1FEF5C25"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005D3D5A" w14:textId="3CAEBB8D" w:rsidR="000E75D0"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14075A5F" w14:textId="165DEE56"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交易所提供的验证类API生成</w:t>
            </w:r>
          </w:p>
        </w:tc>
      </w:tr>
      <w:tr w:rsidR="000E75D0" w:rsidRPr="008812E3" w14:paraId="724B890D" w14:textId="77777777" w:rsidTr="00F1487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6E5D435" w14:textId="2C8D121D"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X98</w:t>
            </w:r>
          </w:p>
        </w:tc>
        <w:tc>
          <w:tcPr>
            <w:tcW w:w="1516" w:type="dxa"/>
            <w:tcBorders>
              <w:top w:val="nil"/>
              <w:left w:val="nil"/>
              <w:bottom w:val="single" w:sz="4" w:space="0" w:color="auto"/>
              <w:right w:val="single" w:sz="4" w:space="0" w:color="auto"/>
            </w:tcBorders>
            <w:shd w:val="clear" w:color="auto" w:fill="auto"/>
            <w:noWrap/>
            <w:vAlign w:val="center"/>
          </w:tcPr>
          <w:p w14:paraId="0A0ABCD0" w14:textId="3AFCB734"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r</w:t>
            </w:r>
            <w:r w:rsidRPr="000E75D0">
              <w:rPr>
                <w:rFonts w:ascii="宋体" w:eastAsia="宋体" w:hAnsi="宋体" w:cs="宋体"/>
                <w:color w:val="000000"/>
                <w:kern w:val="0"/>
                <w:sz w:val="20"/>
                <w:szCs w:val="20"/>
              </w:rPr>
              <w:t>andomCode</w:t>
            </w:r>
          </w:p>
        </w:tc>
        <w:tc>
          <w:tcPr>
            <w:tcW w:w="1601" w:type="dxa"/>
            <w:tcBorders>
              <w:top w:val="nil"/>
              <w:left w:val="nil"/>
              <w:bottom w:val="single" w:sz="4" w:space="0" w:color="auto"/>
              <w:right w:val="single" w:sz="4" w:space="0" w:color="auto"/>
            </w:tcBorders>
            <w:shd w:val="clear" w:color="auto" w:fill="auto"/>
            <w:noWrap/>
            <w:vAlign w:val="center"/>
          </w:tcPr>
          <w:p w14:paraId="58FA3CF2" w14:textId="0C0D2979"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随机码</w:t>
            </w:r>
          </w:p>
        </w:tc>
        <w:tc>
          <w:tcPr>
            <w:tcW w:w="760" w:type="dxa"/>
            <w:tcBorders>
              <w:top w:val="nil"/>
              <w:left w:val="nil"/>
              <w:bottom w:val="single" w:sz="4" w:space="0" w:color="auto"/>
              <w:right w:val="single" w:sz="4" w:space="0" w:color="auto"/>
            </w:tcBorders>
            <w:shd w:val="clear" w:color="auto" w:fill="auto"/>
            <w:noWrap/>
            <w:vAlign w:val="center"/>
          </w:tcPr>
          <w:p w14:paraId="1300F166" w14:textId="6FFCC9CA"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26399599" w14:textId="4FD64B7C" w:rsidR="000E75D0"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0A2CC343" w14:textId="6B1AACAF"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base64编码格式</w:t>
            </w:r>
          </w:p>
        </w:tc>
      </w:tr>
      <w:tr w:rsidR="000E75D0" w:rsidRPr="008812E3" w14:paraId="1D980E31" w14:textId="77777777" w:rsidTr="00F1487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2E591789" w14:textId="795FB134"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T92</w:t>
            </w:r>
          </w:p>
        </w:tc>
        <w:tc>
          <w:tcPr>
            <w:tcW w:w="1516" w:type="dxa"/>
            <w:tcBorders>
              <w:top w:val="nil"/>
              <w:left w:val="nil"/>
              <w:bottom w:val="single" w:sz="4" w:space="0" w:color="auto"/>
              <w:right w:val="single" w:sz="4" w:space="0" w:color="auto"/>
            </w:tcBorders>
            <w:shd w:val="clear" w:color="auto" w:fill="auto"/>
            <w:noWrap/>
            <w:vAlign w:val="center"/>
          </w:tcPr>
          <w:p w14:paraId="2AE89CC4" w14:textId="671E0CDA"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ch</w:t>
            </w:r>
            <w:r w:rsidRPr="000E75D0">
              <w:rPr>
                <w:rFonts w:ascii="宋体" w:eastAsia="宋体" w:hAnsi="宋体" w:cs="宋体"/>
                <w:color w:val="000000"/>
                <w:kern w:val="0"/>
                <w:sz w:val="20"/>
                <w:szCs w:val="20"/>
              </w:rPr>
              <w:t>NewPassword</w:t>
            </w:r>
          </w:p>
        </w:tc>
        <w:tc>
          <w:tcPr>
            <w:tcW w:w="1601" w:type="dxa"/>
            <w:tcBorders>
              <w:top w:val="nil"/>
              <w:left w:val="nil"/>
              <w:bottom w:val="single" w:sz="4" w:space="0" w:color="auto"/>
              <w:right w:val="single" w:sz="4" w:space="0" w:color="auto"/>
            </w:tcBorders>
            <w:shd w:val="clear" w:color="auto" w:fill="auto"/>
            <w:noWrap/>
            <w:vAlign w:val="center"/>
          </w:tcPr>
          <w:p w14:paraId="38D2D54F" w14:textId="06DFF5DE"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国密新密码</w:t>
            </w:r>
          </w:p>
        </w:tc>
        <w:tc>
          <w:tcPr>
            <w:tcW w:w="760" w:type="dxa"/>
            <w:tcBorders>
              <w:top w:val="nil"/>
              <w:left w:val="nil"/>
              <w:bottom w:val="single" w:sz="4" w:space="0" w:color="auto"/>
              <w:right w:val="single" w:sz="4" w:space="0" w:color="auto"/>
            </w:tcBorders>
            <w:shd w:val="clear" w:color="auto" w:fill="auto"/>
            <w:noWrap/>
            <w:vAlign w:val="center"/>
          </w:tcPr>
          <w:p w14:paraId="0B4E03D4" w14:textId="58E803FD"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4AF5A479" w14:textId="57EDDF8B" w:rsidR="000E75D0"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4CB3823C" w14:textId="5BA5C125"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交易所提供的管理类API生成</w:t>
            </w:r>
          </w:p>
        </w:tc>
      </w:tr>
      <w:tr w:rsidR="000E75D0" w:rsidRPr="008812E3" w14:paraId="30BB0D1C" w14:textId="77777777" w:rsidTr="00F1487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3019236"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X39</w:t>
            </w:r>
          </w:p>
        </w:tc>
        <w:tc>
          <w:tcPr>
            <w:tcW w:w="1516" w:type="dxa"/>
            <w:tcBorders>
              <w:top w:val="nil"/>
              <w:left w:val="nil"/>
              <w:bottom w:val="single" w:sz="4" w:space="0" w:color="auto"/>
              <w:right w:val="single" w:sz="4" w:space="0" w:color="auto"/>
            </w:tcBorders>
            <w:shd w:val="clear" w:color="auto" w:fill="auto"/>
            <w:noWrap/>
            <w:vAlign w:val="center"/>
            <w:hideMark/>
          </w:tcPr>
          <w:p w14:paraId="0E52E535"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rspCode</w:t>
            </w:r>
          </w:p>
        </w:tc>
        <w:tc>
          <w:tcPr>
            <w:tcW w:w="1601" w:type="dxa"/>
            <w:tcBorders>
              <w:top w:val="nil"/>
              <w:left w:val="nil"/>
              <w:bottom w:val="single" w:sz="4" w:space="0" w:color="auto"/>
              <w:right w:val="single" w:sz="4" w:space="0" w:color="auto"/>
            </w:tcBorders>
            <w:shd w:val="clear" w:color="auto" w:fill="auto"/>
            <w:noWrap/>
            <w:vAlign w:val="center"/>
            <w:hideMark/>
          </w:tcPr>
          <w:p w14:paraId="1D2FCF97"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4E3B8336"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5C2580AA"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25C5CFA1"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p>
        </w:tc>
      </w:tr>
      <w:tr w:rsidR="000E75D0" w:rsidRPr="008812E3" w14:paraId="25F35C70" w14:textId="77777777" w:rsidTr="00F1487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2F2B8CD"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X40</w:t>
            </w:r>
          </w:p>
        </w:tc>
        <w:tc>
          <w:tcPr>
            <w:tcW w:w="1516" w:type="dxa"/>
            <w:tcBorders>
              <w:top w:val="nil"/>
              <w:left w:val="nil"/>
              <w:bottom w:val="single" w:sz="4" w:space="0" w:color="auto"/>
              <w:right w:val="single" w:sz="4" w:space="0" w:color="auto"/>
            </w:tcBorders>
            <w:shd w:val="clear" w:color="auto" w:fill="auto"/>
            <w:noWrap/>
            <w:vAlign w:val="center"/>
            <w:hideMark/>
          </w:tcPr>
          <w:p w14:paraId="04A84AD9"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rspMsg</w:t>
            </w:r>
          </w:p>
        </w:tc>
        <w:tc>
          <w:tcPr>
            <w:tcW w:w="1601" w:type="dxa"/>
            <w:tcBorders>
              <w:top w:val="nil"/>
              <w:left w:val="nil"/>
              <w:bottom w:val="single" w:sz="4" w:space="0" w:color="auto"/>
              <w:right w:val="single" w:sz="4" w:space="0" w:color="auto"/>
            </w:tcBorders>
            <w:shd w:val="clear" w:color="auto" w:fill="auto"/>
            <w:noWrap/>
            <w:vAlign w:val="center"/>
            <w:hideMark/>
          </w:tcPr>
          <w:p w14:paraId="474C070D"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4AB75B9C"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774239FF"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42B7F308" w14:textId="77777777" w:rsidR="000E75D0" w:rsidRPr="008812E3" w:rsidRDefault="000E75D0" w:rsidP="008812E3">
            <w:pPr>
              <w:widowControl/>
              <w:spacing w:line="240" w:lineRule="auto"/>
              <w:ind w:firstLineChars="0" w:firstLine="0"/>
              <w:jc w:val="left"/>
              <w:rPr>
                <w:rFonts w:ascii="宋体" w:eastAsia="宋体" w:hAnsi="宋体" w:cs="宋体"/>
                <w:color w:val="000000"/>
                <w:kern w:val="0"/>
                <w:sz w:val="20"/>
                <w:szCs w:val="20"/>
              </w:rPr>
            </w:pPr>
          </w:p>
        </w:tc>
      </w:tr>
    </w:tbl>
    <w:p w14:paraId="042E0910" w14:textId="77777777" w:rsidR="00A0009D" w:rsidRDefault="00A0009D" w:rsidP="00A0009D">
      <w:pPr>
        <w:ind w:firstLine="480"/>
      </w:pPr>
    </w:p>
    <w:p w14:paraId="4B1CC1E6" w14:textId="1931A694" w:rsidR="0096390C" w:rsidRDefault="00046877" w:rsidP="0096390C">
      <w:pPr>
        <w:pStyle w:val="2"/>
        <w:numPr>
          <w:ilvl w:val="1"/>
          <w:numId w:val="4"/>
        </w:numPr>
        <w:ind w:left="0" w:firstLineChars="0" w:firstLine="0"/>
      </w:pPr>
      <w:bookmarkStart w:id="44" w:name="_Toc475106241"/>
      <w:r>
        <w:rPr>
          <w:rFonts w:hint="eastAsia"/>
        </w:rPr>
        <w:t>资金类</w:t>
      </w:r>
      <w:r w:rsidR="0096390C">
        <w:rPr>
          <w:rFonts w:hint="eastAsia"/>
        </w:rPr>
        <w:t>交易</w:t>
      </w:r>
      <w:bookmarkEnd w:id="44"/>
    </w:p>
    <w:p w14:paraId="31998BE8" w14:textId="4396DA79" w:rsidR="003158B4" w:rsidRPr="003158B4" w:rsidRDefault="003158B4" w:rsidP="003158B4">
      <w:pPr>
        <w:ind w:firstLine="480"/>
      </w:pPr>
      <w:r>
        <w:rPr>
          <w:rFonts w:hint="eastAsia"/>
        </w:rPr>
        <w:t>对于处理</w:t>
      </w:r>
      <w:r>
        <w:t>失败的资金类交易，应答报文</w:t>
      </w:r>
      <w:r>
        <w:rPr>
          <w:rFonts w:hint="eastAsia"/>
        </w:rPr>
        <w:t>消息体</w:t>
      </w:r>
      <w:r>
        <w:t>中只包含</w:t>
      </w:r>
      <w:r>
        <w:rPr>
          <w:rFonts w:hint="eastAsia"/>
        </w:rPr>
        <w:t>响应代码</w:t>
      </w:r>
      <w:r>
        <w:t>和响应信息</w:t>
      </w:r>
      <w:r>
        <w:rPr>
          <w:rFonts w:hint="eastAsia"/>
        </w:rPr>
        <w:t>。</w:t>
      </w:r>
    </w:p>
    <w:p w14:paraId="2947615C" w14:textId="77777777" w:rsidR="0096390C" w:rsidRDefault="0096390C" w:rsidP="0096390C">
      <w:pPr>
        <w:pStyle w:val="3"/>
        <w:numPr>
          <w:ilvl w:val="2"/>
          <w:numId w:val="4"/>
        </w:numPr>
        <w:ind w:left="0" w:firstLineChars="0" w:firstLine="0"/>
      </w:pPr>
      <w:bookmarkStart w:id="45" w:name="_Toc475106242"/>
      <w:r>
        <w:rPr>
          <w:rFonts w:hint="eastAsia"/>
        </w:rPr>
        <w:t>往来账</w:t>
      </w:r>
      <w:bookmarkEnd w:id="45"/>
    </w:p>
    <w:p w14:paraId="326EC0DE" w14:textId="77777777" w:rsidR="0096390C" w:rsidRDefault="0096390C" w:rsidP="0096390C">
      <w:pPr>
        <w:pStyle w:val="4"/>
        <w:numPr>
          <w:ilvl w:val="3"/>
          <w:numId w:val="4"/>
        </w:numPr>
        <w:ind w:left="0" w:firstLineChars="0" w:firstLine="0"/>
      </w:pPr>
      <w:r w:rsidRPr="0096390C">
        <w:rPr>
          <w:rFonts w:hint="eastAsia"/>
        </w:rPr>
        <w:t>往来账消息</w:t>
      </w:r>
    </w:p>
    <w:p w14:paraId="5DE9D233" w14:textId="77777777" w:rsidR="00733244" w:rsidRDefault="00733244" w:rsidP="001643FA">
      <w:pPr>
        <w:ind w:firstLine="482"/>
      </w:pPr>
      <w:r w:rsidRPr="003B0BB4">
        <w:rPr>
          <w:rFonts w:hint="eastAsia"/>
          <w:b/>
        </w:rPr>
        <w:t>功能</w:t>
      </w:r>
      <w:r>
        <w:rPr>
          <w:rFonts w:hint="eastAsia"/>
        </w:rPr>
        <w:t>：往来账消息用于会员二级系统接收一级系统推送的往来账消息流水，实时更新客户的资金。</w:t>
      </w:r>
    </w:p>
    <w:p w14:paraId="6E31C84A" w14:textId="77777777" w:rsidR="00733244" w:rsidRPr="00733244" w:rsidRDefault="00733244" w:rsidP="00733244">
      <w:pPr>
        <w:ind w:firstLine="480"/>
      </w:pPr>
      <w:r>
        <w:rPr>
          <w:rFonts w:hint="eastAsia"/>
        </w:rPr>
        <w:t>消息体格式如下：</w:t>
      </w:r>
    </w:p>
    <w:tbl>
      <w:tblPr>
        <w:tblW w:w="8936" w:type="dxa"/>
        <w:tblInd w:w="103" w:type="dxa"/>
        <w:tblLook w:val="04A0" w:firstRow="1" w:lastRow="0" w:firstColumn="1" w:lastColumn="0" w:noHBand="0" w:noVBand="1"/>
      </w:tblPr>
      <w:tblGrid>
        <w:gridCol w:w="798"/>
        <w:gridCol w:w="1996"/>
        <w:gridCol w:w="2160"/>
        <w:gridCol w:w="820"/>
        <w:gridCol w:w="3162"/>
      </w:tblGrid>
      <w:tr w:rsidR="00CD7376" w:rsidRPr="00A249A4" w14:paraId="715088EF" w14:textId="77777777" w:rsidTr="00CD7376">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6DDAFF4" w14:textId="77777777" w:rsidR="00CD7376" w:rsidRPr="00A249A4" w:rsidRDefault="00CD7376" w:rsidP="00A249A4">
            <w:pPr>
              <w:widowControl/>
              <w:spacing w:line="240" w:lineRule="auto"/>
              <w:ind w:firstLineChars="0" w:firstLine="0"/>
              <w:jc w:val="left"/>
              <w:rPr>
                <w:rFonts w:ascii="宋体" w:eastAsia="宋体" w:hAnsi="宋体" w:cs="宋体"/>
                <w:b/>
                <w:bCs/>
                <w:color w:val="000000"/>
                <w:kern w:val="0"/>
                <w:sz w:val="20"/>
                <w:szCs w:val="20"/>
              </w:rPr>
            </w:pPr>
            <w:r w:rsidRPr="00A249A4">
              <w:rPr>
                <w:rFonts w:ascii="宋体" w:eastAsia="宋体" w:hAnsi="宋体" w:cs="宋体" w:hint="eastAsia"/>
                <w:b/>
                <w:bCs/>
                <w:color w:val="000000"/>
                <w:kern w:val="0"/>
                <w:sz w:val="20"/>
                <w:szCs w:val="20"/>
              </w:rPr>
              <w:t>域号</w:t>
            </w:r>
          </w:p>
        </w:tc>
        <w:tc>
          <w:tcPr>
            <w:tcW w:w="1996" w:type="dxa"/>
            <w:tcBorders>
              <w:top w:val="single" w:sz="4" w:space="0" w:color="auto"/>
              <w:left w:val="nil"/>
              <w:bottom w:val="single" w:sz="4" w:space="0" w:color="auto"/>
              <w:right w:val="single" w:sz="4" w:space="0" w:color="auto"/>
            </w:tcBorders>
            <w:shd w:val="clear" w:color="000000" w:fill="D9D9D9"/>
            <w:noWrap/>
            <w:vAlign w:val="center"/>
            <w:hideMark/>
          </w:tcPr>
          <w:p w14:paraId="01B3DADE" w14:textId="77777777" w:rsidR="00CD7376" w:rsidRPr="00A249A4" w:rsidRDefault="00CD7376" w:rsidP="00A249A4">
            <w:pPr>
              <w:widowControl/>
              <w:spacing w:line="240" w:lineRule="auto"/>
              <w:ind w:firstLineChars="0" w:firstLine="0"/>
              <w:jc w:val="left"/>
              <w:rPr>
                <w:rFonts w:ascii="宋体" w:eastAsia="宋体" w:hAnsi="宋体" w:cs="宋体"/>
                <w:b/>
                <w:bCs/>
                <w:color w:val="000000"/>
                <w:kern w:val="0"/>
                <w:sz w:val="20"/>
                <w:szCs w:val="20"/>
              </w:rPr>
            </w:pPr>
            <w:r w:rsidRPr="00A249A4">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14:paraId="6BE0251A" w14:textId="77777777" w:rsidR="00CD7376" w:rsidRPr="00A249A4" w:rsidRDefault="004847B6" w:rsidP="00A249A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820" w:type="dxa"/>
            <w:tcBorders>
              <w:top w:val="single" w:sz="4" w:space="0" w:color="auto"/>
              <w:left w:val="nil"/>
              <w:bottom w:val="single" w:sz="4" w:space="0" w:color="auto"/>
              <w:right w:val="single" w:sz="4" w:space="0" w:color="auto"/>
            </w:tcBorders>
            <w:shd w:val="clear" w:color="000000" w:fill="D9D9D9"/>
            <w:noWrap/>
            <w:vAlign w:val="center"/>
            <w:hideMark/>
          </w:tcPr>
          <w:p w14:paraId="10FC47F8" w14:textId="77777777" w:rsidR="00CD7376" w:rsidRPr="00A249A4" w:rsidRDefault="00CD7376" w:rsidP="00A249A4">
            <w:pPr>
              <w:widowControl/>
              <w:spacing w:line="240" w:lineRule="auto"/>
              <w:ind w:firstLineChars="0" w:firstLine="0"/>
              <w:jc w:val="left"/>
              <w:rPr>
                <w:rFonts w:ascii="宋体" w:eastAsia="宋体" w:hAnsi="宋体" w:cs="宋体"/>
                <w:b/>
                <w:bCs/>
                <w:color w:val="000000"/>
                <w:kern w:val="0"/>
                <w:sz w:val="20"/>
                <w:szCs w:val="20"/>
              </w:rPr>
            </w:pPr>
            <w:r w:rsidRPr="00A249A4">
              <w:rPr>
                <w:rFonts w:ascii="宋体" w:eastAsia="宋体" w:hAnsi="宋体" w:cs="宋体" w:hint="eastAsia"/>
                <w:b/>
                <w:bCs/>
                <w:color w:val="000000"/>
                <w:kern w:val="0"/>
                <w:sz w:val="20"/>
                <w:szCs w:val="20"/>
              </w:rPr>
              <w:t>回报</w:t>
            </w:r>
          </w:p>
        </w:tc>
        <w:tc>
          <w:tcPr>
            <w:tcW w:w="3162" w:type="dxa"/>
            <w:tcBorders>
              <w:top w:val="single" w:sz="4" w:space="0" w:color="auto"/>
              <w:left w:val="nil"/>
              <w:bottom w:val="single" w:sz="4" w:space="0" w:color="auto"/>
              <w:right w:val="single" w:sz="4" w:space="0" w:color="auto"/>
            </w:tcBorders>
            <w:shd w:val="clear" w:color="000000" w:fill="D9D9D9"/>
            <w:noWrap/>
            <w:vAlign w:val="center"/>
            <w:hideMark/>
          </w:tcPr>
          <w:p w14:paraId="3961A054" w14:textId="77777777" w:rsidR="00CD7376" w:rsidRPr="00A249A4" w:rsidRDefault="00CD7376" w:rsidP="00A249A4">
            <w:pPr>
              <w:widowControl/>
              <w:spacing w:line="240" w:lineRule="auto"/>
              <w:ind w:firstLineChars="0" w:firstLine="0"/>
              <w:jc w:val="left"/>
              <w:rPr>
                <w:rFonts w:ascii="宋体" w:eastAsia="宋体" w:hAnsi="宋体" w:cs="宋体"/>
                <w:b/>
                <w:bCs/>
                <w:color w:val="000000"/>
                <w:kern w:val="0"/>
                <w:sz w:val="20"/>
                <w:szCs w:val="20"/>
              </w:rPr>
            </w:pPr>
            <w:r w:rsidRPr="00A249A4">
              <w:rPr>
                <w:rFonts w:ascii="宋体" w:eastAsia="宋体" w:hAnsi="宋体" w:cs="宋体" w:hint="eastAsia"/>
                <w:b/>
                <w:bCs/>
                <w:color w:val="000000"/>
                <w:kern w:val="0"/>
                <w:sz w:val="20"/>
                <w:szCs w:val="20"/>
              </w:rPr>
              <w:t>说明</w:t>
            </w:r>
          </w:p>
        </w:tc>
      </w:tr>
      <w:tr w:rsidR="00CD7376" w:rsidRPr="00A249A4" w14:paraId="22DF7915"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9A23189"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M00</w:t>
            </w:r>
          </w:p>
        </w:tc>
        <w:tc>
          <w:tcPr>
            <w:tcW w:w="1996" w:type="dxa"/>
            <w:tcBorders>
              <w:top w:val="nil"/>
              <w:left w:val="nil"/>
              <w:bottom w:val="single" w:sz="4" w:space="0" w:color="auto"/>
              <w:right w:val="single" w:sz="4" w:space="0" w:color="auto"/>
            </w:tcBorders>
            <w:shd w:val="clear" w:color="auto" w:fill="auto"/>
            <w:vAlign w:val="center"/>
            <w:hideMark/>
          </w:tcPr>
          <w:p w14:paraId="1E53203A"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memberID</w:t>
            </w:r>
          </w:p>
        </w:tc>
        <w:tc>
          <w:tcPr>
            <w:tcW w:w="2160" w:type="dxa"/>
            <w:tcBorders>
              <w:top w:val="nil"/>
              <w:left w:val="nil"/>
              <w:bottom w:val="single" w:sz="4" w:space="0" w:color="auto"/>
              <w:right w:val="single" w:sz="4" w:space="0" w:color="auto"/>
            </w:tcBorders>
            <w:shd w:val="clear" w:color="auto" w:fill="auto"/>
            <w:noWrap/>
            <w:vAlign w:val="center"/>
            <w:hideMark/>
          </w:tcPr>
          <w:p w14:paraId="7608012C"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会员代码</w:t>
            </w:r>
          </w:p>
        </w:tc>
        <w:tc>
          <w:tcPr>
            <w:tcW w:w="820" w:type="dxa"/>
            <w:tcBorders>
              <w:top w:val="nil"/>
              <w:left w:val="nil"/>
              <w:bottom w:val="single" w:sz="4" w:space="0" w:color="auto"/>
              <w:right w:val="single" w:sz="4" w:space="0" w:color="auto"/>
            </w:tcBorders>
            <w:shd w:val="clear" w:color="auto" w:fill="auto"/>
            <w:vAlign w:val="center"/>
            <w:hideMark/>
          </w:tcPr>
          <w:p w14:paraId="2C21E65A"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3162" w:type="dxa"/>
            <w:tcBorders>
              <w:top w:val="nil"/>
              <w:left w:val="nil"/>
              <w:bottom w:val="single" w:sz="4" w:space="0" w:color="auto"/>
              <w:right w:val="single" w:sz="4" w:space="0" w:color="auto"/>
            </w:tcBorders>
            <w:shd w:val="clear" w:color="auto" w:fill="auto"/>
            <w:noWrap/>
            <w:vAlign w:val="center"/>
            <w:hideMark/>
          </w:tcPr>
          <w:p w14:paraId="2B8EDDCB"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p>
        </w:tc>
      </w:tr>
      <w:tr w:rsidR="00CD7376" w:rsidRPr="00A249A4" w14:paraId="4C0B72DC"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234E747" w14:textId="77777777" w:rsidR="00CD7376" w:rsidRPr="00984E1E" w:rsidRDefault="00CD7376"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96" w:type="dxa"/>
            <w:tcBorders>
              <w:top w:val="nil"/>
              <w:left w:val="nil"/>
              <w:bottom w:val="single" w:sz="4" w:space="0" w:color="auto"/>
              <w:right w:val="single" w:sz="4" w:space="0" w:color="auto"/>
            </w:tcBorders>
            <w:shd w:val="clear" w:color="auto" w:fill="auto"/>
            <w:vAlign w:val="center"/>
          </w:tcPr>
          <w:p w14:paraId="72998806" w14:textId="77777777" w:rsidR="00CD7376" w:rsidRPr="00984E1E" w:rsidRDefault="00CD7376"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160" w:type="dxa"/>
            <w:tcBorders>
              <w:top w:val="nil"/>
              <w:left w:val="nil"/>
              <w:bottom w:val="single" w:sz="4" w:space="0" w:color="auto"/>
              <w:right w:val="single" w:sz="4" w:space="0" w:color="auto"/>
            </w:tcBorders>
            <w:shd w:val="clear" w:color="auto" w:fill="auto"/>
            <w:noWrap/>
            <w:vAlign w:val="center"/>
          </w:tcPr>
          <w:p w14:paraId="07044A7D" w14:textId="77777777" w:rsidR="00CD7376" w:rsidRPr="00984E1E" w:rsidRDefault="00CD7376"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820" w:type="dxa"/>
            <w:tcBorders>
              <w:top w:val="nil"/>
              <w:left w:val="nil"/>
              <w:bottom w:val="single" w:sz="4" w:space="0" w:color="auto"/>
              <w:right w:val="single" w:sz="4" w:space="0" w:color="auto"/>
            </w:tcBorders>
            <w:shd w:val="clear" w:color="auto" w:fill="auto"/>
            <w:vAlign w:val="center"/>
          </w:tcPr>
          <w:p w14:paraId="4AAA5E13" w14:textId="77777777" w:rsidR="00CD7376" w:rsidRPr="007E3DAF" w:rsidRDefault="00CD7376" w:rsidP="0075261B">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3162" w:type="dxa"/>
            <w:tcBorders>
              <w:top w:val="nil"/>
              <w:left w:val="nil"/>
              <w:bottom w:val="single" w:sz="4" w:space="0" w:color="auto"/>
              <w:right w:val="single" w:sz="4" w:space="0" w:color="auto"/>
            </w:tcBorders>
            <w:shd w:val="clear" w:color="auto" w:fill="auto"/>
            <w:noWrap/>
          </w:tcPr>
          <w:p w14:paraId="04E7CF61" w14:textId="77777777" w:rsidR="00CD7376" w:rsidRPr="00984E1E" w:rsidRDefault="00CD7376" w:rsidP="0075261B">
            <w:pPr>
              <w:spacing w:line="240" w:lineRule="auto"/>
              <w:ind w:firstLineChars="0" w:firstLine="0"/>
              <w:rPr>
                <w:rFonts w:asciiTheme="minorEastAsia" w:hAnsiTheme="minorEastAsia"/>
                <w:sz w:val="20"/>
              </w:rPr>
            </w:pPr>
          </w:p>
        </w:tc>
      </w:tr>
      <w:tr w:rsidR="00CD7376" w:rsidRPr="00A249A4" w14:paraId="78A45EF9"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E424BB8"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J51</w:t>
            </w:r>
          </w:p>
        </w:tc>
        <w:tc>
          <w:tcPr>
            <w:tcW w:w="1996" w:type="dxa"/>
            <w:tcBorders>
              <w:top w:val="nil"/>
              <w:left w:val="nil"/>
              <w:bottom w:val="single" w:sz="4" w:space="0" w:color="auto"/>
              <w:right w:val="single" w:sz="4" w:space="0" w:color="auto"/>
            </w:tcBorders>
            <w:shd w:val="clear" w:color="auto" w:fill="auto"/>
            <w:noWrap/>
            <w:vAlign w:val="center"/>
            <w:hideMark/>
          </w:tcPr>
          <w:p w14:paraId="005FBDF8"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accountDate</w:t>
            </w:r>
          </w:p>
        </w:tc>
        <w:tc>
          <w:tcPr>
            <w:tcW w:w="2160" w:type="dxa"/>
            <w:tcBorders>
              <w:top w:val="nil"/>
              <w:left w:val="nil"/>
              <w:bottom w:val="single" w:sz="4" w:space="0" w:color="auto"/>
              <w:right w:val="single" w:sz="4" w:space="0" w:color="auto"/>
            </w:tcBorders>
            <w:shd w:val="clear" w:color="auto" w:fill="auto"/>
            <w:noWrap/>
            <w:vAlign w:val="center"/>
            <w:hideMark/>
          </w:tcPr>
          <w:p w14:paraId="74078AC3"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记账日期</w:t>
            </w:r>
          </w:p>
        </w:tc>
        <w:tc>
          <w:tcPr>
            <w:tcW w:w="820" w:type="dxa"/>
            <w:tcBorders>
              <w:top w:val="nil"/>
              <w:left w:val="nil"/>
              <w:bottom w:val="single" w:sz="4" w:space="0" w:color="auto"/>
              <w:right w:val="single" w:sz="4" w:space="0" w:color="auto"/>
            </w:tcBorders>
            <w:shd w:val="clear" w:color="auto" w:fill="auto"/>
            <w:vAlign w:val="center"/>
            <w:hideMark/>
          </w:tcPr>
          <w:p w14:paraId="60635978"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3162" w:type="dxa"/>
            <w:tcBorders>
              <w:top w:val="nil"/>
              <w:left w:val="nil"/>
              <w:bottom w:val="single" w:sz="4" w:space="0" w:color="auto"/>
              <w:right w:val="single" w:sz="4" w:space="0" w:color="auto"/>
            </w:tcBorders>
            <w:shd w:val="clear" w:color="auto" w:fill="auto"/>
            <w:noWrap/>
            <w:vAlign w:val="center"/>
            <w:hideMark/>
          </w:tcPr>
          <w:p w14:paraId="5E6C37C5"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p>
        </w:tc>
      </w:tr>
      <w:tr w:rsidR="00CD7376" w:rsidRPr="00A249A4" w14:paraId="2FEEFD32"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4DC7190"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T80</w:t>
            </w:r>
          </w:p>
        </w:tc>
        <w:tc>
          <w:tcPr>
            <w:tcW w:w="1996" w:type="dxa"/>
            <w:tcBorders>
              <w:top w:val="nil"/>
              <w:left w:val="nil"/>
              <w:bottom w:val="single" w:sz="4" w:space="0" w:color="auto"/>
              <w:right w:val="single" w:sz="4" w:space="0" w:color="auto"/>
            </w:tcBorders>
            <w:shd w:val="clear" w:color="auto" w:fill="auto"/>
            <w:vAlign w:val="center"/>
            <w:hideMark/>
          </w:tcPr>
          <w:p w14:paraId="27FD8BF0"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seqNo2</w:t>
            </w:r>
          </w:p>
        </w:tc>
        <w:tc>
          <w:tcPr>
            <w:tcW w:w="2160" w:type="dxa"/>
            <w:tcBorders>
              <w:top w:val="nil"/>
              <w:left w:val="nil"/>
              <w:bottom w:val="single" w:sz="4" w:space="0" w:color="auto"/>
              <w:right w:val="single" w:sz="4" w:space="0" w:color="auto"/>
            </w:tcBorders>
            <w:shd w:val="clear" w:color="auto" w:fill="auto"/>
            <w:noWrap/>
            <w:vAlign w:val="center"/>
            <w:hideMark/>
          </w:tcPr>
          <w:p w14:paraId="44EE3BDF"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序号</w:t>
            </w:r>
          </w:p>
        </w:tc>
        <w:tc>
          <w:tcPr>
            <w:tcW w:w="820" w:type="dxa"/>
            <w:tcBorders>
              <w:top w:val="nil"/>
              <w:left w:val="nil"/>
              <w:bottom w:val="single" w:sz="4" w:space="0" w:color="auto"/>
              <w:right w:val="single" w:sz="4" w:space="0" w:color="auto"/>
            </w:tcBorders>
            <w:shd w:val="clear" w:color="auto" w:fill="auto"/>
            <w:vAlign w:val="center"/>
            <w:hideMark/>
          </w:tcPr>
          <w:p w14:paraId="027BB102"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3162" w:type="dxa"/>
            <w:tcBorders>
              <w:top w:val="nil"/>
              <w:left w:val="nil"/>
              <w:bottom w:val="single" w:sz="4" w:space="0" w:color="auto"/>
              <w:right w:val="single" w:sz="4" w:space="0" w:color="auto"/>
            </w:tcBorders>
            <w:shd w:val="clear" w:color="auto" w:fill="auto"/>
            <w:noWrap/>
            <w:vAlign w:val="center"/>
            <w:hideMark/>
          </w:tcPr>
          <w:p w14:paraId="5E4248C8"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p>
        </w:tc>
      </w:tr>
      <w:tr w:rsidR="00CD7376" w:rsidRPr="00A249A4" w14:paraId="7F38F07B"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E743E27"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J01</w:t>
            </w:r>
          </w:p>
        </w:tc>
        <w:tc>
          <w:tcPr>
            <w:tcW w:w="1996" w:type="dxa"/>
            <w:tcBorders>
              <w:top w:val="nil"/>
              <w:left w:val="nil"/>
              <w:bottom w:val="single" w:sz="4" w:space="0" w:color="auto"/>
              <w:right w:val="single" w:sz="4" w:space="0" w:color="auto"/>
            </w:tcBorders>
            <w:shd w:val="clear" w:color="auto" w:fill="auto"/>
            <w:noWrap/>
            <w:vAlign w:val="center"/>
            <w:hideMark/>
          </w:tcPr>
          <w:p w14:paraId="4C8159F3"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capitalTransType</w:t>
            </w:r>
          </w:p>
        </w:tc>
        <w:tc>
          <w:tcPr>
            <w:tcW w:w="2160" w:type="dxa"/>
            <w:tcBorders>
              <w:top w:val="nil"/>
              <w:left w:val="nil"/>
              <w:bottom w:val="single" w:sz="4" w:space="0" w:color="auto"/>
              <w:right w:val="single" w:sz="4" w:space="0" w:color="auto"/>
            </w:tcBorders>
            <w:shd w:val="clear" w:color="auto" w:fill="auto"/>
            <w:noWrap/>
            <w:vAlign w:val="center"/>
            <w:hideMark/>
          </w:tcPr>
          <w:p w14:paraId="19649BD1"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保证金交易业务类型</w:t>
            </w:r>
          </w:p>
        </w:tc>
        <w:tc>
          <w:tcPr>
            <w:tcW w:w="820" w:type="dxa"/>
            <w:tcBorders>
              <w:top w:val="nil"/>
              <w:left w:val="nil"/>
              <w:bottom w:val="single" w:sz="4" w:space="0" w:color="auto"/>
              <w:right w:val="single" w:sz="4" w:space="0" w:color="auto"/>
            </w:tcBorders>
            <w:shd w:val="clear" w:color="auto" w:fill="auto"/>
            <w:vAlign w:val="center"/>
            <w:hideMark/>
          </w:tcPr>
          <w:p w14:paraId="43BA60EA"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3162" w:type="dxa"/>
            <w:tcBorders>
              <w:top w:val="nil"/>
              <w:left w:val="nil"/>
              <w:bottom w:val="single" w:sz="4" w:space="0" w:color="auto"/>
              <w:right w:val="single" w:sz="4" w:space="0" w:color="auto"/>
            </w:tcBorders>
            <w:shd w:val="clear" w:color="auto" w:fill="auto"/>
            <w:noWrap/>
            <w:vAlign w:val="center"/>
            <w:hideMark/>
          </w:tcPr>
          <w:p w14:paraId="6024CF7E"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p>
        </w:tc>
      </w:tr>
      <w:tr w:rsidR="00CD7376" w:rsidRPr="00A249A4" w14:paraId="797A80CE"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66EAB79"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96" w:type="dxa"/>
            <w:tcBorders>
              <w:top w:val="nil"/>
              <w:left w:val="nil"/>
              <w:bottom w:val="single" w:sz="4" w:space="0" w:color="auto"/>
              <w:right w:val="single" w:sz="4" w:space="0" w:color="auto"/>
            </w:tcBorders>
            <w:shd w:val="clear" w:color="auto" w:fill="auto"/>
            <w:noWrap/>
            <w:vAlign w:val="center"/>
            <w:hideMark/>
          </w:tcPr>
          <w:p w14:paraId="1EB5267D"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clientID</w:t>
            </w:r>
          </w:p>
        </w:tc>
        <w:tc>
          <w:tcPr>
            <w:tcW w:w="2160" w:type="dxa"/>
            <w:tcBorders>
              <w:top w:val="nil"/>
              <w:left w:val="nil"/>
              <w:bottom w:val="single" w:sz="4" w:space="0" w:color="auto"/>
              <w:right w:val="single" w:sz="4" w:space="0" w:color="auto"/>
            </w:tcBorders>
            <w:shd w:val="clear" w:color="auto" w:fill="auto"/>
            <w:noWrap/>
            <w:vAlign w:val="center"/>
            <w:hideMark/>
          </w:tcPr>
          <w:p w14:paraId="2692419C"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客户代码</w:t>
            </w:r>
          </w:p>
        </w:tc>
        <w:tc>
          <w:tcPr>
            <w:tcW w:w="820" w:type="dxa"/>
            <w:tcBorders>
              <w:top w:val="nil"/>
              <w:left w:val="nil"/>
              <w:bottom w:val="single" w:sz="4" w:space="0" w:color="auto"/>
              <w:right w:val="single" w:sz="4" w:space="0" w:color="auto"/>
            </w:tcBorders>
            <w:shd w:val="clear" w:color="auto" w:fill="auto"/>
            <w:vAlign w:val="center"/>
            <w:hideMark/>
          </w:tcPr>
          <w:p w14:paraId="53EBB9FD"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3162" w:type="dxa"/>
            <w:tcBorders>
              <w:top w:val="nil"/>
              <w:left w:val="nil"/>
              <w:bottom w:val="single" w:sz="4" w:space="0" w:color="auto"/>
              <w:right w:val="single" w:sz="4" w:space="0" w:color="auto"/>
            </w:tcBorders>
            <w:shd w:val="clear" w:color="auto" w:fill="auto"/>
            <w:noWrap/>
            <w:vAlign w:val="center"/>
            <w:hideMark/>
          </w:tcPr>
          <w:p w14:paraId="154B0138"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p>
        </w:tc>
      </w:tr>
      <w:tr w:rsidR="00DD3A9D" w:rsidRPr="00A249A4" w14:paraId="485FE734"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E4B35EC" w14:textId="7EDA27F1" w:rsidR="00DD3A9D" w:rsidRPr="00A249A4" w:rsidRDefault="00DD3A9D"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w:t>
            </w:r>
            <w:r>
              <w:rPr>
                <w:rFonts w:ascii="宋体" w:eastAsia="宋体" w:hAnsi="宋体" w:cs="宋体"/>
                <w:color w:val="000000"/>
                <w:kern w:val="0"/>
                <w:sz w:val="20"/>
                <w:szCs w:val="20"/>
              </w:rPr>
              <w:t>40</w:t>
            </w:r>
          </w:p>
        </w:tc>
        <w:tc>
          <w:tcPr>
            <w:tcW w:w="1996" w:type="dxa"/>
            <w:tcBorders>
              <w:top w:val="nil"/>
              <w:left w:val="nil"/>
              <w:bottom w:val="single" w:sz="4" w:space="0" w:color="auto"/>
              <w:right w:val="single" w:sz="4" w:space="0" w:color="auto"/>
            </w:tcBorders>
            <w:shd w:val="clear" w:color="auto" w:fill="auto"/>
            <w:noWrap/>
            <w:vAlign w:val="center"/>
          </w:tcPr>
          <w:p w14:paraId="46606DB5" w14:textId="43EDCDF1" w:rsidR="00DD3A9D" w:rsidRPr="00A249A4" w:rsidRDefault="00DD3A9D" w:rsidP="00A249A4">
            <w:pPr>
              <w:widowControl/>
              <w:spacing w:line="240" w:lineRule="auto"/>
              <w:ind w:firstLineChars="0" w:firstLine="0"/>
              <w:jc w:val="left"/>
              <w:rPr>
                <w:rFonts w:ascii="宋体" w:eastAsia="宋体" w:hAnsi="宋体" w:cs="宋体"/>
                <w:color w:val="000000"/>
                <w:kern w:val="0"/>
                <w:sz w:val="20"/>
                <w:szCs w:val="20"/>
              </w:rPr>
            </w:pPr>
            <w:r w:rsidRPr="00DD3A9D">
              <w:rPr>
                <w:rFonts w:ascii="宋体" w:eastAsia="宋体" w:hAnsi="宋体" w:cs="宋体"/>
                <w:color w:val="000000"/>
                <w:kern w:val="0"/>
                <w:sz w:val="20"/>
                <w:szCs w:val="20"/>
              </w:rPr>
              <w:t>settleBankID</w:t>
            </w:r>
          </w:p>
        </w:tc>
        <w:tc>
          <w:tcPr>
            <w:tcW w:w="2160" w:type="dxa"/>
            <w:tcBorders>
              <w:top w:val="nil"/>
              <w:left w:val="nil"/>
              <w:bottom w:val="single" w:sz="4" w:space="0" w:color="auto"/>
              <w:right w:val="single" w:sz="4" w:space="0" w:color="auto"/>
            </w:tcBorders>
            <w:shd w:val="clear" w:color="auto" w:fill="auto"/>
            <w:noWrap/>
            <w:vAlign w:val="center"/>
          </w:tcPr>
          <w:p w14:paraId="7C5DA3D3" w14:textId="1B398B82" w:rsidR="00DD3A9D" w:rsidRPr="00A249A4" w:rsidRDefault="00DD3A9D"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结算行</w:t>
            </w:r>
            <w:r>
              <w:rPr>
                <w:rFonts w:ascii="宋体" w:eastAsia="宋体" w:hAnsi="宋体" w:cs="宋体"/>
                <w:color w:val="000000"/>
                <w:kern w:val="0"/>
                <w:sz w:val="20"/>
                <w:szCs w:val="20"/>
              </w:rPr>
              <w:t>号</w:t>
            </w:r>
          </w:p>
        </w:tc>
        <w:tc>
          <w:tcPr>
            <w:tcW w:w="820" w:type="dxa"/>
            <w:tcBorders>
              <w:top w:val="nil"/>
              <w:left w:val="nil"/>
              <w:bottom w:val="single" w:sz="4" w:space="0" w:color="auto"/>
              <w:right w:val="single" w:sz="4" w:space="0" w:color="auto"/>
            </w:tcBorders>
            <w:shd w:val="clear" w:color="auto" w:fill="auto"/>
            <w:vAlign w:val="center"/>
          </w:tcPr>
          <w:p w14:paraId="2F62C526" w14:textId="09A9C5C2" w:rsidR="00DD3A9D" w:rsidRPr="00A249A4" w:rsidRDefault="00DD3A9D"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3162" w:type="dxa"/>
            <w:tcBorders>
              <w:top w:val="nil"/>
              <w:left w:val="nil"/>
              <w:bottom w:val="single" w:sz="4" w:space="0" w:color="auto"/>
              <w:right w:val="single" w:sz="4" w:space="0" w:color="auto"/>
            </w:tcBorders>
            <w:shd w:val="clear" w:color="auto" w:fill="auto"/>
            <w:noWrap/>
            <w:vAlign w:val="center"/>
          </w:tcPr>
          <w:p w14:paraId="7B320111" w14:textId="77777777" w:rsidR="00DD3A9D" w:rsidRPr="00A249A4" w:rsidRDefault="00DD3A9D" w:rsidP="00A249A4">
            <w:pPr>
              <w:widowControl/>
              <w:spacing w:line="240" w:lineRule="auto"/>
              <w:ind w:firstLineChars="0" w:firstLine="0"/>
              <w:jc w:val="left"/>
              <w:rPr>
                <w:rFonts w:ascii="宋体" w:eastAsia="宋体" w:hAnsi="宋体" w:cs="宋体"/>
                <w:color w:val="000000"/>
                <w:kern w:val="0"/>
                <w:sz w:val="20"/>
                <w:szCs w:val="20"/>
              </w:rPr>
            </w:pPr>
          </w:p>
        </w:tc>
      </w:tr>
      <w:tr w:rsidR="00CD7376" w:rsidRPr="00A249A4" w14:paraId="291376DB"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7420183"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lastRenderedPageBreak/>
              <w:t>T55</w:t>
            </w:r>
          </w:p>
        </w:tc>
        <w:tc>
          <w:tcPr>
            <w:tcW w:w="1996" w:type="dxa"/>
            <w:tcBorders>
              <w:top w:val="nil"/>
              <w:left w:val="nil"/>
              <w:bottom w:val="single" w:sz="4" w:space="0" w:color="auto"/>
              <w:right w:val="single" w:sz="4" w:space="0" w:color="auto"/>
            </w:tcBorders>
            <w:shd w:val="clear" w:color="auto" w:fill="auto"/>
            <w:noWrap/>
            <w:vAlign w:val="center"/>
            <w:hideMark/>
          </w:tcPr>
          <w:p w14:paraId="2A40CF5D"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amount</w:t>
            </w:r>
          </w:p>
        </w:tc>
        <w:tc>
          <w:tcPr>
            <w:tcW w:w="2160" w:type="dxa"/>
            <w:tcBorders>
              <w:top w:val="nil"/>
              <w:left w:val="nil"/>
              <w:bottom w:val="single" w:sz="4" w:space="0" w:color="auto"/>
              <w:right w:val="single" w:sz="4" w:space="0" w:color="auto"/>
            </w:tcBorders>
            <w:shd w:val="clear" w:color="auto" w:fill="auto"/>
            <w:noWrap/>
            <w:vAlign w:val="center"/>
            <w:hideMark/>
          </w:tcPr>
          <w:p w14:paraId="135FF549"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发生金额</w:t>
            </w:r>
          </w:p>
        </w:tc>
        <w:tc>
          <w:tcPr>
            <w:tcW w:w="820" w:type="dxa"/>
            <w:tcBorders>
              <w:top w:val="nil"/>
              <w:left w:val="nil"/>
              <w:bottom w:val="single" w:sz="4" w:space="0" w:color="auto"/>
              <w:right w:val="single" w:sz="4" w:space="0" w:color="auto"/>
            </w:tcBorders>
            <w:shd w:val="clear" w:color="auto" w:fill="auto"/>
            <w:vAlign w:val="center"/>
            <w:hideMark/>
          </w:tcPr>
          <w:p w14:paraId="6351A478"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3162" w:type="dxa"/>
            <w:tcBorders>
              <w:top w:val="nil"/>
              <w:left w:val="nil"/>
              <w:bottom w:val="single" w:sz="4" w:space="0" w:color="auto"/>
              <w:right w:val="single" w:sz="4" w:space="0" w:color="auto"/>
            </w:tcBorders>
            <w:shd w:val="clear" w:color="auto" w:fill="auto"/>
            <w:noWrap/>
            <w:vAlign w:val="center"/>
            <w:hideMark/>
          </w:tcPr>
          <w:p w14:paraId="4E1F7D37"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p>
        </w:tc>
      </w:tr>
      <w:tr w:rsidR="00CD7376" w:rsidRPr="00A249A4" w14:paraId="5AB76836"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AC37B29"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J08</w:t>
            </w:r>
          </w:p>
        </w:tc>
        <w:tc>
          <w:tcPr>
            <w:tcW w:w="1996" w:type="dxa"/>
            <w:tcBorders>
              <w:top w:val="nil"/>
              <w:left w:val="nil"/>
              <w:bottom w:val="single" w:sz="4" w:space="0" w:color="auto"/>
              <w:right w:val="single" w:sz="4" w:space="0" w:color="auto"/>
            </w:tcBorders>
            <w:shd w:val="clear" w:color="auto" w:fill="auto"/>
            <w:noWrap/>
            <w:vAlign w:val="center"/>
            <w:hideMark/>
          </w:tcPr>
          <w:p w14:paraId="6858B84C"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abstract</w:t>
            </w:r>
          </w:p>
        </w:tc>
        <w:tc>
          <w:tcPr>
            <w:tcW w:w="2160" w:type="dxa"/>
            <w:tcBorders>
              <w:top w:val="nil"/>
              <w:left w:val="nil"/>
              <w:bottom w:val="single" w:sz="4" w:space="0" w:color="auto"/>
              <w:right w:val="single" w:sz="4" w:space="0" w:color="auto"/>
            </w:tcBorders>
            <w:shd w:val="clear" w:color="auto" w:fill="auto"/>
            <w:noWrap/>
            <w:vAlign w:val="center"/>
            <w:hideMark/>
          </w:tcPr>
          <w:p w14:paraId="2EA324BC"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摘要</w:t>
            </w:r>
          </w:p>
        </w:tc>
        <w:tc>
          <w:tcPr>
            <w:tcW w:w="820" w:type="dxa"/>
            <w:tcBorders>
              <w:top w:val="nil"/>
              <w:left w:val="nil"/>
              <w:bottom w:val="single" w:sz="4" w:space="0" w:color="auto"/>
              <w:right w:val="single" w:sz="4" w:space="0" w:color="auto"/>
            </w:tcBorders>
            <w:shd w:val="clear" w:color="auto" w:fill="auto"/>
            <w:vAlign w:val="center"/>
            <w:hideMark/>
          </w:tcPr>
          <w:p w14:paraId="43C51411"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O</w:t>
            </w:r>
          </w:p>
        </w:tc>
        <w:tc>
          <w:tcPr>
            <w:tcW w:w="3162" w:type="dxa"/>
            <w:tcBorders>
              <w:top w:val="nil"/>
              <w:left w:val="nil"/>
              <w:bottom w:val="single" w:sz="4" w:space="0" w:color="auto"/>
              <w:right w:val="single" w:sz="4" w:space="0" w:color="auto"/>
            </w:tcBorders>
            <w:shd w:val="clear" w:color="auto" w:fill="auto"/>
            <w:noWrap/>
            <w:vAlign w:val="center"/>
            <w:hideMark/>
          </w:tcPr>
          <w:p w14:paraId="7A9FACDC"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p>
        </w:tc>
      </w:tr>
      <w:tr w:rsidR="00CD7376" w:rsidRPr="00A249A4" w14:paraId="78D406E2"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925B5DC"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J05</w:t>
            </w:r>
          </w:p>
        </w:tc>
        <w:tc>
          <w:tcPr>
            <w:tcW w:w="1996" w:type="dxa"/>
            <w:tcBorders>
              <w:top w:val="nil"/>
              <w:left w:val="nil"/>
              <w:bottom w:val="single" w:sz="4" w:space="0" w:color="auto"/>
              <w:right w:val="single" w:sz="4" w:space="0" w:color="auto"/>
            </w:tcBorders>
            <w:shd w:val="clear" w:color="auto" w:fill="auto"/>
            <w:noWrap/>
            <w:vAlign w:val="center"/>
            <w:hideMark/>
          </w:tcPr>
          <w:p w14:paraId="46BE9562"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sentFlag</w:t>
            </w:r>
          </w:p>
        </w:tc>
        <w:tc>
          <w:tcPr>
            <w:tcW w:w="2160" w:type="dxa"/>
            <w:tcBorders>
              <w:top w:val="nil"/>
              <w:left w:val="nil"/>
              <w:bottom w:val="single" w:sz="4" w:space="0" w:color="auto"/>
              <w:right w:val="single" w:sz="4" w:space="0" w:color="auto"/>
            </w:tcBorders>
            <w:shd w:val="clear" w:color="auto" w:fill="auto"/>
            <w:noWrap/>
            <w:vAlign w:val="center"/>
            <w:hideMark/>
          </w:tcPr>
          <w:p w14:paraId="1875AFFD"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已发电标志</w:t>
            </w:r>
          </w:p>
        </w:tc>
        <w:tc>
          <w:tcPr>
            <w:tcW w:w="820" w:type="dxa"/>
            <w:tcBorders>
              <w:top w:val="nil"/>
              <w:left w:val="nil"/>
              <w:bottom w:val="single" w:sz="4" w:space="0" w:color="auto"/>
              <w:right w:val="single" w:sz="4" w:space="0" w:color="auto"/>
            </w:tcBorders>
            <w:shd w:val="clear" w:color="auto" w:fill="auto"/>
            <w:vAlign w:val="center"/>
            <w:hideMark/>
          </w:tcPr>
          <w:p w14:paraId="75ED3926" w14:textId="67C221AF" w:rsidR="00CD7376" w:rsidRPr="00A249A4" w:rsidRDefault="002144D2"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3162" w:type="dxa"/>
            <w:tcBorders>
              <w:top w:val="nil"/>
              <w:left w:val="nil"/>
              <w:bottom w:val="single" w:sz="4" w:space="0" w:color="auto"/>
              <w:right w:val="single" w:sz="4" w:space="0" w:color="auto"/>
            </w:tcBorders>
            <w:shd w:val="clear" w:color="auto" w:fill="auto"/>
            <w:noWrap/>
            <w:vAlign w:val="center"/>
            <w:hideMark/>
          </w:tcPr>
          <w:p w14:paraId="28B66882" w14:textId="7523B7DB" w:rsidR="00CD7376" w:rsidRPr="00A249A4" w:rsidRDefault="006224E9"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保留</w:t>
            </w:r>
            <w:r>
              <w:rPr>
                <w:rFonts w:ascii="宋体" w:eastAsia="宋体" w:hAnsi="宋体" w:cs="宋体"/>
                <w:color w:val="000000"/>
                <w:kern w:val="0"/>
                <w:sz w:val="20"/>
                <w:szCs w:val="20"/>
              </w:rPr>
              <w:t>字段</w:t>
            </w:r>
          </w:p>
        </w:tc>
      </w:tr>
      <w:tr w:rsidR="00CD7376" w:rsidRPr="00A249A4" w14:paraId="368C8021"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9190D20"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J06</w:t>
            </w:r>
          </w:p>
        </w:tc>
        <w:tc>
          <w:tcPr>
            <w:tcW w:w="1996" w:type="dxa"/>
            <w:tcBorders>
              <w:top w:val="nil"/>
              <w:left w:val="nil"/>
              <w:bottom w:val="single" w:sz="4" w:space="0" w:color="auto"/>
              <w:right w:val="single" w:sz="4" w:space="0" w:color="auto"/>
            </w:tcBorders>
            <w:shd w:val="clear" w:color="auto" w:fill="auto"/>
            <w:vAlign w:val="center"/>
            <w:hideMark/>
          </w:tcPr>
          <w:p w14:paraId="51197CBC"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returnFlag</w:t>
            </w:r>
          </w:p>
        </w:tc>
        <w:tc>
          <w:tcPr>
            <w:tcW w:w="2160" w:type="dxa"/>
            <w:tcBorders>
              <w:top w:val="nil"/>
              <w:left w:val="nil"/>
              <w:bottom w:val="single" w:sz="4" w:space="0" w:color="auto"/>
              <w:right w:val="single" w:sz="4" w:space="0" w:color="auto"/>
            </w:tcBorders>
            <w:shd w:val="clear" w:color="auto" w:fill="auto"/>
            <w:noWrap/>
            <w:vAlign w:val="center"/>
            <w:hideMark/>
          </w:tcPr>
          <w:p w14:paraId="59D318BA"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回执标志</w:t>
            </w:r>
          </w:p>
        </w:tc>
        <w:tc>
          <w:tcPr>
            <w:tcW w:w="820" w:type="dxa"/>
            <w:tcBorders>
              <w:top w:val="nil"/>
              <w:left w:val="nil"/>
              <w:bottom w:val="single" w:sz="4" w:space="0" w:color="auto"/>
              <w:right w:val="single" w:sz="4" w:space="0" w:color="auto"/>
            </w:tcBorders>
            <w:shd w:val="clear" w:color="auto" w:fill="auto"/>
            <w:vAlign w:val="center"/>
            <w:hideMark/>
          </w:tcPr>
          <w:p w14:paraId="12688F02" w14:textId="530B08F5" w:rsidR="00CD7376" w:rsidRPr="00A249A4" w:rsidRDefault="001309AF"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3162" w:type="dxa"/>
            <w:tcBorders>
              <w:top w:val="nil"/>
              <w:left w:val="nil"/>
              <w:bottom w:val="single" w:sz="4" w:space="0" w:color="auto"/>
              <w:right w:val="single" w:sz="4" w:space="0" w:color="auto"/>
            </w:tcBorders>
            <w:shd w:val="clear" w:color="auto" w:fill="auto"/>
            <w:noWrap/>
            <w:vAlign w:val="center"/>
            <w:hideMark/>
          </w:tcPr>
          <w:p w14:paraId="504307BB" w14:textId="2B7B4179" w:rsidR="00CD7376" w:rsidRPr="005362D0" w:rsidRDefault="001643FA" w:rsidP="00EB3068">
            <w:pPr>
              <w:ind w:firstLineChars="0" w:firstLine="0"/>
            </w:pPr>
            <w:r w:rsidDel="001643FA">
              <w:rPr>
                <w:rFonts w:ascii="宋体" w:eastAsia="宋体" w:hAnsi="宋体" w:cs="宋体" w:hint="eastAsia"/>
                <w:color w:val="000000"/>
                <w:kern w:val="0"/>
                <w:sz w:val="20"/>
                <w:szCs w:val="20"/>
              </w:rPr>
              <w:t xml:space="preserve"> </w:t>
            </w:r>
            <w:r w:rsidR="00EB3068" w:rsidRPr="00EB3068">
              <w:rPr>
                <w:rFonts w:ascii="宋体" w:eastAsia="宋体" w:hAnsi="宋体" w:cs="宋体" w:hint="eastAsia"/>
                <w:color w:val="000000"/>
                <w:kern w:val="0"/>
                <w:sz w:val="20"/>
                <w:szCs w:val="20"/>
              </w:rPr>
              <w:t>空</w:t>
            </w:r>
            <w:r w:rsidR="00EB3068" w:rsidRPr="00EB3068">
              <w:rPr>
                <w:rFonts w:ascii="宋体" w:eastAsia="宋体" w:hAnsi="宋体" w:cs="宋体"/>
                <w:color w:val="000000"/>
                <w:kern w:val="0"/>
                <w:sz w:val="20"/>
                <w:szCs w:val="20"/>
              </w:rPr>
              <w:t>字符串</w:t>
            </w:r>
            <w:r w:rsidR="00EB3068" w:rsidRPr="00EB3068">
              <w:rPr>
                <w:rFonts w:ascii="宋体" w:eastAsia="宋体" w:hAnsi="宋体" w:cs="宋体" w:hint="eastAsia"/>
                <w:color w:val="000000"/>
                <w:kern w:val="0"/>
                <w:sz w:val="20"/>
                <w:szCs w:val="20"/>
              </w:rPr>
              <w:t>表示</w:t>
            </w:r>
            <w:r w:rsidR="00EB3068" w:rsidRPr="00EB3068">
              <w:rPr>
                <w:rFonts w:ascii="宋体" w:eastAsia="宋体" w:hAnsi="宋体" w:cs="宋体"/>
                <w:color w:val="000000"/>
                <w:kern w:val="0"/>
                <w:sz w:val="20"/>
                <w:szCs w:val="20"/>
              </w:rPr>
              <w:t>“</w:t>
            </w:r>
            <w:r w:rsidR="00EB3068" w:rsidRPr="00EB3068">
              <w:rPr>
                <w:rFonts w:ascii="宋体" w:eastAsia="宋体" w:hAnsi="宋体" w:cs="宋体" w:hint="eastAsia"/>
                <w:color w:val="000000"/>
                <w:kern w:val="0"/>
                <w:sz w:val="20"/>
                <w:szCs w:val="20"/>
              </w:rPr>
              <w:t>往账成功通知</w:t>
            </w:r>
            <w:r w:rsidR="00EB3068" w:rsidRPr="00EB3068">
              <w:rPr>
                <w:rFonts w:ascii="宋体" w:eastAsia="宋体" w:hAnsi="宋体" w:cs="宋体"/>
                <w:color w:val="000000"/>
                <w:kern w:val="0"/>
                <w:sz w:val="20"/>
                <w:szCs w:val="20"/>
              </w:rPr>
              <w:t>”</w:t>
            </w:r>
            <w:r w:rsidR="00EB3068" w:rsidRPr="00EB3068">
              <w:rPr>
                <w:rFonts w:ascii="宋体" w:eastAsia="宋体" w:hAnsi="宋体" w:cs="宋体" w:hint="eastAsia"/>
                <w:color w:val="000000"/>
                <w:kern w:val="0"/>
                <w:sz w:val="20"/>
                <w:szCs w:val="20"/>
              </w:rPr>
              <w:t>，‘1111’其它表示“往账失败</w:t>
            </w:r>
            <w:r w:rsidR="00EB3068" w:rsidRPr="00EB3068">
              <w:rPr>
                <w:rFonts w:ascii="宋体" w:eastAsia="宋体" w:hAnsi="宋体" w:cs="宋体"/>
                <w:color w:val="000000"/>
                <w:kern w:val="0"/>
                <w:sz w:val="20"/>
                <w:szCs w:val="20"/>
              </w:rPr>
              <w:t>通知</w:t>
            </w:r>
            <w:r w:rsidR="00EB3068" w:rsidRPr="00EB3068">
              <w:rPr>
                <w:rFonts w:ascii="宋体" w:eastAsia="宋体" w:hAnsi="宋体" w:cs="宋体" w:hint="eastAsia"/>
                <w:color w:val="000000"/>
                <w:kern w:val="0"/>
                <w:sz w:val="20"/>
                <w:szCs w:val="20"/>
              </w:rPr>
              <w:t>”</w:t>
            </w:r>
          </w:p>
        </w:tc>
      </w:tr>
      <w:tr w:rsidR="00CD7376" w:rsidRPr="00A249A4" w14:paraId="5D42419A"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71C3ABE"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J04</w:t>
            </w:r>
          </w:p>
        </w:tc>
        <w:tc>
          <w:tcPr>
            <w:tcW w:w="1996" w:type="dxa"/>
            <w:tcBorders>
              <w:top w:val="nil"/>
              <w:left w:val="nil"/>
              <w:bottom w:val="single" w:sz="4" w:space="0" w:color="auto"/>
              <w:right w:val="single" w:sz="4" w:space="0" w:color="auto"/>
            </w:tcBorders>
            <w:shd w:val="clear" w:color="auto" w:fill="auto"/>
            <w:vAlign w:val="center"/>
            <w:hideMark/>
          </w:tcPr>
          <w:p w14:paraId="2106732D"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toDoTxDate</w:t>
            </w:r>
          </w:p>
        </w:tc>
        <w:tc>
          <w:tcPr>
            <w:tcW w:w="2160" w:type="dxa"/>
            <w:tcBorders>
              <w:top w:val="nil"/>
              <w:left w:val="nil"/>
              <w:bottom w:val="single" w:sz="4" w:space="0" w:color="auto"/>
              <w:right w:val="single" w:sz="4" w:space="0" w:color="auto"/>
            </w:tcBorders>
            <w:shd w:val="clear" w:color="auto" w:fill="auto"/>
            <w:noWrap/>
            <w:vAlign w:val="center"/>
            <w:hideMark/>
          </w:tcPr>
          <w:p w14:paraId="0F7D4B42"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发电记账日期</w:t>
            </w:r>
          </w:p>
        </w:tc>
        <w:tc>
          <w:tcPr>
            <w:tcW w:w="820" w:type="dxa"/>
            <w:tcBorders>
              <w:top w:val="nil"/>
              <w:left w:val="nil"/>
              <w:bottom w:val="single" w:sz="4" w:space="0" w:color="auto"/>
              <w:right w:val="single" w:sz="4" w:space="0" w:color="auto"/>
            </w:tcBorders>
            <w:shd w:val="clear" w:color="auto" w:fill="auto"/>
            <w:vAlign w:val="center"/>
            <w:hideMark/>
          </w:tcPr>
          <w:p w14:paraId="54BCE882" w14:textId="31535CDE" w:rsidR="00CD7376" w:rsidRPr="00A249A4" w:rsidRDefault="002144D2"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3162" w:type="dxa"/>
            <w:tcBorders>
              <w:top w:val="nil"/>
              <w:left w:val="nil"/>
              <w:bottom w:val="single" w:sz="4" w:space="0" w:color="auto"/>
              <w:right w:val="single" w:sz="4" w:space="0" w:color="auto"/>
            </w:tcBorders>
            <w:shd w:val="clear" w:color="auto" w:fill="auto"/>
            <w:noWrap/>
            <w:vAlign w:val="center"/>
            <w:hideMark/>
          </w:tcPr>
          <w:p w14:paraId="6E30B2A4" w14:textId="603F9877" w:rsidR="00CD7376" w:rsidRPr="00A249A4" w:rsidRDefault="006224E9"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保留</w:t>
            </w:r>
            <w:r>
              <w:rPr>
                <w:rFonts w:ascii="宋体" w:eastAsia="宋体" w:hAnsi="宋体" w:cs="宋体"/>
                <w:color w:val="000000"/>
                <w:kern w:val="0"/>
                <w:sz w:val="20"/>
                <w:szCs w:val="20"/>
              </w:rPr>
              <w:t>字段，</w:t>
            </w:r>
            <w:r w:rsidR="00CD7376" w:rsidRPr="00A249A4">
              <w:rPr>
                <w:rFonts w:ascii="宋体" w:eastAsia="宋体" w:hAnsi="宋体" w:cs="宋体" w:hint="eastAsia"/>
                <w:color w:val="000000"/>
                <w:kern w:val="0"/>
                <w:sz w:val="20"/>
                <w:szCs w:val="20"/>
              </w:rPr>
              <w:t>往账记录对应的发电流水记录的日期</w:t>
            </w:r>
          </w:p>
        </w:tc>
      </w:tr>
      <w:tr w:rsidR="00CD7376" w:rsidRPr="00A249A4" w14:paraId="169AC85C" w14:textId="77777777" w:rsidTr="00CD7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1DB8CE2"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J03</w:t>
            </w:r>
          </w:p>
        </w:tc>
        <w:tc>
          <w:tcPr>
            <w:tcW w:w="1996" w:type="dxa"/>
            <w:tcBorders>
              <w:top w:val="nil"/>
              <w:left w:val="nil"/>
              <w:bottom w:val="single" w:sz="4" w:space="0" w:color="auto"/>
              <w:right w:val="single" w:sz="4" w:space="0" w:color="auto"/>
            </w:tcBorders>
            <w:shd w:val="clear" w:color="auto" w:fill="auto"/>
            <w:vAlign w:val="center"/>
            <w:hideMark/>
          </w:tcPr>
          <w:p w14:paraId="6EB88F11"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toDoTxseqNo</w:t>
            </w:r>
          </w:p>
        </w:tc>
        <w:tc>
          <w:tcPr>
            <w:tcW w:w="2160" w:type="dxa"/>
            <w:tcBorders>
              <w:top w:val="nil"/>
              <w:left w:val="nil"/>
              <w:bottom w:val="single" w:sz="4" w:space="0" w:color="auto"/>
              <w:right w:val="single" w:sz="4" w:space="0" w:color="auto"/>
            </w:tcBorders>
            <w:shd w:val="clear" w:color="auto" w:fill="auto"/>
            <w:noWrap/>
            <w:vAlign w:val="center"/>
            <w:hideMark/>
          </w:tcPr>
          <w:p w14:paraId="39557EA1"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发电流水序号</w:t>
            </w:r>
          </w:p>
        </w:tc>
        <w:tc>
          <w:tcPr>
            <w:tcW w:w="820" w:type="dxa"/>
            <w:tcBorders>
              <w:top w:val="nil"/>
              <w:left w:val="nil"/>
              <w:bottom w:val="single" w:sz="4" w:space="0" w:color="auto"/>
              <w:right w:val="single" w:sz="4" w:space="0" w:color="auto"/>
            </w:tcBorders>
            <w:shd w:val="clear" w:color="auto" w:fill="auto"/>
            <w:vAlign w:val="center"/>
            <w:hideMark/>
          </w:tcPr>
          <w:p w14:paraId="1FE7BF48" w14:textId="661E70DC" w:rsidR="00CD7376" w:rsidRPr="00A249A4" w:rsidRDefault="002144D2"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3162" w:type="dxa"/>
            <w:tcBorders>
              <w:top w:val="nil"/>
              <w:left w:val="nil"/>
              <w:bottom w:val="single" w:sz="4" w:space="0" w:color="auto"/>
              <w:right w:val="single" w:sz="4" w:space="0" w:color="auto"/>
            </w:tcBorders>
            <w:shd w:val="clear" w:color="auto" w:fill="auto"/>
            <w:noWrap/>
            <w:vAlign w:val="center"/>
            <w:hideMark/>
          </w:tcPr>
          <w:p w14:paraId="18A1EA00" w14:textId="73232132" w:rsidR="00CD7376" w:rsidRPr="00A249A4" w:rsidRDefault="006224E9"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保留</w:t>
            </w:r>
            <w:r>
              <w:rPr>
                <w:rFonts w:ascii="宋体" w:eastAsia="宋体" w:hAnsi="宋体" w:cs="宋体"/>
                <w:color w:val="000000"/>
                <w:kern w:val="0"/>
                <w:sz w:val="20"/>
                <w:szCs w:val="20"/>
              </w:rPr>
              <w:t>字段，</w:t>
            </w:r>
            <w:r w:rsidR="00CD7376" w:rsidRPr="00A249A4">
              <w:rPr>
                <w:rFonts w:ascii="宋体" w:eastAsia="宋体" w:hAnsi="宋体" w:cs="宋体" w:hint="eastAsia"/>
                <w:color w:val="000000"/>
                <w:kern w:val="0"/>
                <w:sz w:val="20"/>
                <w:szCs w:val="20"/>
              </w:rPr>
              <w:t>往账记录对应的发电流水记录的序号</w:t>
            </w:r>
          </w:p>
        </w:tc>
      </w:tr>
    </w:tbl>
    <w:p w14:paraId="4B053A67" w14:textId="77777777" w:rsidR="0096390C" w:rsidRPr="00A249A4" w:rsidRDefault="0096390C" w:rsidP="0096390C">
      <w:pPr>
        <w:ind w:firstLine="480"/>
      </w:pPr>
    </w:p>
    <w:p w14:paraId="229E581D" w14:textId="77777777" w:rsidR="0096390C" w:rsidRDefault="0096390C" w:rsidP="0096390C">
      <w:pPr>
        <w:pStyle w:val="4"/>
        <w:numPr>
          <w:ilvl w:val="3"/>
          <w:numId w:val="4"/>
        </w:numPr>
        <w:ind w:left="0" w:firstLineChars="0" w:firstLine="0"/>
      </w:pPr>
      <w:r w:rsidRPr="0096390C">
        <w:rPr>
          <w:rFonts w:hint="eastAsia"/>
        </w:rPr>
        <w:t>资金划拨请求及应答</w:t>
      </w:r>
    </w:p>
    <w:p w14:paraId="2FA70A15" w14:textId="77777777" w:rsidR="00733244" w:rsidRDefault="00733244" w:rsidP="001643FA">
      <w:pPr>
        <w:ind w:firstLine="482"/>
      </w:pPr>
      <w:r w:rsidRPr="00733244">
        <w:rPr>
          <w:rFonts w:hint="eastAsia"/>
          <w:b/>
        </w:rPr>
        <w:t>功能</w:t>
      </w:r>
      <w:r>
        <w:rPr>
          <w:rFonts w:hint="eastAsia"/>
        </w:rPr>
        <w:t>：资金划拨指令用于会员二级系统新增该会员所属客户的资金划转请求。</w:t>
      </w:r>
    </w:p>
    <w:p w14:paraId="363A8E4A" w14:textId="77777777" w:rsidR="00733244" w:rsidRPr="00733244" w:rsidRDefault="00733244" w:rsidP="00733244">
      <w:pPr>
        <w:ind w:firstLine="480"/>
      </w:pPr>
      <w:r>
        <w:rPr>
          <w:rFonts w:hint="eastAsia"/>
        </w:rPr>
        <w:t>消息体格式如下：</w:t>
      </w:r>
    </w:p>
    <w:tbl>
      <w:tblPr>
        <w:tblW w:w="9192" w:type="dxa"/>
        <w:tblInd w:w="103" w:type="dxa"/>
        <w:tblLook w:val="04A0" w:firstRow="1" w:lastRow="0" w:firstColumn="1" w:lastColumn="0" w:noHBand="0" w:noVBand="1"/>
      </w:tblPr>
      <w:tblGrid>
        <w:gridCol w:w="1080"/>
        <w:gridCol w:w="1916"/>
        <w:gridCol w:w="1832"/>
        <w:gridCol w:w="760"/>
        <w:gridCol w:w="920"/>
        <w:gridCol w:w="2684"/>
      </w:tblGrid>
      <w:tr w:rsidR="00A249A4" w:rsidRPr="00A249A4" w14:paraId="4F875F4E" w14:textId="77777777" w:rsidTr="000E75D0">
        <w:trPr>
          <w:trHeight w:val="270"/>
        </w:trPr>
        <w:tc>
          <w:tcPr>
            <w:tcW w:w="10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716B5F" w14:textId="77777777" w:rsidR="00A249A4" w:rsidRPr="00A249A4" w:rsidRDefault="00A249A4" w:rsidP="00A249A4">
            <w:pPr>
              <w:widowControl/>
              <w:spacing w:line="240" w:lineRule="auto"/>
              <w:ind w:firstLineChars="0" w:firstLine="0"/>
              <w:jc w:val="left"/>
              <w:rPr>
                <w:rFonts w:ascii="宋体" w:eastAsia="宋体" w:hAnsi="宋体" w:cs="宋体"/>
                <w:b/>
                <w:bCs/>
                <w:color w:val="000000"/>
                <w:kern w:val="0"/>
                <w:sz w:val="20"/>
                <w:szCs w:val="20"/>
              </w:rPr>
            </w:pPr>
            <w:r w:rsidRPr="00A249A4">
              <w:rPr>
                <w:rFonts w:ascii="宋体" w:eastAsia="宋体" w:hAnsi="宋体" w:cs="宋体" w:hint="eastAsia"/>
                <w:b/>
                <w:bCs/>
                <w:color w:val="000000"/>
                <w:kern w:val="0"/>
                <w:sz w:val="20"/>
                <w:szCs w:val="20"/>
              </w:rPr>
              <w:t>域号</w:t>
            </w:r>
          </w:p>
        </w:tc>
        <w:tc>
          <w:tcPr>
            <w:tcW w:w="1916" w:type="dxa"/>
            <w:tcBorders>
              <w:top w:val="single" w:sz="4" w:space="0" w:color="auto"/>
              <w:left w:val="nil"/>
              <w:bottom w:val="single" w:sz="4" w:space="0" w:color="auto"/>
              <w:right w:val="single" w:sz="4" w:space="0" w:color="auto"/>
            </w:tcBorders>
            <w:shd w:val="clear" w:color="000000" w:fill="D9D9D9"/>
            <w:noWrap/>
            <w:vAlign w:val="center"/>
            <w:hideMark/>
          </w:tcPr>
          <w:p w14:paraId="3D310815" w14:textId="77777777" w:rsidR="00A249A4" w:rsidRPr="00A249A4" w:rsidRDefault="00A249A4" w:rsidP="00A249A4">
            <w:pPr>
              <w:widowControl/>
              <w:spacing w:line="240" w:lineRule="auto"/>
              <w:ind w:firstLineChars="0" w:firstLine="0"/>
              <w:jc w:val="left"/>
              <w:rPr>
                <w:rFonts w:ascii="宋体" w:eastAsia="宋体" w:hAnsi="宋体" w:cs="宋体"/>
                <w:b/>
                <w:bCs/>
                <w:color w:val="000000"/>
                <w:kern w:val="0"/>
                <w:sz w:val="20"/>
                <w:szCs w:val="20"/>
              </w:rPr>
            </w:pPr>
            <w:r w:rsidRPr="00A249A4">
              <w:rPr>
                <w:rFonts w:ascii="宋体" w:eastAsia="宋体" w:hAnsi="宋体" w:cs="宋体" w:hint="eastAsia"/>
                <w:b/>
                <w:bCs/>
                <w:color w:val="000000"/>
                <w:kern w:val="0"/>
                <w:sz w:val="20"/>
                <w:szCs w:val="20"/>
              </w:rPr>
              <w:t>域名</w:t>
            </w:r>
          </w:p>
        </w:tc>
        <w:tc>
          <w:tcPr>
            <w:tcW w:w="1832" w:type="dxa"/>
            <w:tcBorders>
              <w:top w:val="single" w:sz="4" w:space="0" w:color="auto"/>
              <w:left w:val="nil"/>
              <w:bottom w:val="single" w:sz="4" w:space="0" w:color="auto"/>
              <w:right w:val="single" w:sz="4" w:space="0" w:color="auto"/>
            </w:tcBorders>
            <w:shd w:val="clear" w:color="000000" w:fill="D9D9D9"/>
            <w:noWrap/>
            <w:vAlign w:val="center"/>
            <w:hideMark/>
          </w:tcPr>
          <w:p w14:paraId="1D0FEF1D" w14:textId="77777777" w:rsidR="00A249A4" w:rsidRPr="00A249A4" w:rsidRDefault="004847B6" w:rsidP="00A249A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0754EB14" w14:textId="77777777" w:rsidR="00A249A4" w:rsidRPr="00A249A4" w:rsidRDefault="00A249A4" w:rsidP="00A249A4">
            <w:pPr>
              <w:widowControl/>
              <w:spacing w:line="240" w:lineRule="auto"/>
              <w:ind w:firstLineChars="0" w:firstLine="0"/>
              <w:jc w:val="left"/>
              <w:rPr>
                <w:rFonts w:ascii="宋体" w:eastAsia="宋体" w:hAnsi="宋体" w:cs="宋体"/>
                <w:b/>
                <w:bCs/>
                <w:color w:val="000000"/>
                <w:kern w:val="0"/>
                <w:sz w:val="20"/>
                <w:szCs w:val="20"/>
              </w:rPr>
            </w:pPr>
            <w:r w:rsidRPr="00A249A4">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5FCB12F0" w14:textId="77777777" w:rsidR="00A249A4" w:rsidRPr="00A249A4" w:rsidRDefault="00A249A4" w:rsidP="00A249A4">
            <w:pPr>
              <w:widowControl/>
              <w:spacing w:line="240" w:lineRule="auto"/>
              <w:ind w:firstLineChars="0" w:firstLine="0"/>
              <w:jc w:val="left"/>
              <w:rPr>
                <w:rFonts w:ascii="宋体" w:eastAsia="宋体" w:hAnsi="宋体" w:cs="宋体"/>
                <w:b/>
                <w:bCs/>
                <w:color w:val="000000"/>
                <w:kern w:val="0"/>
                <w:sz w:val="20"/>
                <w:szCs w:val="20"/>
              </w:rPr>
            </w:pPr>
            <w:r w:rsidRPr="00A249A4">
              <w:rPr>
                <w:rFonts w:ascii="宋体" w:eastAsia="宋体" w:hAnsi="宋体" w:cs="宋体" w:hint="eastAsia"/>
                <w:b/>
                <w:bCs/>
                <w:color w:val="000000"/>
                <w:kern w:val="0"/>
                <w:sz w:val="20"/>
                <w:szCs w:val="20"/>
              </w:rPr>
              <w:t>应答</w:t>
            </w:r>
          </w:p>
        </w:tc>
        <w:tc>
          <w:tcPr>
            <w:tcW w:w="2684" w:type="dxa"/>
            <w:tcBorders>
              <w:top w:val="single" w:sz="4" w:space="0" w:color="auto"/>
              <w:left w:val="nil"/>
              <w:bottom w:val="single" w:sz="4" w:space="0" w:color="auto"/>
              <w:right w:val="single" w:sz="4" w:space="0" w:color="auto"/>
            </w:tcBorders>
            <w:shd w:val="clear" w:color="000000" w:fill="D9D9D9"/>
            <w:noWrap/>
            <w:vAlign w:val="center"/>
            <w:hideMark/>
          </w:tcPr>
          <w:p w14:paraId="0CA275A1" w14:textId="77777777" w:rsidR="00A249A4" w:rsidRPr="00A249A4" w:rsidRDefault="00A249A4" w:rsidP="00A249A4">
            <w:pPr>
              <w:widowControl/>
              <w:spacing w:line="240" w:lineRule="auto"/>
              <w:ind w:firstLineChars="0" w:firstLine="0"/>
              <w:jc w:val="left"/>
              <w:rPr>
                <w:rFonts w:ascii="宋体" w:eastAsia="宋体" w:hAnsi="宋体" w:cs="宋体"/>
                <w:b/>
                <w:bCs/>
                <w:color w:val="000000"/>
                <w:kern w:val="0"/>
                <w:sz w:val="20"/>
                <w:szCs w:val="20"/>
              </w:rPr>
            </w:pPr>
            <w:r w:rsidRPr="00A249A4">
              <w:rPr>
                <w:rFonts w:ascii="宋体" w:eastAsia="宋体" w:hAnsi="宋体" w:cs="宋体" w:hint="eastAsia"/>
                <w:b/>
                <w:bCs/>
                <w:color w:val="000000"/>
                <w:kern w:val="0"/>
                <w:sz w:val="20"/>
                <w:szCs w:val="20"/>
              </w:rPr>
              <w:t>说明</w:t>
            </w:r>
          </w:p>
        </w:tc>
      </w:tr>
      <w:tr w:rsidR="00A249A4" w:rsidRPr="00A249A4" w14:paraId="25ED6245"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1760078F" w14:textId="77777777" w:rsidR="00A249A4" w:rsidRPr="00A249A4" w:rsidRDefault="00A249A4"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M00</w:t>
            </w:r>
          </w:p>
        </w:tc>
        <w:tc>
          <w:tcPr>
            <w:tcW w:w="1916" w:type="dxa"/>
            <w:tcBorders>
              <w:top w:val="nil"/>
              <w:left w:val="nil"/>
              <w:bottom w:val="single" w:sz="4" w:space="0" w:color="auto"/>
              <w:right w:val="single" w:sz="4" w:space="0" w:color="auto"/>
            </w:tcBorders>
            <w:shd w:val="clear" w:color="auto" w:fill="auto"/>
            <w:vAlign w:val="center"/>
            <w:hideMark/>
          </w:tcPr>
          <w:p w14:paraId="5A0EB2B8" w14:textId="77777777" w:rsidR="00A249A4" w:rsidRPr="00A249A4" w:rsidRDefault="00A249A4"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memberID</w:t>
            </w:r>
          </w:p>
        </w:tc>
        <w:tc>
          <w:tcPr>
            <w:tcW w:w="1832" w:type="dxa"/>
            <w:tcBorders>
              <w:top w:val="nil"/>
              <w:left w:val="nil"/>
              <w:bottom w:val="single" w:sz="4" w:space="0" w:color="auto"/>
              <w:right w:val="single" w:sz="4" w:space="0" w:color="auto"/>
            </w:tcBorders>
            <w:shd w:val="clear" w:color="auto" w:fill="auto"/>
            <w:noWrap/>
            <w:vAlign w:val="center"/>
            <w:hideMark/>
          </w:tcPr>
          <w:p w14:paraId="00EB1869" w14:textId="77777777" w:rsidR="00A249A4" w:rsidRPr="00A249A4" w:rsidRDefault="00A249A4"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56142645" w14:textId="77777777" w:rsidR="00A249A4" w:rsidRPr="00A249A4" w:rsidRDefault="00A249A4"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5E0D12C3" w14:textId="77777777" w:rsidR="00A249A4"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684" w:type="dxa"/>
            <w:tcBorders>
              <w:top w:val="nil"/>
              <w:left w:val="nil"/>
              <w:bottom w:val="single" w:sz="4" w:space="0" w:color="auto"/>
              <w:right w:val="single" w:sz="4" w:space="0" w:color="auto"/>
            </w:tcBorders>
            <w:shd w:val="clear" w:color="auto" w:fill="auto"/>
            <w:noWrap/>
            <w:vAlign w:val="center"/>
            <w:hideMark/>
          </w:tcPr>
          <w:p w14:paraId="3695A526" w14:textId="77777777" w:rsidR="00A249A4" w:rsidRPr="00A249A4" w:rsidRDefault="00A249A4" w:rsidP="00A249A4">
            <w:pPr>
              <w:widowControl/>
              <w:spacing w:line="240" w:lineRule="auto"/>
              <w:ind w:firstLineChars="0" w:firstLine="0"/>
              <w:jc w:val="left"/>
              <w:rPr>
                <w:rFonts w:ascii="宋体" w:eastAsia="宋体" w:hAnsi="宋体" w:cs="宋体"/>
                <w:color w:val="000000"/>
                <w:kern w:val="0"/>
                <w:sz w:val="20"/>
                <w:szCs w:val="20"/>
              </w:rPr>
            </w:pPr>
          </w:p>
        </w:tc>
      </w:tr>
      <w:tr w:rsidR="00CD7376" w:rsidRPr="00A249A4" w14:paraId="49D48D15"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1EDFC523" w14:textId="77777777" w:rsidR="00CD7376" w:rsidRPr="00984E1E" w:rsidRDefault="00CD7376"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16" w:type="dxa"/>
            <w:tcBorders>
              <w:top w:val="nil"/>
              <w:left w:val="nil"/>
              <w:bottom w:val="single" w:sz="4" w:space="0" w:color="auto"/>
              <w:right w:val="single" w:sz="4" w:space="0" w:color="auto"/>
            </w:tcBorders>
            <w:shd w:val="clear" w:color="auto" w:fill="auto"/>
            <w:vAlign w:val="center"/>
          </w:tcPr>
          <w:p w14:paraId="099AA1EA" w14:textId="77777777" w:rsidR="00CD7376" w:rsidRPr="00984E1E" w:rsidRDefault="00CD7376"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832" w:type="dxa"/>
            <w:tcBorders>
              <w:top w:val="nil"/>
              <w:left w:val="nil"/>
              <w:bottom w:val="single" w:sz="4" w:space="0" w:color="auto"/>
              <w:right w:val="single" w:sz="4" w:space="0" w:color="auto"/>
            </w:tcBorders>
            <w:shd w:val="clear" w:color="auto" w:fill="auto"/>
            <w:noWrap/>
            <w:vAlign w:val="center"/>
          </w:tcPr>
          <w:p w14:paraId="0C424B74" w14:textId="77777777" w:rsidR="00CD7376" w:rsidRPr="00984E1E" w:rsidRDefault="00CD7376"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66555284" w14:textId="77777777" w:rsidR="00CD7376" w:rsidRPr="007E3DAF" w:rsidRDefault="00CD7376" w:rsidP="0075261B">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724B86B0" w14:textId="77777777" w:rsidR="00CD7376" w:rsidRPr="00984E1E" w:rsidRDefault="00CD7376" w:rsidP="0075261B">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684" w:type="dxa"/>
            <w:tcBorders>
              <w:top w:val="nil"/>
              <w:left w:val="nil"/>
              <w:bottom w:val="single" w:sz="4" w:space="0" w:color="auto"/>
              <w:right w:val="single" w:sz="4" w:space="0" w:color="auto"/>
            </w:tcBorders>
            <w:shd w:val="clear" w:color="auto" w:fill="auto"/>
            <w:noWrap/>
            <w:vAlign w:val="center"/>
          </w:tcPr>
          <w:p w14:paraId="567B0DFD" w14:textId="77777777" w:rsidR="00CD7376" w:rsidRPr="003E783F" w:rsidRDefault="00CD7376" w:rsidP="0075261B">
            <w:pPr>
              <w:widowControl/>
              <w:spacing w:line="240" w:lineRule="auto"/>
              <w:ind w:firstLineChars="0" w:firstLine="0"/>
              <w:jc w:val="left"/>
              <w:rPr>
                <w:rFonts w:ascii="宋体" w:eastAsia="宋体" w:hAnsi="宋体" w:cs="宋体"/>
                <w:color w:val="000000"/>
                <w:kern w:val="0"/>
                <w:sz w:val="20"/>
                <w:szCs w:val="20"/>
              </w:rPr>
            </w:pPr>
          </w:p>
        </w:tc>
      </w:tr>
      <w:tr w:rsidR="00CD7376" w:rsidRPr="00A249A4" w14:paraId="0CD7D8C5"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7A35473A"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T81</w:t>
            </w:r>
          </w:p>
        </w:tc>
        <w:tc>
          <w:tcPr>
            <w:tcW w:w="1916" w:type="dxa"/>
            <w:tcBorders>
              <w:top w:val="nil"/>
              <w:left w:val="nil"/>
              <w:bottom w:val="single" w:sz="4" w:space="0" w:color="auto"/>
              <w:right w:val="single" w:sz="4" w:space="0" w:color="auto"/>
            </w:tcBorders>
            <w:shd w:val="clear" w:color="auto" w:fill="auto"/>
            <w:vAlign w:val="center"/>
            <w:hideMark/>
          </w:tcPr>
          <w:p w14:paraId="68FA6BC9"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localSeqNo</w:t>
            </w:r>
          </w:p>
        </w:tc>
        <w:tc>
          <w:tcPr>
            <w:tcW w:w="1832" w:type="dxa"/>
            <w:tcBorders>
              <w:top w:val="nil"/>
              <w:left w:val="nil"/>
              <w:bottom w:val="single" w:sz="4" w:space="0" w:color="auto"/>
              <w:right w:val="single" w:sz="4" w:space="0" w:color="auto"/>
            </w:tcBorders>
            <w:shd w:val="clear" w:color="auto" w:fill="auto"/>
            <w:noWrap/>
            <w:vAlign w:val="center"/>
            <w:hideMark/>
          </w:tcPr>
          <w:p w14:paraId="6A05F7A0"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本地序号</w:t>
            </w:r>
          </w:p>
        </w:tc>
        <w:tc>
          <w:tcPr>
            <w:tcW w:w="760" w:type="dxa"/>
            <w:tcBorders>
              <w:top w:val="nil"/>
              <w:left w:val="nil"/>
              <w:bottom w:val="single" w:sz="4" w:space="0" w:color="auto"/>
              <w:right w:val="single" w:sz="4" w:space="0" w:color="auto"/>
            </w:tcBorders>
            <w:shd w:val="clear" w:color="auto" w:fill="auto"/>
            <w:vAlign w:val="center"/>
            <w:hideMark/>
          </w:tcPr>
          <w:p w14:paraId="01F9ADC3"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628BD63F"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684" w:type="dxa"/>
            <w:tcBorders>
              <w:top w:val="nil"/>
              <w:left w:val="nil"/>
              <w:bottom w:val="single" w:sz="4" w:space="0" w:color="auto"/>
              <w:right w:val="single" w:sz="4" w:space="0" w:color="auto"/>
            </w:tcBorders>
            <w:shd w:val="clear" w:color="auto" w:fill="auto"/>
            <w:noWrap/>
            <w:vAlign w:val="center"/>
            <w:hideMark/>
          </w:tcPr>
          <w:p w14:paraId="29A728E0"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二级系统生成</w:t>
            </w:r>
          </w:p>
        </w:tc>
      </w:tr>
      <w:tr w:rsidR="00CD7376" w:rsidRPr="00A249A4" w14:paraId="7597A80F"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4FA3A44E"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16" w:type="dxa"/>
            <w:tcBorders>
              <w:top w:val="nil"/>
              <w:left w:val="nil"/>
              <w:bottom w:val="single" w:sz="4" w:space="0" w:color="auto"/>
              <w:right w:val="single" w:sz="4" w:space="0" w:color="auto"/>
            </w:tcBorders>
            <w:shd w:val="clear" w:color="auto" w:fill="auto"/>
            <w:noWrap/>
            <w:vAlign w:val="center"/>
            <w:hideMark/>
          </w:tcPr>
          <w:p w14:paraId="53E31AA7"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clientID</w:t>
            </w:r>
          </w:p>
        </w:tc>
        <w:tc>
          <w:tcPr>
            <w:tcW w:w="1832" w:type="dxa"/>
            <w:tcBorders>
              <w:top w:val="nil"/>
              <w:left w:val="nil"/>
              <w:bottom w:val="single" w:sz="4" w:space="0" w:color="auto"/>
              <w:right w:val="single" w:sz="4" w:space="0" w:color="auto"/>
            </w:tcBorders>
            <w:shd w:val="clear" w:color="auto" w:fill="auto"/>
            <w:noWrap/>
            <w:vAlign w:val="center"/>
            <w:hideMark/>
          </w:tcPr>
          <w:p w14:paraId="4A825C19"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hideMark/>
          </w:tcPr>
          <w:p w14:paraId="06140659"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494440F3"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2684" w:type="dxa"/>
            <w:tcBorders>
              <w:top w:val="nil"/>
              <w:left w:val="nil"/>
              <w:bottom w:val="single" w:sz="4" w:space="0" w:color="auto"/>
              <w:right w:val="single" w:sz="4" w:space="0" w:color="auto"/>
            </w:tcBorders>
            <w:shd w:val="clear" w:color="auto" w:fill="auto"/>
            <w:noWrap/>
            <w:vAlign w:val="center"/>
            <w:hideMark/>
          </w:tcPr>
          <w:p w14:paraId="5A7C8218" w14:textId="77777777" w:rsidR="00CD7376" w:rsidRPr="00A249A4" w:rsidRDefault="00CD7376" w:rsidP="00A249A4">
            <w:pPr>
              <w:widowControl/>
              <w:spacing w:line="240" w:lineRule="auto"/>
              <w:ind w:firstLineChars="0" w:firstLine="0"/>
              <w:jc w:val="left"/>
              <w:rPr>
                <w:rFonts w:ascii="宋体" w:eastAsia="宋体" w:hAnsi="宋体" w:cs="宋体"/>
                <w:color w:val="000000"/>
                <w:kern w:val="0"/>
                <w:sz w:val="20"/>
                <w:szCs w:val="20"/>
              </w:rPr>
            </w:pPr>
          </w:p>
        </w:tc>
      </w:tr>
      <w:tr w:rsidR="00DD3A9D" w:rsidRPr="00A249A4" w14:paraId="7E440A89"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36C1CCDE" w14:textId="2A6EE745"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w:t>
            </w:r>
            <w:r>
              <w:rPr>
                <w:rFonts w:ascii="宋体" w:eastAsia="宋体" w:hAnsi="宋体" w:cs="宋体"/>
                <w:color w:val="000000"/>
                <w:kern w:val="0"/>
                <w:sz w:val="20"/>
                <w:szCs w:val="20"/>
              </w:rPr>
              <w:t>40</w:t>
            </w:r>
          </w:p>
        </w:tc>
        <w:tc>
          <w:tcPr>
            <w:tcW w:w="1916" w:type="dxa"/>
            <w:tcBorders>
              <w:top w:val="nil"/>
              <w:left w:val="nil"/>
              <w:bottom w:val="single" w:sz="4" w:space="0" w:color="auto"/>
              <w:right w:val="single" w:sz="4" w:space="0" w:color="auto"/>
            </w:tcBorders>
            <w:shd w:val="clear" w:color="auto" w:fill="auto"/>
            <w:noWrap/>
            <w:vAlign w:val="center"/>
          </w:tcPr>
          <w:p w14:paraId="43DD2103" w14:textId="7BAB04D3"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r w:rsidRPr="00DD3A9D">
              <w:rPr>
                <w:rFonts w:ascii="宋体" w:eastAsia="宋体" w:hAnsi="宋体" w:cs="宋体"/>
                <w:color w:val="000000"/>
                <w:kern w:val="0"/>
                <w:sz w:val="20"/>
                <w:szCs w:val="20"/>
              </w:rPr>
              <w:t>settleBankID</w:t>
            </w:r>
          </w:p>
        </w:tc>
        <w:tc>
          <w:tcPr>
            <w:tcW w:w="1832" w:type="dxa"/>
            <w:tcBorders>
              <w:top w:val="nil"/>
              <w:left w:val="nil"/>
              <w:bottom w:val="single" w:sz="4" w:space="0" w:color="auto"/>
              <w:right w:val="single" w:sz="4" w:space="0" w:color="auto"/>
            </w:tcBorders>
            <w:shd w:val="clear" w:color="auto" w:fill="auto"/>
            <w:noWrap/>
            <w:vAlign w:val="center"/>
          </w:tcPr>
          <w:p w14:paraId="15484B0E" w14:textId="6AE51849"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结算行</w:t>
            </w:r>
            <w:r>
              <w:rPr>
                <w:rFonts w:ascii="宋体" w:eastAsia="宋体" w:hAnsi="宋体" w:cs="宋体"/>
                <w:color w:val="000000"/>
                <w:kern w:val="0"/>
                <w:sz w:val="20"/>
                <w:szCs w:val="20"/>
              </w:rPr>
              <w:t>号</w:t>
            </w:r>
          </w:p>
        </w:tc>
        <w:tc>
          <w:tcPr>
            <w:tcW w:w="760" w:type="dxa"/>
            <w:tcBorders>
              <w:top w:val="nil"/>
              <w:left w:val="nil"/>
              <w:bottom w:val="single" w:sz="4" w:space="0" w:color="auto"/>
              <w:right w:val="single" w:sz="4" w:space="0" w:color="auto"/>
            </w:tcBorders>
            <w:shd w:val="clear" w:color="auto" w:fill="auto"/>
            <w:vAlign w:val="center"/>
          </w:tcPr>
          <w:p w14:paraId="11741F32" w14:textId="71E193E4"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2EDD831A" w14:textId="51A2D752" w:rsidR="00DD3A9D" w:rsidRPr="00A249A4" w:rsidRDefault="005161C0" w:rsidP="00DD3A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684" w:type="dxa"/>
            <w:tcBorders>
              <w:top w:val="nil"/>
              <w:left w:val="nil"/>
              <w:bottom w:val="single" w:sz="4" w:space="0" w:color="auto"/>
              <w:right w:val="single" w:sz="4" w:space="0" w:color="auto"/>
            </w:tcBorders>
            <w:shd w:val="clear" w:color="auto" w:fill="auto"/>
            <w:noWrap/>
            <w:vAlign w:val="center"/>
          </w:tcPr>
          <w:p w14:paraId="02FB504B" w14:textId="77777777"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p>
        </w:tc>
      </w:tr>
      <w:tr w:rsidR="00DD3A9D" w:rsidRPr="00A249A4" w14:paraId="479B9E57"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6B2196CB" w14:textId="77777777"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T55</w:t>
            </w:r>
          </w:p>
        </w:tc>
        <w:tc>
          <w:tcPr>
            <w:tcW w:w="1916" w:type="dxa"/>
            <w:tcBorders>
              <w:top w:val="nil"/>
              <w:left w:val="nil"/>
              <w:bottom w:val="single" w:sz="4" w:space="0" w:color="auto"/>
              <w:right w:val="single" w:sz="4" w:space="0" w:color="auto"/>
            </w:tcBorders>
            <w:shd w:val="clear" w:color="auto" w:fill="auto"/>
            <w:noWrap/>
            <w:vAlign w:val="center"/>
            <w:hideMark/>
          </w:tcPr>
          <w:p w14:paraId="02A2EBE7" w14:textId="77777777"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amount</w:t>
            </w:r>
          </w:p>
        </w:tc>
        <w:tc>
          <w:tcPr>
            <w:tcW w:w="1832" w:type="dxa"/>
            <w:tcBorders>
              <w:top w:val="nil"/>
              <w:left w:val="nil"/>
              <w:bottom w:val="single" w:sz="4" w:space="0" w:color="auto"/>
              <w:right w:val="single" w:sz="4" w:space="0" w:color="auto"/>
            </w:tcBorders>
            <w:shd w:val="clear" w:color="auto" w:fill="auto"/>
            <w:noWrap/>
            <w:vAlign w:val="center"/>
            <w:hideMark/>
          </w:tcPr>
          <w:p w14:paraId="3F409DA9" w14:textId="77777777"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发生金额</w:t>
            </w:r>
          </w:p>
        </w:tc>
        <w:tc>
          <w:tcPr>
            <w:tcW w:w="760" w:type="dxa"/>
            <w:tcBorders>
              <w:top w:val="nil"/>
              <w:left w:val="nil"/>
              <w:bottom w:val="single" w:sz="4" w:space="0" w:color="auto"/>
              <w:right w:val="single" w:sz="4" w:space="0" w:color="auto"/>
            </w:tcBorders>
            <w:shd w:val="clear" w:color="auto" w:fill="auto"/>
            <w:vAlign w:val="center"/>
            <w:hideMark/>
          </w:tcPr>
          <w:p w14:paraId="2CED44B3" w14:textId="77777777"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25714B84" w14:textId="77777777"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2684" w:type="dxa"/>
            <w:tcBorders>
              <w:top w:val="nil"/>
              <w:left w:val="nil"/>
              <w:bottom w:val="single" w:sz="4" w:space="0" w:color="auto"/>
              <w:right w:val="single" w:sz="4" w:space="0" w:color="auto"/>
            </w:tcBorders>
            <w:shd w:val="clear" w:color="auto" w:fill="auto"/>
            <w:noWrap/>
            <w:vAlign w:val="center"/>
            <w:hideMark/>
          </w:tcPr>
          <w:p w14:paraId="066ABB2F" w14:textId="77777777" w:rsidR="00DD3A9D" w:rsidRPr="00A249A4" w:rsidRDefault="00DD3A9D" w:rsidP="00DD3A9D">
            <w:pPr>
              <w:widowControl/>
              <w:spacing w:line="240" w:lineRule="auto"/>
              <w:ind w:firstLineChars="0" w:firstLine="0"/>
              <w:jc w:val="left"/>
              <w:rPr>
                <w:rFonts w:ascii="宋体" w:eastAsia="宋体" w:hAnsi="宋体" w:cs="宋体"/>
                <w:color w:val="000000"/>
                <w:kern w:val="0"/>
                <w:sz w:val="20"/>
                <w:szCs w:val="20"/>
              </w:rPr>
            </w:pPr>
          </w:p>
        </w:tc>
      </w:tr>
      <w:tr w:rsidR="000E75D0" w:rsidRPr="00A249A4" w14:paraId="27EEC8E3"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774EBB41" w14:textId="073D6BF8"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M14</w:t>
            </w:r>
          </w:p>
        </w:tc>
        <w:tc>
          <w:tcPr>
            <w:tcW w:w="1916" w:type="dxa"/>
            <w:tcBorders>
              <w:top w:val="nil"/>
              <w:left w:val="nil"/>
              <w:bottom w:val="single" w:sz="4" w:space="0" w:color="auto"/>
              <w:right w:val="single" w:sz="4" w:space="0" w:color="auto"/>
            </w:tcBorders>
            <w:shd w:val="clear" w:color="auto" w:fill="auto"/>
            <w:noWrap/>
            <w:vAlign w:val="center"/>
          </w:tcPr>
          <w:p w14:paraId="2272A6E6" w14:textId="5A63D06D"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chCapitalPassword</w:t>
            </w:r>
          </w:p>
        </w:tc>
        <w:tc>
          <w:tcPr>
            <w:tcW w:w="1832" w:type="dxa"/>
            <w:tcBorders>
              <w:top w:val="nil"/>
              <w:left w:val="nil"/>
              <w:bottom w:val="single" w:sz="4" w:space="0" w:color="auto"/>
              <w:right w:val="single" w:sz="4" w:space="0" w:color="auto"/>
            </w:tcBorders>
            <w:shd w:val="clear" w:color="auto" w:fill="auto"/>
            <w:noWrap/>
            <w:vAlign w:val="center"/>
          </w:tcPr>
          <w:p w14:paraId="237989D1" w14:textId="423FBC71"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国密资金划转密码</w:t>
            </w:r>
          </w:p>
        </w:tc>
        <w:tc>
          <w:tcPr>
            <w:tcW w:w="760" w:type="dxa"/>
            <w:tcBorders>
              <w:top w:val="nil"/>
              <w:left w:val="nil"/>
              <w:bottom w:val="single" w:sz="4" w:space="0" w:color="auto"/>
              <w:right w:val="single" w:sz="4" w:space="0" w:color="auto"/>
            </w:tcBorders>
            <w:shd w:val="clear" w:color="auto" w:fill="auto"/>
            <w:vAlign w:val="center"/>
          </w:tcPr>
          <w:p w14:paraId="08A8DC9D" w14:textId="222D0289"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512423AA" w14:textId="33C70030"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2684" w:type="dxa"/>
            <w:tcBorders>
              <w:top w:val="nil"/>
              <w:left w:val="nil"/>
              <w:bottom w:val="single" w:sz="4" w:space="0" w:color="auto"/>
              <w:right w:val="single" w:sz="4" w:space="0" w:color="auto"/>
            </w:tcBorders>
            <w:shd w:val="clear" w:color="auto" w:fill="auto"/>
            <w:noWrap/>
            <w:vAlign w:val="center"/>
          </w:tcPr>
          <w:p w14:paraId="7279062C" w14:textId="745EF0AD"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交易所提供的验证类API生成</w:t>
            </w:r>
          </w:p>
        </w:tc>
      </w:tr>
      <w:tr w:rsidR="000E75D0" w:rsidRPr="00A249A4" w14:paraId="7533E048"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20F850BB" w14:textId="7944025F"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X98</w:t>
            </w:r>
          </w:p>
        </w:tc>
        <w:tc>
          <w:tcPr>
            <w:tcW w:w="1916" w:type="dxa"/>
            <w:tcBorders>
              <w:top w:val="nil"/>
              <w:left w:val="nil"/>
              <w:bottom w:val="single" w:sz="4" w:space="0" w:color="auto"/>
              <w:right w:val="single" w:sz="4" w:space="0" w:color="auto"/>
            </w:tcBorders>
            <w:shd w:val="clear" w:color="auto" w:fill="auto"/>
            <w:noWrap/>
            <w:vAlign w:val="center"/>
          </w:tcPr>
          <w:p w14:paraId="713DE641" w14:textId="411BFB82"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r</w:t>
            </w:r>
            <w:r w:rsidRPr="000E75D0">
              <w:rPr>
                <w:rFonts w:ascii="宋体" w:eastAsia="宋体" w:hAnsi="宋体" w:cs="宋体"/>
                <w:color w:val="000000"/>
                <w:kern w:val="0"/>
                <w:sz w:val="20"/>
                <w:szCs w:val="20"/>
              </w:rPr>
              <w:t>andomCode</w:t>
            </w:r>
          </w:p>
        </w:tc>
        <w:tc>
          <w:tcPr>
            <w:tcW w:w="1832" w:type="dxa"/>
            <w:tcBorders>
              <w:top w:val="nil"/>
              <w:left w:val="nil"/>
              <w:bottom w:val="single" w:sz="4" w:space="0" w:color="auto"/>
              <w:right w:val="single" w:sz="4" w:space="0" w:color="auto"/>
            </w:tcBorders>
            <w:shd w:val="clear" w:color="auto" w:fill="auto"/>
            <w:noWrap/>
            <w:vAlign w:val="center"/>
          </w:tcPr>
          <w:p w14:paraId="6EB74106" w14:textId="698C93F3"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随机码</w:t>
            </w:r>
          </w:p>
        </w:tc>
        <w:tc>
          <w:tcPr>
            <w:tcW w:w="760" w:type="dxa"/>
            <w:tcBorders>
              <w:top w:val="nil"/>
              <w:left w:val="nil"/>
              <w:bottom w:val="single" w:sz="4" w:space="0" w:color="auto"/>
              <w:right w:val="single" w:sz="4" w:space="0" w:color="auto"/>
            </w:tcBorders>
            <w:shd w:val="clear" w:color="auto" w:fill="auto"/>
            <w:vAlign w:val="center"/>
          </w:tcPr>
          <w:p w14:paraId="0746754D" w14:textId="5114B66E"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350EB0AA" w14:textId="22A77C0B"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2684" w:type="dxa"/>
            <w:tcBorders>
              <w:top w:val="nil"/>
              <w:left w:val="nil"/>
              <w:bottom w:val="single" w:sz="4" w:space="0" w:color="auto"/>
              <w:right w:val="single" w:sz="4" w:space="0" w:color="auto"/>
            </w:tcBorders>
            <w:shd w:val="clear" w:color="auto" w:fill="auto"/>
            <w:noWrap/>
            <w:vAlign w:val="center"/>
          </w:tcPr>
          <w:p w14:paraId="0F9C2B40" w14:textId="0E4E82EC"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base64编码格式</w:t>
            </w:r>
          </w:p>
        </w:tc>
      </w:tr>
      <w:tr w:rsidR="000E75D0" w:rsidRPr="00A249A4" w14:paraId="7E1A9AF1"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68BCA924"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M60</w:t>
            </w:r>
          </w:p>
        </w:tc>
        <w:tc>
          <w:tcPr>
            <w:tcW w:w="1916" w:type="dxa"/>
            <w:tcBorders>
              <w:top w:val="nil"/>
              <w:left w:val="nil"/>
              <w:bottom w:val="single" w:sz="4" w:space="0" w:color="auto"/>
              <w:right w:val="single" w:sz="4" w:space="0" w:color="auto"/>
            </w:tcBorders>
            <w:shd w:val="clear" w:color="auto" w:fill="auto"/>
            <w:vAlign w:val="center"/>
            <w:hideMark/>
          </w:tcPr>
          <w:p w14:paraId="28B1A604"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traderID</w:t>
            </w:r>
          </w:p>
        </w:tc>
        <w:tc>
          <w:tcPr>
            <w:tcW w:w="1832" w:type="dxa"/>
            <w:tcBorders>
              <w:top w:val="nil"/>
              <w:left w:val="nil"/>
              <w:bottom w:val="single" w:sz="4" w:space="0" w:color="auto"/>
              <w:right w:val="single" w:sz="4" w:space="0" w:color="auto"/>
            </w:tcBorders>
            <w:shd w:val="clear" w:color="auto" w:fill="auto"/>
            <w:noWrap/>
            <w:vAlign w:val="center"/>
            <w:hideMark/>
          </w:tcPr>
          <w:p w14:paraId="423ABC6C"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vAlign w:val="center"/>
            <w:hideMark/>
          </w:tcPr>
          <w:p w14:paraId="625B5453"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64BECCDE"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2684" w:type="dxa"/>
            <w:tcBorders>
              <w:top w:val="nil"/>
              <w:left w:val="nil"/>
              <w:bottom w:val="single" w:sz="4" w:space="0" w:color="auto"/>
              <w:right w:val="single" w:sz="4" w:space="0" w:color="auto"/>
            </w:tcBorders>
            <w:shd w:val="clear" w:color="auto" w:fill="auto"/>
            <w:noWrap/>
            <w:vAlign w:val="center"/>
            <w:hideMark/>
          </w:tcPr>
          <w:p w14:paraId="06C63CE4"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p>
        </w:tc>
      </w:tr>
      <w:tr w:rsidR="000E75D0" w:rsidRPr="00A249A4" w14:paraId="3E87017A"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5DB6FE85"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T80</w:t>
            </w:r>
          </w:p>
        </w:tc>
        <w:tc>
          <w:tcPr>
            <w:tcW w:w="1916" w:type="dxa"/>
            <w:tcBorders>
              <w:top w:val="nil"/>
              <w:left w:val="nil"/>
              <w:bottom w:val="single" w:sz="4" w:space="0" w:color="auto"/>
              <w:right w:val="single" w:sz="4" w:space="0" w:color="auto"/>
            </w:tcBorders>
            <w:shd w:val="clear" w:color="auto" w:fill="auto"/>
            <w:vAlign w:val="center"/>
            <w:hideMark/>
          </w:tcPr>
          <w:p w14:paraId="504F0E9B"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seqNo2</w:t>
            </w:r>
          </w:p>
        </w:tc>
        <w:tc>
          <w:tcPr>
            <w:tcW w:w="1832" w:type="dxa"/>
            <w:tcBorders>
              <w:top w:val="nil"/>
              <w:left w:val="nil"/>
              <w:bottom w:val="single" w:sz="4" w:space="0" w:color="auto"/>
              <w:right w:val="single" w:sz="4" w:space="0" w:color="auto"/>
            </w:tcBorders>
            <w:shd w:val="clear" w:color="auto" w:fill="auto"/>
            <w:noWrap/>
            <w:vAlign w:val="center"/>
            <w:hideMark/>
          </w:tcPr>
          <w:p w14:paraId="03F0256E"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流水号</w:t>
            </w:r>
          </w:p>
        </w:tc>
        <w:tc>
          <w:tcPr>
            <w:tcW w:w="760" w:type="dxa"/>
            <w:tcBorders>
              <w:top w:val="nil"/>
              <w:left w:val="nil"/>
              <w:bottom w:val="single" w:sz="4" w:space="0" w:color="auto"/>
              <w:right w:val="single" w:sz="4" w:space="0" w:color="auto"/>
            </w:tcBorders>
            <w:shd w:val="clear" w:color="auto" w:fill="auto"/>
            <w:vAlign w:val="center"/>
            <w:hideMark/>
          </w:tcPr>
          <w:p w14:paraId="2ED8ADA0"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4989A399"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2684" w:type="dxa"/>
            <w:tcBorders>
              <w:top w:val="nil"/>
              <w:left w:val="nil"/>
              <w:bottom w:val="single" w:sz="4" w:space="0" w:color="auto"/>
              <w:right w:val="single" w:sz="4" w:space="0" w:color="auto"/>
            </w:tcBorders>
            <w:shd w:val="clear" w:color="auto" w:fill="auto"/>
            <w:noWrap/>
            <w:vAlign w:val="center"/>
            <w:hideMark/>
          </w:tcPr>
          <w:p w14:paraId="40560191"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交易所生成</w:t>
            </w:r>
          </w:p>
        </w:tc>
      </w:tr>
      <w:tr w:rsidR="000E75D0" w:rsidRPr="00A249A4" w14:paraId="799499DA"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5C506B14"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X39</w:t>
            </w:r>
          </w:p>
        </w:tc>
        <w:tc>
          <w:tcPr>
            <w:tcW w:w="1916" w:type="dxa"/>
            <w:tcBorders>
              <w:top w:val="nil"/>
              <w:left w:val="nil"/>
              <w:bottom w:val="single" w:sz="4" w:space="0" w:color="auto"/>
              <w:right w:val="single" w:sz="4" w:space="0" w:color="auto"/>
            </w:tcBorders>
            <w:shd w:val="clear" w:color="auto" w:fill="auto"/>
            <w:vAlign w:val="center"/>
            <w:hideMark/>
          </w:tcPr>
          <w:p w14:paraId="1428BC3B"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RspCode</w:t>
            </w:r>
          </w:p>
        </w:tc>
        <w:tc>
          <w:tcPr>
            <w:tcW w:w="1832" w:type="dxa"/>
            <w:tcBorders>
              <w:top w:val="nil"/>
              <w:left w:val="nil"/>
              <w:bottom w:val="single" w:sz="4" w:space="0" w:color="auto"/>
              <w:right w:val="single" w:sz="4" w:space="0" w:color="auto"/>
            </w:tcBorders>
            <w:shd w:val="clear" w:color="auto" w:fill="auto"/>
            <w:noWrap/>
            <w:vAlign w:val="center"/>
            <w:hideMark/>
          </w:tcPr>
          <w:p w14:paraId="79C9CE5D"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4DFEC90F"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42742748"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2684" w:type="dxa"/>
            <w:tcBorders>
              <w:top w:val="nil"/>
              <w:left w:val="nil"/>
              <w:bottom w:val="single" w:sz="4" w:space="0" w:color="auto"/>
              <w:right w:val="single" w:sz="4" w:space="0" w:color="auto"/>
            </w:tcBorders>
            <w:shd w:val="clear" w:color="auto" w:fill="auto"/>
            <w:noWrap/>
            <w:vAlign w:val="center"/>
            <w:hideMark/>
          </w:tcPr>
          <w:p w14:paraId="7D13BF08"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p>
        </w:tc>
      </w:tr>
      <w:tr w:rsidR="000E75D0" w:rsidRPr="00A249A4" w14:paraId="23FDEAEC" w14:textId="77777777" w:rsidTr="000E75D0">
        <w:trPr>
          <w:trHeight w:val="270"/>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54DF3B74"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X40</w:t>
            </w:r>
          </w:p>
        </w:tc>
        <w:tc>
          <w:tcPr>
            <w:tcW w:w="1916" w:type="dxa"/>
            <w:tcBorders>
              <w:top w:val="nil"/>
              <w:left w:val="nil"/>
              <w:bottom w:val="single" w:sz="4" w:space="0" w:color="auto"/>
              <w:right w:val="single" w:sz="4" w:space="0" w:color="auto"/>
            </w:tcBorders>
            <w:shd w:val="clear" w:color="auto" w:fill="auto"/>
            <w:vAlign w:val="center"/>
            <w:hideMark/>
          </w:tcPr>
          <w:p w14:paraId="12F8A357"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RspMsg</w:t>
            </w:r>
          </w:p>
        </w:tc>
        <w:tc>
          <w:tcPr>
            <w:tcW w:w="1832" w:type="dxa"/>
            <w:tcBorders>
              <w:top w:val="nil"/>
              <w:left w:val="nil"/>
              <w:bottom w:val="single" w:sz="4" w:space="0" w:color="auto"/>
              <w:right w:val="single" w:sz="4" w:space="0" w:color="auto"/>
            </w:tcBorders>
            <w:shd w:val="clear" w:color="auto" w:fill="auto"/>
            <w:noWrap/>
            <w:vAlign w:val="center"/>
            <w:hideMark/>
          </w:tcPr>
          <w:p w14:paraId="679EFE0B"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5984EA19"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5B15B5D2"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M</w:t>
            </w:r>
          </w:p>
        </w:tc>
        <w:tc>
          <w:tcPr>
            <w:tcW w:w="2684" w:type="dxa"/>
            <w:tcBorders>
              <w:top w:val="nil"/>
              <w:left w:val="nil"/>
              <w:bottom w:val="single" w:sz="4" w:space="0" w:color="auto"/>
              <w:right w:val="single" w:sz="4" w:space="0" w:color="auto"/>
            </w:tcBorders>
            <w:shd w:val="clear" w:color="auto" w:fill="auto"/>
            <w:noWrap/>
            <w:vAlign w:val="center"/>
            <w:hideMark/>
          </w:tcPr>
          <w:p w14:paraId="6AED12FA" w14:textId="77777777" w:rsidR="000E75D0" w:rsidRPr="00A249A4" w:rsidRDefault="000E75D0" w:rsidP="00DD3A9D">
            <w:pPr>
              <w:widowControl/>
              <w:spacing w:line="240" w:lineRule="auto"/>
              <w:ind w:firstLineChars="0" w:firstLine="0"/>
              <w:jc w:val="left"/>
              <w:rPr>
                <w:rFonts w:ascii="宋体" w:eastAsia="宋体" w:hAnsi="宋体" w:cs="宋体"/>
                <w:color w:val="000000"/>
                <w:kern w:val="0"/>
                <w:sz w:val="20"/>
                <w:szCs w:val="20"/>
              </w:rPr>
            </w:pPr>
          </w:p>
        </w:tc>
      </w:tr>
    </w:tbl>
    <w:p w14:paraId="5F2A1B00" w14:textId="77777777" w:rsidR="0096390C" w:rsidRDefault="0096390C" w:rsidP="0096390C">
      <w:pPr>
        <w:ind w:firstLine="480"/>
      </w:pPr>
    </w:p>
    <w:p w14:paraId="6D5AC2D6" w14:textId="77777777" w:rsidR="00F6548B" w:rsidRDefault="00F6548B" w:rsidP="00F6548B">
      <w:pPr>
        <w:pStyle w:val="4"/>
        <w:numPr>
          <w:ilvl w:val="3"/>
          <w:numId w:val="4"/>
        </w:numPr>
        <w:ind w:left="0" w:firstLineChars="0" w:firstLine="0"/>
      </w:pPr>
      <w:r w:rsidRPr="0096390C">
        <w:rPr>
          <w:rFonts w:hint="eastAsia"/>
        </w:rPr>
        <w:t>往来账查询请求及应答</w:t>
      </w:r>
    </w:p>
    <w:p w14:paraId="4DF184E7" w14:textId="38DC9B50" w:rsidR="00F6548B" w:rsidRDefault="00F6548B" w:rsidP="001643FA">
      <w:pPr>
        <w:ind w:firstLine="482"/>
      </w:pPr>
      <w:r w:rsidRPr="00733244">
        <w:rPr>
          <w:rFonts w:hint="eastAsia"/>
          <w:b/>
        </w:rPr>
        <w:t>功能</w:t>
      </w:r>
      <w:r>
        <w:rPr>
          <w:rFonts w:hint="eastAsia"/>
        </w:rPr>
        <w:t>：往来账查询指令用于会员二级系统向交易所查询</w:t>
      </w:r>
      <w:r w:rsidR="00EE6118">
        <w:rPr>
          <w:rFonts w:hint="eastAsia"/>
        </w:rPr>
        <w:t>本席位</w:t>
      </w:r>
      <w:r>
        <w:rPr>
          <w:rFonts w:hint="eastAsia"/>
        </w:rPr>
        <w:t>自己在当前交易日发生的往来账信息。对账不平时，可以使用该接口查询指定记账日期的往来</w:t>
      </w:r>
      <w:r>
        <w:rPr>
          <w:rFonts w:hint="eastAsia"/>
        </w:rPr>
        <w:lastRenderedPageBreak/>
        <w:t>账信息，之后按照保证金对账接口进行重复对账，支持查询</w:t>
      </w:r>
      <w:r w:rsidR="00EE6118">
        <w:rPr>
          <w:rFonts w:hint="eastAsia"/>
        </w:rPr>
        <w:t>单</w:t>
      </w:r>
      <w:r>
        <w:rPr>
          <w:rFonts w:hint="eastAsia"/>
        </w:rPr>
        <w:t>条往来账信息。</w:t>
      </w:r>
    </w:p>
    <w:p w14:paraId="458460D1" w14:textId="77777777" w:rsidR="00F6548B" w:rsidRPr="00191417" w:rsidRDefault="00F6548B" w:rsidP="00F6548B">
      <w:pPr>
        <w:ind w:firstLine="480"/>
      </w:pPr>
      <w:r>
        <w:rPr>
          <w:rFonts w:hint="eastAsia"/>
        </w:rPr>
        <w:t>消息体格式如下：</w:t>
      </w:r>
    </w:p>
    <w:tbl>
      <w:tblPr>
        <w:tblW w:w="9077"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8"/>
        <w:gridCol w:w="798"/>
        <w:gridCol w:w="1953"/>
        <w:gridCol w:w="1559"/>
        <w:gridCol w:w="760"/>
        <w:gridCol w:w="798"/>
        <w:gridCol w:w="2411"/>
      </w:tblGrid>
      <w:tr w:rsidR="00F6548B" w:rsidRPr="00741440" w14:paraId="6A384899" w14:textId="77777777" w:rsidTr="00BA35CD">
        <w:trPr>
          <w:trHeight w:val="270"/>
          <w:tblHeader/>
        </w:trPr>
        <w:tc>
          <w:tcPr>
            <w:tcW w:w="798" w:type="dxa"/>
            <w:shd w:val="clear" w:color="000000" w:fill="D9D9D9"/>
          </w:tcPr>
          <w:p w14:paraId="02831609" w14:textId="77777777" w:rsidR="00F6548B" w:rsidRPr="00741440" w:rsidRDefault="00F6548B"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shd w:val="clear" w:color="000000" w:fill="D9D9D9"/>
            <w:noWrap/>
            <w:vAlign w:val="center"/>
            <w:hideMark/>
          </w:tcPr>
          <w:p w14:paraId="79F0FE27" w14:textId="77777777" w:rsidR="00F6548B" w:rsidRPr="00741440"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域号</w:t>
            </w:r>
          </w:p>
        </w:tc>
        <w:tc>
          <w:tcPr>
            <w:tcW w:w="1953" w:type="dxa"/>
            <w:shd w:val="clear" w:color="000000" w:fill="D9D9D9"/>
            <w:noWrap/>
            <w:vAlign w:val="center"/>
            <w:hideMark/>
          </w:tcPr>
          <w:p w14:paraId="2D5328CA" w14:textId="77777777" w:rsidR="00F6548B" w:rsidRPr="00741440"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域名</w:t>
            </w:r>
          </w:p>
        </w:tc>
        <w:tc>
          <w:tcPr>
            <w:tcW w:w="1559" w:type="dxa"/>
            <w:shd w:val="clear" w:color="000000" w:fill="D9D9D9"/>
            <w:noWrap/>
            <w:vAlign w:val="center"/>
            <w:hideMark/>
          </w:tcPr>
          <w:p w14:paraId="6A509948" w14:textId="77777777" w:rsidR="00F6548B" w:rsidRPr="00741440" w:rsidRDefault="00F6548B"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shd w:val="clear" w:color="000000" w:fill="D9D9D9"/>
            <w:noWrap/>
            <w:vAlign w:val="center"/>
            <w:hideMark/>
          </w:tcPr>
          <w:p w14:paraId="31155F6F" w14:textId="77777777" w:rsidR="00F6548B" w:rsidRPr="00741440"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请求</w:t>
            </w:r>
          </w:p>
        </w:tc>
        <w:tc>
          <w:tcPr>
            <w:tcW w:w="798" w:type="dxa"/>
            <w:shd w:val="clear" w:color="000000" w:fill="D9D9D9"/>
            <w:noWrap/>
            <w:vAlign w:val="center"/>
            <w:hideMark/>
          </w:tcPr>
          <w:p w14:paraId="1BFAFDF8" w14:textId="77777777" w:rsidR="00F6548B" w:rsidRPr="00741440"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应答</w:t>
            </w:r>
          </w:p>
        </w:tc>
        <w:tc>
          <w:tcPr>
            <w:tcW w:w="2411" w:type="dxa"/>
            <w:shd w:val="clear" w:color="000000" w:fill="D9D9D9"/>
            <w:noWrap/>
            <w:vAlign w:val="center"/>
            <w:hideMark/>
          </w:tcPr>
          <w:p w14:paraId="06EDC201" w14:textId="77777777" w:rsidR="00F6548B" w:rsidRPr="00741440"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说明</w:t>
            </w:r>
          </w:p>
        </w:tc>
      </w:tr>
      <w:tr w:rsidR="00F6548B" w:rsidRPr="00741440" w14:paraId="37C6EFB4" w14:textId="77777777" w:rsidTr="00BA35CD">
        <w:trPr>
          <w:trHeight w:val="270"/>
        </w:trPr>
        <w:tc>
          <w:tcPr>
            <w:tcW w:w="798" w:type="dxa"/>
          </w:tcPr>
          <w:p w14:paraId="0C46042E"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751B1014"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M00</w:t>
            </w:r>
          </w:p>
        </w:tc>
        <w:tc>
          <w:tcPr>
            <w:tcW w:w="1953" w:type="dxa"/>
            <w:shd w:val="clear" w:color="auto" w:fill="auto"/>
            <w:vAlign w:val="center"/>
            <w:hideMark/>
          </w:tcPr>
          <w:p w14:paraId="2A44D863"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memberID</w:t>
            </w:r>
          </w:p>
        </w:tc>
        <w:tc>
          <w:tcPr>
            <w:tcW w:w="1559" w:type="dxa"/>
            <w:shd w:val="clear" w:color="auto" w:fill="auto"/>
            <w:noWrap/>
            <w:vAlign w:val="center"/>
            <w:hideMark/>
          </w:tcPr>
          <w:p w14:paraId="2E2E1107"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会员代码</w:t>
            </w:r>
          </w:p>
        </w:tc>
        <w:tc>
          <w:tcPr>
            <w:tcW w:w="760" w:type="dxa"/>
            <w:shd w:val="clear" w:color="auto" w:fill="auto"/>
            <w:noWrap/>
            <w:vAlign w:val="center"/>
            <w:hideMark/>
          </w:tcPr>
          <w:p w14:paraId="385002D3"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798" w:type="dxa"/>
            <w:shd w:val="clear" w:color="auto" w:fill="auto"/>
            <w:noWrap/>
            <w:vAlign w:val="center"/>
            <w:hideMark/>
          </w:tcPr>
          <w:p w14:paraId="708924DA"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shd w:val="clear" w:color="auto" w:fill="auto"/>
            <w:noWrap/>
            <w:vAlign w:val="center"/>
            <w:hideMark/>
          </w:tcPr>
          <w:p w14:paraId="5857B4FB"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741440" w14:paraId="6E283357" w14:textId="77777777" w:rsidTr="00BA35CD">
        <w:trPr>
          <w:trHeight w:val="270"/>
        </w:trPr>
        <w:tc>
          <w:tcPr>
            <w:tcW w:w="798" w:type="dxa"/>
          </w:tcPr>
          <w:p w14:paraId="65E6A328"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tcPr>
          <w:p w14:paraId="5C0E1C68" w14:textId="77777777" w:rsidR="00F6548B" w:rsidRPr="00984E1E" w:rsidRDefault="00F6548B" w:rsidP="00BA35CD">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53" w:type="dxa"/>
            <w:shd w:val="clear" w:color="auto" w:fill="auto"/>
            <w:vAlign w:val="center"/>
          </w:tcPr>
          <w:p w14:paraId="2464AAAF" w14:textId="77777777" w:rsidR="00F6548B" w:rsidRPr="00984E1E" w:rsidRDefault="00F6548B" w:rsidP="00BA35CD">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559" w:type="dxa"/>
            <w:shd w:val="clear" w:color="auto" w:fill="auto"/>
            <w:noWrap/>
            <w:vAlign w:val="center"/>
          </w:tcPr>
          <w:p w14:paraId="44F4BA70" w14:textId="77777777" w:rsidR="00F6548B" w:rsidRPr="00984E1E" w:rsidRDefault="00F6548B" w:rsidP="00BA35CD">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shd w:val="clear" w:color="auto" w:fill="auto"/>
            <w:noWrap/>
            <w:vAlign w:val="center"/>
          </w:tcPr>
          <w:p w14:paraId="7BA143BC" w14:textId="77777777" w:rsidR="00F6548B" w:rsidRPr="007E3DAF" w:rsidRDefault="00F6548B" w:rsidP="00BA35CD">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798" w:type="dxa"/>
            <w:shd w:val="clear" w:color="auto" w:fill="auto"/>
            <w:noWrap/>
          </w:tcPr>
          <w:p w14:paraId="74B07675" w14:textId="77777777" w:rsidR="00F6548B" w:rsidRPr="00984E1E" w:rsidRDefault="00F6548B" w:rsidP="00BA35CD">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411" w:type="dxa"/>
            <w:shd w:val="clear" w:color="auto" w:fill="auto"/>
            <w:noWrap/>
            <w:vAlign w:val="center"/>
          </w:tcPr>
          <w:p w14:paraId="30BD6DC0" w14:textId="77777777" w:rsidR="00F6548B" w:rsidRPr="003E783F"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741440" w14:paraId="712DED8A" w14:textId="77777777" w:rsidTr="00BA35CD">
        <w:trPr>
          <w:trHeight w:val="270"/>
        </w:trPr>
        <w:tc>
          <w:tcPr>
            <w:tcW w:w="798" w:type="dxa"/>
          </w:tcPr>
          <w:p w14:paraId="17469395"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09988217"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J51</w:t>
            </w:r>
          </w:p>
        </w:tc>
        <w:tc>
          <w:tcPr>
            <w:tcW w:w="1953" w:type="dxa"/>
            <w:shd w:val="clear" w:color="auto" w:fill="auto"/>
            <w:noWrap/>
            <w:vAlign w:val="center"/>
            <w:hideMark/>
          </w:tcPr>
          <w:p w14:paraId="3AC3605B"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accountDate</w:t>
            </w:r>
          </w:p>
        </w:tc>
        <w:tc>
          <w:tcPr>
            <w:tcW w:w="1559" w:type="dxa"/>
            <w:shd w:val="clear" w:color="auto" w:fill="auto"/>
            <w:noWrap/>
            <w:vAlign w:val="center"/>
            <w:hideMark/>
          </w:tcPr>
          <w:p w14:paraId="74545F25"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记账日期</w:t>
            </w:r>
          </w:p>
        </w:tc>
        <w:tc>
          <w:tcPr>
            <w:tcW w:w="760" w:type="dxa"/>
            <w:shd w:val="clear" w:color="auto" w:fill="auto"/>
            <w:noWrap/>
            <w:vAlign w:val="center"/>
            <w:hideMark/>
          </w:tcPr>
          <w:p w14:paraId="63D2F158"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798" w:type="dxa"/>
            <w:shd w:val="clear" w:color="auto" w:fill="auto"/>
            <w:noWrap/>
            <w:vAlign w:val="center"/>
            <w:hideMark/>
          </w:tcPr>
          <w:p w14:paraId="2E81B42E"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shd w:val="clear" w:color="auto" w:fill="auto"/>
            <w:noWrap/>
            <w:vAlign w:val="center"/>
            <w:hideMark/>
          </w:tcPr>
          <w:p w14:paraId="40EA222D"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741440" w14:paraId="3AE9E995" w14:textId="77777777" w:rsidTr="00BA35CD">
        <w:trPr>
          <w:trHeight w:val="270"/>
        </w:trPr>
        <w:tc>
          <w:tcPr>
            <w:tcW w:w="798" w:type="dxa"/>
          </w:tcPr>
          <w:p w14:paraId="09FEB522"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0B777F58"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53" w:type="dxa"/>
            <w:shd w:val="clear" w:color="auto" w:fill="auto"/>
            <w:noWrap/>
            <w:vAlign w:val="center"/>
            <w:hideMark/>
          </w:tcPr>
          <w:p w14:paraId="025D09F8"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clientID</w:t>
            </w:r>
          </w:p>
        </w:tc>
        <w:tc>
          <w:tcPr>
            <w:tcW w:w="1559" w:type="dxa"/>
            <w:shd w:val="clear" w:color="auto" w:fill="auto"/>
            <w:noWrap/>
            <w:vAlign w:val="center"/>
            <w:hideMark/>
          </w:tcPr>
          <w:p w14:paraId="46542F02"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客户代码</w:t>
            </w:r>
          </w:p>
        </w:tc>
        <w:tc>
          <w:tcPr>
            <w:tcW w:w="760" w:type="dxa"/>
            <w:shd w:val="clear" w:color="auto" w:fill="auto"/>
            <w:vAlign w:val="center"/>
            <w:hideMark/>
          </w:tcPr>
          <w:p w14:paraId="269C373F"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O</w:t>
            </w:r>
          </w:p>
        </w:tc>
        <w:tc>
          <w:tcPr>
            <w:tcW w:w="798" w:type="dxa"/>
            <w:shd w:val="clear" w:color="auto" w:fill="auto"/>
            <w:noWrap/>
            <w:vAlign w:val="center"/>
            <w:hideMark/>
          </w:tcPr>
          <w:p w14:paraId="52003C5C"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2411" w:type="dxa"/>
            <w:shd w:val="clear" w:color="auto" w:fill="auto"/>
            <w:vAlign w:val="center"/>
            <w:hideMark/>
          </w:tcPr>
          <w:p w14:paraId="6E187268"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保留字段不填值</w:t>
            </w:r>
          </w:p>
        </w:tc>
      </w:tr>
      <w:tr w:rsidR="00F6548B" w:rsidRPr="00741440" w14:paraId="7FEDD3B9" w14:textId="77777777" w:rsidTr="00BA35CD">
        <w:trPr>
          <w:trHeight w:val="270"/>
        </w:trPr>
        <w:tc>
          <w:tcPr>
            <w:tcW w:w="798" w:type="dxa"/>
          </w:tcPr>
          <w:p w14:paraId="3AB2BEE3"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7651E86C"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J01</w:t>
            </w:r>
          </w:p>
        </w:tc>
        <w:tc>
          <w:tcPr>
            <w:tcW w:w="1953" w:type="dxa"/>
            <w:shd w:val="clear" w:color="auto" w:fill="auto"/>
            <w:noWrap/>
            <w:vAlign w:val="center"/>
            <w:hideMark/>
          </w:tcPr>
          <w:p w14:paraId="3F4E6EE5"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capitalTransType</w:t>
            </w:r>
          </w:p>
        </w:tc>
        <w:tc>
          <w:tcPr>
            <w:tcW w:w="1559" w:type="dxa"/>
            <w:shd w:val="clear" w:color="auto" w:fill="auto"/>
            <w:noWrap/>
            <w:vAlign w:val="center"/>
            <w:hideMark/>
          </w:tcPr>
          <w:p w14:paraId="3F01242E"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保证金交易业务类型</w:t>
            </w:r>
          </w:p>
        </w:tc>
        <w:tc>
          <w:tcPr>
            <w:tcW w:w="760" w:type="dxa"/>
            <w:shd w:val="clear" w:color="auto" w:fill="auto"/>
            <w:vAlign w:val="center"/>
            <w:hideMark/>
          </w:tcPr>
          <w:p w14:paraId="29D5BC26" w14:textId="324547C5" w:rsidR="00F6548B" w:rsidRPr="00741440" w:rsidRDefault="002D6F70"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798" w:type="dxa"/>
            <w:shd w:val="clear" w:color="auto" w:fill="auto"/>
            <w:noWrap/>
            <w:vAlign w:val="center"/>
            <w:hideMark/>
          </w:tcPr>
          <w:p w14:paraId="079FC391" w14:textId="023F1B6A" w:rsidR="00F6548B" w:rsidRPr="00741440" w:rsidRDefault="002144D2"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411" w:type="dxa"/>
            <w:shd w:val="clear" w:color="auto" w:fill="auto"/>
            <w:vAlign w:val="center"/>
            <w:hideMark/>
          </w:tcPr>
          <w:p w14:paraId="171E4947" w14:textId="0F88153D" w:rsidR="00F6548B" w:rsidRPr="00741440" w:rsidRDefault="00C636C7"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741440" w14:paraId="28F27792" w14:textId="77777777" w:rsidTr="00BA35CD">
        <w:trPr>
          <w:trHeight w:val="270"/>
        </w:trPr>
        <w:tc>
          <w:tcPr>
            <w:tcW w:w="798" w:type="dxa"/>
          </w:tcPr>
          <w:p w14:paraId="61E0637B"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78554883"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M60</w:t>
            </w:r>
          </w:p>
        </w:tc>
        <w:tc>
          <w:tcPr>
            <w:tcW w:w="1953" w:type="dxa"/>
            <w:shd w:val="clear" w:color="auto" w:fill="auto"/>
            <w:vAlign w:val="center"/>
            <w:hideMark/>
          </w:tcPr>
          <w:p w14:paraId="7ACBB9D4"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traderID</w:t>
            </w:r>
          </w:p>
        </w:tc>
        <w:tc>
          <w:tcPr>
            <w:tcW w:w="1559" w:type="dxa"/>
            <w:shd w:val="clear" w:color="auto" w:fill="auto"/>
            <w:noWrap/>
            <w:vAlign w:val="center"/>
            <w:hideMark/>
          </w:tcPr>
          <w:p w14:paraId="74A4FE1C"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交易员代码</w:t>
            </w:r>
          </w:p>
        </w:tc>
        <w:tc>
          <w:tcPr>
            <w:tcW w:w="760" w:type="dxa"/>
            <w:shd w:val="clear" w:color="auto" w:fill="auto"/>
            <w:vAlign w:val="center"/>
            <w:hideMark/>
          </w:tcPr>
          <w:p w14:paraId="78B5815D"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798" w:type="dxa"/>
            <w:shd w:val="clear" w:color="auto" w:fill="auto"/>
            <w:noWrap/>
            <w:vAlign w:val="center"/>
            <w:hideMark/>
          </w:tcPr>
          <w:p w14:paraId="6630BD1A"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2411" w:type="dxa"/>
            <w:shd w:val="clear" w:color="auto" w:fill="auto"/>
            <w:noWrap/>
            <w:vAlign w:val="center"/>
            <w:hideMark/>
          </w:tcPr>
          <w:p w14:paraId="76D37312"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741440" w14:paraId="62064558" w14:textId="77777777" w:rsidTr="00BA35CD">
        <w:trPr>
          <w:trHeight w:val="270"/>
        </w:trPr>
        <w:tc>
          <w:tcPr>
            <w:tcW w:w="798" w:type="dxa"/>
          </w:tcPr>
          <w:p w14:paraId="4597DE8F" w14:textId="4A0B72B2"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6E41E0E6"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T80</w:t>
            </w:r>
          </w:p>
        </w:tc>
        <w:tc>
          <w:tcPr>
            <w:tcW w:w="1953" w:type="dxa"/>
            <w:shd w:val="clear" w:color="auto" w:fill="auto"/>
            <w:vAlign w:val="center"/>
            <w:hideMark/>
          </w:tcPr>
          <w:p w14:paraId="705DC64C"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seqNo2</w:t>
            </w:r>
          </w:p>
        </w:tc>
        <w:tc>
          <w:tcPr>
            <w:tcW w:w="1559" w:type="dxa"/>
            <w:shd w:val="clear" w:color="auto" w:fill="auto"/>
            <w:noWrap/>
            <w:vAlign w:val="center"/>
            <w:hideMark/>
          </w:tcPr>
          <w:p w14:paraId="588D3D6E"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流水号</w:t>
            </w:r>
          </w:p>
        </w:tc>
        <w:tc>
          <w:tcPr>
            <w:tcW w:w="760" w:type="dxa"/>
            <w:shd w:val="clear" w:color="auto" w:fill="auto"/>
            <w:noWrap/>
            <w:vAlign w:val="center"/>
            <w:hideMark/>
          </w:tcPr>
          <w:p w14:paraId="3D7A8D7D" w14:textId="343BF18E" w:rsidR="00F6548B" w:rsidRPr="00741440" w:rsidRDefault="00ED51B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798" w:type="dxa"/>
            <w:shd w:val="clear" w:color="auto" w:fill="auto"/>
            <w:noWrap/>
            <w:vAlign w:val="center"/>
            <w:hideMark/>
          </w:tcPr>
          <w:p w14:paraId="2192B6CC" w14:textId="7AAEABB9" w:rsidR="00F6548B" w:rsidRPr="00D84A76" w:rsidRDefault="00ED51BB"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shd w:val="clear" w:color="auto" w:fill="auto"/>
            <w:noWrap/>
            <w:hideMark/>
          </w:tcPr>
          <w:p w14:paraId="147B8767"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741440" w14:paraId="24186511" w14:textId="77777777" w:rsidTr="00BA35CD">
        <w:trPr>
          <w:trHeight w:val="270"/>
        </w:trPr>
        <w:tc>
          <w:tcPr>
            <w:tcW w:w="798" w:type="dxa"/>
          </w:tcPr>
          <w:p w14:paraId="73292E97" w14:textId="19FEE1EE"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0DED4C1F"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53" w:type="dxa"/>
            <w:shd w:val="clear" w:color="auto" w:fill="auto"/>
            <w:noWrap/>
            <w:vAlign w:val="center"/>
            <w:hideMark/>
          </w:tcPr>
          <w:p w14:paraId="638DFF13"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clientID</w:t>
            </w:r>
          </w:p>
        </w:tc>
        <w:tc>
          <w:tcPr>
            <w:tcW w:w="1559" w:type="dxa"/>
            <w:shd w:val="clear" w:color="auto" w:fill="auto"/>
            <w:noWrap/>
            <w:vAlign w:val="center"/>
            <w:hideMark/>
          </w:tcPr>
          <w:p w14:paraId="597F767C"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客户代码</w:t>
            </w:r>
          </w:p>
        </w:tc>
        <w:tc>
          <w:tcPr>
            <w:tcW w:w="760" w:type="dxa"/>
            <w:shd w:val="clear" w:color="auto" w:fill="auto"/>
            <w:noWrap/>
            <w:vAlign w:val="center"/>
            <w:hideMark/>
          </w:tcPr>
          <w:p w14:paraId="09F1532F"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798" w:type="dxa"/>
            <w:shd w:val="clear" w:color="auto" w:fill="auto"/>
            <w:noWrap/>
            <w:vAlign w:val="center"/>
            <w:hideMark/>
          </w:tcPr>
          <w:p w14:paraId="0A10E747"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shd w:val="clear" w:color="auto" w:fill="auto"/>
            <w:noWrap/>
            <w:hideMark/>
          </w:tcPr>
          <w:p w14:paraId="458540EC"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741440" w14:paraId="2DB86F62" w14:textId="77777777" w:rsidTr="00BA35CD">
        <w:trPr>
          <w:trHeight w:val="270"/>
        </w:trPr>
        <w:tc>
          <w:tcPr>
            <w:tcW w:w="798" w:type="dxa"/>
          </w:tcPr>
          <w:p w14:paraId="56EA1404" w14:textId="622E158A"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6D0ECB4C"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T55</w:t>
            </w:r>
          </w:p>
        </w:tc>
        <w:tc>
          <w:tcPr>
            <w:tcW w:w="1953" w:type="dxa"/>
            <w:shd w:val="clear" w:color="auto" w:fill="auto"/>
            <w:noWrap/>
            <w:vAlign w:val="center"/>
            <w:hideMark/>
          </w:tcPr>
          <w:p w14:paraId="6B9A0763"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amount</w:t>
            </w:r>
          </w:p>
        </w:tc>
        <w:tc>
          <w:tcPr>
            <w:tcW w:w="1559" w:type="dxa"/>
            <w:shd w:val="clear" w:color="auto" w:fill="auto"/>
            <w:noWrap/>
            <w:vAlign w:val="center"/>
            <w:hideMark/>
          </w:tcPr>
          <w:p w14:paraId="0F1A46A5"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发生金额</w:t>
            </w:r>
          </w:p>
        </w:tc>
        <w:tc>
          <w:tcPr>
            <w:tcW w:w="760" w:type="dxa"/>
            <w:shd w:val="clear" w:color="auto" w:fill="auto"/>
            <w:noWrap/>
            <w:vAlign w:val="center"/>
            <w:hideMark/>
          </w:tcPr>
          <w:p w14:paraId="7E14EE25"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798" w:type="dxa"/>
            <w:shd w:val="clear" w:color="auto" w:fill="auto"/>
            <w:noWrap/>
            <w:vAlign w:val="center"/>
            <w:hideMark/>
          </w:tcPr>
          <w:p w14:paraId="04010937"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shd w:val="clear" w:color="auto" w:fill="auto"/>
            <w:noWrap/>
            <w:hideMark/>
          </w:tcPr>
          <w:p w14:paraId="36CB3B8D"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741440" w14:paraId="59D6B435" w14:textId="77777777" w:rsidTr="00BA35CD">
        <w:trPr>
          <w:trHeight w:val="270"/>
        </w:trPr>
        <w:tc>
          <w:tcPr>
            <w:tcW w:w="798" w:type="dxa"/>
          </w:tcPr>
          <w:p w14:paraId="1795D04E" w14:textId="1CFD442C"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696501AC"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J08</w:t>
            </w:r>
          </w:p>
        </w:tc>
        <w:tc>
          <w:tcPr>
            <w:tcW w:w="1953" w:type="dxa"/>
            <w:shd w:val="clear" w:color="auto" w:fill="auto"/>
            <w:vAlign w:val="center"/>
            <w:hideMark/>
          </w:tcPr>
          <w:p w14:paraId="62FE0C4F"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abstract</w:t>
            </w:r>
          </w:p>
        </w:tc>
        <w:tc>
          <w:tcPr>
            <w:tcW w:w="1559" w:type="dxa"/>
            <w:shd w:val="clear" w:color="auto" w:fill="auto"/>
            <w:noWrap/>
            <w:vAlign w:val="center"/>
            <w:hideMark/>
          </w:tcPr>
          <w:p w14:paraId="472B10F5"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摘要</w:t>
            </w:r>
          </w:p>
        </w:tc>
        <w:tc>
          <w:tcPr>
            <w:tcW w:w="760" w:type="dxa"/>
            <w:shd w:val="clear" w:color="auto" w:fill="auto"/>
            <w:noWrap/>
            <w:vAlign w:val="center"/>
            <w:hideMark/>
          </w:tcPr>
          <w:p w14:paraId="5A36742C"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798" w:type="dxa"/>
            <w:shd w:val="clear" w:color="auto" w:fill="auto"/>
            <w:vAlign w:val="center"/>
            <w:hideMark/>
          </w:tcPr>
          <w:p w14:paraId="7613AEC6"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O</w:t>
            </w:r>
          </w:p>
        </w:tc>
        <w:tc>
          <w:tcPr>
            <w:tcW w:w="2411" w:type="dxa"/>
            <w:shd w:val="clear" w:color="auto" w:fill="auto"/>
            <w:noWrap/>
            <w:vAlign w:val="center"/>
            <w:hideMark/>
          </w:tcPr>
          <w:p w14:paraId="6C24C642"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查询结果不为空时选填</w:t>
            </w:r>
          </w:p>
        </w:tc>
      </w:tr>
      <w:tr w:rsidR="00F6548B" w:rsidRPr="00741440" w14:paraId="0D626126" w14:textId="77777777" w:rsidTr="00BA35CD">
        <w:trPr>
          <w:trHeight w:val="270"/>
        </w:trPr>
        <w:tc>
          <w:tcPr>
            <w:tcW w:w="798" w:type="dxa"/>
          </w:tcPr>
          <w:p w14:paraId="1CCC3431" w14:textId="3B2D1B2F"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60FAF498"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J05</w:t>
            </w:r>
          </w:p>
        </w:tc>
        <w:tc>
          <w:tcPr>
            <w:tcW w:w="1953" w:type="dxa"/>
            <w:shd w:val="clear" w:color="auto" w:fill="auto"/>
            <w:vAlign w:val="center"/>
            <w:hideMark/>
          </w:tcPr>
          <w:p w14:paraId="16865F49"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sentFlag</w:t>
            </w:r>
          </w:p>
        </w:tc>
        <w:tc>
          <w:tcPr>
            <w:tcW w:w="1559" w:type="dxa"/>
            <w:shd w:val="clear" w:color="auto" w:fill="auto"/>
            <w:noWrap/>
            <w:vAlign w:val="center"/>
            <w:hideMark/>
          </w:tcPr>
          <w:p w14:paraId="3C0234DC"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已发电标志</w:t>
            </w:r>
          </w:p>
        </w:tc>
        <w:tc>
          <w:tcPr>
            <w:tcW w:w="760" w:type="dxa"/>
            <w:shd w:val="clear" w:color="auto" w:fill="auto"/>
            <w:noWrap/>
            <w:vAlign w:val="center"/>
            <w:hideMark/>
          </w:tcPr>
          <w:p w14:paraId="3BB29E62"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798" w:type="dxa"/>
            <w:shd w:val="clear" w:color="auto" w:fill="auto"/>
            <w:vAlign w:val="center"/>
            <w:hideMark/>
          </w:tcPr>
          <w:p w14:paraId="4E72F3DC" w14:textId="4C78B3B0" w:rsidR="00F6548B" w:rsidRPr="00D84A76" w:rsidRDefault="002144D2"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2411" w:type="dxa"/>
            <w:shd w:val="clear" w:color="auto" w:fill="auto"/>
            <w:noWrap/>
            <w:hideMark/>
          </w:tcPr>
          <w:p w14:paraId="2B022C18" w14:textId="4D924A11" w:rsidR="00F6548B" w:rsidRPr="00D84A76" w:rsidRDefault="006224E9" w:rsidP="006224E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保留</w:t>
            </w:r>
            <w:r>
              <w:rPr>
                <w:rFonts w:ascii="宋体" w:eastAsia="宋体" w:hAnsi="宋体" w:cs="宋体"/>
                <w:color w:val="000000"/>
                <w:kern w:val="0"/>
                <w:sz w:val="20"/>
                <w:szCs w:val="20"/>
              </w:rPr>
              <w:t>字段，</w:t>
            </w:r>
            <w:r w:rsidR="00F6548B" w:rsidRPr="00741440">
              <w:rPr>
                <w:rFonts w:ascii="宋体" w:eastAsia="宋体" w:hAnsi="宋体" w:cs="宋体" w:hint="eastAsia"/>
                <w:color w:val="000000"/>
                <w:kern w:val="0"/>
                <w:sz w:val="20"/>
                <w:szCs w:val="20"/>
              </w:rPr>
              <w:t>标识往账申请是否已经发电</w:t>
            </w:r>
          </w:p>
        </w:tc>
      </w:tr>
      <w:tr w:rsidR="00F6548B" w:rsidRPr="00741440" w14:paraId="1DFD468D" w14:textId="77777777" w:rsidTr="00BA35CD">
        <w:trPr>
          <w:trHeight w:val="270"/>
        </w:trPr>
        <w:tc>
          <w:tcPr>
            <w:tcW w:w="798" w:type="dxa"/>
          </w:tcPr>
          <w:p w14:paraId="1235ACC6" w14:textId="003053EF"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3031E3B9"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J06</w:t>
            </w:r>
          </w:p>
        </w:tc>
        <w:tc>
          <w:tcPr>
            <w:tcW w:w="1953" w:type="dxa"/>
            <w:shd w:val="clear" w:color="auto" w:fill="auto"/>
            <w:vAlign w:val="center"/>
            <w:hideMark/>
          </w:tcPr>
          <w:p w14:paraId="04FA081A"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returnFlag</w:t>
            </w:r>
          </w:p>
        </w:tc>
        <w:tc>
          <w:tcPr>
            <w:tcW w:w="1559" w:type="dxa"/>
            <w:shd w:val="clear" w:color="auto" w:fill="auto"/>
            <w:noWrap/>
            <w:vAlign w:val="center"/>
            <w:hideMark/>
          </w:tcPr>
          <w:p w14:paraId="07158366"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回执标志</w:t>
            </w:r>
          </w:p>
        </w:tc>
        <w:tc>
          <w:tcPr>
            <w:tcW w:w="760" w:type="dxa"/>
            <w:shd w:val="clear" w:color="auto" w:fill="auto"/>
            <w:noWrap/>
            <w:vAlign w:val="center"/>
            <w:hideMark/>
          </w:tcPr>
          <w:p w14:paraId="5F5E8B23"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798" w:type="dxa"/>
            <w:shd w:val="clear" w:color="auto" w:fill="auto"/>
            <w:vAlign w:val="center"/>
            <w:hideMark/>
          </w:tcPr>
          <w:p w14:paraId="490CA890"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O</w:t>
            </w:r>
          </w:p>
        </w:tc>
        <w:tc>
          <w:tcPr>
            <w:tcW w:w="2411" w:type="dxa"/>
            <w:shd w:val="clear" w:color="auto" w:fill="auto"/>
            <w:noWrap/>
            <w:vAlign w:val="center"/>
            <w:hideMark/>
          </w:tcPr>
          <w:p w14:paraId="05AB76E8" w14:textId="328B93C7" w:rsidR="00F6548B" w:rsidRPr="00EE0947" w:rsidRDefault="006224E9" w:rsidP="005362D0">
            <w:pPr>
              <w:ind w:firstLineChars="0" w:firstLine="0"/>
            </w:pPr>
            <w:r>
              <w:rPr>
                <w:rFonts w:ascii="宋体" w:eastAsia="宋体" w:hAnsi="宋体" w:cs="宋体" w:hint="eastAsia"/>
                <w:color w:val="000000"/>
                <w:kern w:val="0"/>
                <w:sz w:val="20"/>
                <w:szCs w:val="20"/>
              </w:rPr>
              <w:t>保留</w:t>
            </w:r>
            <w:r>
              <w:rPr>
                <w:rFonts w:ascii="宋体" w:eastAsia="宋体" w:hAnsi="宋体" w:cs="宋体"/>
                <w:color w:val="000000"/>
                <w:kern w:val="0"/>
                <w:sz w:val="20"/>
                <w:szCs w:val="20"/>
              </w:rPr>
              <w:t>字段</w:t>
            </w:r>
            <w:r>
              <w:rPr>
                <w:rFonts w:ascii="宋体" w:eastAsia="宋体" w:hAnsi="宋体" w:cs="宋体" w:hint="eastAsia"/>
                <w:color w:val="000000"/>
                <w:kern w:val="0"/>
                <w:sz w:val="20"/>
                <w:szCs w:val="20"/>
              </w:rPr>
              <w:t>，</w:t>
            </w:r>
            <w:r w:rsidR="00F6548B" w:rsidRPr="00741440">
              <w:rPr>
                <w:rFonts w:ascii="宋体" w:eastAsia="宋体" w:hAnsi="宋体" w:cs="宋体" w:hint="eastAsia"/>
                <w:color w:val="000000"/>
                <w:kern w:val="0"/>
                <w:sz w:val="20"/>
                <w:szCs w:val="20"/>
              </w:rPr>
              <w:t>记录清算行回执中对往账申请记录的处理结果，</w:t>
            </w:r>
            <w:r w:rsidR="00722496" w:rsidRPr="00EB3068">
              <w:rPr>
                <w:rFonts w:ascii="宋体" w:eastAsia="宋体" w:hAnsi="宋体" w:cs="宋体" w:hint="eastAsia"/>
                <w:color w:val="000000"/>
                <w:kern w:val="0"/>
                <w:sz w:val="20"/>
                <w:szCs w:val="20"/>
              </w:rPr>
              <w:t>空</w:t>
            </w:r>
            <w:r w:rsidR="00722496" w:rsidRPr="00EB3068">
              <w:rPr>
                <w:rFonts w:ascii="宋体" w:eastAsia="宋体" w:hAnsi="宋体" w:cs="宋体"/>
                <w:color w:val="000000"/>
                <w:kern w:val="0"/>
                <w:sz w:val="20"/>
                <w:szCs w:val="20"/>
              </w:rPr>
              <w:t>字符串</w:t>
            </w:r>
            <w:r w:rsidR="00722496" w:rsidRPr="00EB3068">
              <w:rPr>
                <w:rFonts w:ascii="宋体" w:eastAsia="宋体" w:hAnsi="宋体" w:cs="宋体" w:hint="eastAsia"/>
                <w:color w:val="000000"/>
                <w:kern w:val="0"/>
                <w:sz w:val="20"/>
                <w:szCs w:val="20"/>
              </w:rPr>
              <w:t>表示</w:t>
            </w:r>
            <w:r w:rsidR="00722496" w:rsidRPr="00EB3068">
              <w:rPr>
                <w:rFonts w:ascii="宋体" w:eastAsia="宋体" w:hAnsi="宋体" w:cs="宋体"/>
                <w:color w:val="000000"/>
                <w:kern w:val="0"/>
                <w:sz w:val="20"/>
                <w:szCs w:val="20"/>
              </w:rPr>
              <w:t>“</w:t>
            </w:r>
            <w:r w:rsidR="00722496" w:rsidRPr="00EB3068">
              <w:rPr>
                <w:rFonts w:ascii="宋体" w:eastAsia="宋体" w:hAnsi="宋体" w:cs="宋体" w:hint="eastAsia"/>
                <w:color w:val="000000"/>
                <w:kern w:val="0"/>
                <w:sz w:val="20"/>
                <w:szCs w:val="20"/>
              </w:rPr>
              <w:t>往账成功通知</w:t>
            </w:r>
            <w:r w:rsidR="00722496" w:rsidRPr="00EB3068">
              <w:rPr>
                <w:rFonts w:ascii="宋体" w:eastAsia="宋体" w:hAnsi="宋体" w:cs="宋体"/>
                <w:color w:val="000000"/>
                <w:kern w:val="0"/>
                <w:sz w:val="20"/>
                <w:szCs w:val="20"/>
              </w:rPr>
              <w:t>”</w:t>
            </w:r>
            <w:r w:rsidR="00722496" w:rsidRPr="00EB3068">
              <w:rPr>
                <w:rFonts w:ascii="宋体" w:eastAsia="宋体" w:hAnsi="宋体" w:cs="宋体" w:hint="eastAsia"/>
                <w:color w:val="000000"/>
                <w:kern w:val="0"/>
                <w:sz w:val="20"/>
                <w:szCs w:val="20"/>
              </w:rPr>
              <w:t>，‘1111’其它表示“往账失败</w:t>
            </w:r>
            <w:r w:rsidR="00722496" w:rsidRPr="00EB3068">
              <w:rPr>
                <w:rFonts w:ascii="宋体" w:eastAsia="宋体" w:hAnsi="宋体" w:cs="宋体"/>
                <w:color w:val="000000"/>
                <w:kern w:val="0"/>
                <w:sz w:val="20"/>
                <w:szCs w:val="20"/>
              </w:rPr>
              <w:t>通知</w:t>
            </w:r>
            <w:r w:rsidR="00722496" w:rsidRPr="00EB3068">
              <w:rPr>
                <w:rFonts w:ascii="宋体" w:eastAsia="宋体" w:hAnsi="宋体" w:cs="宋体" w:hint="eastAsia"/>
                <w:color w:val="000000"/>
                <w:kern w:val="0"/>
                <w:sz w:val="20"/>
                <w:szCs w:val="20"/>
              </w:rPr>
              <w:t>”</w:t>
            </w:r>
          </w:p>
        </w:tc>
      </w:tr>
      <w:tr w:rsidR="00F6548B" w:rsidRPr="00741440" w14:paraId="26B838C2" w14:textId="77777777" w:rsidTr="00BA35CD">
        <w:trPr>
          <w:trHeight w:val="270"/>
        </w:trPr>
        <w:tc>
          <w:tcPr>
            <w:tcW w:w="798" w:type="dxa"/>
          </w:tcPr>
          <w:p w14:paraId="18883F67" w14:textId="59109E90"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3DF52464"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J04</w:t>
            </w:r>
          </w:p>
        </w:tc>
        <w:tc>
          <w:tcPr>
            <w:tcW w:w="1953" w:type="dxa"/>
            <w:shd w:val="clear" w:color="auto" w:fill="auto"/>
            <w:vAlign w:val="center"/>
            <w:hideMark/>
          </w:tcPr>
          <w:p w14:paraId="0081DF3B"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toDoTxDate</w:t>
            </w:r>
          </w:p>
        </w:tc>
        <w:tc>
          <w:tcPr>
            <w:tcW w:w="1559" w:type="dxa"/>
            <w:shd w:val="clear" w:color="auto" w:fill="auto"/>
            <w:noWrap/>
            <w:vAlign w:val="center"/>
            <w:hideMark/>
          </w:tcPr>
          <w:p w14:paraId="115D982D"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发电记账日期</w:t>
            </w:r>
          </w:p>
        </w:tc>
        <w:tc>
          <w:tcPr>
            <w:tcW w:w="760" w:type="dxa"/>
            <w:shd w:val="clear" w:color="auto" w:fill="auto"/>
            <w:noWrap/>
            <w:vAlign w:val="center"/>
            <w:hideMark/>
          </w:tcPr>
          <w:p w14:paraId="4EA3C399"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798" w:type="dxa"/>
            <w:shd w:val="clear" w:color="auto" w:fill="auto"/>
            <w:vAlign w:val="center"/>
            <w:hideMark/>
          </w:tcPr>
          <w:p w14:paraId="7B93B456" w14:textId="6D9FD0A1" w:rsidR="00F6548B" w:rsidRPr="00D84A76" w:rsidRDefault="002144D2"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2411" w:type="dxa"/>
            <w:shd w:val="clear" w:color="auto" w:fill="auto"/>
            <w:vAlign w:val="center"/>
          </w:tcPr>
          <w:p w14:paraId="6C7A310A" w14:textId="231CBF79" w:rsidR="00F6548B" w:rsidRPr="00741440" w:rsidRDefault="006224E9"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保留字段</w:t>
            </w:r>
            <w:r>
              <w:rPr>
                <w:rFonts w:ascii="宋体" w:eastAsia="宋体" w:hAnsi="宋体" w:cs="宋体"/>
                <w:color w:val="000000"/>
                <w:kern w:val="0"/>
                <w:sz w:val="20"/>
                <w:szCs w:val="20"/>
              </w:rPr>
              <w:t>，</w:t>
            </w:r>
            <w:r w:rsidR="00F6548B">
              <w:rPr>
                <w:rFonts w:ascii="宋体" w:eastAsia="宋体" w:hAnsi="宋体" w:cs="宋体" w:hint="eastAsia"/>
                <w:color w:val="000000"/>
                <w:kern w:val="0"/>
                <w:sz w:val="20"/>
                <w:szCs w:val="20"/>
              </w:rPr>
              <w:t>查询结果不为空时必填，</w:t>
            </w:r>
            <w:r w:rsidR="00F6548B" w:rsidRPr="00741440">
              <w:rPr>
                <w:rFonts w:ascii="宋体" w:eastAsia="宋体" w:hAnsi="宋体" w:cs="宋体" w:hint="eastAsia"/>
                <w:color w:val="000000"/>
                <w:kern w:val="0"/>
                <w:sz w:val="20"/>
                <w:szCs w:val="20"/>
              </w:rPr>
              <w:t>往账记录对应的发电流水记录的日期</w:t>
            </w:r>
          </w:p>
        </w:tc>
      </w:tr>
      <w:tr w:rsidR="00F6548B" w:rsidRPr="00741440" w14:paraId="32FCC21E" w14:textId="77777777" w:rsidTr="00BA35CD">
        <w:trPr>
          <w:trHeight w:val="270"/>
        </w:trPr>
        <w:tc>
          <w:tcPr>
            <w:tcW w:w="798" w:type="dxa"/>
          </w:tcPr>
          <w:p w14:paraId="04662227" w14:textId="2713A24E"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14:paraId="5D38E412"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J03</w:t>
            </w:r>
          </w:p>
        </w:tc>
        <w:tc>
          <w:tcPr>
            <w:tcW w:w="1953" w:type="dxa"/>
            <w:shd w:val="clear" w:color="auto" w:fill="auto"/>
            <w:vAlign w:val="center"/>
            <w:hideMark/>
          </w:tcPr>
          <w:p w14:paraId="6A925F54"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toDoTxseqNo</w:t>
            </w:r>
          </w:p>
        </w:tc>
        <w:tc>
          <w:tcPr>
            <w:tcW w:w="1559" w:type="dxa"/>
            <w:shd w:val="clear" w:color="auto" w:fill="auto"/>
            <w:noWrap/>
            <w:vAlign w:val="center"/>
            <w:hideMark/>
          </w:tcPr>
          <w:p w14:paraId="0C5FFCB9"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发电流水序号</w:t>
            </w:r>
          </w:p>
        </w:tc>
        <w:tc>
          <w:tcPr>
            <w:tcW w:w="760" w:type="dxa"/>
            <w:shd w:val="clear" w:color="auto" w:fill="auto"/>
            <w:noWrap/>
            <w:vAlign w:val="center"/>
            <w:hideMark/>
          </w:tcPr>
          <w:p w14:paraId="596F0B90"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798" w:type="dxa"/>
            <w:shd w:val="clear" w:color="auto" w:fill="auto"/>
            <w:vAlign w:val="center"/>
            <w:hideMark/>
          </w:tcPr>
          <w:p w14:paraId="141B82A9" w14:textId="374660E1" w:rsidR="00F6548B" w:rsidRPr="00D84A76" w:rsidRDefault="002144D2"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2411" w:type="dxa"/>
            <w:shd w:val="clear" w:color="auto" w:fill="auto"/>
            <w:vAlign w:val="center"/>
          </w:tcPr>
          <w:p w14:paraId="7E703DB8" w14:textId="4931FC5C" w:rsidR="00F6548B" w:rsidRPr="00741440" w:rsidRDefault="006224E9"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保留</w:t>
            </w:r>
            <w:r>
              <w:rPr>
                <w:rFonts w:ascii="宋体" w:eastAsia="宋体" w:hAnsi="宋体" w:cs="宋体"/>
                <w:color w:val="000000"/>
                <w:kern w:val="0"/>
                <w:sz w:val="20"/>
                <w:szCs w:val="20"/>
              </w:rPr>
              <w:t>字段，</w:t>
            </w:r>
            <w:r w:rsidR="00F6548B">
              <w:rPr>
                <w:rFonts w:ascii="宋体" w:eastAsia="宋体" w:hAnsi="宋体" w:cs="宋体" w:hint="eastAsia"/>
                <w:color w:val="000000"/>
                <w:kern w:val="0"/>
                <w:sz w:val="20"/>
                <w:szCs w:val="20"/>
              </w:rPr>
              <w:t>查询结果不为空时必填，</w:t>
            </w:r>
            <w:r w:rsidR="00F6548B" w:rsidRPr="00741440">
              <w:rPr>
                <w:rFonts w:ascii="宋体" w:eastAsia="宋体" w:hAnsi="宋体" w:cs="宋体" w:hint="eastAsia"/>
                <w:color w:val="000000"/>
                <w:kern w:val="0"/>
                <w:sz w:val="20"/>
                <w:szCs w:val="20"/>
              </w:rPr>
              <w:t>往账记录对应的发电流水记录的序号</w:t>
            </w:r>
          </w:p>
        </w:tc>
      </w:tr>
      <w:tr w:rsidR="00F6548B" w:rsidRPr="00741440" w14:paraId="473D9D56" w14:textId="77777777" w:rsidTr="00BA35CD">
        <w:trPr>
          <w:trHeight w:val="270"/>
        </w:trPr>
        <w:tc>
          <w:tcPr>
            <w:tcW w:w="798" w:type="dxa"/>
          </w:tcPr>
          <w:p w14:paraId="25AFBF8F" w14:textId="77777777" w:rsidR="00F6548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tcPr>
          <w:p w14:paraId="62548F70" w14:textId="77777777" w:rsidR="00F6548B" w:rsidRPr="00A249A4" w:rsidRDefault="00F6548B" w:rsidP="00BA35C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X39</w:t>
            </w:r>
          </w:p>
        </w:tc>
        <w:tc>
          <w:tcPr>
            <w:tcW w:w="1953" w:type="dxa"/>
            <w:shd w:val="clear" w:color="auto" w:fill="auto"/>
            <w:vAlign w:val="center"/>
          </w:tcPr>
          <w:p w14:paraId="610FA842" w14:textId="77777777" w:rsidR="00F6548B" w:rsidRPr="00A249A4" w:rsidRDefault="00F6548B" w:rsidP="00BA35C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RspCode</w:t>
            </w:r>
          </w:p>
        </w:tc>
        <w:tc>
          <w:tcPr>
            <w:tcW w:w="1559" w:type="dxa"/>
            <w:shd w:val="clear" w:color="auto" w:fill="auto"/>
            <w:noWrap/>
            <w:vAlign w:val="center"/>
          </w:tcPr>
          <w:p w14:paraId="30B6CD62" w14:textId="77777777" w:rsidR="00F6548B" w:rsidRPr="00A249A4" w:rsidRDefault="00F6548B" w:rsidP="00BA35C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响应代码</w:t>
            </w:r>
          </w:p>
        </w:tc>
        <w:tc>
          <w:tcPr>
            <w:tcW w:w="760" w:type="dxa"/>
            <w:shd w:val="clear" w:color="auto" w:fill="auto"/>
            <w:noWrap/>
            <w:vAlign w:val="center"/>
          </w:tcPr>
          <w:p w14:paraId="6FF20788" w14:textId="77777777" w:rsidR="00F6548B" w:rsidRPr="00A249A4" w:rsidRDefault="00F6548B" w:rsidP="00BA35C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798" w:type="dxa"/>
            <w:shd w:val="clear" w:color="auto" w:fill="auto"/>
          </w:tcPr>
          <w:p w14:paraId="3317F1EE" w14:textId="77777777" w:rsidR="00F6548B" w:rsidRDefault="00F6548B" w:rsidP="00BA35CD">
            <w:pPr>
              <w:ind w:firstLineChars="0" w:firstLine="0"/>
            </w:pPr>
            <w:r w:rsidRPr="007E05EB">
              <w:rPr>
                <w:rFonts w:ascii="宋体" w:eastAsia="宋体" w:hAnsi="宋体" w:cs="宋体" w:hint="eastAsia"/>
                <w:color w:val="000000"/>
                <w:kern w:val="0"/>
                <w:sz w:val="20"/>
                <w:szCs w:val="20"/>
              </w:rPr>
              <w:t>M</w:t>
            </w:r>
          </w:p>
        </w:tc>
        <w:tc>
          <w:tcPr>
            <w:tcW w:w="2411" w:type="dxa"/>
            <w:shd w:val="clear" w:color="auto" w:fill="auto"/>
            <w:vAlign w:val="center"/>
          </w:tcPr>
          <w:p w14:paraId="38A90550"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741440" w14:paraId="2EA0B336" w14:textId="77777777" w:rsidTr="00BA35CD">
        <w:trPr>
          <w:trHeight w:val="270"/>
        </w:trPr>
        <w:tc>
          <w:tcPr>
            <w:tcW w:w="798" w:type="dxa"/>
          </w:tcPr>
          <w:p w14:paraId="21C9CCD4" w14:textId="77777777" w:rsidR="00F6548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tcPr>
          <w:p w14:paraId="55C399A9" w14:textId="77777777" w:rsidR="00F6548B" w:rsidRPr="00A249A4" w:rsidRDefault="00F6548B" w:rsidP="00BA35C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X40</w:t>
            </w:r>
          </w:p>
        </w:tc>
        <w:tc>
          <w:tcPr>
            <w:tcW w:w="1953" w:type="dxa"/>
            <w:shd w:val="clear" w:color="auto" w:fill="auto"/>
            <w:vAlign w:val="center"/>
          </w:tcPr>
          <w:p w14:paraId="4BEACE85" w14:textId="77777777" w:rsidR="00F6548B" w:rsidRPr="00A249A4" w:rsidRDefault="00F6548B" w:rsidP="00BA35C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RspMsg</w:t>
            </w:r>
          </w:p>
        </w:tc>
        <w:tc>
          <w:tcPr>
            <w:tcW w:w="1559" w:type="dxa"/>
            <w:shd w:val="clear" w:color="auto" w:fill="auto"/>
            <w:noWrap/>
            <w:vAlign w:val="center"/>
          </w:tcPr>
          <w:p w14:paraId="0A01B443" w14:textId="77777777" w:rsidR="00F6548B" w:rsidRPr="00A249A4" w:rsidRDefault="00F6548B" w:rsidP="00BA35C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响应消息</w:t>
            </w:r>
          </w:p>
        </w:tc>
        <w:tc>
          <w:tcPr>
            <w:tcW w:w="760" w:type="dxa"/>
            <w:shd w:val="clear" w:color="auto" w:fill="auto"/>
            <w:noWrap/>
            <w:vAlign w:val="center"/>
          </w:tcPr>
          <w:p w14:paraId="7E6D300C" w14:textId="77777777" w:rsidR="00F6548B" w:rsidRPr="00A249A4" w:rsidRDefault="00F6548B" w:rsidP="00BA35CD">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798" w:type="dxa"/>
            <w:shd w:val="clear" w:color="auto" w:fill="auto"/>
          </w:tcPr>
          <w:p w14:paraId="3DD94807" w14:textId="77777777" w:rsidR="00F6548B" w:rsidRDefault="00F6548B" w:rsidP="00BA35CD">
            <w:pPr>
              <w:ind w:firstLineChars="0" w:firstLine="0"/>
            </w:pPr>
            <w:r w:rsidRPr="007E05EB">
              <w:rPr>
                <w:rFonts w:ascii="宋体" w:eastAsia="宋体" w:hAnsi="宋体" w:cs="宋体" w:hint="eastAsia"/>
                <w:color w:val="000000"/>
                <w:kern w:val="0"/>
                <w:sz w:val="20"/>
                <w:szCs w:val="20"/>
              </w:rPr>
              <w:t>M</w:t>
            </w:r>
          </w:p>
        </w:tc>
        <w:tc>
          <w:tcPr>
            <w:tcW w:w="2411" w:type="dxa"/>
            <w:shd w:val="clear" w:color="auto" w:fill="auto"/>
            <w:vAlign w:val="center"/>
          </w:tcPr>
          <w:p w14:paraId="53ACFE32" w14:textId="77777777" w:rsidR="00F6548B" w:rsidRPr="00741440" w:rsidRDefault="00F6548B" w:rsidP="00BA35CD">
            <w:pPr>
              <w:widowControl/>
              <w:spacing w:line="240" w:lineRule="auto"/>
              <w:ind w:firstLineChars="0" w:firstLine="0"/>
              <w:jc w:val="left"/>
              <w:rPr>
                <w:rFonts w:ascii="宋体" w:eastAsia="宋体" w:hAnsi="宋体" w:cs="宋体"/>
                <w:color w:val="000000"/>
                <w:kern w:val="0"/>
                <w:sz w:val="20"/>
                <w:szCs w:val="20"/>
              </w:rPr>
            </w:pPr>
          </w:p>
        </w:tc>
      </w:tr>
    </w:tbl>
    <w:p w14:paraId="0B34D6A1" w14:textId="61427CE5" w:rsidR="00DE627E" w:rsidRDefault="00DE627E" w:rsidP="00DE627E">
      <w:pPr>
        <w:pStyle w:val="4"/>
        <w:numPr>
          <w:ilvl w:val="3"/>
          <w:numId w:val="4"/>
        </w:numPr>
        <w:ind w:left="0" w:firstLineChars="0" w:firstLine="0"/>
      </w:pPr>
      <w:r>
        <w:rPr>
          <w:rFonts w:hint="eastAsia"/>
        </w:rPr>
        <w:t>往</w:t>
      </w:r>
      <w:r w:rsidR="00384029">
        <w:rPr>
          <w:rFonts w:hint="eastAsia"/>
        </w:rPr>
        <w:t>账结算行</w:t>
      </w:r>
      <w:r w:rsidR="00384029">
        <w:t>应答超时通知接口</w:t>
      </w:r>
      <w:r w:rsidR="00FA02B6">
        <w:t>（新增）</w:t>
      </w:r>
    </w:p>
    <w:p w14:paraId="6F640BE4" w14:textId="77777777" w:rsidR="00384029" w:rsidRDefault="00384029" w:rsidP="001643FA">
      <w:pPr>
        <w:ind w:firstLine="482"/>
      </w:pPr>
      <w:r w:rsidRPr="00384029">
        <w:rPr>
          <w:rFonts w:hint="eastAsia"/>
          <w:b/>
        </w:rPr>
        <w:t>功能</w:t>
      </w:r>
      <w:r>
        <w:rPr>
          <w:rFonts w:hint="eastAsia"/>
        </w:rPr>
        <w:t>：交易所在规定时间内没有收到结算行的往账应答报文，则向会员二级系统发送该超时通知。</w:t>
      </w:r>
    </w:p>
    <w:p w14:paraId="6C2928AE" w14:textId="77777777" w:rsidR="00384029" w:rsidRDefault="00384029" w:rsidP="001643FA">
      <w:pPr>
        <w:ind w:firstLine="480"/>
      </w:pPr>
      <w:r>
        <w:rPr>
          <w:rFonts w:hint="eastAsia"/>
        </w:rPr>
        <w:t>消息体格式如下：</w:t>
      </w:r>
    </w:p>
    <w:tbl>
      <w:tblPr>
        <w:tblW w:w="8794"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8"/>
        <w:gridCol w:w="1953"/>
        <w:gridCol w:w="1559"/>
        <w:gridCol w:w="760"/>
        <w:gridCol w:w="3724"/>
      </w:tblGrid>
      <w:tr w:rsidR="001643FA" w:rsidRPr="00741440" w14:paraId="2A3100A1" w14:textId="77777777" w:rsidTr="001643FA">
        <w:trPr>
          <w:trHeight w:val="270"/>
          <w:tblHeader/>
        </w:trPr>
        <w:tc>
          <w:tcPr>
            <w:tcW w:w="798" w:type="dxa"/>
            <w:shd w:val="clear" w:color="000000" w:fill="D9D9D9"/>
            <w:noWrap/>
            <w:vAlign w:val="center"/>
            <w:hideMark/>
          </w:tcPr>
          <w:p w14:paraId="6935E311" w14:textId="77777777" w:rsidR="001643FA" w:rsidRPr="00741440" w:rsidRDefault="001643FA" w:rsidP="001643FA">
            <w:pPr>
              <w:widowControl/>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lastRenderedPageBreak/>
              <w:t>域号</w:t>
            </w:r>
          </w:p>
        </w:tc>
        <w:tc>
          <w:tcPr>
            <w:tcW w:w="1953" w:type="dxa"/>
            <w:shd w:val="clear" w:color="000000" w:fill="D9D9D9"/>
            <w:noWrap/>
            <w:vAlign w:val="center"/>
            <w:hideMark/>
          </w:tcPr>
          <w:p w14:paraId="5354F3DF" w14:textId="77777777" w:rsidR="001643FA" w:rsidRPr="00741440" w:rsidRDefault="001643FA" w:rsidP="001643FA">
            <w:pPr>
              <w:widowControl/>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域名</w:t>
            </w:r>
          </w:p>
        </w:tc>
        <w:tc>
          <w:tcPr>
            <w:tcW w:w="1559" w:type="dxa"/>
            <w:shd w:val="clear" w:color="000000" w:fill="D9D9D9"/>
            <w:noWrap/>
            <w:vAlign w:val="center"/>
            <w:hideMark/>
          </w:tcPr>
          <w:p w14:paraId="7D1C83AE" w14:textId="77777777" w:rsidR="001643FA" w:rsidRPr="00741440" w:rsidRDefault="001643FA" w:rsidP="001643FA">
            <w:pPr>
              <w:widowControl/>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shd w:val="clear" w:color="000000" w:fill="D9D9D9"/>
            <w:noWrap/>
            <w:vAlign w:val="center"/>
            <w:hideMark/>
          </w:tcPr>
          <w:p w14:paraId="49F4A9F7" w14:textId="7E407BD9" w:rsidR="001643FA" w:rsidRPr="00741440" w:rsidRDefault="001643FA" w:rsidP="001643FA">
            <w:pPr>
              <w:widowControl/>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回报</w:t>
            </w:r>
          </w:p>
        </w:tc>
        <w:tc>
          <w:tcPr>
            <w:tcW w:w="3724" w:type="dxa"/>
            <w:shd w:val="clear" w:color="000000" w:fill="D9D9D9"/>
            <w:noWrap/>
            <w:vAlign w:val="center"/>
            <w:hideMark/>
          </w:tcPr>
          <w:p w14:paraId="4A293708" w14:textId="77777777" w:rsidR="001643FA" w:rsidRPr="00741440" w:rsidRDefault="001643FA" w:rsidP="001643FA">
            <w:pPr>
              <w:widowControl/>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说明</w:t>
            </w:r>
          </w:p>
        </w:tc>
      </w:tr>
      <w:tr w:rsidR="001643FA" w:rsidRPr="00741440" w14:paraId="0D089562" w14:textId="77777777" w:rsidTr="001643FA">
        <w:trPr>
          <w:trHeight w:val="270"/>
        </w:trPr>
        <w:tc>
          <w:tcPr>
            <w:tcW w:w="798" w:type="dxa"/>
            <w:shd w:val="clear" w:color="auto" w:fill="auto"/>
            <w:noWrap/>
            <w:vAlign w:val="center"/>
            <w:hideMark/>
          </w:tcPr>
          <w:p w14:paraId="3F6B593A"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M00</w:t>
            </w:r>
          </w:p>
        </w:tc>
        <w:tc>
          <w:tcPr>
            <w:tcW w:w="1953" w:type="dxa"/>
            <w:shd w:val="clear" w:color="auto" w:fill="auto"/>
            <w:vAlign w:val="center"/>
            <w:hideMark/>
          </w:tcPr>
          <w:p w14:paraId="144AD712"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memberID</w:t>
            </w:r>
          </w:p>
        </w:tc>
        <w:tc>
          <w:tcPr>
            <w:tcW w:w="1559" w:type="dxa"/>
            <w:shd w:val="clear" w:color="auto" w:fill="auto"/>
            <w:noWrap/>
            <w:vAlign w:val="center"/>
            <w:hideMark/>
          </w:tcPr>
          <w:p w14:paraId="16298E94"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会员代码</w:t>
            </w:r>
          </w:p>
        </w:tc>
        <w:tc>
          <w:tcPr>
            <w:tcW w:w="760" w:type="dxa"/>
            <w:shd w:val="clear" w:color="auto" w:fill="auto"/>
            <w:noWrap/>
            <w:vAlign w:val="center"/>
            <w:hideMark/>
          </w:tcPr>
          <w:p w14:paraId="534F90B7"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3724" w:type="dxa"/>
            <w:shd w:val="clear" w:color="auto" w:fill="auto"/>
            <w:noWrap/>
            <w:vAlign w:val="center"/>
            <w:hideMark/>
          </w:tcPr>
          <w:p w14:paraId="2E6FAB3A"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p>
        </w:tc>
      </w:tr>
      <w:tr w:rsidR="001643FA" w:rsidRPr="00741440" w14:paraId="06CDEFAB" w14:textId="77777777" w:rsidTr="001643FA">
        <w:trPr>
          <w:trHeight w:val="270"/>
        </w:trPr>
        <w:tc>
          <w:tcPr>
            <w:tcW w:w="798" w:type="dxa"/>
            <w:shd w:val="clear" w:color="auto" w:fill="auto"/>
            <w:noWrap/>
            <w:vAlign w:val="center"/>
          </w:tcPr>
          <w:p w14:paraId="418CA3C6" w14:textId="77777777" w:rsidR="001643FA" w:rsidRPr="00984E1E" w:rsidRDefault="001643FA" w:rsidP="001643FA">
            <w:pPr>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53" w:type="dxa"/>
            <w:shd w:val="clear" w:color="auto" w:fill="auto"/>
            <w:vAlign w:val="center"/>
          </w:tcPr>
          <w:p w14:paraId="4B73BD98" w14:textId="77777777" w:rsidR="001643FA" w:rsidRPr="00E551A2" w:rsidRDefault="001643FA" w:rsidP="00E551A2">
            <w:pPr>
              <w:widowControl/>
              <w:ind w:firstLineChars="0" w:firstLine="0"/>
              <w:jc w:val="left"/>
              <w:rPr>
                <w:rFonts w:ascii="宋体" w:eastAsia="宋体" w:hAnsi="宋体" w:cs="宋体"/>
                <w:color w:val="000000"/>
                <w:kern w:val="0"/>
                <w:sz w:val="20"/>
                <w:szCs w:val="20"/>
              </w:rPr>
            </w:pPr>
            <w:r w:rsidRPr="00E551A2">
              <w:rPr>
                <w:rFonts w:ascii="宋体" w:eastAsia="宋体" w:hAnsi="宋体" w:cs="宋体"/>
                <w:color w:val="000000"/>
                <w:kern w:val="0"/>
                <w:sz w:val="20"/>
                <w:szCs w:val="20"/>
              </w:rPr>
              <w:t>seatID</w:t>
            </w:r>
          </w:p>
        </w:tc>
        <w:tc>
          <w:tcPr>
            <w:tcW w:w="1559" w:type="dxa"/>
            <w:shd w:val="clear" w:color="auto" w:fill="auto"/>
            <w:noWrap/>
            <w:vAlign w:val="center"/>
          </w:tcPr>
          <w:p w14:paraId="323D41D1" w14:textId="77777777" w:rsidR="001643FA" w:rsidRPr="00E551A2" w:rsidRDefault="001643FA" w:rsidP="00E551A2">
            <w:pPr>
              <w:widowControl/>
              <w:ind w:firstLineChars="0" w:firstLine="0"/>
              <w:jc w:val="left"/>
              <w:rPr>
                <w:rFonts w:ascii="宋体" w:eastAsia="宋体" w:hAnsi="宋体" w:cs="宋体"/>
                <w:color w:val="000000"/>
                <w:kern w:val="0"/>
                <w:sz w:val="20"/>
                <w:szCs w:val="20"/>
              </w:rPr>
            </w:pPr>
            <w:r w:rsidRPr="00E551A2">
              <w:rPr>
                <w:rFonts w:ascii="宋体" w:eastAsia="宋体" w:hAnsi="宋体" w:cs="宋体" w:hint="eastAsia"/>
                <w:color w:val="000000"/>
                <w:kern w:val="0"/>
                <w:sz w:val="20"/>
                <w:szCs w:val="20"/>
              </w:rPr>
              <w:t>席位代码</w:t>
            </w:r>
          </w:p>
        </w:tc>
        <w:tc>
          <w:tcPr>
            <w:tcW w:w="760" w:type="dxa"/>
            <w:shd w:val="clear" w:color="auto" w:fill="auto"/>
            <w:noWrap/>
            <w:vAlign w:val="center"/>
          </w:tcPr>
          <w:p w14:paraId="7312C158" w14:textId="77777777" w:rsidR="001643FA" w:rsidRPr="00E551A2" w:rsidRDefault="001643FA" w:rsidP="00E551A2">
            <w:pPr>
              <w:widowControl/>
              <w:ind w:firstLineChars="0" w:firstLine="0"/>
              <w:jc w:val="left"/>
              <w:rPr>
                <w:rFonts w:ascii="宋体" w:eastAsia="宋体" w:hAnsi="宋体" w:cs="宋体"/>
                <w:color w:val="000000"/>
                <w:kern w:val="0"/>
                <w:sz w:val="20"/>
                <w:szCs w:val="20"/>
              </w:rPr>
            </w:pPr>
            <w:r w:rsidRPr="00E551A2">
              <w:rPr>
                <w:rFonts w:ascii="宋体" w:eastAsia="宋体" w:hAnsi="宋体" w:cs="宋体" w:hint="eastAsia"/>
                <w:color w:val="000000"/>
                <w:kern w:val="0"/>
                <w:sz w:val="20"/>
                <w:szCs w:val="20"/>
              </w:rPr>
              <w:t>M</w:t>
            </w:r>
          </w:p>
        </w:tc>
        <w:tc>
          <w:tcPr>
            <w:tcW w:w="3724" w:type="dxa"/>
            <w:shd w:val="clear" w:color="auto" w:fill="auto"/>
            <w:noWrap/>
            <w:vAlign w:val="center"/>
          </w:tcPr>
          <w:p w14:paraId="319045AE" w14:textId="77777777" w:rsidR="001643FA" w:rsidRPr="003E783F" w:rsidRDefault="001643FA" w:rsidP="001643FA">
            <w:pPr>
              <w:widowControl/>
              <w:ind w:firstLineChars="0" w:firstLine="0"/>
              <w:jc w:val="left"/>
              <w:rPr>
                <w:rFonts w:ascii="宋体" w:eastAsia="宋体" w:hAnsi="宋体" w:cs="宋体"/>
                <w:color w:val="000000"/>
                <w:kern w:val="0"/>
                <w:sz w:val="20"/>
                <w:szCs w:val="20"/>
              </w:rPr>
            </w:pPr>
          </w:p>
        </w:tc>
      </w:tr>
      <w:tr w:rsidR="001643FA" w:rsidRPr="00741440" w14:paraId="3840C021" w14:textId="77777777" w:rsidTr="001643FA">
        <w:trPr>
          <w:trHeight w:val="270"/>
        </w:trPr>
        <w:tc>
          <w:tcPr>
            <w:tcW w:w="798" w:type="dxa"/>
            <w:shd w:val="clear" w:color="auto" w:fill="auto"/>
            <w:noWrap/>
            <w:vAlign w:val="center"/>
            <w:hideMark/>
          </w:tcPr>
          <w:p w14:paraId="5A043313"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53" w:type="dxa"/>
            <w:shd w:val="clear" w:color="auto" w:fill="auto"/>
            <w:noWrap/>
            <w:vAlign w:val="center"/>
            <w:hideMark/>
          </w:tcPr>
          <w:p w14:paraId="6E2832EC"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clientID</w:t>
            </w:r>
          </w:p>
        </w:tc>
        <w:tc>
          <w:tcPr>
            <w:tcW w:w="1559" w:type="dxa"/>
            <w:shd w:val="clear" w:color="auto" w:fill="auto"/>
            <w:noWrap/>
            <w:vAlign w:val="center"/>
            <w:hideMark/>
          </w:tcPr>
          <w:p w14:paraId="17366B77"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客户代码</w:t>
            </w:r>
          </w:p>
        </w:tc>
        <w:tc>
          <w:tcPr>
            <w:tcW w:w="760" w:type="dxa"/>
            <w:shd w:val="clear" w:color="auto" w:fill="auto"/>
            <w:vAlign w:val="center"/>
            <w:hideMark/>
          </w:tcPr>
          <w:p w14:paraId="1DC58515"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3724" w:type="dxa"/>
            <w:shd w:val="clear" w:color="auto" w:fill="auto"/>
            <w:vAlign w:val="center"/>
            <w:hideMark/>
          </w:tcPr>
          <w:p w14:paraId="3D8F29BB"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p>
        </w:tc>
      </w:tr>
      <w:tr w:rsidR="001643FA" w:rsidRPr="00741440" w14:paraId="5F2D8A7D" w14:textId="77777777" w:rsidTr="001643FA">
        <w:trPr>
          <w:trHeight w:val="270"/>
        </w:trPr>
        <w:tc>
          <w:tcPr>
            <w:tcW w:w="798" w:type="dxa"/>
            <w:shd w:val="clear" w:color="auto" w:fill="auto"/>
            <w:noWrap/>
            <w:vAlign w:val="center"/>
          </w:tcPr>
          <w:p w14:paraId="4AA1951D" w14:textId="77777777" w:rsidR="001643FA"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w:t>
            </w:r>
            <w:r>
              <w:rPr>
                <w:rFonts w:ascii="宋体" w:eastAsia="宋体" w:hAnsi="宋体" w:cs="宋体"/>
                <w:color w:val="000000"/>
                <w:kern w:val="0"/>
                <w:sz w:val="20"/>
                <w:szCs w:val="20"/>
              </w:rPr>
              <w:t>40</w:t>
            </w:r>
          </w:p>
        </w:tc>
        <w:tc>
          <w:tcPr>
            <w:tcW w:w="1953" w:type="dxa"/>
            <w:shd w:val="clear" w:color="auto" w:fill="auto"/>
            <w:noWrap/>
            <w:vAlign w:val="center"/>
          </w:tcPr>
          <w:p w14:paraId="33E256E6"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DD3A9D">
              <w:rPr>
                <w:rFonts w:ascii="宋体" w:eastAsia="宋体" w:hAnsi="宋体" w:cs="宋体"/>
                <w:color w:val="000000"/>
                <w:kern w:val="0"/>
                <w:sz w:val="20"/>
                <w:szCs w:val="20"/>
              </w:rPr>
              <w:t>settleBankID</w:t>
            </w:r>
          </w:p>
        </w:tc>
        <w:tc>
          <w:tcPr>
            <w:tcW w:w="1559" w:type="dxa"/>
            <w:shd w:val="clear" w:color="auto" w:fill="auto"/>
            <w:noWrap/>
            <w:vAlign w:val="center"/>
          </w:tcPr>
          <w:p w14:paraId="0D2C7579"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结算行</w:t>
            </w:r>
            <w:r>
              <w:rPr>
                <w:rFonts w:ascii="宋体" w:eastAsia="宋体" w:hAnsi="宋体" w:cs="宋体"/>
                <w:color w:val="000000"/>
                <w:kern w:val="0"/>
                <w:sz w:val="20"/>
                <w:szCs w:val="20"/>
              </w:rPr>
              <w:t>号</w:t>
            </w:r>
          </w:p>
        </w:tc>
        <w:tc>
          <w:tcPr>
            <w:tcW w:w="760" w:type="dxa"/>
            <w:shd w:val="clear" w:color="auto" w:fill="auto"/>
            <w:vAlign w:val="center"/>
          </w:tcPr>
          <w:p w14:paraId="7DA3541B" w14:textId="77777777" w:rsidR="001643FA"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3724" w:type="dxa"/>
            <w:shd w:val="clear" w:color="auto" w:fill="auto"/>
            <w:vAlign w:val="center"/>
          </w:tcPr>
          <w:p w14:paraId="7DDE9600"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p>
        </w:tc>
      </w:tr>
      <w:tr w:rsidR="001643FA" w:rsidRPr="00741440" w14:paraId="7BA4E6EB" w14:textId="77777777" w:rsidTr="001643FA">
        <w:trPr>
          <w:trHeight w:val="270"/>
        </w:trPr>
        <w:tc>
          <w:tcPr>
            <w:tcW w:w="798" w:type="dxa"/>
            <w:shd w:val="clear" w:color="auto" w:fill="auto"/>
            <w:noWrap/>
            <w:vAlign w:val="center"/>
            <w:hideMark/>
          </w:tcPr>
          <w:p w14:paraId="213B7B0D"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T80</w:t>
            </w:r>
          </w:p>
        </w:tc>
        <w:tc>
          <w:tcPr>
            <w:tcW w:w="1953" w:type="dxa"/>
            <w:shd w:val="clear" w:color="auto" w:fill="auto"/>
            <w:noWrap/>
            <w:vAlign w:val="center"/>
            <w:hideMark/>
          </w:tcPr>
          <w:p w14:paraId="01EC55A7" w14:textId="2FB10473" w:rsidR="001643FA" w:rsidRPr="00741440" w:rsidRDefault="009A0D03"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seqNo2</w:t>
            </w:r>
          </w:p>
        </w:tc>
        <w:tc>
          <w:tcPr>
            <w:tcW w:w="1559" w:type="dxa"/>
            <w:shd w:val="clear" w:color="auto" w:fill="auto"/>
            <w:noWrap/>
            <w:vAlign w:val="center"/>
            <w:hideMark/>
          </w:tcPr>
          <w:p w14:paraId="629E966C" w14:textId="35046A5F" w:rsidR="001643FA" w:rsidRPr="00741440"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流水号</w:t>
            </w:r>
          </w:p>
        </w:tc>
        <w:tc>
          <w:tcPr>
            <w:tcW w:w="760" w:type="dxa"/>
            <w:shd w:val="clear" w:color="auto" w:fill="auto"/>
            <w:noWrap/>
            <w:vAlign w:val="center"/>
            <w:hideMark/>
          </w:tcPr>
          <w:p w14:paraId="78FD9443"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3724" w:type="dxa"/>
            <w:shd w:val="clear" w:color="auto" w:fill="auto"/>
            <w:noWrap/>
            <w:hideMark/>
          </w:tcPr>
          <w:p w14:paraId="332DB5D1" w14:textId="05719A01" w:rsidR="001643FA" w:rsidRPr="00D84A76" w:rsidRDefault="009A0D03"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交易所</w:t>
            </w:r>
            <w:r w:rsidR="001643FA">
              <w:rPr>
                <w:rFonts w:ascii="宋体" w:eastAsia="宋体" w:hAnsi="宋体" w:cs="宋体" w:hint="eastAsia"/>
                <w:color w:val="000000"/>
                <w:kern w:val="0"/>
                <w:sz w:val="20"/>
                <w:szCs w:val="20"/>
              </w:rPr>
              <w:t>流水号</w:t>
            </w:r>
          </w:p>
        </w:tc>
      </w:tr>
      <w:tr w:rsidR="001643FA" w:rsidRPr="00741440" w14:paraId="3EBC12D6" w14:textId="77777777" w:rsidTr="001643FA">
        <w:trPr>
          <w:trHeight w:val="270"/>
        </w:trPr>
        <w:tc>
          <w:tcPr>
            <w:tcW w:w="798" w:type="dxa"/>
            <w:shd w:val="clear" w:color="auto" w:fill="auto"/>
            <w:noWrap/>
            <w:vAlign w:val="center"/>
            <w:hideMark/>
          </w:tcPr>
          <w:p w14:paraId="0DE6E34C"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T55</w:t>
            </w:r>
          </w:p>
        </w:tc>
        <w:tc>
          <w:tcPr>
            <w:tcW w:w="1953" w:type="dxa"/>
            <w:shd w:val="clear" w:color="auto" w:fill="auto"/>
            <w:noWrap/>
            <w:vAlign w:val="center"/>
            <w:hideMark/>
          </w:tcPr>
          <w:p w14:paraId="6DAA8B9D"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amount</w:t>
            </w:r>
          </w:p>
        </w:tc>
        <w:tc>
          <w:tcPr>
            <w:tcW w:w="1559" w:type="dxa"/>
            <w:shd w:val="clear" w:color="auto" w:fill="auto"/>
            <w:noWrap/>
            <w:vAlign w:val="center"/>
            <w:hideMark/>
          </w:tcPr>
          <w:p w14:paraId="42BAE64D"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往账</w:t>
            </w:r>
            <w:r w:rsidRPr="00741440">
              <w:rPr>
                <w:rFonts w:ascii="宋体" w:eastAsia="宋体" w:hAnsi="宋体" w:cs="宋体" w:hint="eastAsia"/>
                <w:color w:val="000000"/>
                <w:kern w:val="0"/>
                <w:sz w:val="20"/>
                <w:szCs w:val="20"/>
              </w:rPr>
              <w:t>金额</w:t>
            </w:r>
          </w:p>
        </w:tc>
        <w:tc>
          <w:tcPr>
            <w:tcW w:w="760" w:type="dxa"/>
            <w:shd w:val="clear" w:color="auto" w:fill="auto"/>
            <w:noWrap/>
            <w:vAlign w:val="center"/>
            <w:hideMark/>
          </w:tcPr>
          <w:p w14:paraId="1721E2FB"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3724" w:type="dxa"/>
            <w:shd w:val="clear" w:color="auto" w:fill="auto"/>
            <w:noWrap/>
            <w:hideMark/>
          </w:tcPr>
          <w:p w14:paraId="0A0D63D8" w14:textId="77777777" w:rsidR="001643FA" w:rsidRPr="00D84A76" w:rsidRDefault="001643FA" w:rsidP="001643FA">
            <w:pPr>
              <w:widowControl/>
              <w:ind w:firstLineChars="0" w:firstLine="0"/>
              <w:jc w:val="left"/>
              <w:rPr>
                <w:rFonts w:ascii="宋体" w:eastAsia="宋体" w:hAnsi="宋体" w:cs="宋体"/>
                <w:color w:val="000000"/>
                <w:kern w:val="0"/>
                <w:sz w:val="20"/>
                <w:szCs w:val="20"/>
              </w:rPr>
            </w:pPr>
          </w:p>
        </w:tc>
      </w:tr>
      <w:tr w:rsidR="001643FA" w:rsidRPr="00741440" w14:paraId="7534C11B" w14:textId="77777777" w:rsidTr="001643FA">
        <w:trPr>
          <w:trHeight w:val="270"/>
        </w:trPr>
        <w:tc>
          <w:tcPr>
            <w:tcW w:w="798" w:type="dxa"/>
            <w:shd w:val="clear" w:color="auto" w:fill="auto"/>
            <w:noWrap/>
            <w:vAlign w:val="center"/>
            <w:hideMark/>
          </w:tcPr>
          <w:p w14:paraId="2CEED673"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J04</w:t>
            </w:r>
          </w:p>
        </w:tc>
        <w:tc>
          <w:tcPr>
            <w:tcW w:w="1953" w:type="dxa"/>
            <w:shd w:val="clear" w:color="auto" w:fill="auto"/>
            <w:vAlign w:val="center"/>
            <w:hideMark/>
          </w:tcPr>
          <w:p w14:paraId="61A5D317"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toDoTxDate</w:t>
            </w:r>
          </w:p>
        </w:tc>
        <w:tc>
          <w:tcPr>
            <w:tcW w:w="1559" w:type="dxa"/>
            <w:shd w:val="clear" w:color="auto" w:fill="auto"/>
            <w:noWrap/>
            <w:vAlign w:val="center"/>
            <w:hideMark/>
          </w:tcPr>
          <w:p w14:paraId="31A006FA"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发电记账日期</w:t>
            </w:r>
          </w:p>
        </w:tc>
        <w:tc>
          <w:tcPr>
            <w:tcW w:w="760" w:type="dxa"/>
            <w:shd w:val="clear" w:color="auto" w:fill="auto"/>
            <w:noWrap/>
            <w:vAlign w:val="center"/>
            <w:hideMark/>
          </w:tcPr>
          <w:p w14:paraId="633874B1" w14:textId="722DC385" w:rsidR="001643FA" w:rsidRPr="00741440" w:rsidRDefault="00F019B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3724" w:type="dxa"/>
            <w:shd w:val="clear" w:color="auto" w:fill="auto"/>
            <w:vAlign w:val="center"/>
          </w:tcPr>
          <w:p w14:paraId="07E19C45"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往账记录对应的发电流水记录的日期</w:t>
            </w:r>
          </w:p>
        </w:tc>
      </w:tr>
      <w:tr w:rsidR="001643FA" w:rsidRPr="00741440" w14:paraId="6AB92D47" w14:textId="77777777" w:rsidTr="001643FA">
        <w:trPr>
          <w:trHeight w:val="270"/>
        </w:trPr>
        <w:tc>
          <w:tcPr>
            <w:tcW w:w="798" w:type="dxa"/>
            <w:shd w:val="clear" w:color="auto" w:fill="auto"/>
            <w:noWrap/>
            <w:vAlign w:val="center"/>
            <w:hideMark/>
          </w:tcPr>
          <w:p w14:paraId="6C79D1AB"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J03</w:t>
            </w:r>
          </w:p>
        </w:tc>
        <w:tc>
          <w:tcPr>
            <w:tcW w:w="1953" w:type="dxa"/>
            <w:shd w:val="clear" w:color="auto" w:fill="auto"/>
            <w:vAlign w:val="center"/>
            <w:hideMark/>
          </w:tcPr>
          <w:p w14:paraId="186D70C7"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toDoTxseqNo</w:t>
            </w:r>
          </w:p>
        </w:tc>
        <w:tc>
          <w:tcPr>
            <w:tcW w:w="1559" w:type="dxa"/>
            <w:shd w:val="clear" w:color="auto" w:fill="auto"/>
            <w:noWrap/>
            <w:vAlign w:val="center"/>
            <w:hideMark/>
          </w:tcPr>
          <w:p w14:paraId="398C4C3F"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发电流水序号</w:t>
            </w:r>
          </w:p>
        </w:tc>
        <w:tc>
          <w:tcPr>
            <w:tcW w:w="760" w:type="dxa"/>
            <w:shd w:val="clear" w:color="auto" w:fill="auto"/>
            <w:noWrap/>
            <w:vAlign w:val="center"/>
            <w:hideMark/>
          </w:tcPr>
          <w:p w14:paraId="5655F170" w14:textId="60B2B721" w:rsidR="001643FA" w:rsidRPr="00741440" w:rsidRDefault="00F019B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3724" w:type="dxa"/>
            <w:shd w:val="clear" w:color="auto" w:fill="auto"/>
            <w:vAlign w:val="center"/>
          </w:tcPr>
          <w:p w14:paraId="3A1C4CC0"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往账记录对应的发电流水记录的序号</w:t>
            </w:r>
          </w:p>
        </w:tc>
      </w:tr>
      <w:tr w:rsidR="001643FA" w:rsidRPr="00741440" w14:paraId="3E53A57B" w14:textId="77777777" w:rsidTr="001643FA">
        <w:trPr>
          <w:trHeight w:val="270"/>
        </w:trPr>
        <w:tc>
          <w:tcPr>
            <w:tcW w:w="798" w:type="dxa"/>
            <w:shd w:val="clear" w:color="auto" w:fill="auto"/>
            <w:noWrap/>
            <w:vAlign w:val="center"/>
          </w:tcPr>
          <w:p w14:paraId="0462D052"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J08</w:t>
            </w:r>
          </w:p>
        </w:tc>
        <w:tc>
          <w:tcPr>
            <w:tcW w:w="1953" w:type="dxa"/>
            <w:shd w:val="clear" w:color="auto" w:fill="auto"/>
            <w:vAlign w:val="center"/>
          </w:tcPr>
          <w:p w14:paraId="5DDE86D2"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abstract</w:t>
            </w:r>
          </w:p>
        </w:tc>
        <w:tc>
          <w:tcPr>
            <w:tcW w:w="1559" w:type="dxa"/>
            <w:shd w:val="clear" w:color="auto" w:fill="auto"/>
            <w:noWrap/>
            <w:vAlign w:val="center"/>
          </w:tcPr>
          <w:p w14:paraId="3CE7067F"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摘要</w:t>
            </w:r>
          </w:p>
        </w:tc>
        <w:tc>
          <w:tcPr>
            <w:tcW w:w="760" w:type="dxa"/>
            <w:shd w:val="clear" w:color="auto" w:fill="auto"/>
            <w:noWrap/>
            <w:vAlign w:val="center"/>
          </w:tcPr>
          <w:p w14:paraId="05F118AC" w14:textId="22465A7E" w:rsidR="001643FA" w:rsidRPr="00741440" w:rsidRDefault="00F019B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3724" w:type="dxa"/>
            <w:shd w:val="clear" w:color="auto" w:fill="auto"/>
            <w:vAlign w:val="center"/>
          </w:tcPr>
          <w:p w14:paraId="0D4C2C7E" w14:textId="77777777" w:rsidR="001643FA" w:rsidRPr="00741440" w:rsidRDefault="001643FA" w:rsidP="001643FA">
            <w:pPr>
              <w:widowControl/>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一般为“黄金买卖”</w:t>
            </w:r>
          </w:p>
        </w:tc>
      </w:tr>
    </w:tbl>
    <w:p w14:paraId="6607D96F" w14:textId="250E698A" w:rsidR="00F6548B" w:rsidRDefault="005B02D1" w:rsidP="001643FA">
      <w:pPr>
        <w:ind w:firstLine="482"/>
      </w:pPr>
      <w:r w:rsidRPr="005B02D1">
        <w:rPr>
          <w:rFonts w:hint="eastAsia"/>
          <w:b/>
        </w:rPr>
        <w:t>异常处理：</w:t>
      </w:r>
      <w:r w:rsidRPr="005B02D1">
        <w:rPr>
          <w:rFonts w:hint="eastAsia"/>
        </w:rPr>
        <w:t>如果该往账请求不是会员二级系统发起的，则会员二级系统忽略该通知报文。</w:t>
      </w:r>
    </w:p>
    <w:p w14:paraId="562D67B7" w14:textId="77777777" w:rsidR="0096390C" w:rsidRDefault="0096390C" w:rsidP="0096390C">
      <w:pPr>
        <w:pStyle w:val="3"/>
        <w:numPr>
          <w:ilvl w:val="2"/>
          <w:numId w:val="4"/>
        </w:numPr>
        <w:ind w:left="0" w:firstLineChars="0" w:firstLine="0"/>
      </w:pPr>
      <w:bookmarkStart w:id="46" w:name="_Toc475106243"/>
      <w:r>
        <w:rPr>
          <w:rFonts w:hint="eastAsia"/>
        </w:rPr>
        <w:t>资金密码维护</w:t>
      </w:r>
      <w:bookmarkEnd w:id="46"/>
    </w:p>
    <w:p w14:paraId="26F0C301" w14:textId="77777777" w:rsidR="0096390C" w:rsidRDefault="0096390C" w:rsidP="0096390C">
      <w:pPr>
        <w:pStyle w:val="4"/>
        <w:numPr>
          <w:ilvl w:val="3"/>
          <w:numId w:val="4"/>
        </w:numPr>
        <w:ind w:left="0" w:firstLineChars="0" w:firstLine="0"/>
      </w:pPr>
      <w:r w:rsidRPr="0096390C">
        <w:rPr>
          <w:rFonts w:hint="eastAsia"/>
        </w:rPr>
        <w:t>增加资金密码请求及应答</w:t>
      </w:r>
    </w:p>
    <w:p w14:paraId="7D75C9F0" w14:textId="77777777" w:rsidR="00191417" w:rsidRDefault="00191417" w:rsidP="001643FA">
      <w:pPr>
        <w:ind w:firstLine="482"/>
      </w:pPr>
      <w:r w:rsidRPr="00733244">
        <w:rPr>
          <w:rFonts w:hint="eastAsia"/>
          <w:b/>
        </w:rPr>
        <w:t>功能</w:t>
      </w:r>
      <w:r>
        <w:rPr>
          <w:rFonts w:hint="eastAsia"/>
        </w:rPr>
        <w:t>：增加资金密码指令用于会员二级系统新增该会员所属客户的资金划转密码。</w:t>
      </w:r>
    </w:p>
    <w:p w14:paraId="2AD0EE74" w14:textId="77777777" w:rsidR="00191417" w:rsidRPr="00191417" w:rsidRDefault="00191417" w:rsidP="00191417">
      <w:pPr>
        <w:ind w:firstLine="480"/>
      </w:pPr>
      <w:r>
        <w:rPr>
          <w:rFonts w:hint="eastAsia"/>
        </w:rPr>
        <w:t>消息体格式如下：</w:t>
      </w:r>
    </w:p>
    <w:tbl>
      <w:tblPr>
        <w:tblW w:w="8552" w:type="dxa"/>
        <w:tblInd w:w="103" w:type="dxa"/>
        <w:tblLook w:val="04A0" w:firstRow="1" w:lastRow="0" w:firstColumn="1" w:lastColumn="0" w:noHBand="0" w:noVBand="1"/>
      </w:tblPr>
      <w:tblGrid>
        <w:gridCol w:w="798"/>
        <w:gridCol w:w="1916"/>
        <w:gridCol w:w="2160"/>
        <w:gridCol w:w="760"/>
        <w:gridCol w:w="798"/>
        <w:gridCol w:w="2120"/>
      </w:tblGrid>
      <w:tr w:rsidR="0064514D" w:rsidRPr="0064514D" w14:paraId="02ABB9F1" w14:textId="77777777" w:rsidTr="00F568F0">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C58B222" w14:textId="77777777" w:rsidR="0064514D" w:rsidRPr="0064514D" w:rsidRDefault="0064514D" w:rsidP="0064514D">
            <w:pPr>
              <w:widowControl/>
              <w:spacing w:line="240" w:lineRule="auto"/>
              <w:ind w:firstLineChars="0" w:firstLine="0"/>
              <w:jc w:val="left"/>
              <w:rPr>
                <w:rFonts w:ascii="宋体" w:eastAsia="宋体" w:hAnsi="宋体" w:cs="宋体"/>
                <w:b/>
                <w:bCs/>
                <w:color w:val="000000"/>
                <w:kern w:val="0"/>
                <w:sz w:val="20"/>
                <w:szCs w:val="20"/>
              </w:rPr>
            </w:pPr>
            <w:r w:rsidRPr="0064514D">
              <w:rPr>
                <w:rFonts w:ascii="宋体" w:eastAsia="宋体" w:hAnsi="宋体" w:cs="宋体" w:hint="eastAsia"/>
                <w:b/>
                <w:bCs/>
                <w:color w:val="000000"/>
                <w:kern w:val="0"/>
                <w:sz w:val="20"/>
                <w:szCs w:val="20"/>
              </w:rPr>
              <w:t>域号</w:t>
            </w:r>
          </w:p>
        </w:tc>
        <w:tc>
          <w:tcPr>
            <w:tcW w:w="1916" w:type="dxa"/>
            <w:tcBorders>
              <w:top w:val="single" w:sz="4" w:space="0" w:color="auto"/>
              <w:left w:val="nil"/>
              <w:bottom w:val="single" w:sz="4" w:space="0" w:color="auto"/>
              <w:right w:val="single" w:sz="4" w:space="0" w:color="auto"/>
            </w:tcBorders>
            <w:shd w:val="clear" w:color="000000" w:fill="D9D9D9"/>
            <w:noWrap/>
            <w:vAlign w:val="center"/>
            <w:hideMark/>
          </w:tcPr>
          <w:p w14:paraId="61B67B98" w14:textId="77777777" w:rsidR="0064514D" w:rsidRPr="0064514D" w:rsidRDefault="0064514D" w:rsidP="0064514D">
            <w:pPr>
              <w:widowControl/>
              <w:spacing w:line="240" w:lineRule="auto"/>
              <w:ind w:firstLineChars="0" w:firstLine="0"/>
              <w:jc w:val="left"/>
              <w:rPr>
                <w:rFonts w:ascii="宋体" w:eastAsia="宋体" w:hAnsi="宋体" w:cs="宋体"/>
                <w:b/>
                <w:bCs/>
                <w:color w:val="000000"/>
                <w:kern w:val="0"/>
                <w:sz w:val="20"/>
                <w:szCs w:val="20"/>
              </w:rPr>
            </w:pPr>
            <w:r w:rsidRPr="0064514D">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14:paraId="30B06DBB" w14:textId="77777777" w:rsidR="0064514D" w:rsidRPr="0064514D" w:rsidRDefault="004847B6" w:rsidP="0064514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7B6E6DE8" w14:textId="77777777" w:rsidR="0064514D" w:rsidRPr="0064514D" w:rsidRDefault="0064514D" w:rsidP="0064514D">
            <w:pPr>
              <w:widowControl/>
              <w:spacing w:line="240" w:lineRule="auto"/>
              <w:ind w:firstLineChars="0" w:firstLine="0"/>
              <w:jc w:val="left"/>
              <w:rPr>
                <w:rFonts w:ascii="宋体" w:eastAsia="宋体" w:hAnsi="宋体" w:cs="宋体"/>
                <w:b/>
                <w:bCs/>
                <w:color w:val="000000"/>
                <w:kern w:val="0"/>
                <w:sz w:val="20"/>
                <w:szCs w:val="20"/>
              </w:rPr>
            </w:pPr>
            <w:r w:rsidRPr="0064514D">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567B485A" w14:textId="77777777" w:rsidR="0064514D" w:rsidRPr="0064514D" w:rsidRDefault="0064514D" w:rsidP="0064514D">
            <w:pPr>
              <w:widowControl/>
              <w:spacing w:line="240" w:lineRule="auto"/>
              <w:ind w:firstLineChars="0" w:firstLine="0"/>
              <w:jc w:val="left"/>
              <w:rPr>
                <w:rFonts w:ascii="宋体" w:eastAsia="宋体" w:hAnsi="宋体" w:cs="宋体"/>
                <w:b/>
                <w:bCs/>
                <w:color w:val="000000"/>
                <w:kern w:val="0"/>
                <w:sz w:val="20"/>
                <w:szCs w:val="20"/>
              </w:rPr>
            </w:pPr>
            <w:r w:rsidRPr="0064514D">
              <w:rPr>
                <w:rFonts w:ascii="宋体" w:eastAsia="宋体" w:hAnsi="宋体" w:cs="宋体" w:hint="eastAsia"/>
                <w:b/>
                <w:bCs/>
                <w:color w:val="000000"/>
                <w:kern w:val="0"/>
                <w:sz w:val="20"/>
                <w:szCs w:val="20"/>
              </w:rPr>
              <w:t>应答</w:t>
            </w:r>
          </w:p>
        </w:tc>
        <w:tc>
          <w:tcPr>
            <w:tcW w:w="2120" w:type="dxa"/>
            <w:tcBorders>
              <w:top w:val="single" w:sz="4" w:space="0" w:color="auto"/>
              <w:left w:val="nil"/>
              <w:bottom w:val="single" w:sz="4" w:space="0" w:color="auto"/>
              <w:right w:val="single" w:sz="4" w:space="0" w:color="auto"/>
            </w:tcBorders>
            <w:shd w:val="clear" w:color="000000" w:fill="D9D9D9"/>
            <w:noWrap/>
            <w:vAlign w:val="center"/>
            <w:hideMark/>
          </w:tcPr>
          <w:p w14:paraId="52939443" w14:textId="77777777" w:rsidR="0064514D" w:rsidRPr="0064514D" w:rsidRDefault="0064514D" w:rsidP="0064514D">
            <w:pPr>
              <w:widowControl/>
              <w:spacing w:line="240" w:lineRule="auto"/>
              <w:ind w:firstLineChars="0" w:firstLine="0"/>
              <w:jc w:val="left"/>
              <w:rPr>
                <w:rFonts w:ascii="宋体" w:eastAsia="宋体" w:hAnsi="宋体" w:cs="宋体"/>
                <w:b/>
                <w:bCs/>
                <w:color w:val="000000"/>
                <w:kern w:val="0"/>
                <w:sz w:val="20"/>
                <w:szCs w:val="20"/>
              </w:rPr>
            </w:pPr>
            <w:r w:rsidRPr="0064514D">
              <w:rPr>
                <w:rFonts w:ascii="宋体" w:eastAsia="宋体" w:hAnsi="宋体" w:cs="宋体" w:hint="eastAsia"/>
                <w:b/>
                <w:bCs/>
                <w:color w:val="000000"/>
                <w:kern w:val="0"/>
                <w:sz w:val="20"/>
                <w:szCs w:val="20"/>
              </w:rPr>
              <w:t>说明</w:t>
            </w:r>
          </w:p>
        </w:tc>
      </w:tr>
      <w:tr w:rsidR="0064514D" w:rsidRPr="0064514D" w14:paraId="705647FA" w14:textId="2637218D"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108FFBC" w14:textId="67A47411" w:rsidR="0064514D" w:rsidRPr="0064514D" w:rsidRDefault="0064514D"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M00</w:t>
            </w:r>
          </w:p>
        </w:tc>
        <w:tc>
          <w:tcPr>
            <w:tcW w:w="1916" w:type="dxa"/>
            <w:tcBorders>
              <w:top w:val="nil"/>
              <w:left w:val="nil"/>
              <w:bottom w:val="single" w:sz="4" w:space="0" w:color="auto"/>
              <w:right w:val="single" w:sz="4" w:space="0" w:color="auto"/>
            </w:tcBorders>
            <w:shd w:val="clear" w:color="auto" w:fill="auto"/>
            <w:vAlign w:val="center"/>
            <w:hideMark/>
          </w:tcPr>
          <w:p w14:paraId="21479715" w14:textId="11C867E2" w:rsidR="0064514D" w:rsidRPr="0064514D" w:rsidRDefault="0064514D"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memberID</w:t>
            </w:r>
          </w:p>
        </w:tc>
        <w:tc>
          <w:tcPr>
            <w:tcW w:w="2160" w:type="dxa"/>
            <w:tcBorders>
              <w:top w:val="nil"/>
              <w:left w:val="nil"/>
              <w:bottom w:val="single" w:sz="4" w:space="0" w:color="auto"/>
              <w:right w:val="single" w:sz="4" w:space="0" w:color="auto"/>
            </w:tcBorders>
            <w:shd w:val="clear" w:color="auto" w:fill="auto"/>
            <w:noWrap/>
            <w:vAlign w:val="center"/>
            <w:hideMark/>
          </w:tcPr>
          <w:p w14:paraId="527BCB8E" w14:textId="28424814" w:rsidR="0064514D" w:rsidRPr="0064514D" w:rsidRDefault="0064514D"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noWrap/>
            <w:vAlign w:val="center"/>
            <w:hideMark/>
          </w:tcPr>
          <w:p w14:paraId="723CF900" w14:textId="089AEFC4" w:rsidR="0064514D" w:rsidRPr="0064514D" w:rsidRDefault="0064514D"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28295CDA" w14:textId="6394DF42" w:rsidR="0064514D" w:rsidRPr="0064514D" w:rsidRDefault="00FE2156" w:rsidP="00FE215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120" w:type="dxa"/>
            <w:tcBorders>
              <w:top w:val="nil"/>
              <w:left w:val="nil"/>
              <w:bottom w:val="single" w:sz="4" w:space="0" w:color="auto"/>
              <w:right w:val="single" w:sz="4" w:space="0" w:color="auto"/>
            </w:tcBorders>
            <w:shd w:val="clear" w:color="auto" w:fill="auto"/>
            <w:noWrap/>
            <w:vAlign w:val="center"/>
            <w:hideMark/>
          </w:tcPr>
          <w:p w14:paraId="55DBE7BE" w14:textId="08E076B8" w:rsidR="0064514D" w:rsidRPr="0064514D" w:rsidRDefault="0064514D" w:rsidP="0064514D">
            <w:pPr>
              <w:widowControl/>
              <w:spacing w:line="240" w:lineRule="auto"/>
              <w:ind w:firstLineChars="0" w:firstLine="0"/>
              <w:jc w:val="left"/>
              <w:rPr>
                <w:rFonts w:ascii="宋体" w:eastAsia="宋体" w:hAnsi="宋体" w:cs="宋体"/>
                <w:color w:val="000000"/>
                <w:kern w:val="0"/>
                <w:sz w:val="20"/>
                <w:szCs w:val="20"/>
              </w:rPr>
            </w:pPr>
          </w:p>
        </w:tc>
      </w:tr>
      <w:tr w:rsidR="005F0CE0" w:rsidRPr="0064514D" w14:paraId="4D8B50F3"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39142780" w14:textId="77777777" w:rsidR="005F0CE0" w:rsidRPr="00984E1E" w:rsidRDefault="005F0CE0"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16" w:type="dxa"/>
            <w:tcBorders>
              <w:top w:val="nil"/>
              <w:left w:val="nil"/>
              <w:bottom w:val="single" w:sz="4" w:space="0" w:color="auto"/>
              <w:right w:val="single" w:sz="4" w:space="0" w:color="auto"/>
            </w:tcBorders>
            <w:shd w:val="clear" w:color="auto" w:fill="auto"/>
            <w:vAlign w:val="center"/>
          </w:tcPr>
          <w:p w14:paraId="553C1FB5" w14:textId="77777777" w:rsidR="005F0CE0" w:rsidRPr="00984E1E" w:rsidRDefault="005F0CE0"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160" w:type="dxa"/>
            <w:tcBorders>
              <w:top w:val="nil"/>
              <w:left w:val="nil"/>
              <w:bottom w:val="single" w:sz="4" w:space="0" w:color="auto"/>
              <w:right w:val="single" w:sz="4" w:space="0" w:color="auto"/>
            </w:tcBorders>
            <w:shd w:val="clear" w:color="auto" w:fill="auto"/>
            <w:noWrap/>
            <w:vAlign w:val="center"/>
          </w:tcPr>
          <w:p w14:paraId="7E994428" w14:textId="77777777" w:rsidR="005F0CE0" w:rsidRPr="00984E1E" w:rsidRDefault="005F0CE0"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58D8B7D4" w14:textId="77777777" w:rsidR="005F0CE0" w:rsidRPr="007E3DAF" w:rsidRDefault="005F0CE0" w:rsidP="0075261B">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14:paraId="0D111F41" w14:textId="77777777" w:rsidR="005F0CE0" w:rsidRPr="00984E1E" w:rsidRDefault="005F0CE0" w:rsidP="0075261B">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120" w:type="dxa"/>
            <w:tcBorders>
              <w:top w:val="nil"/>
              <w:left w:val="nil"/>
              <w:bottom w:val="single" w:sz="4" w:space="0" w:color="auto"/>
              <w:right w:val="single" w:sz="4" w:space="0" w:color="auto"/>
            </w:tcBorders>
            <w:shd w:val="clear" w:color="auto" w:fill="auto"/>
            <w:noWrap/>
            <w:vAlign w:val="center"/>
          </w:tcPr>
          <w:p w14:paraId="64E8AEEB" w14:textId="77777777" w:rsidR="005F0CE0" w:rsidRPr="003E783F" w:rsidRDefault="005F0CE0" w:rsidP="0075261B">
            <w:pPr>
              <w:widowControl/>
              <w:spacing w:line="240" w:lineRule="auto"/>
              <w:ind w:firstLineChars="0" w:firstLine="0"/>
              <w:jc w:val="left"/>
              <w:rPr>
                <w:rFonts w:ascii="宋体" w:eastAsia="宋体" w:hAnsi="宋体" w:cs="宋体"/>
                <w:color w:val="000000"/>
                <w:kern w:val="0"/>
                <w:sz w:val="20"/>
                <w:szCs w:val="20"/>
              </w:rPr>
            </w:pPr>
          </w:p>
        </w:tc>
      </w:tr>
      <w:tr w:rsidR="005F0CE0" w:rsidRPr="0064514D" w14:paraId="16ED5636"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4AD6379" w14:textId="77777777" w:rsidR="005F0CE0" w:rsidRPr="0064514D" w:rsidRDefault="005F0CE0" w:rsidP="0064514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16" w:type="dxa"/>
            <w:tcBorders>
              <w:top w:val="nil"/>
              <w:left w:val="nil"/>
              <w:bottom w:val="single" w:sz="4" w:space="0" w:color="auto"/>
              <w:right w:val="single" w:sz="4" w:space="0" w:color="auto"/>
            </w:tcBorders>
            <w:shd w:val="clear" w:color="auto" w:fill="auto"/>
            <w:noWrap/>
            <w:vAlign w:val="center"/>
            <w:hideMark/>
          </w:tcPr>
          <w:p w14:paraId="3ACE1A0F" w14:textId="77777777" w:rsidR="005F0CE0" w:rsidRPr="0064514D" w:rsidRDefault="005F0CE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clientID</w:t>
            </w:r>
          </w:p>
        </w:tc>
        <w:tc>
          <w:tcPr>
            <w:tcW w:w="2160" w:type="dxa"/>
            <w:tcBorders>
              <w:top w:val="nil"/>
              <w:left w:val="nil"/>
              <w:bottom w:val="single" w:sz="4" w:space="0" w:color="auto"/>
              <w:right w:val="single" w:sz="4" w:space="0" w:color="auto"/>
            </w:tcBorders>
            <w:shd w:val="clear" w:color="auto" w:fill="auto"/>
            <w:noWrap/>
            <w:vAlign w:val="center"/>
            <w:hideMark/>
          </w:tcPr>
          <w:p w14:paraId="0FCA8A18" w14:textId="77777777" w:rsidR="005F0CE0" w:rsidRPr="0064514D" w:rsidRDefault="005F0CE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6820699F" w14:textId="77777777" w:rsidR="005F0CE0" w:rsidRPr="0064514D" w:rsidRDefault="005F0CE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3E80EDBA" w14:textId="77777777" w:rsidR="005F0CE0" w:rsidRPr="0064514D" w:rsidRDefault="005F0CE0" w:rsidP="0064514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120" w:type="dxa"/>
            <w:tcBorders>
              <w:top w:val="nil"/>
              <w:left w:val="nil"/>
              <w:bottom w:val="single" w:sz="4" w:space="0" w:color="auto"/>
              <w:right w:val="single" w:sz="4" w:space="0" w:color="auto"/>
            </w:tcBorders>
            <w:shd w:val="clear" w:color="auto" w:fill="auto"/>
            <w:noWrap/>
            <w:vAlign w:val="center"/>
            <w:hideMark/>
          </w:tcPr>
          <w:p w14:paraId="732CC0CC" w14:textId="77777777" w:rsidR="005F0CE0" w:rsidRPr="0064514D" w:rsidRDefault="005F0CE0" w:rsidP="0064514D">
            <w:pPr>
              <w:widowControl/>
              <w:spacing w:line="240" w:lineRule="auto"/>
              <w:ind w:firstLineChars="0" w:firstLine="0"/>
              <w:jc w:val="left"/>
              <w:rPr>
                <w:rFonts w:ascii="宋体" w:eastAsia="宋体" w:hAnsi="宋体" w:cs="宋体"/>
                <w:color w:val="000000"/>
                <w:kern w:val="0"/>
                <w:sz w:val="20"/>
                <w:szCs w:val="20"/>
              </w:rPr>
            </w:pPr>
          </w:p>
        </w:tc>
      </w:tr>
      <w:tr w:rsidR="000E75D0" w:rsidRPr="0064514D" w14:paraId="196FB777"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26A57D8" w14:textId="419BCAFC"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M14</w:t>
            </w:r>
          </w:p>
        </w:tc>
        <w:tc>
          <w:tcPr>
            <w:tcW w:w="1916" w:type="dxa"/>
            <w:tcBorders>
              <w:top w:val="nil"/>
              <w:left w:val="nil"/>
              <w:bottom w:val="single" w:sz="4" w:space="0" w:color="auto"/>
              <w:right w:val="single" w:sz="4" w:space="0" w:color="auto"/>
            </w:tcBorders>
            <w:shd w:val="clear" w:color="auto" w:fill="auto"/>
            <w:noWrap/>
            <w:vAlign w:val="center"/>
          </w:tcPr>
          <w:p w14:paraId="74B8FF5D" w14:textId="10C6F041"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chCapitalPassword</w:t>
            </w:r>
          </w:p>
        </w:tc>
        <w:tc>
          <w:tcPr>
            <w:tcW w:w="2160" w:type="dxa"/>
            <w:tcBorders>
              <w:top w:val="nil"/>
              <w:left w:val="nil"/>
              <w:bottom w:val="single" w:sz="4" w:space="0" w:color="auto"/>
              <w:right w:val="single" w:sz="4" w:space="0" w:color="auto"/>
            </w:tcBorders>
            <w:shd w:val="clear" w:color="auto" w:fill="auto"/>
            <w:noWrap/>
            <w:vAlign w:val="center"/>
          </w:tcPr>
          <w:p w14:paraId="78298366" w14:textId="3AFBA4C3"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国密资金划转密码</w:t>
            </w:r>
          </w:p>
        </w:tc>
        <w:tc>
          <w:tcPr>
            <w:tcW w:w="760" w:type="dxa"/>
            <w:tcBorders>
              <w:top w:val="nil"/>
              <w:left w:val="nil"/>
              <w:bottom w:val="single" w:sz="4" w:space="0" w:color="auto"/>
              <w:right w:val="single" w:sz="4" w:space="0" w:color="auto"/>
            </w:tcBorders>
            <w:shd w:val="clear" w:color="auto" w:fill="auto"/>
            <w:noWrap/>
            <w:vAlign w:val="center"/>
          </w:tcPr>
          <w:p w14:paraId="6BA2E08E" w14:textId="62EC9AB0"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628D9534" w14:textId="29F74794"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2120" w:type="dxa"/>
            <w:tcBorders>
              <w:top w:val="nil"/>
              <w:left w:val="nil"/>
              <w:bottom w:val="single" w:sz="4" w:space="0" w:color="auto"/>
              <w:right w:val="single" w:sz="4" w:space="0" w:color="auto"/>
            </w:tcBorders>
            <w:shd w:val="clear" w:color="auto" w:fill="auto"/>
            <w:noWrap/>
            <w:vAlign w:val="center"/>
          </w:tcPr>
          <w:p w14:paraId="6CA1E233" w14:textId="0E81B2FD"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交易所提供的管理类API生成</w:t>
            </w:r>
          </w:p>
        </w:tc>
      </w:tr>
      <w:tr w:rsidR="000E75D0" w:rsidRPr="0064514D" w14:paraId="5993BF09"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91E3AAB"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M60</w:t>
            </w:r>
          </w:p>
        </w:tc>
        <w:tc>
          <w:tcPr>
            <w:tcW w:w="1916" w:type="dxa"/>
            <w:tcBorders>
              <w:top w:val="nil"/>
              <w:left w:val="nil"/>
              <w:bottom w:val="single" w:sz="4" w:space="0" w:color="auto"/>
              <w:right w:val="single" w:sz="4" w:space="0" w:color="auto"/>
            </w:tcBorders>
            <w:shd w:val="clear" w:color="auto" w:fill="auto"/>
            <w:vAlign w:val="center"/>
            <w:hideMark/>
          </w:tcPr>
          <w:p w14:paraId="07BD76E9"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traderID</w:t>
            </w:r>
          </w:p>
        </w:tc>
        <w:tc>
          <w:tcPr>
            <w:tcW w:w="2160" w:type="dxa"/>
            <w:tcBorders>
              <w:top w:val="nil"/>
              <w:left w:val="nil"/>
              <w:bottom w:val="single" w:sz="4" w:space="0" w:color="auto"/>
              <w:right w:val="single" w:sz="4" w:space="0" w:color="auto"/>
            </w:tcBorders>
            <w:shd w:val="clear" w:color="auto" w:fill="auto"/>
            <w:noWrap/>
            <w:vAlign w:val="center"/>
            <w:hideMark/>
          </w:tcPr>
          <w:p w14:paraId="0A877262"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14:paraId="093BD3C0"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57371E6D"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w:t>
            </w:r>
          </w:p>
        </w:tc>
        <w:tc>
          <w:tcPr>
            <w:tcW w:w="2120" w:type="dxa"/>
            <w:tcBorders>
              <w:top w:val="nil"/>
              <w:left w:val="nil"/>
              <w:bottom w:val="single" w:sz="4" w:space="0" w:color="auto"/>
              <w:right w:val="single" w:sz="4" w:space="0" w:color="auto"/>
            </w:tcBorders>
            <w:shd w:val="clear" w:color="auto" w:fill="auto"/>
            <w:noWrap/>
            <w:vAlign w:val="center"/>
            <w:hideMark/>
          </w:tcPr>
          <w:p w14:paraId="789725D8"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p>
        </w:tc>
      </w:tr>
      <w:tr w:rsidR="000E75D0" w:rsidRPr="0064514D" w14:paraId="18EF65F2"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414A7F2"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X39</w:t>
            </w:r>
          </w:p>
        </w:tc>
        <w:tc>
          <w:tcPr>
            <w:tcW w:w="1916" w:type="dxa"/>
            <w:tcBorders>
              <w:top w:val="nil"/>
              <w:left w:val="nil"/>
              <w:bottom w:val="single" w:sz="4" w:space="0" w:color="auto"/>
              <w:right w:val="single" w:sz="4" w:space="0" w:color="auto"/>
            </w:tcBorders>
            <w:shd w:val="clear" w:color="auto" w:fill="auto"/>
            <w:vAlign w:val="center"/>
            <w:hideMark/>
          </w:tcPr>
          <w:p w14:paraId="777BA310"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RspCode</w:t>
            </w:r>
          </w:p>
        </w:tc>
        <w:tc>
          <w:tcPr>
            <w:tcW w:w="2160" w:type="dxa"/>
            <w:tcBorders>
              <w:top w:val="nil"/>
              <w:left w:val="nil"/>
              <w:bottom w:val="single" w:sz="4" w:space="0" w:color="auto"/>
              <w:right w:val="single" w:sz="4" w:space="0" w:color="auto"/>
            </w:tcBorders>
            <w:shd w:val="clear" w:color="auto" w:fill="auto"/>
            <w:noWrap/>
            <w:vAlign w:val="center"/>
            <w:hideMark/>
          </w:tcPr>
          <w:p w14:paraId="5D2B86D6"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69E09A7A"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6893393F"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M</w:t>
            </w:r>
          </w:p>
        </w:tc>
        <w:tc>
          <w:tcPr>
            <w:tcW w:w="2120" w:type="dxa"/>
            <w:tcBorders>
              <w:top w:val="nil"/>
              <w:left w:val="nil"/>
              <w:bottom w:val="single" w:sz="4" w:space="0" w:color="auto"/>
              <w:right w:val="single" w:sz="4" w:space="0" w:color="auto"/>
            </w:tcBorders>
            <w:shd w:val="clear" w:color="auto" w:fill="auto"/>
            <w:noWrap/>
            <w:vAlign w:val="center"/>
            <w:hideMark/>
          </w:tcPr>
          <w:p w14:paraId="73081A8C"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p>
        </w:tc>
      </w:tr>
      <w:tr w:rsidR="000E75D0" w:rsidRPr="0064514D" w14:paraId="08B7343B"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326BCC5"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X40</w:t>
            </w:r>
          </w:p>
        </w:tc>
        <w:tc>
          <w:tcPr>
            <w:tcW w:w="1916" w:type="dxa"/>
            <w:tcBorders>
              <w:top w:val="nil"/>
              <w:left w:val="nil"/>
              <w:bottom w:val="single" w:sz="4" w:space="0" w:color="auto"/>
              <w:right w:val="single" w:sz="4" w:space="0" w:color="auto"/>
            </w:tcBorders>
            <w:shd w:val="clear" w:color="auto" w:fill="auto"/>
            <w:vAlign w:val="center"/>
            <w:hideMark/>
          </w:tcPr>
          <w:p w14:paraId="7024B2D2"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RspMsg</w:t>
            </w:r>
          </w:p>
        </w:tc>
        <w:tc>
          <w:tcPr>
            <w:tcW w:w="2160" w:type="dxa"/>
            <w:tcBorders>
              <w:top w:val="nil"/>
              <w:left w:val="nil"/>
              <w:bottom w:val="single" w:sz="4" w:space="0" w:color="auto"/>
              <w:right w:val="single" w:sz="4" w:space="0" w:color="auto"/>
            </w:tcBorders>
            <w:shd w:val="clear" w:color="auto" w:fill="auto"/>
            <w:noWrap/>
            <w:vAlign w:val="center"/>
            <w:hideMark/>
          </w:tcPr>
          <w:p w14:paraId="4AED19A6"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04FDDCC9"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1A0BB894"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r w:rsidRPr="0064514D">
              <w:rPr>
                <w:rFonts w:ascii="宋体" w:eastAsia="宋体" w:hAnsi="宋体" w:cs="宋体" w:hint="eastAsia"/>
                <w:color w:val="000000"/>
                <w:kern w:val="0"/>
                <w:sz w:val="20"/>
                <w:szCs w:val="20"/>
              </w:rPr>
              <w:t>M</w:t>
            </w:r>
          </w:p>
        </w:tc>
        <w:tc>
          <w:tcPr>
            <w:tcW w:w="2120" w:type="dxa"/>
            <w:tcBorders>
              <w:top w:val="nil"/>
              <w:left w:val="nil"/>
              <w:bottom w:val="single" w:sz="4" w:space="0" w:color="auto"/>
              <w:right w:val="single" w:sz="4" w:space="0" w:color="auto"/>
            </w:tcBorders>
            <w:shd w:val="clear" w:color="auto" w:fill="auto"/>
            <w:noWrap/>
            <w:vAlign w:val="center"/>
            <w:hideMark/>
          </w:tcPr>
          <w:p w14:paraId="4EB4CA06" w14:textId="77777777" w:rsidR="000E75D0" w:rsidRPr="0064514D" w:rsidRDefault="000E75D0" w:rsidP="0064514D">
            <w:pPr>
              <w:widowControl/>
              <w:spacing w:line="240" w:lineRule="auto"/>
              <w:ind w:firstLineChars="0" w:firstLine="0"/>
              <w:jc w:val="left"/>
              <w:rPr>
                <w:rFonts w:ascii="宋体" w:eastAsia="宋体" w:hAnsi="宋体" w:cs="宋体"/>
                <w:color w:val="000000"/>
                <w:kern w:val="0"/>
                <w:sz w:val="20"/>
                <w:szCs w:val="20"/>
              </w:rPr>
            </w:pPr>
          </w:p>
        </w:tc>
      </w:tr>
    </w:tbl>
    <w:p w14:paraId="775B6C0F" w14:textId="77777777" w:rsidR="0096390C" w:rsidRDefault="0096390C" w:rsidP="0096390C">
      <w:pPr>
        <w:ind w:firstLine="480"/>
      </w:pPr>
    </w:p>
    <w:p w14:paraId="094D773C" w14:textId="77777777" w:rsidR="0096390C" w:rsidRDefault="0096390C" w:rsidP="0096390C">
      <w:pPr>
        <w:pStyle w:val="4"/>
        <w:numPr>
          <w:ilvl w:val="3"/>
          <w:numId w:val="4"/>
        </w:numPr>
        <w:ind w:left="0" w:firstLineChars="0" w:firstLine="0"/>
      </w:pPr>
      <w:r w:rsidRPr="0096390C">
        <w:rPr>
          <w:rFonts w:hint="eastAsia"/>
        </w:rPr>
        <w:lastRenderedPageBreak/>
        <w:t>修改资金密码请求及应答</w:t>
      </w:r>
    </w:p>
    <w:p w14:paraId="7BE3EEF7" w14:textId="77777777" w:rsidR="00191417" w:rsidRDefault="00191417" w:rsidP="001643FA">
      <w:pPr>
        <w:ind w:firstLine="482"/>
      </w:pPr>
      <w:r w:rsidRPr="00733244">
        <w:rPr>
          <w:rFonts w:hint="eastAsia"/>
          <w:b/>
        </w:rPr>
        <w:t>功能</w:t>
      </w:r>
      <w:r>
        <w:rPr>
          <w:rFonts w:hint="eastAsia"/>
        </w:rPr>
        <w:t>：修改资金密码指令用于会员二级系统修改该会员所属客户的资金划转密码。</w:t>
      </w:r>
    </w:p>
    <w:p w14:paraId="72538671" w14:textId="77777777" w:rsidR="00191417" w:rsidRPr="00191417" w:rsidRDefault="00191417" w:rsidP="00191417">
      <w:pPr>
        <w:ind w:firstLine="480"/>
      </w:pPr>
      <w:r>
        <w:rPr>
          <w:rFonts w:hint="eastAsia"/>
        </w:rPr>
        <w:t>消息体格式如下：</w:t>
      </w:r>
    </w:p>
    <w:tbl>
      <w:tblPr>
        <w:tblW w:w="9135" w:type="dxa"/>
        <w:tblInd w:w="103" w:type="dxa"/>
        <w:tblLook w:val="04A0" w:firstRow="1" w:lastRow="0" w:firstColumn="1" w:lastColumn="0" w:noHBand="0" w:noVBand="1"/>
      </w:tblPr>
      <w:tblGrid>
        <w:gridCol w:w="798"/>
        <w:gridCol w:w="1516"/>
        <w:gridCol w:w="1601"/>
        <w:gridCol w:w="760"/>
        <w:gridCol w:w="920"/>
        <w:gridCol w:w="3540"/>
      </w:tblGrid>
      <w:tr w:rsidR="00741440" w:rsidRPr="00741440" w14:paraId="73DB678D" w14:textId="77777777" w:rsidTr="00F568F0">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959A20D"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域号</w:t>
            </w:r>
          </w:p>
        </w:tc>
        <w:tc>
          <w:tcPr>
            <w:tcW w:w="1516" w:type="dxa"/>
            <w:tcBorders>
              <w:top w:val="single" w:sz="4" w:space="0" w:color="auto"/>
              <w:left w:val="nil"/>
              <w:bottom w:val="single" w:sz="4" w:space="0" w:color="auto"/>
              <w:right w:val="single" w:sz="4" w:space="0" w:color="auto"/>
            </w:tcBorders>
            <w:shd w:val="clear" w:color="000000" w:fill="D9D9D9"/>
            <w:noWrap/>
            <w:vAlign w:val="center"/>
            <w:hideMark/>
          </w:tcPr>
          <w:p w14:paraId="4EAA9015"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域名</w:t>
            </w:r>
          </w:p>
        </w:tc>
        <w:tc>
          <w:tcPr>
            <w:tcW w:w="1601" w:type="dxa"/>
            <w:tcBorders>
              <w:top w:val="single" w:sz="4" w:space="0" w:color="auto"/>
              <w:left w:val="nil"/>
              <w:bottom w:val="single" w:sz="4" w:space="0" w:color="auto"/>
              <w:right w:val="single" w:sz="4" w:space="0" w:color="auto"/>
            </w:tcBorders>
            <w:shd w:val="clear" w:color="000000" w:fill="D9D9D9"/>
            <w:noWrap/>
            <w:vAlign w:val="center"/>
            <w:hideMark/>
          </w:tcPr>
          <w:p w14:paraId="00665AC9" w14:textId="77777777" w:rsidR="00741440" w:rsidRPr="00741440" w:rsidRDefault="004847B6" w:rsidP="00741440">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71B58CBC"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5CE4FF95"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应答</w:t>
            </w:r>
          </w:p>
        </w:tc>
        <w:tc>
          <w:tcPr>
            <w:tcW w:w="3540" w:type="dxa"/>
            <w:tcBorders>
              <w:top w:val="single" w:sz="4" w:space="0" w:color="auto"/>
              <w:left w:val="nil"/>
              <w:bottom w:val="single" w:sz="4" w:space="0" w:color="auto"/>
              <w:right w:val="single" w:sz="4" w:space="0" w:color="auto"/>
            </w:tcBorders>
            <w:shd w:val="clear" w:color="000000" w:fill="D9D9D9"/>
            <w:noWrap/>
            <w:vAlign w:val="center"/>
            <w:hideMark/>
          </w:tcPr>
          <w:p w14:paraId="582DE5F2"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说明</w:t>
            </w:r>
          </w:p>
        </w:tc>
      </w:tr>
      <w:tr w:rsidR="00741440" w:rsidRPr="00741440" w14:paraId="27660AB1" w14:textId="6B67825C"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32088FA" w14:textId="1BF3A826"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M00</w:t>
            </w:r>
          </w:p>
        </w:tc>
        <w:tc>
          <w:tcPr>
            <w:tcW w:w="1516" w:type="dxa"/>
            <w:tcBorders>
              <w:top w:val="nil"/>
              <w:left w:val="nil"/>
              <w:bottom w:val="single" w:sz="4" w:space="0" w:color="auto"/>
              <w:right w:val="single" w:sz="4" w:space="0" w:color="auto"/>
            </w:tcBorders>
            <w:shd w:val="clear" w:color="auto" w:fill="auto"/>
            <w:vAlign w:val="center"/>
            <w:hideMark/>
          </w:tcPr>
          <w:p w14:paraId="5233C94B" w14:textId="5CB5EB50"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memberID</w:t>
            </w:r>
          </w:p>
        </w:tc>
        <w:tc>
          <w:tcPr>
            <w:tcW w:w="1601" w:type="dxa"/>
            <w:tcBorders>
              <w:top w:val="nil"/>
              <w:left w:val="nil"/>
              <w:bottom w:val="single" w:sz="4" w:space="0" w:color="auto"/>
              <w:right w:val="single" w:sz="4" w:space="0" w:color="auto"/>
            </w:tcBorders>
            <w:shd w:val="clear" w:color="auto" w:fill="auto"/>
            <w:noWrap/>
            <w:vAlign w:val="center"/>
            <w:hideMark/>
          </w:tcPr>
          <w:p w14:paraId="27BE205C" w14:textId="14390EF8"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noWrap/>
            <w:vAlign w:val="center"/>
            <w:hideMark/>
          </w:tcPr>
          <w:p w14:paraId="43EC224B" w14:textId="558635D5"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54EC6BEA" w14:textId="6145C48F" w:rsidR="00741440" w:rsidRPr="00741440" w:rsidRDefault="00FE2156" w:rsidP="00FE215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hideMark/>
          </w:tcPr>
          <w:p w14:paraId="0CF4D397" w14:textId="796323F6"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p>
        </w:tc>
      </w:tr>
      <w:tr w:rsidR="005F0CE0" w:rsidRPr="00741440" w14:paraId="70EA7F9D"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0B5030B" w14:textId="77777777" w:rsidR="005F0CE0" w:rsidRPr="00984E1E" w:rsidRDefault="005F0CE0"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516" w:type="dxa"/>
            <w:tcBorders>
              <w:top w:val="nil"/>
              <w:left w:val="nil"/>
              <w:bottom w:val="single" w:sz="4" w:space="0" w:color="auto"/>
              <w:right w:val="single" w:sz="4" w:space="0" w:color="auto"/>
            </w:tcBorders>
            <w:shd w:val="clear" w:color="auto" w:fill="auto"/>
            <w:vAlign w:val="center"/>
          </w:tcPr>
          <w:p w14:paraId="0B426F34" w14:textId="77777777" w:rsidR="005F0CE0" w:rsidRPr="00984E1E" w:rsidRDefault="005F0CE0"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601" w:type="dxa"/>
            <w:tcBorders>
              <w:top w:val="nil"/>
              <w:left w:val="nil"/>
              <w:bottom w:val="single" w:sz="4" w:space="0" w:color="auto"/>
              <w:right w:val="single" w:sz="4" w:space="0" w:color="auto"/>
            </w:tcBorders>
            <w:shd w:val="clear" w:color="auto" w:fill="auto"/>
            <w:noWrap/>
            <w:vAlign w:val="center"/>
          </w:tcPr>
          <w:p w14:paraId="0EB0C5D5" w14:textId="77777777" w:rsidR="005F0CE0" w:rsidRPr="00984E1E" w:rsidRDefault="005F0CE0"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2EA228BD" w14:textId="77777777" w:rsidR="005F0CE0" w:rsidRPr="007E3DAF" w:rsidRDefault="005F0CE0" w:rsidP="0075261B">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1E01A285" w14:textId="77777777" w:rsidR="005F0CE0" w:rsidRPr="00984E1E" w:rsidRDefault="005F0CE0" w:rsidP="0075261B">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3FC48336" w14:textId="77777777" w:rsidR="005F0CE0" w:rsidRPr="003E783F" w:rsidRDefault="005F0CE0" w:rsidP="0075261B">
            <w:pPr>
              <w:widowControl/>
              <w:spacing w:line="240" w:lineRule="auto"/>
              <w:ind w:firstLineChars="0" w:firstLine="0"/>
              <w:jc w:val="left"/>
              <w:rPr>
                <w:rFonts w:ascii="宋体" w:eastAsia="宋体" w:hAnsi="宋体" w:cs="宋体"/>
                <w:color w:val="000000"/>
                <w:kern w:val="0"/>
                <w:sz w:val="20"/>
                <w:szCs w:val="20"/>
              </w:rPr>
            </w:pPr>
          </w:p>
        </w:tc>
      </w:tr>
      <w:tr w:rsidR="005F0CE0" w:rsidRPr="00741440" w14:paraId="62309C72"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F2E916F"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516" w:type="dxa"/>
            <w:tcBorders>
              <w:top w:val="nil"/>
              <w:left w:val="nil"/>
              <w:bottom w:val="single" w:sz="4" w:space="0" w:color="auto"/>
              <w:right w:val="single" w:sz="4" w:space="0" w:color="auto"/>
            </w:tcBorders>
            <w:shd w:val="clear" w:color="auto" w:fill="auto"/>
            <w:noWrap/>
            <w:vAlign w:val="center"/>
            <w:hideMark/>
          </w:tcPr>
          <w:p w14:paraId="688E42A3"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clientID</w:t>
            </w:r>
          </w:p>
        </w:tc>
        <w:tc>
          <w:tcPr>
            <w:tcW w:w="1601" w:type="dxa"/>
            <w:tcBorders>
              <w:top w:val="nil"/>
              <w:left w:val="nil"/>
              <w:bottom w:val="single" w:sz="4" w:space="0" w:color="auto"/>
              <w:right w:val="single" w:sz="4" w:space="0" w:color="auto"/>
            </w:tcBorders>
            <w:shd w:val="clear" w:color="auto" w:fill="auto"/>
            <w:noWrap/>
            <w:vAlign w:val="center"/>
            <w:hideMark/>
          </w:tcPr>
          <w:p w14:paraId="349F5609"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5FB4638C"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265BC841"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hideMark/>
          </w:tcPr>
          <w:p w14:paraId="2A1E29A6"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p>
        </w:tc>
      </w:tr>
      <w:tr w:rsidR="000E75D0" w:rsidRPr="00741440" w14:paraId="59E610FB"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46585F74" w14:textId="749EB026"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T91</w:t>
            </w:r>
          </w:p>
        </w:tc>
        <w:tc>
          <w:tcPr>
            <w:tcW w:w="1516" w:type="dxa"/>
            <w:tcBorders>
              <w:top w:val="nil"/>
              <w:left w:val="nil"/>
              <w:bottom w:val="single" w:sz="4" w:space="0" w:color="auto"/>
              <w:right w:val="single" w:sz="4" w:space="0" w:color="auto"/>
            </w:tcBorders>
            <w:shd w:val="clear" w:color="auto" w:fill="auto"/>
            <w:noWrap/>
            <w:vAlign w:val="center"/>
          </w:tcPr>
          <w:p w14:paraId="4752CF50" w14:textId="06D8A8FB"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ch</w:t>
            </w:r>
            <w:r w:rsidRPr="000E75D0">
              <w:rPr>
                <w:rFonts w:ascii="宋体" w:eastAsia="宋体" w:hAnsi="宋体" w:cs="宋体"/>
                <w:color w:val="000000"/>
                <w:kern w:val="0"/>
                <w:sz w:val="20"/>
                <w:szCs w:val="20"/>
              </w:rPr>
              <w:t>OldPassword</w:t>
            </w:r>
          </w:p>
        </w:tc>
        <w:tc>
          <w:tcPr>
            <w:tcW w:w="1601" w:type="dxa"/>
            <w:tcBorders>
              <w:top w:val="nil"/>
              <w:left w:val="nil"/>
              <w:bottom w:val="single" w:sz="4" w:space="0" w:color="auto"/>
              <w:right w:val="single" w:sz="4" w:space="0" w:color="auto"/>
            </w:tcBorders>
            <w:shd w:val="clear" w:color="auto" w:fill="auto"/>
            <w:noWrap/>
            <w:vAlign w:val="center"/>
          </w:tcPr>
          <w:p w14:paraId="4EE818A9" w14:textId="40D74C5F"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国密旧密码</w:t>
            </w:r>
          </w:p>
        </w:tc>
        <w:tc>
          <w:tcPr>
            <w:tcW w:w="760" w:type="dxa"/>
            <w:tcBorders>
              <w:top w:val="nil"/>
              <w:left w:val="nil"/>
              <w:bottom w:val="single" w:sz="4" w:space="0" w:color="auto"/>
              <w:right w:val="single" w:sz="4" w:space="0" w:color="auto"/>
            </w:tcBorders>
            <w:shd w:val="clear" w:color="auto" w:fill="auto"/>
            <w:noWrap/>
            <w:vAlign w:val="center"/>
          </w:tcPr>
          <w:p w14:paraId="3906FB1D" w14:textId="1E99B24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5BDC5AB4" w14:textId="09591880"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2F909D0F" w14:textId="3A0D9DA6"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交易所提供的验证类API生成</w:t>
            </w:r>
          </w:p>
        </w:tc>
      </w:tr>
      <w:tr w:rsidR="000E75D0" w:rsidRPr="00741440" w14:paraId="3961B107"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660C1FB" w14:textId="3765B728"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X98</w:t>
            </w:r>
          </w:p>
        </w:tc>
        <w:tc>
          <w:tcPr>
            <w:tcW w:w="1516" w:type="dxa"/>
            <w:tcBorders>
              <w:top w:val="nil"/>
              <w:left w:val="nil"/>
              <w:bottom w:val="single" w:sz="4" w:space="0" w:color="auto"/>
              <w:right w:val="single" w:sz="4" w:space="0" w:color="auto"/>
            </w:tcBorders>
            <w:shd w:val="clear" w:color="auto" w:fill="auto"/>
            <w:noWrap/>
            <w:vAlign w:val="center"/>
          </w:tcPr>
          <w:p w14:paraId="48FE62CB" w14:textId="543048CE"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r</w:t>
            </w:r>
            <w:r w:rsidRPr="000E75D0">
              <w:rPr>
                <w:rFonts w:ascii="宋体" w:eastAsia="宋体" w:hAnsi="宋体" w:cs="宋体"/>
                <w:color w:val="000000"/>
                <w:kern w:val="0"/>
                <w:sz w:val="20"/>
                <w:szCs w:val="20"/>
              </w:rPr>
              <w:t>andomCode</w:t>
            </w:r>
          </w:p>
        </w:tc>
        <w:tc>
          <w:tcPr>
            <w:tcW w:w="1601" w:type="dxa"/>
            <w:tcBorders>
              <w:top w:val="nil"/>
              <w:left w:val="nil"/>
              <w:bottom w:val="single" w:sz="4" w:space="0" w:color="auto"/>
              <w:right w:val="single" w:sz="4" w:space="0" w:color="auto"/>
            </w:tcBorders>
            <w:shd w:val="clear" w:color="auto" w:fill="auto"/>
            <w:noWrap/>
            <w:vAlign w:val="center"/>
          </w:tcPr>
          <w:p w14:paraId="6220F0D1" w14:textId="5B65E76B"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随机码</w:t>
            </w:r>
          </w:p>
        </w:tc>
        <w:tc>
          <w:tcPr>
            <w:tcW w:w="760" w:type="dxa"/>
            <w:tcBorders>
              <w:top w:val="nil"/>
              <w:left w:val="nil"/>
              <w:bottom w:val="single" w:sz="4" w:space="0" w:color="auto"/>
              <w:right w:val="single" w:sz="4" w:space="0" w:color="auto"/>
            </w:tcBorders>
            <w:shd w:val="clear" w:color="auto" w:fill="auto"/>
            <w:noWrap/>
            <w:vAlign w:val="center"/>
          </w:tcPr>
          <w:p w14:paraId="24C3716C" w14:textId="6F6BD2E1"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78E2FA7F" w14:textId="1685E7DE"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36B0D82B" w14:textId="2A1CF94E"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base64编码格式</w:t>
            </w:r>
          </w:p>
        </w:tc>
      </w:tr>
      <w:tr w:rsidR="000E75D0" w:rsidRPr="00741440" w14:paraId="4F8BE61B"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240D8A1" w14:textId="3494EE04"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T92</w:t>
            </w:r>
          </w:p>
        </w:tc>
        <w:tc>
          <w:tcPr>
            <w:tcW w:w="1516" w:type="dxa"/>
            <w:tcBorders>
              <w:top w:val="nil"/>
              <w:left w:val="nil"/>
              <w:bottom w:val="single" w:sz="4" w:space="0" w:color="auto"/>
              <w:right w:val="single" w:sz="4" w:space="0" w:color="auto"/>
            </w:tcBorders>
            <w:shd w:val="clear" w:color="auto" w:fill="auto"/>
            <w:noWrap/>
            <w:vAlign w:val="center"/>
          </w:tcPr>
          <w:p w14:paraId="0CC350D6" w14:textId="507BF0A2"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ch</w:t>
            </w:r>
            <w:r w:rsidRPr="000E75D0">
              <w:rPr>
                <w:rFonts w:ascii="宋体" w:eastAsia="宋体" w:hAnsi="宋体" w:cs="宋体"/>
                <w:color w:val="000000"/>
                <w:kern w:val="0"/>
                <w:sz w:val="20"/>
                <w:szCs w:val="20"/>
              </w:rPr>
              <w:t>NewPassword</w:t>
            </w:r>
          </w:p>
        </w:tc>
        <w:tc>
          <w:tcPr>
            <w:tcW w:w="1601" w:type="dxa"/>
            <w:tcBorders>
              <w:top w:val="nil"/>
              <w:left w:val="nil"/>
              <w:bottom w:val="single" w:sz="4" w:space="0" w:color="auto"/>
              <w:right w:val="single" w:sz="4" w:space="0" w:color="auto"/>
            </w:tcBorders>
            <w:shd w:val="clear" w:color="auto" w:fill="auto"/>
            <w:noWrap/>
            <w:vAlign w:val="center"/>
          </w:tcPr>
          <w:p w14:paraId="3C00EC00" w14:textId="3DCB673F"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国密新密码</w:t>
            </w:r>
          </w:p>
        </w:tc>
        <w:tc>
          <w:tcPr>
            <w:tcW w:w="760" w:type="dxa"/>
            <w:tcBorders>
              <w:top w:val="nil"/>
              <w:left w:val="nil"/>
              <w:bottom w:val="single" w:sz="4" w:space="0" w:color="auto"/>
              <w:right w:val="single" w:sz="4" w:space="0" w:color="auto"/>
            </w:tcBorders>
            <w:shd w:val="clear" w:color="auto" w:fill="auto"/>
            <w:noWrap/>
            <w:vAlign w:val="center"/>
          </w:tcPr>
          <w:p w14:paraId="0A6A86B3" w14:textId="3F44A10C"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33BE28E4" w14:textId="46E315F0"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14:paraId="21337E95" w14:textId="10CD6418"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交易所提供的管理类API生成</w:t>
            </w:r>
          </w:p>
        </w:tc>
      </w:tr>
      <w:tr w:rsidR="000E75D0" w:rsidRPr="00741440" w14:paraId="05D9CE20"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A15C63F"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M60</w:t>
            </w:r>
          </w:p>
        </w:tc>
        <w:tc>
          <w:tcPr>
            <w:tcW w:w="1516" w:type="dxa"/>
            <w:tcBorders>
              <w:top w:val="nil"/>
              <w:left w:val="nil"/>
              <w:bottom w:val="single" w:sz="4" w:space="0" w:color="auto"/>
              <w:right w:val="single" w:sz="4" w:space="0" w:color="auto"/>
            </w:tcBorders>
            <w:shd w:val="clear" w:color="auto" w:fill="auto"/>
            <w:vAlign w:val="center"/>
            <w:hideMark/>
          </w:tcPr>
          <w:p w14:paraId="706341B7"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traderID</w:t>
            </w:r>
          </w:p>
        </w:tc>
        <w:tc>
          <w:tcPr>
            <w:tcW w:w="1601" w:type="dxa"/>
            <w:tcBorders>
              <w:top w:val="nil"/>
              <w:left w:val="nil"/>
              <w:bottom w:val="single" w:sz="4" w:space="0" w:color="auto"/>
              <w:right w:val="single" w:sz="4" w:space="0" w:color="auto"/>
            </w:tcBorders>
            <w:shd w:val="clear" w:color="auto" w:fill="auto"/>
            <w:noWrap/>
            <w:vAlign w:val="center"/>
            <w:hideMark/>
          </w:tcPr>
          <w:p w14:paraId="2ADCF9BA"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14:paraId="7A650BF0"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1187FF4F"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hideMark/>
          </w:tcPr>
          <w:p w14:paraId="295A3CC3"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p>
        </w:tc>
      </w:tr>
      <w:tr w:rsidR="000E75D0" w:rsidRPr="00741440" w14:paraId="7C7153F8"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FC54778"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X39</w:t>
            </w:r>
          </w:p>
        </w:tc>
        <w:tc>
          <w:tcPr>
            <w:tcW w:w="1516" w:type="dxa"/>
            <w:tcBorders>
              <w:top w:val="nil"/>
              <w:left w:val="nil"/>
              <w:bottom w:val="single" w:sz="4" w:space="0" w:color="auto"/>
              <w:right w:val="single" w:sz="4" w:space="0" w:color="auto"/>
            </w:tcBorders>
            <w:shd w:val="clear" w:color="auto" w:fill="auto"/>
            <w:vAlign w:val="center"/>
            <w:hideMark/>
          </w:tcPr>
          <w:p w14:paraId="1E536FA8"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RspCode</w:t>
            </w:r>
          </w:p>
        </w:tc>
        <w:tc>
          <w:tcPr>
            <w:tcW w:w="1601" w:type="dxa"/>
            <w:tcBorders>
              <w:top w:val="nil"/>
              <w:left w:val="nil"/>
              <w:bottom w:val="single" w:sz="4" w:space="0" w:color="auto"/>
              <w:right w:val="single" w:sz="4" w:space="0" w:color="auto"/>
            </w:tcBorders>
            <w:shd w:val="clear" w:color="auto" w:fill="auto"/>
            <w:noWrap/>
            <w:vAlign w:val="center"/>
            <w:hideMark/>
          </w:tcPr>
          <w:p w14:paraId="01EF4831"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53B13034"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4F9321C5"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5A835C1B"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p>
        </w:tc>
      </w:tr>
      <w:tr w:rsidR="000E75D0" w:rsidRPr="00741440" w14:paraId="4FBA4D8C"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2AF3AF8"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X40</w:t>
            </w:r>
          </w:p>
        </w:tc>
        <w:tc>
          <w:tcPr>
            <w:tcW w:w="1516" w:type="dxa"/>
            <w:tcBorders>
              <w:top w:val="nil"/>
              <w:left w:val="nil"/>
              <w:bottom w:val="single" w:sz="4" w:space="0" w:color="auto"/>
              <w:right w:val="single" w:sz="4" w:space="0" w:color="auto"/>
            </w:tcBorders>
            <w:shd w:val="clear" w:color="auto" w:fill="auto"/>
            <w:vAlign w:val="center"/>
            <w:hideMark/>
          </w:tcPr>
          <w:p w14:paraId="377608E5"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RspMsg</w:t>
            </w:r>
          </w:p>
        </w:tc>
        <w:tc>
          <w:tcPr>
            <w:tcW w:w="1601" w:type="dxa"/>
            <w:tcBorders>
              <w:top w:val="nil"/>
              <w:left w:val="nil"/>
              <w:bottom w:val="single" w:sz="4" w:space="0" w:color="auto"/>
              <w:right w:val="single" w:sz="4" w:space="0" w:color="auto"/>
            </w:tcBorders>
            <w:shd w:val="clear" w:color="auto" w:fill="auto"/>
            <w:noWrap/>
            <w:vAlign w:val="center"/>
            <w:hideMark/>
          </w:tcPr>
          <w:p w14:paraId="46401A00"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24323F8E"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36BCDDFD"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14:paraId="069CFD9E"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p>
        </w:tc>
      </w:tr>
    </w:tbl>
    <w:p w14:paraId="393DC1B6" w14:textId="77777777" w:rsidR="0096390C" w:rsidRDefault="0096390C" w:rsidP="0096390C">
      <w:pPr>
        <w:ind w:firstLine="480"/>
      </w:pPr>
    </w:p>
    <w:p w14:paraId="113D3265" w14:textId="77777777" w:rsidR="0096390C" w:rsidRDefault="0096390C" w:rsidP="0096390C">
      <w:pPr>
        <w:pStyle w:val="4"/>
        <w:numPr>
          <w:ilvl w:val="3"/>
          <w:numId w:val="4"/>
        </w:numPr>
        <w:ind w:left="0" w:firstLineChars="0" w:firstLine="0"/>
      </w:pPr>
      <w:r w:rsidRPr="0096390C">
        <w:rPr>
          <w:rFonts w:hint="eastAsia"/>
        </w:rPr>
        <w:t>重置资金密码请求及应答</w:t>
      </w:r>
    </w:p>
    <w:p w14:paraId="73C306E8" w14:textId="77777777" w:rsidR="00191417" w:rsidRDefault="00191417" w:rsidP="001643FA">
      <w:pPr>
        <w:ind w:firstLine="482"/>
      </w:pPr>
      <w:r w:rsidRPr="00733244">
        <w:rPr>
          <w:rFonts w:hint="eastAsia"/>
          <w:b/>
        </w:rPr>
        <w:t>功能</w:t>
      </w:r>
      <w:r>
        <w:rPr>
          <w:rFonts w:hint="eastAsia"/>
        </w:rPr>
        <w:t>：重置资金密码指令用于会员二级系统重置该会员所属客户的资金划转密码。</w:t>
      </w:r>
    </w:p>
    <w:p w14:paraId="1BECF7A8" w14:textId="77777777" w:rsidR="00191417" w:rsidRPr="00191417" w:rsidRDefault="00191417" w:rsidP="00191417">
      <w:pPr>
        <w:ind w:firstLine="480"/>
      </w:pPr>
      <w:r>
        <w:rPr>
          <w:rFonts w:hint="eastAsia"/>
        </w:rPr>
        <w:t>消息体格式如下：</w:t>
      </w:r>
    </w:p>
    <w:tbl>
      <w:tblPr>
        <w:tblW w:w="8397" w:type="dxa"/>
        <w:tblInd w:w="103" w:type="dxa"/>
        <w:tblLook w:val="04A0" w:firstRow="1" w:lastRow="0" w:firstColumn="1" w:lastColumn="0" w:noHBand="0" w:noVBand="1"/>
      </w:tblPr>
      <w:tblGrid>
        <w:gridCol w:w="798"/>
        <w:gridCol w:w="1516"/>
        <w:gridCol w:w="1601"/>
        <w:gridCol w:w="760"/>
        <w:gridCol w:w="920"/>
        <w:gridCol w:w="2802"/>
      </w:tblGrid>
      <w:tr w:rsidR="00741440" w:rsidRPr="00741440" w14:paraId="25AFA003" w14:textId="77777777" w:rsidTr="00F568F0">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CE5A7CB"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域号</w:t>
            </w:r>
          </w:p>
        </w:tc>
        <w:tc>
          <w:tcPr>
            <w:tcW w:w="1516" w:type="dxa"/>
            <w:tcBorders>
              <w:top w:val="single" w:sz="4" w:space="0" w:color="auto"/>
              <w:left w:val="nil"/>
              <w:bottom w:val="single" w:sz="4" w:space="0" w:color="auto"/>
              <w:right w:val="single" w:sz="4" w:space="0" w:color="auto"/>
            </w:tcBorders>
            <w:shd w:val="clear" w:color="000000" w:fill="D9D9D9"/>
            <w:noWrap/>
            <w:vAlign w:val="center"/>
            <w:hideMark/>
          </w:tcPr>
          <w:p w14:paraId="416306B0"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域名</w:t>
            </w:r>
          </w:p>
        </w:tc>
        <w:tc>
          <w:tcPr>
            <w:tcW w:w="1601" w:type="dxa"/>
            <w:tcBorders>
              <w:top w:val="single" w:sz="4" w:space="0" w:color="auto"/>
              <w:left w:val="nil"/>
              <w:bottom w:val="single" w:sz="4" w:space="0" w:color="auto"/>
              <w:right w:val="single" w:sz="4" w:space="0" w:color="auto"/>
            </w:tcBorders>
            <w:shd w:val="clear" w:color="000000" w:fill="D9D9D9"/>
            <w:noWrap/>
            <w:vAlign w:val="center"/>
            <w:hideMark/>
          </w:tcPr>
          <w:p w14:paraId="0F04762B" w14:textId="77777777" w:rsidR="00741440" w:rsidRPr="00741440" w:rsidRDefault="004847B6" w:rsidP="00741440">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3935F623"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66305E20"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应答</w:t>
            </w:r>
          </w:p>
        </w:tc>
        <w:tc>
          <w:tcPr>
            <w:tcW w:w="2802" w:type="dxa"/>
            <w:tcBorders>
              <w:top w:val="single" w:sz="4" w:space="0" w:color="auto"/>
              <w:left w:val="nil"/>
              <w:bottom w:val="single" w:sz="4" w:space="0" w:color="auto"/>
              <w:right w:val="single" w:sz="4" w:space="0" w:color="auto"/>
            </w:tcBorders>
            <w:shd w:val="clear" w:color="000000" w:fill="D9D9D9"/>
            <w:noWrap/>
            <w:vAlign w:val="center"/>
            <w:hideMark/>
          </w:tcPr>
          <w:p w14:paraId="6897E16A" w14:textId="77777777" w:rsidR="00741440" w:rsidRPr="00741440" w:rsidRDefault="00741440" w:rsidP="00741440">
            <w:pPr>
              <w:widowControl/>
              <w:spacing w:line="240" w:lineRule="auto"/>
              <w:ind w:firstLineChars="0" w:firstLine="0"/>
              <w:jc w:val="left"/>
              <w:rPr>
                <w:rFonts w:ascii="宋体" w:eastAsia="宋体" w:hAnsi="宋体" w:cs="宋体"/>
                <w:b/>
                <w:bCs/>
                <w:color w:val="000000"/>
                <w:kern w:val="0"/>
                <w:sz w:val="20"/>
                <w:szCs w:val="20"/>
              </w:rPr>
            </w:pPr>
            <w:r w:rsidRPr="00741440">
              <w:rPr>
                <w:rFonts w:ascii="宋体" w:eastAsia="宋体" w:hAnsi="宋体" w:cs="宋体" w:hint="eastAsia"/>
                <w:b/>
                <w:bCs/>
                <w:color w:val="000000"/>
                <w:kern w:val="0"/>
                <w:sz w:val="20"/>
                <w:szCs w:val="20"/>
              </w:rPr>
              <w:t>说明</w:t>
            </w:r>
          </w:p>
        </w:tc>
      </w:tr>
      <w:tr w:rsidR="00741440" w:rsidRPr="00741440" w14:paraId="3F268EEB" w14:textId="6CAF597B"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D9A5A45" w14:textId="2B5CA13E"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M00</w:t>
            </w:r>
          </w:p>
        </w:tc>
        <w:tc>
          <w:tcPr>
            <w:tcW w:w="1516" w:type="dxa"/>
            <w:tcBorders>
              <w:top w:val="nil"/>
              <w:left w:val="nil"/>
              <w:bottom w:val="single" w:sz="4" w:space="0" w:color="auto"/>
              <w:right w:val="single" w:sz="4" w:space="0" w:color="auto"/>
            </w:tcBorders>
            <w:shd w:val="clear" w:color="auto" w:fill="auto"/>
            <w:vAlign w:val="center"/>
            <w:hideMark/>
          </w:tcPr>
          <w:p w14:paraId="0585F857" w14:textId="498B1928"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memberID</w:t>
            </w:r>
          </w:p>
        </w:tc>
        <w:tc>
          <w:tcPr>
            <w:tcW w:w="1601" w:type="dxa"/>
            <w:tcBorders>
              <w:top w:val="nil"/>
              <w:left w:val="nil"/>
              <w:bottom w:val="single" w:sz="4" w:space="0" w:color="auto"/>
              <w:right w:val="single" w:sz="4" w:space="0" w:color="auto"/>
            </w:tcBorders>
            <w:shd w:val="clear" w:color="auto" w:fill="auto"/>
            <w:noWrap/>
            <w:vAlign w:val="center"/>
            <w:hideMark/>
          </w:tcPr>
          <w:p w14:paraId="7F94CAF6" w14:textId="514AE2BB"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noWrap/>
            <w:vAlign w:val="center"/>
            <w:hideMark/>
          </w:tcPr>
          <w:p w14:paraId="0A3B49C3" w14:textId="44053B23"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1F898433" w14:textId="4C929D22" w:rsidR="00741440" w:rsidRPr="00741440" w:rsidRDefault="00FE2156" w:rsidP="00FE215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802" w:type="dxa"/>
            <w:tcBorders>
              <w:top w:val="nil"/>
              <w:left w:val="nil"/>
              <w:bottom w:val="single" w:sz="4" w:space="0" w:color="auto"/>
              <w:right w:val="single" w:sz="4" w:space="0" w:color="auto"/>
            </w:tcBorders>
            <w:shd w:val="clear" w:color="auto" w:fill="auto"/>
            <w:noWrap/>
            <w:vAlign w:val="center"/>
            <w:hideMark/>
          </w:tcPr>
          <w:p w14:paraId="79A16181" w14:textId="514F5CFE" w:rsidR="00741440" w:rsidRPr="00741440" w:rsidRDefault="00741440" w:rsidP="00741440">
            <w:pPr>
              <w:widowControl/>
              <w:spacing w:line="240" w:lineRule="auto"/>
              <w:ind w:firstLineChars="0" w:firstLine="0"/>
              <w:jc w:val="left"/>
              <w:rPr>
                <w:rFonts w:ascii="宋体" w:eastAsia="宋体" w:hAnsi="宋体" w:cs="宋体"/>
                <w:color w:val="000000"/>
                <w:kern w:val="0"/>
                <w:sz w:val="20"/>
                <w:szCs w:val="20"/>
              </w:rPr>
            </w:pPr>
          </w:p>
        </w:tc>
      </w:tr>
      <w:tr w:rsidR="005F0CE0" w:rsidRPr="00741440" w14:paraId="5B2FE030"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4545AD5B" w14:textId="77777777" w:rsidR="005F0CE0" w:rsidRPr="00984E1E" w:rsidRDefault="005F0CE0"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516" w:type="dxa"/>
            <w:tcBorders>
              <w:top w:val="nil"/>
              <w:left w:val="nil"/>
              <w:bottom w:val="single" w:sz="4" w:space="0" w:color="auto"/>
              <w:right w:val="single" w:sz="4" w:space="0" w:color="auto"/>
            </w:tcBorders>
            <w:shd w:val="clear" w:color="auto" w:fill="auto"/>
            <w:vAlign w:val="center"/>
          </w:tcPr>
          <w:p w14:paraId="1D1849B0" w14:textId="77777777" w:rsidR="005F0CE0" w:rsidRPr="00984E1E" w:rsidRDefault="005F0CE0"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601" w:type="dxa"/>
            <w:tcBorders>
              <w:top w:val="nil"/>
              <w:left w:val="nil"/>
              <w:bottom w:val="single" w:sz="4" w:space="0" w:color="auto"/>
              <w:right w:val="single" w:sz="4" w:space="0" w:color="auto"/>
            </w:tcBorders>
            <w:shd w:val="clear" w:color="auto" w:fill="auto"/>
            <w:noWrap/>
            <w:vAlign w:val="center"/>
          </w:tcPr>
          <w:p w14:paraId="47CF9F4E" w14:textId="77777777" w:rsidR="005F0CE0" w:rsidRPr="00984E1E" w:rsidRDefault="005F0CE0"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031F6049" w14:textId="77777777" w:rsidR="005F0CE0" w:rsidRPr="007E3DAF" w:rsidRDefault="005F0CE0" w:rsidP="0075261B">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65BD880A" w14:textId="77777777" w:rsidR="005F0CE0" w:rsidRPr="00984E1E" w:rsidRDefault="005F0CE0" w:rsidP="0075261B">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802" w:type="dxa"/>
            <w:tcBorders>
              <w:top w:val="nil"/>
              <w:left w:val="nil"/>
              <w:bottom w:val="single" w:sz="4" w:space="0" w:color="auto"/>
              <w:right w:val="single" w:sz="4" w:space="0" w:color="auto"/>
            </w:tcBorders>
            <w:shd w:val="clear" w:color="auto" w:fill="auto"/>
            <w:noWrap/>
            <w:vAlign w:val="center"/>
          </w:tcPr>
          <w:p w14:paraId="3318D854" w14:textId="77777777" w:rsidR="005F0CE0" w:rsidRPr="003E783F" w:rsidRDefault="005F0CE0" w:rsidP="0075261B">
            <w:pPr>
              <w:widowControl/>
              <w:spacing w:line="240" w:lineRule="auto"/>
              <w:ind w:firstLineChars="0" w:firstLine="0"/>
              <w:jc w:val="left"/>
              <w:rPr>
                <w:rFonts w:ascii="宋体" w:eastAsia="宋体" w:hAnsi="宋体" w:cs="宋体"/>
                <w:color w:val="000000"/>
                <w:kern w:val="0"/>
                <w:sz w:val="20"/>
                <w:szCs w:val="20"/>
              </w:rPr>
            </w:pPr>
          </w:p>
        </w:tc>
      </w:tr>
      <w:tr w:rsidR="005F0CE0" w:rsidRPr="00741440" w14:paraId="59F86B58"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6B86AD3"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516" w:type="dxa"/>
            <w:tcBorders>
              <w:top w:val="nil"/>
              <w:left w:val="nil"/>
              <w:bottom w:val="single" w:sz="4" w:space="0" w:color="auto"/>
              <w:right w:val="single" w:sz="4" w:space="0" w:color="auto"/>
            </w:tcBorders>
            <w:shd w:val="clear" w:color="auto" w:fill="auto"/>
            <w:noWrap/>
            <w:vAlign w:val="center"/>
            <w:hideMark/>
          </w:tcPr>
          <w:p w14:paraId="7BE7153D"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clientID</w:t>
            </w:r>
          </w:p>
        </w:tc>
        <w:tc>
          <w:tcPr>
            <w:tcW w:w="1601" w:type="dxa"/>
            <w:tcBorders>
              <w:top w:val="nil"/>
              <w:left w:val="nil"/>
              <w:bottom w:val="single" w:sz="4" w:space="0" w:color="auto"/>
              <w:right w:val="single" w:sz="4" w:space="0" w:color="auto"/>
            </w:tcBorders>
            <w:shd w:val="clear" w:color="auto" w:fill="auto"/>
            <w:noWrap/>
            <w:vAlign w:val="center"/>
            <w:hideMark/>
          </w:tcPr>
          <w:p w14:paraId="6B26B746"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4751EAD8"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2CAB4865"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802" w:type="dxa"/>
            <w:tcBorders>
              <w:top w:val="nil"/>
              <w:left w:val="nil"/>
              <w:bottom w:val="single" w:sz="4" w:space="0" w:color="auto"/>
              <w:right w:val="single" w:sz="4" w:space="0" w:color="auto"/>
            </w:tcBorders>
            <w:shd w:val="clear" w:color="auto" w:fill="auto"/>
            <w:noWrap/>
            <w:vAlign w:val="center"/>
            <w:hideMark/>
          </w:tcPr>
          <w:p w14:paraId="4205220F" w14:textId="77777777" w:rsidR="005F0CE0" w:rsidRPr="00741440" w:rsidRDefault="005F0CE0" w:rsidP="00741440">
            <w:pPr>
              <w:widowControl/>
              <w:spacing w:line="240" w:lineRule="auto"/>
              <w:ind w:firstLineChars="0" w:firstLine="0"/>
              <w:jc w:val="left"/>
              <w:rPr>
                <w:rFonts w:ascii="宋体" w:eastAsia="宋体" w:hAnsi="宋体" w:cs="宋体"/>
                <w:color w:val="000000"/>
                <w:kern w:val="0"/>
                <w:sz w:val="20"/>
                <w:szCs w:val="20"/>
              </w:rPr>
            </w:pPr>
          </w:p>
        </w:tc>
      </w:tr>
      <w:tr w:rsidR="000E75D0" w:rsidRPr="00741440" w14:paraId="2FDC96F4"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605A5B7" w14:textId="24A5B182" w:rsidR="000E75D0" w:rsidRPr="000E75D0" w:rsidRDefault="000E75D0" w:rsidP="000E75D0">
            <w:pPr>
              <w:spacing w:line="240" w:lineRule="auto"/>
              <w:ind w:firstLineChars="0" w:firstLine="0"/>
              <w:rPr>
                <w:rFonts w:asciiTheme="minorEastAsia" w:hAnsiTheme="minorEastAsia"/>
                <w:color w:val="000000"/>
                <w:sz w:val="20"/>
                <w:szCs w:val="20"/>
              </w:rPr>
            </w:pPr>
            <w:r w:rsidRPr="000E75D0">
              <w:rPr>
                <w:rFonts w:asciiTheme="minorEastAsia" w:hAnsiTheme="minorEastAsia"/>
                <w:color w:val="000000"/>
                <w:sz w:val="20"/>
                <w:szCs w:val="20"/>
              </w:rPr>
              <w:t>T92</w:t>
            </w:r>
          </w:p>
        </w:tc>
        <w:tc>
          <w:tcPr>
            <w:tcW w:w="1516" w:type="dxa"/>
            <w:tcBorders>
              <w:top w:val="nil"/>
              <w:left w:val="nil"/>
              <w:bottom w:val="single" w:sz="4" w:space="0" w:color="auto"/>
              <w:right w:val="single" w:sz="4" w:space="0" w:color="auto"/>
            </w:tcBorders>
            <w:shd w:val="clear" w:color="auto" w:fill="auto"/>
            <w:noWrap/>
            <w:vAlign w:val="center"/>
          </w:tcPr>
          <w:p w14:paraId="51B364CD" w14:textId="03978C31" w:rsidR="000E75D0" w:rsidRPr="000E75D0" w:rsidRDefault="000E75D0" w:rsidP="000E75D0">
            <w:pPr>
              <w:spacing w:line="240" w:lineRule="auto"/>
              <w:ind w:firstLineChars="0" w:firstLine="0"/>
              <w:rPr>
                <w:rFonts w:asciiTheme="minorEastAsia" w:hAnsiTheme="minorEastAsia"/>
                <w:color w:val="000000"/>
                <w:sz w:val="20"/>
                <w:szCs w:val="20"/>
              </w:rPr>
            </w:pPr>
            <w:r w:rsidRPr="000E75D0">
              <w:rPr>
                <w:rFonts w:asciiTheme="minorEastAsia" w:hAnsiTheme="minorEastAsia" w:hint="eastAsia"/>
                <w:color w:val="000000"/>
                <w:sz w:val="20"/>
                <w:szCs w:val="20"/>
              </w:rPr>
              <w:t>ch</w:t>
            </w:r>
            <w:r w:rsidRPr="000E75D0">
              <w:rPr>
                <w:rFonts w:asciiTheme="minorEastAsia" w:hAnsiTheme="minorEastAsia"/>
                <w:color w:val="000000"/>
                <w:sz w:val="20"/>
                <w:szCs w:val="20"/>
              </w:rPr>
              <w:t>NewPassword</w:t>
            </w:r>
          </w:p>
        </w:tc>
        <w:tc>
          <w:tcPr>
            <w:tcW w:w="1601" w:type="dxa"/>
            <w:tcBorders>
              <w:top w:val="nil"/>
              <w:left w:val="nil"/>
              <w:bottom w:val="single" w:sz="4" w:space="0" w:color="auto"/>
              <w:right w:val="single" w:sz="4" w:space="0" w:color="auto"/>
            </w:tcBorders>
            <w:shd w:val="clear" w:color="auto" w:fill="auto"/>
            <w:noWrap/>
            <w:vAlign w:val="center"/>
          </w:tcPr>
          <w:p w14:paraId="6A2EF37F" w14:textId="67E9DD9C" w:rsidR="000E75D0" w:rsidRPr="000E75D0" w:rsidRDefault="000E75D0" w:rsidP="000E75D0">
            <w:pPr>
              <w:spacing w:line="240" w:lineRule="auto"/>
              <w:ind w:firstLineChars="0" w:firstLine="0"/>
              <w:rPr>
                <w:rFonts w:asciiTheme="minorEastAsia" w:hAnsiTheme="minorEastAsia"/>
                <w:color w:val="000000"/>
                <w:sz w:val="20"/>
                <w:szCs w:val="20"/>
              </w:rPr>
            </w:pPr>
            <w:r w:rsidRPr="000E75D0">
              <w:rPr>
                <w:rFonts w:asciiTheme="minorEastAsia" w:hAnsiTheme="minorEastAsia" w:hint="eastAsia"/>
                <w:color w:val="000000"/>
                <w:sz w:val="20"/>
                <w:szCs w:val="20"/>
              </w:rPr>
              <w:t>国密新密码</w:t>
            </w:r>
          </w:p>
        </w:tc>
        <w:tc>
          <w:tcPr>
            <w:tcW w:w="760" w:type="dxa"/>
            <w:tcBorders>
              <w:top w:val="nil"/>
              <w:left w:val="nil"/>
              <w:bottom w:val="single" w:sz="4" w:space="0" w:color="auto"/>
              <w:right w:val="single" w:sz="4" w:space="0" w:color="auto"/>
            </w:tcBorders>
            <w:shd w:val="clear" w:color="auto" w:fill="auto"/>
            <w:noWrap/>
            <w:vAlign w:val="center"/>
          </w:tcPr>
          <w:p w14:paraId="264045FA" w14:textId="11E79127" w:rsidR="000E75D0" w:rsidRPr="000E75D0" w:rsidRDefault="000E75D0" w:rsidP="000E75D0">
            <w:pPr>
              <w:spacing w:line="240" w:lineRule="auto"/>
              <w:ind w:firstLineChars="0" w:firstLine="0"/>
              <w:rPr>
                <w:rFonts w:asciiTheme="minorEastAsia" w:hAnsiTheme="minorEastAsia"/>
                <w:color w:val="000000"/>
                <w:sz w:val="20"/>
                <w:szCs w:val="20"/>
              </w:rPr>
            </w:pPr>
            <w:r w:rsidRPr="000E75D0">
              <w:rPr>
                <w:rFonts w:asciiTheme="minorEastAsia" w:hAnsiTheme="minorEastAsia" w:hint="eastAsia"/>
                <w:color w:val="00000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0AC93E72" w14:textId="7BB832B9" w:rsidR="000E75D0" w:rsidRPr="000E75D0" w:rsidRDefault="000E75D0" w:rsidP="000E75D0">
            <w:pPr>
              <w:spacing w:line="240" w:lineRule="auto"/>
              <w:ind w:firstLineChars="0" w:firstLine="0"/>
              <w:rPr>
                <w:rFonts w:asciiTheme="minorEastAsia" w:hAnsiTheme="minorEastAsia"/>
                <w:color w:val="000000"/>
                <w:sz w:val="20"/>
                <w:szCs w:val="20"/>
              </w:rPr>
            </w:pPr>
            <w:r w:rsidRPr="000E75D0">
              <w:rPr>
                <w:rFonts w:asciiTheme="minorEastAsia" w:hAnsiTheme="minorEastAsia" w:hint="eastAsia"/>
                <w:color w:val="000000"/>
                <w:sz w:val="20"/>
                <w:szCs w:val="20"/>
              </w:rPr>
              <w:t>-</w:t>
            </w:r>
          </w:p>
        </w:tc>
        <w:tc>
          <w:tcPr>
            <w:tcW w:w="2802" w:type="dxa"/>
            <w:tcBorders>
              <w:top w:val="nil"/>
              <w:left w:val="nil"/>
              <w:bottom w:val="single" w:sz="4" w:space="0" w:color="auto"/>
              <w:right w:val="single" w:sz="4" w:space="0" w:color="auto"/>
            </w:tcBorders>
            <w:shd w:val="clear" w:color="auto" w:fill="auto"/>
            <w:noWrap/>
            <w:vAlign w:val="center"/>
          </w:tcPr>
          <w:p w14:paraId="656D5ED9" w14:textId="647ECDD4" w:rsidR="000E75D0" w:rsidRPr="000E75D0" w:rsidRDefault="000E75D0" w:rsidP="000E75D0">
            <w:pPr>
              <w:spacing w:line="240" w:lineRule="auto"/>
              <w:ind w:firstLineChars="0" w:firstLine="0"/>
              <w:rPr>
                <w:rFonts w:asciiTheme="minorEastAsia" w:hAnsiTheme="minorEastAsia"/>
                <w:color w:val="000000"/>
                <w:sz w:val="20"/>
                <w:szCs w:val="20"/>
              </w:rPr>
            </w:pPr>
            <w:r w:rsidRPr="000E75D0">
              <w:rPr>
                <w:rFonts w:asciiTheme="minorEastAsia" w:hAnsiTheme="minorEastAsia" w:hint="eastAsia"/>
                <w:color w:val="000000"/>
                <w:sz w:val="20"/>
                <w:szCs w:val="20"/>
              </w:rPr>
              <w:t>交易所提供的管理类API生成</w:t>
            </w:r>
          </w:p>
        </w:tc>
      </w:tr>
      <w:tr w:rsidR="000E75D0" w:rsidRPr="00741440" w14:paraId="6E2D4D8A"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8D48F65"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M60</w:t>
            </w:r>
          </w:p>
        </w:tc>
        <w:tc>
          <w:tcPr>
            <w:tcW w:w="1516" w:type="dxa"/>
            <w:tcBorders>
              <w:top w:val="nil"/>
              <w:left w:val="nil"/>
              <w:bottom w:val="single" w:sz="4" w:space="0" w:color="auto"/>
              <w:right w:val="single" w:sz="4" w:space="0" w:color="auto"/>
            </w:tcBorders>
            <w:shd w:val="clear" w:color="auto" w:fill="auto"/>
            <w:vAlign w:val="center"/>
            <w:hideMark/>
          </w:tcPr>
          <w:p w14:paraId="2D8DE56B"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traderID</w:t>
            </w:r>
          </w:p>
        </w:tc>
        <w:tc>
          <w:tcPr>
            <w:tcW w:w="1601" w:type="dxa"/>
            <w:tcBorders>
              <w:top w:val="nil"/>
              <w:left w:val="nil"/>
              <w:bottom w:val="single" w:sz="4" w:space="0" w:color="auto"/>
              <w:right w:val="single" w:sz="4" w:space="0" w:color="auto"/>
            </w:tcBorders>
            <w:shd w:val="clear" w:color="auto" w:fill="auto"/>
            <w:noWrap/>
            <w:vAlign w:val="center"/>
            <w:hideMark/>
          </w:tcPr>
          <w:p w14:paraId="37A6F78A"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14:paraId="1B732F6B"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2CEEDDE2"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2802" w:type="dxa"/>
            <w:tcBorders>
              <w:top w:val="nil"/>
              <w:left w:val="nil"/>
              <w:bottom w:val="single" w:sz="4" w:space="0" w:color="auto"/>
              <w:right w:val="single" w:sz="4" w:space="0" w:color="auto"/>
            </w:tcBorders>
            <w:shd w:val="clear" w:color="auto" w:fill="auto"/>
            <w:noWrap/>
            <w:vAlign w:val="center"/>
            <w:hideMark/>
          </w:tcPr>
          <w:p w14:paraId="62C301EA"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p>
        </w:tc>
      </w:tr>
      <w:tr w:rsidR="000E75D0" w:rsidRPr="00741440" w14:paraId="63C6E52C"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B0497AC"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X39</w:t>
            </w:r>
          </w:p>
        </w:tc>
        <w:tc>
          <w:tcPr>
            <w:tcW w:w="1516" w:type="dxa"/>
            <w:tcBorders>
              <w:top w:val="nil"/>
              <w:left w:val="nil"/>
              <w:bottom w:val="single" w:sz="4" w:space="0" w:color="auto"/>
              <w:right w:val="single" w:sz="4" w:space="0" w:color="auto"/>
            </w:tcBorders>
            <w:shd w:val="clear" w:color="auto" w:fill="auto"/>
            <w:vAlign w:val="center"/>
            <w:hideMark/>
          </w:tcPr>
          <w:p w14:paraId="5A3B9B17"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RspCode</w:t>
            </w:r>
          </w:p>
        </w:tc>
        <w:tc>
          <w:tcPr>
            <w:tcW w:w="1601" w:type="dxa"/>
            <w:tcBorders>
              <w:top w:val="nil"/>
              <w:left w:val="nil"/>
              <w:bottom w:val="single" w:sz="4" w:space="0" w:color="auto"/>
              <w:right w:val="single" w:sz="4" w:space="0" w:color="auto"/>
            </w:tcBorders>
            <w:shd w:val="clear" w:color="auto" w:fill="auto"/>
            <w:noWrap/>
            <w:vAlign w:val="center"/>
            <w:hideMark/>
          </w:tcPr>
          <w:p w14:paraId="3BB9B9FE"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5F2109AE"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117D5233"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2802" w:type="dxa"/>
            <w:tcBorders>
              <w:top w:val="nil"/>
              <w:left w:val="nil"/>
              <w:bottom w:val="single" w:sz="4" w:space="0" w:color="auto"/>
              <w:right w:val="single" w:sz="4" w:space="0" w:color="auto"/>
            </w:tcBorders>
            <w:shd w:val="clear" w:color="auto" w:fill="auto"/>
            <w:noWrap/>
            <w:vAlign w:val="center"/>
            <w:hideMark/>
          </w:tcPr>
          <w:p w14:paraId="0FC716EB"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p>
        </w:tc>
      </w:tr>
      <w:tr w:rsidR="000E75D0" w:rsidRPr="00741440" w14:paraId="3A9C24FA" w14:textId="77777777" w:rsidTr="00F568F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052C4D7"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X40</w:t>
            </w:r>
          </w:p>
        </w:tc>
        <w:tc>
          <w:tcPr>
            <w:tcW w:w="1516" w:type="dxa"/>
            <w:tcBorders>
              <w:top w:val="nil"/>
              <w:left w:val="nil"/>
              <w:bottom w:val="single" w:sz="4" w:space="0" w:color="auto"/>
              <w:right w:val="single" w:sz="4" w:space="0" w:color="auto"/>
            </w:tcBorders>
            <w:shd w:val="clear" w:color="auto" w:fill="auto"/>
            <w:vAlign w:val="center"/>
            <w:hideMark/>
          </w:tcPr>
          <w:p w14:paraId="62564F9C"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RspMsg</w:t>
            </w:r>
          </w:p>
        </w:tc>
        <w:tc>
          <w:tcPr>
            <w:tcW w:w="1601" w:type="dxa"/>
            <w:tcBorders>
              <w:top w:val="nil"/>
              <w:left w:val="nil"/>
              <w:bottom w:val="single" w:sz="4" w:space="0" w:color="auto"/>
              <w:right w:val="single" w:sz="4" w:space="0" w:color="auto"/>
            </w:tcBorders>
            <w:shd w:val="clear" w:color="auto" w:fill="auto"/>
            <w:noWrap/>
            <w:vAlign w:val="center"/>
            <w:hideMark/>
          </w:tcPr>
          <w:p w14:paraId="2438F5E8"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383E7DC7"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14:paraId="506C137C"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r w:rsidRPr="00741440">
              <w:rPr>
                <w:rFonts w:ascii="宋体" w:eastAsia="宋体" w:hAnsi="宋体" w:cs="宋体" w:hint="eastAsia"/>
                <w:color w:val="000000"/>
                <w:kern w:val="0"/>
                <w:sz w:val="20"/>
                <w:szCs w:val="20"/>
              </w:rPr>
              <w:t>M</w:t>
            </w:r>
          </w:p>
        </w:tc>
        <w:tc>
          <w:tcPr>
            <w:tcW w:w="2802" w:type="dxa"/>
            <w:tcBorders>
              <w:top w:val="nil"/>
              <w:left w:val="nil"/>
              <w:bottom w:val="single" w:sz="4" w:space="0" w:color="auto"/>
              <w:right w:val="single" w:sz="4" w:space="0" w:color="auto"/>
            </w:tcBorders>
            <w:shd w:val="clear" w:color="auto" w:fill="auto"/>
            <w:noWrap/>
            <w:vAlign w:val="center"/>
            <w:hideMark/>
          </w:tcPr>
          <w:p w14:paraId="5D344DDE" w14:textId="77777777" w:rsidR="000E75D0" w:rsidRPr="00741440" w:rsidRDefault="000E75D0" w:rsidP="00741440">
            <w:pPr>
              <w:widowControl/>
              <w:spacing w:line="240" w:lineRule="auto"/>
              <w:ind w:firstLineChars="0" w:firstLine="0"/>
              <w:jc w:val="left"/>
              <w:rPr>
                <w:rFonts w:ascii="宋体" w:eastAsia="宋体" w:hAnsi="宋体" w:cs="宋体"/>
                <w:color w:val="000000"/>
                <w:kern w:val="0"/>
                <w:sz w:val="20"/>
                <w:szCs w:val="20"/>
              </w:rPr>
            </w:pPr>
          </w:p>
        </w:tc>
      </w:tr>
    </w:tbl>
    <w:p w14:paraId="134350CE" w14:textId="77777777" w:rsidR="0096390C" w:rsidRDefault="0096390C" w:rsidP="0096390C">
      <w:pPr>
        <w:ind w:firstLine="480"/>
      </w:pPr>
    </w:p>
    <w:p w14:paraId="187FBB57" w14:textId="77777777" w:rsidR="0096390C" w:rsidRDefault="00046877" w:rsidP="0096390C">
      <w:pPr>
        <w:pStyle w:val="2"/>
        <w:numPr>
          <w:ilvl w:val="1"/>
          <w:numId w:val="4"/>
        </w:numPr>
        <w:ind w:left="0" w:firstLineChars="0" w:firstLine="0"/>
      </w:pPr>
      <w:bookmarkStart w:id="47" w:name="_Toc475106244"/>
      <w:r>
        <w:rPr>
          <w:rFonts w:hint="eastAsia"/>
        </w:rPr>
        <w:t>库存类</w:t>
      </w:r>
      <w:r w:rsidR="0096390C">
        <w:rPr>
          <w:rFonts w:hint="eastAsia"/>
        </w:rPr>
        <w:t>交易</w:t>
      </w:r>
      <w:bookmarkEnd w:id="47"/>
    </w:p>
    <w:p w14:paraId="052988F1" w14:textId="17E59C92" w:rsidR="00574C9B" w:rsidRPr="00574C9B" w:rsidRDefault="00574C9B" w:rsidP="00574C9B">
      <w:pPr>
        <w:ind w:firstLine="480"/>
      </w:pPr>
      <w:r>
        <w:rPr>
          <w:rFonts w:hint="eastAsia"/>
        </w:rPr>
        <w:t>对于处理</w:t>
      </w:r>
      <w:r>
        <w:t>失败的</w:t>
      </w:r>
      <w:r w:rsidR="002820F1">
        <w:rPr>
          <w:rFonts w:hint="eastAsia"/>
        </w:rPr>
        <w:t>库存</w:t>
      </w:r>
      <w:r>
        <w:t>类交易，应答报文</w:t>
      </w:r>
      <w:r>
        <w:rPr>
          <w:rFonts w:hint="eastAsia"/>
        </w:rPr>
        <w:t>消息体</w:t>
      </w:r>
      <w:r>
        <w:t>中只包含</w:t>
      </w:r>
      <w:r>
        <w:rPr>
          <w:rFonts w:hint="eastAsia"/>
        </w:rPr>
        <w:t>响应代码</w:t>
      </w:r>
      <w:r>
        <w:t>和响应信息</w:t>
      </w:r>
      <w:r>
        <w:rPr>
          <w:rFonts w:hint="eastAsia"/>
        </w:rPr>
        <w:t>。</w:t>
      </w:r>
    </w:p>
    <w:p w14:paraId="7742BD89" w14:textId="77777777" w:rsidR="0096390C" w:rsidRDefault="0096390C" w:rsidP="0096390C">
      <w:pPr>
        <w:pStyle w:val="3"/>
        <w:numPr>
          <w:ilvl w:val="2"/>
          <w:numId w:val="4"/>
        </w:numPr>
        <w:ind w:left="0" w:firstLineChars="0" w:firstLine="0"/>
      </w:pPr>
      <w:bookmarkStart w:id="48" w:name="_Toc475106245"/>
      <w:r>
        <w:rPr>
          <w:rFonts w:hint="eastAsia"/>
        </w:rPr>
        <w:lastRenderedPageBreak/>
        <w:t>提货</w:t>
      </w:r>
      <w:bookmarkEnd w:id="48"/>
    </w:p>
    <w:p w14:paraId="566E352B" w14:textId="77777777" w:rsidR="0096390C" w:rsidRDefault="0096390C" w:rsidP="0096390C">
      <w:pPr>
        <w:pStyle w:val="4"/>
        <w:numPr>
          <w:ilvl w:val="3"/>
          <w:numId w:val="4"/>
        </w:numPr>
        <w:ind w:left="0" w:firstLineChars="0" w:firstLine="0"/>
      </w:pPr>
      <w:r>
        <w:rPr>
          <w:rFonts w:hint="eastAsia"/>
        </w:rPr>
        <w:t>增加提货申请</w:t>
      </w:r>
      <w:r w:rsidRPr="0096390C">
        <w:rPr>
          <w:rFonts w:hint="eastAsia"/>
        </w:rPr>
        <w:t>请求及应答</w:t>
      </w:r>
    </w:p>
    <w:p w14:paraId="5CFA8AF6" w14:textId="77777777" w:rsidR="00191417" w:rsidRDefault="00191417" w:rsidP="001643FA">
      <w:pPr>
        <w:ind w:firstLine="482"/>
      </w:pPr>
      <w:r w:rsidRPr="00191417">
        <w:rPr>
          <w:rFonts w:hint="eastAsia"/>
          <w:b/>
        </w:rPr>
        <w:t>功能：</w:t>
      </w:r>
      <w:r w:rsidRPr="00191417">
        <w:rPr>
          <w:rFonts w:hint="eastAsia"/>
        </w:rPr>
        <w:t>提货</w:t>
      </w:r>
      <w:r>
        <w:rPr>
          <w:rFonts w:hint="eastAsia"/>
        </w:rPr>
        <w:t>申请指令用于会员二级系统新增该会员</w:t>
      </w:r>
      <w:r w:rsidR="0003063E">
        <w:rPr>
          <w:rFonts w:hint="eastAsia"/>
        </w:rPr>
        <w:t>席位</w:t>
      </w:r>
      <w:r>
        <w:rPr>
          <w:rFonts w:hint="eastAsia"/>
        </w:rPr>
        <w:t>所属客户的</w:t>
      </w:r>
      <w:r w:rsidR="00DD260B">
        <w:rPr>
          <w:rFonts w:hint="eastAsia"/>
        </w:rPr>
        <w:t>交易库</w:t>
      </w:r>
      <w:r w:rsidR="001D34E3">
        <w:rPr>
          <w:rFonts w:hint="eastAsia"/>
        </w:rPr>
        <w:t>黄金铂金</w:t>
      </w:r>
      <w:r>
        <w:rPr>
          <w:rFonts w:hint="eastAsia"/>
        </w:rPr>
        <w:t>提货申请单</w:t>
      </w:r>
      <w:r w:rsidR="00022953">
        <w:rPr>
          <w:rFonts w:hint="eastAsia"/>
        </w:rPr>
        <w:t>，</w:t>
      </w:r>
      <w:r w:rsidR="00FA7488">
        <w:rPr>
          <w:rFonts w:hint="eastAsia"/>
        </w:rPr>
        <w:t>交易库</w:t>
      </w:r>
      <w:r w:rsidR="00022953">
        <w:rPr>
          <w:rFonts w:hint="eastAsia"/>
        </w:rPr>
        <w:t>可以是</w:t>
      </w:r>
      <w:r w:rsidR="00980898">
        <w:rPr>
          <w:rFonts w:hint="eastAsia"/>
        </w:rPr>
        <w:t>主板</w:t>
      </w:r>
      <w:r w:rsidR="008464A3">
        <w:rPr>
          <w:rFonts w:hint="eastAsia"/>
        </w:rPr>
        <w:t>指定</w:t>
      </w:r>
      <w:r w:rsidR="00980898">
        <w:rPr>
          <w:rFonts w:hint="eastAsia"/>
        </w:rPr>
        <w:t>仓库</w:t>
      </w:r>
      <w:r w:rsidR="00022953">
        <w:rPr>
          <w:rFonts w:hint="eastAsia"/>
        </w:rPr>
        <w:t>，也可以是</w:t>
      </w:r>
      <w:r w:rsidR="008464A3">
        <w:rPr>
          <w:rFonts w:hint="eastAsia"/>
        </w:rPr>
        <w:t>国际板指定</w:t>
      </w:r>
      <w:r w:rsidR="00980898">
        <w:rPr>
          <w:rFonts w:hint="eastAsia"/>
        </w:rPr>
        <w:t>仓库</w:t>
      </w:r>
      <w:r>
        <w:rPr>
          <w:rFonts w:hint="eastAsia"/>
        </w:rPr>
        <w:t>。会员使用仓储接口填写在</w:t>
      </w:r>
      <w:r w:rsidR="008464A3">
        <w:rPr>
          <w:rFonts w:hint="eastAsia"/>
        </w:rPr>
        <w:t>国际板指定仓库（即俗称的</w:t>
      </w:r>
      <w:r>
        <w:rPr>
          <w:rFonts w:hint="eastAsia"/>
        </w:rPr>
        <w:t>自贸区仓库</w:t>
      </w:r>
      <w:r w:rsidR="008464A3">
        <w:rPr>
          <w:rFonts w:hint="eastAsia"/>
        </w:rPr>
        <w:t>）</w:t>
      </w:r>
      <w:r>
        <w:rPr>
          <w:rFonts w:hint="eastAsia"/>
        </w:rPr>
        <w:t>的黄金铂金提货申请单时，提货申请单的实物流向、备注必填。</w:t>
      </w:r>
      <w:r w:rsidR="00022953">
        <w:rPr>
          <w:rFonts w:hint="eastAsia"/>
        </w:rPr>
        <w:t>交易库</w:t>
      </w:r>
      <w:r>
        <w:rPr>
          <w:rFonts w:hint="eastAsia"/>
        </w:rPr>
        <w:t>白银</w:t>
      </w:r>
      <w:r w:rsidR="008464A3">
        <w:rPr>
          <w:rFonts w:hint="eastAsia"/>
        </w:rPr>
        <w:t>的</w:t>
      </w:r>
      <w:r>
        <w:rPr>
          <w:rFonts w:hint="eastAsia"/>
        </w:rPr>
        <w:t>提货申请</w:t>
      </w:r>
      <w:r w:rsidR="0003063E">
        <w:rPr>
          <w:rFonts w:hint="eastAsia"/>
        </w:rPr>
        <w:t>、保管库</w:t>
      </w:r>
      <w:r w:rsidR="008464A3">
        <w:rPr>
          <w:rFonts w:hint="eastAsia"/>
        </w:rPr>
        <w:t>黄金铂金白银的</w:t>
      </w:r>
      <w:r w:rsidR="0003063E">
        <w:rPr>
          <w:rFonts w:hint="eastAsia"/>
        </w:rPr>
        <w:t>提货申请</w:t>
      </w:r>
      <w:r w:rsidR="001D34E3">
        <w:rPr>
          <w:rFonts w:hint="eastAsia"/>
        </w:rPr>
        <w:t>，</w:t>
      </w:r>
      <w:r>
        <w:rPr>
          <w:rFonts w:hint="eastAsia"/>
        </w:rPr>
        <w:t>本接口功能不支持。</w:t>
      </w:r>
    </w:p>
    <w:p w14:paraId="12B1DF21" w14:textId="77777777" w:rsidR="00191417" w:rsidRPr="00191417" w:rsidRDefault="00191417" w:rsidP="00191417">
      <w:pPr>
        <w:ind w:firstLine="480"/>
      </w:pPr>
      <w:r>
        <w:rPr>
          <w:rFonts w:hint="eastAsia"/>
        </w:rPr>
        <w:t>消息体格式如下：</w:t>
      </w:r>
    </w:p>
    <w:tbl>
      <w:tblPr>
        <w:tblW w:w="8814" w:type="dxa"/>
        <w:tblInd w:w="103" w:type="dxa"/>
        <w:tblLook w:val="04A0" w:firstRow="1" w:lastRow="0" w:firstColumn="1" w:lastColumn="0" w:noHBand="0" w:noVBand="1"/>
      </w:tblPr>
      <w:tblGrid>
        <w:gridCol w:w="798"/>
        <w:gridCol w:w="1916"/>
        <w:gridCol w:w="1847"/>
        <w:gridCol w:w="760"/>
        <w:gridCol w:w="798"/>
        <w:gridCol w:w="2695"/>
      </w:tblGrid>
      <w:tr w:rsidR="00D71C8E" w:rsidRPr="00D71C8E" w14:paraId="093106E3" w14:textId="77777777" w:rsidTr="000E75D0">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CC9ADB5" w14:textId="77777777" w:rsidR="00D71C8E" w:rsidRPr="00D71C8E" w:rsidRDefault="00D71C8E" w:rsidP="00D71C8E">
            <w:pPr>
              <w:widowControl/>
              <w:spacing w:line="240" w:lineRule="auto"/>
              <w:ind w:firstLineChars="0" w:firstLine="0"/>
              <w:jc w:val="left"/>
              <w:rPr>
                <w:rFonts w:ascii="宋体" w:eastAsia="宋体" w:hAnsi="宋体" w:cs="宋体"/>
                <w:b/>
                <w:bCs/>
                <w:color w:val="000000"/>
                <w:kern w:val="0"/>
                <w:sz w:val="20"/>
                <w:szCs w:val="20"/>
              </w:rPr>
            </w:pPr>
            <w:r w:rsidRPr="00D71C8E">
              <w:rPr>
                <w:rFonts w:ascii="宋体" w:eastAsia="宋体" w:hAnsi="宋体" w:cs="宋体" w:hint="eastAsia"/>
                <w:b/>
                <w:bCs/>
                <w:color w:val="000000"/>
                <w:kern w:val="0"/>
                <w:sz w:val="20"/>
                <w:szCs w:val="20"/>
              </w:rPr>
              <w:t>域号</w:t>
            </w:r>
          </w:p>
        </w:tc>
        <w:tc>
          <w:tcPr>
            <w:tcW w:w="1916" w:type="dxa"/>
            <w:tcBorders>
              <w:top w:val="single" w:sz="4" w:space="0" w:color="auto"/>
              <w:left w:val="nil"/>
              <w:bottom w:val="single" w:sz="4" w:space="0" w:color="auto"/>
              <w:right w:val="single" w:sz="4" w:space="0" w:color="auto"/>
            </w:tcBorders>
            <w:shd w:val="clear" w:color="000000" w:fill="D9D9D9"/>
            <w:noWrap/>
            <w:vAlign w:val="center"/>
            <w:hideMark/>
          </w:tcPr>
          <w:p w14:paraId="7019E5D9" w14:textId="77777777" w:rsidR="00D71C8E" w:rsidRPr="00D71C8E" w:rsidRDefault="00D71C8E" w:rsidP="00D71C8E">
            <w:pPr>
              <w:widowControl/>
              <w:spacing w:line="240" w:lineRule="auto"/>
              <w:ind w:firstLineChars="0" w:firstLine="0"/>
              <w:jc w:val="left"/>
              <w:rPr>
                <w:rFonts w:ascii="宋体" w:eastAsia="宋体" w:hAnsi="宋体" w:cs="宋体"/>
                <w:b/>
                <w:bCs/>
                <w:color w:val="000000"/>
                <w:kern w:val="0"/>
                <w:sz w:val="20"/>
                <w:szCs w:val="20"/>
              </w:rPr>
            </w:pPr>
            <w:r w:rsidRPr="00D71C8E">
              <w:rPr>
                <w:rFonts w:ascii="宋体" w:eastAsia="宋体" w:hAnsi="宋体" w:cs="宋体" w:hint="eastAsia"/>
                <w:b/>
                <w:bCs/>
                <w:color w:val="000000"/>
                <w:kern w:val="0"/>
                <w:sz w:val="20"/>
                <w:szCs w:val="20"/>
              </w:rPr>
              <w:t>域名</w:t>
            </w:r>
          </w:p>
        </w:tc>
        <w:tc>
          <w:tcPr>
            <w:tcW w:w="1847" w:type="dxa"/>
            <w:tcBorders>
              <w:top w:val="single" w:sz="4" w:space="0" w:color="auto"/>
              <w:left w:val="nil"/>
              <w:bottom w:val="single" w:sz="4" w:space="0" w:color="auto"/>
              <w:right w:val="single" w:sz="4" w:space="0" w:color="auto"/>
            </w:tcBorders>
            <w:shd w:val="clear" w:color="000000" w:fill="D9D9D9"/>
            <w:noWrap/>
            <w:vAlign w:val="center"/>
            <w:hideMark/>
          </w:tcPr>
          <w:p w14:paraId="2C93A1A8" w14:textId="77777777" w:rsidR="00D71C8E" w:rsidRPr="00D71C8E" w:rsidRDefault="004847B6" w:rsidP="00D71C8E">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36AD6C32" w14:textId="77777777" w:rsidR="00D71C8E" w:rsidRPr="00D71C8E" w:rsidRDefault="00D71C8E" w:rsidP="00D71C8E">
            <w:pPr>
              <w:widowControl/>
              <w:spacing w:line="240" w:lineRule="auto"/>
              <w:ind w:firstLineChars="0" w:firstLine="0"/>
              <w:jc w:val="left"/>
              <w:rPr>
                <w:rFonts w:ascii="宋体" w:eastAsia="宋体" w:hAnsi="宋体" w:cs="宋体"/>
                <w:b/>
                <w:bCs/>
                <w:color w:val="000000"/>
                <w:kern w:val="0"/>
                <w:sz w:val="20"/>
                <w:szCs w:val="20"/>
              </w:rPr>
            </w:pPr>
            <w:r w:rsidRPr="00D71C8E">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361C7C8D" w14:textId="77777777" w:rsidR="00D71C8E" w:rsidRPr="00D71C8E" w:rsidRDefault="00D71C8E" w:rsidP="00D71C8E">
            <w:pPr>
              <w:widowControl/>
              <w:spacing w:line="240" w:lineRule="auto"/>
              <w:ind w:firstLineChars="0" w:firstLine="0"/>
              <w:jc w:val="left"/>
              <w:rPr>
                <w:rFonts w:ascii="宋体" w:eastAsia="宋体" w:hAnsi="宋体" w:cs="宋体"/>
                <w:b/>
                <w:bCs/>
                <w:color w:val="000000"/>
                <w:kern w:val="0"/>
                <w:sz w:val="20"/>
                <w:szCs w:val="20"/>
              </w:rPr>
            </w:pPr>
            <w:r w:rsidRPr="00D71C8E">
              <w:rPr>
                <w:rFonts w:ascii="宋体" w:eastAsia="宋体" w:hAnsi="宋体" w:cs="宋体" w:hint="eastAsia"/>
                <w:b/>
                <w:bCs/>
                <w:color w:val="000000"/>
                <w:kern w:val="0"/>
                <w:sz w:val="20"/>
                <w:szCs w:val="20"/>
              </w:rPr>
              <w:t>应答</w:t>
            </w:r>
          </w:p>
        </w:tc>
        <w:tc>
          <w:tcPr>
            <w:tcW w:w="2695" w:type="dxa"/>
            <w:tcBorders>
              <w:top w:val="single" w:sz="4" w:space="0" w:color="auto"/>
              <w:left w:val="nil"/>
              <w:bottom w:val="single" w:sz="4" w:space="0" w:color="auto"/>
              <w:right w:val="single" w:sz="4" w:space="0" w:color="auto"/>
            </w:tcBorders>
            <w:shd w:val="clear" w:color="000000" w:fill="D9D9D9"/>
            <w:noWrap/>
            <w:vAlign w:val="center"/>
            <w:hideMark/>
          </w:tcPr>
          <w:p w14:paraId="7DE30483" w14:textId="77777777" w:rsidR="00D71C8E" w:rsidRPr="00D71C8E" w:rsidRDefault="00D71C8E" w:rsidP="00D71C8E">
            <w:pPr>
              <w:widowControl/>
              <w:spacing w:line="240" w:lineRule="auto"/>
              <w:ind w:firstLineChars="0" w:firstLine="0"/>
              <w:jc w:val="left"/>
              <w:rPr>
                <w:rFonts w:ascii="宋体" w:eastAsia="宋体" w:hAnsi="宋体" w:cs="宋体"/>
                <w:b/>
                <w:bCs/>
                <w:color w:val="000000"/>
                <w:kern w:val="0"/>
                <w:sz w:val="20"/>
                <w:szCs w:val="20"/>
              </w:rPr>
            </w:pPr>
            <w:r w:rsidRPr="00D71C8E">
              <w:rPr>
                <w:rFonts w:ascii="宋体" w:eastAsia="宋体" w:hAnsi="宋体" w:cs="宋体" w:hint="eastAsia"/>
                <w:b/>
                <w:bCs/>
                <w:color w:val="000000"/>
                <w:kern w:val="0"/>
                <w:sz w:val="20"/>
                <w:szCs w:val="20"/>
              </w:rPr>
              <w:t>说明</w:t>
            </w:r>
          </w:p>
        </w:tc>
      </w:tr>
      <w:tr w:rsidR="00D71C8E" w:rsidRPr="00D71C8E" w14:paraId="50013083"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8E1D828" w14:textId="77777777" w:rsidR="00D71C8E" w:rsidRPr="00D71C8E" w:rsidRDefault="00B52748" w:rsidP="00D71C8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K00</w:t>
            </w:r>
          </w:p>
        </w:tc>
        <w:tc>
          <w:tcPr>
            <w:tcW w:w="1916" w:type="dxa"/>
            <w:tcBorders>
              <w:top w:val="nil"/>
              <w:left w:val="nil"/>
              <w:bottom w:val="single" w:sz="4" w:space="0" w:color="auto"/>
              <w:right w:val="single" w:sz="4" w:space="0" w:color="auto"/>
            </w:tcBorders>
            <w:shd w:val="clear" w:color="auto" w:fill="auto"/>
            <w:noWrap/>
            <w:vAlign w:val="center"/>
            <w:hideMark/>
          </w:tcPr>
          <w:p w14:paraId="4B2E3805" w14:textId="77777777" w:rsidR="00D71C8E" w:rsidRPr="00D71C8E" w:rsidRDefault="00D71C8E"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localNo</w:t>
            </w:r>
          </w:p>
        </w:tc>
        <w:tc>
          <w:tcPr>
            <w:tcW w:w="1847" w:type="dxa"/>
            <w:tcBorders>
              <w:top w:val="nil"/>
              <w:left w:val="nil"/>
              <w:bottom w:val="single" w:sz="4" w:space="0" w:color="auto"/>
              <w:right w:val="single" w:sz="4" w:space="0" w:color="auto"/>
            </w:tcBorders>
            <w:shd w:val="clear" w:color="auto" w:fill="auto"/>
            <w:noWrap/>
            <w:vAlign w:val="center"/>
            <w:hideMark/>
          </w:tcPr>
          <w:p w14:paraId="4727E837" w14:textId="77777777" w:rsidR="00D71C8E" w:rsidRPr="00D71C8E" w:rsidRDefault="008464A3" w:rsidP="001B48E1">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00D71C8E" w:rsidRPr="00D71C8E">
              <w:rPr>
                <w:rFonts w:ascii="宋体" w:eastAsia="宋体" w:hAnsi="宋体" w:cs="宋体" w:hint="eastAsia"/>
                <w:color w:val="000000"/>
                <w:kern w:val="0"/>
                <w:sz w:val="20"/>
                <w:szCs w:val="20"/>
              </w:rPr>
              <w:t>本地</w:t>
            </w:r>
            <w:r w:rsidR="001B48E1">
              <w:rPr>
                <w:rFonts w:ascii="宋体" w:eastAsia="宋体" w:hAnsi="宋体" w:cs="宋体" w:hint="eastAsia"/>
                <w:color w:val="000000"/>
                <w:kern w:val="0"/>
                <w:sz w:val="20"/>
                <w:szCs w:val="20"/>
              </w:rPr>
              <w:t>提货</w:t>
            </w:r>
            <w:r>
              <w:rPr>
                <w:rFonts w:ascii="宋体" w:eastAsia="宋体" w:hAnsi="宋体" w:cs="宋体" w:hint="eastAsia"/>
                <w:color w:val="000000"/>
                <w:kern w:val="0"/>
                <w:sz w:val="20"/>
                <w:szCs w:val="20"/>
              </w:rPr>
              <w:t>单</w:t>
            </w:r>
            <w:r w:rsidR="00D71C8E" w:rsidRPr="00D71C8E">
              <w:rPr>
                <w:rFonts w:ascii="宋体" w:eastAsia="宋体" w:hAnsi="宋体" w:cs="宋体" w:hint="eastAsia"/>
                <w:color w:val="000000"/>
                <w:kern w:val="0"/>
                <w:sz w:val="20"/>
                <w:szCs w:val="20"/>
              </w:rPr>
              <w:t>编号</w:t>
            </w:r>
          </w:p>
        </w:tc>
        <w:tc>
          <w:tcPr>
            <w:tcW w:w="760" w:type="dxa"/>
            <w:tcBorders>
              <w:top w:val="nil"/>
              <w:left w:val="nil"/>
              <w:bottom w:val="single" w:sz="4" w:space="0" w:color="auto"/>
              <w:right w:val="single" w:sz="4" w:space="0" w:color="auto"/>
            </w:tcBorders>
            <w:shd w:val="clear" w:color="auto" w:fill="auto"/>
            <w:vAlign w:val="center"/>
            <w:hideMark/>
          </w:tcPr>
          <w:p w14:paraId="61045BFF" w14:textId="77777777" w:rsidR="00D71C8E" w:rsidRPr="00D71C8E" w:rsidRDefault="00D71C8E"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7F4A338E" w14:textId="77777777" w:rsidR="00D71C8E" w:rsidRPr="00D71C8E" w:rsidRDefault="006512AC" w:rsidP="00D71C8E">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5CA8BA55" w14:textId="77777777" w:rsidR="00D71C8E" w:rsidRPr="008F2131" w:rsidRDefault="008464A3" w:rsidP="008464A3">
            <w:pPr>
              <w:widowControl/>
              <w:spacing w:line="240" w:lineRule="auto"/>
              <w:ind w:firstLineChars="0" w:firstLine="0"/>
              <w:jc w:val="left"/>
              <w:rPr>
                <w:rFonts w:ascii="宋体" w:eastAsia="宋体" w:hAnsi="宋体" w:cs="宋体"/>
                <w:color w:val="000000"/>
                <w:kern w:val="0"/>
                <w:sz w:val="20"/>
                <w:szCs w:val="20"/>
              </w:rPr>
            </w:pPr>
            <w:r>
              <w:rPr>
                <w:rFonts w:hint="eastAsia"/>
                <w:sz w:val="20"/>
              </w:rPr>
              <w:t>会员二级系统给</w:t>
            </w:r>
            <w:r w:rsidR="002A19CB">
              <w:rPr>
                <w:rFonts w:hint="eastAsia"/>
                <w:sz w:val="20"/>
              </w:rPr>
              <w:t>该</w:t>
            </w:r>
            <w:r>
              <w:rPr>
                <w:rFonts w:hint="eastAsia"/>
                <w:sz w:val="20"/>
              </w:rPr>
              <w:t>申请的内部</w:t>
            </w:r>
            <w:r w:rsidR="001B48E1">
              <w:rPr>
                <w:rFonts w:hint="eastAsia"/>
                <w:sz w:val="20"/>
              </w:rPr>
              <w:t>唯一</w:t>
            </w:r>
            <w:r w:rsidR="008F2131" w:rsidRPr="008F2131">
              <w:rPr>
                <w:rFonts w:hint="eastAsia"/>
                <w:sz w:val="20"/>
              </w:rPr>
              <w:t>编号</w:t>
            </w:r>
            <w:r w:rsidR="001B48E1">
              <w:rPr>
                <w:rFonts w:hint="eastAsia"/>
                <w:sz w:val="20"/>
              </w:rPr>
              <w:t>。</w:t>
            </w:r>
          </w:p>
        </w:tc>
      </w:tr>
      <w:tr w:rsidR="00D71C8E" w:rsidRPr="00D71C8E" w14:paraId="17F78C81"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8AEDF11" w14:textId="77777777" w:rsidR="00D71C8E" w:rsidRPr="005D3908" w:rsidRDefault="00D71C8E"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M00</w:t>
            </w:r>
          </w:p>
        </w:tc>
        <w:tc>
          <w:tcPr>
            <w:tcW w:w="1916" w:type="dxa"/>
            <w:tcBorders>
              <w:top w:val="nil"/>
              <w:left w:val="nil"/>
              <w:bottom w:val="single" w:sz="4" w:space="0" w:color="auto"/>
              <w:right w:val="single" w:sz="4" w:space="0" w:color="auto"/>
            </w:tcBorders>
            <w:shd w:val="clear" w:color="auto" w:fill="auto"/>
            <w:vAlign w:val="center"/>
            <w:hideMark/>
          </w:tcPr>
          <w:p w14:paraId="47B061F9" w14:textId="77777777" w:rsidR="00D71C8E" w:rsidRPr="005D3908" w:rsidRDefault="00D71C8E"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memberID</w:t>
            </w:r>
          </w:p>
        </w:tc>
        <w:tc>
          <w:tcPr>
            <w:tcW w:w="1847" w:type="dxa"/>
            <w:tcBorders>
              <w:top w:val="nil"/>
              <w:left w:val="nil"/>
              <w:bottom w:val="single" w:sz="4" w:space="0" w:color="auto"/>
              <w:right w:val="single" w:sz="4" w:space="0" w:color="auto"/>
            </w:tcBorders>
            <w:shd w:val="clear" w:color="auto" w:fill="auto"/>
            <w:noWrap/>
            <w:vAlign w:val="center"/>
            <w:hideMark/>
          </w:tcPr>
          <w:p w14:paraId="54AB5C48" w14:textId="77777777" w:rsidR="00D71C8E" w:rsidRPr="005D3908" w:rsidRDefault="00D71C8E"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4D00134B" w14:textId="77777777" w:rsidR="00D71C8E" w:rsidRPr="005D3908" w:rsidRDefault="00D71C8E"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6F0F59F" w14:textId="77777777" w:rsidR="00D71C8E"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350B9247" w14:textId="77777777" w:rsidR="00D71C8E" w:rsidRPr="005D3908" w:rsidRDefault="00D71C8E" w:rsidP="00D71C8E">
            <w:pPr>
              <w:widowControl/>
              <w:spacing w:line="240" w:lineRule="auto"/>
              <w:ind w:firstLineChars="0" w:firstLine="0"/>
              <w:jc w:val="left"/>
              <w:rPr>
                <w:rFonts w:ascii="宋体" w:eastAsia="宋体" w:hAnsi="宋体" w:cs="宋体"/>
                <w:color w:val="000000"/>
                <w:kern w:val="0"/>
                <w:sz w:val="20"/>
                <w:szCs w:val="20"/>
              </w:rPr>
            </w:pPr>
          </w:p>
        </w:tc>
      </w:tr>
      <w:tr w:rsidR="006512AC" w:rsidRPr="00D71C8E" w14:paraId="06171392"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ED5FB1F" w14:textId="77777777" w:rsidR="006512AC" w:rsidRPr="005D3908" w:rsidRDefault="006512AC" w:rsidP="0075261B">
            <w:pPr>
              <w:spacing w:line="240" w:lineRule="auto"/>
              <w:ind w:firstLineChars="0" w:firstLine="0"/>
              <w:rPr>
                <w:rFonts w:asciiTheme="minorEastAsia" w:hAnsiTheme="minorEastAsia"/>
                <w:color w:val="000000"/>
                <w:sz w:val="20"/>
                <w:szCs w:val="20"/>
              </w:rPr>
            </w:pPr>
            <w:r w:rsidRPr="005D3908">
              <w:rPr>
                <w:rFonts w:asciiTheme="minorEastAsia" w:hAnsiTheme="minorEastAsia" w:hint="eastAsia"/>
                <w:color w:val="000000"/>
                <w:sz w:val="20"/>
                <w:szCs w:val="20"/>
              </w:rPr>
              <w:t>M20</w:t>
            </w:r>
          </w:p>
        </w:tc>
        <w:tc>
          <w:tcPr>
            <w:tcW w:w="1916" w:type="dxa"/>
            <w:tcBorders>
              <w:top w:val="nil"/>
              <w:left w:val="nil"/>
              <w:bottom w:val="single" w:sz="4" w:space="0" w:color="auto"/>
              <w:right w:val="single" w:sz="4" w:space="0" w:color="auto"/>
            </w:tcBorders>
            <w:shd w:val="clear" w:color="auto" w:fill="auto"/>
            <w:vAlign w:val="center"/>
          </w:tcPr>
          <w:p w14:paraId="420F87F6" w14:textId="77777777" w:rsidR="006512AC" w:rsidRPr="005D3908" w:rsidRDefault="006512AC" w:rsidP="0075261B">
            <w:pPr>
              <w:spacing w:line="240" w:lineRule="auto"/>
              <w:ind w:firstLineChars="0" w:firstLine="0"/>
              <w:rPr>
                <w:rFonts w:asciiTheme="minorEastAsia" w:hAnsiTheme="minorEastAsia"/>
                <w:color w:val="000000"/>
                <w:sz w:val="21"/>
                <w:szCs w:val="21"/>
              </w:rPr>
            </w:pPr>
            <w:r w:rsidRPr="005D3908">
              <w:rPr>
                <w:rFonts w:asciiTheme="minorEastAsia" w:hAnsiTheme="minorEastAsia"/>
                <w:color w:val="000000"/>
                <w:sz w:val="21"/>
                <w:szCs w:val="21"/>
              </w:rPr>
              <w:t>seatID</w:t>
            </w:r>
          </w:p>
        </w:tc>
        <w:tc>
          <w:tcPr>
            <w:tcW w:w="1847" w:type="dxa"/>
            <w:tcBorders>
              <w:top w:val="nil"/>
              <w:left w:val="nil"/>
              <w:bottom w:val="single" w:sz="4" w:space="0" w:color="auto"/>
              <w:right w:val="single" w:sz="4" w:space="0" w:color="auto"/>
            </w:tcBorders>
            <w:shd w:val="clear" w:color="auto" w:fill="auto"/>
            <w:noWrap/>
            <w:vAlign w:val="center"/>
          </w:tcPr>
          <w:p w14:paraId="68DFCEF1" w14:textId="77777777" w:rsidR="006512AC" w:rsidRPr="005D3908" w:rsidRDefault="006512AC" w:rsidP="0075261B">
            <w:pPr>
              <w:widowControl/>
              <w:spacing w:line="240" w:lineRule="auto"/>
              <w:ind w:firstLineChars="0" w:firstLine="0"/>
              <w:jc w:val="left"/>
              <w:rPr>
                <w:rFonts w:asciiTheme="minorEastAsia" w:hAnsiTheme="minorEastAsia" w:cs="宋体"/>
                <w:color w:val="000000"/>
                <w:kern w:val="0"/>
                <w:sz w:val="20"/>
                <w:szCs w:val="20"/>
              </w:rPr>
            </w:pPr>
            <w:r w:rsidRPr="005D3908">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6D12E6F0" w14:textId="77777777" w:rsidR="006512AC" w:rsidRPr="005D3908" w:rsidRDefault="006512AC" w:rsidP="0075261B">
            <w:pPr>
              <w:spacing w:line="240" w:lineRule="auto"/>
              <w:ind w:firstLineChars="0" w:firstLine="0"/>
              <w:rPr>
                <w:rFonts w:asciiTheme="minorEastAsia" w:hAnsiTheme="minorEastAsia"/>
                <w:color w:val="000000"/>
                <w:sz w:val="21"/>
                <w:szCs w:val="21"/>
              </w:rPr>
            </w:pPr>
            <w:r w:rsidRPr="005D3908">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14:paraId="09327AE7" w14:textId="77777777" w:rsidR="006512AC" w:rsidRPr="005D3908" w:rsidRDefault="006512AC" w:rsidP="0075261B">
            <w:pPr>
              <w:spacing w:line="240" w:lineRule="auto"/>
              <w:ind w:firstLineChars="0" w:firstLine="0"/>
              <w:rPr>
                <w:rFonts w:asciiTheme="minorEastAsia" w:hAnsiTheme="minorEastAsia"/>
                <w:sz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tcPr>
          <w:p w14:paraId="70A1B12E" w14:textId="77777777" w:rsidR="006512AC" w:rsidRPr="005D3908" w:rsidRDefault="006512AC" w:rsidP="0075261B">
            <w:pPr>
              <w:widowControl/>
              <w:spacing w:line="240" w:lineRule="auto"/>
              <w:ind w:firstLineChars="0" w:firstLine="0"/>
              <w:jc w:val="left"/>
              <w:rPr>
                <w:rFonts w:ascii="宋体" w:eastAsia="宋体" w:hAnsi="宋体" w:cs="宋体"/>
                <w:color w:val="000000"/>
                <w:kern w:val="0"/>
                <w:sz w:val="20"/>
                <w:szCs w:val="20"/>
              </w:rPr>
            </w:pPr>
          </w:p>
        </w:tc>
      </w:tr>
      <w:tr w:rsidR="006512AC" w:rsidRPr="00D71C8E" w14:paraId="279B6A0E"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E568435"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M30</w:t>
            </w:r>
          </w:p>
        </w:tc>
        <w:tc>
          <w:tcPr>
            <w:tcW w:w="1916" w:type="dxa"/>
            <w:tcBorders>
              <w:top w:val="nil"/>
              <w:left w:val="nil"/>
              <w:bottom w:val="single" w:sz="4" w:space="0" w:color="auto"/>
              <w:right w:val="single" w:sz="4" w:space="0" w:color="auto"/>
            </w:tcBorders>
            <w:shd w:val="clear" w:color="auto" w:fill="auto"/>
            <w:noWrap/>
            <w:vAlign w:val="center"/>
            <w:hideMark/>
          </w:tcPr>
          <w:p w14:paraId="181AB9A0"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clientID</w:t>
            </w:r>
          </w:p>
        </w:tc>
        <w:tc>
          <w:tcPr>
            <w:tcW w:w="1847" w:type="dxa"/>
            <w:tcBorders>
              <w:top w:val="nil"/>
              <w:left w:val="nil"/>
              <w:bottom w:val="single" w:sz="4" w:space="0" w:color="auto"/>
              <w:right w:val="single" w:sz="4" w:space="0" w:color="auto"/>
            </w:tcBorders>
            <w:shd w:val="clear" w:color="auto" w:fill="auto"/>
            <w:noWrap/>
            <w:vAlign w:val="center"/>
            <w:hideMark/>
          </w:tcPr>
          <w:p w14:paraId="544FF6D5"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hideMark/>
          </w:tcPr>
          <w:p w14:paraId="1ABD1CB4"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6402D844"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5C2F8F5A"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p>
        </w:tc>
      </w:tr>
      <w:tr w:rsidR="00C33CA6" w:rsidRPr="00D71C8E" w14:paraId="7B71A545"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0406651" w14:textId="77777777" w:rsidR="00C33CA6" w:rsidRPr="005D3908" w:rsidRDefault="00C54966"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K31</w:t>
            </w:r>
          </w:p>
        </w:tc>
        <w:tc>
          <w:tcPr>
            <w:tcW w:w="1916" w:type="dxa"/>
            <w:tcBorders>
              <w:top w:val="nil"/>
              <w:left w:val="nil"/>
              <w:bottom w:val="single" w:sz="4" w:space="0" w:color="auto"/>
              <w:right w:val="single" w:sz="4" w:space="0" w:color="auto"/>
            </w:tcBorders>
            <w:shd w:val="clear" w:color="auto" w:fill="auto"/>
            <w:noWrap/>
            <w:vAlign w:val="center"/>
          </w:tcPr>
          <w:p w14:paraId="11A1F2FE" w14:textId="77777777" w:rsidR="00C33CA6" w:rsidRPr="005D3908" w:rsidRDefault="00AC71EF"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p</w:t>
            </w:r>
            <w:r w:rsidR="001A140B" w:rsidRPr="005D3908">
              <w:rPr>
                <w:rFonts w:ascii="宋体" w:eastAsia="宋体" w:hAnsi="宋体" w:cs="宋体" w:hint="eastAsia"/>
                <w:color w:val="000000"/>
                <w:kern w:val="0"/>
                <w:sz w:val="20"/>
                <w:szCs w:val="20"/>
              </w:rPr>
              <w:t>ickupSort</w:t>
            </w:r>
          </w:p>
        </w:tc>
        <w:tc>
          <w:tcPr>
            <w:tcW w:w="1847" w:type="dxa"/>
            <w:tcBorders>
              <w:top w:val="nil"/>
              <w:left w:val="nil"/>
              <w:bottom w:val="single" w:sz="4" w:space="0" w:color="auto"/>
              <w:right w:val="single" w:sz="4" w:space="0" w:color="auto"/>
            </w:tcBorders>
            <w:shd w:val="clear" w:color="auto" w:fill="auto"/>
            <w:noWrap/>
            <w:vAlign w:val="center"/>
          </w:tcPr>
          <w:p w14:paraId="0CF3AB48" w14:textId="77777777" w:rsidR="00C33CA6" w:rsidRPr="005D3908" w:rsidRDefault="00C33CA6"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提货种类</w:t>
            </w:r>
          </w:p>
        </w:tc>
        <w:tc>
          <w:tcPr>
            <w:tcW w:w="760" w:type="dxa"/>
            <w:tcBorders>
              <w:top w:val="nil"/>
              <w:left w:val="nil"/>
              <w:bottom w:val="single" w:sz="4" w:space="0" w:color="auto"/>
              <w:right w:val="single" w:sz="4" w:space="0" w:color="auto"/>
            </w:tcBorders>
            <w:shd w:val="clear" w:color="auto" w:fill="auto"/>
            <w:vAlign w:val="center"/>
          </w:tcPr>
          <w:p w14:paraId="7AFE94B0" w14:textId="77777777" w:rsidR="00C33CA6" w:rsidRPr="005D3908" w:rsidRDefault="00C33CA6"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139B123C" w14:textId="77777777" w:rsidR="00C33CA6" w:rsidRPr="005D3908" w:rsidRDefault="00C33CA6"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tcPr>
          <w:p w14:paraId="3F1749A9" w14:textId="77777777" w:rsidR="00C33CA6" w:rsidRPr="005D3908" w:rsidRDefault="00C54966" w:rsidP="00D71C8E">
            <w:pPr>
              <w:widowControl/>
              <w:spacing w:line="240" w:lineRule="auto"/>
              <w:ind w:firstLineChars="0" w:firstLine="0"/>
              <w:jc w:val="left"/>
              <w:rPr>
                <w:rFonts w:ascii="宋体" w:eastAsia="宋体" w:hAnsi="宋体" w:cs="宋体"/>
                <w:color w:val="000000"/>
                <w:kern w:val="0"/>
                <w:sz w:val="20"/>
                <w:szCs w:val="20"/>
              </w:rPr>
            </w:pPr>
            <w:r w:rsidRPr="005D3908">
              <w:rPr>
                <w:rFonts w:hint="eastAsia"/>
                <w:sz w:val="20"/>
              </w:rPr>
              <w:t>1-</w:t>
            </w:r>
            <w:r w:rsidRPr="005D3908">
              <w:rPr>
                <w:rFonts w:hint="eastAsia"/>
                <w:sz w:val="20"/>
              </w:rPr>
              <w:t>普通提货申请、</w:t>
            </w:r>
            <w:r w:rsidRPr="005D3908">
              <w:rPr>
                <w:rFonts w:hint="eastAsia"/>
                <w:sz w:val="20"/>
              </w:rPr>
              <w:t>2-</w:t>
            </w:r>
            <w:r w:rsidRPr="005D3908">
              <w:rPr>
                <w:rFonts w:hint="eastAsia"/>
                <w:sz w:val="20"/>
              </w:rPr>
              <w:t>租借提货申请、</w:t>
            </w:r>
            <w:r w:rsidRPr="005D3908">
              <w:rPr>
                <w:rFonts w:hint="eastAsia"/>
                <w:sz w:val="20"/>
              </w:rPr>
              <w:t>3-</w:t>
            </w:r>
            <w:r w:rsidRPr="005D3908">
              <w:rPr>
                <w:rFonts w:hint="eastAsia"/>
                <w:sz w:val="20"/>
              </w:rPr>
              <w:t>拆借提货申请</w:t>
            </w:r>
          </w:p>
        </w:tc>
      </w:tr>
      <w:tr w:rsidR="006512AC" w:rsidRPr="00D71C8E" w14:paraId="5912B789"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1DE2FD7"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W00</w:t>
            </w:r>
          </w:p>
        </w:tc>
        <w:tc>
          <w:tcPr>
            <w:tcW w:w="1916" w:type="dxa"/>
            <w:tcBorders>
              <w:top w:val="nil"/>
              <w:left w:val="nil"/>
              <w:bottom w:val="single" w:sz="4" w:space="0" w:color="auto"/>
              <w:right w:val="single" w:sz="4" w:space="0" w:color="auto"/>
            </w:tcBorders>
            <w:shd w:val="clear" w:color="auto" w:fill="auto"/>
            <w:vAlign w:val="center"/>
            <w:hideMark/>
          </w:tcPr>
          <w:p w14:paraId="53DE3AF9"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warehouseID</w:t>
            </w:r>
          </w:p>
        </w:tc>
        <w:tc>
          <w:tcPr>
            <w:tcW w:w="1847" w:type="dxa"/>
            <w:tcBorders>
              <w:top w:val="nil"/>
              <w:left w:val="nil"/>
              <w:bottom w:val="single" w:sz="4" w:space="0" w:color="auto"/>
              <w:right w:val="single" w:sz="4" w:space="0" w:color="auto"/>
            </w:tcBorders>
            <w:shd w:val="clear" w:color="auto" w:fill="auto"/>
            <w:noWrap/>
            <w:vAlign w:val="center"/>
            <w:hideMark/>
          </w:tcPr>
          <w:p w14:paraId="0F894391"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仓库代码</w:t>
            </w:r>
          </w:p>
        </w:tc>
        <w:tc>
          <w:tcPr>
            <w:tcW w:w="760" w:type="dxa"/>
            <w:tcBorders>
              <w:top w:val="nil"/>
              <w:left w:val="nil"/>
              <w:bottom w:val="single" w:sz="4" w:space="0" w:color="auto"/>
              <w:right w:val="single" w:sz="4" w:space="0" w:color="auto"/>
            </w:tcBorders>
            <w:shd w:val="clear" w:color="auto" w:fill="auto"/>
            <w:vAlign w:val="center"/>
            <w:hideMark/>
          </w:tcPr>
          <w:p w14:paraId="1FF1D4BD"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B7B1FF1"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5D852CC0"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p>
        </w:tc>
      </w:tr>
      <w:tr w:rsidR="006512AC" w:rsidRPr="00D71C8E" w14:paraId="3ED17E1C"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E17F14A"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K22</w:t>
            </w:r>
          </w:p>
        </w:tc>
        <w:tc>
          <w:tcPr>
            <w:tcW w:w="1916" w:type="dxa"/>
            <w:tcBorders>
              <w:top w:val="nil"/>
              <w:left w:val="nil"/>
              <w:bottom w:val="single" w:sz="4" w:space="0" w:color="auto"/>
              <w:right w:val="single" w:sz="4" w:space="0" w:color="auto"/>
            </w:tcBorders>
            <w:shd w:val="clear" w:color="auto" w:fill="auto"/>
            <w:vAlign w:val="center"/>
            <w:hideMark/>
          </w:tcPr>
          <w:p w14:paraId="37907AA7"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pickupPerson</w:t>
            </w:r>
          </w:p>
        </w:tc>
        <w:tc>
          <w:tcPr>
            <w:tcW w:w="1847" w:type="dxa"/>
            <w:tcBorders>
              <w:top w:val="nil"/>
              <w:left w:val="nil"/>
              <w:bottom w:val="single" w:sz="4" w:space="0" w:color="auto"/>
              <w:right w:val="single" w:sz="4" w:space="0" w:color="auto"/>
            </w:tcBorders>
            <w:shd w:val="clear" w:color="auto" w:fill="auto"/>
            <w:noWrap/>
            <w:vAlign w:val="center"/>
            <w:hideMark/>
          </w:tcPr>
          <w:p w14:paraId="3CBE192F"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提货人</w:t>
            </w:r>
          </w:p>
        </w:tc>
        <w:tc>
          <w:tcPr>
            <w:tcW w:w="760" w:type="dxa"/>
            <w:tcBorders>
              <w:top w:val="nil"/>
              <w:left w:val="nil"/>
              <w:bottom w:val="single" w:sz="4" w:space="0" w:color="auto"/>
              <w:right w:val="single" w:sz="4" w:space="0" w:color="auto"/>
            </w:tcBorders>
            <w:shd w:val="clear" w:color="auto" w:fill="auto"/>
            <w:vAlign w:val="center"/>
            <w:hideMark/>
          </w:tcPr>
          <w:p w14:paraId="63D8E29C"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27A5FE7"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7BBDE39A" w14:textId="77777777" w:rsidR="006512AC" w:rsidRPr="005D3908" w:rsidRDefault="006512AC" w:rsidP="00D71C8E">
            <w:pPr>
              <w:widowControl/>
              <w:spacing w:line="240" w:lineRule="auto"/>
              <w:ind w:firstLineChars="0" w:firstLine="0"/>
              <w:jc w:val="left"/>
              <w:rPr>
                <w:rFonts w:ascii="宋体" w:eastAsia="宋体" w:hAnsi="宋体" w:cs="宋体"/>
                <w:color w:val="000000"/>
                <w:kern w:val="0"/>
                <w:sz w:val="20"/>
                <w:szCs w:val="20"/>
              </w:rPr>
            </w:pPr>
          </w:p>
        </w:tc>
      </w:tr>
      <w:tr w:rsidR="00901EFE" w:rsidRPr="00D71C8E" w14:paraId="3C11434D"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5DFD90F" w14:textId="77777777" w:rsidR="00901EFE" w:rsidRPr="005D3908" w:rsidRDefault="00C54966"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B04</w:t>
            </w:r>
          </w:p>
        </w:tc>
        <w:tc>
          <w:tcPr>
            <w:tcW w:w="1916" w:type="dxa"/>
            <w:tcBorders>
              <w:top w:val="nil"/>
              <w:left w:val="nil"/>
              <w:bottom w:val="single" w:sz="4" w:space="0" w:color="auto"/>
              <w:right w:val="single" w:sz="4" w:space="0" w:color="auto"/>
            </w:tcBorders>
            <w:shd w:val="clear" w:color="auto" w:fill="auto"/>
            <w:vAlign w:val="center"/>
          </w:tcPr>
          <w:p w14:paraId="7796C29A" w14:textId="77777777" w:rsidR="00901EFE" w:rsidRPr="005D3908" w:rsidRDefault="00C54966"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tel</w:t>
            </w:r>
          </w:p>
        </w:tc>
        <w:tc>
          <w:tcPr>
            <w:tcW w:w="1847" w:type="dxa"/>
            <w:tcBorders>
              <w:top w:val="nil"/>
              <w:left w:val="nil"/>
              <w:bottom w:val="single" w:sz="4" w:space="0" w:color="auto"/>
              <w:right w:val="single" w:sz="4" w:space="0" w:color="auto"/>
            </w:tcBorders>
            <w:shd w:val="clear" w:color="auto" w:fill="auto"/>
            <w:noWrap/>
            <w:vAlign w:val="center"/>
          </w:tcPr>
          <w:p w14:paraId="6DB489F3" w14:textId="77777777" w:rsidR="00901EFE" w:rsidRPr="005D3908" w:rsidRDefault="00901EFE"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提货人联系方式</w:t>
            </w:r>
          </w:p>
        </w:tc>
        <w:tc>
          <w:tcPr>
            <w:tcW w:w="760" w:type="dxa"/>
            <w:tcBorders>
              <w:top w:val="nil"/>
              <w:left w:val="nil"/>
              <w:bottom w:val="single" w:sz="4" w:space="0" w:color="auto"/>
              <w:right w:val="single" w:sz="4" w:space="0" w:color="auto"/>
            </w:tcBorders>
            <w:shd w:val="clear" w:color="auto" w:fill="auto"/>
            <w:vAlign w:val="center"/>
          </w:tcPr>
          <w:p w14:paraId="421D20CB" w14:textId="77777777" w:rsidR="00901EFE" w:rsidRPr="005D3908" w:rsidRDefault="00901EFE"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727FECC7" w14:textId="77777777" w:rsidR="00901EFE" w:rsidRPr="005D3908" w:rsidRDefault="00901EFE"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tcPr>
          <w:p w14:paraId="30AB70C0" w14:textId="77777777" w:rsidR="00901EFE" w:rsidRPr="005D3908" w:rsidRDefault="00901EFE" w:rsidP="00D71C8E">
            <w:pPr>
              <w:widowControl/>
              <w:spacing w:line="240" w:lineRule="auto"/>
              <w:ind w:firstLineChars="0" w:firstLine="0"/>
              <w:jc w:val="left"/>
              <w:rPr>
                <w:rFonts w:ascii="宋体" w:eastAsia="宋体" w:hAnsi="宋体" w:cs="宋体"/>
                <w:color w:val="000000"/>
                <w:kern w:val="0"/>
                <w:sz w:val="20"/>
                <w:szCs w:val="20"/>
              </w:rPr>
            </w:pPr>
          </w:p>
        </w:tc>
      </w:tr>
      <w:tr w:rsidR="000E75D0" w:rsidRPr="00D71C8E" w14:paraId="5AA7F10F"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8100670" w14:textId="40FFDB6C"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K39</w:t>
            </w:r>
          </w:p>
        </w:tc>
        <w:tc>
          <w:tcPr>
            <w:tcW w:w="1916" w:type="dxa"/>
            <w:tcBorders>
              <w:top w:val="nil"/>
              <w:left w:val="nil"/>
              <w:bottom w:val="single" w:sz="4" w:space="0" w:color="auto"/>
              <w:right w:val="single" w:sz="4" w:space="0" w:color="auto"/>
            </w:tcBorders>
            <w:shd w:val="clear" w:color="auto" w:fill="auto"/>
            <w:vAlign w:val="center"/>
          </w:tcPr>
          <w:p w14:paraId="19D3DED7" w14:textId="3291A6B0"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chCipher</w:t>
            </w:r>
          </w:p>
        </w:tc>
        <w:tc>
          <w:tcPr>
            <w:tcW w:w="1847" w:type="dxa"/>
            <w:tcBorders>
              <w:top w:val="nil"/>
              <w:left w:val="nil"/>
              <w:bottom w:val="single" w:sz="4" w:space="0" w:color="auto"/>
              <w:right w:val="single" w:sz="4" w:space="0" w:color="auto"/>
            </w:tcBorders>
            <w:shd w:val="clear" w:color="auto" w:fill="auto"/>
            <w:noWrap/>
            <w:vAlign w:val="center"/>
          </w:tcPr>
          <w:p w14:paraId="7018A403" w14:textId="18B4695C"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国密提货密码</w:t>
            </w:r>
          </w:p>
        </w:tc>
        <w:tc>
          <w:tcPr>
            <w:tcW w:w="760" w:type="dxa"/>
            <w:tcBorders>
              <w:top w:val="nil"/>
              <w:left w:val="nil"/>
              <w:bottom w:val="single" w:sz="4" w:space="0" w:color="auto"/>
              <w:right w:val="single" w:sz="4" w:space="0" w:color="auto"/>
            </w:tcBorders>
            <w:shd w:val="clear" w:color="auto" w:fill="auto"/>
            <w:vAlign w:val="center"/>
          </w:tcPr>
          <w:p w14:paraId="7C58F2FC" w14:textId="5C3AA378"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7B6E9CF6" w14:textId="509E2383"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tcPr>
          <w:p w14:paraId="5D888D77" w14:textId="5DC5282A"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交易所提供的管理类API生成</w:t>
            </w:r>
          </w:p>
        </w:tc>
      </w:tr>
      <w:tr w:rsidR="000E75D0" w:rsidRPr="00D71C8E" w14:paraId="6206D158"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8181DD1"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B01</w:t>
            </w:r>
          </w:p>
        </w:tc>
        <w:tc>
          <w:tcPr>
            <w:tcW w:w="1916" w:type="dxa"/>
            <w:tcBorders>
              <w:top w:val="nil"/>
              <w:left w:val="nil"/>
              <w:bottom w:val="single" w:sz="4" w:space="0" w:color="auto"/>
              <w:right w:val="single" w:sz="4" w:space="0" w:color="auto"/>
            </w:tcBorders>
            <w:shd w:val="clear" w:color="auto" w:fill="auto"/>
            <w:noWrap/>
            <w:vAlign w:val="center"/>
            <w:hideMark/>
          </w:tcPr>
          <w:p w14:paraId="503CDE80"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certificateType</w:t>
            </w:r>
          </w:p>
        </w:tc>
        <w:tc>
          <w:tcPr>
            <w:tcW w:w="1847" w:type="dxa"/>
            <w:tcBorders>
              <w:top w:val="nil"/>
              <w:left w:val="nil"/>
              <w:bottom w:val="single" w:sz="4" w:space="0" w:color="auto"/>
              <w:right w:val="single" w:sz="4" w:space="0" w:color="auto"/>
            </w:tcBorders>
            <w:shd w:val="clear" w:color="auto" w:fill="auto"/>
            <w:noWrap/>
            <w:vAlign w:val="center"/>
            <w:hideMark/>
          </w:tcPr>
          <w:p w14:paraId="4A30ACD7"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证件类型</w:t>
            </w:r>
          </w:p>
        </w:tc>
        <w:tc>
          <w:tcPr>
            <w:tcW w:w="760" w:type="dxa"/>
            <w:tcBorders>
              <w:top w:val="nil"/>
              <w:left w:val="nil"/>
              <w:bottom w:val="single" w:sz="4" w:space="0" w:color="auto"/>
              <w:right w:val="single" w:sz="4" w:space="0" w:color="auto"/>
            </w:tcBorders>
            <w:shd w:val="clear" w:color="auto" w:fill="auto"/>
            <w:vAlign w:val="center"/>
            <w:hideMark/>
          </w:tcPr>
          <w:p w14:paraId="486393DD"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2F2C645F"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5513573E"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p>
        </w:tc>
      </w:tr>
      <w:tr w:rsidR="000E75D0" w:rsidRPr="00D71C8E" w14:paraId="6BBDB094"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A9A056B"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B02</w:t>
            </w:r>
          </w:p>
        </w:tc>
        <w:tc>
          <w:tcPr>
            <w:tcW w:w="1916" w:type="dxa"/>
            <w:tcBorders>
              <w:top w:val="nil"/>
              <w:left w:val="nil"/>
              <w:bottom w:val="single" w:sz="4" w:space="0" w:color="auto"/>
              <w:right w:val="single" w:sz="4" w:space="0" w:color="auto"/>
            </w:tcBorders>
            <w:shd w:val="clear" w:color="auto" w:fill="auto"/>
            <w:noWrap/>
            <w:vAlign w:val="center"/>
            <w:hideMark/>
          </w:tcPr>
          <w:p w14:paraId="41CEBBA7"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certificateNo</w:t>
            </w:r>
          </w:p>
        </w:tc>
        <w:tc>
          <w:tcPr>
            <w:tcW w:w="1847" w:type="dxa"/>
            <w:tcBorders>
              <w:top w:val="nil"/>
              <w:left w:val="nil"/>
              <w:bottom w:val="single" w:sz="4" w:space="0" w:color="auto"/>
              <w:right w:val="single" w:sz="4" w:space="0" w:color="auto"/>
            </w:tcBorders>
            <w:shd w:val="clear" w:color="auto" w:fill="auto"/>
            <w:noWrap/>
            <w:vAlign w:val="center"/>
            <w:hideMark/>
          </w:tcPr>
          <w:p w14:paraId="3301D115"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证件编号</w:t>
            </w:r>
          </w:p>
        </w:tc>
        <w:tc>
          <w:tcPr>
            <w:tcW w:w="760" w:type="dxa"/>
            <w:tcBorders>
              <w:top w:val="nil"/>
              <w:left w:val="nil"/>
              <w:bottom w:val="single" w:sz="4" w:space="0" w:color="auto"/>
              <w:right w:val="single" w:sz="4" w:space="0" w:color="auto"/>
            </w:tcBorders>
            <w:shd w:val="clear" w:color="auto" w:fill="auto"/>
            <w:vAlign w:val="center"/>
            <w:hideMark/>
          </w:tcPr>
          <w:p w14:paraId="67BEDD2E"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203823A6"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24BC6D66"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p>
        </w:tc>
      </w:tr>
      <w:tr w:rsidR="000E75D0" w:rsidRPr="00D71C8E" w14:paraId="5F2385B5" w14:textId="77777777" w:rsidTr="000E75D0">
        <w:trPr>
          <w:trHeight w:val="48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72C0564"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K26</w:t>
            </w:r>
          </w:p>
        </w:tc>
        <w:tc>
          <w:tcPr>
            <w:tcW w:w="1916" w:type="dxa"/>
            <w:tcBorders>
              <w:top w:val="nil"/>
              <w:left w:val="nil"/>
              <w:bottom w:val="single" w:sz="4" w:space="0" w:color="auto"/>
              <w:right w:val="single" w:sz="4" w:space="0" w:color="auto"/>
            </w:tcBorders>
            <w:shd w:val="clear" w:color="auto" w:fill="auto"/>
            <w:noWrap/>
            <w:vAlign w:val="center"/>
            <w:hideMark/>
          </w:tcPr>
          <w:p w14:paraId="1ED7AF43"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pickupSheetFlag</w:t>
            </w:r>
          </w:p>
        </w:tc>
        <w:tc>
          <w:tcPr>
            <w:tcW w:w="1847" w:type="dxa"/>
            <w:tcBorders>
              <w:top w:val="nil"/>
              <w:left w:val="nil"/>
              <w:bottom w:val="single" w:sz="4" w:space="0" w:color="auto"/>
              <w:right w:val="single" w:sz="4" w:space="0" w:color="auto"/>
            </w:tcBorders>
            <w:shd w:val="clear" w:color="auto" w:fill="auto"/>
            <w:noWrap/>
            <w:vAlign w:val="center"/>
            <w:hideMark/>
          </w:tcPr>
          <w:p w14:paraId="536B6053"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仓库库存不足是否生成提货单标志</w:t>
            </w:r>
          </w:p>
        </w:tc>
        <w:tc>
          <w:tcPr>
            <w:tcW w:w="760" w:type="dxa"/>
            <w:tcBorders>
              <w:top w:val="nil"/>
              <w:left w:val="nil"/>
              <w:bottom w:val="single" w:sz="4" w:space="0" w:color="auto"/>
              <w:right w:val="single" w:sz="4" w:space="0" w:color="auto"/>
            </w:tcBorders>
            <w:shd w:val="clear" w:color="auto" w:fill="auto"/>
            <w:vAlign w:val="center"/>
            <w:hideMark/>
          </w:tcPr>
          <w:p w14:paraId="595B38D3"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B9FED57"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6160F1A7" w14:textId="07C5A550" w:rsidR="000E75D0" w:rsidRPr="005D3908" w:rsidRDefault="000E75D0" w:rsidP="001643FA">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0－不生成，1－生成</w:t>
            </w:r>
          </w:p>
        </w:tc>
      </w:tr>
      <w:tr w:rsidR="000E75D0" w:rsidRPr="00D71C8E" w14:paraId="5E6A753B"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0CD5C20"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V00</w:t>
            </w:r>
          </w:p>
        </w:tc>
        <w:tc>
          <w:tcPr>
            <w:tcW w:w="1916" w:type="dxa"/>
            <w:tcBorders>
              <w:top w:val="nil"/>
              <w:left w:val="nil"/>
              <w:bottom w:val="single" w:sz="4" w:space="0" w:color="auto"/>
              <w:right w:val="single" w:sz="4" w:space="0" w:color="auto"/>
            </w:tcBorders>
            <w:shd w:val="clear" w:color="auto" w:fill="auto"/>
            <w:vAlign w:val="center"/>
            <w:hideMark/>
          </w:tcPr>
          <w:p w14:paraId="11541CA2"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varietyID</w:t>
            </w:r>
          </w:p>
        </w:tc>
        <w:tc>
          <w:tcPr>
            <w:tcW w:w="1847" w:type="dxa"/>
            <w:tcBorders>
              <w:top w:val="nil"/>
              <w:left w:val="nil"/>
              <w:bottom w:val="single" w:sz="4" w:space="0" w:color="auto"/>
              <w:right w:val="single" w:sz="4" w:space="0" w:color="auto"/>
            </w:tcBorders>
            <w:shd w:val="clear" w:color="auto" w:fill="auto"/>
            <w:noWrap/>
            <w:vAlign w:val="center"/>
            <w:hideMark/>
          </w:tcPr>
          <w:p w14:paraId="62DB20A2"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交割品种代码</w:t>
            </w:r>
          </w:p>
        </w:tc>
        <w:tc>
          <w:tcPr>
            <w:tcW w:w="760" w:type="dxa"/>
            <w:tcBorders>
              <w:top w:val="nil"/>
              <w:left w:val="nil"/>
              <w:bottom w:val="single" w:sz="4" w:space="0" w:color="auto"/>
              <w:right w:val="single" w:sz="4" w:space="0" w:color="auto"/>
            </w:tcBorders>
            <w:shd w:val="clear" w:color="auto" w:fill="auto"/>
            <w:vAlign w:val="center"/>
            <w:hideMark/>
          </w:tcPr>
          <w:p w14:paraId="0B7FC005"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3EF63923"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06FACBD6"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p>
        </w:tc>
      </w:tr>
      <w:tr w:rsidR="000E75D0" w:rsidRPr="00D71C8E" w14:paraId="55819F45"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352043E2"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T53</w:t>
            </w:r>
          </w:p>
        </w:tc>
        <w:tc>
          <w:tcPr>
            <w:tcW w:w="1916" w:type="dxa"/>
            <w:tcBorders>
              <w:top w:val="nil"/>
              <w:left w:val="nil"/>
              <w:bottom w:val="single" w:sz="4" w:space="0" w:color="auto"/>
              <w:right w:val="single" w:sz="4" w:space="0" w:color="auto"/>
            </w:tcBorders>
            <w:shd w:val="clear" w:color="auto" w:fill="auto"/>
            <w:vAlign w:val="center"/>
          </w:tcPr>
          <w:p w14:paraId="31D8FAB6"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sumStdWeight</w:t>
            </w:r>
          </w:p>
        </w:tc>
        <w:tc>
          <w:tcPr>
            <w:tcW w:w="1847" w:type="dxa"/>
            <w:tcBorders>
              <w:top w:val="nil"/>
              <w:left w:val="nil"/>
              <w:bottom w:val="single" w:sz="4" w:space="0" w:color="auto"/>
              <w:right w:val="single" w:sz="4" w:space="0" w:color="auto"/>
            </w:tcBorders>
            <w:shd w:val="clear" w:color="auto" w:fill="auto"/>
            <w:noWrap/>
            <w:vAlign w:val="center"/>
          </w:tcPr>
          <w:p w14:paraId="6C16E823"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标准提货总重</w:t>
            </w:r>
          </w:p>
        </w:tc>
        <w:tc>
          <w:tcPr>
            <w:tcW w:w="760" w:type="dxa"/>
            <w:tcBorders>
              <w:top w:val="nil"/>
              <w:left w:val="nil"/>
              <w:bottom w:val="single" w:sz="4" w:space="0" w:color="auto"/>
              <w:right w:val="single" w:sz="4" w:space="0" w:color="auto"/>
            </w:tcBorders>
            <w:shd w:val="clear" w:color="auto" w:fill="auto"/>
            <w:vAlign w:val="center"/>
          </w:tcPr>
          <w:p w14:paraId="45D4869E"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053D37A4"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tcPr>
          <w:p w14:paraId="188C32B2"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p>
        </w:tc>
      </w:tr>
      <w:tr w:rsidR="000E75D0" w:rsidRPr="00D71C8E" w14:paraId="5C761ABF"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8C7F447"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K24</w:t>
            </w:r>
          </w:p>
        </w:tc>
        <w:tc>
          <w:tcPr>
            <w:tcW w:w="1916" w:type="dxa"/>
            <w:tcBorders>
              <w:top w:val="nil"/>
              <w:left w:val="nil"/>
              <w:bottom w:val="single" w:sz="4" w:space="0" w:color="auto"/>
              <w:right w:val="single" w:sz="4" w:space="0" w:color="auto"/>
            </w:tcBorders>
            <w:shd w:val="clear" w:color="auto" w:fill="auto"/>
            <w:vAlign w:val="center"/>
            <w:hideMark/>
          </w:tcPr>
          <w:p w14:paraId="59F33C4E"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selfDrawWeight</w:t>
            </w:r>
          </w:p>
        </w:tc>
        <w:tc>
          <w:tcPr>
            <w:tcW w:w="1847" w:type="dxa"/>
            <w:tcBorders>
              <w:top w:val="nil"/>
              <w:left w:val="nil"/>
              <w:bottom w:val="single" w:sz="4" w:space="0" w:color="auto"/>
              <w:right w:val="single" w:sz="4" w:space="0" w:color="auto"/>
            </w:tcBorders>
            <w:shd w:val="clear" w:color="auto" w:fill="auto"/>
            <w:noWrap/>
            <w:vAlign w:val="center"/>
            <w:hideMark/>
          </w:tcPr>
          <w:p w14:paraId="635D677B"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自提重量</w:t>
            </w:r>
          </w:p>
        </w:tc>
        <w:tc>
          <w:tcPr>
            <w:tcW w:w="760" w:type="dxa"/>
            <w:tcBorders>
              <w:top w:val="nil"/>
              <w:left w:val="nil"/>
              <w:bottom w:val="single" w:sz="4" w:space="0" w:color="auto"/>
              <w:right w:val="single" w:sz="4" w:space="0" w:color="auto"/>
            </w:tcBorders>
            <w:shd w:val="clear" w:color="auto" w:fill="auto"/>
            <w:vAlign w:val="center"/>
            <w:hideMark/>
          </w:tcPr>
          <w:p w14:paraId="1157D026" w14:textId="77777777" w:rsidR="000E75D0" w:rsidRPr="005D3908" w:rsidRDefault="000E75D0" w:rsidP="00D71C8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hideMark/>
          </w:tcPr>
          <w:p w14:paraId="70D8FBF2"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4F467151"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标准重量,提货类型是1、3，该字段必填。</w:t>
            </w:r>
          </w:p>
        </w:tc>
      </w:tr>
      <w:tr w:rsidR="000E75D0" w:rsidRPr="00D71C8E" w14:paraId="64429C11"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9ED07ED"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K25</w:t>
            </w:r>
          </w:p>
        </w:tc>
        <w:tc>
          <w:tcPr>
            <w:tcW w:w="1916" w:type="dxa"/>
            <w:tcBorders>
              <w:top w:val="nil"/>
              <w:left w:val="nil"/>
              <w:bottom w:val="single" w:sz="4" w:space="0" w:color="auto"/>
              <w:right w:val="single" w:sz="4" w:space="0" w:color="auto"/>
            </w:tcBorders>
            <w:shd w:val="clear" w:color="auto" w:fill="auto"/>
            <w:vAlign w:val="center"/>
            <w:hideMark/>
          </w:tcPr>
          <w:p w14:paraId="5555D036"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tradeDrawWeight</w:t>
            </w:r>
          </w:p>
        </w:tc>
        <w:tc>
          <w:tcPr>
            <w:tcW w:w="1847" w:type="dxa"/>
            <w:tcBorders>
              <w:top w:val="nil"/>
              <w:left w:val="nil"/>
              <w:bottom w:val="single" w:sz="4" w:space="0" w:color="auto"/>
              <w:right w:val="single" w:sz="4" w:space="0" w:color="auto"/>
            </w:tcBorders>
            <w:shd w:val="clear" w:color="auto" w:fill="auto"/>
            <w:noWrap/>
            <w:vAlign w:val="center"/>
            <w:hideMark/>
          </w:tcPr>
          <w:p w14:paraId="58217B89"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交易获得买入货权交提重量</w:t>
            </w:r>
          </w:p>
        </w:tc>
        <w:tc>
          <w:tcPr>
            <w:tcW w:w="760" w:type="dxa"/>
            <w:tcBorders>
              <w:top w:val="nil"/>
              <w:left w:val="nil"/>
              <w:bottom w:val="single" w:sz="4" w:space="0" w:color="auto"/>
              <w:right w:val="single" w:sz="4" w:space="0" w:color="auto"/>
            </w:tcBorders>
            <w:shd w:val="clear" w:color="auto" w:fill="auto"/>
            <w:vAlign w:val="center"/>
            <w:hideMark/>
          </w:tcPr>
          <w:p w14:paraId="178D2165" w14:textId="77777777" w:rsidR="000E75D0" w:rsidRPr="005D3908" w:rsidRDefault="000E75D0" w:rsidP="00D71C8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hideMark/>
          </w:tcPr>
          <w:p w14:paraId="1C46E561"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66DA6ADD"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标准重量,提货类型是2、3，该字段必填。</w:t>
            </w:r>
          </w:p>
        </w:tc>
      </w:tr>
      <w:tr w:rsidR="000E75D0" w:rsidRPr="00D71C8E" w14:paraId="58420CA1"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A6A14B6"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K32</w:t>
            </w:r>
          </w:p>
        </w:tc>
        <w:tc>
          <w:tcPr>
            <w:tcW w:w="1916" w:type="dxa"/>
            <w:tcBorders>
              <w:top w:val="nil"/>
              <w:left w:val="nil"/>
              <w:bottom w:val="single" w:sz="4" w:space="0" w:color="auto"/>
              <w:right w:val="single" w:sz="4" w:space="0" w:color="auto"/>
            </w:tcBorders>
            <w:shd w:val="clear" w:color="auto" w:fill="auto"/>
            <w:vAlign w:val="center"/>
          </w:tcPr>
          <w:p w14:paraId="02A97079"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noTradeDrawWeight</w:t>
            </w:r>
          </w:p>
        </w:tc>
        <w:tc>
          <w:tcPr>
            <w:tcW w:w="1847" w:type="dxa"/>
            <w:tcBorders>
              <w:top w:val="nil"/>
              <w:left w:val="nil"/>
              <w:bottom w:val="single" w:sz="4" w:space="0" w:color="auto"/>
              <w:right w:val="single" w:sz="4" w:space="0" w:color="auto"/>
            </w:tcBorders>
            <w:shd w:val="clear" w:color="auto" w:fill="auto"/>
            <w:noWrap/>
            <w:vAlign w:val="center"/>
          </w:tcPr>
          <w:p w14:paraId="394C8A14"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非交易获得买入货权交提重量</w:t>
            </w:r>
          </w:p>
        </w:tc>
        <w:tc>
          <w:tcPr>
            <w:tcW w:w="760" w:type="dxa"/>
            <w:tcBorders>
              <w:top w:val="nil"/>
              <w:left w:val="nil"/>
              <w:bottom w:val="single" w:sz="4" w:space="0" w:color="auto"/>
              <w:right w:val="single" w:sz="4" w:space="0" w:color="auto"/>
            </w:tcBorders>
            <w:shd w:val="clear" w:color="auto" w:fill="auto"/>
            <w:vAlign w:val="center"/>
          </w:tcPr>
          <w:p w14:paraId="4859FCFB" w14:textId="77777777" w:rsidR="000E75D0" w:rsidRPr="005D3908" w:rsidRDefault="000E75D0" w:rsidP="00D71C8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tcPr>
          <w:p w14:paraId="3F4B0040" w14:textId="77777777"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tcPr>
          <w:p w14:paraId="3B5573A3" w14:textId="22F38FF6" w:rsidR="000E75D0" w:rsidRPr="005D3908" w:rsidRDefault="000E75D0" w:rsidP="00D71C8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保留</w:t>
            </w:r>
            <w:r>
              <w:rPr>
                <w:rFonts w:ascii="宋体" w:eastAsia="宋体" w:hAnsi="宋体" w:cs="宋体"/>
                <w:color w:val="000000"/>
                <w:kern w:val="0"/>
                <w:sz w:val="20"/>
                <w:szCs w:val="20"/>
              </w:rPr>
              <w:t>字段</w:t>
            </w:r>
          </w:p>
        </w:tc>
      </w:tr>
      <w:tr w:rsidR="000E75D0" w:rsidRPr="00D71C8E" w14:paraId="3D15CFF5"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8EB6336"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K21</w:t>
            </w:r>
          </w:p>
        </w:tc>
        <w:tc>
          <w:tcPr>
            <w:tcW w:w="1916" w:type="dxa"/>
            <w:tcBorders>
              <w:top w:val="nil"/>
              <w:left w:val="nil"/>
              <w:bottom w:val="single" w:sz="4" w:space="0" w:color="auto"/>
              <w:right w:val="single" w:sz="4" w:space="0" w:color="auto"/>
            </w:tcBorders>
            <w:shd w:val="clear" w:color="auto" w:fill="auto"/>
            <w:vAlign w:val="center"/>
            <w:hideMark/>
          </w:tcPr>
          <w:p w14:paraId="794A0FF1"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drawType</w:t>
            </w:r>
          </w:p>
        </w:tc>
        <w:tc>
          <w:tcPr>
            <w:tcW w:w="1847" w:type="dxa"/>
            <w:tcBorders>
              <w:top w:val="nil"/>
              <w:left w:val="nil"/>
              <w:bottom w:val="single" w:sz="4" w:space="0" w:color="auto"/>
              <w:right w:val="single" w:sz="4" w:space="0" w:color="auto"/>
            </w:tcBorders>
            <w:shd w:val="clear" w:color="auto" w:fill="auto"/>
            <w:noWrap/>
            <w:vAlign w:val="center"/>
            <w:hideMark/>
          </w:tcPr>
          <w:p w14:paraId="29527E2C"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提货类型</w:t>
            </w:r>
          </w:p>
        </w:tc>
        <w:tc>
          <w:tcPr>
            <w:tcW w:w="760" w:type="dxa"/>
            <w:tcBorders>
              <w:top w:val="nil"/>
              <w:left w:val="nil"/>
              <w:bottom w:val="single" w:sz="4" w:space="0" w:color="auto"/>
              <w:right w:val="single" w:sz="4" w:space="0" w:color="auto"/>
            </w:tcBorders>
            <w:shd w:val="clear" w:color="auto" w:fill="auto"/>
            <w:vAlign w:val="center"/>
            <w:hideMark/>
          </w:tcPr>
          <w:p w14:paraId="5CBF2DEE"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2D51FC66"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3D4C8EFA"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1-自提，2-交提，3-部分交提</w:t>
            </w:r>
          </w:p>
        </w:tc>
      </w:tr>
      <w:tr w:rsidR="000E75D0" w:rsidRPr="00D71C8E" w14:paraId="2CDF7484"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8D7BA41"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AC71EF">
              <w:rPr>
                <w:rFonts w:ascii="宋体" w:eastAsia="宋体" w:hAnsi="宋体" w:cs="宋体"/>
                <w:color w:val="000000"/>
                <w:kern w:val="0"/>
                <w:sz w:val="20"/>
                <w:szCs w:val="20"/>
              </w:rPr>
              <w:t>K04</w:t>
            </w:r>
          </w:p>
        </w:tc>
        <w:tc>
          <w:tcPr>
            <w:tcW w:w="1916" w:type="dxa"/>
            <w:tcBorders>
              <w:top w:val="nil"/>
              <w:left w:val="nil"/>
              <w:bottom w:val="single" w:sz="4" w:space="0" w:color="auto"/>
              <w:right w:val="single" w:sz="4" w:space="0" w:color="auto"/>
            </w:tcBorders>
            <w:shd w:val="clear" w:color="auto" w:fill="auto"/>
            <w:noWrap/>
            <w:vAlign w:val="center"/>
            <w:hideMark/>
          </w:tcPr>
          <w:p w14:paraId="571117B1"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AC71EF">
              <w:rPr>
                <w:rFonts w:ascii="宋体" w:eastAsia="宋体" w:hAnsi="宋体" w:cs="宋体"/>
                <w:color w:val="000000"/>
                <w:kern w:val="0"/>
                <w:sz w:val="20"/>
                <w:szCs w:val="20"/>
              </w:rPr>
              <w:t>sheetNo</w:t>
            </w:r>
          </w:p>
        </w:tc>
        <w:tc>
          <w:tcPr>
            <w:tcW w:w="1847" w:type="dxa"/>
            <w:tcBorders>
              <w:top w:val="nil"/>
              <w:left w:val="nil"/>
              <w:bottom w:val="single" w:sz="4" w:space="0" w:color="auto"/>
              <w:right w:val="single" w:sz="4" w:space="0" w:color="auto"/>
            </w:tcBorders>
            <w:shd w:val="clear" w:color="auto" w:fill="auto"/>
            <w:noWrap/>
            <w:vAlign w:val="center"/>
            <w:hideMark/>
          </w:tcPr>
          <w:p w14:paraId="45C6D776"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登记编号</w:t>
            </w:r>
          </w:p>
        </w:tc>
        <w:tc>
          <w:tcPr>
            <w:tcW w:w="760" w:type="dxa"/>
            <w:tcBorders>
              <w:top w:val="nil"/>
              <w:left w:val="nil"/>
              <w:bottom w:val="single" w:sz="4" w:space="0" w:color="auto"/>
              <w:right w:val="single" w:sz="4" w:space="0" w:color="auto"/>
            </w:tcBorders>
            <w:shd w:val="clear" w:color="auto" w:fill="auto"/>
            <w:vAlign w:val="center"/>
            <w:hideMark/>
          </w:tcPr>
          <w:p w14:paraId="7844B4DD"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hideMark/>
          </w:tcPr>
          <w:p w14:paraId="7EDB6ACE"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hideMark/>
          </w:tcPr>
          <w:p w14:paraId="429D7006" w14:textId="77777777" w:rsidR="000E75D0" w:rsidRPr="00D71C8E" w:rsidRDefault="000E75D0" w:rsidP="00B05587">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如果是普通提货申请，该字</w:t>
            </w:r>
            <w:r w:rsidRPr="00D71C8E">
              <w:rPr>
                <w:rFonts w:ascii="宋体" w:eastAsia="宋体" w:hAnsi="宋体" w:cs="宋体" w:hint="eastAsia"/>
                <w:color w:val="000000"/>
                <w:kern w:val="0"/>
                <w:sz w:val="20"/>
                <w:szCs w:val="20"/>
              </w:rPr>
              <w:lastRenderedPageBreak/>
              <w:t>段不填。如果是租借提货申请业务，填写内容为租借提货申请对应的租借登记编号。</w:t>
            </w:r>
            <w:r>
              <w:rPr>
                <w:rFonts w:ascii="宋体" w:eastAsia="宋体" w:hAnsi="宋体" w:cs="宋体" w:hint="eastAsia"/>
                <w:color w:val="000000"/>
                <w:kern w:val="0"/>
                <w:sz w:val="20"/>
                <w:szCs w:val="20"/>
              </w:rPr>
              <w:t>如果是拆借提货申请业务，填写内容为拆借过户单编号。</w:t>
            </w:r>
          </w:p>
        </w:tc>
      </w:tr>
      <w:tr w:rsidR="000E75D0" w:rsidRPr="00D71C8E" w14:paraId="63027033"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385B9BB"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8F2131">
              <w:rPr>
                <w:rFonts w:ascii="宋体" w:eastAsia="宋体" w:hAnsi="宋体" w:cs="宋体" w:hint="eastAsia"/>
                <w:color w:val="000000"/>
                <w:kern w:val="0"/>
                <w:sz w:val="20"/>
                <w:szCs w:val="20"/>
              </w:rPr>
              <w:lastRenderedPageBreak/>
              <w:t>K28</w:t>
            </w:r>
          </w:p>
        </w:tc>
        <w:tc>
          <w:tcPr>
            <w:tcW w:w="1916" w:type="dxa"/>
            <w:tcBorders>
              <w:top w:val="nil"/>
              <w:left w:val="nil"/>
              <w:bottom w:val="single" w:sz="4" w:space="0" w:color="auto"/>
              <w:right w:val="single" w:sz="4" w:space="0" w:color="auto"/>
            </w:tcBorders>
            <w:shd w:val="clear" w:color="auto" w:fill="auto"/>
            <w:noWrap/>
            <w:vAlign w:val="center"/>
          </w:tcPr>
          <w:p w14:paraId="0C33033E"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8F2131">
              <w:rPr>
                <w:rFonts w:ascii="宋体" w:eastAsia="宋体" w:hAnsi="宋体" w:cs="宋体" w:hint="eastAsia"/>
                <w:color w:val="000000"/>
                <w:kern w:val="0"/>
                <w:sz w:val="20"/>
                <w:szCs w:val="20"/>
              </w:rPr>
              <w:t>goodsFlow</w:t>
            </w:r>
          </w:p>
        </w:tc>
        <w:tc>
          <w:tcPr>
            <w:tcW w:w="1847" w:type="dxa"/>
            <w:tcBorders>
              <w:top w:val="nil"/>
              <w:left w:val="nil"/>
              <w:bottom w:val="single" w:sz="4" w:space="0" w:color="auto"/>
              <w:right w:val="single" w:sz="4" w:space="0" w:color="auto"/>
            </w:tcBorders>
            <w:shd w:val="clear" w:color="auto" w:fill="auto"/>
            <w:noWrap/>
            <w:vAlign w:val="center"/>
          </w:tcPr>
          <w:p w14:paraId="1C101FDE"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8F2131">
              <w:rPr>
                <w:rFonts w:ascii="宋体" w:eastAsia="宋体" w:hAnsi="宋体" w:cs="宋体" w:hint="eastAsia"/>
                <w:color w:val="000000"/>
                <w:kern w:val="0"/>
                <w:sz w:val="20"/>
                <w:szCs w:val="20"/>
              </w:rPr>
              <w:t>实物流向</w:t>
            </w:r>
          </w:p>
        </w:tc>
        <w:tc>
          <w:tcPr>
            <w:tcW w:w="760" w:type="dxa"/>
            <w:tcBorders>
              <w:top w:val="nil"/>
              <w:left w:val="nil"/>
              <w:bottom w:val="single" w:sz="4" w:space="0" w:color="auto"/>
              <w:right w:val="single" w:sz="4" w:space="0" w:color="auto"/>
            </w:tcBorders>
            <w:shd w:val="clear" w:color="auto" w:fill="auto"/>
            <w:vAlign w:val="center"/>
          </w:tcPr>
          <w:p w14:paraId="31A33FEC"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tcPr>
          <w:p w14:paraId="5ED80405"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8F2131">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tcPr>
          <w:p w14:paraId="201F1201"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当为自贸区指定仓库时必填</w:t>
            </w:r>
          </w:p>
        </w:tc>
      </w:tr>
      <w:tr w:rsidR="000E75D0" w:rsidRPr="00D71C8E" w14:paraId="7ECDDA17"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F974B70"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8F2131">
              <w:rPr>
                <w:rFonts w:ascii="宋体" w:eastAsia="宋体" w:hAnsi="宋体" w:cs="宋体" w:hint="eastAsia"/>
                <w:color w:val="000000"/>
                <w:kern w:val="0"/>
                <w:sz w:val="20"/>
                <w:szCs w:val="20"/>
              </w:rPr>
              <w:t>K06</w:t>
            </w:r>
          </w:p>
        </w:tc>
        <w:tc>
          <w:tcPr>
            <w:tcW w:w="1916" w:type="dxa"/>
            <w:tcBorders>
              <w:top w:val="nil"/>
              <w:left w:val="nil"/>
              <w:bottom w:val="single" w:sz="4" w:space="0" w:color="auto"/>
              <w:right w:val="single" w:sz="4" w:space="0" w:color="auto"/>
            </w:tcBorders>
            <w:shd w:val="clear" w:color="auto" w:fill="auto"/>
            <w:noWrap/>
            <w:vAlign w:val="center"/>
          </w:tcPr>
          <w:p w14:paraId="1A35EBA5"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8F2131">
              <w:rPr>
                <w:rFonts w:ascii="宋体" w:eastAsia="宋体" w:hAnsi="宋体" w:cs="宋体" w:hint="eastAsia"/>
                <w:color w:val="000000"/>
                <w:kern w:val="0"/>
                <w:sz w:val="20"/>
                <w:szCs w:val="20"/>
              </w:rPr>
              <w:t>memo</w:t>
            </w:r>
          </w:p>
        </w:tc>
        <w:tc>
          <w:tcPr>
            <w:tcW w:w="1847" w:type="dxa"/>
            <w:tcBorders>
              <w:top w:val="nil"/>
              <w:left w:val="nil"/>
              <w:bottom w:val="single" w:sz="4" w:space="0" w:color="auto"/>
              <w:right w:val="single" w:sz="4" w:space="0" w:color="auto"/>
            </w:tcBorders>
            <w:shd w:val="clear" w:color="auto" w:fill="auto"/>
            <w:noWrap/>
            <w:vAlign w:val="center"/>
          </w:tcPr>
          <w:p w14:paraId="219DD868"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8F2131">
              <w:rPr>
                <w:rFonts w:ascii="宋体" w:eastAsia="宋体" w:hAnsi="宋体" w:cs="宋体" w:hint="eastAsia"/>
                <w:color w:val="000000"/>
                <w:kern w:val="0"/>
                <w:sz w:val="20"/>
                <w:szCs w:val="20"/>
              </w:rPr>
              <w:t>备注</w:t>
            </w:r>
          </w:p>
        </w:tc>
        <w:tc>
          <w:tcPr>
            <w:tcW w:w="760" w:type="dxa"/>
            <w:tcBorders>
              <w:top w:val="nil"/>
              <w:left w:val="nil"/>
              <w:bottom w:val="single" w:sz="4" w:space="0" w:color="auto"/>
              <w:right w:val="single" w:sz="4" w:space="0" w:color="auto"/>
            </w:tcBorders>
            <w:shd w:val="clear" w:color="auto" w:fill="auto"/>
            <w:vAlign w:val="center"/>
          </w:tcPr>
          <w:p w14:paraId="3F83E1DA"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tcPr>
          <w:p w14:paraId="417C3A64"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8F2131">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tcPr>
          <w:p w14:paraId="55D8F222"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当为自贸区指定仓库时必填</w:t>
            </w:r>
          </w:p>
        </w:tc>
      </w:tr>
      <w:tr w:rsidR="000E75D0" w:rsidRPr="00D71C8E" w14:paraId="145BF865"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3A349918"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M60</w:t>
            </w:r>
          </w:p>
        </w:tc>
        <w:tc>
          <w:tcPr>
            <w:tcW w:w="1916" w:type="dxa"/>
            <w:tcBorders>
              <w:top w:val="nil"/>
              <w:left w:val="nil"/>
              <w:bottom w:val="single" w:sz="4" w:space="0" w:color="auto"/>
              <w:right w:val="single" w:sz="4" w:space="0" w:color="auto"/>
            </w:tcBorders>
            <w:shd w:val="clear" w:color="auto" w:fill="auto"/>
            <w:noWrap/>
            <w:vAlign w:val="center"/>
          </w:tcPr>
          <w:p w14:paraId="0EE20790"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traderID</w:t>
            </w:r>
          </w:p>
        </w:tc>
        <w:tc>
          <w:tcPr>
            <w:tcW w:w="1847" w:type="dxa"/>
            <w:tcBorders>
              <w:top w:val="nil"/>
              <w:left w:val="nil"/>
              <w:bottom w:val="single" w:sz="4" w:space="0" w:color="auto"/>
              <w:right w:val="single" w:sz="4" w:space="0" w:color="auto"/>
            </w:tcBorders>
            <w:shd w:val="clear" w:color="auto" w:fill="auto"/>
            <w:noWrap/>
            <w:vAlign w:val="center"/>
          </w:tcPr>
          <w:p w14:paraId="1048CAA0"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申请用户代码</w:t>
            </w:r>
          </w:p>
        </w:tc>
        <w:tc>
          <w:tcPr>
            <w:tcW w:w="760" w:type="dxa"/>
            <w:tcBorders>
              <w:top w:val="nil"/>
              <w:left w:val="nil"/>
              <w:bottom w:val="single" w:sz="4" w:space="0" w:color="auto"/>
              <w:right w:val="single" w:sz="4" w:space="0" w:color="auto"/>
            </w:tcBorders>
            <w:shd w:val="clear" w:color="auto" w:fill="auto"/>
            <w:vAlign w:val="center"/>
          </w:tcPr>
          <w:p w14:paraId="53920F26" w14:textId="77777777" w:rsidR="000E75D0" w:rsidRDefault="000E75D0" w:rsidP="008F2131">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255C1965" w14:textId="77777777" w:rsidR="000E75D0" w:rsidRPr="008F2131" w:rsidRDefault="000E75D0" w:rsidP="008F2131">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w:t>
            </w:r>
          </w:p>
        </w:tc>
        <w:tc>
          <w:tcPr>
            <w:tcW w:w="2695" w:type="dxa"/>
            <w:tcBorders>
              <w:top w:val="nil"/>
              <w:left w:val="nil"/>
              <w:bottom w:val="single" w:sz="4" w:space="0" w:color="auto"/>
              <w:right w:val="single" w:sz="4" w:space="0" w:color="auto"/>
            </w:tcBorders>
            <w:shd w:val="clear" w:color="auto" w:fill="auto"/>
            <w:noWrap/>
            <w:vAlign w:val="center"/>
          </w:tcPr>
          <w:p w14:paraId="59470371" w14:textId="77777777" w:rsidR="000E75D0" w:rsidRDefault="000E75D0" w:rsidP="008F2131">
            <w:pPr>
              <w:widowControl/>
              <w:spacing w:line="240" w:lineRule="auto"/>
              <w:ind w:firstLineChars="0" w:firstLine="0"/>
              <w:jc w:val="left"/>
              <w:rPr>
                <w:rFonts w:ascii="宋体" w:eastAsia="宋体" w:hAnsi="宋体" w:cs="宋体"/>
                <w:color w:val="000000"/>
                <w:kern w:val="0"/>
                <w:sz w:val="20"/>
                <w:szCs w:val="20"/>
              </w:rPr>
            </w:pPr>
          </w:p>
        </w:tc>
      </w:tr>
      <w:tr w:rsidR="000E75D0" w:rsidRPr="00D71C8E" w14:paraId="0CF55C00" w14:textId="77777777" w:rsidTr="000E75D0">
        <w:trPr>
          <w:trHeight w:val="72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754F536"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K20</w:t>
            </w:r>
          </w:p>
        </w:tc>
        <w:tc>
          <w:tcPr>
            <w:tcW w:w="1916" w:type="dxa"/>
            <w:tcBorders>
              <w:top w:val="nil"/>
              <w:left w:val="nil"/>
              <w:bottom w:val="single" w:sz="4" w:space="0" w:color="auto"/>
              <w:right w:val="single" w:sz="4" w:space="0" w:color="auto"/>
            </w:tcBorders>
            <w:shd w:val="clear" w:color="auto" w:fill="auto"/>
            <w:noWrap/>
            <w:vAlign w:val="center"/>
            <w:hideMark/>
          </w:tcPr>
          <w:p w14:paraId="014FED24"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p</w:t>
            </w:r>
            <w:r w:rsidRPr="00D71C8E">
              <w:rPr>
                <w:rFonts w:ascii="宋体" w:eastAsia="宋体" w:hAnsi="宋体" w:cs="宋体" w:hint="eastAsia"/>
                <w:color w:val="000000"/>
                <w:kern w:val="0"/>
                <w:sz w:val="20"/>
                <w:szCs w:val="20"/>
              </w:rPr>
              <w:t>ickupSheetNo</w:t>
            </w:r>
          </w:p>
        </w:tc>
        <w:tc>
          <w:tcPr>
            <w:tcW w:w="1847" w:type="dxa"/>
            <w:tcBorders>
              <w:top w:val="nil"/>
              <w:left w:val="nil"/>
              <w:bottom w:val="single" w:sz="4" w:space="0" w:color="auto"/>
              <w:right w:val="single" w:sz="4" w:space="0" w:color="auto"/>
            </w:tcBorders>
            <w:shd w:val="clear" w:color="auto" w:fill="auto"/>
            <w:noWrap/>
            <w:vAlign w:val="center"/>
            <w:hideMark/>
          </w:tcPr>
          <w:p w14:paraId="72492D5B"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提货单编号</w:t>
            </w:r>
          </w:p>
        </w:tc>
        <w:tc>
          <w:tcPr>
            <w:tcW w:w="760" w:type="dxa"/>
            <w:tcBorders>
              <w:top w:val="nil"/>
              <w:left w:val="nil"/>
              <w:bottom w:val="single" w:sz="4" w:space="0" w:color="auto"/>
              <w:right w:val="single" w:sz="4" w:space="0" w:color="auto"/>
            </w:tcBorders>
            <w:shd w:val="clear" w:color="auto" w:fill="auto"/>
            <w:noWrap/>
            <w:vAlign w:val="center"/>
            <w:hideMark/>
          </w:tcPr>
          <w:p w14:paraId="7C5DED7F"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3A6D2D07"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M</w:t>
            </w:r>
          </w:p>
        </w:tc>
        <w:tc>
          <w:tcPr>
            <w:tcW w:w="2695" w:type="dxa"/>
            <w:tcBorders>
              <w:top w:val="nil"/>
              <w:left w:val="nil"/>
              <w:bottom w:val="single" w:sz="4" w:space="0" w:color="auto"/>
              <w:right w:val="single" w:sz="4" w:space="0" w:color="auto"/>
            </w:tcBorders>
            <w:shd w:val="clear" w:color="auto" w:fill="auto"/>
            <w:vAlign w:val="center"/>
            <w:hideMark/>
          </w:tcPr>
          <w:p w14:paraId="0965442E" w14:textId="77777777" w:rsidR="000E75D0" w:rsidRPr="00D71C8E" w:rsidRDefault="000E75D0" w:rsidP="001A4429">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TH＋（YYYYMMDD）＋</w:t>
            </w:r>
            <w:r>
              <w:rPr>
                <w:rFonts w:ascii="宋体" w:eastAsia="宋体" w:hAnsi="宋体" w:cs="宋体" w:hint="eastAsia"/>
                <w:color w:val="000000"/>
                <w:kern w:val="0"/>
                <w:sz w:val="20"/>
                <w:szCs w:val="20"/>
              </w:rPr>
              <w:t>6位数字</w:t>
            </w:r>
          </w:p>
        </w:tc>
      </w:tr>
      <w:tr w:rsidR="000E75D0" w:rsidRPr="00D71C8E" w14:paraId="1F0D77C6"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BD723D2"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T11</w:t>
            </w:r>
          </w:p>
        </w:tc>
        <w:tc>
          <w:tcPr>
            <w:tcW w:w="1916" w:type="dxa"/>
            <w:tcBorders>
              <w:top w:val="nil"/>
              <w:left w:val="nil"/>
              <w:bottom w:val="single" w:sz="4" w:space="0" w:color="auto"/>
              <w:right w:val="single" w:sz="4" w:space="0" w:color="auto"/>
            </w:tcBorders>
            <w:shd w:val="clear" w:color="auto" w:fill="auto"/>
            <w:noWrap/>
            <w:vAlign w:val="center"/>
            <w:hideMark/>
          </w:tcPr>
          <w:p w14:paraId="4786157E"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applyDate</w:t>
            </w:r>
          </w:p>
        </w:tc>
        <w:tc>
          <w:tcPr>
            <w:tcW w:w="1847" w:type="dxa"/>
            <w:tcBorders>
              <w:top w:val="nil"/>
              <w:left w:val="nil"/>
              <w:bottom w:val="single" w:sz="4" w:space="0" w:color="auto"/>
              <w:right w:val="single" w:sz="4" w:space="0" w:color="auto"/>
            </w:tcBorders>
            <w:shd w:val="clear" w:color="auto" w:fill="auto"/>
            <w:noWrap/>
            <w:vAlign w:val="center"/>
            <w:hideMark/>
          </w:tcPr>
          <w:p w14:paraId="7DF35351"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申请</w:t>
            </w:r>
            <w:r>
              <w:rPr>
                <w:rFonts w:ascii="宋体" w:eastAsia="宋体" w:hAnsi="宋体" w:cs="宋体" w:hint="eastAsia"/>
                <w:color w:val="000000"/>
                <w:kern w:val="0"/>
                <w:sz w:val="20"/>
                <w:szCs w:val="20"/>
              </w:rPr>
              <w:t>自然</w:t>
            </w:r>
            <w:r w:rsidRPr="00D71C8E">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noWrap/>
            <w:vAlign w:val="center"/>
            <w:hideMark/>
          </w:tcPr>
          <w:p w14:paraId="7AD054BD"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254FE2DA"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M</w:t>
            </w:r>
          </w:p>
        </w:tc>
        <w:tc>
          <w:tcPr>
            <w:tcW w:w="2695" w:type="dxa"/>
            <w:tcBorders>
              <w:top w:val="nil"/>
              <w:left w:val="nil"/>
              <w:bottom w:val="single" w:sz="4" w:space="0" w:color="auto"/>
              <w:right w:val="single" w:sz="4" w:space="0" w:color="auto"/>
            </w:tcBorders>
            <w:shd w:val="clear" w:color="auto" w:fill="auto"/>
            <w:noWrap/>
            <w:vAlign w:val="center"/>
            <w:hideMark/>
          </w:tcPr>
          <w:p w14:paraId="04BE9958"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p>
        </w:tc>
      </w:tr>
      <w:tr w:rsidR="000E75D0" w:rsidRPr="00D71C8E" w14:paraId="4235FC3B" w14:textId="77777777" w:rsidTr="000E75D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2B8A03F"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T15</w:t>
            </w:r>
          </w:p>
        </w:tc>
        <w:tc>
          <w:tcPr>
            <w:tcW w:w="1916" w:type="dxa"/>
            <w:tcBorders>
              <w:top w:val="nil"/>
              <w:left w:val="nil"/>
              <w:bottom w:val="single" w:sz="4" w:space="0" w:color="auto"/>
              <w:right w:val="single" w:sz="4" w:space="0" w:color="auto"/>
            </w:tcBorders>
            <w:shd w:val="clear" w:color="auto" w:fill="auto"/>
            <w:vAlign w:val="center"/>
            <w:hideMark/>
          </w:tcPr>
          <w:p w14:paraId="5FE88F5D"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applyTradeDate</w:t>
            </w:r>
          </w:p>
        </w:tc>
        <w:tc>
          <w:tcPr>
            <w:tcW w:w="1847" w:type="dxa"/>
            <w:tcBorders>
              <w:top w:val="nil"/>
              <w:left w:val="nil"/>
              <w:bottom w:val="single" w:sz="4" w:space="0" w:color="auto"/>
              <w:right w:val="single" w:sz="4" w:space="0" w:color="auto"/>
            </w:tcBorders>
            <w:shd w:val="clear" w:color="auto" w:fill="auto"/>
            <w:noWrap/>
            <w:vAlign w:val="center"/>
            <w:hideMark/>
          </w:tcPr>
          <w:p w14:paraId="77D0D400"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申请交易日期</w:t>
            </w:r>
          </w:p>
        </w:tc>
        <w:tc>
          <w:tcPr>
            <w:tcW w:w="760" w:type="dxa"/>
            <w:tcBorders>
              <w:top w:val="nil"/>
              <w:left w:val="nil"/>
              <w:bottom w:val="single" w:sz="4" w:space="0" w:color="auto"/>
              <w:right w:val="single" w:sz="4" w:space="0" w:color="auto"/>
            </w:tcBorders>
            <w:shd w:val="clear" w:color="auto" w:fill="auto"/>
            <w:noWrap/>
            <w:vAlign w:val="center"/>
            <w:hideMark/>
          </w:tcPr>
          <w:p w14:paraId="2161EF73"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452BD489"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M</w:t>
            </w:r>
          </w:p>
        </w:tc>
        <w:tc>
          <w:tcPr>
            <w:tcW w:w="2695" w:type="dxa"/>
            <w:tcBorders>
              <w:top w:val="nil"/>
              <w:left w:val="nil"/>
              <w:bottom w:val="single" w:sz="4" w:space="0" w:color="auto"/>
              <w:right w:val="single" w:sz="4" w:space="0" w:color="auto"/>
            </w:tcBorders>
            <w:shd w:val="clear" w:color="auto" w:fill="auto"/>
            <w:noWrap/>
            <w:vAlign w:val="center"/>
            <w:hideMark/>
          </w:tcPr>
          <w:p w14:paraId="3D8569BB" w14:textId="77777777" w:rsidR="000E75D0" w:rsidRPr="00D71C8E" w:rsidRDefault="000E75D0" w:rsidP="00D71C8E">
            <w:pPr>
              <w:widowControl/>
              <w:spacing w:line="240" w:lineRule="auto"/>
              <w:ind w:firstLineChars="0" w:firstLine="0"/>
              <w:jc w:val="left"/>
              <w:rPr>
                <w:rFonts w:ascii="宋体" w:eastAsia="宋体" w:hAnsi="宋体" w:cs="宋体"/>
                <w:color w:val="000000"/>
                <w:kern w:val="0"/>
                <w:sz w:val="20"/>
                <w:szCs w:val="20"/>
              </w:rPr>
            </w:pPr>
          </w:p>
        </w:tc>
      </w:tr>
      <w:tr w:rsidR="000E75D0" w:rsidRPr="00D71C8E" w14:paraId="1FDCC16B" w14:textId="77777777" w:rsidTr="000E75D0">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1A4059" w14:textId="77777777" w:rsidR="000E75D0" w:rsidRPr="00A249A4" w:rsidRDefault="000E75D0" w:rsidP="0075261B">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X39</w:t>
            </w:r>
          </w:p>
        </w:tc>
        <w:tc>
          <w:tcPr>
            <w:tcW w:w="1916" w:type="dxa"/>
            <w:tcBorders>
              <w:top w:val="single" w:sz="4" w:space="0" w:color="auto"/>
              <w:left w:val="nil"/>
              <w:bottom w:val="single" w:sz="4" w:space="0" w:color="auto"/>
              <w:right w:val="single" w:sz="4" w:space="0" w:color="auto"/>
            </w:tcBorders>
            <w:shd w:val="clear" w:color="auto" w:fill="auto"/>
            <w:noWrap/>
            <w:vAlign w:val="center"/>
          </w:tcPr>
          <w:p w14:paraId="062352CE" w14:textId="77777777" w:rsidR="000E75D0" w:rsidRPr="00A249A4" w:rsidRDefault="000E75D0" w:rsidP="0075261B">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RspCode</w:t>
            </w:r>
          </w:p>
        </w:tc>
        <w:tc>
          <w:tcPr>
            <w:tcW w:w="1847" w:type="dxa"/>
            <w:tcBorders>
              <w:top w:val="single" w:sz="4" w:space="0" w:color="auto"/>
              <w:left w:val="nil"/>
              <w:bottom w:val="single" w:sz="4" w:space="0" w:color="auto"/>
              <w:right w:val="single" w:sz="4" w:space="0" w:color="auto"/>
            </w:tcBorders>
            <w:shd w:val="clear" w:color="auto" w:fill="auto"/>
            <w:noWrap/>
            <w:vAlign w:val="center"/>
          </w:tcPr>
          <w:p w14:paraId="142C4C5B" w14:textId="77777777" w:rsidR="000E75D0" w:rsidRPr="00A249A4" w:rsidRDefault="000E75D0" w:rsidP="0075261B">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响应代码</w:t>
            </w:r>
          </w:p>
        </w:tc>
        <w:tc>
          <w:tcPr>
            <w:tcW w:w="760" w:type="dxa"/>
            <w:tcBorders>
              <w:top w:val="single" w:sz="4" w:space="0" w:color="auto"/>
              <w:left w:val="nil"/>
              <w:bottom w:val="single" w:sz="4" w:space="0" w:color="auto"/>
              <w:right w:val="single" w:sz="4" w:space="0" w:color="auto"/>
            </w:tcBorders>
            <w:shd w:val="clear" w:color="auto" w:fill="auto"/>
            <w:noWrap/>
            <w:vAlign w:val="center"/>
          </w:tcPr>
          <w:p w14:paraId="0279F649" w14:textId="77777777" w:rsidR="000E75D0" w:rsidRPr="00A249A4" w:rsidRDefault="000E75D0" w:rsidP="0075261B">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798" w:type="dxa"/>
            <w:tcBorders>
              <w:top w:val="single" w:sz="4" w:space="0" w:color="auto"/>
              <w:left w:val="nil"/>
              <w:bottom w:val="single" w:sz="4" w:space="0" w:color="auto"/>
              <w:right w:val="single" w:sz="4" w:space="0" w:color="auto"/>
            </w:tcBorders>
            <w:shd w:val="clear" w:color="auto" w:fill="auto"/>
            <w:noWrap/>
          </w:tcPr>
          <w:p w14:paraId="1BE9FCFA" w14:textId="77777777" w:rsidR="000E75D0" w:rsidRDefault="000E75D0" w:rsidP="0075261B">
            <w:pPr>
              <w:ind w:firstLineChars="0" w:firstLine="0"/>
            </w:pPr>
            <w:r w:rsidRPr="007E05EB">
              <w:rPr>
                <w:rFonts w:ascii="宋体" w:eastAsia="宋体" w:hAnsi="宋体" w:cs="宋体" w:hint="eastAsia"/>
                <w:color w:val="000000"/>
                <w:kern w:val="0"/>
                <w:sz w:val="20"/>
                <w:szCs w:val="20"/>
              </w:rPr>
              <w:t>M</w:t>
            </w:r>
          </w:p>
        </w:tc>
        <w:tc>
          <w:tcPr>
            <w:tcW w:w="2695" w:type="dxa"/>
            <w:tcBorders>
              <w:top w:val="single" w:sz="4" w:space="0" w:color="auto"/>
              <w:left w:val="nil"/>
              <w:bottom w:val="single" w:sz="4" w:space="0" w:color="auto"/>
              <w:right w:val="single" w:sz="4" w:space="0" w:color="auto"/>
            </w:tcBorders>
            <w:shd w:val="clear" w:color="auto" w:fill="auto"/>
            <w:noWrap/>
            <w:vAlign w:val="center"/>
          </w:tcPr>
          <w:p w14:paraId="7A9ACDF9" w14:textId="77777777" w:rsidR="000E75D0" w:rsidRPr="00741440" w:rsidRDefault="000E75D0" w:rsidP="0075261B">
            <w:pPr>
              <w:widowControl/>
              <w:spacing w:line="240" w:lineRule="auto"/>
              <w:ind w:firstLineChars="0" w:firstLine="0"/>
              <w:jc w:val="left"/>
              <w:rPr>
                <w:rFonts w:ascii="宋体" w:eastAsia="宋体" w:hAnsi="宋体" w:cs="宋体"/>
                <w:color w:val="000000"/>
                <w:kern w:val="0"/>
                <w:sz w:val="20"/>
                <w:szCs w:val="20"/>
              </w:rPr>
            </w:pPr>
          </w:p>
        </w:tc>
      </w:tr>
      <w:tr w:rsidR="000E75D0" w:rsidRPr="00D71C8E" w14:paraId="392051E2" w14:textId="77777777" w:rsidTr="000E75D0">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F4F85D" w14:textId="77777777" w:rsidR="000E75D0" w:rsidRPr="00A249A4" w:rsidRDefault="000E75D0" w:rsidP="0075261B">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X40</w:t>
            </w:r>
          </w:p>
        </w:tc>
        <w:tc>
          <w:tcPr>
            <w:tcW w:w="1916" w:type="dxa"/>
            <w:tcBorders>
              <w:top w:val="single" w:sz="4" w:space="0" w:color="auto"/>
              <w:left w:val="nil"/>
              <w:bottom w:val="single" w:sz="4" w:space="0" w:color="auto"/>
              <w:right w:val="single" w:sz="4" w:space="0" w:color="auto"/>
            </w:tcBorders>
            <w:shd w:val="clear" w:color="auto" w:fill="auto"/>
            <w:noWrap/>
            <w:vAlign w:val="center"/>
          </w:tcPr>
          <w:p w14:paraId="3AE90777" w14:textId="77777777" w:rsidR="000E75D0" w:rsidRPr="00A249A4" w:rsidRDefault="000E75D0" w:rsidP="0075261B">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RspMsg</w:t>
            </w:r>
          </w:p>
        </w:tc>
        <w:tc>
          <w:tcPr>
            <w:tcW w:w="1847" w:type="dxa"/>
            <w:tcBorders>
              <w:top w:val="single" w:sz="4" w:space="0" w:color="auto"/>
              <w:left w:val="nil"/>
              <w:bottom w:val="single" w:sz="4" w:space="0" w:color="auto"/>
              <w:right w:val="single" w:sz="4" w:space="0" w:color="auto"/>
            </w:tcBorders>
            <w:shd w:val="clear" w:color="auto" w:fill="auto"/>
            <w:noWrap/>
            <w:vAlign w:val="center"/>
          </w:tcPr>
          <w:p w14:paraId="18D0277D" w14:textId="77777777" w:rsidR="000E75D0" w:rsidRPr="00A249A4" w:rsidRDefault="000E75D0" w:rsidP="0075261B">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响应消息</w:t>
            </w:r>
          </w:p>
        </w:tc>
        <w:tc>
          <w:tcPr>
            <w:tcW w:w="760" w:type="dxa"/>
            <w:tcBorders>
              <w:top w:val="single" w:sz="4" w:space="0" w:color="auto"/>
              <w:left w:val="nil"/>
              <w:bottom w:val="single" w:sz="4" w:space="0" w:color="auto"/>
              <w:right w:val="single" w:sz="4" w:space="0" w:color="auto"/>
            </w:tcBorders>
            <w:shd w:val="clear" w:color="auto" w:fill="auto"/>
            <w:noWrap/>
            <w:vAlign w:val="center"/>
          </w:tcPr>
          <w:p w14:paraId="0487B64A" w14:textId="77777777" w:rsidR="000E75D0" w:rsidRPr="00A249A4" w:rsidRDefault="000E75D0" w:rsidP="0075261B">
            <w:pPr>
              <w:widowControl/>
              <w:spacing w:line="240" w:lineRule="auto"/>
              <w:ind w:firstLineChars="0" w:firstLine="0"/>
              <w:jc w:val="left"/>
              <w:rPr>
                <w:rFonts w:ascii="宋体" w:eastAsia="宋体" w:hAnsi="宋体" w:cs="宋体"/>
                <w:color w:val="000000"/>
                <w:kern w:val="0"/>
                <w:sz w:val="20"/>
                <w:szCs w:val="20"/>
              </w:rPr>
            </w:pPr>
            <w:r w:rsidRPr="00A249A4">
              <w:rPr>
                <w:rFonts w:ascii="宋体" w:eastAsia="宋体" w:hAnsi="宋体" w:cs="宋体" w:hint="eastAsia"/>
                <w:color w:val="000000"/>
                <w:kern w:val="0"/>
                <w:sz w:val="20"/>
                <w:szCs w:val="20"/>
              </w:rPr>
              <w:t>-</w:t>
            </w:r>
          </w:p>
        </w:tc>
        <w:tc>
          <w:tcPr>
            <w:tcW w:w="798" w:type="dxa"/>
            <w:tcBorders>
              <w:top w:val="single" w:sz="4" w:space="0" w:color="auto"/>
              <w:left w:val="nil"/>
              <w:bottom w:val="single" w:sz="4" w:space="0" w:color="auto"/>
              <w:right w:val="single" w:sz="4" w:space="0" w:color="auto"/>
            </w:tcBorders>
            <w:shd w:val="clear" w:color="auto" w:fill="auto"/>
            <w:noWrap/>
          </w:tcPr>
          <w:p w14:paraId="6568DA1F" w14:textId="77777777" w:rsidR="000E75D0" w:rsidRDefault="000E75D0" w:rsidP="0075261B">
            <w:pPr>
              <w:ind w:firstLineChars="0" w:firstLine="0"/>
            </w:pPr>
            <w:r w:rsidRPr="007E05EB">
              <w:rPr>
                <w:rFonts w:ascii="宋体" w:eastAsia="宋体" w:hAnsi="宋体" w:cs="宋体" w:hint="eastAsia"/>
                <w:color w:val="000000"/>
                <w:kern w:val="0"/>
                <w:sz w:val="20"/>
                <w:szCs w:val="20"/>
              </w:rPr>
              <w:t>M</w:t>
            </w:r>
          </w:p>
        </w:tc>
        <w:tc>
          <w:tcPr>
            <w:tcW w:w="2695" w:type="dxa"/>
            <w:tcBorders>
              <w:top w:val="single" w:sz="4" w:space="0" w:color="auto"/>
              <w:left w:val="nil"/>
              <w:bottom w:val="single" w:sz="4" w:space="0" w:color="auto"/>
              <w:right w:val="single" w:sz="4" w:space="0" w:color="auto"/>
            </w:tcBorders>
            <w:shd w:val="clear" w:color="auto" w:fill="auto"/>
            <w:noWrap/>
            <w:vAlign w:val="center"/>
          </w:tcPr>
          <w:p w14:paraId="0284BBAB" w14:textId="77777777" w:rsidR="000E75D0" w:rsidRPr="00741440" w:rsidRDefault="000E75D0" w:rsidP="0075261B">
            <w:pPr>
              <w:widowControl/>
              <w:spacing w:line="240" w:lineRule="auto"/>
              <w:ind w:firstLineChars="0" w:firstLine="0"/>
              <w:jc w:val="left"/>
              <w:rPr>
                <w:rFonts w:ascii="宋体" w:eastAsia="宋体" w:hAnsi="宋体" w:cs="宋体"/>
                <w:color w:val="000000"/>
                <w:kern w:val="0"/>
                <w:sz w:val="20"/>
                <w:szCs w:val="20"/>
              </w:rPr>
            </w:pPr>
          </w:p>
        </w:tc>
      </w:tr>
    </w:tbl>
    <w:p w14:paraId="27F21EE0" w14:textId="77777777" w:rsidR="0096390C" w:rsidRPr="00BC22A6" w:rsidRDefault="0096390C" w:rsidP="0096390C">
      <w:pPr>
        <w:ind w:firstLine="480"/>
      </w:pPr>
    </w:p>
    <w:p w14:paraId="0E9744B4" w14:textId="77777777" w:rsidR="0096390C" w:rsidRDefault="0096390C" w:rsidP="0096390C">
      <w:pPr>
        <w:pStyle w:val="4"/>
        <w:numPr>
          <w:ilvl w:val="3"/>
          <w:numId w:val="4"/>
        </w:numPr>
        <w:ind w:left="0" w:firstLineChars="0" w:firstLine="0"/>
      </w:pPr>
      <w:r>
        <w:rPr>
          <w:rFonts w:hint="eastAsia"/>
        </w:rPr>
        <w:t>撤销提货申请</w:t>
      </w:r>
      <w:r w:rsidRPr="0096390C">
        <w:rPr>
          <w:rFonts w:hint="eastAsia"/>
        </w:rPr>
        <w:t>请求及应答</w:t>
      </w:r>
    </w:p>
    <w:p w14:paraId="5C337240" w14:textId="77777777" w:rsidR="00191417" w:rsidRDefault="00191417" w:rsidP="001643FA">
      <w:pPr>
        <w:ind w:firstLine="482"/>
      </w:pPr>
      <w:r w:rsidRPr="00191417">
        <w:rPr>
          <w:rFonts w:hint="eastAsia"/>
          <w:b/>
        </w:rPr>
        <w:t>功能：</w:t>
      </w:r>
      <w:r w:rsidRPr="00191417">
        <w:rPr>
          <w:rFonts w:hint="eastAsia"/>
        </w:rPr>
        <w:t>提货</w:t>
      </w:r>
      <w:r>
        <w:rPr>
          <w:rFonts w:hint="eastAsia"/>
        </w:rPr>
        <w:t>申请撤销指令用于会员二级系统撤销该会员</w:t>
      </w:r>
      <w:r w:rsidR="00FA7488">
        <w:rPr>
          <w:rFonts w:hint="eastAsia"/>
        </w:rPr>
        <w:t>席位</w:t>
      </w:r>
      <w:r>
        <w:rPr>
          <w:rFonts w:hint="eastAsia"/>
        </w:rPr>
        <w:t>所属客户的提货申请单。</w:t>
      </w:r>
    </w:p>
    <w:p w14:paraId="3CB2D851" w14:textId="77777777" w:rsidR="00191417" w:rsidRPr="00191417" w:rsidRDefault="00191417" w:rsidP="00191417">
      <w:pPr>
        <w:ind w:firstLine="480"/>
      </w:pPr>
      <w:r>
        <w:rPr>
          <w:rFonts w:hint="eastAsia"/>
        </w:rPr>
        <w:t>消息体格式如下：</w:t>
      </w:r>
    </w:p>
    <w:tbl>
      <w:tblPr>
        <w:tblW w:w="8458" w:type="dxa"/>
        <w:tblInd w:w="103" w:type="dxa"/>
        <w:tblLook w:val="04A0" w:firstRow="1" w:lastRow="0" w:firstColumn="1" w:lastColumn="0" w:noHBand="0" w:noVBand="1"/>
      </w:tblPr>
      <w:tblGrid>
        <w:gridCol w:w="798"/>
        <w:gridCol w:w="1716"/>
        <w:gridCol w:w="1886"/>
        <w:gridCol w:w="798"/>
        <w:gridCol w:w="761"/>
        <w:gridCol w:w="2499"/>
      </w:tblGrid>
      <w:tr w:rsidR="00F76218" w:rsidRPr="00F76218" w14:paraId="142BA777" w14:textId="77777777" w:rsidTr="00E9558A">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42177D0" w14:textId="77777777" w:rsidR="00F76218" w:rsidRPr="00F76218" w:rsidRDefault="00F76218" w:rsidP="00F76218">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域号</w:t>
            </w:r>
          </w:p>
        </w:tc>
        <w:tc>
          <w:tcPr>
            <w:tcW w:w="1716" w:type="dxa"/>
            <w:tcBorders>
              <w:top w:val="single" w:sz="4" w:space="0" w:color="auto"/>
              <w:left w:val="nil"/>
              <w:bottom w:val="single" w:sz="4" w:space="0" w:color="auto"/>
              <w:right w:val="single" w:sz="4" w:space="0" w:color="auto"/>
            </w:tcBorders>
            <w:shd w:val="clear" w:color="000000" w:fill="D9D9D9"/>
            <w:noWrap/>
            <w:vAlign w:val="center"/>
            <w:hideMark/>
          </w:tcPr>
          <w:p w14:paraId="02FE3EFB" w14:textId="77777777" w:rsidR="00F76218" w:rsidRPr="00F76218" w:rsidRDefault="00F76218" w:rsidP="00F76218">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域名</w:t>
            </w:r>
          </w:p>
        </w:tc>
        <w:tc>
          <w:tcPr>
            <w:tcW w:w="1886" w:type="dxa"/>
            <w:tcBorders>
              <w:top w:val="single" w:sz="4" w:space="0" w:color="auto"/>
              <w:left w:val="nil"/>
              <w:bottom w:val="single" w:sz="4" w:space="0" w:color="auto"/>
              <w:right w:val="single" w:sz="4" w:space="0" w:color="auto"/>
            </w:tcBorders>
            <w:shd w:val="clear" w:color="000000" w:fill="D9D9D9"/>
            <w:noWrap/>
            <w:vAlign w:val="center"/>
            <w:hideMark/>
          </w:tcPr>
          <w:p w14:paraId="6EC2E38B" w14:textId="77777777" w:rsidR="00F76218" w:rsidRPr="00F76218" w:rsidRDefault="004847B6" w:rsidP="00F76218">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45A04CD3" w14:textId="77777777" w:rsidR="00F76218" w:rsidRPr="00F76218" w:rsidRDefault="00F76218" w:rsidP="00F76218">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请求</w:t>
            </w:r>
          </w:p>
        </w:tc>
        <w:tc>
          <w:tcPr>
            <w:tcW w:w="761" w:type="dxa"/>
            <w:tcBorders>
              <w:top w:val="single" w:sz="4" w:space="0" w:color="auto"/>
              <w:left w:val="nil"/>
              <w:bottom w:val="single" w:sz="4" w:space="0" w:color="auto"/>
              <w:right w:val="single" w:sz="4" w:space="0" w:color="auto"/>
            </w:tcBorders>
            <w:shd w:val="clear" w:color="000000" w:fill="D9D9D9"/>
            <w:noWrap/>
            <w:vAlign w:val="center"/>
            <w:hideMark/>
          </w:tcPr>
          <w:p w14:paraId="31B018D7" w14:textId="77777777" w:rsidR="00F76218" w:rsidRPr="00F76218" w:rsidRDefault="00F76218" w:rsidP="00F76218">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应答</w:t>
            </w:r>
          </w:p>
        </w:tc>
        <w:tc>
          <w:tcPr>
            <w:tcW w:w="2499" w:type="dxa"/>
            <w:tcBorders>
              <w:top w:val="single" w:sz="4" w:space="0" w:color="auto"/>
              <w:left w:val="nil"/>
              <w:bottom w:val="single" w:sz="4" w:space="0" w:color="auto"/>
              <w:right w:val="single" w:sz="4" w:space="0" w:color="auto"/>
            </w:tcBorders>
            <w:shd w:val="clear" w:color="000000" w:fill="D9D9D9"/>
            <w:noWrap/>
            <w:vAlign w:val="center"/>
            <w:hideMark/>
          </w:tcPr>
          <w:p w14:paraId="4BB5AFF2" w14:textId="77777777" w:rsidR="00F76218" w:rsidRPr="00F76218" w:rsidRDefault="00F76218" w:rsidP="00F76218">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说明</w:t>
            </w:r>
          </w:p>
        </w:tc>
      </w:tr>
      <w:tr w:rsidR="00F76218" w:rsidRPr="00F76218" w14:paraId="593FE3AA"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9C43DD2"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K20</w:t>
            </w:r>
          </w:p>
        </w:tc>
        <w:tc>
          <w:tcPr>
            <w:tcW w:w="1716" w:type="dxa"/>
            <w:tcBorders>
              <w:top w:val="nil"/>
              <w:left w:val="nil"/>
              <w:bottom w:val="single" w:sz="4" w:space="0" w:color="auto"/>
              <w:right w:val="single" w:sz="4" w:space="0" w:color="auto"/>
            </w:tcBorders>
            <w:shd w:val="clear" w:color="auto" w:fill="auto"/>
            <w:noWrap/>
            <w:vAlign w:val="center"/>
            <w:hideMark/>
          </w:tcPr>
          <w:p w14:paraId="288486F8"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pickupSheetNo</w:t>
            </w:r>
          </w:p>
        </w:tc>
        <w:tc>
          <w:tcPr>
            <w:tcW w:w="1886" w:type="dxa"/>
            <w:tcBorders>
              <w:top w:val="nil"/>
              <w:left w:val="nil"/>
              <w:bottom w:val="single" w:sz="4" w:space="0" w:color="auto"/>
              <w:right w:val="single" w:sz="4" w:space="0" w:color="auto"/>
            </w:tcBorders>
            <w:shd w:val="clear" w:color="auto" w:fill="auto"/>
            <w:noWrap/>
            <w:vAlign w:val="center"/>
            <w:hideMark/>
          </w:tcPr>
          <w:p w14:paraId="7F3A9E39"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提货单编号</w:t>
            </w:r>
          </w:p>
        </w:tc>
        <w:tc>
          <w:tcPr>
            <w:tcW w:w="798" w:type="dxa"/>
            <w:tcBorders>
              <w:top w:val="nil"/>
              <w:left w:val="nil"/>
              <w:bottom w:val="single" w:sz="4" w:space="0" w:color="auto"/>
              <w:right w:val="single" w:sz="4" w:space="0" w:color="auto"/>
            </w:tcBorders>
            <w:shd w:val="clear" w:color="auto" w:fill="auto"/>
            <w:vAlign w:val="center"/>
            <w:hideMark/>
          </w:tcPr>
          <w:p w14:paraId="06D4F183"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761" w:type="dxa"/>
            <w:tcBorders>
              <w:top w:val="nil"/>
              <w:left w:val="nil"/>
              <w:bottom w:val="single" w:sz="4" w:space="0" w:color="auto"/>
              <w:right w:val="single" w:sz="4" w:space="0" w:color="auto"/>
            </w:tcBorders>
            <w:shd w:val="clear" w:color="auto" w:fill="auto"/>
            <w:noWrap/>
            <w:vAlign w:val="center"/>
            <w:hideMark/>
          </w:tcPr>
          <w:p w14:paraId="3241EB5C" w14:textId="77777777" w:rsidR="00F76218"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25EEE7D0"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p>
        </w:tc>
      </w:tr>
      <w:tr w:rsidR="00F76218" w:rsidRPr="00F76218" w14:paraId="35FA0854"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30DC714"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M00</w:t>
            </w:r>
          </w:p>
        </w:tc>
        <w:tc>
          <w:tcPr>
            <w:tcW w:w="1716" w:type="dxa"/>
            <w:tcBorders>
              <w:top w:val="nil"/>
              <w:left w:val="nil"/>
              <w:bottom w:val="single" w:sz="4" w:space="0" w:color="auto"/>
              <w:right w:val="single" w:sz="4" w:space="0" w:color="auto"/>
            </w:tcBorders>
            <w:shd w:val="clear" w:color="auto" w:fill="auto"/>
            <w:vAlign w:val="center"/>
            <w:hideMark/>
          </w:tcPr>
          <w:p w14:paraId="429B0755"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memberID</w:t>
            </w:r>
          </w:p>
        </w:tc>
        <w:tc>
          <w:tcPr>
            <w:tcW w:w="1886" w:type="dxa"/>
            <w:tcBorders>
              <w:top w:val="nil"/>
              <w:left w:val="nil"/>
              <w:bottom w:val="single" w:sz="4" w:space="0" w:color="auto"/>
              <w:right w:val="single" w:sz="4" w:space="0" w:color="auto"/>
            </w:tcBorders>
            <w:shd w:val="clear" w:color="auto" w:fill="auto"/>
            <w:noWrap/>
            <w:vAlign w:val="center"/>
            <w:hideMark/>
          </w:tcPr>
          <w:p w14:paraId="50752325"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会员代码</w:t>
            </w:r>
          </w:p>
        </w:tc>
        <w:tc>
          <w:tcPr>
            <w:tcW w:w="798" w:type="dxa"/>
            <w:tcBorders>
              <w:top w:val="nil"/>
              <w:left w:val="nil"/>
              <w:bottom w:val="single" w:sz="4" w:space="0" w:color="auto"/>
              <w:right w:val="single" w:sz="4" w:space="0" w:color="auto"/>
            </w:tcBorders>
            <w:shd w:val="clear" w:color="auto" w:fill="auto"/>
            <w:vAlign w:val="center"/>
            <w:hideMark/>
          </w:tcPr>
          <w:p w14:paraId="38D21610"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761" w:type="dxa"/>
            <w:tcBorders>
              <w:top w:val="nil"/>
              <w:left w:val="nil"/>
              <w:bottom w:val="single" w:sz="4" w:space="0" w:color="auto"/>
              <w:right w:val="single" w:sz="4" w:space="0" w:color="auto"/>
            </w:tcBorders>
            <w:shd w:val="clear" w:color="auto" w:fill="auto"/>
            <w:noWrap/>
            <w:vAlign w:val="center"/>
            <w:hideMark/>
          </w:tcPr>
          <w:p w14:paraId="6EA5328F" w14:textId="77777777" w:rsidR="00F76218"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5291947B" w14:textId="77777777" w:rsidR="00F76218" w:rsidRPr="00F76218" w:rsidRDefault="00F76218" w:rsidP="00F76218">
            <w:pPr>
              <w:widowControl/>
              <w:spacing w:line="240" w:lineRule="auto"/>
              <w:ind w:firstLineChars="0" w:firstLine="0"/>
              <w:jc w:val="left"/>
              <w:rPr>
                <w:rFonts w:ascii="宋体" w:eastAsia="宋体" w:hAnsi="宋体" w:cs="宋体"/>
                <w:color w:val="000000"/>
                <w:kern w:val="0"/>
                <w:sz w:val="20"/>
                <w:szCs w:val="20"/>
              </w:rPr>
            </w:pPr>
          </w:p>
        </w:tc>
      </w:tr>
      <w:tr w:rsidR="006512AC" w:rsidRPr="00F76218" w14:paraId="3EE2BAB4"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541E4998" w14:textId="77777777" w:rsidR="006512AC" w:rsidRPr="00984E1E" w:rsidRDefault="006512AC"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16" w:type="dxa"/>
            <w:tcBorders>
              <w:top w:val="nil"/>
              <w:left w:val="nil"/>
              <w:bottom w:val="single" w:sz="4" w:space="0" w:color="auto"/>
              <w:right w:val="single" w:sz="4" w:space="0" w:color="auto"/>
            </w:tcBorders>
            <w:shd w:val="clear" w:color="auto" w:fill="auto"/>
            <w:vAlign w:val="center"/>
          </w:tcPr>
          <w:p w14:paraId="28FA2636" w14:textId="77777777" w:rsidR="006512AC" w:rsidRPr="00984E1E" w:rsidRDefault="006512AC"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886" w:type="dxa"/>
            <w:tcBorders>
              <w:top w:val="nil"/>
              <w:left w:val="nil"/>
              <w:bottom w:val="single" w:sz="4" w:space="0" w:color="auto"/>
              <w:right w:val="single" w:sz="4" w:space="0" w:color="auto"/>
            </w:tcBorders>
            <w:shd w:val="clear" w:color="auto" w:fill="auto"/>
            <w:noWrap/>
            <w:vAlign w:val="center"/>
          </w:tcPr>
          <w:p w14:paraId="1F989EDD" w14:textId="77777777" w:rsidR="006512AC" w:rsidRPr="00984E1E" w:rsidRDefault="006512AC"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98" w:type="dxa"/>
            <w:tcBorders>
              <w:top w:val="nil"/>
              <w:left w:val="nil"/>
              <w:bottom w:val="single" w:sz="4" w:space="0" w:color="auto"/>
              <w:right w:val="single" w:sz="4" w:space="0" w:color="auto"/>
            </w:tcBorders>
            <w:shd w:val="clear" w:color="auto" w:fill="auto"/>
            <w:vAlign w:val="center"/>
          </w:tcPr>
          <w:p w14:paraId="3D13556F" w14:textId="77777777" w:rsidR="006512AC" w:rsidRPr="007E3DAF" w:rsidRDefault="006512AC" w:rsidP="0075261B">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761" w:type="dxa"/>
            <w:tcBorders>
              <w:top w:val="nil"/>
              <w:left w:val="nil"/>
              <w:bottom w:val="single" w:sz="4" w:space="0" w:color="auto"/>
              <w:right w:val="single" w:sz="4" w:space="0" w:color="auto"/>
            </w:tcBorders>
            <w:shd w:val="clear" w:color="auto" w:fill="auto"/>
            <w:noWrap/>
          </w:tcPr>
          <w:p w14:paraId="29C1524D" w14:textId="77777777" w:rsidR="006512AC" w:rsidRPr="00984E1E" w:rsidRDefault="006512AC" w:rsidP="0075261B">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tcPr>
          <w:p w14:paraId="787F18AE" w14:textId="77777777" w:rsidR="006512AC" w:rsidRPr="003E783F" w:rsidRDefault="006512AC" w:rsidP="0075261B">
            <w:pPr>
              <w:widowControl/>
              <w:spacing w:line="240" w:lineRule="auto"/>
              <w:ind w:firstLineChars="0" w:firstLine="0"/>
              <w:jc w:val="left"/>
              <w:rPr>
                <w:rFonts w:ascii="宋体" w:eastAsia="宋体" w:hAnsi="宋体" w:cs="宋体"/>
                <w:color w:val="000000"/>
                <w:kern w:val="0"/>
                <w:sz w:val="20"/>
                <w:szCs w:val="20"/>
              </w:rPr>
            </w:pPr>
          </w:p>
        </w:tc>
      </w:tr>
      <w:tr w:rsidR="006512AC" w:rsidRPr="00F76218" w14:paraId="50AE4FA2"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B217006"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716" w:type="dxa"/>
            <w:tcBorders>
              <w:top w:val="nil"/>
              <w:left w:val="nil"/>
              <w:bottom w:val="single" w:sz="4" w:space="0" w:color="auto"/>
              <w:right w:val="single" w:sz="4" w:space="0" w:color="auto"/>
            </w:tcBorders>
            <w:shd w:val="clear" w:color="auto" w:fill="auto"/>
            <w:noWrap/>
            <w:vAlign w:val="center"/>
            <w:hideMark/>
          </w:tcPr>
          <w:p w14:paraId="6CD3477B"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clientID</w:t>
            </w:r>
          </w:p>
        </w:tc>
        <w:tc>
          <w:tcPr>
            <w:tcW w:w="1886" w:type="dxa"/>
            <w:tcBorders>
              <w:top w:val="nil"/>
              <w:left w:val="nil"/>
              <w:bottom w:val="single" w:sz="4" w:space="0" w:color="auto"/>
              <w:right w:val="single" w:sz="4" w:space="0" w:color="auto"/>
            </w:tcBorders>
            <w:shd w:val="clear" w:color="auto" w:fill="auto"/>
            <w:noWrap/>
            <w:vAlign w:val="center"/>
            <w:hideMark/>
          </w:tcPr>
          <w:p w14:paraId="006A2775"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客户代码</w:t>
            </w:r>
          </w:p>
        </w:tc>
        <w:tc>
          <w:tcPr>
            <w:tcW w:w="798" w:type="dxa"/>
            <w:tcBorders>
              <w:top w:val="nil"/>
              <w:left w:val="nil"/>
              <w:bottom w:val="single" w:sz="4" w:space="0" w:color="auto"/>
              <w:right w:val="single" w:sz="4" w:space="0" w:color="auto"/>
            </w:tcBorders>
            <w:shd w:val="clear" w:color="auto" w:fill="auto"/>
            <w:vAlign w:val="center"/>
            <w:hideMark/>
          </w:tcPr>
          <w:p w14:paraId="03786B08"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761" w:type="dxa"/>
            <w:tcBorders>
              <w:top w:val="nil"/>
              <w:left w:val="nil"/>
              <w:bottom w:val="single" w:sz="4" w:space="0" w:color="auto"/>
              <w:right w:val="single" w:sz="4" w:space="0" w:color="auto"/>
            </w:tcBorders>
            <w:shd w:val="clear" w:color="auto" w:fill="auto"/>
            <w:noWrap/>
            <w:vAlign w:val="center"/>
            <w:hideMark/>
          </w:tcPr>
          <w:p w14:paraId="3DAEB5E0"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7284188A"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p>
        </w:tc>
      </w:tr>
      <w:tr w:rsidR="006512AC" w:rsidRPr="00F76218" w14:paraId="6691C0F6"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A31CA19"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W00</w:t>
            </w:r>
          </w:p>
        </w:tc>
        <w:tc>
          <w:tcPr>
            <w:tcW w:w="1716" w:type="dxa"/>
            <w:tcBorders>
              <w:top w:val="nil"/>
              <w:left w:val="nil"/>
              <w:bottom w:val="single" w:sz="4" w:space="0" w:color="auto"/>
              <w:right w:val="single" w:sz="4" w:space="0" w:color="auto"/>
            </w:tcBorders>
            <w:shd w:val="clear" w:color="auto" w:fill="auto"/>
            <w:vAlign w:val="center"/>
            <w:hideMark/>
          </w:tcPr>
          <w:p w14:paraId="73230F86"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warehouseID</w:t>
            </w:r>
          </w:p>
        </w:tc>
        <w:tc>
          <w:tcPr>
            <w:tcW w:w="1886" w:type="dxa"/>
            <w:tcBorders>
              <w:top w:val="nil"/>
              <w:left w:val="nil"/>
              <w:bottom w:val="single" w:sz="4" w:space="0" w:color="auto"/>
              <w:right w:val="single" w:sz="4" w:space="0" w:color="auto"/>
            </w:tcBorders>
            <w:shd w:val="clear" w:color="auto" w:fill="auto"/>
            <w:noWrap/>
            <w:vAlign w:val="center"/>
            <w:hideMark/>
          </w:tcPr>
          <w:p w14:paraId="23177DD8"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仓库代码</w:t>
            </w:r>
          </w:p>
        </w:tc>
        <w:tc>
          <w:tcPr>
            <w:tcW w:w="798" w:type="dxa"/>
            <w:tcBorders>
              <w:top w:val="nil"/>
              <w:left w:val="nil"/>
              <w:bottom w:val="single" w:sz="4" w:space="0" w:color="auto"/>
              <w:right w:val="single" w:sz="4" w:space="0" w:color="auto"/>
            </w:tcBorders>
            <w:shd w:val="clear" w:color="auto" w:fill="auto"/>
            <w:vAlign w:val="center"/>
            <w:hideMark/>
          </w:tcPr>
          <w:p w14:paraId="57438C2D"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761" w:type="dxa"/>
            <w:tcBorders>
              <w:top w:val="nil"/>
              <w:left w:val="nil"/>
              <w:bottom w:val="single" w:sz="4" w:space="0" w:color="auto"/>
              <w:right w:val="single" w:sz="4" w:space="0" w:color="auto"/>
            </w:tcBorders>
            <w:shd w:val="clear" w:color="auto" w:fill="auto"/>
            <w:noWrap/>
            <w:vAlign w:val="center"/>
            <w:hideMark/>
          </w:tcPr>
          <w:p w14:paraId="556589D7"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3365E1BC"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p>
        </w:tc>
      </w:tr>
      <w:tr w:rsidR="006512AC" w:rsidRPr="00F76218" w14:paraId="63726008"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0A48B24"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K22</w:t>
            </w:r>
          </w:p>
        </w:tc>
        <w:tc>
          <w:tcPr>
            <w:tcW w:w="1716" w:type="dxa"/>
            <w:tcBorders>
              <w:top w:val="nil"/>
              <w:left w:val="nil"/>
              <w:bottom w:val="single" w:sz="4" w:space="0" w:color="auto"/>
              <w:right w:val="single" w:sz="4" w:space="0" w:color="auto"/>
            </w:tcBorders>
            <w:shd w:val="clear" w:color="auto" w:fill="auto"/>
            <w:vAlign w:val="center"/>
            <w:hideMark/>
          </w:tcPr>
          <w:p w14:paraId="437A9B86"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pickupPerson</w:t>
            </w:r>
          </w:p>
        </w:tc>
        <w:tc>
          <w:tcPr>
            <w:tcW w:w="1886" w:type="dxa"/>
            <w:tcBorders>
              <w:top w:val="nil"/>
              <w:left w:val="nil"/>
              <w:bottom w:val="single" w:sz="4" w:space="0" w:color="auto"/>
              <w:right w:val="single" w:sz="4" w:space="0" w:color="auto"/>
            </w:tcBorders>
            <w:shd w:val="clear" w:color="auto" w:fill="auto"/>
            <w:noWrap/>
            <w:vAlign w:val="center"/>
            <w:hideMark/>
          </w:tcPr>
          <w:p w14:paraId="51AD4D67"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提货人</w:t>
            </w:r>
          </w:p>
        </w:tc>
        <w:tc>
          <w:tcPr>
            <w:tcW w:w="798" w:type="dxa"/>
            <w:tcBorders>
              <w:top w:val="nil"/>
              <w:left w:val="nil"/>
              <w:bottom w:val="single" w:sz="4" w:space="0" w:color="auto"/>
              <w:right w:val="single" w:sz="4" w:space="0" w:color="auto"/>
            </w:tcBorders>
            <w:shd w:val="clear" w:color="auto" w:fill="auto"/>
            <w:vAlign w:val="center"/>
            <w:hideMark/>
          </w:tcPr>
          <w:p w14:paraId="007F590A"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761" w:type="dxa"/>
            <w:tcBorders>
              <w:top w:val="nil"/>
              <w:left w:val="nil"/>
              <w:bottom w:val="single" w:sz="4" w:space="0" w:color="auto"/>
              <w:right w:val="single" w:sz="4" w:space="0" w:color="auto"/>
            </w:tcBorders>
            <w:shd w:val="clear" w:color="auto" w:fill="auto"/>
            <w:noWrap/>
            <w:vAlign w:val="center"/>
            <w:hideMark/>
          </w:tcPr>
          <w:p w14:paraId="30878856"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5A860B75" w14:textId="77777777" w:rsidR="006512AC" w:rsidRPr="00F76218" w:rsidRDefault="006512AC" w:rsidP="00F76218">
            <w:pPr>
              <w:widowControl/>
              <w:spacing w:line="240" w:lineRule="auto"/>
              <w:ind w:firstLineChars="0" w:firstLine="0"/>
              <w:jc w:val="left"/>
              <w:rPr>
                <w:rFonts w:ascii="宋体" w:eastAsia="宋体" w:hAnsi="宋体" w:cs="宋体"/>
                <w:color w:val="000000"/>
                <w:kern w:val="0"/>
                <w:sz w:val="20"/>
                <w:szCs w:val="20"/>
              </w:rPr>
            </w:pPr>
          </w:p>
        </w:tc>
      </w:tr>
      <w:tr w:rsidR="000E75D0" w:rsidRPr="00F76218" w14:paraId="1574C9DA"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E7BA2C9" w14:textId="1410996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K39</w:t>
            </w:r>
          </w:p>
        </w:tc>
        <w:tc>
          <w:tcPr>
            <w:tcW w:w="1716" w:type="dxa"/>
            <w:tcBorders>
              <w:top w:val="nil"/>
              <w:left w:val="nil"/>
              <w:bottom w:val="single" w:sz="4" w:space="0" w:color="auto"/>
              <w:right w:val="single" w:sz="4" w:space="0" w:color="auto"/>
            </w:tcBorders>
            <w:shd w:val="clear" w:color="auto" w:fill="auto"/>
            <w:vAlign w:val="center"/>
          </w:tcPr>
          <w:p w14:paraId="3820C11A" w14:textId="5BD9CBC0"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chCipher</w:t>
            </w:r>
          </w:p>
        </w:tc>
        <w:tc>
          <w:tcPr>
            <w:tcW w:w="1886" w:type="dxa"/>
            <w:tcBorders>
              <w:top w:val="nil"/>
              <w:left w:val="nil"/>
              <w:bottom w:val="single" w:sz="4" w:space="0" w:color="auto"/>
              <w:right w:val="single" w:sz="4" w:space="0" w:color="auto"/>
            </w:tcBorders>
            <w:shd w:val="clear" w:color="auto" w:fill="auto"/>
            <w:noWrap/>
            <w:vAlign w:val="center"/>
          </w:tcPr>
          <w:p w14:paraId="5B9CD23E" w14:textId="4D6A5B9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国密提货密码</w:t>
            </w:r>
          </w:p>
        </w:tc>
        <w:tc>
          <w:tcPr>
            <w:tcW w:w="798" w:type="dxa"/>
            <w:tcBorders>
              <w:top w:val="nil"/>
              <w:left w:val="nil"/>
              <w:bottom w:val="single" w:sz="4" w:space="0" w:color="auto"/>
              <w:right w:val="single" w:sz="4" w:space="0" w:color="auto"/>
            </w:tcBorders>
            <w:shd w:val="clear" w:color="auto" w:fill="auto"/>
            <w:vAlign w:val="center"/>
          </w:tcPr>
          <w:p w14:paraId="2A3A7F86" w14:textId="04489DB4"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761" w:type="dxa"/>
            <w:tcBorders>
              <w:top w:val="nil"/>
              <w:left w:val="nil"/>
              <w:bottom w:val="single" w:sz="4" w:space="0" w:color="auto"/>
              <w:right w:val="single" w:sz="4" w:space="0" w:color="auto"/>
            </w:tcBorders>
            <w:shd w:val="clear" w:color="auto" w:fill="auto"/>
            <w:noWrap/>
            <w:vAlign w:val="center"/>
          </w:tcPr>
          <w:p w14:paraId="213AF9D8" w14:textId="70D6C0CE"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tcPr>
          <w:p w14:paraId="6E8F95DA" w14:textId="79AF846F"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交易所提供的验证类API生成</w:t>
            </w:r>
          </w:p>
        </w:tc>
      </w:tr>
      <w:tr w:rsidR="000E75D0" w:rsidRPr="00F76218" w14:paraId="49597351"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2F70E757" w14:textId="5D78A23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X98</w:t>
            </w:r>
          </w:p>
        </w:tc>
        <w:tc>
          <w:tcPr>
            <w:tcW w:w="1716" w:type="dxa"/>
            <w:tcBorders>
              <w:top w:val="nil"/>
              <w:left w:val="nil"/>
              <w:bottom w:val="single" w:sz="4" w:space="0" w:color="auto"/>
              <w:right w:val="single" w:sz="4" w:space="0" w:color="auto"/>
            </w:tcBorders>
            <w:shd w:val="clear" w:color="auto" w:fill="auto"/>
            <w:vAlign w:val="center"/>
          </w:tcPr>
          <w:p w14:paraId="1967B366" w14:textId="77F3F69D"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r</w:t>
            </w:r>
            <w:r w:rsidRPr="000E75D0">
              <w:rPr>
                <w:rFonts w:ascii="宋体" w:eastAsia="宋体" w:hAnsi="宋体" w:cs="宋体"/>
                <w:color w:val="000000"/>
                <w:kern w:val="0"/>
                <w:sz w:val="20"/>
                <w:szCs w:val="20"/>
              </w:rPr>
              <w:t>andomCode</w:t>
            </w:r>
          </w:p>
        </w:tc>
        <w:tc>
          <w:tcPr>
            <w:tcW w:w="1886" w:type="dxa"/>
            <w:tcBorders>
              <w:top w:val="nil"/>
              <w:left w:val="nil"/>
              <w:bottom w:val="single" w:sz="4" w:space="0" w:color="auto"/>
              <w:right w:val="single" w:sz="4" w:space="0" w:color="auto"/>
            </w:tcBorders>
            <w:shd w:val="clear" w:color="auto" w:fill="auto"/>
            <w:noWrap/>
            <w:vAlign w:val="center"/>
          </w:tcPr>
          <w:p w14:paraId="3A5A0BC6" w14:textId="6548CEAF"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随机码</w:t>
            </w:r>
          </w:p>
        </w:tc>
        <w:tc>
          <w:tcPr>
            <w:tcW w:w="798" w:type="dxa"/>
            <w:tcBorders>
              <w:top w:val="nil"/>
              <w:left w:val="nil"/>
              <w:bottom w:val="single" w:sz="4" w:space="0" w:color="auto"/>
              <w:right w:val="single" w:sz="4" w:space="0" w:color="auto"/>
            </w:tcBorders>
            <w:shd w:val="clear" w:color="auto" w:fill="auto"/>
            <w:vAlign w:val="center"/>
          </w:tcPr>
          <w:p w14:paraId="2B827BDB" w14:textId="352DEDC3"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761" w:type="dxa"/>
            <w:tcBorders>
              <w:top w:val="nil"/>
              <w:left w:val="nil"/>
              <w:bottom w:val="single" w:sz="4" w:space="0" w:color="auto"/>
              <w:right w:val="single" w:sz="4" w:space="0" w:color="auto"/>
            </w:tcBorders>
            <w:shd w:val="clear" w:color="auto" w:fill="auto"/>
            <w:noWrap/>
            <w:vAlign w:val="center"/>
          </w:tcPr>
          <w:p w14:paraId="47D63AA1" w14:textId="3E0711AE"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tcPr>
          <w:p w14:paraId="00940391" w14:textId="303E10C3"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base64编码格式</w:t>
            </w:r>
          </w:p>
        </w:tc>
      </w:tr>
      <w:tr w:rsidR="000E75D0" w:rsidRPr="00F76218" w14:paraId="10F6A59C"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AD590CA"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M60</w:t>
            </w:r>
          </w:p>
        </w:tc>
        <w:tc>
          <w:tcPr>
            <w:tcW w:w="1716" w:type="dxa"/>
            <w:tcBorders>
              <w:top w:val="nil"/>
              <w:left w:val="nil"/>
              <w:bottom w:val="single" w:sz="4" w:space="0" w:color="auto"/>
              <w:right w:val="single" w:sz="4" w:space="0" w:color="auto"/>
            </w:tcBorders>
            <w:shd w:val="clear" w:color="auto" w:fill="auto"/>
            <w:vAlign w:val="center"/>
            <w:hideMark/>
          </w:tcPr>
          <w:p w14:paraId="1E207944"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traderID</w:t>
            </w:r>
          </w:p>
        </w:tc>
        <w:tc>
          <w:tcPr>
            <w:tcW w:w="1886" w:type="dxa"/>
            <w:tcBorders>
              <w:top w:val="nil"/>
              <w:left w:val="nil"/>
              <w:bottom w:val="single" w:sz="4" w:space="0" w:color="auto"/>
              <w:right w:val="single" w:sz="4" w:space="0" w:color="auto"/>
            </w:tcBorders>
            <w:shd w:val="clear" w:color="auto" w:fill="auto"/>
            <w:noWrap/>
            <w:vAlign w:val="center"/>
            <w:hideMark/>
          </w:tcPr>
          <w:p w14:paraId="5ED8DE1F" w14:textId="77777777" w:rsidR="000E75D0" w:rsidRPr="00F76218" w:rsidRDefault="000E75D0" w:rsidP="00B2579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用户代码</w:t>
            </w:r>
          </w:p>
        </w:tc>
        <w:tc>
          <w:tcPr>
            <w:tcW w:w="798" w:type="dxa"/>
            <w:tcBorders>
              <w:top w:val="nil"/>
              <w:left w:val="nil"/>
              <w:bottom w:val="single" w:sz="4" w:space="0" w:color="auto"/>
              <w:right w:val="single" w:sz="4" w:space="0" w:color="auto"/>
            </w:tcBorders>
            <w:shd w:val="clear" w:color="auto" w:fill="auto"/>
            <w:vAlign w:val="center"/>
            <w:hideMark/>
          </w:tcPr>
          <w:p w14:paraId="40CE42D9"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761" w:type="dxa"/>
            <w:tcBorders>
              <w:top w:val="nil"/>
              <w:left w:val="nil"/>
              <w:bottom w:val="single" w:sz="4" w:space="0" w:color="auto"/>
              <w:right w:val="single" w:sz="4" w:space="0" w:color="auto"/>
            </w:tcBorders>
            <w:shd w:val="clear" w:color="auto" w:fill="auto"/>
            <w:noWrap/>
            <w:vAlign w:val="center"/>
            <w:hideMark/>
          </w:tcPr>
          <w:p w14:paraId="43E754C6"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1CAC16E2"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p>
        </w:tc>
      </w:tr>
      <w:tr w:rsidR="000E75D0" w:rsidRPr="00F76218" w14:paraId="06793805"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13C0C6A"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T23</w:t>
            </w:r>
          </w:p>
        </w:tc>
        <w:tc>
          <w:tcPr>
            <w:tcW w:w="1716" w:type="dxa"/>
            <w:tcBorders>
              <w:top w:val="nil"/>
              <w:left w:val="nil"/>
              <w:bottom w:val="single" w:sz="4" w:space="0" w:color="auto"/>
              <w:right w:val="single" w:sz="4" w:space="0" w:color="auto"/>
            </w:tcBorders>
            <w:shd w:val="clear" w:color="auto" w:fill="auto"/>
            <w:vAlign w:val="center"/>
          </w:tcPr>
          <w:p w14:paraId="57B527EE"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3F6993">
              <w:rPr>
                <w:rFonts w:ascii="宋体" w:eastAsia="宋体" w:hAnsi="宋体" w:cs="宋体"/>
                <w:color w:val="000000"/>
                <w:kern w:val="0"/>
                <w:sz w:val="20"/>
                <w:szCs w:val="20"/>
              </w:rPr>
              <w:t>cancelDate</w:t>
            </w:r>
          </w:p>
        </w:tc>
        <w:tc>
          <w:tcPr>
            <w:tcW w:w="1886" w:type="dxa"/>
            <w:tcBorders>
              <w:top w:val="nil"/>
              <w:left w:val="nil"/>
              <w:bottom w:val="single" w:sz="4" w:space="0" w:color="auto"/>
              <w:right w:val="single" w:sz="4" w:space="0" w:color="auto"/>
            </w:tcBorders>
            <w:shd w:val="clear" w:color="auto" w:fill="auto"/>
            <w:noWrap/>
            <w:vAlign w:val="center"/>
          </w:tcPr>
          <w:p w14:paraId="5BC9C51A" w14:textId="77777777" w:rsidR="000E75D0" w:rsidRDefault="000E75D0" w:rsidP="00B2579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撤销申请自然日期</w:t>
            </w:r>
          </w:p>
        </w:tc>
        <w:tc>
          <w:tcPr>
            <w:tcW w:w="798" w:type="dxa"/>
            <w:tcBorders>
              <w:top w:val="nil"/>
              <w:left w:val="nil"/>
              <w:bottom w:val="single" w:sz="4" w:space="0" w:color="auto"/>
              <w:right w:val="single" w:sz="4" w:space="0" w:color="auto"/>
            </w:tcBorders>
            <w:shd w:val="clear" w:color="auto" w:fill="auto"/>
            <w:vAlign w:val="center"/>
          </w:tcPr>
          <w:p w14:paraId="669B6902"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61" w:type="dxa"/>
            <w:tcBorders>
              <w:top w:val="nil"/>
              <w:left w:val="nil"/>
              <w:bottom w:val="single" w:sz="4" w:space="0" w:color="auto"/>
              <w:right w:val="single" w:sz="4" w:space="0" w:color="auto"/>
            </w:tcBorders>
            <w:shd w:val="clear" w:color="auto" w:fill="auto"/>
            <w:noWrap/>
            <w:vAlign w:val="center"/>
          </w:tcPr>
          <w:p w14:paraId="73186783"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M</w:t>
            </w:r>
          </w:p>
        </w:tc>
        <w:tc>
          <w:tcPr>
            <w:tcW w:w="2499" w:type="dxa"/>
            <w:tcBorders>
              <w:top w:val="nil"/>
              <w:left w:val="nil"/>
              <w:bottom w:val="single" w:sz="4" w:space="0" w:color="auto"/>
              <w:right w:val="single" w:sz="4" w:space="0" w:color="auto"/>
            </w:tcBorders>
            <w:shd w:val="clear" w:color="auto" w:fill="auto"/>
            <w:noWrap/>
            <w:vAlign w:val="center"/>
          </w:tcPr>
          <w:p w14:paraId="0A47FB1D"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p>
        </w:tc>
      </w:tr>
      <w:tr w:rsidR="000E75D0" w:rsidRPr="00F76218" w14:paraId="13C5C41A"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366B8EF"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28</w:t>
            </w:r>
          </w:p>
        </w:tc>
        <w:tc>
          <w:tcPr>
            <w:tcW w:w="1716" w:type="dxa"/>
            <w:tcBorders>
              <w:top w:val="nil"/>
              <w:left w:val="nil"/>
              <w:bottom w:val="single" w:sz="4" w:space="0" w:color="auto"/>
              <w:right w:val="single" w:sz="4" w:space="0" w:color="auto"/>
            </w:tcBorders>
            <w:shd w:val="clear" w:color="auto" w:fill="auto"/>
            <w:vAlign w:val="center"/>
          </w:tcPr>
          <w:p w14:paraId="46D18D9A"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262EFC">
              <w:rPr>
                <w:rFonts w:ascii="宋体" w:eastAsia="宋体" w:hAnsi="宋体" w:cs="宋体"/>
                <w:color w:val="000000"/>
                <w:kern w:val="0"/>
                <w:sz w:val="20"/>
                <w:szCs w:val="20"/>
              </w:rPr>
              <w:t>cancelTradeDate</w:t>
            </w:r>
          </w:p>
        </w:tc>
        <w:tc>
          <w:tcPr>
            <w:tcW w:w="1886" w:type="dxa"/>
            <w:tcBorders>
              <w:top w:val="nil"/>
              <w:left w:val="nil"/>
              <w:bottom w:val="single" w:sz="4" w:space="0" w:color="auto"/>
              <w:right w:val="single" w:sz="4" w:space="0" w:color="auto"/>
            </w:tcBorders>
            <w:shd w:val="clear" w:color="auto" w:fill="auto"/>
            <w:noWrap/>
            <w:vAlign w:val="center"/>
          </w:tcPr>
          <w:p w14:paraId="7032329F" w14:textId="77777777" w:rsidR="000E75D0" w:rsidRDefault="000E75D0" w:rsidP="00B2579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撤销申请交易日期</w:t>
            </w:r>
          </w:p>
        </w:tc>
        <w:tc>
          <w:tcPr>
            <w:tcW w:w="798" w:type="dxa"/>
            <w:tcBorders>
              <w:top w:val="nil"/>
              <w:left w:val="nil"/>
              <w:bottom w:val="single" w:sz="4" w:space="0" w:color="auto"/>
              <w:right w:val="single" w:sz="4" w:space="0" w:color="auto"/>
            </w:tcBorders>
            <w:shd w:val="clear" w:color="auto" w:fill="auto"/>
            <w:vAlign w:val="center"/>
          </w:tcPr>
          <w:p w14:paraId="50CCEA42"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61" w:type="dxa"/>
            <w:tcBorders>
              <w:top w:val="nil"/>
              <w:left w:val="nil"/>
              <w:bottom w:val="single" w:sz="4" w:space="0" w:color="auto"/>
              <w:right w:val="single" w:sz="4" w:space="0" w:color="auto"/>
            </w:tcBorders>
            <w:shd w:val="clear" w:color="auto" w:fill="auto"/>
            <w:noWrap/>
            <w:vAlign w:val="center"/>
          </w:tcPr>
          <w:p w14:paraId="6043C06A"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D71C8E">
              <w:rPr>
                <w:rFonts w:ascii="宋体" w:eastAsia="宋体" w:hAnsi="宋体" w:cs="宋体" w:hint="eastAsia"/>
                <w:color w:val="000000"/>
                <w:kern w:val="0"/>
                <w:sz w:val="20"/>
                <w:szCs w:val="20"/>
              </w:rPr>
              <w:t>M</w:t>
            </w:r>
          </w:p>
        </w:tc>
        <w:tc>
          <w:tcPr>
            <w:tcW w:w="2499" w:type="dxa"/>
            <w:tcBorders>
              <w:top w:val="nil"/>
              <w:left w:val="nil"/>
              <w:bottom w:val="single" w:sz="4" w:space="0" w:color="auto"/>
              <w:right w:val="single" w:sz="4" w:space="0" w:color="auto"/>
            </w:tcBorders>
            <w:shd w:val="clear" w:color="auto" w:fill="auto"/>
            <w:noWrap/>
            <w:vAlign w:val="center"/>
          </w:tcPr>
          <w:p w14:paraId="22398591"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p>
        </w:tc>
      </w:tr>
      <w:tr w:rsidR="000E75D0" w:rsidRPr="00F76218" w14:paraId="19F6E36C"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500C44E"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X39</w:t>
            </w:r>
          </w:p>
        </w:tc>
        <w:tc>
          <w:tcPr>
            <w:tcW w:w="1716" w:type="dxa"/>
            <w:tcBorders>
              <w:top w:val="nil"/>
              <w:left w:val="nil"/>
              <w:bottom w:val="single" w:sz="4" w:space="0" w:color="auto"/>
              <w:right w:val="single" w:sz="4" w:space="0" w:color="auto"/>
            </w:tcBorders>
            <w:shd w:val="clear" w:color="auto" w:fill="auto"/>
            <w:vAlign w:val="center"/>
            <w:hideMark/>
          </w:tcPr>
          <w:p w14:paraId="2977BA48"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RspCode</w:t>
            </w:r>
          </w:p>
        </w:tc>
        <w:tc>
          <w:tcPr>
            <w:tcW w:w="1886" w:type="dxa"/>
            <w:tcBorders>
              <w:top w:val="nil"/>
              <w:left w:val="nil"/>
              <w:bottom w:val="single" w:sz="4" w:space="0" w:color="auto"/>
              <w:right w:val="single" w:sz="4" w:space="0" w:color="auto"/>
            </w:tcBorders>
            <w:shd w:val="clear" w:color="auto" w:fill="auto"/>
            <w:noWrap/>
            <w:vAlign w:val="center"/>
            <w:hideMark/>
          </w:tcPr>
          <w:p w14:paraId="71321CBE"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响应代码</w:t>
            </w:r>
          </w:p>
        </w:tc>
        <w:tc>
          <w:tcPr>
            <w:tcW w:w="798" w:type="dxa"/>
            <w:tcBorders>
              <w:top w:val="nil"/>
              <w:left w:val="nil"/>
              <w:bottom w:val="single" w:sz="4" w:space="0" w:color="auto"/>
              <w:right w:val="single" w:sz="4" w:space="0" w:color="auto"/>
            </w:tcBorders>
            <w:shd w:val="clear" w:color="auto" w:fill="auto"/>
            <w:noWrap/>
            <w:vAlign w:val="center"/>
            <w:hideMark/>
          </w:tcPr>
          <w:p w14:paraId="2A8594E5"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761" w:type="dxa"/>
            <w:tcBorders>
              <w:top w:val="nil"/>
              <w:left w:val="nil"/>
              <w:bottom w:val="single" w:sz="4" w:space="0" w:color="auto"/>
              <w:right w:val="single" w:sz="4" w:space="0" w:color="auto"/>
            </w:tcBorders>
            <w:shd w:val="clear" w:color="auto" w:fill="auto"/>
            <w:vAlign w:val="center"/>
            <w:hideMark/>
          </w:tcPr>
          <w:p w14:paraId="61ADD002"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2499" w:type="dxa"/>
            <w:tcBorders>
              <w:top w:val="nil"/>
              <w:left w:val="nil"/>
              <w:bottom w:val="single" w:sz="4" w:space="0" w:color="auto"/>
              <w:right w:val="single" w:sz="4" w:space="0" w:color="auto"/>
            </w:tcBorders>
            <w:shd w:val="clear" w:color="auto" w:fill="auto"/>
            <w:noWrap/>
            <w:vAlign w:val="center"/>
            <w:hideMark/>
          </w:tcPr>
          <w:p w14:paraId="6411CD1E"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p>
        </w:tc>
      </w:tr>
      <w:tr w:rsidR="000E75D0" w:rsidRPr="00F76218" w14:paraId="6A2288CD" w14:textId="77777777" w:rsidTr="00E9558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F7F72D0"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X40</w:t>
            </w:r>
          </w:p>
        </w:tc>
        <w:tc>
          <w:tcPr>
            <w:tcW w:w="1716" w:type="dxa"/>
            <w:tcBorders>
              <w:top w:val="nil"/>
              <w:left w:val="nil"/>
              <w:bottom w:val="single" w:sz="4" w:space="0" w:color="auto"/>
              <w:right w:val="single" w:sz="4" w:space="0" w:color="auto"/>
            </w:tcBorders>
            <w:shd w:val="clear" w:color="auto" w:fill="auto"/>
            <w:vAlign w:val="center"/>
            <w:hideMark/>
          </w:tcPr>
          <w:p w14:paraId="47646177"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RspMsg</w:t>
            </w:r>
          </w:p>
        </w:tc>
        <w:tc>
          <w:tcPr>
            <w:tcW w:w="1886" w:type="dxa"/>
            <w:tcBorders>
              <w:top w:val="nil"/>
              <w:left w:val="nil"/>
              <w:bottom w:val="single" w:sz="4" w:space="0" w:color="auto"/>
              <w:right w:val="single" w:sz="4" w:space="0" w:color="auto"/>
            </w:tcBorders>
            <w:shd w:val="clear" w:color="auto" w:fill="auto"/>
            <w:noWrap/>
            <w:vAlign w:val="center"/>
            <w:hideMark/>
          </w:tcPr>
          <w:p w14:paraId="70FBEC24"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响应消息</w:t>
            </w:r>
          </w:p>
        </w:tc>
        <w:tc>
          <w:tcPr>
            <w:tcW w:w="798" w:type="dxa"/>
            <w:tcBorders>
              <w:top w:val="nil"/>
              <w:left w:val="nil"/>
              <w:bottom w:val="single" w:sz="4" w:space="0" w:color="auto"/>
              <w:right w:val="single" w:sz="4" w:space="0" w:color="auto"/>
            </w:tcBorders>
            <w:shd w:val="clear" w:color="auto" w:fill="auto"/>
            <w:noWrap/>
            <w:vAlign w:val="center"/>
            <w:hideMark/>
          </w:tcPr>
          <w:p w14:paraId="0B9F2016"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761" w:type="dxa"/>
            <w:tcBorders>
              <w:top w:val="nil"/>
              <w:left w:val="nil"/>
              <w:bottom w:val="single" w:sz="4" w:space="0" w:color="auto"/>
              <w:right w:val="single" w:sz="4" w:space="0" w:color="auto"/>
            </w:tcBorders>
            <w:shd w:val="clear" w:color="auto" w:fill="auto"/>
            <w:vAlign w:val="center"/>
            <w:hideMark/>
          </w:tcPr>
          <w:p w14:paraId="729E9AF8"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2499" w:type="dxa"/>
            <w:tcBorders>
              <w:top w:val="nil"/>
              <w:left w:val="nil"/>
              <w:bottom w:val="single" w:sz="4" w:space="0" w:color="auto"/>
              <w:right w:val="single" w:sz="4" w:space="0" w:color="auto"/>
            </w:tcBorders>
            <w:shd w:val="clear" w:color="auto" w:fill="auto"/>
            <w:noWrap/>
            <w:vAlign w:val="center"/>
            <w:hideMark/>
          </w:tcPr>
          <w:p w14:paraId="49AC1806" w14:textId="77777777" w:rsidR="000E75D0" w:rsidRPr="00F76218" w:rsidRDefault="000E75D0" w:rsidP="00F76218">
            <w:pPr>
              <w:widowControl/>
              <w:spacing w:line="240" w:lineRule="auto"/>
              <w:ind w:firstLineChars="0" w:firstLine="0"/>
              <w:jc w:val="left"/>
              <w:rPr>
                <w:rFonts w:ascii="宋体" w:eastAsia="宋体" w:hAnsi="宋体" w:cs="宋体"/>
                <w:color w:val="000000"/>
                <w:kern w:val="0"/>
                <w:sz w:val="20"/>
                <w:szCs w:val="20"/>
              </w:rPr>
            </w:pPr>
          </w:p>
        </w:tc>
      </w:tr>
    </w:tbl>
    <w:p w14:paraId="49E70C85" w14:textId="77777777" w:rsidR="0096390C" w:rsidRPr="00F76218" w:rsidRDefault="0096390C" w:rsidP="0096390C">
      <w:pPr>
        <w:ind w:firstLine="480"/>
      </w:pPr>
    </w:p>
    <w:p w14:paraId="3FD8214F" w14:textId="77777777" w:rsidR="00F6548B" w:rsidRDefault="00F6548B" w:rsidP="00F6548B">
      <w:pPr>
        <w:pStyle w:val="4"/>
        <w:numPr>
          <w:ilvl w:val="3"/>
          <w:numId w:val="4"/>
        </w:numPr>
        <w:ind w:left="0" w:firstLineChars="0" w:firstLine="0"/>
      </w:pPr>
      <w:r w:rsidRPr="0096390C">
        <w:rPr>
          <w:rFonts w:hint="eastAsia"/>
        </w:rPr>
        <w:t>提货申请查询请求及应答</w:t>
      </w:r>
    </w:p>
    <w:p w14:paraId="6182A91E" w14:textId="77777777" w:rsidR="00F6548B" w:rsidRDefault="00F6548B" w:rsidP="001643FA">
      <w:pPr>
        <w:ind w:firstLine="482"/>
      </w:pPr>
      <w:r w:rsidRPr="0089519E">
        <w:rPr>
          <w:rFonts w:hint="eastAsia"/>
          <w:b/>
        </w:rPr>
        <w:t>功能</w:t>
      </w:r>
      <w:r>
        <w:rPr>
          <w:rFonts w:hint="eastAsia"/>
        </w:rPr>
        <w:t>：提货申请查询指令用于会员二级系统查询该会员</w:t>
      </w:r>
      <w:r w:rsidR="0003063E">
        <w:rPr>
          <w:rFonts w:hint="eastAsia"/>
        </w:rPr>
        <w:t>席位</w:t>
      </w:r>
      <w:r>
        <w:rPr>
          <w:rFonts w:hint="eastAsia"/>
        </w:rPr>
        <w:t>所属客户的提货申请单，支持查询多条提货申请信息。</w:t>
      </w:r>
    </w:p>
    <w:p w14:paraId="6C9EC06F" w14:textId="77777777" w:rsidR="0030628C" w:rsidRPr="0030628C" w:rsidRDefault="0030628C" w:rsidP="0030628C">
      <w:pPr>
        <w:ind w:firstLine="480"/>
        <w:rPr>
          <w:szCs w:val="24"/>
        </w:rPr>
      </w:pPr>
      <w:r w:rsidRPr="0030628C">
        <w:rPr>
          <w:rFonts w:hAnsi="宋体" w:hint="eastAsia"/>
          <w:szCs w:val="24"/>
        </w:rPr>
        <w:t>根</w:t>
      </w:r>
      <w:r w:rsidR="006E4955">
        <w:rPr>
          <w:rFonts w:hAnsi="宋体" w:hint="eastAsia"/>
          <w:szCs w:val="24"/>
        </w:rPr>
        <w:t>据信息安全</w:t>
      </w:r>
      <w:r w:rsidRPr="0030628C">
        <w:rPr>
          <w:rFonts w:hAnsi="宋体" w:hint="eastAsia"/>
          <w:szCs w:val="24"/>
        </w:rPr>
        <w:t>要求，提货申请查询结果不提供提货密码。</w:t>
      </w:r>
    </w:p>
    <w:p w14:paraId="214948AE" w14:textId="77777777" w:rsidR="00F6548B" w:rsidRPr="0089519E" w:rsidRDefault="00F6548B" w:rsidP="00F6548B">
      <w:pPr>
        <w:ind w:firstLine="480"/>
      </w:pPr>
      <w:r>
        <w:rPr>
          <w:rFonts w:hint="eastAsia"/>
        </w:rPr>
        <w:t>消息体格式如下：</w:t>
      </w:r>
    </w:p>
    <w:tbl>
      <w:tblPr>
        <w:tblW w:w="9256" w:type="dxa"/>
        <w:tblInd w:w="103" w:type="dxa"/>
        <w:tblLook w:val="04A0" w:firstRow="1" w:lastRow="0" w:firstColumn="1" w:lastColumn="0" w:noHBand="0" w:noVBand="1"/>
      </w:tblPr>
      <w:tblGrid>
        <w:gridCol w:w="798"/>
        <w:gridCol w:w="851"/>
        <w:gridCol w:w="2126"/>
        <w:gridCol w:w="1701"/>
        <w:gridCol w:w="709"/>
        <w:gridCol w:w="709"/>
        <w:gridCol w:w="2362"/>
      </w:tblGrid>
      <w:tr w:rsidR="00F6548B" w:rsidRPr="007803DC" w14:paraId="23304CED" w14:textId="77777777" w:rsidTr="001D5374">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vAlign w:val="center"/>
          </w:tcPr>
          <w:p w14:paraId="1375F37C" w14:textId="77777777" w:rsidR="00F6548B" w:rsidRPr="007803DC" w:rsidRDefault="00F6548B" w:rsidP="003F6993">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851"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F0A9F55" w14:textId="77777777" w:rsidR="00F6548B" w:rsidRPr="007803DC" w:rsidRDefault="00F6548B" w:rsidP="003F6993">
            <w:pPr>
              <w:widowControl/>
              <w:spacing w:line="240" w:lineRule="auto"/>
              <w:ind w:firstLineChars="0" w:firstLine="0"/>
              <w:rPr>
                <w:rFonts w:ascii="宋体" w:eastAsia="宋体" w:hAnsi="宋体" w:cs="宋体"/>
                <w:b/>
                <w:bCs/>
                <w:color w:val="000000"/>
                <w:kern w:val="0"/>
                <w:sz w:val="20"/>
                <w:szCs w:val="20"/>
              </w:rPr>
            </w:pPr>
            <w:r w:rsidRPr="007803DC">
              <w:rPr>
                <w:rFonts w:ascii="宋体" w:eastAsia="宋体" w:hAnsi="宋体" w:cs="宋体" w:hint="eastAsia"/>
                <w:b/>
                <w:bCs/>
                <w:color w:val="000000"/>
                <w:kern w:val="0"/>
                <w:sz w:val="20"/>
                <w:szCs w:val="20"/>
              </w:rPr>
              <w:t>域号</w:t>
            </w:r>
          </w:p>
        </w:tc>
        <w:tc>
          <w:tcPr>
            <w:tcW w:w="2126" w:type="dxa"/>
            <w:tcBorders>
              <w:top w:val="single" w:sz="4" w:space="0" w:color="auto"/>
              <w:left w:val="nil"/>
              <w:bottom w:val="single" w:sz="4" w:space="0" w:color="auto"/>
              <w:right w:val="single" w:sz="4" w:space="0" w:color="auto"/>
            </w:tcBorders>
            <w:shd w:val="clear" w:color="000000" w:fill="D9D9D9"/>
            <w:noWrap/>
            <w:vAlign w:val="center"/>
            <w:hideMark/>
          </w:tcPr>
          <w:p w14:paraId="458F5E10" w14:textId="77777777" w:rsidR="00F6548B" w:rsidRPr="007803DC" w:rsidRDefault="00F6548B" w:rsidP="003F6993">
            <w:pPr>
              <w:widowControl/>
              <w:spacing w:line="240" w:lineRule="auto"/>
              <w:ind w:firstLineChars="0" w:firstLine="0"/>
              <w:rPr>
                <w:rFonts w:ascii="宋体" w:eastAsia="宋体" w:hAnsi="宋体" w:cs="宋体"/>
                <w:b/>
                <w:bCs/>
                <w:color w:val="000000"/>
                <w:kern w:val="0"/>
                <w:sz w:val="20"/>
                <w:szCs w:val="20"/>
              </w:rPr>
            </w:pPr>
            <w:r w:rsidRPr="007803DC">
              <w:rPr>
                <w:rFonts w:ascii="宋体" w:eastAsia="宋体" w:hAnsi="宋体" w:cs="宋体" w:hint="eastAsia"/>
                <w:b/>
                <w:bCs/>
                <w:color w:val="000000"/>
                <w:kern w:val="0"/>
                <w:sz w:val="20"/>
                <w:szCs w:val="20"/>
              </w:rPr>
              <w:t>域名</w:t>
            </w:r>
          </w:p>
        </w:tc>
        <w:tc>
          <w:tcPr>
            <w:tcW w:w="1701" w:type="dxa"/>
            <w:tcBorders>
              <w:top w:val="single" w:sz="4" w:space="0" w:color="auto"/>
              <w:left w:val="nil"/>
              <w:bottom w:val="single" w:sz="4" w:space="0" w:color="auto"/>
              <w:right w:val="single" w:sz="4" w:space="0" w:color="auto"/>
            </w:tcBorders>
            <w:shd w:val="clear" w:color="000000" w:fill="D9D9D9"/>
            <w:noWrap/>
            <w:vAlign w:val="center"/>
            <w:hideMark/>
          </w:tcPr>
          <w:p w14:paraId="28187204" w14:textId="77777777" w:rsidR="00F6548B" w:rsidRPr="007803DC" w:rsidRDefault="00F6548B" w:rsidP="003F6993">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4CDAD400" w14:textId="77777777" w:rsidR="00F6548B" w:rsidRPr="007803DC" w:rsidRDefault="00F6548B" w:rsidP="003F6993">
            <w:pPr>
              <w:widowControl/>
              <w:spacing w:line="240" w:lineRule="auto"/>
              <w:ind w:firstLineChars="0" w:firstLine="0"/>
              <w:rPr>
                <w:rFonts w:ascii="宋体" w:eastAsia="宋体" w:hAnsi="宋体" w:cs="宋体"/>
                <w:b/>
                <w:bCs/>
                <w:color w:val="000000"/>
                <w:kern w:val="0"/>
                <w:sz w:val="20"/>
                <w:szCs w:val="20"/>
              </w:rPr>
            </w:pPr>
            <w:r w:rsidRPr="007803DC">
              <w:rPr>
                <w:rFonts w:ascii="宋体" w:eastAsia="宋体" w:hAnsi="宋体" w:cs="宋体" w:hint="eastAsia"/>
                <w:b/>
                <w:bCs/>
                <w:color w:val="000000"/>
                <w:kern w:val="0"/>
                <w:sz w:val="20"/>
                <w:szCs w:val="20"/>
              </w:rPr>
              <w:t>请求</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0203E7F5" w14:textId="77777777" w:rsidR="00F6548B" w:rsidRPr="007803DC" w:rsidRDefault="00F6548B" w:rsidP="003F6993">
            <w:pPr>
              <w:widowControl/>
              <w:spacing w:line="240" w:lineRule="auto"/>
              <w:ind w:firstLineChars="0" w:firstLine="0"/>
              <w:rPr>
                <w:rFonts w:ascii="宋体" w:eastAsia="宋体" w:hAnsi="宋体" w:cs="宋体"/>
                <w:b/>
                <w:bCs/>
                <w:color w:val="000000"/>
                <w:kern w:val="0"/>
                <w:sz w:val="20"/>
                <w:szCs w:val="20"/>
              </w:rPr>
            </w:pPr>
            <w:r w:rsidRPr="007803DC">
              <w:rPr>
                <w:rFonts w:ascii="宋体" w:eastAsia="宋体" w:hAnsi="宋体" w:cs="宋体" w:hint="eastAsia"/>
                <w:b/>
                <w:bCs/>
                <w:color w:val="000000"/>
                <w:kern w:val="0"/>
                <w:sz w:val="20"/>
                <w:szCs w:val="20"/>
              </w:rPr>
              <w:t>应答</w:t>
            </w:r>
          </w:p>
        </w:tc>
        <w:tc>
          <w:tcPr>
            <w:tcW w:w="2362" w:type="dxa"/>
            <w:tcBorders>
              <w:top w:val="single" w:sz="4" w:space="0" w:color="auto"/>
              <w:left w:val="nil"/>
              <w:bottom w:val="single" w:sz="4" w:space="0" w:color="auto"/>
              <w:right w:val="single" w:sz="4" w:space="0" w:color="auto"/>
            </w:tcBorders>
            <w:shd w:val="clear" w:color="000000" w:fill="D9D9D9"/>
            <w:noWrap/>
            <w:vAlign w:val="center"/>
            <w:hideMark/>
          </w:tcPr>
          <w:p w14:paraId="6AE66151" w14:textId="77777777" w:rsidR="00F6548B" w:rsidRPr="007803DC" w:rsidRDefault="00F6548B" w:rsidP="003F6993">
            <w:pPr>
              <w:widowControl/>
              <w:spacing w:line="240" w:lineRule="auto"/>
              <w:ind w:firstLineChars="0" w:firstLine="0"/>
              <w:rPr>
                <w:rFonts w:ascii="宋体" w:eastAsia="宋体" w:hAnsi="宋体" w:cs="宋体"/>
                <w:b/>
                <w:bCs/>
                <w:color w:val="000000"/>
                <w:kern w:val="0"/>
                <w:sz w:val="20"/>
                <w:szCs w:val="20"/>
              </w:rPr>
            </w:pPr>
            <w:r w:rsidRPr="007803DC">
              <w:rPr>
                <w:rFonts w:ascii="宋体" w:eastAsia="宋体" w:hAnsi="宋体" w:cs="宋体" w:hint="eastAsia"/>
                <w:b/>
                <w:bCs/>
                <w:color w:val="000000"/>
                <w:kern w:val="0"/>
                <w:sz w:val="20"/>
                <w:szCs w:val="20"/>
              </w:rPr>
              <w:t>说明</w:t>
            </w:r>
          </w:p>
        </w:tc>
      </w:tr>
      <w:tr w:rsidR="00F6548B" w:rsidRPr="007803DC" w14:paraId="2DAAC30F"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F03EB41" w14:textId="77777777" w:rsidR="00F6548B" w:rsidRPr="007803DC" w:rsidRDefault="00F6548B" w:rsidP="003F6993">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2464D736" w14:textId="77777777" w:rsidR="00F6548B" w:rsidRPr="007803DC" w:rsidRDefault="00F6548B" w:rsidP="003F6993">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M00</w:t>
            </w:r>
          </w:p>
        </w:tc>
        <w:tc>
          <w:tcPr>
            <w:tcW w:w="2126" w:type="dxa"/>
            <w:tcBorders>
              <w:top w:val="nil"/>
              <w:left w:val="nil"/>
              <w:bottom w:val="single" w:sz="4" w:space="0" w:color="auto"/>
              <w:right w:val="single" w:sz="4" w:space="0" w:color="auto"/>
            </w:tcBorders>
            <w:shd w:val="clear" w:color="auto" w:fill="auto"/>
            <w:vAlign w:val="center"/>
            <w:hideMark/>
          </w:tcPr>
          <w:p w14:paraId="4BA0E7BE" w14:textId="77777777" w:rsidR="00F6548B" w:rsidRPr="007803DC" w:rsidRDefault="00F6548B" w:rsidP="003F6993">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memberID</w:t>
            </w:r>
          </w:p>
        </w:tc>
        <w:tc>
          <w:tcPr>
            <w:tcW w:w="1701" w:type="dxa"/>
            <w:tcBorders>
              <w:top w:val="nil"/>
              <w:left w:val="nil"/>
              <w:bottom w:val="single" w:sz="4" w:space="0" w:color="auto"/>
              <w:right w:val="single" w:sz="4" w:space="0" w:color="auto"/>
            </w:tcBorders>
            <w:shd w:val="clear" w:color="auto" w:fill="auto"/>
            <w:noWrap/>
            <w:vAlign w:val="center"/>
            <w:hideMark/>
          </w:tcPr>
          <w:p w14:paraId="76E7358B" w14:textId="77777777" w:rsidR="00F6548B" w:rsidRPr="007803DC" w:rsidRDefault="00F6548B" w:rsidP="003F6993">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会员代码</w:t>
            </w:r>
          </w:p>
        </w:tc>
        <w:tc>
          <w:tcPr>
            <w:tcW w:w="709" w:type="dxa"/>
            <w:tcBorders>
              <w:top w:val="nil"/>
              <w:left w:val="nil"/>
              <w:bottom w:val="single" w:sz="4" w:space="0" w:color="auto"/>
              <w:right w:val="single" w:sz="4" w:space="0" w:color="auto"/>
            </w:tcBorders>
            <w:shd w:val="clear" w:color="auto" w:fill="auto"/>
            <w:vAlign w:val="center"/>
            <w:hideMark/>
          </w:tcPr>
          <w:p w14:paraId="1EFE0751" w14:textId="77777777" w:rsidR="00F6548B" w:rsidRPr="007D5A61" w:rsidRDefault="00F6548B" w:rsidP="003F6993">
            <w:pPr>
              <w:widowControl/>
              <w:spacing w:line="240" w:lineRule="auto"/>
              <w:ind w:firstLineChars="0" w:firstLine="0"/>
              <w:rPr>
                <w:rFonts w:ascii="宋体" w:eastAsia="宋体" w:hAnsi="宋体" w:cs="宋体"/>
                <w:color w:val="000000"/>
                <w:kern w:val="0"/>
                <w:sz w:val="20"/>
                <w:szCs w:val="20"/>
              </w:rPr>
            </w:pPr>
            <w:r w:rsidRPr="007D5A61">
              <w:rPr>
                <w:rFonts w:ascii="宋体" w:eastAsia="宋体" w:hAnsi="宋体" w:cs="宋体" w:hint="eastAsia"/>
                <w:color w:val="000000"/>
                <w:kern w:val="0"/>
                <w:sz w:val="20"/>
                <w:szCs w:val="20"/>
              </w:rPr>
              <w:t>M</w:t>
            </w:r>
          </w:p>
        </w:tc>
        <w:tc>
          <w:tcPr>
            <w:tcW w:w="709" w:type="dxa"/>
            <w:tcBorders>
              <w:top w:val="nil"/>
              <w:left w:val="nil"/>
              <w:bottom w:val="single" w:sz="4" w:space="0" w:color="auto"/>
              <w:right w:val="single" w:sz="4" w:space="0" w:color="auto"/>
            </w:tcBorders>
            <w:shd w:val="clear" w:color="auto" w:fill="auto"/>
            <w:noWrap/>
            <w:vAlign w:val="center"/>
            <w:hideMark/>
          </w:tcPr>
          <w:p w14:paraId="126B5E9C" w14:textId="77777777" w:rsidR="00F6548B" w:rsidRPr="007803DC" w:rsidRDefault="00F6548B" w:rsidP="003F6993">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hideMark/>
          </w:tcPr>
          <w:p w14:paraId="3C193248" w14:textId="77777777" w:rsidR="00F6548B" w:rsidRPr="007803DC" w:rsidRDefault="00F6548B" w:rsidP="003F6993">
            <w:pPr>
              <w:widowControl/>
              <w:spacing w:line="240" w:lineRule="auto"/>
              <w:ind w:firstLineChars="0" w:firstLine="0"/>
              <w:rPr>
                <w:rFonts w:ascii="宋体" w:eastAsia="宋体" w:hAnsi="宋体" w:cs="宋体"/>
                <w:color w:val="000000"/>
                <w:kern w:val="0"/>
                <w:sz w:val="20"/>
                <w:szCs w:val="20"/>
              </w:rPr>
            </w:pPr>
          </w:p>
        </w:tc>
      </w:tr>
      <w:tr w:rsidR="00F6548B" w:rsidRPr="007803DC" w14:paraId="5FAAA77F"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B09D432" w14:textId="77777777" w:rsidR="00F6548B" w:rsidRPr="007803DC" w:rsidRDefault="00F6548B" w:rsidP="003F6993">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131E290E" w14:textId="77777777" w:rsidR="00F6548B" w:rsidRPr="00984E1E" w:rsidRDefault="00F6548B" w:rsidP="003F6993">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126" w:type="dxa"/>
            <w:tcBorders>
              <w:top w:val="nil"/>
              <w:left w:val="nil"/>
              <w:bottom w:val="single" w:sz="4" w:space="0" w:color="auto"/>
              <w:right w:val="single" w:sz="4" w:space="0" w:color="auto"/>
            </w:tcBorders>
            <w:shd w:val="clear" w:color="auto" w:fill="auto"/>
            <w:vAlign w:val="center"/>
          </w:tcPr>
          <w:p w14:paraId="0719BBFB" w14:textId="77777777" w:rsidR="00F6548B" w:rsidRPr="00984E1E" w:rsidRDefault="00F6548B" w:rsidP="003F6993">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701" w:type="dxa"/>
            <w:tcBorders>
              <w:top w:val="nil"/>
              <w:left w:val="nil"/>
              <w:bottom w:val="single" w:sz="4" w:space="0" w:color="auto"/>
              <w:right w:val="single" w:sz="4" w:space="0" w:color="auto"/>
            </w:tcBorders>
            <w:shd w:val="clear" w:color="auto" w:fill="auto"/>
            <w:noWrap/>
            <w:vAlign w:val="center"/>
          </w:tcPr>
          <w:p w14:paraId="014D4103" w14:textId="77777777" w:rsidR="00F6548B" w:rsidRPr="00984E1E" w:rsidRDefault="00F6548B" w:rsidP="003F6993">
            <w:pPr>
              <w:widowControl/>
              <w:spacing w:line="240" w:lineRule="auto"/>
              <w:ind w:firstLineChars="0" w:firstLine="0"/>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09" w:type="dxa"/>
            <w:tcBorders>
              <w:top w:val="nil"/>
              <w:left w:val="nil"/>
              <w:bottom w:val="single" w:sz="4" w:space="0" w:color="auto"/>
              <w:right w:val="single" w:sz="4" w:space="0" w:color="auto"/>
            </w:tcBorders>
            <w:shd w:val="clear" w:color="auto" w:fill="auto"/>
            <w:vAlign w:val="center"/>
          </w:tcPr>
          <w:p w14:paraId="0BC3C5BE" w14:textId="77777777" w:rsidR="00F6548B" w:rsidRPr="007D5A61" w:rsidRDefault="00F6548B" w:rsidP="003F6993">
            <w:pPr>
              <w:spacing w:line="240" w:lineRule="auto"/>
              <w:ind w:firstLineChars="0" w:firstLine="0"/>
              <w:rPr>
                <w:rFonts w:asciiTheme="minorEastAsia" w:hAnsiTheme="minorEastAsia"/>
                <w:color w:val="000000"/>
                <w:sz w:val="21"/>
                <w:szCs w:val="21"/>
              </w:rPr>
            </w:pPr>
            <w:r w:rsidRPr="007D5A61">
              <w:rPr>
                <w:rFonts w:asciiTheme="minorEastAsia" w:hAnsiTheme="minorEastAsia" w:hint="eastAsia"/>
                <w:color w:val="000000"/>
                <w:sz w:val="21"/>
                <w:szCs w:val="21"/>
              </w:rPr>
              <w:t>M</w:t>
            </w:r>
          </w:p>
        </w:tc>
        <w:tc>
          <w:tcPr>
            <w:tcW w:w="709" w:type="dxa"/>
            <w:tcBorders>
              <w:top w:val="nil"/>
              <w:left w:val="nil"/>
              <w:bottom w:val="single" w:sz="4" w:space="0" w:color="auto"/>
              <w:right w:val="single" w:sz="4" w:space="0" w:color="auto"/>
            </w:tcBorders>
            <w:shd w:val="clear" w:color="auto" w:fill="auto"/>
            <w:noWrap/>
            <w:vAlign w:val="center"/>
          </w:tcPr>
          <w:p w14:paraId="7085BF99" w14:textId="77777777" w:rsidR="00F6548B" w:rsidRPr="007803DC" w:rsidRDefault="00F6548B" w:rsidP="003F6993">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tcPr>
          <w:p w14:paraId="5614310D" w14:textId="77777777" w:rsidR="00F6548B" w:rsidRPr="007803DC" w:rsidRDefault="00F6548B" w:rsidP="003F6993">
            <w:pPr>
              <w:widowControl/>
              <w:spacing w:line="240" w:lineRule="auto"/>
              <w:ind w:firstLineChars="0" w:firstLine="0"/>
              <w:rPr>
                <w:rFonts w:ascii="宋体" w:eastAsia="宋体" w:hAnsi="宋体" w:cs="宋体"/>
                <w:color w:val="000000"/>
                <w:kern w:val="0"/>
                <w:sz w:val="20"/>
                <w:szCs w:val="20"/>
              </w:rPr>
            </w:pPr>
          </w:p>
        </w:tc>
      </w:tr>
      <w:tr w:rsidR="00F6548B" w:rsidRPr="007803DC" w14:paraId="1075CE63"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30E8A2EE" w14:textId="77777777" w:rsidR="00F6548B" w:rsidRPr="005D3908" w:rsidRDefault="00F6548B" w:rsidP="003F6993">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7BF5E99" w14:textId="77777777" w:rsidR="00F6548B" w:rsidRPr="005D3908" w:rsidRDefault="00F6548B"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M30</w:t>
            </w:r>
          </w:p>
        </w:tc>
        <w:tc>
          <w:tcPr>
            <w:tcW w:w="2126" w:type="dxa"/>
            <w:tcBorders>
              <w:top w:val="nil"/>
              <w:left w:val="nil"/>
              <w:bottom w:val="single" w:sz="4" w:space="0" w:color="auto"/>
              <w:right w:val="single" w:sz="4" w:space="0" w:color="auto"/>
            </w:tcBorders>
            <w:shd w:val="clear" w:color="auto" w:fill="auto"/>
            <w:noWrap/>
            <w:vAlign w:val="center"/>
            <w:hideMark/>
          </w:tcPr>
          <w:p w14:paraId="339D0121" w14:textId="77777777" w:rsidR="00F6548B" w:rsidRPr="005D3908" w:rsidRDefault="00F6548B"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clientID</w:t>
            </w:r>
          </w:p>
        </w:tc>
        <w:tc>
          <w:tcPr>
            <w:tcW w:w="1701" w:type="dxa"/>
            <w:tcBorders>
              <w:top w:val="nil"/>
              <w:left w:val="nil"/>
              <w:bottom w:val="single" w:sz="4" w:space="0" w:color="auto"/>
              <w:right w:val="single" w:sz="4" w:space="0" w:color="auto"/>
            </w:tcBorders>
            <w:shd w:val="clear" w:color="auto" w:fill="auto"/>
            <w:noWrap/>
            <w:vAlign w:val="center"/>
            <w:hideMark/>
          </w:tcPr>
          <w:p w14:paraId="294117E5" w14:textId="77777777" w:rsidR="00F6548B" w:rsidRPr="005D3908" w:rsidRDefault="00F6548B"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客户代码</w:t>
            </w:r>
          </w:p>
        </w:tc>
        <w:tc>
          <w:tcPr>
            <w:tcW w:w="709" w:type="dxa"/>
            <w:tcBorders>
              <w:top w:val="nil"/>
              <w:left w:val="nil"/>
              <w:bottom w:val="single" w:sz="4" w:space="0" w:color="auto"/>
              <w:right w:val="single" w:sz="4" w:space="0" w:color="auto"/>
            </w:tcBorders>
            <w:shd w:val="clear" w:color="auto" w:fill="auto"/>
            <w:vAlign w:val="center"/>
            <w:hideMark/>
          </w:tcPr>
          <w:p w14:paraId="413E7BEA" w14:textId="77777777" w:rsidR="00F6548B" w:rsidRPr="005D3908" w:rsidRDefault="00F6548B"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1524A40A" w14:textId="77777777" w:rsidR="00F6548B" w:rsidRPr="005D3908" w:rsidRDefault="00F6548B"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hideMark/>
          </w:tcPr>
          <w:p w14:paraId="39B5D9EB" w14:textId="77777777" w:rsidR="00F6548B" w:rsidRPr="005D3908" w:rsidRDefault="00F6548B" w:rsidP="003F6993">
            <w:pPr>
              <w:widowControl/>
              <w:spacing w:line="240" w:lineRule="auto"/>
              <w:ind w:firstLineChars="0" w:firstLine="0"/>
              <w:rPr>
                <w:rFonts w:ascii="宋体" w:eastAsia="宋体" w:hAnsi="宋体" w:cs="宋体"/>
                <w:color w:val="000000"/>
                <w:kern w:val="0"/>
                <w:sz w:val="20"/>
                <w:szCs w:val="20"/>
              </w:rPr>
            </w:pPr>
          </w:p>
        </w:tc>
      </w:tr>
      <w:tr w:rsidR="003F6993" w:rsidRPr="007803DC" w14:paraId="151AF8E2"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27B606B" w14:textId="77777777" w:rsidR="003F6993" w:rsidRPr="005D3908" w:rsidRDefault="003F6993" w:rsidP="003F6993">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222EA20B" w14:textId="77777777" w:rsidR="003F6993" w:rsidRPr="005D3908" w:rsidRDefault="003F6993"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V00</w:t>
            </w:r>
          </w:p>
        </w:tc>
        <w:tc>
          <w:tcPr>
            <w:tcW w:w="2126" w:type="dxa"/>
            <w:tcBorders>
              <w:top w:val="nil"/>
              <w:left w:val="nil"/>
              <w:bottom w:val="single" w:sz="4" w:space="0" w:color="auto"/>
              <w:right w:val="single" w:sz="4" w:space="0" w:color="auto"/>
            </w:tcBorders>
            <w:shd w:val="clear" w:color="auto" w:fill="auto"/>
            <w:noWrap/>
            <w:vAlign w:val="center"/>
          </w:tcPr>
          <w:p w14:paraId="720B4A2C" w14:textId="77777777" w:rsidR="003F6993" w:rsidRPr="005D3908" w:rsidRDefault="003F6993"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varietyID</w:t>
            </w:r>
          </w:p>
        </w:tc>
        <w:tc>
          <w:tcPr>
            <w:tcW w:w="1701" w:type="dxa"/>
            <w:tcBorders>
              <w:top w:val="nil"/>
              <w:left w:val="nil"/>
              <w:bottom w:val="single" w:sz="4" w:space="0" w:color="auto"/>
              <w:right w:val="single" w:sz="4" w:space="0" w:color="auto"/>
            </w:tcBorders>
            <w:shd w:val="clear" w:color="auto" w:fill="auto"/>
            <w:noWrap/>
            <w:vAlign w:val="center"/>
          </w:tcPr>
          <w:p w14:paraId="36297372" w14:textId="77777777" w:rsidR="003F6993" w:rsidRPr="005D3908" w:rsidRDefault="003F6993"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交割品种代码</w:t>
            </w:r>
          </w:p>
        </w:tc>
        <w:tc>
          <w:tcPr>
            <w:tcW w:w="709" w:type="dxa"/>
            <w:tcBorders>
              <w:top w:val="nil"/>
              <w:left w:val="nil"/>
              <w:bottom w:val="single" w:sz="4" w:space="0" w:color="auto"/>
              <w:right w:val="single" w:sz="4" w:space="0" w:color="auto"/>
            </w:tcBorders>
            <w:shd w:val="clear" w:color="auto" w:fill="auto"/>
            <w:vAlign w:val="center"/>
          </w:tcPr>
          <w:p w14:paraId="6F3EA0D2" w14:textId="77777777" w:rsidR="003F6993" w:rsidRPr="005D3908" w:rsidRDefault="003F6993"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tcPr>
          <w:p w14:paraId="50AC9246" w14:textId="77777777" w:rsidR="003F6993" w:rsidRPr="005D3908" w:rsidRDefault="003F6993"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tcPr>
          <w:p w14:paraId="0774562F" w14:textId="77777777" w:rsidR="003F6993" w:rsidRPr="005D3908" w:rsidRDefault="003F6993" w:rsidP="003F6993">
            <w:pPr>
              <w:widowControl/>
              <w:spacing w:line="240" w:lineRule="auto"/>
              <w:ind w:firstLineChars="0" w:firstLine="0"/>
              <w:rPr>
                <w:rFonts w:ascii="宋体" w:eastAsia="宋体" w:hAnsi="宋体" w:cs="宋体"/>
                <w:color w:val="000000"/>
                <w:kern w:val="0"/>
                <w:sz w:val="20"/>
                <w:szCs w:val="20"/>
              </w:rPr>
            </w:pPr>
          </w:p>
        </w:tc>
      </w:tr>
      <w:tr w:rsidR="00AC71EF" w:rsidRPr="007803DC" w14:paraId="3962ADB6"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46CAA53B"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6731ABF0" w14:textId="77777777" w:rsidR="00AC71EF" w:rsidRPr="005D3908" w:rsidRDefault="00AC71EF" w:rsidP="0022787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K31</w:t>
            </w:r>
          </w:p>
        </w:tc>
        <w:tc>
          <w:tcPr>
            <w:tcW w:w="2126" w:type="dxa"/>
            <w:tcBorders>
              <w:top w:val="nil"/>
              <w:left w:val="nil"/>
              <w:bottom w:val="single" w:sz="4" w:space="0" w:color="auto"/>
              <w:right w:val="single" w:sz="4" w:space="0" w:color="auto"/>
            </w:tcBorders>
            <w:shd w:val="clear" w:color="auto" w:fill="auto"/>
            <w:noWrap/>
            <w:vAlign w:val="center"/>
          </w:tcPr>
          <w:p w14:paraId="779DF86A" w14:textId="77777777" w:rsidR="00AC71EF" w:rsidRPr="005D3908" w:rsidRDefault="00AC71EF" w:rsidP="0022787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pickupSort</w:t>
            </w:r>
          </w:p>
        </w:tc>
        <w:tc>
          <w:tcPr>
            <w:tcW w:w="1701" w:type="dxa"/>
            <w:tcBorders>
              <w:top w:val="nil"/>
              <w:left w:val="nil"/>
              <w:bottom w:val="single" w:sz="4" w:space="0" w:color="auto"/>
              <w:right w:val="single" w:sz="4" w:space="0" w:color="auto"/>
            </w:tcBorders>
            <w:shd w:val="clear" w:color="auto" w:fill="auto"/>
            <w:noWrap/>
            <w:vAlign w:val="center"/>
          </w:tcPr>
          <w:p w14:paraId="024FFFBC"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提货种类</w:t>
            </w:r>
          </w:p>
        </w:tc>
        <w:tc>
          <w:tcPr>
            <w:tcW w:w="709" w:type="dxa"/>
            <w:tcBorders>
              <w:top w:val="nil"/>
              <w:left w:val="nil"/>
              <w:bottom w:val="single" w:sz="4" w:space="0" w:color="auto"/>
              <w:right w:val="single" w:sz="4" w:space="0" w:color="auto"/>
            </w:tcBorders>
            <w:shd w:val="clear" w:color="auto" w:fill="auto"/>
            <w:vAlign w:val="center"/>
          </w:tcPr>
          <w:p w14:paraId="52128146"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tcPr>
          <w:p w14:paraId="2AF63A31"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tcPr>
          <w:p w14:paraId="43233986"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p>
        </w:tc>
      </w:tr>
      <w:tr w:rsidR="00AC71EF" w:rsidRPr="007803DC" w14:paraId="24A2E793"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9AEE567"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65A3626E"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K21</w:t>
            </w:r>
          </w:p>
        </w:tc>
        <w:tc>
          <w:tcPr>
            <w:tcW w:w="2126" w:type="dxa"/>
            <w:tcBorders>
              <w:top w:val="nil"/>
              <w:left w:val="nil"/>
              <w:bottom w:val="single" w:sz="4" w:space="0" w:color="auto"/>
              <w:right w:val="single" w:sz="4" w:space="0" w:color="auto"/>
            </w:tcBorders>
            <w:shd w:val="clear" w:color="auto" w:fill="auto"/>
            <w:noWrap/>
            <w:vAlign w:val="center"/>
          </w:tcPr>
          <w:p w14:paraId="4803F0C6"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drawType</w:t>
            </w:r>
          </w:p>
        </w:tc>
        <w:tc>
          <w:tcPr>
            <w:tcW w:w="1701" w:type="dxa"/>
            <w:tcBorders>
              <w:top w:val="nil"/>
              <w:left w:val="nil"/>
              <w:bottom w:val="single" w:sz="4" w:space="0" w:color="auto"/>
              <w:right w:val="single" w:sz="4" w:space="0" w:color="auto"/>
            </w:tcBorders>
            <w:shd w:val="clear" w:color="auto" w:fill="auto"/>
            <w:noWrap/>
            <w:vAlign w:val="center"/>
          </w:tcPr>
          <w:p w14:paraId="5A38BB76"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提货类型</w:t>
            </w:r>
          </w:p>
        </w:tc>
        <w:tc>
          <w:tcPr>
            <w:tcW w:w="709" w:type="dxa"/>
            <w:tcBorders>
              <w:top w:val="nil"/>
              <w:left w:val="nil"/>
              <w:bottom w:val="single" w:sz="4" w:space="0" w:color="auto"/>
              <w:right w:val="single" w:sz="4" w:space="0" w:color="auto"/>
            </w:tcBorders>
            <w:shd w:val="clear" w:color="auto" w:fill="auto"/>
            <w:vAlign w:val="center"/>
          </w:tcPr>
          <w:p w14:paraId="4D7C8E69"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tcPr>
          <w:p w14:paraId="3E70253E"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tcPr>
          <w:p w14:paraId="6F517FDB" w14:textId="77777777" w:rsidR="00AC71EF" w:rsidRPr="005D3908" w:rsidRDefault="00AC71EF" w:rsidP="003F6993">
            <w:pPr>
              <w:widowControl/>
              <w:spacing w:line="240" w:lineRule="auto"/>
              <w:ind w:firstLineChars="0" w:firstLine="0"/>
              <w:rPr>
                <w:rFonts w:ascii="宋体" w:eastAsia="宋体" w:hAnsi="宋体" w:cs="宋体"/>
                <w:color w:val="000000"/>
                <w:kern w:val="0"/>
                <w:sz w:val="20"/>
                <w:szCs w:val="20"/>
              </w:rPr>
            </w:pPr>
          </w:p>
        </w:tc>
      </w:tr>
      <w:tr w:rsidR="00B05587" w:rsidRPr="007803DC" w14:paraId="3707EB91"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89AC55A" w14:textId="77777777" w:rsidR="00B05587" w:rsidRPr="007803DC" w:rsidRDefault="00B05587" w:rsidP="003F6993">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0491C419" w14:textId="77777777" w:rsidR="00B05587" w:rsidRPr="00D71C8E" w:rsidRDefault="00B05587" w:rsidP="00227877">
            <w:pPr>
              <w:widowControl/>
              <w:spacing w:line="240" w:lineRule="auto"/>
              <w:ind w:firstLineChars="0" w:firstLine="0"/>
              <w:jc w:val="left"/>
              <w:rPr>
                <w:rFonts w:ascii="宋体" w:eastAsia="宋体" w:hAnsi="宋体" w:cs="宋体"/>
                <w:color w:val="000000"/>
                <w:kern w:val="0"/>
                <w:sz w:val="20"/>
                <w:szCs w:val="20"/>
              </w:rPr>
            </w:pPr>
            <w:r w:rsidRPr="00AC71EF">
              <w:rPr>
                <w:rFonts w:ascii="宋体" w:eastAsia="宋体" w:hAnsi="宋体" w:cs="宋体"/>
                <w:color w:val="000000"/>
                <w:kern w:val="0"/>
                <w:sz w:val="20"/>
                <w:szCs w:val="20"/>
              </w:rPr>
              <w:t>K04</w:t>
            </w:r>
          </w:p>
        </w:tc>
        <w:tc>
          <w:tcPr>
            <w:tcW w:w="2126" w:type="dxa"/>
            <w:tcBorders>
              <w:top w:val="nil"/>
              <w:left w:val="nil"/>
              <w:bottom w:val="single" w:sz="4" w:space="0" w:color="auto"/>
              <w:right w:val="single" w:sz="4" w:space="0" w:color="auto"/>
            </w:tcBorders>
            <w:shd w:val="clear" w:color="auto" w:fill="auto"/>
            <w:noWrap/>
            <w:vAlign w:val="center"/>
          </w:tcPr>
          <w:p w14:paraId="671CA19C" w14:textId="77777777" w:rsidR="00B05587" w:rsidRPr="00D71C8E" w:rsidRDefault="00B05587" w:rsidP="00227877">
            <w:pPr>
              <w:widowControl/>
              <w:spacing w:line="240" w:lineRule="auto"/>
              <w:ind w:firstLineChars="0" w:firstLine="0"/>
              <w:jc w:val="left"/>
              <w:rPr>
                <w:rFonts w:ascii="宋体" w:eastAsia="宋体" w:hAnsi="宋体" w:cs="宋体"/>
                <w:color w:val="000000"/>
                <w:kern w:val="0"/>
                <w:sz w:val="20"/>
                <w:szCs w:val="20"/>
              </w:rPr>
            </w:pPr>
            <w:r w:rsidRPr="00AC71EF">
              <w:rPr>
                <w:rFonts w:ascii="宋体" w:eastAsia="宋体" w:hAnsi="宋体" w:cs="宋体"/>
                <w:color w:val="000000"/>
                <w:kern w:val="0"/>
                <w:sz w:val="20"/>
                <w:szCs w:val="20"/>
              </w:rPr>
              <w:t>sheetNo</w:t>
            </w:r>
          </w:p>
        </w:tc>
        <w:tc>
          <w:tcPr>
            <w:tcW w:w="1701" w:type="dxa"/>
            <w:tcBorders>
              <w:top w:val="nil"/>
              <w:left w:val="nil"/>
              <w:bottom w:val="single" w:sz="4" w:space="0" w:color="auto"/>
              <w:right w:val="single" w:sz="4" w:space="0" w:color="auto"/>
            </w:tcBorders>
            <w:shd w:val="clear" w:color="auto" w:fill="auto"/>
            <w:noWrap/>
            <w:vAlign w:val="center"/>
          </w:tcPr>
          <w:p w14:paraId="5070D628" w14:textId="4B8682BE" w:rsidR="00B05587" w:rsidRPr="00B66727" w:rsidRDefault="00B05587" w:rsidP="00B314CF">
            <w:pPr>
              <w:widowControl/>
              <w:spacing w:line="240" w:lineRule="auto"/>
              <w:ind w:firstLineChars="0" w:firstLine="0"/>
              <w:rPr>
                <w:rFonts w:ascii="宋体" w:eastAsia="宋体" w:hAnsi="宋体" w:cs="宋体"/>
                <w:color w:val="000000"/>
                <w:kern w:val="0"/>
                <w:sz w:val="20"/>
                <w:szCs w:val="20"/>
              </w:rPr>
            </w:pPr>
            <w:r w:rsidRPr="00B66727">
              <w:rPr>
                <w:rFonts w:hAnsi="宋体" w:cs="宋体" w:hint="eastAsia"/>
                <w:sz w:val="20"/>
                <w:szCs w:val="20"/>
              </w:rPr>
              <w:t>租借登记编号</w:t>
            </w:r>
          </w:p>
        </w:tc>
        <w:tc>
          <w:tcPr>
            <w:tcW w:w="709" w:type="dxa"/>
            <w:tcBorders>
              <w:top w:val="nil"/>
              <w:left w:val="nil"/>
              <w:bottom w:val="single" w:sz="4" w:space="0" w:color="auto"/>
              <w:right w:val="single" w:sz="4" w:space="0" w:color="auto"/>
            </w:tcBorders>
            <w:shd w:val="clear" w:color="auto" w:fill="auto"/>
            <w:vAlign w:val="center"/>
          </w:tcPr>
          <w:p w14:paraId="13D4995F" w14:textId="77777777" w:rsidR="00B05587" w:rsidRPr="007803DC" w:rsidRDefault="00B05587" w:rsidP="003F6993">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tcPr>
          <w:p w14:paraId="5E0C8702" w14:textId="77777777" w:rsidR="00B05587" w:rsidRPr="007803DC" w:rsidRDefault="00B05587" w:rsidP="003F6993">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tcPr>
          <w:p w14:paraId="21A44C18" w14:textId="77777777" w:rsidR="00B05587" w:rsidRPr="007803DC" w:rsidRDefault="00B05587" w:rsidP="003F6993">
            <w:pPr>
              <w:widowControl/>
              <w:spacing w:line="240" w:lineRule="auto"/>
              <w:ind w:firstLineChars="0" w:firstLine="0"/>
              <w:rPr>
                <w:rFonts w:ascii="宋体" w:eastAsia="宋体" w:hAnsi="宋体" w:cs="宋体"/>
                <w:color w:val="000000"/>
                <w:kern w:val="0"/>
                <w:sz w:val="20"/>
                <w:szCs w:val="20"/>
              </w:rPr>
            </w:pPr>
          </w:p>
        </w:tc>
      </w:tr>
      <w:tr w:rsidR="00B314CF" w:rsidRPr="007803DC" w14:paraId="6876D852"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A4299F1"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38187A1C" w14:textId="1E2868A6" w:rsidR="00B314CF" w:rsidRPr="00AC71EF" w:rsidRDefault="00B314CF" w:rsidP="00B314CF">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K</w:t>
            </w:r>
            <w:r>
              <w:rPr>
                <w:rFonts w:ascii="宋体" w:eastAsia="宋体" w:hAnsi="宋体" w:cs="宋体"/>
                <w:color w:val="000000"/>
                <w:kern w:val="0"/>
                <w:sz w:val="20"/>
                <w:szCs w:val="20"/>
              </w:rPr>
              <w:t>80</w:t>
            </w:r>
          </w:p>
        </w:tc>
        <w:tc>
          <w:tcPr>
            <w:tcW w:w="2126" w:type="dxa"/>
            <w:tcBorders>
              <w:top w:val="nil"/>
              <w:left w:val="nil"/>
              <w:bottom w:val="single" w:sz="4" w:space="0" w:color="auto"/>
              <w:right w:val="single" w:sz="4" w:space="0" w:color="auto"/>
            </w:tcBorders>
            <w:shd w:val="clear" w:color="auto" w:fill="auto"/>
            <w:noWrap/>
            <w:vAlign w:val="center"/>
          </w:tcPr>
          <w:p w14:paraId="1E11498F" w14:textId="2666F65B" w:rsidR="00B314CF" w:rsidRPr="00AC71EF" w:rsidRDefault="00B314CF" w:rsidP="00B314CF">
            <w:pPr>
              <w:widowControl/>
              <w:spacing w:line="240" w:lineRule="auto"/>
              <w:ind w:firstLineChars="0" w:firstLine="0"/>
              <w:jc w:val="left"/>
              <w:rPr>
                <w:rFonts w:ascii="宋体" w:eastAsia="宋体" w:hAnsi="宋体" w:cs="宋体"/>
                <w:color w:val="000000"/>
                <w:kern w:val="0"/>
                <w:sz w:val="20"/>
                <w:szCs w:val="20"/>
              </w:rPr>
            </w:pPr>
            <w:r w:rsidRPr="00B314CF">
              <w:rPr>
                <w:rFonts w:ascii="宋体" w:eastAsia="宋体" w:hAnsi="宋体" w:cs="宋体"/>
                <w:color w:val="000000"/>
                <w:kern w:val="0"/>
                <w:sz w:val="20"/>
                <w:szCs w:val="20"/>
              </w:rPr>
              <w:t>transferNo</w:t>
            </w:r>
          </w:p>
        </w:tc>
        <w:tc>
          <w:tcPr>
            <w:tcW w:w="1701" w:type="dxa"/>
            <w:tcBorders>
              <w:top w:val="nil"/>
              <w:left w:val="nil"/>
              <w:bottom w:val="single" w:sz="4" w:space="0" w:color="auto"/>
              <w:right w:val="single" w:sz="4" w:space="0" w:color="auto"/>
            </w:tcBorders>
            <w:shd w:val="clear" w:color="auto" w:fill="auto"/>
            <w:noWrap/>
            <w:vAlign w:val="center"/>
          </w:tcPr>
          <w:p w14:paraId="183FAE12" w14:textId="65B30E77" w:rsidR="00B314CF" w:rsidRPr="00B66727" w:rsidRDefault="00B314CF" w:rsidP="00B314CF">
            <w:pPr>
              <w:widowControl/>
              <w:spacing w:line="240" w:lineRule="auto"/>
              <w:ind w:firstLineChars="0" w:firstLine="0"/>
              <w:rPr>
                <w:rFonts w:hAnsi="宋体" w:cs="宋体"/>
                <w:sz w:val="20"/>
                <w:szCs w:val="20"/>
              </w:rPr>
            </w:pPr>
            <w:r>
              <w:rPr>
                <w:rFonts w:hAnsi="宋体" w:cs="宋体" w:hint="eastAsia"/>
                <w:sz w:val="20"/>
                <w:szCs w:val="20"/>
              </w:rPr>
              <w:t>拆借</w:t>
            </w:r>
            <w:r>
              <w:rPr>
                <w:rFonts w:hAnsi="宋体" w:cs="宋体"/>
                <w:sz w:val="20"/>
                <w:szCs w:val="20"/>
              </w:rPr>
              <w:t>过户编号</w:t>
            </w:r>
          </w:p>
        </w:tc>
        <w:tc>
          <w:tcPr>
            <w:tcW w:w="709" w:type="dxa"/>
            <w:tcBorders>
              <w:top w:val="nil"/>
              <w:left w:val="nil"/>
              <w:bottom w:val="single" w:sz="4" w:space="0" w:color="auto"/>
              <w:right w:val="single" w:sz="4" w:space="0" w:color="auto"/>
            </w:tcBorders>
            <w:shd w:val="clear" w:color="auto" w:fill="auto"/>
            <w:vAlign w:val="center"/>
          </w:tcPr>
          <w:p w14:paraId="5E05A814" w14:textId="3C0A182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tcPr>
          <w:p w14:paraId="1A0DE24E" w14:textId="6A4D6788"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tcPr>
          <w:p w14:paraId="21AF986A"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p>
        </w:tc>
      </w:tr>
      <w:tr w:rsidR="00B314CF" w:rsidRPr="007803DC" w14:paraId="4C453825"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45E4F204"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7B256335"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T11</w:t>
            </w:r>
          </w:p>
        </w:tc>
        <w:tc>
          <w:tcPr>
            <w:tcW w:w="2126" w:type="dxa"/>
            <w:tcBorders>
              <w:top w:val="nil"/>
              <w:left w:val="nil"/>
              <w:bottom w:val="single" w:sz="4" w:space="0" w:color="auto"/>
              <w:right w:val="single" w:sz="4" w:space="0" w:color="auto"/>
            </w:tcBorders>
            <w:shd w:val="clear" w:color="auto" w:fill="auto"/>
            <w:noWrap/>
            <w:vAlign w:val="center"/>
            <w:hideMark/>
          </w:tcPr>
          <w:p w14:paraId="645BEDB3"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applyDate</w:t>
            </w:r>
          </w:p>
        </w:tc>
        <w:tc>
          <w:tcPr>
            <w:tcW w:w="1701" w:type="dxa"/>
            <w:tcBorders>
              <w:top w:val="nil"/>
              <w:left w:val="nil"/>
              <w:bottom w:val="single" w:sz="4" w:space="0" w:color="auto"/>
              <w:right w:val="single" w:sz="4" w:space="0" w:color="auto"/>
            </w:tcBorders>
            <w:shd w:val="clear" w:color="auto" w:fill="auto"/>
            <w:noWrap/>
            <w:vAlign w:val="center"/>
            <w:hideMark/>
          </w:tcPr>
          <w:p w14:paraId="35BAD933"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申请</w:t>
            </w:r>
            <w:r>
              <w:rPr>
                <w:rFonts w:ascii="宋体" w:eastAsia="宋体" w:hAnsi="宋体" w:cs="宋体" w:hint="eastAsia"/>
                <w:color w:val="000000"/>
                <w:kern w:val="0"/>
                <w:sz w:val="20"/>
                <w:szCs w:val="20"/>
              </w:rPr>
              <w:t>自然</w:t>
            </w:r>
            <w:r w:rsidRPr="007803DC">
              <w:rPr>
                <w:rFonts w:ascii="宋体" w:eastAsia="宋体" w:hAnsi="宋体" w:cs="宋体" w:hint="eastAsia"/>
                <w:color w:val="000000"/>
                <w:kern w:val="0"/>
                <w:sz w:val="20"/>
                <w:szCs w:val="20"/>
              </w:rPr>
              <w:t>日期</w:t>
            </w:r>
          </w:p>
        </w:tc>
        <w:tc>
          <w:tcPr>
            <w:tcW w:w="709" w:type="dxa"/>
            <w:tcBorders>
              <w:top w:val="nil"/>
              <w:left w:val="nil"/>
              <w:bottom w:val="single" w:sz="4" w:space="0" w:color="auto"/>
              <w:right w:val="single" w:sz="4" w:space="0" w:color="auto"/>
            </w:tcBorders>
            <w:shd w:val="clear" w:color="auto" w:fill="auto"/>
            <w:noWrap/>
            <w:vAlign w:val="center"/>
            <w:hideMark/>
          </w:tcPr>
          <w:p w14:paraId="5C2B45F4"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M</w:t>
            </w:r>
          </w:p>
        </w:tc>
        <w:tc>
          <w:tcPr>
            <w:tcW w:w="709" w:type="dxa"/>
            <w:tcBorders>
              <w:top w:val="nil"/>
              <w:left w:val="nil"/>
              <w:bottom w:val="single" w:sz="4" w:space="0" w:color="auto"/>
              <w:right w:val="single" w:sz="4" w:space="0" w:color="auto"/>
            </w:tcBorders>
            <w:shd w:val="clear" w:color="auto" w:fill="auto"/>
            <w:noWrap/>
            <w:vAlign w:val="center"/>
            <w:hideMark/>
          </w:tcPr>
          <w:p w14:paraId="032785F9"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hideMark/>
          </w:tcPr>
          <w:p w14:paraId="1E4B5D41"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p>
        </w:tc>
      </w:tr>
      <w:tr w:rsidR="00B314CF" w:rsidRPr="007803DC" w14:paraId="5A9494E8"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687B065"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E86DB12"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K20</w:t>
            </w:r>
          </w:p>
        </w:tc>
        <w:tc>
          <w:tcPr>
            <w:tcW w:w="2126" w:type="dxa"/>
            <w:tcBorders>
              <w:top w:val="nil"/>
              <w:left w:val="nil"/>
              <w:bottom w:val="single" w:sz="4" w:space="0" w:color="auto"/>
              <w:right w:val="single" w:sz="4" w:space="0" w:color="auto"/>
            </w:tcBorders>
            <w:shd w:val="clear" w:color="auto" w:fill="auto"/>
            <w:vAlign w:val="center"/>
            <w:hideMark/>
          </w:tcPr>
          <w:p w14:paraId="468F2D36"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pickupSheetNo</w:t>
            </w:r>
          </w:p>
        </w:tc>
        <w:tc>
          <w:tcPr>
            <w:tcW w:w="1701" w:type="dxa"/>
            <w:tcBorders>
              <w:top w:val="nil"/>
              <w:left w:val="nil"/>
              <w:bottom w:val="single" w:sz="4" w:space="0" w:color="auto"/>
              <w:right w:val="single" w:sz="4" w:space="0" w:color="auto"/>
            </w:tcBorders>
            <w:shd w:val="clear" w:color="auto" w:fill="auto"/>
            <w:noWrap/>
            <w:vAlign w:val="center"/>
            <w:hideMark/>
          </w:tcPr>
          <w:p w14:paraId="7DC64B34"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提货单编号</w:t>
            </w:r>
          </w:p>
        </w:tc>
        <w:tc>
          <w:tcPr>
            <w:tcW w:w="709" w:type="dxa"/>
            <w:tcBorders>
              <w:top w:val="nil"/>
              <w:left w:val="nil"/>
              <w:bottom w:val="single" w:sz="4" w:space="0" w:color="auto"/>
              <w:right w:val="single" w:sz="4" w:space="0" w:color="auto"/>
            </w:tcBorders>
            <w:shd w:val="clear" w:color="auto" w:fill="auto"/>
            <w:vAlign w:val="center"/>
            <w:hideMark/>
          </w:tcPr>
          <w:p w14:paraId="3B3FFAE2" w14:textId="02528CDE"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208886A5"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hideMark/>
          </w:tcPr>
          <w:p w14:paraId="30A239EA"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p>
        </w:tc>
      </w:tr>
      <w:tr w:rsidR="00B314CF" w:rsidRPr="007803DC" w14:paraId="40D8556A"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1216C63"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4A47DF37"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W00</w:t>
            </w:r>
          </w:p>
        </w:tc>
        <w:tc>
          <w:tcPr>
            <w:tcW w:w="2126" w:type="dxa"/>
            <w:tcBorders>
              <w:top w:val="nil"/>
              <w:left w:val="nil"/>
              <w:bottom w:val="single" w:sz="4" w:space="0" w:color="auto"/>
              <w:right w:val="single" w:sz="4" w:space="0" w:color="auto"/>
            </w:tcBorders>
            <w:shd w:val="clear" w:color="auto" w:fill="auto"/>
            <w:vAlign w:val="center"/>
            <w:hideMark/>
          </w:tcPr>
          <w:p w14:paraId="424B253C"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warehouseID</w:t>
            </w:r>
          </w:p>
        </w:tc>
        <w:tc>
          <w:tcPr>
            <w:tcW w:w="1701" w:type="dxa"/>
            <w:tcBorders>
              <w:top w:val="nil"/>
              <w:left w:val="nil"/>
              <w:bottom w:val="single" w:sz="4" w:space="0" w:color="auto"/>
              <w:right w:val="single" w:sz="4" w:space="0" w:color="auto"/>
            </w:tcBorders>
            <w:shd w:val="clear" w:color="auto" w:fill="auto"/>
            <w:noWrap/>
            <w:vAlign w:val="center"/>
            <w:hideMark/>
          </w:tcPr>
          <w:p w14:paraId="57E049FC"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仓库代码</w:t>
            </w:r>
          </w:p>
        </w:tc>
        <w:tc>
          <w:tcPr>
            <w:tcW w:w="709" w:type="dxa"/>
            <w:tcBorders>
              <w:top w:val="nil"/>
              <w:left w:val="nil"/>
              <w:bottom w:val="single" w:sz="4" w:space="0" w:color="auto"/>
              <w:right w:val="single" w:sz="4" w:space="0" w:color="auto"/>
            </w:tcBorders>
            <w:shd w:val="clear" w:color="auto" w:fill="auto"/>
            <w:vAlign w:val="center"/>
            <w:hideMark/>
          </w:tcPr>
          <w:p w14:paraId="5283248F"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0C1E5DE4"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hideMark/>
          </w:tcPr>
          <w:p w14:paraId="0404A270" w14:textId="77777777" w:rsidR="00B314CF" w:rsidRPr="007803DC" w:rsidRDefault="00B314CF" w:rsidP="00B314CF">
            <w:pPr>
              <w:widowControl/>
              <w:spacing w:line="240" w:lineRule="auto"/>
              <w:ind w:firstLineChars="0" w:firstLine="0"/>
              <w:rPr>
                <w:rFonts w:ascii="宋体" w:eastAsia="宋体" w:hAnsi="宋体" w:cs="宋体"/>
                <w:color w:val="000000"/>
                <w:kern w:val="0"/>
                <w:sz w:val="20"/>
                <w:szCs w:val="20"/>
              </w:rPr>
            </w:pPr>
          </w:p>
        </w:tc>
      </w:tr>
      <w:tr w:rsidR="00B314CF" w:rsidRPr="007803DC" w14:paraId="5911BB10" w14:textId="77777777" w:rsidTr="001D5374">
        <w:trPr>
          <w:trHeight w:val="720"/>
        </w:trPr>
        <w:tc>
          <w:tcPr>
            <w:tcW w:w="798" w:type="dxa"/>
            <w:tcBorders>
              <w:top w:val="nil"/>
              <w:left w:val="single" w:sz="4" w:space="0" w:color="auto"/>
              <w:bottom w:val="single" w:sz="4" w:space="0" w:color="auto"/>
              <w:right w:val="single" w:sz="4" w:space="0" w:color="auto"/>
            </w:tcBorders>
            <w:vAlign w:val="center"/>
          </w:tcPr>
          <w:p w14:paraId="46519C39"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43E312F2"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K27</w:t>
            </w:r>
          </w:p>
        </w:tc>
        <w:tc>
          <w:tcPr>
            <w:tcW w:w="2126" w:type="dxa"/>
            <w:tcBorders>
              <w:top w:val="nil"/>
              <w:left w:val="nil"/>
              <w:bottom w:val="single" w:sz="4" w:space="0" w:color="auto"/>
              <w:right w:val="single" w:sz="4" w:space="0" w:color="auto"/>
            </w:tcBorders>
            <w:shd w:val="clear" w:color="auto" w:fill="auto"/>
            <w:noWrap/>
            <w:vAlign w:val="center"/>
            <w:hideMark/>
          </w:tcPr>
          <w:p w14:paraId="795A9864"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drawSheetState</w:t>
            </w:r>
          </w:p>
        </w:tc>
        <w:tc>
          <w:tcPr>
            <w:tcW w:w="1701" w:type="dxa"/>
            <w:tcBorders>
              <w:top w:val="nil"/>
              <w:left w:val="nil"/>
              <w:bottom w:val="single" w:sz="4" w:space="0" w:color="auto"/>
              <w:right w:val="single" w:sz="4" w:space="0" w:color="auto"/>
            </w:tcBorders>
            <w:shd w:val="clear" w:color="auto" w:fill="auto"/>
            <w:noWrap/>
            <w:vAlign w:val="center"/>
            <w:hideMark/>
          </w:tcPr>
          <w:p w14:paraId="2395234D"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提货单状态</w:t>
            </w:r>
          </w:p>
        </w:tc>
        <w:tc>
          <w:tcPr>
            <w:tcW w:w="709" w:type="dxa"/>
            <w:tcBorders>
              <w:top w:val="nil"/>
              <w:left w:val="nil"/>
              <w:bottom w:val="single" w:sz="4" w:space="0" w:color="auto"/>
              <w:right w:val="single" w:sz="4" w:space="0" w:color="auto"/>
            </w:tcBorders>
            <w:shd w:val="clear" w:color="auto" w:fill="auto"/>
            <w:vAlign w:val="center"/>
            <w:hideMark/>
          </w:tcPr>
          <w:p w14:paraId="2B77F4E6"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33FAF0AD" w14:textId="21FF69B6" w:rsidR="00B314CF" w:rsidRPr="005D3908" w:rsidRDefault="004E1CCF" w:rsidP="00B314CF">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vAlign w:val="center"/>
            <w:hideMark/>
          </w:tcPr>
          <w:p w14:paraId="3CEFDD83"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1-申请提货，2-已提货，3-会员当日撤单，4-会员次日撤单，5-系统撤单。</w:t>
            </w:r>
          </w:p>
        </w:tc>
      </w:tr>
      <w:tr w:rsidR="00B314CF" w:rsidRPr="007803DC" w14:paraId="26D5E8E1" w14:textId="77777777" w:rsidTr="001D5374">
        <w:trPr>
          <w:trHeight w:val="480"/>
        </w:trPr>
        <w:tc>
          <w:tcPr>
            <w:tcW w:w="798" w:type="dxa"/>
            <w:tcBorders>
              <w:top w:val="nil"/>
              <w:left w:val="single" w:sz="4" w:space="0" w:color="auto"/>
              <w:bottom w:val="single" w:sz="4" w:space="0" w:color="auto"/>
              <w:right w:val="single" w:sz="4" w:space="0" w:color="auto"/>
            </w:tcBorders>
            <w:vAlign w:val="center"/>
          </w:tcPr>
          <w:p w14:paraId="184231CD"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3E7D48E9"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T82</w:t>
            </w:r>
          </w:p>
        </w:tc>
        <w:tc>
          <w:tcPr>
            <w:tcW w:w="2126" w:type="dxa"/>
            <w:tcBorders>
              <w:top w:val="nil"/>
              <w:left w:val="nil"/>
              <w:bottom w:val="single" w:sz="4" w:space="0" w:color="auto"/>
              <w:right w:val="single" w:sz="4" w:space="0" w:color="auto"/>
            </w:tcBorders>
            <w:shd w:val="clear" w:color="auto" w:fill="auto"/>
            <w:vAlign w:val="center"/>
            <w:hideMark/>
          </w:tcPr>
          <w:p w14:paraId="6762D867"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source</w:t>
            </w:r>
          </w:p>
        </w:tc>
        <w:tc>
          <w:tcPr>
            <w:tcW w:w="1701" w:type="dxa"/>
            <w:tcBorders>
              <w:top w:val="nil"/>
              <w:left w:val="nil"/>
              <w:bottom w:val="single" w:sz="4" w:space="0" w:color="auto"/>
              <w:right w:val="single" w:sz="4" w:space="0" w:color="auto"/>
            </w:tcBorders>
            <w:shd w:val="clear" w:color="auto" w:fill="auto"/>
            <w:noWrap/>
            <w:vAlign w:val="center"/>
            <w:hideMark/>
          </w:tcPr>
          <w:p w14:paraId="5614C561"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来源</w:t>
            </w:r>
          </w:p>
        </w:tc>
        <w:tc>
          <w:tcPr>
            <w:tcW w:w="709" w:type="dxa"/>
            <w:tcBorders>
              <w:top w:val="nil"/>
              <w:left w:val="nil"/>
              <w:bottom w:val="single" w:sz="4" w:space="0" w:color="auto"/>
              <w:right w:val="single" w:sz="4" w:space="0" w:color="auto"/>
            </w:tcBorders>
            <w:shd w:val="clear" w:color="auto" w:fill="auto"/>
            <w:vAlign w:val="center"/>
            <w:hideMark/>
          </w:tcPr>
          <w:p w14:paraId="75E4EB88"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09" w:type="dxa"/>
            <w:tcBorders>
              <w:top w:val="nil"/>
              <w:left w:val="nil"/>
              <w:bottom w:val="single" w:sz="4" w:space="0" w:color="auto"/>
              <w:right w:val="single" w:sz="4" w:space="0" w:color="auto"/>
            </w:tcBorders>
            <w:shd w:val="clear" w:color="auto" w:fill="auto"/>
            <w:noWrap/>
            <w:vAlign w:val="center"/>
            <w:hideMark/>
          </w:tcPr>
          <w:p w14:paraId="6A2CC3AE"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vAlign w:val="center"/>
            <w:hideMark/>
          </w:tcPr>
          <w:p w14:paraId="525BCD0A"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1-会员服务系统，2-二级系统，4-仓储交割系统。</w:t>
            </w:r>
          </w:p>
        </w:tc>
      </w:tr>
      <w:tr w:rsidR="00B314CF" w:rsidRPr="007803DC" w14:paraId="79F209F6"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7753B6F5"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19ED02F"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M60</w:t>
            </w:r>
          </w:p>
        </w:tc>
        <w:tc>
          <w:tcPr>
            <w:tcW w:w="2126" w:type="dxa"/>
            <w:tcBorders>
              <w:top w:val="nil"/>
              <w:left w:val="nil"/>
              <w:bottom w:val="single" w:sz="4" w:space="0" w:color="auto"/>
              <w:right w:val="single" w:sz="4" w:space="0" w:color="auto"/>
            </w:tcBorders>
            <w:shd w:val="clear" w:color="auto" w:fill="auto"/>
            <w:vAlign w:val="center"/>
            <w:hideMark/>
          </w:tcPr>
          <w:p w14:paraId="24A58C98"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traderID</w:t>
            </w:r>
          </w:p>
        </w:tc>
        <w:tc>
          <w:tcPr>
            <w:tcW w:w="1701" w:type="dxa"/>
            <w:tcBorders>
              <w:top w:val="nil"/>
              <w:left w:val="nil"/>
              <w:bottom w:val="single" w:sz="4" w:space="0" w:color="auto"/>
              <w:right w:val="single" w:sz="4" w:space="0" w:color="auto"/>
            </w:tcBorders>
            <w:shd w:val="clear" w:color="auto" w:fill="auto"/>
            <w:noWrap/>
            <w:vAlign w:val="center"/>
            <w:hideMark/>
          </w:tcPr>
          <w:p w14:paraId="7E0F5DCF"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用户代码</w:t>
            </w:r>
          </w:p>
        </w:tc>
        <w:tc>
          <w:tcPr>
            <w:tcW w:w="709" w:type="dxa"/>
            <w:tcBorders>
              <w:top w:val="nil"/>
              <w:left w:val="nil"/>
              <w:bottom w:val="single" w:sz="4" w:space="0" w:color="auto"/>
              <w:right w:val="single" w:sz="4" w:space="0" w:color="auto"/>
            </w:tcBorders>
            <w:shd w:val="clear" w:color="auto" w:fill="auto"/>
            <w:noWrap/>
            <w:vAlign w:val="center"/>
            <w:hideMark/>
          </w:tcPr>
          <w:p w14:paraId="2E8ED00D" w14:textId="77777777" w:rsidR="00B314CF" w:rsidRPr="005D3908" w:rsidRDefault="00B314CF" w:rsidP="00B314CF">
            <w:pPr>
              <w:widowControl/>
              <w:spacing w:line="240" w:lineRule="auto"/>
              <w:ind w:firstLineChars="0" w:firstLine="0"/>
              <w:rPr>
                <w:rFonts w:ascii="宋体" w:eastAsia="宋体" w:hAnsi="宋体" w:cs="宋体"/>
                <w:color w:val="000000"/>
                <w:kern w:val="0"/>
                <w:sz w:val="21"/>
                <w:szCs w:val="21"/>
              </w:rPr>
            </w:pPr>
            <w:r w:rsidRPr="005D3908">
              <w:rPr>
                <w:rFonts w:ascii="宋体" w:eastAsia="宋体" w:hAnsi="宋体" w:cs="宋体" w:hint="eastAsia"/>
                <w:color w:val="000000"/>
                <w:kern w:val="0"/>
                <w:sz w:val="21"/>
                <w:szCs w:val="21"/>
              </w:rPr>
              <w:t>M</w:t>
            </w:r>
          </w:p>
        </w:tc>
        <w:tc>
          <w:tcPr>
            <w:tcW w:w="709" w:type="dxa"/>
            <w:tcBorders>
              <w:top w:val="nil"/>
              <w:left w:val="nil"/>
              <w:bottom w:val="single" w:sz="4" w:space="0" w:color="auto"/>
              <w:right w:val="single" w:sz="4" w:space="0" w:color="auto"/>
            </w:tcBorders>
            <w:shd w:val="clear" w:color="auto" w:fill="auto"/>
            <w:noWrap/>
            <w:vAlign w:val="center"/>
            <w:hideMark/>
          </w:tcPr>
          <w:p w14:paraId="37D05452"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362" w:type="dxa"/>
            <w:tcBorders>
              <w:top w:val="nil"/>
              <w:left w:val="nil"/>
              <w:bottom w:val="single" w:sz="4" w:space="0" w:color="auto"/>
              <w:right w:val="single" w:sz="4" w:space="0" w:color="auto"/>
            </w:tcBorders>
            <w:shd w:val="clear" w:color="auto" w:fill="auto"/>
            <w:noWrap/>
            <w:vAlign w:val="center"/>
            <w:hideMark/>
          </w:tcPr>
          <w:p w14:paraId="4E3FA036"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p>
        </w:tc>
      </w:tr>
      <w:tr w:rsidR="00B314CF" w:rsidRPr="007803DC" w14:paraId="0FDB83BD"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5575141B"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079145D3"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K38</w:t>
            </w:r>
          </w:p>
        </w:tc>
        <w:tc>
          <w:tcPr>
            <w:tcW w:w="2126" w:type="dxa"/>
            <w:tcBorders>
              <w:top w:val="nil"/>
              <w:left w:val="nil"/>
              <w:bottom w:val="single" w:sz="4" w:space="0" w:color="auto"/>
              <w:right w:val="single" w:sz="4" w:space="0" w:color="auto"/>
            </w:tcBorders>
            <w:shd w:val="clear" w:color="auto" w:fill="auto"/>
            <w:vAlign w:val="center"/>
          </w:tcPr>
          <w:p w14:paraId="6B306659"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[pickupAppInfoData]</w:t>
            </w:r>
          </w:p>
        </w:tc>
        <w:tc>
          <w:tcPr>
            <w:tcW w:w="1701" w:type="dxa"/>
            <w:tcBorders>
              <w:top w:val="nil"/>
              <w:left w:val="nil"/>
              <w:bottom w:val="single" w:sz="4" w:space="0" w:color="auto"/>
              <w:right w:val="single" w:sz="4" w:space="0" w:color="auto"/>
            </w:tcBorders>
            <w:shd w:val="clear" w:color="auto" w:fill="auto"/>
            <w:noWrap/>
            <w:vAlign w:val="center"/>
          </w:tcPr>
          <w:p w14:paraId="3AD3551A"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提货单信息数据</w:t>
            </w:r>
          </w:p>
        </w:tc>
        <w:tc>
          <w:tcPr>
            <w:tcW w:w="709" w:type="dxa"/>
            <w:tcBorders>
              <w:top w:val="nil"/>
              <w:left w:val="nil"/>
              <w:bottom w:val="single" w:sz="4" w:space="0" w:color="auto"/>
              <w:right w:val="single" w:sz="4" w:space="0" w:color="auto"/>
            </w:tcBorders>
            <w:shd w:val="clear" w:color="auto" w:fill="auto"/>
            <w:noWrap/>
            <w:vAlign w:val="center"/>
          </w:tcPr>
          <w:p w14:paraId="58748828"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09984BD7"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32A21A66"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B314CF" w:rsidRPr="007803DC" w14:paraId="604810BD"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7359A47A"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5107CCB6"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p>
        </w:tc>
        <w:tc>
          <w:tcPr>
            <w:tcW w:w="2126" w:type="dxa"/>
            <w:tcBorders>
              <w:top w:val="nil"/>
              <w:left w:val="nil"/>
              <w:bottom w:val="single" w:sz="4" w:space="0" w:color="auto"/>
              <w:right w:val="single" w:sz="4" w:space="0" w:color="auto"/>
            </w:tcBorders>
            <w:shd w:val="clear" w:color="auto" w:fill="auto"/>
            <w:vAlign w:val="center"/>
          </w:tcPr>
          <w:p w14:paraId="33454DA4"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p>
        </w:tc>
        <w:tc>
          <w:tcPr>
            <w:tcW w:w="1701" w:type="dxa"/>
            <w:tcBorders>
              <w:top w:val="nil"/>
              <w:left w:val="nil"/>
              <w:bottom w:val="single" w:sz="4" w:space="0" w:color="auto"/>
              <w:right w:val="single" w:sz="4" w:space="0" w:color="auto"/>
            </w:tcBorders>
            <w:shd w:val="clear" w:color="auto" w:fill="auto"/>
            <w:noWrap/>
            <w:vAlign w:val="center"/>
          </w:tcPr>
          <w:p w14:paraId="04C05929"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提货单信息</w:t>
            </w:r>
          </w:p>
        </w:tc>
        <w:tc>
          <w:tcPr>
            <w:tcW w:w="709" w:type="dxa"/>
            <w:tcBorders>
              <w:top w:val="nil"/>
              <w:left w:val="nil"/>
              <w:bottom w:val="single" w:sz="4" w:space="0" w:color="auto"/>
              <w:right w:val="single" w:sz="4" w:space="0" w:color="auto"/>
            </w:tcBorders>
            <w:shd w:val="clear" w:color="auto" w:fill="auto"/>
            <w:noWrap/>
            <w:vAlign w:val="center"/>
          </w:tcPr>
          <w:p w14:paraId="62291F6F"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nil"/>
              <w:bottom w:val="single" w:sz="4" w:space="0" w:color="auto"/>
              <w:right w:val="single" w:sz="4" w:space="0" w:color="auto"/>
            </w:tcBorders>
            <w:shd w:val="clear" w:color="auto" w:fill="auto"/>
            <w:vAlign w:val="center"/>
          </w:tcPr>
          <w:p w14:paraId="5EA7BF3D"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p>
        </w:tc>
        <w:tc>
          <w:tcPr>
            <w:tcW w:w="2362" w:type="dxa"/>
            <w:tcBorders>
              <w:top w:val="nil"/>
              <w:left w:val="nil"/>
              <w:bottom w:val="single" w:sz="4" w:space="0" w:color="auto"/>
              <w:right w:val="single" w:sz="4" w:space="0" w:color="auto"/>
            </w:tcBorders>
            <w:shd w:val="clear" w:color="auto" w:fill="auto"/>
            <w:noWrap/>
            <w:vAlign w:val="center"/>
          </w:tcPr>
          <w:p w14:paraId="64605FCC"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p>
        </w:tc>
      </w:tr>
      <w:tr w:rsidR="00B314CF" w:rsidRPr="007803DC" w14:paraId="065233D6"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47B717A0"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56121D5B"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K20</w:t>
            </w:r>
          </w:p>
        </w:tc>
        <w:tc>
          <w:tcPr>
            <w:tcW w:w="2126" w:type="dxa"/>
            <w:tcBorders>
              <w:top w:val="nil"/>
              <w:left w:val="nil"/>
              <w:bottom w:val="single" w:sz="4" w:space="0" w:color="auto"/>
              <w:right w:val="single" w:sz="4" w:space="0" w:color="auto"/>
            </w:tcBorders>
            <w:shd w:val="clear" w:color="auto" w:fill="auto"/>
            <w:noWrap/>
            <w:vAlign w:val="center"/>
            <w:hideMark/>
          </w:tcPr>
          <w:p w14:paraId="0FFD09CC"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pickupSheetNo</w:t>
            </w:r>
          </w:p>
        </w:tc>
        <w:tc>
          <w:tcPr>
            <w:tcW w:w="1701" w:type="dxa"/>
            <w:tcBorders>
              <w:top w:val="nil"/>
              <w:left w:val="nil"/>
              <w:bottom w:val="single" w:sz="4" w:space="0" w:color="auto"/>
              <w:right w:val="single" w:sz="4" w:space="0" w:color="auto"/>
            </w:tcBorders>
            <w:shd w:val="clear" w:color="auto" w:fill="auto"/>
            <w:noWrap/>
            <w:vAlign w:val="center"/>
            <w:hideMark/>
          </w:tcPr>
          <w:p w14:paraId="796D9380"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提货单编号</w:t>
            </w:r>
          </w:p>
        </w:tc>
        <w:tc>
          <w:tcPr>
            <w:tcW w:w="709" w:type="dxa"/>
            <w:tcBorders>
              <w:top w:val="nil"/>
              <w:left w:val="nil"/>
              <w:bottom w:val="single" w:sz="4" w:space="0" w:color="auto"/>
              <w:right w:val="single" w:sz="4" w:space="0" w:color="auto"/>
            </w:tcBorders>
            <w:shd w:val="clear" w:color="auto" w:fill="auto"/>
            <w:noWrap/>
            <w:vAlign w:val="center"/>
            <w:hideMark/>
          </w:tcPr>
          <w:p w14:paraId="7BC07EC5"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22CC53B7"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13B4489C" w14:textId="77777777" w:rsidR="00B314CF" w:rsidRPr="005D3908" w:rsidRDefault="00B314CF" w:rsidP="00B314CF">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206C303C"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217BF7E2" w14:textId="7690E795"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2BE152F3" w14:textId="2B9A6723"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K27</w:t>
            </w:r>
          </w:p>
        </w:tc>
        <w:tc>
          <w:tcPr>
            <w:tcW w:w="2126" w:type="dxa"/>
            <w:tcBorders>
              <w:top w:val="nil"/>
              <w:left w:val="nil"/>
              <w:bottom w:val="single" w:sz="4" w:space="0" w:color="auto"/>
              <w:right w:val="single" w:sz="4" w:space="0" w:color="auto"/>
            </w:tcBorders>
            <w:shd w:val="clear" w:color="auto" w:fill="auto"/>
            <w:noWrap/>
            <w:vAlign w:val="center"/>
          </w:tcPr>
          <w:p w14:paraId="7E37F071" w14:textId="5D737DDC"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drawSheetState</w:t>
            </w:r>
          </w:p>
        </w:tc>
        <w:tc>
          <w:tcPr>
            <w:tcW w:w="1701" w:type="dxa"/>
            <w:tcBorders>
              <w:top w:val="nil"/>
              <w:left w:val="nil"/>
              <w:bottom w:val="single" w:sz="4" w:space="0" w:color="auto"/>
              <w:right w:val="single" w:sz="4" w:space="0" w:color="auto"/>
            </w:tcBorders>
            <w:shd w:val="clear" w:color="auto" w:fill="auto"/>
            <w:noWrap/>
            <w:vAlign w:val="center"/>
          </w:tcPr>
          <w:p w14:paraId="431019C9" w14:textId="32B03A16"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提货单状态</w:t>
            </w:r>
          </w:p>
        </w:tc>
        <w:tc>
          <w:tcPr>
            <w:tcW w:w="709" w:type="dxa"/>
            <w:tcBorders>
              <w:top w:val="nil"/>
              <w:left w:val="nil"/>
              <w:bottom w:val="single" w:sz="4" w:space="0" w:color="auto"/>
              <w:right w:val="single" w:sz="4" w:space="0" w:color="auto"/>
            </w:tcBorders>
            <w:shd w:val="clear" w:color="auto" w:fill="auto"/>
            <w:noWrap/>
            <w:vAlign w:val="center"/>
          </w:tcPr>
          <w:p w14:paraId="5BB9FBE0" w14:textId="2D743DF3"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0900A1A3" w14:textId="5F796EEA"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784594D9" w14:textId="50A0E6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3D7104C4"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A9B3DD6"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509FEAD8"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M30</w:t>
            </w:r>
          </w:p>
        </w:tc>
        <w:tc>
          <w:tcPr>
            <w:tcW w:w="2126" w:type="dxa"/>
            <w:tcBorders>
              <w:top w:val="nil"/>
              <w:left w:val="nil"/>
              <w:bottom w:val="single" w:sz="4" w:space="0" w:color="auto"/>
              <w:right w:val="single" w:sz="4" w:space="0" w:color="auto"/>
            </w:tcBorders>
            <w:shd w:val="clear" w:color="auto" w:fill="auto"/>
            <w:noWrap/>
            <w:vAlign w:val="center"/>
            <w:hideMark/>
          </w:tcPr>
          <w:p w14:paraId="220151D6"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clientID</w:t>
            </w:r>
          </w:p>
        </w:tc>
        <w:tc>
          <w:tcPr>
            <w:tcW w:w="1701" w:type="dxa"/>
            <w:tcBorders>
              <w:top w:val="nil"/>
              <w:left w:val="nil"/>
              <w:bottom w:val="single" w:sz="4" w:space="0" w:color="auto"/>
              <w:right w:val="single" w:sz="4" w:space="0" w:color="auto"/>
            </w:tcBorders>
            <w:shd w:val="clear" w:color="auto" w:fill="auto"/>
            <w:noWrap/>
            <w:vAlign w:val="center"/>
            <w:hideMark/>
          </w:tcPr>
          <w:p w14:paraId="27AD51C4"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客户代码</w:t>
            </w:r>
          </w:p>
        </w:tc>
        <w:tc>
          <w:tcPr>
            <w:tcW w:w="709" w:type="dxa"/>
            <w:tcBorders>
              <w:top w:val="nil"/>
              <w:left w:val="nil"/>
              <w:bottom w:val="single" w:sz="4" w:space="0" w:color="auto"/>
              <w:right w:val="single" w:sz="4" w:space="0" w:color="auto"/>
            </w:tcBorders>
            <w:shd w:val="clear" w:color="auto" w:fill="auto"/>
            <w:noWrap/>
            <w:vAlign w:val="center"/>
            <w:hideMark/>
          </w:tcPr>
          <w:p w14:paraId="3F26899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447876D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5C72DC0F"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10C53F62"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33D09A76"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64C270BD" w14:textId="77777777"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K31</w:t>
            </w:r>
          </w:p>
        </w:tc>
        <w:tc>
          <w:tcPr>
            <w:tcW w:w="2126" w:type="dxa"/>
            <w:tcBorders>
              <w:top w:val="nil"/>
              <w:left w:val="nil"/>
              <w:bottom w:val="single" w:sz="4" w:space="0" w:color="auto"/>
              <w:right w:val="single" w:sz="4" w:space="0" w:color="auto"/>
            </w:tcBorders>
            <w:shd w:val="clear" w:color="auto" w:fill="auto"/>
            <w:vAlign w:val="center"/>
          </w:tcPr>
          <w:p w14:paraId="126BF4A1" w14:textId="77777777"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pickupSort</w:t>
            </w:r>
          </w:p>
        </w:tc>
        <w:tc>
          <w:tcPr>
            <w:tcW w:w="1701" w:type="dxa"/>
            <w:tcBorders>
              <w:top w:val="nil"/>
              <w:left w:val="nil"/>
              <w:bottom w:val="single" w:sz="4" w:space="0" w:color="auto"/>
              <w:right w:val="single" w:sz="4" w:space="0" w:color="auto"/>
            </w:tcBorders>
            <w:shd w:val="clear" w:color="auto" w:fill="auto"/>
            <w:noWrap/>
            <w:vAlign w:val="center"/>
          </w:tcPr>
          <w:p w14:paraId="52948287"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提货种类</w:t>
            </w:r>
          </w:p>
        </w:tc>
        <w:tc>
          <w:tcPr>
            <w:tcW w:w="709" w:type="dxa"/>
            <w:tcBorders>
              <w:top w:val="nil"/>
              <w:left w:val="nil"/>
              <w:bottom w:val="single" w:sz="4" w:space="0" w:color="auto"/>
              <w:right w:val="single" w:sz="4" w:space="0" w:color="auto"/>
            </w:tcBorders>
            <w:shd w:val="clear" w:color="auto" w:fill="auto"/>
            <w:noWrap/>
            <w:vAlign w:val="center"/>
          </w:tcPr>
          <w:p w14:paraId="26605E2B"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5A096B64"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3669B804"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22D3328D"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7A1D427A"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4F8C4525"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W00</w:t>
            </w:r>
          </w:p>
        </w:tc>
        <w:tc>
          <w:tcPr>
            <w:tcW w:w="2126" w:type="dxa"/>
            <w:tcBorders>
              <w:top w:val="nil"/>
              <w:left w:val="nil"/>
              <w:bottom w:val="single" w:sz="4" w:space="0" w:color="auto"/>
              <w:right w:val="single" w:sz="4" w:space="0" w:color="auto"/>
            </w:tcBorders>
            <w:shd w:val="clear" w:color="auto" w:fill="auto"/>
            <w:vAlign w:val="center"/>
            <w:hideMark/>
          </w:tcPr>
          <w:p w14:paraId="53457BF9"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warehouseID</w:t>
            </w:r>
          </w:p>
        </w:tc>
        <w:tc>
          <w:tcPr>
            <w:tcW w:w="1701" w:type="dxa"/>
            <w:tcBorders>
              <w:top w:val="nil"/>
              <w:left w:val="nil"/>
              <w:bottom w:val="single" w:sz="4" w:space="0" w:color="auto"/>
              <w:right w:val="single" w:sz="4" w:space="0" w:color="auto"/>
            </w:tcBorders>
            <w:shd w:val="clear" w:color="auto" w:fill="auto"/>
            <w:noWrap/>
            <w:vAlign w:val="center"/>
            <w:hideMark/>
          </w:tcPr>
          <w:p w14:paraId="2BB1F00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仓库代码</w:t>
            </w:r>
          </w:p>
        </w:tc>
        <w:tc>
          <w:tcPr>
            <w:tcW w:w="709" w:type="dxa"/>
            <w:tcBorders>
              <w:top w:val="nil"/>
              <w:left w:val="nil"/>
              <w:bottom w:val="single" w:sz="4" w:space="0" w:color="auto"/>
              <w:right w:val="single" w:sz="4" w:space="0" w:color="auto"/>
            </w:tcBorders>
            <w:shd w:val="clear" w:color="auto" w:fill="auto"/>
            <w:noWrap/>
            <w:vAlign w:val="center"/>
            <w:hideMark/>
          </w:tcPr>
          <w:p w14:paraId="64510318"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12F09A6B"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3360C786"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54804E46"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B472105"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12CA6F79"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K22</w:t>
            </w:r>
          </w:p>
        </w:tc>
        <w:tc>
          <w:tcPr>
            <w:tcW w:w="2126" w:type="dxa"/>
            <w:tcBorders>
              <w:top w:val="nil"/>
              <w:left w:val="nil"/>
              <w:bottom w:val="single" w:sz="4" w:space="0" w:color="auto"/>
              <w:right w:val="single" w:sz="4" w:space="0" w:color="auto"/>
            </w:tcBorders>
            <w:shd w:val="clear" w:color="auto" w:fill="auto"/>
            <w:vAlign w:val="center"/>
            <w:hideMark/>
          </w:tcPr>
          <w:p w14:paraId="7B232056"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pickupPerson</w:t>
            </w:r>
          </w:p>
        </w:tc>
        <w:tc>
          <w:tcPr>
            <w:tcW w:w="1701" w:type="dxa"/>
            <w:tcBorders>
              <w:top w:val="nil"/>
              <w:left w:val="nil"/>
              <w:bottom w:val="single" w:sz="4" w:space="0" w:color="auto"/>
              <w:right w:val="single" w:sz="4" w:space="0" w:color="auto"/>
            </w:tcBorders>
            <w:shd w:val="clear" w:color="auto" w:fill="auto"/>
            <w:noWrap/>
            <w:vAlign w:val="center"/>
            <w:hideMark/>
          </w:tcPr>
          <w:p w14:paraId="0D9C89F7"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提货人</w:t>
            </w:r>
          </w:p>
        </w:tc>
        <w:tc>
          <w:tcPr>
            <w:tcW w:w="709" w:type="dxa"/>
            <w:tcBorders>
              <w:top w:val="nil"/>
              <w:left w:val="nil"/>
              <w:bottom w:val="single" w:sz="4" w:space="0" w:color="auto"/>
              <w:right w:val="single" w:sz="4" w:space="0" w:color="auto"/>
            </w:tcBorders>
            <w:shd w:val="clear" w:color="auto" w:fill="auto"/>
            <w:noWrap/>
            <w:vAlign w:val="center"/>
            <w:hideMark/>
          </w:tcPr>
          <w:p w14:paraId="496592FC"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58C4A79C"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0B5EF24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0D90F677"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5947C924"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31FC51A1" w14:textId="77777777"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B04</w:t>
            </w:r>
          </w:p>
        </w:tc>
        <w:tc>
          <w:tcPr>
            <w:tcW w:w="2126" w:type="dxa"/>
            <w:tcBorders>
              <w:top w:val="nil"/>
              <w:left w:val="nil"/>
              <w:bottom w:val="single" w:sz="4" w:space="0" w:color="auto"/>
              <w:right w:val="single" w:sz="4" w:space="0" w:color="auto"/>
            </w:tcBorders>
            <w:shd w:val="clear" w:color="auto" w:fill="auto"/>
            <w:vAlign w:val="center"/>
          </w:tcPr>
          <w:p w14:paraId="37D46861" w14:textId="77777777"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tel</w:t>
            </w:r>
          </w:p>
        </w:tc>
        <w:tc>
          <w:tcPr>
            <w:tcW w:w="1701" w:type="dxa"/>
            <w:tcBorders>
              <w:top w:val="nil"/>
              <w:left w:val="nil"/>
              <w:bottom w:val="single" w:sz="4" w:space="0" w:color="auto"/>
              <w:right w:val="single" w:sz="4" w:space="0" w:color="auto"/>
            </w:tcBorders>
            <w:shd w:val="clear" w:color="auto" w:fill="auto"/>
            <w:noWrap/>
            <w:vAlign w:val="center"/>
          </w:tcPr>
          <w:p w14:paraId="6AB5116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提货人联系方式</w:t>
            </w:r>
          </w:p>
        </w:tc>
        <w:tc>
          <w:tcPr>
            <w:tcW w:w="709" w:type="dxa"/>
            <w:tcBorders>
              <w:top w:val="nil"/>
              <w:left w:val="nil"/>
              <w:bottom w:val="single" w:sz="4" w:space="0" w:color="auto"/>
              <w:right w:val="single" w:sz="4" w:space="0" w:color="auto"/>
            </w:tcBorders>
            <w:shd w:val="clear" w:color="auto" w:fill="auto"/>
            <w:noWrap/>
            <w:vAlign w:val="center"/>
          </w:tcPr>
          <w:p w14:paraId="3F687C4C"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26754315"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7B9B3D7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44B7C64C"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D4BE19D"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331B0839"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B01</w:t>
            </w:r>
          </w:p>
        </w:tc>
        <w:tc>
          <w:tcPr>
            <w:tcW w:w="2126" w:type="dxa"/>
            <w:tcBorders>
              <w:top w:val="nil"/>
              <w:left w:val="nil"/>
              <w:bottom w:val="single" w:sz="4" w:space="0" w:color="auto"/>
              <w:right w:val="single" w:sz="4" w:space="0" w:color="auto"/>
            </w:tcBorders>
            <w:shd w:val="clear" w:color="auto" w:fill="auto"/>
            <w:noWrap/>
            <w:vAlign w:val="center"/>
            <w:hideMark/>
          </w:tcPr>
          <w:p w14:paraId="2F17316C"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certificateType</w:t>
            </w:r>
          </w:p>
        </w:tc>
        <w:tc>
          <w:tcPr>
            <w:tcW w:w="1701" w:type="dxa"/>
            <w:tcBorders>
              <w:top w:val="nil"/>
              <w:left w:val="nil"/>
              <w:bottom w:val="single" w:sz="4" w:space="0" w:color="auto"/>
              <w:right w:val="single" w:sz="4" w:space="0" w:color="auto"/>
            </w:tcBorders>
            <w:shd w:val="clear" w:color="auto" w:fill="auto"/>
            <w:noWrap/>
            <w:vAlign w:val="center"/>
            <w:hideMark/>
          </w:tcPr>
          <w:p w14:paraId="27CFD759"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证件类型</w:t>
            </w:r>
          </w:p>
        </w:tc>
        <w:tc>
          <w:tcPr>
            <w:tcW w:w="709" w:type="dxa"/>
            <w:tcBorders>
              <w:top w:val="nil"/>
              <w:left w:val="nil"/>
              <w:bottom w:val="single" w:sz="4" w:space="0" w:color="auto"/>
              <w:right w:val="single" w:sz="4" w:space="0" w:color="auto"/>
            </w:tcBorders>
            <w:shd w:val="clear" w:color="auto" w:fill="auto"/>
            <w:noWrap/>
            <w:vAlign w:val="center"/>
            <w:hideMark/>
          </w:tcPr>
          <w:p w14:paraId="6B85466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72E9B0EE"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0A35959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0EE85F28"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593F3DA8"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A2D2D05"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B02</w:t>
            </w:r>
          </w:p>
        </w:tc>
        <w:tc>
          <w:tcPr>
            <w:tcW w:w="2126" w:type="dxa"/>
            <w:tcBorders>
              <w:top w:val="nil"/>
              <w:left w:val="nil"/>
              <w:bottom w:val="single" w:sz="4" w:space="0" w:color="auto"/>
              <w:right w:val="single" w:sz="4" w:space="0" w:color="auto"/>
            </w:tcBorders>
            <w:shd w:val="clear" w:color="auto" w:fill="auto"/>
            <w:noWrap/>
            <w:vAlign w:val="center"/>
            <w:hideMark/>
          </w:tcPr>
          <w:p w14:paraId="62251499"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certificateNo</w:t>
            </w:r>
          </w:p>
        </w:tc>
        <w:tc>
          <w:tcPr>
            <w:tcW w:w="1701" w:type="dxa"/>
            <w:tcBorders>
              <w:top w:val="nil"/>
              <w:left w:val="nil"/>
              <w:bottom w:val="single" w:sz="4" w:space="0" w:color="auto"/>
              <w:right w:val="single" w:sz="4" w:space="0" w:color="auto"/>
            </w:tcBorders>
            <w:shd w:val="clear" w:color="auto" w:fill="auto"/>
            <w:noWrap/>
            <w:vAlign w:val="center"/>
            <w:hideMark/>
          </w:tcPr>
          <w:p w14:paraId="43940E1E"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证件编号</w:t>
            </w:r>
          </w:p>
        </w:tc>
        <w:tc>
          <w:tcPr>
            <w:tcW w:w="709" w:type="dxa"/>
            <w:tcBorders>
              <w:top w:val="nil"/>
              <w:left w:val="nil"/>
              <w:bottom w:val="single" w:sz="4" w:space="0" w:color="auto"/>
              <w:right w:val="single" w:sz="4" w:space="0" w:color="auto"/>
            </w:tcBorders>
            <w:shd w:val="clear" w:color="auto" w:fill="auto"/>
            <w:noWrap/>
            <w:vAlign w:val="center"/>
            <w:hideMark/>
          </w:tcPr>
          <w:p w14:paraId="21EE7B4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54FB24BC"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41BD1C0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1430D7A7"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39740A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5C96EB5A"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T11</w:t>
            </w:r>
          </w:p>
        </w:tc>
        <w:tc>
          <w:tcPr>
            <w:tcW w:w="2126" w:type="dxa"/>
            <w:tcBorders>
              <w:top w:val="nil"/>
              <w:left w:val="nil"/>
              <w:bottom w:val="single" w:sz="4" w:space="0" w:color="auto"/>
              <w:right w:val="single" w:sz="4" w:space="0" w:color="auto"/>
            </w:tcBorders>
            <w:shd w:val="clear" w:color="auto" w:fill="auto"/>
            <w:noWrap/>
            <w:vAlign w:val="center"/>
            <w:hideMark/>
          </w:tcPr>
          <w:p w14:paraId="24CFC28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applyDate</w:t>
            </w:r>
          </w:p>
        </w:tc>
        <w:tc>
          <w:tcPr>
            <w:tcW w:w="1701" w:type="dxa"/>
            <w:tcBorders>
              <w:top w:val="nil"/>
              <w:left w:val="nil"/>
              <w:bottom w:val="single" w:sz="4" w:space="0" w:color="auto"/>
              <w:right w:val="single" w:sz="4" w:space="0" w:color="auto"/>
            </w:tcBorders>
            <w:shd w:val="clear" w:color="auto" w:fill="auto"/>
            <w:noWrap/>
            <w:vAlign w:val="center"/>
            <w:hideMark/>
          </w:tcPr>
          <w:p w14:paraId="5165641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申请自然日期</w:t>
            </w:r>
          </w:p>
        </w:tc>
        <w:tc>
          <w:tcPr>
            <w:tcW w:w="709" w:type="dxa"/>
            <w:tcBorders>
              <w:top w:val="nil"/>
              <w:left w:val="nil"/>
              <w:bottom w:val="single" w:sz="4" w:space="0" w:color="auto"/>
              <w:right w:val="single" w:sz="4" w:space="0" w:color="auto"/>
            </w:tcBorders>
            <w:shd w:val="clear" w:color="auto" w:fill="auto"/>
            <w:noWrap/>
            <w:vAlign w:val="center"/>
            <w:hideMark/>
          </w:tcPr>
          <w:p w14:paraId="39BCC987"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1A8C025B"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08432D63"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48AFAD9C"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30CDED59"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7173457"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T18</w:t>
            </w:r>
          </w:p>
        </w:tc>
        <w:tc>
          <w:tcPr>
            <w:tcW w:w="2126" w:type="dxa"/>
            <w:tcBorders>
              <w:top w:val="nil"/>
              <w:left w:val="nil"/>
              <w:bottom w:val="single" w:sz="4" w:space="0" w:color="auto"/>
              <w:right w:val="single" w:sz="4" w:space="0" w:color="auto"/>
            </w:tcBorders>
            <w:shd w:val="clear" w:color="auto" w:fill="auto"/>
            <w:noWrap/>
            <w:vAlign w:val="center"/>
            <w:hideMark/>
          </w:tcPr>
          <w:p w14:paraId="003FD29D"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beginDate</w:t>
            </w:r>
          </w:p>
        </w:tc>
        <w:tc>
          <w:tcPr>
            <w:tcW w:w="1701" w:type="dxa"/>
            <w:tcBorders>
              <w:top w:val="nil"/>
              <w:left w:val="nil"/>
              <w:bottom w:val="single" w:sz="4" w:space="0" w:color="auto"/>
              <w:right w:val="single" w:sz="4" w:space="0" w:color="auto"/>
            </w:tcBorders>
            <w:shd w:val="clear" w:color="auto" w:fill="auto"/>
            <w:noWrap/>
            <w:vAlign w:val="center"/>
            <w:hideMark/>
          </w:tcPr>
          <w:p w14:paraId="2B7F7ED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提货开始日期</w:t>
            </w:r>
          </w:p>
        </w:tc>
        <w:tc>
          <w:tcPr>
            <w:tcW w:w="709" w:type="dxa"/>
            <w:tcBorders>
              <w:top w:val="nil"/>
              <w:left w:val="nil"/>
              <w:bottom w:val="single" w:sz="4" w:space="0" w:color="auto"/>
              <w:right w:val="single" w:sz="4" w:space="0" w:color="auto"/>
            </w:tcBorders>
            <w:shd w:val="clear" w:color="auto" w:fill="auto"/>
            <w:noWrap/>
            <w:vAlign w:val="center"/>
            <w:hideMark/>
          </w:tcPr>
          <w:p w14:paraId="5530F117"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519DED6D"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32AA41EB"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3763B601"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6A42054"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lastRenderedPageBreak/>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3178E426"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T19</w:t>
            </w:r>
          </w:p>
        </w:tc>
        <w:tc>
          <w:tcPr>
            <w:tcW w:w="2126" w:type="dxa"/>
            <w:tcBorders>
              <w:top w:val="nil"/>
              <w:left w:val="nil"/>
              <w:bottom w:val="single" w:sz="4" w:space="0" w:color="auto"/>
              <w:right w:val="single" w:sz="4" w:space="0" w:color="auto"/>
            </w:tcBorders>
            <w:shd w:val="clear" w:color="auto" w:fill="auto"/>
            <w:noWrap/>
            <w:vAlign w:val="center"/>
            <w:hideMark/>
          </w:tcPr>
          <w:p w14:paraId="05D55109"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endDate</w:t>
            </w:r>
          </w:p>
        </w:tc>
        <w:tc>
          <w:tcPr>
            <w:tcW w:w="1701" w:type="dxa"/>
            <w:tcBorders>
              <w:top w:val="nil"/>
              <w:left w:val="nil"/>
              <w:bottom w:val="single" w:sz="4" w:space="0" w:color="auto"/>
              <w:right w:val="single" w:sz="4" w:space="0" w:color="auto"/>
            </w:tcBorders>
            <w:shd w:val="clear" w:color="auto" w:fill="auto"/>
            <w:noWrap/>
            <w:vAlign w:val="center"/>
            <w:hideMark/>
          </w:tcPr>
          <w:p w14:paraId="639287D4"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提货截止日期</w:t>
            </w:r>
          </w:p>
        </w:tc>
        <w:tc>
          <w:tcPr>
            <w:tcW w:w="709" w:type="dxa"/>
            <w:tcBorders>
              <w:top w:val="nil"/>
              <w:left w:val="nil"/>
              <w:bottom w:val="single" w:sz="4" w:space="0" w:color="auto"/>
              <w:right w:val="single" w:sz="4" w:space="0" w:color="auto"/>
            </w:tcBorders>
            <w:shd w:val="clear" w:color="auto" w:fill="auto"/>
            <w:noWrap/>
            <w:vAlign w:val="center"/>
            <w:hideMark/>
          </w:tcPr>
          <w:p w14:paraId="0771CDC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33EEEA49"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6F9EBA73"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4014EECA"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74A115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3F8718CF"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T15</w:t>
            </w:r>
          </w:p>
        </w:tc>
        <w:tc>
          <w:tcPr>
            <w:tcW w:w="2126" w:type="dxa"/>
            <w:tcBorders>
              <w:top w:val="nil"/>
              <w:left w:val="nil"/>
              <w:bottom w:val="single" w:sz="4" w:space="0" w:color="auto"/>
              <w:right w:val="single" w:sz="4" w:space="0" w:color="auto"/>
            </w:tcBorders>
            <w:shd w:val="clear" w:color="auto" w:fill="auto"/>
            <w:vAlign w:val="center"/>
            <w:hideMark/>
          </w:tcPr>
          <w:p w14:paraId="3CCF828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applyTradeDate</w:t>
            </w:r>
          </w:p>
        </w:tc>
        <w:tc>
          <w:tcPr>
            <w:tcW w:w="1701" w:type="dxa"/>
            <w:tcBorders>
              <w:top w:val="nil"/>
              <w:left w:val="nil"/>
              <w:bottom w:val="single" w:sz="4" w:space="0" w:color="auto"/>
              <w:right w:val="single" w:sz="4" w:space="0" w:color="auto"/>
            </w:tcBorders>
            <w:shd w:val="clear" w:color="auto" w:fill="auto"/>
            <w:noWrap/>
            <w:vAlign w:val="center"/>
            <w:hideMark/>
          </w:tcPr>
          <w:p w14:paraId="7FCE8FBD"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申请时交易日期</w:t>
            </w:r>
          </w:p>
        </w:tc>
        <w:tc>
          <w:tcPr>
            <w:tcW w:w="709" w:type="dxa"/>
            <w:tcBorders>
              <w:top w:val="nil"/>
              <w:left w:val="nil"/>
              <w:bottom w:val="single" w:sz="4" w:space="0" w:color="auto"/>
              <w:right w:val="single" w:sz="4" w:space="0" w:color="auto"/>
            </w:tcBorders>
            <w:shd w:val="clear" w:color="auto" w:fill="auto"/>
            <w:noWrap/>
            <w:vAlign w:val="center"/>
            <w:hideMark/>
          </w:tcPr>
          <w:p w14:paraId="326D2FAF"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21CB275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09B000A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422B195E"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7E198E1A"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356D69AA"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M60</w:t>
            </w:r>
          </w:p>
        </w:tc>
        <w:tc>
          <w:tcPr>
            <w:tcW w:w="2126" w:type="dxa"/>
            <w:tcBorders>
              <w:top w:val="nil"/>
              <w:left w:val="nil"/>
              <w:bottom w:val="single" w:sz="4" w:space="0" w:color="auto"/>
              <w:right w:val="single" w:sz="4" w:space="0" w:color="auto"/>
            </w:tcBorders>
            <w:shd w:val="clear" w:color="auto" w:fill="auto"/>
            <w:vAlign w:val="center"/>
            <w:hideMark/>
          </w:tcPr>
          <w:p w14:paraId="417B8017"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traderID</w:t>
            </w:r>
          </w:p>
        </w:tc>
        <w:tc>
          <w:tcPr>
            <w:tcW w:w="1701" w:type="dxa"/>
            <w:tcBorders>
              <w:top w:val="nil"/>
              <w:left w:val="nil"/>
              <w:bottom w:val="single" w:sz="4" w:space="0" w:color="auto"/>
              <w:right w:val="single" w:sz="4" w:space="0" w:color="auto"/>
            </w:tcBorders>
            <w:shd w:val="clear" w:color="auto" w:fill="auto"/>
            <w:noWrap/>
            <w:vAlign w:val="center"/>
            <w:hideMark/>
          </w:tcPr>
          <w:p w14:paraId="39EDCA5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申请用户代码</w:t>
            </w:r>
          </w:p>
        </w:tc>
        <w:tc>
          <w:tcPr>
            <w:tcW w:w="709" w:type="dxa"/>
            <w:tcBorders>
              <w:top w:val="nil"/>
              <w:left w:val="nil"/>
              <w:bottom w:val="single" w:sz="4" w:space="0" w:color="auto"/>
              <w:right w:val="single" w:sz="4" w:space="0" w:color="auto"/>
            </w:tcBorders>
            <w:shd w:val="clear" w:color="auto" w:fill="auto"/>
            <w:noWrap/>
            <w:vAlign w:val="center"/>
            <w:hideMark/>
          </w:tcPr>
          <w:p w14:paraId="72778F1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6FB872DD"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121B7383"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4EB15257"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A790E8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12E3F28"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T53</w:t>
            </w:r>
          </w:p>
        </w:tc>
        <w:tc>
          <w:tcPr>
            <w:tcW w:w="2126" w:type="dxa"/>
            <w:tcBorders>
              <w:top w:val="nil"/>
              <w:left w:val="nil"/>
              <w:bottom w:val="single" w:sz="4" w:space="0" w:color="auto"/>
              <w:right w:val="single" w:sz="4" w:space="0" w:color="auto"/>
            </w:tcBorders>
            <w:shd w:val="clear" w:color="auto" w:fill="auto"/>
            <w:noWrap/>
            <w:vAlign w:val="center"/>
            <w:hideMark/>
          </w:tcPr>
          <w:p w14:paraId="4639C8A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sumStdWeight</w:t>
            </w:r>
          </w:p>
        </w:tc>
        <w:tc>
          <w:tcPr>
            <w:tcW w:w="1701" w:type="dxa"/>
            <w:tcBorders>
              <w:top w:val="nil"/>
              <w:left w:val="nil"/>
              <w:bottom w:val="single" w:sz="4" w:space="0" w:color="auto"/>
              <w:right w:val="single" w:sz="4" w:space="0" w:color="auto"/>
            </w:tcBorders>
            <w:shd w:val="clear" w:color="auto" w:fill="auto"/>
            <w:noWrap/>
            <w:vAlign w:val="center"/>
            <w:hideMark/>
          </w:tcPr>
          <w:p w14:paraId="31D2C64B"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标准提货总重</w:t>
            </w:r>
          </w:p>
        </w:tc>
        <w:tc>
          <w:tcPr>
            <w:tcW w:w="709" w:type="dxa"/>
            <w:tcBorders>
              <w:top w:val="nil"/>
              <w:left w:val="nil"/>
              <w:bottom w:val="single" w:sz="4" w:space="0" w:color="auto"/>
              <w:right w:val="single" w:sz="4" w:space="0" w:color="auto"/>
            </w:tcBorders>
            <w:shd w:val="clear" w:color="auto" w:fill="auto"/>
            <w:noWrap/>
            <w:vAlign w:val="center"/>
            <w:hideMark/>
          </w:tcPr>
          <w:p w14:paraId="7E0E041C"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7AC09058"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486E68A5"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33D802A0"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3B0A9A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2B6826AF"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V00</w:t>
            </w:r>
          </w:p>
        </w:tc>
        <w:tc>
          <w:tcPr>
            <w:tcW w:w="2126" w:type="dxa"/>
            <w:tcBorders>
              <w:top w:val="nil"/>
              <w:left w:val="nil"/>
              <w:bottom w:val="single" w:sz="4" w:space="0" w:color="auto"/>
              <w:right w:val="single" w:sz="4" w:space="0" w:color="auto"/>
            </w:tcBorders>
            <w:shd w:val="clear" w:color="auto" w:fill="auto"/>
            <w:vAlign w:val="center"/>
            <w:hideMark/>
          </w:tcPr>
          <w:p w14:paraId="55A0CCF5"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varietyID</w:t>
            </w:r>
          </w:p>
        </w:tc>
        <w:tc>
          <w:tcPr>
            <w:tcW w:w="1701" w:type="dxa"/>
            <w:tcBorders>
              <w:top w:val="nil"/>
              <w:left w:val="nil"/>
              <w:bottom w:val="single" w:sz="4" w:space="0" w:color="auto"/>
              <w:right w:val="single" w:sz="4" w:space="0" w:color="auto"/>
            </w:tcBorders>
            <w:shd w:val="clear" w:color="auto" w:fill="auto"/>
            <w:noWrap/>
            <w:vAlign w:val="center"/>
            <w:hideMark/>
          </w:tcPr>
          <w:p w14:paraId="14E3B47D"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交割品种代码</w:t>
            </w:r>
          </w:p>
        </w:tc>
        <w:tc>
          <w:tcPr>
            <w:tcW w:w="709" w:type="dxa"/>
            <w:tcBorders>
              <w:top w:val="nil"/>
              <w:left w:val="nil"/>
              <w:bottom w:val="single" w:sz="4" w:space="0" w:color="auto"/>
              <w:right w:val="single" w:sz="4" w:space="0" w:color="auto"/>
            </w:tcBorders>
            <w:shd w:val="clear" w:color="auto" w:fill="auto"/>
            <w:noWrap/>
            <w:vAlign w:val="center"/>
            <w:hideMark/>
          </w:tcPr>
          <w:p w14:paraId="7E8FDEF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7068EB5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04185094"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48C82C89"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0E98B3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1A8DB33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K24</w:t>
            </w:r>
          </w:p>
        </w:tc>
        <w:tc>
          <w:tcPr>
            <w:tcW w:w="2126" w:type="dxa"/>
            <w:tcBorders>
              <w:top w:val="nil"/>
              <w:left w:val="nil"/>
              <w:bottom w:val="single" w:sz="4" w:space="0" w:color="auto"/>
              <w:right w:val="single" w:sz="4" w:space="0" w:color="auto"/>
            </w:tcBorders>
            <w:shd w:val="clear" w:color="auto" w:fill="auto"/>
            <w:vAlign w:val="center"/>
            <w:hideMark/>
          </w:tcPr>
          <w:p w14:paraId="492010DB"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selfDrawWeight</w:t>
            </w:r>
          </w:p>
        </w:tc>
        <w:tc>
          <w:tcPr>
            <w:tcW w:w="1701" w:type="dxa"/>
            <w:tcBorders>
              <w:top w:val="nil"/>
              <w:left w:val="nil"/>
              <w:bottom w:val="single" w:sz="4" w:space="0" w:color="auto"/>
              <w:right w:val="single" w:sz="4" w:space="0" w:color="auto"/>
            </w:tcBorders>
            <w:shd w:val="clear" w:color="auto" w:fill="auto"/>
            <w:noWrap/>
            <w:vAlign w:val="center"/>
            <w:hideMark/>
          </w:tcPr>
          <w:p w14:paraId="6E336D6C"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自提重量</w:t>
            </w:r>
          </w:p>
        </w:tc>
        <w:tc>
          <w:tcPr>
            <w:tcW w:w="709" w:type="dxa"/>
            <w:tcBorders>
              <w:top w:val="nil"/>
              <w:left w:val="nil"/>
              <w:bottom w:val="single" w:sz="4" w:space="0" w:color="auto"/>
              <w:right w:val="single" w:sz="4" w:space="0" w:color="auto"/>
            </w:tcBorders>
            <w:shd w:val="clear" w:color="auto" w:fill="auto"/>
            <w:noWrap/>
            <w:vAlign w:val="center"/>
            <w:hideMark/>
          </w:tcPr>
          <w:p w14:paraId="45F9B1E2"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172A097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42B8DB77"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25B0F10E"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42616879"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2DF1C898"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K25</w:t>
            </w:r>
          </w:p>
        </w:tc>
        <w:tc>
          <w:tcPr>
            <w:tcW w:w="2126" w:type="dxa"/>
            <w:tcBorders>
              <w:top w:val="nil"/>
              <w:left w:val="nil"/>
              <w:bottom w:val="single" w:sz="4" w:space="0" w:color="auto"/>
              <w:right w:val="single" w:sz="4" w:space="0" w:color="auto"/>
            </w:tcBorders>
            <w:shd w:val="clear" w:color="auto" w:fill="auto"/>
            <w:vAlign w:val="center"/>
            <w:hideMark/>
          </w:tcPr>
          <w:p w14:paraId="2FA9328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tradeDrawWeight</w:t>
            </w:r>
          </w:p>
        </w:tc>
        <w:tc>
          <w:tcPr>
            <w:tcW w:w="1701" w:type="dxa"/>
            <w:tcBorders>
              <w:top w:val="nil"/>
              <w:left w:val="nil"/>
              <w:bottom w:val="single" w:sz="4" w:space="0" w:color="auto"/>
              <w:right w:val="single" w:sz="4" w:space="0" w:color="auto"/>
            </w:tcBorders>
            <w:shd w:val="clear" w:color="auto" w:fill="auto"/>
            <w:noWrap/>
            <w:vAlign w:val="center"/>
            <w:hideMark/>
          </w:tcPr>
          <w:p w14:paraId="09035D0D"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交易获得买入货权交提重量</w:t>
            </w:r>
          </w:p>
        </w:tc>
        <w:tc>
          <w:tcPr>
            <w:tcW w:w="709" w:type="dxa"/>
            <w:tcBorders>
              <w:top w:val="nil"/>
              <w:left w:val="nil"/>
              <w:bottom w:val="single" w:sz="4" w:space="0" w:color="auto"/>
              <w:right w:val="single" w:sz="4" w:space="0" w:color="auto"/>
            </w:tcBorders>
            <w:shd w:val="clear" w:color="auto" w:fill="auto"/>
            <w:noWrap/>
            <w:vAlign w:val="center"/>
            <w:hideMark/>
          </w:tcPr>
          <w:p w14:paraId="61157B8F"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103213DD"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6C30C2E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1135D4FF"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01C6C4C"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2D735AA8" w14:textId="77777777"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K32</w:t>
            </w:r>
          </w:p>
        </w:tc>
        <w:tc>
          <w:tcPr>
            <w:tcW w:w="2126" w:type="dxa"/>
            <w:tcBorders>
              <w:top w:val="nil"/>
              <w:left w:val="nil"/>
              <w:bottom w:val="single" w:sz="4" w:space="0" w:color="auto"/>
              <w:right w:val="single" w:sz="4" w:space="0" w:color="auto"/>
            </w:tcBorders>
            <w:shd w:val="clear" w:color="auto" w:fill="auto"/>
            <w:vAlign w:val="center"/>
          </w:tcPr>
          <w:p w14:paraId="3D69979A" w14:textId="77777777"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noTradeDrawWeight</w:t>
            </w:r>
          </w:p>
        </w:tc>
        <w:tc>
          <w:tcPr>
            <w:tcW w:w="1701" w:type="dxa"/>
            <w:tcBorders>
              <w:top w:val="nil"/>
              <w:left w:val="nil"/>
              <w:bottom w:val="single" w:sz="4" w:space="0" w:color="auto"/>
              <w:right w:val="single" w:sz="4" w:space="0" w:color="auto"/>
            </w:tcBorders>
            <w:shd w:val="clear" w:color="auto" w:fill="auto"/>
            <w:noWrap/>
            <w:vAlign w:val="center"/>
          </w:tcPr>
          <w:p w14:paraId="16E9CE1B"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非交易获得买入货权交提重量</w:t>
            </w:r>
          </w:p>
        </w:tc>
        <w:tc>
          <w:tcPr>
            <w:tcW w:w="709" w:type="dxa"/>
            <w:tcBorders>
              <w:top w:val="nil"/>
              <w:left w:val="nil"/>
              <w:bottom w:val="single" w:sz="4" w:space="0" w:color="auto"/>
              <w:right w:val="single" w:sz="4" w:space="0" w:color="auto"/>
            </w:tcBorders>
            <w:shd w:val="clear" w:color="auto" w:fill="auto"/>
            <w:noWrap/>
            <w:vAlign w:val="center"/>
          </w:tcPr>
          <w:p w14:paraId="2294AF83"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3D1DF5EE"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41706DEC"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79909A18"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5939017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7AF93ED6"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K21</w:t>
            </w:r>
          </w:p>
        </w:tc>
        <w:tc>
          <w:tcPr>
            <w:tcW w:w="2126" w:type="dxa"/>
            <w:tcBorders>
              <w:top w:val="nil"/>
              <w:left w:val="nil"/>
              <w:bottom w:val="single" w:sz="4" w:space="0" w:color="auto"/>
              <w:right w:val="single" w:sz="4" w:space="0" w:color="auto"/>
            </w:tcBorders>
            <w:shd w:val="clear" w:color="auto" w:fill="auto"/>
            <w:vAlign w:val="center"/>
            <w:hideMark/>
          </w:tcPr>
          <w:p w14:paraId="46ECA26F"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drawType</w:t>
            </w:r>
          </w:p>
        </w:tc>
        <w:tc>
          <w:tcPr>
            <w:tcW w:w="1701" w:type="dxa"/>
            <w:tcBorders>
              <w:top w:val="nil"/>
              <w:left w:val="nil"/>
              <w:bottom w:val="single" w:sz="4" w:space="0" w:color="auto"/>
              <w:right w:val="single" w:sz="4" w:space="0" w:color="auto"/>
            </w:tcBorders>
            <w:shd w:val="clear" w:color="auto" w:fill="auto"/>
            <w:noWrap/>
            <w:vAlign w:val="center"/>
            <w:hideMark/>
          </w:tcPr>
          <w:p w14:paraId="7F205E8D"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提货类型</w:t>
            </w:r>
          </w:p>
        </w:tc>
        <w:tc>
          <w:tcPr>
            <w:tcW w:w="709" w:type="dxa"/>
            <w:tcBorders>
              <w:top w:val="nil"/>
              <w:left w:val="nil"/>
              <w:bottom w:val="single" w:sz="4" w:space="0" w:color="auto"/>
              <w:right w:val="single" w:sz="4" w:space="0" w:color="auto"/>
            </w:tcBorders>
            <w:shd w:val="clear" w:color="auto" w:fill="auto"/>
            <w:noWrap/>
            <w:vAlign w:val="center"/>
            <w:hideMark/>
          </w:tcPr>
          <w:p w14:paraId="17D84C73"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5FF989C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032690E0"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7629EB99"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01A79ACD" w14:textId="11BA5B5E"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15EA6392" w14:textId="6E9DF009"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K</w:t>
            </w:r>
            <w:r>
              <w:rPr>
                <w:rFonts w:ascii="宋体" w:eastAsia="宋体" w:hAnsi="宋体" w:cs="宋体"/>
                <w:color w:val="000000"/>
                <w:kern w:val="0"/>
                <w:sz w:val="20"/>
                <w:szCs w:val="20"/>
              </w:rPr>
              <w:t>28</w:t>
            </w:r>
          </w:p>
        </w:tc>
        <w:tc>
          <w:tcPr>
            <w:tcW w:w="2126" w:type="dxa"/>
            <w:tcBorders>
              <w:top w:val="nil"/>
              <w:left w:val="nil"/>
              <w:bottom w:val="single" w:sz="4" w:space="0" w:color="auto"/>
              <w:right w:val="single" w:sz="4" w:space="0" w:color="auto"/>
            </w:tcBorders>
            <w:shd w:val="clear" w:color="auto" w:fill="auto"/>
            <w:vAlign w:val="center"/>
          </w:tcPr>
          <w:p w14:paraId="5BFA9B40" w14:textId="580D12CB"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3172A3">
              <w:rPr>
                <w:rFonts w:ascii="宋体" w:eastAsia="宋体" w:hAnsi="宋体" w:cs="宋体"/>
                <w:color w:val="000000"/>
                <w:kern w:val="0"/>
                <w:sz w:val="20"/>
                <w:szCs w:val="20"/>
              </w:rPr>
              <w:t>goodsFlow</w:t>
            </w:r>
          </w:p>
        </w:tc>
        <w:tc>
          <w:tcPr>
            <w:tcW w:w="1701" w:type="dxa"/>
            <w:tcBorders>
              <w:top w:val="nil"/>
              <w:left w:val="nil"/>
              <w:bottom w:val="single" w:sz="4" w:space="0" w:color="auto"/>
              <w:right w:val="single" w:sz="4" w:space="0" w:color="auto"/>
            </w:tcBorders>
            <w:shd w:val="clear" w:color="auto" w:fill="auto"/>
            <w:noWrap/>
            <w:vAlign w:val="center"/>
          </w:tcPr>
          <w:p w14:paraId="3822C8F8" w14:textId="58254B7E"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实物</w:t>
            </w:r>
            <w:r>
              <w:rPr>
                <w:rFonts w:ascii="宋体" w:eastAsia="宋体" w:hAnsi="宋体" w:cs="宋体"/>
                <w:color w:val="000000"/>
                <w:kern w:val="0"/>
                <w:sz w:val="20"/>
                <w:szCs w:val="20"/>
              </w:rPr>
              <w:t>流向</w:t>
            </w:r>
          </w:p>
        </w:tc>
        <w:tc>
          <w:tcPr>
            <w:tcW w:w="709" w:type="dxa"/>
            <w:tcBorders>
              <w:top w:val="nil"/>
              <w:left w:val="nil"/>
              <w:bottom w:val="single" w:sz="4" w:space="0" w:color="auto"/>
              <w:right w:val="single" w:sz="4" w:space="0" w:color="auto"/>
            </w:tcBorders>
            <w:shd w:val="clear" w:color="auto" w:fill="auto"/>
            <w:noWrap/>
            <w:vAlign w:val="center"/>
          </w:tcPr>
          <w:p w14:paraId="2984A4AB" w14:textId="3D1BD18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60ADEE0A" w14:textId="6F420600"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0B91DF23" w14:textId="52ED25A9"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566E3D0E"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3B7477D1"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7E256975" w14:textId="77777777"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K</w:t>
            </w:r>
            <w:r w:rsidRPr="005D3908">
              <w:rPr>
                <w:rFonts w:ascii="宋体" w:eastAsia="宋体" w:hAnsi="宋体" w:cs="宋体" w:hint="eastAsia"/>
                <w:color w:val="000000"/>
                <w:kern w:val="0"/>
                <w:sz w:val="20"/>
                <w:szCs w:val="20"/>
              </w:rPr>
              <w:t>04</w:t>
            </w:r>
          </w:p>
        </w:tc>
        <w:tc>
          <w:tcPr>
            <w:tcW w:w="2126" w:type="dxa"/>
            <w:tcBorders>
              <w:top w:val="nil"/>
              <w:left w:val="nil"/>
              <w:bottom w:val="single" w:sz="4" w:space="0" w:color="auto"/>
              <w:right w:val="single" w:sz="4" w:space="0" w:color="auto"/>
            </w:tcBorders>
            <w:shd w:val="clear" w:color="auto" w:fill="auto"/>
            <w:noWrap/>
            <w:vAlign w:val="center"/>
            <w:hideMark/>
          </w:tcPr>
          <w:p w14:paraId="7C4BBA37" w14:textId="77777777"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sheetNo</w:t>
            </w:r>
          </w:p>
        </w:tc>
        <w:tc>
          <w:tcPr>
            <w:tcW w:w="1701" w:type="dxa"/>
            <w:tcBorders>
              <w:top w:val="nil"/>
              <w:left w:val="nil"/>
              <w:bottom w:val="single" w:sz="4" w:space="0" w:color="auto"/>
              <w:right w:val="single" w:sz="4" w:space="0" w:color="auto"/>
            </w:tcBorders>
            <w:shd w:val="clear" w:color="auto" w:fill="auto"/>
            <w:noWrap/>
            <w:vAlign w:val="center"/>
            <w:hideMark/>
          </w:tcPr>
          <w:p w14:paraId="0033D4FB" w14:textId="5D363F86"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租借</w:t>
            </w:r>
            <w:r w:rsidRPr="005D3908">
              <w:rPr>
                <w:rFonts w:ascii="宋体" w:eastAsia="宋体" w:hAnsi="宋体" w:cs="宋体" w:hint="eastAsia"/>
                <w:color w:val="000000"/>
                <w:kern w:val="0"/>
                <w:sz w:val="20"/>
                <w:szCs w:val="20"/>
              </w:rPr>
              <w:t>登记编号</w:t>
            </w:r>
          </w:p>
        </w:tc>
        <w:tc>
          <w:tcPr>
            <w:tcW w:w="709" w:type="dxa"/>
            <w:tcBorders>
              <w:top w:val="nil"/>
              <w:left w:val="nil"/>
              <w:bottom w:val="single" w:sz="4" w:space="0" w:color="auto"/>
              <w:right w:val="single" w:sz="4" w:space="0" w:color="auto"/>
            </w:tcBorders>
            <w:shd w:val="clear" w:color="auto" w:fill="auto"/>
            <w:noWrap/>
            <w:vAlign w:val="center"/>
            <w:hideMark/>
          </w:tcPr>
          <w:p w14:paraId="5F7E648B"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0EE40DA7"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hideMark/>
          </w:tcPr>
          <w:p w14:paraId="5DEC89C5" w14:textId="77777777"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53D26518"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43E6F0A1" w14:textId="0667A83C"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0DAA27DC" w14:textId="0DBDAEDA"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K</w:t>
            </w:r>
            <w:r>
              <w:rPr>
                <w:rFonts w:ascii="宋体" w:eastAsia="宋体" w:hAnsi="宋体" w:cs="宋体"/>
                <w:color w:val="000000"/>
                <w:kern w:val="0"/>
                <w:sz w:val="20"/>
                <w:szCs w:val="20"/>
              </w:rPr>
              <w:t>80</w:t>
            </w:r>
          </w:p>
        </w:tc>
        <w:tc>
          <w:tcPr>
            <w:tcW w:w="2126" w:type="dxa"/>
            <w:tcBorders>
              <w:top w:val="nil"/>
              <w:left w:val="nil"/>
              <w:bottom w:val="single" w:sz="4" w:space="0" w:color="auto"/>
              <w:right w:val="single" w:sz="4" w:space="0" w:color="auto"/>
            </w:tcBorders>
            <w:shd w:val="clear" w:color="auto" w:fill="auto"/>
            <w:noWrap/>
            <w:vAlign w:val="center"/>
          </w:tcPr>
          <w:p w14:paraId="53C7CE74" w14:textId="40E9969F" w:rsidR="00603749" w:rsidRPr="005D3908" w:rsidRDefault="00603749" w:rsidP="00603749">
            <w:pPr>
              <w:widowControl/>
              <w:spacing w:line="240" w:lineRule="auto"/>
              <w:ind w:firstLineChars="0" w:firstLine="0"/>
              <w:jc w:val="left"/>
              <w:rPr>
                <w:rFonts w:ascii="宋体" w:eastAsia="宋体" w:hAnsi="宋体" w:cs="宋体"/>
                <w:color w:val="000000"/>
                <w:kern w:val="0"/>
                <w:sz w:val="20"/>
                <w:szCs w:val="20"/>
              </w:rPr>
            </w:pPr>
            <w:r w:rsidRPr="00B314CF">
              <w:rPr>
                <w:rFonts w:ascii="宋体" w:eastAsia="宋体" w:hAnsi="宋体" w:cs="宋体"/>
                <w:color w:val="000000"/>
                <w:kern w:val="0"/>
                <w:sz w:val="20"/>
                <w:szCs w:val="20"/>
              </w:rPr>
              <w:t>transferNo</w:t>
            </w:r>
          </w:p>
        </w:tc>
        <w:tc>
          <w:tcPr>
            <w:tcW w:w="1701" w:type="dxa"/>
            <w:tcBorders>
              <w:top w:val="nil"/>
              <w:left w:val="nil"/>
              <w:bottom w:val="single" w:sz="4" w:space="0" w:color="auto"/>
              <w:right w:val="single" w:sz="4" w:space="0" w:color="auto"/>
            </w:tcBorders>
            <w:shd w:val="clear" w:color="auto" w:fill="auto"/>
            <w:noWrap/>
            <w:vAlign w:val="center"/>
          </w:tcPr>
          <w:p w14:paraId="33482670" w14:textId="5C4418CB"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Pr>
                <w:rFonts w:hAnsi="宋体" w:cs="宋体" w:hint="eastAsia"/>
                <w:sz w:val="20"/>
                <w:szCs w:val="20"/>
              </w:rPr>
              <w:t>拆借</w:t>
            </w:r>
            <w:r>
              <w:rPr>
                <w:rFonts w:hAnsi="宋体" w:cs="宋体"/>
                <w:sz w:val="20"/>
                <w:szCs w:val="20"/>
              </w:rPr>
              <w:t>过户编号</w:t>
            </w:r>
          </w:p>
        </w:tc>
        <w:tc>
          <w:tcPr>
            <w:tcW w:w="709" w:type="dxa"/>
            <w:tcBorders>
              <w:top w:val="nil"/>
              <w:left w:val="nil"/>
              <w:bottom w:val="single" w:sz="4" w:space="0" w:color="auto"/>
              <w:right w:val="single" w:sz="4" w:space="0" w:color="auto"/>
            </w:tcBorders>
            <w:shd w:val="clear" w:color="auto" w:fill="auto"/>
            <w:noWrap/>
            <w:vAlign w:val="center"/>
          </w:tcPr>
          <w:p w14:paraId="71F7588C" w14:textId="1A9A6932"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390CE61A" w14:textId="30C25C56"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3EE43502" w14:textId="2B5D196C"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4E36748F"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5E2930E7" w14:textId="461EDC1E"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6D46008E" w14:textId="0A6B0155"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T23</w:t>
            </w:r>
          </w:p>
        </w:tc>
        <w:tc>
          <w:tcPr>
            <w:tcW w:w="2126" w:type="dxa"/>
            <w:tcBorders>
              <w:top w:val="nil"/>
              <w:left w:val="nil"/>
              <w:bottom w:val="single" w:sz="4" w:space="0" w:color="auto"/>
              <w:right w:val="single" w:sz="4" w:space="0" w:color="auto"/>
            </w:tcBorders>
            <w:shd w:val="clear" w:color="auto" w:fill="auto"/>
            <w:noWrap/>
            <w:vAlign w:val="center"/>
          </w:tcPr>
          <w:p w14:paraId="31904458" w14:textId="2131B149"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cancelDate</w:t>
            </w:r>
          </w:p>
        </w:tc>
        <w:tc>
          <w:tcPr>
            <w:tcW w:w="1701" w:type="dxa"/>
            <w:tcBorders>
              <w:top w:val="nil"/>
              <w:left w:val="nil"/>
              <w:bottom w:val="single" w:sz="4" w:space="0" w:color="auto"/>
              <w:right w:val="single" w:sz="4" w:space="0" w:color="auto"/>
            </w:tcBorders>
            <w:shd w:val="clear" w:color="auto" w:fill="auto"/>
            <w:noWrap/>
            <w:vAlign w:val="center"/>
          </w:tcPr>
          <w:p w14:paraId="069AA815" w14:textId="432869E5" w:rsidR="00603749" w:rsidRPr="005D3908" w:rsidRDefault="00603749" w:rsidP="00570B90">
            <w:pPr>
              <w:widowControl/>
              <w:spacing w:line="240" w:lineRule="auto"/>
              <w:ind w:firstLineChars="0" w:firstLine="0"/>
              <w:rPr>
                <w:rFonts w:ascii="宋体" w:eastAsia="宋体" w:hAnsi="宋体" w:cs="宋体"/>
                <w:color w:val="000000"/>
                <w:kern w:val="0"/>
                <w:sz w:val="20"/>
                <w:szCs w:val="20"/>
              </w:rPr>
            </w:pPr>
            <w:r w:rsidRPr="005D3908">
              <w:rPr>
                <w:rFonts w:hint="eastAsia"/>
                <w:sz w:val="20"/>
                <w:szCs w:val="20"/>
              </w:rPr>
              <w:t>撤销申请</w:t>
            </w:r>
            <w:r w:rsidR="00570B90">
              <w:rPr>
                <w:rFonts w:hint="eastAsia"/>
                <w:sz w:val="20"/>
                <w:szCs w:val="20"/>
              </w:rPr>
              <w:t>自然</w:t>
            </w:r>
            <w:r w:rsidRPr="005D3908">
              <w:rPr>
                <w:rFonts w:hint="eastAsia"/>
                <w:sz w:val="20"/>
                <w:szCs w:val="20"/>
              </w:rPr>
              <w:t>日期</w:t>
            </w:r>
          </w:p>
        </w:tc>
        <w:tc>
          <w:tcPr>
            <w:tcW w:w="709" w:type="dxa"/>
            <w:tcBorders>
              <w:top w:val="nil"/>
              <w:left w:val="nil"/>
              <w:bottom w:val="single" w:sz="4" w:space="0" w:color="auto"/>
              <w:right w:val="single" w:sz="4" w:space="0" w:color="auto"/>
            </w:tcBorders>
            <w:shd w:val="clear" w:color="auto" w:fill="auto"/>
            <w:noWrap/>
            <w:vAlign w:val="center"/>
          </w:tcPr>
          <w:p w14:paraId="762EE55F" w14:textId="1033326F"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0022731D" w14:textId="7A57AA75"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44A6CDEA" w14:textId="22C2E0D8" w:rsidR="00603749" w:rsidRPr="005D3908" w:rsidRDefault="00603749" w:rsidP="00603749">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603749" w:rsidRPr="007803DC" w14:paraId="049D860D"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A225F0E" w14:textId="346F6032"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33A54C0B" w14:textId="22B27CED"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28</w:t>
            </w:r>
          </w:p>
        </w:tc>
        <w:tc>
          <w:tcPr>
            <w:tcW w:w="2126" w:type="dxa"/>
            <w:tcBorders>
              <w:top w:val="nil"/>
              <w:left w:val="nil"/>
              <w:bottom w:val="single" w:sz="4" w:space="0" w:color="auto"/>
              <w:right w:val="single" w:sz="4" w:space="0" w:color="auto"/>
            </w:tcBorders>
            <w:shd w:val="clear" w:color="auto" w:fill="auto"/>
            <w:noWrap/>
            <w:vAlign w:val="center"/>
          </w:tcPr>
          <w:p w14:paraId="6762FF10" w14:textId="4C3D42B1"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262EFC">
              <w:rPr>
                <w:rFonts w:ascii="宋体" w:eastAsia="宋体" w:hAnsi="宋体" w:cs="宋体"/>
                <w:color w:val="000000"/>
                <w:kern w:val="0"/>
                <w:sz w:val="20"/>
                <w:szCs w:val="20"/>
              </w:rPr>
              <w:t>cancelTradeDate</w:t>
            </w:r>
          </w:p>
        </w:tc>
        <w:tc>
          <w:tcPr>
            <w:tcW w:w="1701" w:type="dxa"/>
            <w:tcBorders>
              <w:top w:val="nil"/>
              <w:left w:val="nil"/>
              <w:bottom w:val="single" w:sz="4" w:space="0" w:color="auto"/>
              <w:right w:val="single" w:sz="4" w:space="0" w:color="auto"/>
            </w:tcBorders>
            <w:shd w:val="clear" w:color="auto" w:fill="auto"/>
            <w:noWrap/>
            <w:vAlign w:val="center"/>
          </w:tcPr>
          <w:p w14:paraId="5BDFE413" w14:textId="0073482B" w:rsidR="00603749" w:rsidRPr="00C45A8A" w:rsidRDefault="00603749" w:rsidP="00570B90">
            <w:pPr>
              <w:widowControl/>
              <w:spacing w:line="240" w:lineRule="auto"/>
              <w:ind w:firstLineChars="0" w:firstLine="0"/>
              <w:rPr>
                <w:rFonts w:ascii="宋体" w:eastAsia="宋体" w:hAnsi="宋体" w:cs="宋体"/>
                <w:color w:val="000000"/>
                <w:kern w:val="0"/>
                <w:sz w:val="20"/>
                <w:szCs w:val="20"/>
              </w:rPr>
            </w:pPr>
            <w:r w:rsidRPr="00C45A8A">
              <w:rPr>
                <w:rFonts w:hint="eastAsia"/>
                <w:sz w:val="20"/>
                <w:szCs w:val="20"/>
              </w:rPr>
              <w:t>撤销申请</w:t>
            </w:r>
            <w:r w:rsidR="00570B90">
              <w:rPr>
                <w:rFonts w:hint="eastAsia"/>
                <w:sz w:val="20"/>
                <w:szCs w:val="20"/>
              </w:rPr>
              <w:t>申请</w:t>
            </w:r>
            <w:r w:rsidRPr="00C45A8A">
              <w:rPr>
                <w:rFonts w:hint="eastAsia"/>
                <w:sz w:val="20"/>
                <w:szCs w:val="20"/>
              </w:rPr>
              <w:t>日期</w:t>
            </w:r>
          </w:p>
        </w:tc>
        <w:tc>
          <w:tcPr>
            <w:tcW w:w="709" w:type="dxa"/>
            <w:tcBorders>
              <w:top w:val="nil"/>
              <w:left w:val="nil"/>
              <w:bottom w:val="single" w:sz="4" w:space="0" w:color="auto"/>
              <w:right w:val="single" w:sz="4" w:space="0" w:color="auto"/>
            </w:tcBorders>
            <w:shd w:val="clear" w:color="auto" w:fill="auto"/>
            <w:noWrap/>
            <w:vAlign w:val="center"/>
          </w:tcPr>
          <w:p w14:paraId="373D8FE2" w14:textId="54F10E52"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EE50CC">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4FC5A8EB" w14:textId="7BB474C8"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6CEE14B6" w14:textId="28EF3441"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603749" w:rsidRPr="007803DC" w14:paraId="5E0C8B67"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2A2C64FC" w14:textId="5967BE7F"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042ADD3C" w14:textId="40F22F4F"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T02</w:t>
            </w:r>
          </w:p>
        </w:tc>
        <w:tc>
          <w:tcPr>
            <w:tcW w:w="2126" w:type="dxa"/>
            <w:tcBorders>
              <w:top w:val="nil"/>
              <w:left w:val="nil"/>
              <w:bottom w:val="single" w:sz="4" w:space="0" w:color="auto"/>
              <w:right w:val="single" w:sz="4" w:space="0" w:color="auto"/>
            </w:tcBorders>
            <w:shd w:val="clear" w:color="auto" w:fill="auto"/>
            <w:noWrap/>
            <w:vAlign w:val="center"/>
          </w:tcPr>
          <w:p w14:paraId="7B75F76C" w14:textId="260DBC59"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Pr>
                <w:rFonts w:hint="eastAsia"/>
                <w:color w:val="000000"/>
                <w:sz w:val="20"/>
                <w:szCs w:val="20"/>
                <w:shd w:val="clear" w:color="auto" w:fill="FFFFFF"/>
              </w:rPr>
              <w:t>cancelID</w:t>
            </w:r>
          </w:p>
        </w:tc>
        <w:tc>
          <w:tcPr>
            <w:tcW w:w="1701" w:type="dxa"/>
            <w:tcBorders>
              <w:top w:val="nil"/>
              <w:left w:val="nil"/>
              <w:bottom w:val="single" w:sz="4" w:space="0" w:color="auto"/>
              <w:right w:val="single" w:sz="4" w:space="0" w:color="auto"/>
            </w:tcBorders>
            <w:shd w:val="clear" w:color="auto" w:fill="auto"/>
            <w:noWrap/>
            <w:vAlign w:val="center"/>
          </w:tcPr>
          <w:p w14:paraId="77A1E603" w14:textId="1B3BFDD1" w:rsidR="00603749" w:rsidRPr="00C45A8A" w:rsidRDefault="00603749" w:rsidP="00603749">
            <w:pPr>
              <w:widowControl/>
              <w:spacing w:line="240" w:lineRule="auto"/>
              <w:ind w:firstLineChars="0" w:firstLine="0"/>
              <w:rPr>
                <w:rFonts w:ascii="宋体" w:eastAsia="宋体" w:hAnsi="宋体" w:cs="宋体"/>
                <w:color w:val="000000"/>
                <w:kern w:val="0"/>
                <w:sz w:val="20"/>
                <w:szCs w:val="20"/>
              </w:rPr>
            </w:pPr>
            <w:r w:rsidRPr="00C45A8A">
              <w:rPr>
                <w:rFonts w:hint="eastAsia"/>
                <w:sz w:val="20"/>
                <w:szCs w:val="20"/>
              </w:rPr>
              <w:t>撤销申请用户</w:t>
            </w:r>
          </w:p>
        </w:tc>
        <w:tc>
          <w:tcPr>
            <w:tcW w:w="709" w:type="dxa"/>
            <w:tcBorders>
              <w:top w:val="nil"/>
              <w:left w:val="nil"/>
              <w:bottom w:val="single" w:sz="4" w:space="0" w:color="auto"/>
              <w:right w:val="single" w:sz="4" w:space="0" w:color="auto"/>
            </w:tcBorders>
            <w:shd w:val="clear" w:color="auto" w:fill="auto"/>
            <w:noWrap/>
            <w:vAlign w:val="center"/>
          </w:tcPr>
          <w:p w14:paraId="190203FE" w14:textId="4B2D12ED"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EE50CC">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7D5FE755" w14:textId="7CD32486"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633AB3B1" w14:textId="2FCA3EAC"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603749" w:rsidRPr="007803DC" w14:paraId="52047837"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224CE329" w14:textId="77777777"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tcPr>
          <w:p w14:paraId="7AB34F38"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883D31">
              <w:rPr>
                <w:rFonts w:ascii="宋体" w:eastAsia="宋体" w:hAnsi="宋体" w:cs="宋体"/>
                <w:color w:val="000000"/>
                <w:kern w:val="0"/>
                <w:sz w:val="20"/>
                <w:szCs w:val="20"/>
              </w:rPr>
              <w:t>T82</w:t>
            </w:r>
          </w:p>
        </w:tc>
        <w:tc>
          <w:tcPr>
            <w:tcW w:w="2126" w:type="dxa"/>
            <w:tcBorders>
              <w:top w:val="nil"/>
              <w:left w:val="nil"/>
              <w:bottom w:val="single" w:sz="4" w:space="0" w:color="auto"/>
              <w:right w:val="single" w:sz="4" w:space="0" w:color="auto"/>
            </w:tcBorders>
            <w:shd w:val="clear" w:color="auto" w:fill="auto"/>
            <w:noWrap/>
          </w:tcPr>
          <w:p w14:paraId="4BF30171"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883D31">
              <w:rPr>
                <w:rFonts w:ascii="宋体" w:eastAsia="宋体" w:hAnsi="宋体" w:cs="宋体"/>
                <w:color w:val="000000"/>
                <w:kern w:val="0"/>
                <w:sz w:val="20"/>
                <w:szCs w:val="20"/>
              </w:rPr>
              <w:t>source</w:t>
            </w:r>
          </w:p>
        </w:tc>
        <w:tc>
          <w:tcPr>
            <w:tcW w:w="1701" w:type="dxa"/>
            <w:tcBorders>
              <w:top w:val="nil"/>
              <w:left w:val="nil"/>
              <w:bottom w:val="single" w:sz="4" w:space="0" w:color="auto"/>
              <w:right w:val="single" w:sz="4" w:space="0" w:color="auto"/>
            </w:tcBorders>
            <w:shd w:val="clear" w:color="auto" w:fill="auto"/>
            <w:noWrap/>
            <w:vAlign w:val="center"/>
          </w:tcPr>
          <w:p w14:paraId="448B2DAF" w14:textId="77777777" w:rsidR="00603749" w:rsidRPr="00C45A8A" w:rsidRDefault="00603749" w:rsidP="00603749">
            <w:pPr>
              <w:widowControl/>
              <w:spacing w:line="240" w:lineRule="auto"/>
              <w:ind w:firstLineChars="0" w:firstLine="0"/>
              <w:rPr>
                <w:rFonts w:ascii="宋体" w:eastAsia="宋体" w:hAnsi="宋体" w:cs="宋体"/>
                <w:color w:val="000000"/>
                <w:kern w:val="0"/>
                <w:sz w:val="20"/>
                <w:szCs w:val="20"/>
              </w:rPr>
            </w:pPr>
            <w:r w:rsidRPr="00C45A8A">
              <w:rPr>
                <w:rFonts w:hint="eastAsia"/>
                <w:sz w:val="20"/>
                <w:szCs w:val="20"/>
              </w:rPr>
              <w:t>来源</w:t>
            </w:r>
          </w:p>
        </w:tc>
        <w:tc>
          <w:tcPr>
            <w:tcW w:w="709" w:type="dxa"/>
            <w:tcBorders>
              <w:top w:val="nil"/>
              <w:left w:val="nil"/>
              <w:bottom w:val="single" w:sz="4" w:space="0" w:color="auto"/>
              <w:right w:val="single" w:sz="4" w:space="0" w:color="auto"/>
            </w:tcBorders>
            <w:shd w:val="clear" w:color="auto" w:fill="auto"/>
            <w:noWrap/>
            <w:vAlign w:val="center"/>
          </w:tcPr>
          <w:p w14:paraId="2A64600D"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EE50CC">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67C5A584" w14:textId="77777777"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246BAE25" w14:textId="77777777"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603749" w:rsidRPr="007803DC" w14:paraId="10291353"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084A75B" w14:textId="77777777"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851" w:type="dxa"/>
            <w:tcBorders>
              <w:top w:val="nil"/>
              <w:left w:val="single" w:sz="4" w:space="0" w:color="auto"/>
              <w:bottom w:val="single" w:sz="4" w:space="0" w:color="auto"/>
              <w:right w:val="single" w:sz="4" w:space="0" w:color="auto"/>
            </w:tcBorders>
            <w:shd w:val="clear" w:color="auto" w:fill="auto"/>
            <w:noWrap/>
            <w:vAlign w:val="center"/>
          </w:tcPr>
          <w:p w14:paraId="4C150B93"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K00</w:t>
            </w:r>
          </w:p>
        </w:tc>
        <w:tc>
          <w:tcPr>
            <w:tcW w:w="2126" w:type="dxa"/>
            <w:tcBorders>
              <w:top w:val="nil"/>
              <w:left w:val="nil"/>
              <w:bottom w:val="single" w:sz="4" w:space="0" w:color="auto"/>
              <w:right w:val="single" w:sz="4" w:space="0" w:color="auto"/>
            </w:tcBorders>
            <w:shd w:val="clear" w:color="auto" w:fill="auto"/>
            <w:noWrap/>
            <w:vAlign w:val="center"/>
          </w:tcPr>
          <w:p w14:paraId="5E69E51C"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localNo</w:t>
            </w:r>
          </w:p>
        </w:tc>
        <w:tc>
          <w:tcPr>
            <w:tcW w:w="1701" w:type="dxa"/>
            <w:tcBorders>
              <w:top w:val="nil"/>
              <w:left w:val="nil"/>
              <w:bottom w:val="single" w:sz="4" w:space="0" w:color="auto"/>
              <w:right w:val="single" w:sz="4" w:space="0" w:color="auto"/>
            </w:tcBorders>
            <w:shd w:val="clear" w:color="auto" w:fill="auto"/>
            <w:noWrap/>
            <w:vAlign w:val="center"/>
          </w:tcPr>
          <w:p w14:paraId="1F8753CB" w14:textId="77777777" w:rsidR="00603749" w:rsidRPr="00396BE2" w:rsidRDefault="00603749" w:rsidP="00603749">
            <w:pPr>
              <w:widowControl/>
              <w:spacing w:line="240" w:lineRule="auto"/>
              <w:ind w:firstLineChars="0" w:firstLine="0"/>
              <w:rPr>
                <w:sz w:val="20"/>
                <w:szCs w:val="20"/>
              </w:rPr>
            </w:pPr>
            <w:r w:rsidRPr="00396BE2">
              <w:rPr>
                <w:rFonts w:hint="eastAsia"/>
                <w:sz w:val="20"/>
                <w:szCs w:val="20"/>
              </w:rPr>
              <w:t>会员本地提货单编号</w:t>
            </w:r>
          </w:p>
        </w:tc>
        <w:tc>
          <w:tcPr>
            <w:tcW w:w="709" w:type="dxa"/>
            <w:tcBorders>
              <w:top w:val="nil"/>
              <w:left w:val="nil"/>
              <w:bottom w:val="single" w:sz="4" w:space="0" w:color="auto"/>
              <w:right w:val="single" w:sz="4" w:space="0" w:color="auto"/>
            </w:tcBorders>
            <w:shd w:val="clear" w:color="auto" w:fill="auto"/>
            <w:noWrap/>
            <w:vAlign w:val="center"/>
          </w:tcPr>
          <w:p w14:paraId="25A64673"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EE50CC">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76E969FD" w14:textId="77777777"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362" w:type="dxa"/>
            <w:tcBorders>
              <w:top w:val="nil"/>
              <w:left w:val="nil"/>
              <w:bottom w:val="single" w:sz="4" w:space="0" w:color="auto"/>
              <w:right w:val="single" w:sz="4" w:space="0" w:color="auto"/>
            </w:tcBorders>
            <w:shd w:val="clear" w:color="auto" w:fill="auto"/>
            <w:noWrap/>
            <w:vAlign w:val="center"/>
          </w:tcPr>
          <w:p w14:paraId="7394024C" w14:textId="77777777" w:rsidR="00603749" w:rsidRDefault="00603749" w:rsidP="0060374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603749" w:rsidRPr="007803DC" w14:paraId="4EA00577"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12D7186B"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60D07C5D"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X39</w:t>
            </w:r>
          </w:p>
        </w:tc>
        <w:tc>
          <w:tcPr>
            <w:tcW w:w="2126" w:type="dxa"/>
            <w:tcBorders>
              <w:top w:val="nil"/>
              <w:left w:val="nil"/>
              <w:bottom w:val="single" w:sz="4" w:space="0" w:color="auto"/>
              <w:right w:val="single" w:sz="4" w:space="0" w:color="auto"/>
            </w:tcBorders>
            <w:shd w:val="clear" w:color="auto" w:fill="auto"/>
            <w:noWrap/>
            <w:vAlign w:val="center"/>
            <w:hideMark/>
          </w:tcPr>
          <w:p w14:paraId="393FDE2B"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RspCode</w:t>
            </w:r>
          </w:p>
        </w:tc>
        <w:tc>
          <w:tcPr>
            <w:tcW w:w="1701" w:type="dxa"/>
            <w:tcBorders>
              <w:top w:val="nil"/>
              <w:left w:val="nil"/>
              <w:bottom w:val="single" w:sz="4" w:space="0" w:color="auto"/>
              <w:right w:val="single" w:sz="4" w:space="0" w:color="auto"/>
            </w:tcBorders>
            <w:shd w:val="clear" w:color="auto" w:fill="auto"/>
            <w:noWrap/>
            <w:vAlign w:val="center"/>
            <w:hideMark/>
          </w:tcPr>
          <w:p w14:paraId="623ADE0D"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响应代码</w:t>
            </w:r>
          </w:p>
        </w:tc>
        <w:tc>
          <w:tcPr>
            <w:tcW w:w="709" w:type="dxa"/>
            <w:tcBorders>
              <w:top w:val="nil"/>
              <w:left w:val="nil"/>
              <w:bottom w:val="single" w:sz="4" w:space="0" w:color="auto"/>
              <w:right w:val="single" w:sz="4" w:space="0" w:color="auto"/>
            </w:tcBorders>
            <w:shd w:val="clear" w:color="auto" w:fill="auto"/>
            <w:noWrap/>
            <w:vAlign w:val="center"/>
            <w:hideMark/>
          </w:tcPr>
          <w:p w14:paraId="07658F0A"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5E2D1ED7"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M</w:t>
            </w:r>
          </w:p>
        </w:tc>
        <w:tc>
          <w:tcPr>
            <w:tcW w:w="2362" w:type="dxa"/>
            <w:tcBorders>
              <w:top w:val="nil"/>
              <w:left w:val="nil"/>
              <w:bottom w:val="single" w:sz="4" w:space="0" w:color="auto"/>
              <w:right w:val="single" w:sz="4" w:space="0" w:color="auto"/>
            </w:tcBorders>
            <w:shd w:val="clear" w:color="auto" w:fill="auto"/>
            <w:noWrap/>
            <w:vAlign w:val="center"/>
            <w:hideMark/>
          </w:tcPr>
          <w:p w14:paraId="0404FE64"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p>
        </w:tc>
      </w:tr>
      <w:tr w:rsidR="00603749" w:rsidRPr="007803DC" w14:paraId="334C4C8A" w14:textId="77777777" w:rsidTr="001D5374">
        <w:trPr>
          <w:trHeight w:val="270"/>
        </w:trPr>
        <w:tc>
          <w:tcPr>
            <w:tcW w:w="798" w:type="dxa"/>
            <w:tcBorders>
              <w:top w:val="nil"/>
              <w:left w:val="single" w:sz="4" w:space="0" w:color="auto"/>
              <w:bottom w:val="single" w:sz="4" w:space="0" w:color="auto"/>
              <w:right w:val="single" w:sz="4" w:space="0" w:color="auto"/>
            </w:tcBorders>
            <w:vAlign w:val="center"/>
          </w:tcPr>
          <w:p w14:paraId="6BFE767A"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14:paraId="1C1414C4"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X40</w:t>
            </w:r>
          </w:p>
        </w:tc>
        <w:tc>
          <w:tcPr>
            <w:tcW w:w="2126" w:type="dxa"/>
            <w:tcBorders>
              <w:top w:val="nil"/>
              <w:left w:val="nil"/>
              <w:bottom w:val="single" w:sz="4" w:space="0" w:color="auto"/>
              <w:right w:val="single" w:sz="4" w:space="0" w:color="auto"/>
            </w:tcBorders>
            <w:shd w:val="clear" w:color="auto" w:fill="auto"/>
            <w:noWrap/>
            <w:vAlign w:val="center"/>
            <w:hideMark/>
          </w:tcPr>
          <w:p w14:paraId="496D7327"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RspMsg</w:t>
            </w:r>
          </w:p>
        </w:tc>
        <w:tc>
          <w:tcPr>
            <w:tcW w:w="1701" w:type="dxa"/>
            <w:tcBorders>
              <w:top w:val="nil"/>
              <w:left w:val="nil"/>
              <w:bottom w:val="single" w:sz="4" w:space="0" w:color="auto"/>
              <w:right w:val="single" w:sz="4" w:space="0" w:color="auto"/>
            </w:tcBorders>
            <w:shd w:val="clear" w:color="auto" w:fill="auto"/>
            <w:noWrap/>
            <w:vAlign w:val="center"/>
            <w:hideMark/>
          </w:tcPr>
          <w:p w14:paraId="06E771BE"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响应消息</w:t>
            </w:r>
          </w:p>
        </w:tc>
        <w:tc>
          <w:tcPr>
            <w:tcW w:w="709" w:type="dxa"/>
            <w:tcBorders>
              <w:top w:val="nil"/>
              <w:left w:val="nil"/>
              <w:bottom w:val="single" w:sz="4" w:space="0" w:color="auto"/>
              <w:right w:val="single" w:sz="4" w:space="0" w:color="auto"/>
            </w:tcBorders>
            <w:shd w:val="clear" w:color="auto" w:fill="auto"/>
            <w:noWrap/>
            <w:vAlign w:val="center"/>
            <w:hideMark/>
          </w:tcPr>
          <w:p w14:paraId="78033FF1"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2FB8EA0D"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M</w:t>
            </w:r>
          </w:p>
        </w:tc>
        <w:tc>
          <w:tcPr>
            <w:tcW w:w="2362" w:type="dxa"/>
            <w:tcBorders>
              <w:top w:val="nil"/>
              <w:left w:val="nil"/>
              <w:bottom w:val="single" w:sz="4" w:space="0" w:color="auto"/>
              <w:right w:val="single" w:sz="4" w:space="0" w:color="auto"/>
            </w:tcBorders>
            <w:shd w:val="clear" w:color="auto" w:fill="auto"/>
            <w:noWrap/>
            <w:vAlign w:val="center"/>
            <w:hideMark/>
          </w:tcPr>
          <w:p w14:paraId="63F7C4F8" w14:textId="77777777" w:rsidR="00603749" w:rsidRPr="007803DC" w:rsidRDefault="00603749" w:rsidP="00603749">
            <w:pPr>
              <w:widowControl/>
              <w:spacing w:line="240" w:lineRule="auto"/>
              <w:ind w:firstLineChars="0" w:firstLine="0"/>
              <w:rPr>
                <w:rFonts w:ascii="宋体" w:eastAsia="宋体" w:hAnsi="宋体" w:cs="宋体"/>
                <w:color w:val="000000"/>
                <w:kern w:val="0"/>
                <w:sz w:val="20"/>
                <w:szCs w:val="20"/>
              </w:rPr>
            </w:pPr>
          </w:p>
        </w:tc>
      </w:tr>
    </w:tbl>
    <w:p w14:paraId="112119EF" w14:textId="77777777" w:rsidR="00F6548B" w:rsidRDefault="00F6548B" w:rsidP="00F6548B">
      <w:pPr>
        <w:ind w:firstLine="480"/>
      </w:pPr>
    </w:p>
    <w:p w14:paraId="3DECAA76" w14:textId="77777777" w:rsidR="0003063E" w:rsidRDefault="0003063E" w:rsidP="0003063E">
      <w:pPr>
        <w:pStyle w:val="4"/>
        <w:numPr>
          <w:ilvl w:val="3"/>
          <w:numId w:val="4"/>
        </w:numPr>
        <w:ind w:left="0" w:firstLineChars="0" w:firstLine="0"/>
      </w:pPr>
      <w:r w:rsidRPr="0096390C">
        <w:rPr>
          <w:rFonts w:hint="eastAsia"/>
        </w:rPr>
        <w:t>提货</w:t>
      </w:r>
      <w:r w:rsidR="00142B3F">
        <w:rPr>
          <w:rFonts w:hint="eastAsia"/>
        </w:rPr>
        <w:t>密码重置</w:t>
      </w:r>
      <w:r w:rsidRPr="0096390C">
        <w:rPr>
          <w:rFonts w:hint="eastAsia"/>
        </w:rPr>
        <w:t>请求及应答</w:t>
      </w:r>
    </w:p>
    <w:p w14:paraId="3B543308" w14:textId="77777777" w:rsidR="00571B15" w:rsidRDefault="00571B15" w:rsidP="001643FA">
      <w:pPr>
        <w:ind w:firstLine="482"/>
      </w:pPr>
      <w:r w:rsidRPr="00191417">
        <w:rPr>
          <w:rFonts w:hint="eastAsia"/>
          <w:b/>
        </w:rPr>
        <w:t>功能：</w:t>
      </w:r>
      <w:r w:rsidRPr="00191417">
        <w:rPr>
          <w:rFonts w:hint="eastAsia"/>
        </w:rPr>
        <w:t>提货</w:t>
      </w:r>
      <w:r w:rsidR="001D34E3">
        <w:rPr>
          <w:rFonts w:hint="eastAsia"/>
        </w:rPr>
        <w:t>密码重置</w:t>
      </w:r>
      <w:r>
        <w:rPr>
          <w:rFonts w:hint="eastAsia"/>
        </w:rPr>
        <w:t>指令用于会员二级系统重</w:t>
      </w:r>
      <w:r w:rsidR="001D34E3">
        <w:rPr>
          <w:rFonts w:hint="eastAsia"/>
        </w:rPr>
        <w:t>新设</w:t>
      </w:r>
      <w:r>
        <w:rPr>
          <w:rFonts w:hint="eastAsia"/>
        </w:rPr>
        <w:t>置该会员席位所属客户的</w:t>
      </w:r>
      <w:r w:rsidR="001D34E3">
        <w:rPr>
          <w:rFonts w:hint="eastAsia"/>
        </w:rPr>
        <w:t>某个提货单的</w:t>
      </w:r>
      <w:r>
        <w:rPr>
          <w:rFonts w:hint="eastAsia"/>
        </w:rPr>
        <w:t>提货密码</w:t>
      </w:r>
      <w:r w:rsidR="00DA1544">
        <w:rPr>
          <w:rFonts w:hint="eastAsia"/>
        </w:rPr>
        <w:t>，提货单必须是“申请提货”状态</w:t>
      </w:r>
      <w:r>
        <w:rPr>
          <w:rFonts w:hint="eastAsia"/>
        </w:rPr>
        <w:t>。</w:t>
      </w:r>
    </w:p>
    <w:p w14:paraId="28367C4B" w14:textId="77777777" w:rsidR="00571B15" w:rsidRPr="00191417" w:rsidRDefault="00571B15" w:rsidP="00571B15">
      <w:pPr>
        <w:ind w:firstLine="480"/>
      </w:pPr>
      <w:r>
        <w:rPr>
          <w:rFonts w:hint="eastAsia"/>
        </w:rPr>
        <w:t>消息体格式如下：</w:t>
      </w:r>
    </w:p>
    <w:tbl>
      <w:tblPr>
        <w:tblW w:w="8857" w:type="dxa"/>
        <w:tblInd w:w="103" w:type="dxa"/>
        <w:tblLook w:val="04A0" w:firstRow="1" w:lastRow="0" w:firstColumn="1" w:lastColumn="0" w:noHBand="0" w:noVBand="1"/>
      </w:tblPr>
      <w:tblGrid>
        <w:gridCol w:w="798"/>
        <w:gridCol w:w="1696"/>
        <w:gridCol w:w="1601"/>
        <w:gridCol w:w="760"/>
        <w:gridCol w:w="920"/>
        <w:gridCol w:w="3082"/>
      </w:tblGrid>
      <w:tr w:rsidR="00571B15" w:rsidRPr="00F76218" w14:paraId="0AE4A3ED" w14:textId="77777777" w:rsidTr="00B05587">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D4B2089" w14:textId="77777777" w:rsidR="00571B15" w:rsidRPr="00F76218" w:rsidRDefault="00571B15" w:rsidP="00FB300C">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域号</w:t>
            </w:r>
          </w:p>
        </w:tc>
        <w:tc>
          <w:tcPr>
            <w:tcW w:w="1696" w:type="dxa"/>
            <w:tcBorders>
              <w:top w:val="single" w:sz="4" w:space="0" w:color="auto"/>
              <w:left w:val="nil"/>
              <w:bottom w:val="single" w:sz="4" w:space="0" w:color="auto"/>
              <w:right w:val="single" w:sz="4" w:space="0" w:color="auto"/>
            </w:tcBorders>
            <w:shd w:val="clear" w:color="000000" w:fill="D9D9D9"/>
            <w:noWrap/>
            <w:vAlign w:val="center"/>
            <w:hideMark/>
          </w:tcPr>
          <w:p w14:paraId="562C190F" w14:textId="77777777" w:rsidR="00571B15" w:rsidRPr="00F76218" w:rsidRDefault="00571B15" w:rsidP="00FB300C">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域名</w:t>
            </w:r>
          </w:p>
        </w:tc>
        <w:tc>
          <w:tcPr>
            <w:tcW w:w="1601" w:type="dxa"/>
            <w:tcBorders>
              <w:top w:val="single" w:sz="4" w:space="0" w:color="auto"/>
              <w:left w:val="nil"/>
              <w:bottom w:val="single" w:sz="4" w:space="0" w:color="auto"/>
              <w:right w:val="single" w:sz="4" w:space="0" w:color="auto"/>
            </w:tcBorders>
            <w:shd w:val="clear" w:color="000000" w:fill="D9D9D9"/>
            <w:noWrap/>
            <w:vAlign w:val="center"/>
            <w:hideMark/>
          </w:tcPr>
          <w:p w14:paraId="74CA46DD" w14:textId="77777777" w:rsidR="00571B15" w:rsidRPr="00F76218" w:rsidRDefault="00571B15" w:rsidP="00FB300C">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0F0D7424" w14:textId="77777777" w:rsidR="00571B15" w:rsidRPr="00F76218" w:rsidRDefault="00571B15" w:rsidP="00FB300C">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122D3344" w14:textId="77777777" w:rsidR="00571B15" w:rsidRPr="00F76218" w:rsidRDefault="00571B15" w:rsidP="00FB300C">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应答</w:t>
            </w:r>
          </w:p>
        </w:tc>
        <w:tc>
          <w:tcPr>
            <w:tcW w:w="3082" w:type="dxa"/>
            <w:tcBorders>
              <w:top w:val="single" w:sz="4" w:space="0" w:color="auto"/>
              <w:left w:val="nil"/>
              <w:bottom w:val="single" w:sz="4" w:space="0" w:color="auto"/>
              <w:right w:val="single" w:sz="4" w:space="0" w:color="auto"/>
            </w:tcBorders>
            <w:shd w:val="clear" w:color="000000" w:fill="D9D9D9"/>
            <w:noWrap/>
            <w:vAlign w:val="center"/>
            <w:hideMark/>
          </w:tcPr>
          <w:p w14:paraId="6B14754B" w14:textId="77777777" w:rsidR="00571B15" w:rsidRPr="00F76218" w:rsidRDefault="00571B15" w:rsidP="00FB300C">
            <w:pPr>
              <w:widowControl/>
              <w:spacing w:line="240" w:lineRule="auto"/>
              <w:ind w:firstLineChars="0" w:firstLine="0"/>
              <w:jc w:val="left"/>
              <w:rPr>
                <w:rFonts w:ascii="宋体" w:eastAsia="宋体" w:hAnsi="宋体" w:cs="宋体"/>
                <w:b/>
                <w:bCs/>
                <w:color w:val="000000"/>
                <w:kern w:val="0"/>
                <w:sz w:val="20"/>
                <w:szCs w:val="20"/>
              </w:rPr>
            </w:pPr>
            <w:r w:rsidRPr="00F76218">
              <w:rPr>
                <w:rFonts w:ascii="宋体" w:eastAsia="宋体" w:hAnsi="宋体" w:cs="宋体" w:hint="eastAsia"/>
                <w:b/>
                <w:bCs/>
                <w:color w:val="000000"/>
                <w:kern w:val="0"/>
                <w:sz w:val="20"/>
                <w:szCs w:val="20"/>
              </w:rPr>
              <w:t>说明</w:t>
            </w:r>
          </w:p>
        </w:tc>
      </w:tr>
      <w:tr w:rsidR="00571B15" w:rsidRPr="00F76218" w14:paraId="1AC6374A" w14:textId="77777777" w:rsidTr="00B05587">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071814F"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K20</w:t>
            </w:r>
          </w:p>
        </w:tc>
        <w:tc>
          <w:tcPr>
            <w:tcW w:w="1696" w:type="dxa"/>
            <w:tcBorders>
              <w:top w:val="nil"/>
              <w:left w:val="nil"/>
              <w:bottom w:val="single" w:sz="4" w:space="0" w:color="auto"/>
              <w:right w:val="single" w:sz="4" w:space="0" w:color="auto"/>
            </w:tcBorders>
            <w:shd w:val="clear" w:color="auto" w:fill="auto"/>
            <w:noWrap/>
            <w:vAlign w:val="center"/>
            <w:hideMark/>
          </w:tcPr>
          <w:p w14:paraId="1D7A6EBF"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pickupSheetNo</w:t>
            </w:r>
          </w:p>
        </w:tc>
        <w:tc>
          <w:tcPr>
            <w:tcW w:w="1601" w:type="dxa"/>
            <w:tcBorders>
              <w:top w:val="nil"/>
              <w:left w:val="nil"/>
              <w:bottom w:val="single" w:sz="4" w:space="0" w:color="auto"/>
              <w:right w:val="single" w:sz="4" w:space="0" w:color="auto"/>
            </w:tcBorders>
            <w:shd w:val="clear" w:color="auto" w:fill="auto"/>
            <w:noWrap/>
            <w:vAlign w:val="center"/>
            <w:hideMark/>
          </w:tcPr>
          <w:p w14:paraId="7CF74DF5"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提货单编号</w:t>
            </w:r>
          </w:p>
        </w:tc>
        <w:tc>
          <w:tcPr>
            <w:tcW w:w="760" w:type="dxa"/>
            <w:tcBorders>
              <w:top w:val="nil"/>
              <w:left w:val="nil"/>
              <w:bottom w:val="single" w:sz="4" w:space="0" w:color="auto"/>
              <w:right w:val="single" w:sz="4" w:space="0" w:color="auto"/>
            </w:tcBorders>
            <w:shd w:val="clear" w:color="auto" w:fill="auto"/>
            <w:vAlign w:val="center"/>
            <w:hideMark/>
          </w:tcPr>
          <w:p w14:paraId="36769AAA"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7F184824"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3082" w:type="dxa"/>
            <w:tcBorders>
              <w:top w:val="nil"/>
              <w:left w:val="nil"/>
              <w:bottom w:val="single" w:sz="4" w:space="0" w:color="auto"/>
              <w:right w:val="single" w:sz="4" w:space="0" w:color="auto"/>
            </w:tcBorders>
            <w:shd w:val="clear" w:color="auto" w:fill="auto"/>
            <w:noWrap/>
            <w:vAlign w:val="center"/>
            <w:hideMark/>
          </w:tcPr>
          <w:p w14:paraId="61948BDB"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p>
        </w:tc>
      </w:tr>
      <w:tr w:rsidR="00571B15" w:rsidRPr="00F76218" w14:paraId="2ACF508C" w14:textId="77777777" w:rsidTr="00B05587">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143C67C"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M00</w:t>
            </w:r>
          </w:p>
        </w:tc>
        <w:tc>
          <w:tcPr>
            <w:tcW w:w="1696" w:type="dxa"/>
            <w:tcBorders>
              <w:top w:val="nil"/>
              <w:left w:val="nil"/>
              <w:bottom w:val="single" w:sz="4" w:space="0" w:color="auto"/>
              <w:right w:val="single" w:sz="4" w:space="0" w:color="auto"/>
            </w:tcBorders>
            <w:shd w:val="clear" w:color="auto" w:fill="auto"/>
            <w:vAlign w:val="center"/>
            <w:hideMark/>
          </w:tcPr>
          <w:p w14:paraId="60224A27"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memberID</w:t>
            </w:r>
          </w:p>
        </w:tc>
        <w:tc>
          <w:tcPr>
            <w:tcW w:w="1601" w:type="dxa"/>
            <w:tcBorders>
              <w:top w:val="nil"/>
              <w:left w:val="nil"/>
              <w:bottom w:val="single" w:sz="4" w:space="0" w:color="auto"/>
              <w:right w:val="single" w:sz="4" w:space="0" w:color="auto"/>
            </w:tcBorders>
            <w:shd w:val="clear" w:color="auto" w:fill="auto"/>
            <w:noWrap/>
            <w:vAlign w:val="center"/>
            <w:hideMark/>
          </w:tcPr>
          <w:p w14:paraId="1E83A278"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3AFCA970"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09FD1159"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3082" w:type="dxa"/>
            <w:tcBorders>
              <w:top w:val="nil"/>
              <w:left w:val="nil"/>
              <w:bottom w:val="single" w:sz="4" w:space="0" w:color="auto"/>
              <w:right w:val="single" w:sz="4" w:space="0" w:color="auto"/>
            </w:tcBorders>
            <w:shd w:val="clear" w:color="auto" w:fill="auto"/>
            <w:noWrap/>
            <w:vAlign w:val="center"/>
            <w:hideMark/>
          </w:tcPr>
          <w:p w14:paraId="4C8F26C6"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p>
        </w:tc>
      </w:tr>
      <w:tr w:rsidR="00571B15" w:rsidRPr="00F76218" w14:paraId="38EB7A9C" w14:textId="77777777" w:rsidTr="00B05587">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E51E3CC" w14:textId="77777777" w:rsidR="00571B15" w:rsidRPr="00984E1E" w:rsidRDefault="00571B15" w:rsidP="00FB300C">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696" w:type="dxa"/>
            <w:tcBorders>
              <w:top w:val="nil"/>
              <w:left w:val="nil"/>
              <w:bottom w:val="single" w:sz="4" w:space="0" w:color="auto"/>
              <w:right w:val="single" w:sz="4" w:space="0" w:color="auto"/>
            </w:tcBorders>
            <w:shd w:val="clear" w:color="auto" w:fill="auto"/>
            <w:vAlign w:val="center"/>
          </w:tcPr>
          <w:p w14:paraId="569CFA40" w14:textId="77777777" w:rsidR="00571B15" w:rsidRPr="00984E1E" w:rsidRDefault="00571B15" w:rsidP="00FB300C">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601" w:type="dxa"/>
            <w:tcBorders>
              <w:top w:val="nil"/>
              <w:left w:val="nil"/>
              <w:bottom w:val="single" w:sz="4" w:space="0" w:color="auto"/>
              <w:right w:val="single" w:sz="4" w:space="0" w:color="auto"/>
            </w:tcBorders>
            <w:shd w:val="clear" w:color="auto" w:fill="auto"/>
            <w:noWrap/>
            <w:vAlign w:val="center"/>
          </w:tcPr>
          <w:p w14:paraId="5F394DE1" w14:textId="77777777" w:rsidR="00571B15" w:rsidRPr="00984E1E" w:rsidRDefault="00571B15" w:rsidP="00FB300C">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346D8868" w14:textId="77777777" w:rsidR="00571B15" w:rsidRPr="007E3DAF" w:rsidRDefault="00571B15" w:rsidP="00FB300C">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6916C530" w14:textId="77777777" w:rsidR="00571B15" w:rsidRPr="00984E1E" w:rsidRDefault="00571B15" w:rsidP="00FB300C">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3082" w:type="dxa"/>
            <w:tcBorders>
              <w:top w:val="nil"/>
              <w:left w:val="nil"/>
              <w:bottom w:val="single" w:sz="4" w:space="0" w:color="auto"/>
              <w:right w:val="single" w:sz="4" w:space="0" w:color="auto"/>
            </w:tcBorders>
            <w:shd w:val="clear" w:color="auto" w:fill="auto"/>
            <w:noWrap/>
            <w:vAlign w:val="center"/>
          </w:tcPr>
          <w:p w14:paraId="2997A040" w14:textId="77777777" w:rsidR="00571B15" w:rsidRPr="003E783F" w:rsidRDefault="00571B15" w:rsidP="00FB300C">
            <w:pPr>
              <w:widowControl/>
              <w:spacing w:line="240" w:lineRule="auto"/>
              <w:ind w:firstLineChars="0" w:firstLine="0"/>
              <w:jc w:val="left"/>
              <w:rPr>
                <w:rFonts w:ascii="宋体" w:eastAsia="宋体" w:hAnsi="宋体" w:cs="宋体"/>
                <w:color w:val="000000"/>
                <w:kern w:val="0"/>
                <w:sz w:val="20"/>
                <w:szCs w:val="20"/>
              </w:rPr>
            </w:pPr>
          </w:p>
        </w:tc>
      </w:tr>
      <w:tr w:rsidR="00571B15" w:rsidRPr="00F76218" w14:paraId="7B30481A" w14:textId="77777777" w:rsidTr="00B05587">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CCB97D3"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696" w:type="dxa"/>
            <w:tcBorders>
              <w:top w:val="nil"/>
              <w:left w:val="nil"/>
              <w:bottom w:val="single" w:sz="4" w:space="0" w:color="auto"/>
              <w:right w:val="single" w:sz="4" w:space="0" w:color="auto"/>
            </w:tcBorders>
            <w:shd w:val="clear" w:color="auto" w:fill="auto"/>
            <w:noWrap/>
            <w:vAlign w:val="center"/>
            <w:hideMark/>
          </w:tcPr>
          <w:p w14:paraId="698C5BBB"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clientID</w:t>
            </w:r>
          </w:p>
        </w:tc>
        <w:tc>
          <w:tcPr>
            <w:tcW w:w="1601" w:type="dxa"/>
            <w:tcBorders>
              <w:top w:val="nil"/>
              <w:left w:val="nil"/>
              <w:bottom w:val="single" w:sz="4" w:space="0" w:color="auto"/>
              <w:right w:val="single" w:sz="4" w:space="0" w:color="auto"/>
            </w:tcBorders>
            <w:shd w:val="clear" w:color="auto" w:fill="auto"/>
            <w:noWrap/>
            <w:vAlign w:val="center"/>
            <w:hideMark/>
          </w:tcPr>
          <w:p w14:paraId="48A80C38"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hideMark/>
          </w:tcPr>
          <w:p w14:paraId="71E9A0C6"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2AC9C35E"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3082" w:type="dxa"/>
            <w:tcBorders>
              <w:top w:val="nil"/>
              <w:left w:val="nil"/>
              <w:bottom w:val="single" w:sz="4" w:space="0" w:color="auto"/>
              <w:right w:val="single" w:sz="4" w:space="0" w:color="auto"/>
            </w:tcBorders>
            <w:shd w:val="clear" w:color="auto" w:fill="auto"/>
            <w:noWrap/>
            <w:vAlign w:val="center"/>
            <w:hideMark/>
          </w:tcPr>
          <w:p w14:paraId="1958B54F" w14:textId="77777777" w:rsidR="00571B15" w:rsidRPr="00F76218" w:rsidRDefault="00571B15" w:rsidP="00FB300C">
            <w:pPr>
              <w:widowControl/>
              <w:spacing w:line="240" w:lineRule="auto"/>
              <w:ind w:firstLineChars="0" w:firstLine="0"/>
              <w:jc w:val="left"/>
              <w:rPr>
                <w:rFonts w:ascii="宋体" w:eastAsia="宋体" w:hAnsi="宋体" w:cs="宋体"/>
                <w:color w:val="000000"/>
                <w:kern w:val="0"/>
                <w:sz w:val="20"/>
                <w:szCs w:val="20"/>
              </w:rPr>
            </w:pPr>
          </w:p>
        </w:tc>
      </w:tr>
      <w:tr w:rsidR="000E75D0" w:rsidRPr="00F76218" w14:paraId="0AB26002" w14:textId="77777777" w:rsidTr="00B05587">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27A5AE4" w14:textId="1876CD1D"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color w:val="000000"/>
                <w:kern w:val="0"/>
                <w:sz w:val="20"/>
                <w:szCs w:val="20"/>
              </w:rPr>
              <w:t>K39</w:t>
            </w:r>
          </w:p>
        </w:tc>
        <w:tc>
          <w:tcPr>
            <w:tcW w:w="1696" w:type="dxa"/>
            <w:tcBorders>
              <w:top w:val="nil"/>
              <w:left w:val="nil"/>
              <w:bottom w:val="single" w:sz="4" w:space="0" w:color="auto"/>
              <w:right w:val="single" w:sz="4" w:space="0" w:color="auto"/>
            </w:tcBorders>
            <w:shd w:val="clear" w:color="auto" w:fill="auto"/>
            <w:vAlign w:val="center"/>
          </w:tcPr>
          <w:p w14:paraId="2AFD9FE4" w14:textId="20A77F18"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ch</w:t>
            </w:r>
            <w:r w:rsidRPr="000E75D0">
              <w:rPr>
                <w:rFonts w:ascii="宋体" w:eastAsia="宋体" w:hAnsi="宋体" w:cs="宋体"/>
                <w:color w:val="000000"/>
                <w:kern w:val="0"/>
                <w:sz w:val="20"/>
                <w:szCs w:val="20"/>
              </w:rPr>
              <w:t>Cipher</w:t>
            </w:r>
          </w:p>
        </w:tc>
        <w:tc>
          <w:tcPr>
            <w:tcW w:w="1601" w:type="dxa"/>
            <w:tcBorders>
              <w:top w:val="nil"/>
              <w:left w:val="nil"/>
              <w:bottom w:val="single" w:sz="4" w:space="0" w:color="auto"/>
              <w:right w:val="single" w:sz="4" w:space="0" w:color="auto"/>
            </w:tcBorders>
            <w:shd w:val="clear" w:color="auto" w:fill="auto"/>
            <w:noWrap/>
            <w:vAlign w:val="center"/>
          </w:tcPr>
          <w:p w14:paraId="5EEBB71C" w14:textId="54C37FFA" w:rsidR="000E75D0" w:rsidRDefault="000E75D0" w:rsidP="00FB300C">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国密新密码</w:t>
            </w:r>
          </w:p>
        </w:tc>
        <w:tc>
          <w:tcPr>
            <w:tcW w:w="760" w:type="dxa"/>
            <w:tcBorders>
              <w:top w:val="nil"/>
              <w:left w:val="nil"/>
              <w:bottom w:val="single" w:sz="4" w:space="0" w:color="auto"/>
              <w:right w:val="single" w:sz="4" w:space="0" w:color="auto"/>
            </w:tcBorders>
            <w:shd w:val="clear" w:color="auto" w:fill="auto"/>
            <w:vAlign w:val="center"/>
          </w:tcPr>
          <w:p w14:paraId="13DC9061" w14:textId="6B1185DD"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0F9B9F99" w14:textId="1A496CA5"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w:t>
            </w:r>
          </w:p>
        </w:tc>
        <w:tc>
          <w:tcPr>
            <w:tcW w:w="3082" w:type="dxa"/>
            <w:tcBorders>
              <w:top w:val="nil"/>
              <w:left w:val="nil"/>
              <w:bottom w:val="single" w:sz="4" w:space="0" w:color="auto"/>
              <w:right w:val="single" w:sz="4" w:space="0" w:color="auto"/>
            </w:tcBorders>
            <w:shd w:val="clear" w:color="auto" w:fill="auto"/>
            <w:noWrap/>
            <w:vAlign w:val="center"/>
          </w:tcPr>
          <w:p w14:paraId="6046798F" w14:textId="0DD9A513"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0E75D0">
              <w:rPr>
                <w:rFonts w:ascii="宋体" w:eastAsia="宋体" w:hAnsi="宋体" w:cs="宋体" w:hint="eastAsia"/>
                <w:color w:val="000000"/>
                <w:kern w:val="0"/>
                <w:sz w:val="20"/>
                <w:szCs w:val="20"/>
              </w:rPr>
              <w:t>交易所提供的管理类API生成</w:t>
            </w:r>
          </w:p>
        </w:tc>
      </w:tr>
      <w:tr w:rsidR="000E75D0" w:rsidRPr="00F76218" w14:paraId="1028BC9F" w14:textId="77777777" w:rsidTr="00B05587">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3DB8019"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M60</w:t>
            </w:r>
          </w:p>
        </w:tc>
        <w:tc>
          <w:tcPr>
            <w:tcW w:w="1696" w:type="dxa"/>
            <w:tcBorders>
              <w:top w:val="nil"/>
              <w:left w:val="nil"/>
              <w:bottom w:val="single" w:sz="4" w:space="0" w:color="auto"/>
              <w:right w:val="single" w:sz="4" w:space="0" w:color="auto"/>
            </w:tcBorders>
            <w:shd w:val="clear" w:color="auto" w:fill="auto"/>
            <w:vAlign w:val="center"/>
            <w:hideMark/>
          </w:tcPr>
          <w:p w14:paraId="16CDFB1A"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traderID</w:t>
            </w:r>
          </w:p>
        </w:tc>
        <w:tc>
          <w:tcPr>
            <w:tcW w:w="1601" w:type="dxa"/>
            <w:tcBorders>
              <w:top w:val="nil"/>
              <w:left w:val="nil"/>
              <w:bottom w:val="single" w:sz="4" w:space="0" w:color="auto"/>
              <w:right w:val="single" w:sz="4" w:space="0" w:color="auto"/>
            </w:tcBorders>
            <w:shd w:val="clear" w:color="auto" w:fill="auto"/>
            <w:noWrap/>
            <w:vAlign w:val="center"/>
            <w:hideMark/>
          </w:tcPr>
          <w:p w14:paraId="7726DAE0"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用户</w:t>
            </w:r>
            <w:r w:rsidRPr="00F76218">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hideMark/>
          </w:tcPr>
          <w:p w14:paraId="28A7B9B0"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458B6795"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3082" w:type="dxa"/>
            <w:tcBorders>
              <w:top w:val="nil"/>
              <w:left w:val="nil"/>
              <w:bottom w:val="single" w:sz="4" w:space="0" w:color="auto"/>
              <w:right w:val="single" w:sz="4" w:space="0" w:color="auto"/>
            </w:tcBorders>
            <w:shd w:val="clear" w:color="auto" w:fill="auto"/>
            <w:noWrap/>
            <w:vAlign w:val="center"/>
            <w:hideMark/>
          </w:tcPr>
          <w:p w14:paraId="1011A662"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p>
        </w:tc>
      </w:tr>
      <w:tr w:rsidR="000E75D0" w:rsidRPr="00F76218" w14:paraId="2159E635" w14:textId="77777777" w:rsidTr="00B05587">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5D8CA06"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X39</w:t>
            </w:r>
          </w:p>
        </w:tc>
        <w:tc>
          <w:tcPr>
            <w:tcW w:w="1696" w:type="dxa"/>
            <w:tcBorders>
              <w:top w:val="nil"/>
              <w:left w:val="nil"/>
              <w:bottom w:val="single" w:sz="4" w:space="0" w:color="auto"/>
              <w:right w:val="single" w:sz="4" w:space="0" w:color="auto"/>
            </w:tcBorders>
            <w:shd w:val="clear" w:color="auto" w:fill="auto"/>
            <w:vAlign w:val="center"/>
            <w:hideMark/>
          </w:tcPr>
          <w:p w14:paraId="68CB0CBD"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RspCode</w:t>
            </w:r>
          </w:p>
        </w:tc>
        <w:tc>
          <w:tcPr>
            <w:tcW w:w="1601" w:type="dxa"/>
            <w:tcBorders>
              <w:top w:val="nil"/>
              <w:left w:val="nil"/>
              <w:bottom w:val="single" w:sz="4" w:space="0" w:color="auto"/>
              <w:right w:val="single" w:sz="4" w:space="0" w:color="auto"/>
            </w:tcBorders>
            <w:shd w:val="clear" w:color="auto" w:fill="auto"/>
            <w:noWrap/>
            <w:vAlign w:val="center"/>
            <w:hideMark/>
          </w:tcPr>
          <w:p w14:paraId="50B49037"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3A0D7ADA"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322ED41D"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3082" w:type="dxa"/>
            <w:tcBorders>
              <w:top w:val="nil"/>
              <w:left w:val="nil"/>
              <w:bottom w:val="single" w:sz="4" w:space="0" w:color="auto"/>
              <w:right w:val="single" w:sz="4" w:space="0" w:color="auto"/>
            </w:tcBorders>
            <w:shd w:val="clear" w:color="auto" w:fill="auto"/>
            <w:noWrap/>
            <w:vAlign w:val="center"/>
            <w:hideMark/>
          </w:tcPr>
          <w:p w14:paraId="498C2AFC"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p>
        </w:tc>
      </w:tr>
      <w:tr w:rsidR="000E75D0" w:rsidRPr="00F76218" w14:paraId="0D518588" w14:textId="77777777" w:rsidTr="00B05587">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0E13EDF"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lastRenderedPageBreak/>
              <w:t>X40</w:t>
            </w:r>
          </w:p>
        </w:tc>
        <w:tc>
          <w:tcPr>
            <w:tcW w:w="1696" w:type="dxa"/>
            <w:tcBorders>
              <w:top w:val="nil"/>
              <w:left w:val="nil"/>
              <w:bottom w:val="single" w:sz="4" w:space="0" w:color="auto"/>
              <w:right w:val="single" w:sz="4" w:space="0" w:color="auto"/>
            </w:tcBorders>
            <w:shd w:val="clear" w:color="auto" w:fill="auto"/>
            <w:vAlign w:val="center"/>
            <w:hideMark/>
          </w:tcPr>
          <w:p w14:paraId="2C35ACA8"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RspMsg</w:t>
            </w:r>
          </w:p>
        </w:tc>
        <w:tc>
          <w:tcPr>
            <w:tcW w:w="1601" w:type="dxa"/>
            <w:tcBorders>
              <w:top w:val="nil"/>
              <w:left w:val="nil"/>
              <w:bottom w:val="single" w:sz="4" w:space="0" w:color="auto"/>
              <w:right w:val="single" w:sz="4" w:space="0" w:color="auto"/>
            </w:tcBorders>
            <w:shd w:val="clear" w:color="auto" w:fill="auto"/>
            <w:noWrap/>
            <w:vAlign w:val="center"/>
            <w:hideMark/>
          </w:tcPr>
          <w:p w14:paraId="222D72FD"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44A1121A"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72404024"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r w:rsidRPr="00F76218">
              <w:rPr>
                <w:rFonts w:ascii="宋体" w:eastAsia="宋体" w:hAnsi="宋体" w:cs="宋体" w:hint="eastAsia"/>
                <w:color w:val="000000"/>
                <w:kern w:val="0"/>
                <w:sz w:val="20"/>
                <w:szCs w:val="20"/>
              </w:rPr>
              <w:t>M</w:t>
            </w:r>
          </w:p>
        </w:tc>
        <w:tc>
          <w:tcPr>
            <w:tcW w:w="3082" w:type="dxa"/>
            <w:tcBorders>
              <w:top w:val="nil"/>
              <w:left w:val="nil"/>
              <w:bottom w:val="single" w:sz="4" w:space="0" w:color="auto"/>
              <w:right w:val="single" w:sz="4" w:space="0" w:color="auto"/>
            </w:tcBorders>
            <w:shd w:val="clear" w:color="auto" w:fill="auto"/>
            <w:noWrap/>
            <w:vAlign w:val="center"/>
            <w:hideMark/>
          </w:tcPr>
          <w:p w14:paraId="25E996F9" w14:textId="77777777" w:rsidR="000E75D0" w:rsidRPr="00F76218" w:rsidRDefault="000E75D0" w:rsidP="00FB300C">
            <w:pPr>
              <w:widowControl/>
              <w:spacing w:line="240" w:lineRule="auto"/>
              <w:ind w:firstLineChars="0" w:firstLine="0"/>
              <w:jc w:val="left"/>
              <w:rPr>
                <w:rFonts w:ascii="宋体" w:eastAsia="宋体" w:hAnsi="宋体" w:cs="宋体"/>
                <w:color w:val="000000"/>
                <w:kern w:val="0"/>
                <w:sz w:val="20"/>
                <w:szCs w:val="20"/>
              </w:rPr>
            </w:pPr>
          </w:p>
        </w:tc>
      </w:tr>
    </w:tbl>
    <w:p w14:paraId="0B7C794B" w14:textId="77777777" w:rsidR="0096390C" w:rsidRDefault="0096390C" w:rsidP="0096390C">
      <w:pPr>
        <w:pStyle w:val="3"/>
        <w:numPr>
          <w:ilvl w:val="2"/>
          <w:numId w:val="4"/>
        </w:numPr>
        <w:ind w:left="0" w:firstLineChars="0" w:firstLine="0"/>
      </w:pPr>
      <w:bookmarkStart w:id="49" w:name="_Toc475106246"/>
      <w:r>
        <w:rPr>
          <w:rFonts w:hint="eastAsia"/>
        </w:rPr>
        <w:t>质押</w:t>
      </w:r>
      <w:bookmarkEnd w:id="49"/>
    </w:p>
    <w:p w14:paraId="4145DF47" w14:textId="77777777" w:rsidR="0096390C" w:rsidRDefault="0096390C" w:rsidP="0096390C">
      <w:pPr>
        <w:pStyle w:val="4"/>
        <w:numPr>
          <w:ilvl w:val="3"/>
          <w:numId w:val="4"/>
        </w:numPr>
        <w:ind w:left="0" w:firstLineChars="0" w:firstLine="0"/>
      </w:pPr>
      <w:r w:rsidRPr="0096390C">
        <w:rPr>
          <w:rFonts w:hint="eastAsia"/>
        </w:rPr>
        <w:t>提交质押申报请求及应答</w:t>
      </w:r>
    </w:p>
    <w:p w14:paraId="30938701" w14:textId="77777777" w:rsidR="00C51C0C" w:rsidRDefault="00191417" w:rsidP="001643FA">
      <w:pPr>
        <w:ind w:firstLine="482"/>
        <w:jc w:val="left"/>
      </w:pPr>
      <w:r w:rsidRPr="00191417">
        <w:rPr>
          <w:rFonts w:hint="eastAsia"/>
          <w:b/>
        </w:rPr>
        <w:t>功能：</w:t>
      </w:r>
      <w:r w:rsidRPr="00191417">
        <w:rPr>
          <w:rFonts w:hint="eastAsia"/>
        </w:rPr>
        <w:t>质押</w:t>
      </w:r>
      <w:r>
        <w:rPr>
          <w:rFonts w:hint="eastAsia"/>
        </w:rPr>
        <w:t>申报指令用于会员二级系统把该会员</w:t>
      </w:r>
      <w:r w:rsidR="00E10CAE">
        <w:rPr>
          <w:rFonts w:hint="eastAsia"/>
        </w:rPr>
        <w:t>席位</w:t>
      </w:r>
      <w:r>
        <w:rPr>
          <w:rFonts w:hint="eastAsia"/>
        </w:rPr>
        <w:t>所属客户填写的</w:t>
      </w:r>
      <w:r w:rsidR="00531E0D">
        <w:rPr>
          <w:rFonts w:hint="eastAsia"/>
        </w:rPr>
        <w:t>黄金铂金交割品种</w:t>
      </w:r>
      <w:r>
        <w:rPr>
          <w:rFonts w:hint="eastAsia"/>
        </w:rPr>
        <w:t>质押登记申报单提交给一级系统。二级系统一</w:t>
      </w:r>
      <w:r w:rsidR="00B1055E">
        <w:rPr>
          <w:rFonts w:hint="eastAsia"/>
        </w:rPr>
        <w:t>定要经过增加、复核质押登记申报单操作后，才能将其提交给一级系统。申报时，可请求质押多个</w:t>
      </w:r>
      <w:r w:rsidR="00C51C0C">
        <w:rPr>
          <w:rFonts w:hint="eastAsia"/>
        </w:rPr>
        <w:t>交割</w:t>
      </w:r>
      <w:r w:rsidR="00B1055E">
        <w:rPr>
          <w:rFonts w:hint="eastAsia"/>
        </w:rPr>
        <w:t>品种</w:t>
      </w:r>
      <w:r>
        <w:rPr>
          <w:rFonts w:hint="eastAsia"/>
        </w:rPr>
        <w:t>。</w:t>
      </w:r>
    </w:p>
    <w:p w14:paraId="26AEED88" w14:textId="77777777" w:rsidR="00191417" w:rsidRPr="00191417" w:rsidRDefault="00191417" w:rsidP="00191417">
      <w:pPr>
        <w:ind w:firstLine="480"/>
      </w:pPr>
      <w:r>
        <w:rPr>
          <w:rFonts w:hint="eastAsia"/>
        </w:rPr>
        <w:t>消息体格式如下：</w:t>
      </w:r>
    </w:p>
    <w:tbl>
      <w:tblPr>
        <w:tblW w:w="9361" w:type="dxa"/>
        <w:tblInd w:w="103" w:type="dxa"/>
        <w:tblLayout w:type="fixed"/>
        <w:tblLook w:val="04A0" w:firstRow="1" w:lastRow="0" w:firstColumn="1" w:lastColumn="0" w:noHBand="0" w:noVBand="1"/>
      </w:tblPr>
      <w:tblGrid>
        <w:gridCol w:w="714"/>
        <w:gridCol w:w="709"/>
        <w:gridCol w:w="1843"/>
        <w:gridCol w:w="2126"/>
        <w:gridCol w:w="798"/>
        <w:gridCol w:w="798"/>
        <w:gridCol w:w="2373"/>
      </w:tblGrid>
      <w:tr w:rsidR="00680B62" w:rsidRPr="0030576E" w14:paraId="74F5382F" w14:textId="77777777" w:rsidTr="00800FBF">
        <w:trPr>
          <w:trHeight w:val="270"/>
          <w:tblHeader/>
        </w:trPr>
        <w:tc>
          <w:tcPr>
            <w:tcW w:w="714" w:type="dxa"/>
            <w:tcBorders>
              <w:top w:val="single" w:sz="4" w:space="0" w:color="auto"/>
              <w:left w:val="single" w:sz="4" w:space="0" w:color="auto"/>
              <w:bottom w:val="single" w:sz="4" w:space="0" w:color="auto"/>
              <w:right w:val="single" w:sz="4" w:space="0" w:color="auto"/>
            </w:tcBorders>
            <w:shd w:val="clear" w:color="000000" w:fill="D9D9D9"/>
            <w:vAlign w:val="center"/>
          </w:tcPr>
          <w:p w14:paraId="1FDB4EC7" w14:textId="77777777" w:rsidR="00191417" w:rsidRPr="0030576E" w:rsidRDefault="00191417" w:rsidP="00680B62">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B69F000" w14:textId="77777777" w:rsidR="00191417" w:rsidRPr="0030576E" w:rsidRDefault="00191417" w:rsidP="00680B62">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6A290351" w14:textId="77777777" w:rsidR="00191417" w:rsidRPr="0030576E" w:rsidRDefault="00191417" w:rsidP="00680B62">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2126" w:type="dxa"/>
            <w:tcBorders>
              <w:top w:val="single" w:sz="4" w:space="0" w:color="auto"/>
              <w:left w:val="nil"/>
              <w:bottom w:val="single" w:sz="4" w:space="0" w:color="auto"/>
              <w:right w:val="single" w:sz="4" w:space="0" w:color="auto"/>
            </w:tcBorders>
            <w:shd w:val="clear" w:color="000000" w:fill="D9D9D9"/>
            <w:noWrap/>
            <w:vAlign w:val="center"/>
            <w:hideMark/>
          </w:tcPr>
          <w:p w14:paraId="42713A07" w14:textId="77777777" w:rsidR="00191417" w:rsidRPr="0030576E" w:rsidRDefault="004847B6" w:rsidP="00680B62">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0CCC0533" w14:textId="77777777" w:rsidR="00191417" w:rsidRPr="0030576E" w:rsidRDefault="00191417" w:rsidP="00680B62">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09F0232A" w14:textId="77777777" w:rsidR="00191417" w:rsidRPr="0030576E" w:rsidRDefault="00191417" w:rsidP="00680B62">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2373" w:type="dxa"/>
            <w:tcBorders>
              <w:top w:val="single" w:sz="4" w:space="0" w:color="auto"/>
              <w:left w:val="nil"/>
              <w:bottom w:val="single" w:sz="4" w:space="0" w:color="auto"/>
              <w:right w:val="single" w:sz="4" w:space="0" w:color="auto"/>
            </w:tcBorders>
            <w:shd w:val="clear" w:color="000000" w:fill="D9D9D9"/>
            <w:noWrap/>
            <w:vAlign w:val="center"/>
            <w:hideMark/>
          </w:tcPr>
          <w:p w14:paraId="5C81A71F" w14:textId="77777777" w:rsidR="00191417" w:rsidRPr="0030576E" w:rsidRDefault="00191417" w:rsidP="00680B62">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680B62" w:rsidRPr="0030576E" w14:paraId="4A2B5463"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7E7960CD"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18390E3" w14:textId="77777777" w:rsidR="006512AC" w:rsidRPr="0030576E" w:rsidRDefault="00B52748"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K00</w:t>
            </w:r>
          </w:p>
        </w:tc>
        <w:tc>
          <w:tcPr>
            <w:tcW w:w="1843" w:type="dxa"/>
            <w:tcBorders>
              <w:top w:val="nil"/>
              <w:left w:val="nil"/>
              <w:bottom w:val="single" w:sz="4" w:space="0" w:color="auto"/>
              <w:right w:val="single" w:sz="4" w:space="0" w:color="auto"/>
            </w:tcBorders>
            <w:shd w:val="clear" w:color="auto" w:fill="auto"/>
            <w:noWrap/>
            <w:vAlign w:val="center"/>
            <w:hideMark/>
          </w:tcPr>
          <w:p w14:paraId="7F5A040A"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localNo</w:t>
            </w:r>
          </w:p>
        </w:tc>
        <w:tc>
          <w:tcPr>
            <w:tcW w:w="2126" w:type="dxa"/>
            <w:tcBorders>
              <w:top w:val="nil"/>
              <w:left w:val="nil"/>
              <w:bottom w:val="single" w:sz="4" w:space="0" w:color="auto"/>
              <w:right w:val="single" w:sz="4" w:space="0" w:color="auto"/>
            </w:tcBorders>
            <w:shd w:val="clear" w:color="auto" w:fill="auto"/>
            <w:noWrap/>
            <w:vAlign w:val="center"/>
            <w:hideMark/>
          </w:tcPr>
          <w:p w14:paraId="3B5A00F3" w14:textId="77777777" w:rsidR="006512AC" w:rsidRPr="0030576E" w:rsidRDefault="00531E0D"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006512AC" w:rsidRPr="0030576E">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申报单</w:t>
            </w:r>
            <w:r w:rsidR="006512AC" w:rsidRPr="0030576E">
              <w:rPr>
                <w:rFonts w:ascii="宋体" w:eastAsia="宋体" w:hAnsi="宋体" w:cs="宋体" w:hint="eastAsia"/>
                <w:color w:val="000000"/>
                <w:kern w:val="0"/>
                <w:sz w:val="20"/>
                <w:szCs w:val="20"/>
              </w:rPr>
              <w:t>编号</w:t>
            </w:r>
          </w:p>
        </w:tc>
        <w:tc>
          <w:tcPr>
            <w:tcW w:w="798" w:type="dxa"/>
            <w:tcBorders>
              <w:top w:val="nil"/>
              <w:left w:val="nil"/>
              <w:bottom w:val="single" w:sz="4" w:space="0" w:color="auto"/>
              <w:right w:val="single" w:sz="4" w:space="0" w:color="auto"/>
            </w:tcBorders>
            <w:shd w:val="clear" w:color="auto" w:fill="auto"/>
            <w:vAlign w:val="center"/>
            <w:hideMark/>
          </w:tcPr>
          <w:p w14:paraId="06E333F0"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554C2081" w14:textId="77777777" w:rsidR="006512AC" w:rsidRPr="00984E1E" w:rsidRDefault="006512AC" w:rsidP="00680B62">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6487D60B" w14:textId="77777777" w:rsidR="006512AC" w:rsidRPr="0030576E" w:rsidRDefault="002A19CB" w:rsidP="00680B62">
            <w:pPr>
              <w:widowControl/>
              <w:spacing w:line="240" w:lineRule="auto"/>
              <w:ind w:firstLineChars="0" w:firstLine="0"/>
              <w:rPr>
                <w:rFonts w:ascii="宋体" w:eastAsia="宋体" w:hAnsi="宋体" w:cs="宋体"/>
                <w:color w:val="000000"/>
                <w:kern w:val="0"/>
                <w:sz w:val="20"/>
                <w:szCs w:val="20"/>
              </w:rPr>
            </w:pPr>
            <w:r>
              <w:rPr>
                <w:rFonts w:hint="eastAsia"/>
                <w:sz w:val="20"/>
              </w:rPr>
              <w:t>会员二级系统给该申请的内部唯一</w:t>
            </w:r>
            <w:r w:rsidRPr="008F2131">
              <w:rPr>
                <w:rFonts w:hint="eastAsia"/>
                <w:sz w:val="20"/>
              </w:rPr>
              <w:t>编号</w:t>
            </w:r>
            <w:r>
              <w:rPr>
                <w:rFonts w:hint="eastAsia"/>
                <w:sz w:val="20"/>
              </w:rPr>
              <w:t>。</w:t>
            </w:r>
          </w:p>
        </w:tc>
      </w:tr>
      <w:tr w:rsidR="00680B62" w:rsidRPr="0030576E" w14:paraId="38C3168B"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7B51457C"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7E398FC"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1843" w:type="dxa"/>
            <w:tcBorders>
              <w:top w:val="nil"/>
              <w:left w:val="nil"/>
              <w:bottom w:val="single" w:sz="4" w:space="0" w:color="auto"/>
              <w:right w:val="single" w:sz="4" w:space="0" w:color="auto"/>
            </w:tcBorders>
            <w:shd w:val="clear" w:color="auto" w:fill="auto"/>
            <w:vAlign w:val="center"/>
            <w:hideMark/>
          </w:tcPr>
          <w:p w14:paraId="7170EDF6"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2126" w:type="dxa"/>
            <w:tcBorders>
              <w:top w:val="nil"/>
              <w:left w:val="nil"/>
              <w:bottom w:val="single" w:sz="4" w:space="0" w:color="auto"/>
              <w:right w:val="single" w:sz="4" w:space="0" w:color="auto"/>
            </w:tcBorders>
            <w:shd w:val="clear" w:color="auto" w:fill="auto"/>
            <w:noWrap/>
            <w:vAlign w:val="center"/>
            <w:hideMark/>
          </w:tcPr>
          <w:p w14:paraId="1465DE4C"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798" w:type="dxa"/>
            <w:tcBorders>
              <w:top w:val="nil"/>
              <w:left w:val="nil"/>
              <w:bottom w:val="single" w:sz="4" w:space="0" w:color="auto"/>
              <w:right w:val="single" w:sz="4" w:space="0" w:color="auto"/>
            </w:tcBorders>
            <w:shd w:val="clear" w:color="auto" w:fill="auto"/>
            <w:vAlign w:val="center"/>
            <w:hideMark/>
          </w:tcPr>
          <w:p w14:paraId="230DBAB1"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60BFCACD" w14:textId="77777777" w:rsidR="006512AC" w:rsidRPr="00984E1E" w:rsidRDefault="006512AC" w:rsidP="00680B62">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38D404A6"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p>
        </w:tc>
      </w:tr>
      <w:tr w:rsidR="00680B62" w:rsidRPr="0030576E" w14:paraId="61EBF69E"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2F449BDA" w14:textId="77777777" w:rsidR="006512AC" w:rsidRPr="0030576E" w:rsidRDefault="006512AC"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61BCD5D" w14:textId="77777777" w:rsidR="006512AC" w:rsidRPr="00492469" w:rsidRDefault="006512AC" w:rsidP="00680B62">
            <w:pPr>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M20</w:t>
            </w:r>
          </w:p>
        </w:tc>
        <w:tc>
          <w:tcPr>
            <w:tcW w:w="1843" w:type="dxa"/>
            <w:tcBorders>
              <w:top w:val="nil"/>
              <w:left w:val="nil"/>
              <w:bottom w:val="single" w:sz="4" w:space="0" w:color="auto"/>
              <w:right w:val="single" w:sz="4" w:space="0" w:color="auto"/>
            </w:tcBorders>
            <w:shd w:val="clear" w:color="auto" w:fill="auto"/>
            <w:vAlign w:val="center"/>
          </w:tcPr>
          <w:p w14:paraId="23A25A74" w14:textId="77777777" w:rsidR="006512AC" w:rsidRPr="00492469" w:rsidRDefault="006512AC" w:rsidP="00680B62">
            <w:pPr>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seatID</w:t>
            </w:r>
          </w:p>
        </w:tc>
        <w:tc>
          <w:tcPr>
            <w:tcW w:w="2126" w:type="dxa"/>
            <w:tcBorders>
              <w:top w:val="nil"/>
              <w:left w:val="nil"/>
              <w:bottom w:val="single" w:sz="4" w:space="0" w:color="auto"/>
              <w:right w:val="single" w:sz="4" w:space="0" w:color="auto"/>
            </w:tcBorders>
            <w:shd w:val="clear" w:color="auto" w:fill="auto"/>
            <w:noWrap/>
            <w:vAlign w:val="center"/>
          </w:tcPr>
          <w:p w14:paraId="2674DCBF" w14:textId="77777777" w:rsidR="006512AC" w:rsidRPr="00492469" w:rsidRDefault="006512AC" w:rsidP="00680B6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席位代码</w:t>
            </w:r>
          </w:p>
        </w:tc>
        <w:tc>
          <w:tcPr>
            <w:tcW w:w="798" w:type="dxa"/>
            <w:tcBorders>
              <w:top w:val="nil"/>
              <w:left w:val="nil"/>
              <w:bottom w:val="single" w:sz="4" w:space="0" w:color="auto"/>
              <w:right w:val="single" w:sz="4" w:space="0" w:color="auto"/>
            </w:tcBorders>
            <w:shd w:val="clear" w:color="auto" w:fill="auto"/>
            <w:vAlign w:val="center"/>
          </w:tcPr>
          <w:p w14:paraId="6C456599" w14:textId="77777777" w:rsidR="006512AC" w:rsidRPr="00492469" w:rsidRDefault="006512AC" w:rsidP="00680B62">
            <w:pPr>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3D579319" w14:textId="77777777" w:rsidR="006512AC" w:rsidRPr="00492469" w:rsidRDefault="006512AC" w:rsidP="00680B62">
            <w:pPr>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tcPr>
          <w:p w14:paraId="63B2EAF0" w14:textId="77777777" w:rsidR="006512AC" w:rsidRPr="003E783F" w:rsidRDefault="006512AC"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6835C5DE"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3460E7C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4A8E270" w14:textId="77777777" w:rsidR="00A53694" w:rsidRPr="0030576E" w:rsidRDefault="00A53694" w:rsidP="00E4223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843" w:type="dxa"/>
            <w:tcBorders>
              <w:top w:val="nil"/>
              <w:left w:val="nil"/>
              <w:bottom w:val="single" w:sz="4" w:space="0" w:color="auto"/>
              <w:right w:val="single" w:sz="4" w:space="0" w:color="auto"/>
            </w:tcBorders>
            <w:shd w:val="clear" w:color="auto" w:fill="auto"/>
            <w:vAlign w:val="center"/>
          </w:tcPr>
          <w:p w14:paraId="5E03A30D" w14:textId="77777777" w:rsidR="00A53694" w:rsidRPr="0030576E" w:rsidRDefault="00A53694" w:rsidP="00E42239">
            <w:pPr>
              <w:widowControl/>
              <w:spacing w:line="240" w:lineRule="auto"/>
              <w:ind w:firstLineChars="0" w:firstLine="0"/>
              <w:rPr>
                <w:rFonts w:ascii="宋体" w:eastAsia="宋体" w:hAnsi="宋体" w:cs="宋体"/>
                <w:color w:val="000000"/>
                <w:kern w:val="0"/>
                <w:sz w:val="20"/>
                <w:szCs w:val="20"/>
              </w:rPr>
            </w:pPr>
            <w:r w:rsidRPr="00E42239">
              <w:rPr>
                <w:rFonts w:ascii="宋体" w:eastAsia="宋体" w:hAnsi="宋体" w:cs="宋体"/>
                <w:color w:val="000000"/>
                <w:kern w:val="0"/>
                <w:sz w:val="20"/>
                <w:szCs w:val="20"/>
              </w:rPr>
              <w:t>clientID</w:t>
            </w:r>
          </w:p>
        </w:tc>
        <w:tc>
          <w:tcPr>
            <w:tcW w:w="2126" w:type="dxa"/>
            <w:tcBorders>
              <w:top w:val="nil"/>
              <w:left w:val="nil"/>
              <w:bottom w:val="single" w:sz="4" w:space="0" w:color="auto"/>
              <w:right w:val="single" w:sz="4" w:space="0" w:color="auto"/>
            </w:tcBorders>
            <w:shd w:val="clear" w:color="auto" w:fill="auto"/>
            <w:noWrap/>
            <w:vAlign w:val="center"/>
          </w:tcPr>
          <w:p w14:paraId="4C9304AF" w14:textId="77777777" w:rsidR="00A53694" w:rsidRPr="0030576E" w:rsidRDefault="00A53694" w:rsidP="00E42239">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客户代码</w:t>
            </w:r>
          </w:p>
        </w:tc>
        <w:tc>
          <w:tcPr>
            <w:tcW w:w="798" w:type="dxa"/>
            <w:tcBorders>
              <w:top w:val="nil"/>
              <w:left w:val="nil"/>
              <w:bottom w:val="single" w:sz="4" w:space="0" w:color="auto"/>
              <w:right w:val="single" w:sz="4" w:space="0" w:color="auto"/>
            </w:tcBorders>
            <w:shd w:val="clear" w:color="auto" w:fill="auto"/>
            <w:vAlign w:val="center"/>
          </w:tcPr>
          <w:p w14:paraId="3F279B0B" w14:textId="77777777" w:rsidR="00A53694" w:rsidRPr="00492469" w:rsidRDefault="00A53694" w:rsidP="00227877">
            <w:pPr>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6D73DD4B" w14:textId="77777777" w:rsidR="00A53694" w:rsidRPr="00492469" w:rsidRDefault="00A53694" w:rsidP="00227877">
            <w:pPr>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tcPr>
          <w:p w14:paraId="10FD8075" w14:textId="77777777" w:rsidR="00A53694" w:rsidRPr="003E783F"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6601857F"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71F4CCC8"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7610D84"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T00</w:t>
            </w:r>
          </w:p>
        </w:tc>
        <w:tc>
          <w:tcPr>
            <w:tcW w:w="1843" w:type="dxa"/>
            <w:tcBorders>
              <w:top w:val="nil"/>
              <w:left w:val="nil"/>
              <w:bottom w:val="single" w:sz="4" w:space="0" w:color="auto"/>
              <w:right w:val="single" w:sz="4" w:space="0" w:color="auto"/>
            </w:tcBorders>
            <w:shd w:val="clear" w:color="auto" w:fill="auto"/>
            <w:noWrap/>
            <w:vAlign w:val="center"/>
            <w:hideMark/>
          </w:tcPr>
          <w:p w14:paraId="41505A58"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origApp</w:t>
            </w:r>
          </w:p>
        </w:tc>
        <w:tc>
          <w:tcPr>
            <w:tcW w:w="2126" w:type="dxa"/>
            <w:tcBorders>
              <w:top w:val="nil"/>
              <w:left w:val="nil"/>
              <w:bottom w:val="single" w:sz="4" w:space="0" w:color="auto"/>
              <w:right w:val="single" w:sz="4" w:space="0" w:color="auto"/>
            </w:tcBorders>
            <w:shd w:val="clear" w:color="auto" w:fill="auto"/>
            <w:noWrap/>
            <w:vAlign w:val="center"/>
            <w:hideMark/>
          </w:tcPr>
          <w:p w14:paraId="42A6B032"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申报方</w:t>
            </w:r>
          </w:p>
        </w:tc>
        <w:tc>
          <w:tcPr>
            <w:tcW w:w="798" w:type="dxa"/>
            <w:tcBorders>
              <w:top w:val="nil"/>
              <w:left w:val="nil"/>
              <w:bottom w:val="single" w:sz="4" w:space="0" w:color="auto"/>
              <w:right w:val="single" w:sz="4" w:space="0" w:color="auto"/>
            </w:tcBorders>
            <w:shd w:val="clear" w:color="auto" w:fill="auto"/>
            <w:vAlign w:val="center"/>
            <w:hideMark/>
          </w:tcPr>
          <w:p w14:paraId="0FC239EB"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2934B85A"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66910F36" w14:textId="77777777" w:rsidR="00A53694" w:rsidRPr="00E91181" w:rsidRDefault="00A53694" w:rsidP="00680B62">
            <w:pPr>
              <w:widowControl/>
              <w:spacing w:line="240" w:lineRule="auto"/>
              <w:ind w:firstLineChars="0" w:firstLine="0"/>
              <w:rPr>
                <w:rFonts w:ascii="宋体" w:eastAsia="宋体" w:hAnsi="宋体" w:cs="宋体"/>
                <w:color w:val="000000"/>
                <w:kern w:val="0"/>
                <w:sz w:val="20"/>
                <w:szCs w:val="20"/>
              </w:rPr>
            </w:pPr>
            <w:r w:rsidRPr="00E458B6">
              <w:rPr>
                <w:rFonts w:ascii="宋体" w:eastAsia="宋体" w:hAnsi="宋体" w:cs="宋体" w:hint="eastAsia"/>
                <w:color w:val="000000"/>
                <w:kern w:val="0"/>
                <w:sz w:val="20"/>
                <w:szCs w:val="20"/>
              </w:rPr>
              <w:t>取值：1-出质方、2-质权方，必填。</w:t>
            </w:r>
          </w:p>
        </w:tc>
      </w:tr>
      <w:tr w:rsidR="00A53694" w:rsidRPr="0030576E" w14:paraId="516286D9"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636B5524"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7AE3785" w14:textId="77777777" w:rsidR="00A53694" w:rsidRPr="00492469" w:rsidRDefault="00A53694" w:rsidP="00492469">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843" w:type="dxa"/>
            <w:tcBorders>
              <w:top w:val="nil"/>
              <w:left w:val="nil"/>
              <w:bottom w:val="single" w:sz="4" w:space="0" w:color="auto"/>
              <w:right w:val="single" w:sz="4" w:space="0" w:color="auto"/>
            </w:tcBorders>
            <w:shd w:val="clear" w:color="auto" w:fill="auto"/>
            <w:noWrap/>
            <w:vAlign w:val="center"/>
          </w:tcPr>
          <w:p w14:paraId="6194C34E" w14:textId="77777777" w:rsidR="00A53694" w:rsidRPr="00492469" w:rsidRDefault="00A53694" w:rsidP="00680B6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2126" w:type="dxa"/>
            <w:tcBorders>
              <w:top w:val="nil"/>
              <w:left w:val="nil"/>
              <w:bottom w:val="single" w:sz="4" w:space="0" w:color="auto"/>
              <w:right w:val="single" w:sz="4" w:space="0" w:color="auto"/>
            </w:tcBorders>
            <w:shd w:val="clear" w:color="auto" w:fill="auto"/>
            <w:noWrap/>
            <w:vAlign w:val="center"/>
          </w:tcPr>
          <w:p w14:paraId="231566F2" w14:textId="77777777" w:rsidR="00A53694" w:rsidRPr="00492469" w:rsidRDefault="00A53694" w:rsidP="00680B6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98" w:type="dxa"/>
            <w:tcBorders>
              <w:top w:val="nil"/>
              <w:left w:val="nil"/>
              <w:bottom w:val="single" w:sz="4" w:space="0" w:color="auto"/>
              <w:right w:val="single" w:sz="4" w:space="0" w:color="auto"/>
            </w:tcBorders>
            <w:shd w:val="clear" w:color="auto" w:fill="auto"/>
            <w:vAlign w:val="center"/>
          </w:tcPr>
          <w:p w14:paraId="071B2311" w14:textId="5A4D8A4A" w:rsidR="00A53694" w:rsidRPr="00492469" w:rsidRDefault="00757375"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371CEBCA" w14:textId="77777777" w:rsidR="00A53694" w:rsidRPr="00492469"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tcPr>
          <w:p w14:paraId="6B8E6917" w14:textId="77777777" w:rsidR="00A53694" w:rsidRPr="00492469"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15B79072"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4BDC1776"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57CE188" w14:textId="77777777" w:rsidR="00A53694" w:rsidRPr="00492469" w:rsidRDefault="00B05587"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843" w:type="dxa"/>
            <w:tcBorders>
              <w:top w:val="nil"/>
              <w:left w:val="nil"/>
              <w:bottom w:val="single" w:sz="4" w:space="0" w:color="auto"/>
              <w:right w:val="single" w:sz="4" w:space="0" w:color="auto"/>
            </w:tcBorders>
            <w:shd w:val="clear" w:color="auto" w:fill="auto"/>
            <w:noWrap/>
            <w:vAlign w:val="center"/>
          </w:tcPr>
          <w:p w14:paraId="32E50C2D" w14:textId="77777777" w:rsidR="00A53694" w:rsidRPr="00492469" w:rsidRDefault="00B05587" w:rsidP="00680B62">
            <w:pPr>
              <w:widowControl/>
              <w:spacing w:line="240" w:lineRule="auto"/>
              <w:ind w:firstLineChars="0" w:firstLine="0"/>
              <w:rPr>
                <w:rFonts w:ascii="宋体" w:eastAsia="宋体" w:hAnsi="宋体" w:cs="宋体"/>
                <w:color w:val="000000"/>
                <w:kern w:val="0"/>
                <w:sz w:val="20"/>
                <w:szCs w:val="20"/>
              </w:rPr>
            </w:pPr>
            <w:r w:rsidRPr="00B05587">
              <w:rPr>
                <w:rFonts w:ascii="宋体" w:eastAsia="宋体" w:hAnsi="宋体" w:cs="宋体"/>
                <w:color w:val="000000"/>
                <w:kern w:val="0"/>
                <w:sz w:val="20"/>
                <w:szCs w:val="20"/>
              </w:rPr>
              <w:t>opSeatID</w:t>
            </w:r>
          </w:p>
        </w:tc>
        <w:tc>
          <w:tcPr>
            <w:tcW w:w="2126" w:type="dxa"/>
            <w:tcBorders>
              <w:top w:val="nil"/>
              <w:left w:val="nil"/>
              <w:bottom w:val="single" w:sz="4" w:space="0" w:color="auto"/>
              <w:right w:val="single" w:sz="4" w:space="0" w:color="auto"/>
            </w:tcBorders>
            <w:shd w:val="clear" w:color="auto" w:fill="auto"/>
            <w:noWrap/>
            <w:vAlign w:val="center"/>
          </w:tcPr>
          <w:p w14:paraId="1810F829" w14:textId="77777777" w:rsidR="00A53694" w:rsidRPr="00492469" w:rsidRDefault="00A53694" w:rsidP="00680B6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98" w:type="dxa"/>
            <w:tcBorders>
              <w:top w:val="nil"/>
              <w:left w:val="nil"/>
              <w:bottom w:val="single" w:sz="4" w:space="0" w:color="auto"/>
              <w:right w:val="single" w:sz="4" w:space="0" w:color="auto"/>
            </w:tcBorders>
            <w:shd w:val="clear" w:color="auto" w:fill="auto"/>
            <w:vAlign w:val="center"/>
          </w:tcPr>
          <w:p w14:paraId="5E0D0041" w14:textId="03BAECB3" w:rsidR="00A53694" w:rsidRPr="00492469" w:rsidRDefault="00757375"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33CFA2C4"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tcPr>
          <w:p w14:paraId="3FA41B49" w14:textId="77777777" w:rsidR="00A53694" w:rsidRPr="00492469"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21B50558"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3E2D1F7C"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41DA91E"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843" w:type="dxa"/>
            <w:tcBorders>
              <w:top w:val="nil"/>
              <w:left w:val="nil"/>
              <w:bottom w:val="single" w:sz="4" w:space="0" w:color="auto"/>
              <w:right w:val="single" w:sz="4" w:space="0" w:color="auto"/>
            </w:tcBorders>
            <w:shd w:val="clear" w:color="auto" w:fill="auto"/>
            <w:noWrap/>
            <w:vAlign w:val="center"/>
          </w:tcPr>
          <w:p w14:paraId="60EDD244"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2126" w:type="dxa"/>
            <w:tcBorders>
              <w:top w:val="nil"/>
              <w:left w:val="nil"/>
              <w:bottom w:val="single" w:sz="4" w:space="0" w:color="auto"/>
              <w:right w:val="single" w:sz="4" w:space="0" w:color="auto"/>
            </w:tcBorders>
            <w:shd w:val="clear" w:color="auto" w:fill="auto"/>
            <w:noWrap/>
            <w:vAlign w:val="center"/>
          </w:tcPr>
          <w:p w14:paraId="1EA869E6"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98" w:type="dxa"/>
            <w:tcBorders>
              <w:top w:val="nil"/>
              <w:left w:val="nil"/>
              <w:bottom w:val="single" w:sz="4" w:space="0" w:color="auto"/>
              <w:right w:val="single" w:sz="4" w:space="0" w:color="auto"/>
            </w:tcBorders>
            <w:shd w:val="clear" w:color="auto" w:fill="auto"/>
            <w:vAlign w:val="center"/>
          </w:tcPr>
          <w:p w14:paraId="3DF3654F" w14:textId="35174F64" w:rsidR="00A53694" w:rsidRPr="00492469" w:rsidRDefault="00757375"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3D826FDA"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tcPr>
          <w:p w14:paraId="5009C41A"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28F2BE3A"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389ACA06"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54525D8"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K47</w:t>
            </w:r>
          </w:p>
        </w:tc>
        <w:tc>
          <w:tcPr>
            <w:tcW w:w="1843" w:type="dxa"/>
            <w:tcBorders>
              <w:top w:val="nil"/>
              <w:left w:val="nil"/>
              <w:bottom w:val="single" w:sz="4" w:space="0" w:color="auto"/>
              <w:right w:val="single" w:sz="4" w:space="0" w:color="auto"/>
            </w:tcBorders>
            <w:shd w:val="clear" w:color="auto" w:fill="auto"/>
            <w:noWrap/>
            <w:vAlign w:val="center"/>
            <w:hideMark/>
          </w:tcPr>
          <w:p w14:paraId="68C984E4"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contractNo</w:t>
            </w:r>
          </w:p>
        </w:tc>
        <w:tc>
          <w:tcPr>
            <w:tcW w:w="2126" w:type="dxa"/>
            <w:tcBorders>
              <w:top w:val="nil"/>
              <w:left w:val="nil"/>
              <w:bottom w:val="single" w:sz="4" w:space="0" w:color="auto"/>
              <w:right w:val="single" w:sz="4" w:space="0" w:color="auto"/>
            </w:tcBorders>
            <w:shd w:val="clear" w:color="auto" w:fill="auto"/>
            <w:noWrap/>
            <w:vAlign w:val="center"/>
            <w:hideMark/>
          </w:tcPr>
          <w:p w14:paraId="15FC0C3A"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质押合约</w:t>
            </w:r>
            <w:r w:rsidRPr="0030576E">
              <w:rPr>
                <w:rFonts w:ascii="宋体" w:eastAsia="宋体" w:hAnsi="宋体" w:cs="宋体" w:hint="eastAsia"/>
                <w:color w:val="000000"/>
                <w:kern w:val="0"/>
                <w:sz w:val="20"/>
                <w:szCs w:val="20"/>
              </w:rPr>
              <w:t>编号</w:t>
            </w:r>
          </w:p>
        </w:tc>
        <w:tc>
          <w:tcPr>
            <w:tcW w:w="798" w:type="dxa"/>
            <w:tcBorders>
              <w:top w:val="nil"/>
              <w:left w:val="nil"/>
              <w:bottom w:val="single" w:sz="4" w:space="0" w:color="auto"/>
              <w:right w:val="single" w:sz="4" w:space="0" w:color="auto"/>
            </w:tcBorders>
            <w:shd w:val="clear" w:color="auto" w:fill="auto"/>
            <w:vAlign w:val="center"/>
            <w:hideMark/>
          </w:tcPr>
          <w:p w14:paraId="016DC80B"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6B9FFF9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741D73DC"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78CCDEE5"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037881ED"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11D262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K45</w:t>
            </w:r>
          </w:p>
        </w:tc>
        <w:tc>
          <w:tcPr>
            <w:tcW w:w="1843" w:type="dxa"/>
            <w:tcBorders>
              <w:top w:val="nil"/>
              <w:left w:val="nil"/>
              <w:bottom w:val="single" w:sz="4" w:space="0" w:color="auto"/>
              <w:right w:val="single" w:sz="4" w:space="0" w:color="auto"/>
            </w:tcBorders>
            <w:shd w:val="clear" w:color="auto" w:fill="auto"/>
            <w:noWrap/>
            <w:vAlign w:val="center"/>
            <w:hideMark/>
          </w:tcPr>
          <w:p w14:paraId="164E9EA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loanContractNo</w:t>
            </w:r>
          </w:p>
        </w:tc>
        <w:tc>
          <w:tcPr>
            <w:tcW w:w="2126" w:type="dxa"/>
            <w:tcBorders>
              <w:top w:val="nil"/>
              <w:left w:val="nil"/>
              <w:bottom w:val="single" w:sz="4" w:space="0" w:color="auto"/>
              <w:right w:val="single" w:sz="4" w:space="0" w:color="auto"/>
            </w:tcBorders>
            <w:shd w:val="clear" w:color="auto" w:fill="auto"/>
            <w:noWrap/>
            <w:vAlign w:val="center"/>
            <w:hideMark/>
          </w:tcPr>
          <w:p w14:paraId="612A6F9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贷款合约编号</w:t>
            </w:r>
          </w:p>
        </w:tc>
        <w:tc>
          <w:tcPr>
            <w:tcW w:w="798" w:type="dxa"/>
            <w:tcBorders>
              <w:top w:val="nil"/>
              <w:left w:val="nil"/>
              <w:bottom w:val="single" w:sz="4" w:space="0" w:color="auto"/>
              <w:right w:val="single" w:sz="4" w:space="0" w:color="auto"/>
            </w:tcBorders>
            <w:shd w:val="clear" w:color="auto" w:fill="auto"/>
            <w:vAlign w:val="center"/>
            <w:hideMark/>
          </w:tcPr>
          <w:p w14:paraId="34081A1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35DEF36D"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452D601C"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0BAC63D9"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668FF764"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C12AF70"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K46</w:t>
            </w:r>
          </w:p>
        </w:tc>
        <w:tc>
          <w:tcPr>
            <w:tcW w:w="1843" w:type="dxa"/>
            <w:tcBorders>
              <w:top w:val="nil"/>
              <w:left w:val="nil"/>
              <w:bottom w:val="single" w:sz="4" w:space="0" w:color="auto"/>
              <w:right w:val="single" w:sz="4" w:space="0" w:color="auto"/>
            </w:tcBorders>
            <w:shd w:val="clear" w:color="auto" w:fill="auto"/>
            <w:noWrap/>
            <w:vAlign w:val="center"/>
            <w:hideMark/>
          </w:tcPr>
          <w:p w14:paraId="33E13C0C"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loanAmount</w:t>
            </w:r>
          </w:p>
        </w:tc>
        <w:tc>
          <w:tcPr>
            <w:tcW w:w="2126" w:type="dxa"/>
            <w:tcBorders>
              <w:top w:val="nil"/>
              <w:left w:val="nil"/>
              <w:bottom w:val="single" w:sz="4" w:space="0" w:color="auto"/>
              <w:right w:val="single" w:sz="4" w:space="0" w:color="auto"/>
            </w:tcBorders>
            <w:shd w:val="clear" w:color="auto" w:fill="auto"/>
            <w:noWrap/>
            <w:vAlign w:val="center"/>
            <w:hideMark/>
          </w:tcPr>
          <w:p w14:paraId="62C96276"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贷款金额</w:t>
            </w:r>
          </w:p>
        </w:tc>
        <w:tc>
          <w:tcPr>
            <w:tcW w:w="798" w:type="dxa"/>
            <w:tcBorders>
              <w:top w:val="nil"/>
              <w:left w:val="nil"/>
              <w:bottom w:val="single" w:sz="4" w:space="0" w:color="auto"/>
              <w:right w:val="single" w:sz="4" w:space="0" w:color="auto"/>
            </w:tcBorders>
            <w:shd w:val="clear" w:color="auto" w:fill="auto"/>
            <w:vAlign w:val="center"/>
            <w:hideMark/>
          </w:tcPr>
          <w:p w14:paraId="62D33B5B"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5C9900E0"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74C38403"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083E0FF8"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6F7F3FF0"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FC4DEA8"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I22</w:t>
            </w:r>
          </w:p>
        </w:tc>
        <w:tc>
          <w:tcPr>
            <w:tcW w:w="1843" w:type="dxa"/>
            <w:tcBorders>
              <w:top w:val="nil"/>
              <w:left w:val="nil"/>
              <w:bottom w:val="single" w:sz="4" w:space="0" w:color="auto"/>
              <w:right w:val="single" w:sz="4" w:space="0" w:color="auto"/>
            </w:tcBorders>
            <w:shd w:val="clear" w:color="auto" w:fill="auto"/>
            <w:noWrap/>
            <w:vAlign w:val="center"/>
            <w:hideMark/>
          </w:tcPr>
          <w:p w14:paraId="3E9ED8A1"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dueDate</w:t>
            </w:r>
          </w:p>
        </w:tc>
        <w:tc>
          <w:tcPr>
            <w:tcW w:w="2126" w:type="dxa"/>
            <w:tcBorders>
              <w:top w:val="nil"/>
              <w:left w:val="nil"/>
              <w:bottom w:val="single" w:sz="4" w:space="0" w:color="auto"/>
              <w:right w:val="single" w:sz="4" w:space="0" w:color="auto"/>
            </w:tcBorders>
            <w:shd w:val="clear" w:color="auto" w:fill="auto"/>
            <w:noWrap/>
            <w:vAlign w:val="center"/>
            <w:hideMark/>
          </w:tcPr>
          <w:p w14:paraId="6EE96D3B"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质押</w:t>
            </w:r>
            <w:r w:rsidRPr="0030576E">
              <w:rPr>
                <w:rFonts w:ascii="宋体" w:eastAsia="宋体" w:hAnsi="宋体" w:cs="宋体" w:hint="eastAsia"/>
                <w:color w:val="000000"/>
                <w:kern w:val="0"/>
                <w:sz w:val="20"/>
                <w:szCs w:val="20"/>
              </w:rPr>
              <w:t>到期日</w:t>
            </w:r>
          </w:p>
        </w:tc>
        <w:tc>
          <w:tcPr>
            <w:tcW w:w="798" w:type="dxa"/>
            <w:tcBorders>
              <w:top w:val="nil"/>
              <w:left w:val="nil"/>
              <w:bottom w:val="single" w:sz="4" w:space="0" w:color="auto"/>
              <w:right w:val="single" w:sz="4" w:space="0" w:color="auto"/>
            </w:tcBorders>
            <w:shd w:val="clear" w:color="auto" w:fill="auto"/>
            <w:vAlign w:val="center"/>
            <w:hideMark/>
          </w:tcPr>
          <w:p w14:paraId="0C105AFC"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6A7F346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2D0A8932"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2AC8A93C"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4FF7578A"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EE616A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886CD8">
              <w:rPr>
                <w:rFonts w:ascii="宋体" w:eastAsia="宋体" w:hAnsi="宋体" w:cs="宋体" w:hint="eastAsia"/>
                <w:color w:val="000000"/>
                <w:kern w:val="0"/>
                <w:sz w:val="20"/>
                <w:szCs w:val="20"/>
              </w:rPr>
              <w:t>T54</w:t>
            </w:r>
          </w:p>
        </w:tc>
        <w:tc>
          <w:tcPr>
            <w:tcW w:w="1843" w:type="dxa"/>
            <w:tcBorders>
              <w:top w:val="nil"/>
              <w:left w:val="nil"/>
              <w:bottom w:val="single" w:sz="4" w:space="0" w:color="auto"/>
              <w:right w:val="single" w:sz="4" w:space="0" w:color="auto"/>
            </w:tcBorders>
            <w:shd w:val="clear" w:color="auto" w:fill="auto"/>
            <w:noWrap/>
            <w:vAlign w:val="center"/>
          </w:tcPr>
          <w:p w14:paraId="3C011157"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886CD8">
              <w:rPr>
                <w:rFonts w:ascii="宋体" w:eastAsia="宋体" w:hAnsi="宋体" w:cs="宋体" w:hint="eastAsia"/>
                <w:color w:val="000000"/>
                <w:kern w:val="0"/>
                <w:sz w:val="20"/>
                <w:szCs w:val="20"/>
              </w:rPr>
              <w:t>daysCount</w:t>
            </w:r>
          </w:p>
        </w:tc>
        <w:tc>
          <w:tcPr>
            <w:tcW w:w="2126" w:type="dxa"/>
            <w:tcBorders>
              <w:top w:val="nil"/>
              <w:left w:val="nil"/>
              <w:bottom w:val="single" w:sz="4" w:space="0" w:color="auto"/>
              <w:right w:val="single" w:sz="4" w:space="0" w:color="auto"/>
            </w:tcBorders>
            <w:shd w:val="clear" w:color="auto" w:fill="auto"/>
            <w:noWrap/>
            <w:vAlign w:val="center"/>
          </w:tcPr>
          <w:p w14:paraId="10030150" w14:textId="77777777" w:rsidR="00A53694"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质押天数</w:t>
            </w:r>
          </w:p>
        </w:tc>
        <w:tc>
          <w:tcPr>
            <w:tcW w:w="798" w:type="dxa"/>
            <w:tcBorders>
              <w:top w:val="nil"/>
              <w:left w:val="nil"/>
              <w:bottom w:val="single" w:sz="4" w:space="0" w:color="auto"/>
              <w:right w:val="single" w:sz="4" w:space="0" w:color="auto"/>
            </w:tcBorders>
            <w:shd w:val="clear" w:color="auto" w:fill="auto"/>
            <w:vAlign w:val="center"/>
          </w:tcPr>
          <w:p w14:paraId="5E561135"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26DF1278"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tcPr>
          <w:p w14:paraId="56D454DE"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1F77511F"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6F111B71"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E56A42D"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K05</w:t>
            </w:r>
          </w:p>
        </w:tc>
        <w:tc>
          <w:tcPr>
            <w:tcW w:w="1843" w:type="dxa"/>
            <w:tcBorders>
              <w:top w:val="nil"/>
              <w:left w:val="nil"/>
              <w:bottom w:val="single" w:sz="4" w:space="0" w:color="auto"/>
              <w:right w:val="single" w:sz="4" w:space="0" w:color="auto"/>
            </w:tcBorders>
            <w:shd w:val="clear" w:color="auto" w:fill="auto"/>
            <w:noWrap/>
            <w:vAlign w:val="center"/>
            <w:hideMark/>
          </w:tcPr>
          <w:p w14:paraId="5CE5425D"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applyState</w:t>
            </w:r>
          </w:p>
        </w:tc>
        <w:tc>
          <w:tcPr>
            <w:tcW w:w="2126" w:type="dxa"/>
            <w:tcBorders>
              <w:top w:val="nil"/>
              <w:left w:val="nil"/>
              <w:bottom w:val="single" w:sz="4" w:space="0" w:color="auto"/>
              <w:right w:val="single" w:sz="4" w:space="0" w:color="auto"/>
            </w:tcBorders>
            <w:shd w:val="clear" w:color="auto" w:fill="auto"/>
            <w:noWrap/>
            <w:vAlign w:val="center"/>
            <w:hideMark/>
          </w:tcPr>
          <w:p w14:paraId="622FD8E7"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申报状态</w:t>
            </w:r>
          </w:p>
        </w:tc>
        <w:tc>
          <w:tcPr>
            <w:tcW w:w="798" w:type="dxa"/>
            <w:tcBorders>
              <w:top w:val="nil"/>
              <w:left w:val="nil"/>
              <w:bottom w:val="single" w:sz="4" w:space="0" w:color="auto"/>
              <w:right w:val="single" w:sz="4" w:space="0" w:color="auto"/>
            </w:tcBorders>
            <w:shd w:val="clear" w:color="auto" w:fill="auto"/>
            <w:vAlign w:val="center"/>
            <w:hideMark/>
          </w:tcPr>
          <w:p w14:paraId="60A0FE11"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B3FBE73" w14:textId="33B755BE" w:rsidR="00A53694" w:rsidRPr="0030576E" w:rsidRDefault="003075F5"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373" w:type="dxa"/>
            <w:tcBorders>
              <w:top w:val="nil"/>
              <w:left w:val="nil"/>
              <w:bottom w:val="single" w:sz="4" w:space="0" w:color="auto"/>
              <w:right w:val="single" w:sz="4" w:space="0" w:color="auto"/>
            </w:tcBorders>
            <w:shd w:val="clear" w:color="auto" w:fill="auto"/>
            <w:noWrap/>
            <w:vAlign w:val="center"/>
            <w:hideMark/>
          </w:tcPr>
          <w:p w14:paraId="777A074F" w14:textId="42843D42"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对于请求，</w:t>
            </w:r>
            <w:r w:rsidRPr="0030576E">
              <w:rPr>
                <w:rFonts w:ascii="宋体" w:eastAsia="宋体" w:hAnsi="宋体" w:cs="宋体" w:hint="eastAsia"/>
                <w:color w:val="000000"/>
                <w:kern w:val="0"/>
                <w:sz w:val="20"/>
                <w:szCs w:val="20"/>
              </w:rPr>
              <w:t>取值一定是2-已复核</w:t>
            </w:r>
            <w:r>
              <w:rPr>
                <w:rFonts w:ascii="宋体" w:eastAsia="宋体" w:hAnsi="宋体" w:cs="宋体" w:hint="eastAsia"/>
                <w:color w:val="000000"/>
                <w:kern w:val="0"/>
                <w:sz w:val="20"/>
                <w:szCs w:val="20"/>
              </w:rPr>
              <w:t>。对于应答，如果提交成功，才会有新的申报状态值，取值可以是已提交、已配对。</w:t>
            </w:r>
          </w:p>
        </w:tc>
      </w:tr>
      <w:tr w:rsidR="00A53694" w:rsidRPr="0030576E" w14:paraId="6ECFD8E9"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3F6FC9A2"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E972E9C"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M60</w:t>
            </w:r>
          </w:p>
        </w:tc>
        <w:tc>
          <w:tcPr>
            <w:tcW w:w="1843" w:type="dxa"/>
            <w:tcBorders>
              <w:top w:val="nil"/>
              <w:left w:val="nil"/>
              <w:bottom w:val="single" w:sz="4" w:space="0" w:color="auto"/>
              <w:right w:val="single" w:sz="4" w:space="0" w:color="auto"/>
            </w:tcBorders>
            <w:shd w:val="clear" w:color="auto" w:fill="auto"/>
            <w:vAlign w:val="center"/>
            <w:hideMark/>
          </w:tcPr>
          <w:p w14:paraId="48E3D995"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traderID</w:t>
            </w:r>
          </w:p>
        </w:tc>
        <w:tc>
          <w:tcPr>
            <w:tcW w:w="2126" w:type="dxa"/>
            <w:tcBorders>
              <w:top w:val="nil"/>
              <w:left w:val="nil"/>
              <w:bottom w:val="single" w:sz="4" w:space="0" w:color="auto"/>
              <w:right w:val="single" w:sz="4" w:space="0" w:color="auto"/>
            </w:tcBorders>
            <w:shd w:val="clear" w:color="auto" w:fill="auto"/>
            <w:noWrap/>
            <w:vAlign w:val="center"/>
            <w:hideMark/>
          </w:tcPr>
          <w:p w14:paraId="681F0AD5"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申报用户</w:t>
            </w:r>
            <w:r w:rsidRPr="0030576E">
              <w:rPr>
                <w:rFonts w:ascii="宋体" w:eastAsia="宋体" w:hAnsi="宋体" w:cs="宋体" w:hint="eastAsia"/>
                <w:color w:val="000000"/>
                <w:kern w:val="0"/>
                <w:sz w:val="20"/>
                <w:szCs w:val="20"/>
              </w:rPr>
              <w:t>代码</w:t>
            </w:r>
          </w:p>
        </w:tc>
        <w:tc>
          <w:tcPr>
            <w:tcW w:w="798" w:type="dxa"/>
            <w:tcBorders>
              <w:top w:val="nil"/>
              <w:left w:val="nil"/>
              <w:bottom w:val="single" w:sz="4" w:space="0" w:color="auto"/>
              <w:right w:val="single" w:sz="4" w:space="0" w:color="auto"/>
            </w:tcBorders>
            <w:shd w:val="clear" w:color="auto" w:fill="auto"/>
            <w:vAlign w:val="center"/>
            <w:hideMark/>
          </w:tcPr>
          <w:p w14:paraId="09EF8831"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4548681D"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05CEEFBD"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6D6D3A66"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36C145C7"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F9EA2C2" w14:textId="77777777" w:rsidR="00A53694" w:rsidRPr="0030576E" w:rsidRDefault="00800FBF"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S95</w:t>
            </w:r>
          </w:p>
        </w:tc>
        <w:tc>
          <w:tcPr>
            <w:tcW w:w="1843" w:type="dxa"/>
            <w:tcBorders>
              <w:top w:val="nil"/>
              <w:left w:val="nil"/>
              <w:bottom w:val="single" w:sz="4" w:space="0" w:color="auto"/>
              <w:right w:val="single" w:sz="4" w:space="0" w:color="auto"/>
            </w:tcBorders>
            <w:shd w:val="clear" w:color="auto" w:fill="auto"/>
            <w:vAlign w:val="center"/>
            <w:hideMark/>
          </w:tcPr>
          <w:p w14:paraId="73D6C08B" w14:textId="77777777" w:rsidR="00A53694" w:rsidRPr="0030576E" w:rsidRDefault="00800FBF" w:rsidP="00680B62">
            <w:pPr>
              <w:widowControl/>
              <w:spacing w:line="240" w:lineRule="auto"/>
              <w:ind w:firstLineChars="0" w:firstLine="0"/>
              <w:rPr>
                <w:rFonts w:ascii="宋体" w:eastAsia="宋体" w:hAnsi="宋体" w:cs="宋体"/>
                <w:color w:val="000000"/>
                <w:kern w:val="0"/>
                <w:sz w:val="20"/>
                <w:szCs w:val="20"/>
              </w:rPr>
            </w:pPr>
            <w:r w:rsidRPr="00800FBF">
              <w:rPr>
                <w:rFonts w:ascii="宋体" w:eastAsia="宋体" w:hAnsi="宋体" w:cs="宋体"/>
                <w:color w:val="000000"/>
                <w:kern w:val="0"/>
                <w:sz w:val="20"/>
                <w:szCs w:val="20"/>
              </w:rPr>
              <w:t>[clientStorageChangeInfoData]</w:t>
            </w:r>
          </w:p>
        </w:tc>
        <w:tc>
          <w:tcPr>
            <w:tcW w:w="2126" w:type="dxa"/>
            <w:tcBorders>
              <w:top w:val="nil"/>
              <w:left w:val="nil"/>
              <w:bottom w:val="single" w:sz="4" w:space="0" w:color="auto"/>
              <w:right w:val="single" w:sz="4" w:space="0" w:color="auto"/>
            </w:tcBorders>
            <w:shd w:val="clear" w:color="auto" w:fill="auto"/>
            <w:noWrap/>
            <w:vAlign w:val="center"/>
            <w:hideMark/>
          </w:tcPr>
          <w:p w14:paraId="10A58D0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质押物</w:t>
            </w:r>
            <w:r>
              <w:rPr>
                <w:rFonts w:ascii="宋体" w:eastAsia="宋体" w:hAnsi="宋体" w:cs="宋体" w:hint="eastAsia"/>
                <w:color w:val="000000"/>
                <w:kern w:val="0"/>
                <w:sz w:val="20"/>
                <w:szCs w:val="20"/>
              </w:rPr>
              <w:t>交割品种</w:t>
            </w:r>
            <w:r w:rsidRPr="0030576E">
              <w:rPr>
                <w:rFonts w:ascii="宋体" w:eastAsia="宋体" w:hAnsi="宋体" w:cs="宋体" w:hint="eastAsia"/>
                <w:color w:val="000000"/>
                <w:kern w:val="0"/>
                <w:sz w:val="20"/>
                <w:szCs w:val="20"/>
              </w:rPr>
              <w:t>明细</w:t>
            </w:r>
            <w:r>
              <w:rPr>
                <w:rFonts w:ascii="宋体" w:eastAsia="宋体" w:hAnsi="宋体" w:cs="宋体" w:hint="eastAsia"/>
                <w:color w:val="000000"/>
                <w:kern w:val="0"/>
                <w:sz w:val="20"/>
                <w:szCs w:val="20"/>
              </w:rPr>
              <w:t>数据</w:t>
            </w:r>
          </w:p>
        </w:tc>
        <w:tc>
          <w:tcPr>
            <w:tcW w:w="798" w:type="dxa"/>
            <w:tcBorders>
              <w:top w:val="nil"/>
              <w:left w:val="nil"/>
              <w:bottom w:val="single" w:sz="4" w:space="0" w:color="auto"/>
              <w:right w:val="single" w:sz="4" w:space="0" w:color="auto"/>
            </w:tcBorders>
            <w:shd w:val="clear" w:color="auto" w:fill="auto"/>
            <w:vAlign w:val="center"/>
            <w:hideMark/>
          </w:tcPr>
          <w:p w14:paraId="3A2135F7"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27202371"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16FC704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362F980E" w14:textId="77777777" w:rsidTr="00860B23">
        <w:trPr>
          <w:trHeight w:val="270"/>
        </w:trPr>
        <w:tc>
          <w:tcPr>
            <w:tcW w:w="714" w:type="dxa"/>
            <w:tcBorders>
              <w:top w:val="nil"/>
              <w:left w:val="single" w:sz="4" w:space="0" w:color="auto"/>
              <w:bottom w:val="single" w:sz="4" w:space="0" w:color="auto"/>
              <w:right w:val="single" w:sz="4" w:space="0" w:color="auto"/>
            </w:tcBorders>
            <w:vAlign w:val="center"/>
          </w:tcPr>
          <w:p w14:paraId="126641A2"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7F0B0F3"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1843" w:type="dxa"/>
            <w:tcBorders>
              <w:top w:val="nil"/>
              <w:left w:val="nil"/>
              <w:bottom w:val="single" w:sz="4" w:space="0" w:color="auto"/>
              <w:right w:val="single" w:sz="4" w:space="0" w:color="auto"/>
            </w:tcBorders>
            <w:shd w:val="clear" w:color="auto" w:fill="auto"/>
            <w:vAlign w:val="center"/>
          </w:tcPr>
          <w:p w14:paraId="67C156F5"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2126" w:type="dxa"/>
            <w:tcBorders>
              <w:top w:val="nil"/>
              <w:left w:val="nil"/>
              <w:bottom w:val="single" w:sz="4" w:space="0" w:color="auto"/>
              <w:right w:val="single" w:sz="4" w:space="0" w:color="auto"/>
            </w:tcBorders>
            <w:shd w:val="clear" w:color="auto" w:fill="auto"/>
            <w:noWrap/>
            <w:vAlign w:val="center"/>
            <w:hideMark/>
          </w:tcPr>
          <w:p w14:paraId="7F31D86E"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质押物</w:t>
            </w:r>
            <w:r>
              <w:rPr>
                <w:rFonts w:ascii="宋体" w:eastAsia="宋体" w:hAnsi="宋体" w:cs="宋体" w:hint="eastAsia"/>
                <w:color w:val="000000"/>
                <w:kern w:val="0"/>
                <w:sz w:val="20"/>
                <w:szCs w:val="20"/>
              </w:rPr>
              <w:t>交割品种</w:t>
            </w:r>
            <w:r w:rsidRPr="0030576E">
              <w:rPr>
                <w:rFonts w:ascii="宋体" w:eastAsia="宋体" w:hAnsi="宋体" w:cs="宋体" w:hint="eastAsia"/>
                <w:color w:val="000000"/>
                <w:kern w:val="0"/>
                <w:sz w:val="20"/>
                <w:szCs w:val="20"/>
              </w:rPr>
              <w:t>明细</w:t>
            </w:r>
          </w:p>
        </w:tc>
        <w:tc>
          <w:tcPr>
            <w:tcW w:w="798" w:type="dxa"/>
            <w:tcBorders>
              <w:top w:val="nil"/>
              <w:left w:val="nil"/>
              <w:bottom w:val="single" w:sz="4" w:space="0" w:color="auto"/>
              <w:right w:val="single" w:sz="4" w:space="0" w:color="auto"/>
            </w:tcBorders>
            <w:shd w:val="clear" w:color="auto" w:fill="auto"/>
            <w:vAlign w:val="center"/>
          </w:tcPr>
          <w:p w14:paraId="3648F596"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noWrap/>
            <w:vAlign w:val="center"/>
          </w:tcPr>
          <w:p w14:paraId="28025EA0"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2373" w:type="dxa"/>
            <w:tcBorders>
              <w:top w:val="nil"/>
              <w:left w:val="nil"/>
              <w:bottom w:val="single" w:sz="4" w:space="0" w:color="auto"/>
              <w:right w:val="single" w:sz="4" w:space="0" w:color="auto"/>
            </w:tcBorders>
            <w:shd w:val="clear" w:color="auto" w:fill="auto"/>
            <w:noWrap/>
            <w:vAlign w:val="center"/>
            <w:hideMark/>
          </w:tcPr>
          <w:p w14:paraId="7DF4DF83"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31FEC363"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5AE9277A"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D9C5DB8"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V00</w:t>
            </w:r>
          </w:p>
        </w:tc>
        <w:tc>
          <w:tcPr>
            <w:tcW w:w="1843" w:type="dxa"/>
            <w:tcBorders>
              <w:top w:val="nil"/>
              <w:left w:val="nil"/>
              <w:bottom w:val="single" w:sz="4" w:space="0" w:color="auto"/>
              <w:right w:val="single" w:sz="4" w:space="0" w:color="auto"/>
            </w:tcBorders>
            <w:shd w:val="clear" w:color="auto" w:fill="auto"/>
            <w:vAlign w:val="center"/>
            <w:hideMark/>
          </w:tcPr>
          <w:p w14:paraId="32C432FD"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varietyID</w:t>
            </w:r>
          </w:p>
        </w:tc>
        <w:tc>
          <w:tcPr>
            <w:tcW w:w="2126" w:type="dxa"/>
            <w:tcBorders>
              <w:top w:val="nil"/>
              <w:left w:val="nil"/>
              <w:bottom w:val="single" w:sz="4" w:space="0" w:color="auto"/>
              <w:right w:val="single" w:sz="4" w:space="0" w:color="auto"/>
            </w:tcBorders>
            <w:shd w:val="clear" w:color="auto" w:fill="auto"/>
            <w:noWrap/>
            <w:vAlign w:val="center"/>
            <w:hideMark/>
          </w:tcPr>
          <w:p w14:paraId="2BE4D0E7"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交割品种代码</w:t>
            </w:r>
          </w:p>
        </w:tc>
        <w:tc>
          <w:tcPr>
            <w:tcW w:w="798" w:type="dxa"/>
            <w:tcBorders>
              <w:top w:val="nil"/>
              <w:left w:val="nil"/>
              <w:bottom w:val="single" w:sz="4" w:space="0" w:color="auto"/>
              <w:right w:val="single" w:sz="4" w:space="0" w:color="auto"/>
            </w:tcBorders>
            <w:shd w:val="clear" w:color="auto" w:fill="auto"/>
            <w:vAlign w:val="center"/>
            <w:hideMark/>
          </w:tcPr>
          <w:p w14:paraId="042F0237"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A74B8B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0ADF424A"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明细中交割品种代码、仓库代码唯一。</w:t>
            </w:r>
          </w:p>
        </w:tc>
      </w:tr>
      <w:tr w:rsidR="00A53694" w:rsidRPr="0030576E" w14:paraId="6E7CA0CD"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159A70C7" w14:textId="77777777" w:rsidR="00A53694"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lastRenderedPageBreak/>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0E54487"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886CD8">
              <w:rPr>
                <w:rFonts w:ascii="宋体" w:eastAsia="宋体" w:hAnsi="宋体" w:cs="宋体" w:hint="eastAsia"/>
                <w:color w:val="000000"/>
                <w:kern w:val="0"/>
                <w:sz w:val="20"/>
                <w:szCs w:val="20"/>
              </w:rPr>
              <w:t>W00</w:t>
            </w:r>
          </w:p>
        </w:tc>
        <w:tc>
          <w:tcPr>
            <w:tcW w:w="1843" w:type="dxa"/>
            <w:tcBorders>
              <w:top w:val="nil"/>
              <w:left w:val="nil"/>
              <w:bottom w:val="single" w:sz="4" w:space="0" w:color="auto"/>
              <w:right w:val="single" w:sz="4" w:space="0" w:color="auto"/>
            </w:tcBorders>
            <w:shd w:val="clear" w:color="auto" w:fill="auto"/>
            <w:vAlign w:val="center"/>
          </w:tcPr>
          <w:p w14:paraId="5682DEC3"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886CD8">
              <w:rPr>
                <w:rFonts w:ascii="宋体" w:eastAsia="宋体" w:hAnsi="宋体" w:cs="宋体" w:hint="eastAsia"/>
                <w:color w:val="000000"/>
                <w:kern w:val="0"/>
                <w:sz w:val="20"/>
                <w:szCs w:val="20"/>
              </w:rPr>
              <w:t>warehouseID</w:t>
            </w:r>
          </w:p>
        </w:tc>
        <w:tc>
          <w:tcPr>
            <w:tcW w:w="2126" w:type="dxa"/>
            <w:tcBorders>
              <w:top w:val="nil"/>
              <w:left w:val="nil"/>
              <w:bottom w:val="single" w:sz="4" w:space="0" w:color="auto"/>
              <w:right w:val="single" w:sz="4" w:space="0" w:color="auto"/>
            </w:tcBorders>
            <w:shd w:val="clear" w:color="auto" w:fill="auto"/>
            <w:noWrap/>
            <w:vAlign w:val="center"/>
          </w:tcPr>
          <w:p w14:paraId="75A8B202"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仓库代码</w:t>
            </w:r>
          </w:p>
        </w:tc>
        <w:tc>
          <w:tcPr>
            <w:tcW w:w="798" w:type="dxa"/>
            <w:tcBorders>
              <w:top w:val="nil"/>
              <w:left w:val="nil"/>
              <w:bottom w:val="single" w:sz="4" w:space="0" w:color="auto"/>
              <w:right w:val="single" w:sz="4" w:space="0" w:color="auto"/>
            </w:tcBorders>
            <w:shd w:val="clear" w:color="auto" w:fill="auto"/>
            <w:vAlign w:val="center"/>
          </w:tcPr>
          <w:p w14:paraId="63C1E864"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20FD334D"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tcPr>
          <w:p w14:paraId="2CA5C4D3" w14:textId="77777777" w:rsidR="00A53694"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64EBC19B"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3E31C39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62A7B03"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T52</w:t>
            </w:r>
          </w:p>
        </w:tc>
        <w:tc>
          <w:tcPr>
            <w:tcW w:w="1843" w:type="dxa"/>
            <w:tcBorders>
              <w:top w:val="nil"/>
              <w:left w:val="nil"/>
              <w:bottom w:val="single" w:sz="4" w:space="0" w:color="auto"/>
              <w:right w:val="single" w:sz="4" w:space="0" w:color="auto"/>
            </w:tcBorders>
            <w:shd w:val="clear" w:color="auto" w:fill="auto"/>
            <w:noWrap/>
            <w:vAlign w:val="center"/>
            <w:hideMark/>
          </w:tcPr>
          <w:p w14:paraId="76BDEA2B"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stdWeight</w:t>
            </w:r>
          </w:p>
        </w:tc>
        <w:tc>
          <w:tcPr>
            <w:tcW w:w="2126" w:type="dxa"/>
            <w:tcBorders>
              <w:top w:val="nil"/>
              <w:left w:val="nil"/>
              <w:bottom w:val="single" w:sz="4" w:space="0" w:color="auto"/>
              <w:right w:val="single" w:sz="4" w:space="0" w:color="auto"/>
            </w:tcBorders>
            <w:shd w:val="clear" w:color="auto" w:fill="auto"/>
            <w:noWrap/>
            <w:vAlign w:val="center"/>
            <w:hideMark/>
          </w:tcPr>
          <w:p w14:paraId="6ECD69C8"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质押</w:t>
            </w:r>
            <w:r w:rsidRPr="0030576E">
              <w:rPr>
                <w:rFonts w:ascii="宋体" w:eastAsia="宋体" w:hAnsi="宋体" w:cs="宋体" w:hint="eastAsia"/>
                <w:color w:val="000000"/>
                <w:kern w:val="0"/>
                <w:sz w:val="20"/>
                <w:szCs w:val="20"/>
              </w:rPr>
              <w:t>重量</w:t>
            </w:r>
          </w:p>
        </w:tc>
        <w:tc>
          <w:tcPr>
            <w:tcW w:w="798" w:type="dxa"/>
            <w:tcBorders>
              <w:top w:val="nil"/>
              <w:left w:val="nil"/>
              <w:bottom w:val="single" w:sz="4" w:space="0" w:color="auto"/>
              <w:right w:val="single" w:sz="4" w:space="0" w:color="auto"/>
            </w:tcBorders>
            <w:shd w:val="clear" w:color="auto" w:fill="auto"/>
            <w:vAlign w:val="center"/>
            <w:hideMark/>
          </w:tcPr>
          <w:p w14:paraId="596008BA"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543BB723"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373" w:type="dxa"/>
            <w:tcBorders>
              <w:top w:val="nil"/>
              <w:left w:val="nil"/>
              <w:bottom w:val="single" w:sz="4" w:space="0" w:color="auto"/>
              <w:right w:val="single" w:sz="4" w:space="0" w:color="auto"/>
            </w:tcBorders>
            <w:shd w:val="clear" w:color="auto" w:fill="auto"/>
            <w:noWrap/>
            <w:vAlign w:val="center"/>
            <w:hideMark/>
          </w:tcPr>
          <w:p w14:paraId="11EDA551"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0855BA" w:rsidRPr="0030576E" w14:paraId="50D1FDAF"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436F4574" w14:textId="77777777" w:rsidR="000855BA" w:rsidRPr="0030576E" w:rsidRDefault="000855BA"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EC84D6E" w14:textId="77777777" w:rsidR="000855BA" w:rsidRPr="0030576E" w:rsidRDefault="000855B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K03</w:t>
            </w:r>
          </w:p>
        </w:tc>
        <w:tc>
          <w:tcPr>
            <w:tcW w:w="1843" w:type="dxa"/>
            <w:tcBorders>
              <w:top w:val="nil"/>
              <w:left w:val="nil"/>
              <w:bottom w:val="single" w:sz="4" w:space="0" w:color="auto"/>
              <w:right w:val="single" w:sz="4" w:space="0" w:color="auto"/>
            </w:tcBorders>
            <w:shd w:val="clear" w:color="auto" w:fill="auto"/>
            <w:noWrap/>
            <w:vAlign w:val="center"/>
          </w:tcPr>
          <w:p w14:paraId="054F4A15" w14:textId="77777777" w:rsidR="000855BA" w:rsidRPr="0030576E" w:rsidRDefault="000855BA" w:rsidP="00227877">
            <w:pPr>
              <w:widowControl/>
              <w:spacing w:line="240" w:lineRule="auto"/>
              <w:ind w:firstLineChars="0" w:firstLine="0"/>
              <w:rPr>
                <w:rFonts w:ascii="宋体" w:eastAsia="宋体" w:hAnsi="宋体" w:cs="宋体"/>
                <w:color w:val="000000"/>
                <w:kern w:val="0"/>
                <w:sz w:val="20"/>
                <w:szCs w:val="20"/>
              </w:rPr>
            </w:pPr>
            <w:r w:rsidRPr="000855BA">
              <w:rPr>
                <w:rFonts w:ascii="宋体" w:eastAsia="宋体" w:hAnsi="宋体" w:cs="宋体"/>
                <w:color w:val="000000"/>
                <w:kern w:val="0"/>
                <w:sz w:val="20"/>
                <w:szCs w:val="20"/>
              </w:rPr>
              <w:t>applySheetNo</w:t>
            </w:r>
          </w:p>
        </w:tc>
        <w:tc>
          <w:tcPr>
            <w:tcW w:w="2126" w:type="dxa"/>
            <w:tcBorders>
              <w:top w:val="nil"/>
              <w:left w:val="nil"/>
              <w:bottom w:val="single" w:sz="4" w:space="0" w:color="auto"/>
              <w:right w:val="single" w:sz="4" w:space="0" w:color="auto"/>
            </w:tcBorders>
            <w:shd w:val="clear" w:color="auto" w:fill="auto"/>
            <w:noWrap/>
            <w:vAlign w:val="center"/>
          </w:tcPr>
          <w:p w14:paraId="4DD9C84B" w14:textId="77777777" w:rsidR="000855BA" w:rsidRPr="0030576E" w:rsidRDefault="000855BA"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质押申报编号</w:t>
            </w:r>
          </w:p>
        </w:tc>
        <w:tc>
          <w:tcPr>
            <w:tcW w:w="798" w:type="dxa"/>
            <w:tcBorders>
              <w:top w:val="nil"/>
              <w:left w:val="nil"/>
              <w:bottom w:val="single" w:sz="4" w:space="0" w:color="auto"/>
              <w:right w:val="single" w:sz="4" w:space="0" w:color="auto"/>
            </w:tcBorders>
            <w:shd w:val="clear" w:color="auto" w:fill="auto"/>
            <w:vAlign w:val="center"/>
          </w:tcPr>
          <w:p w14:paraId="36E5B5B8" w14:textId="77777777" w:rsidR="000855BA" w:rsidRPr="0030576E" w:rsidRDefault="000855BA"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257930D5" w14:textId="77777777" w:rsidR="000855BA" w:rsidRPr="0030576E" w:rsidRDefault="000855BA"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373" w:type="dxa"/>
            <w:tcBorders>
              <w:top w:val="nil"/>
              <w:left w:val="nil"/>
              <w:bottom w:val="single" w:sz="4" w:space="0" w:color="auto"/>
              <w:right w:val="single" w:sz="4" w:space="0" w:color="auto"/>
            </w:tcBorders>
            <w:shd w:val="clear" w:color="auto" w:fill="auto"/>
            <w:noWrap/>
            <w:vAlign w:val="center"/>
          </w:tcPr>
          <w:p w14:paraId="35531ED1" w14:textId="77777777" w:rsidR="000855BA" w:rsidRPr="0030576E" w:rsidRDefault="000855BA"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6908CA55"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22FE008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5675912"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T11</w:t>
            </w:r>
          </w:p>
        </w:tc>
        <w:tc>
          <w:tcPr>
            <w:tcW w:w="1843" w:type="dxa"/>
            <w:tcBorders>
              <w:top w:val="nil"/>
              <w:left w:val="nil"/>
              <w:bottom w:val="single" w:sz="4" w:space="0" w:color="auto"/>
              <w:right w:val="single" w:sz="4" w:space="0" w:color="auto"/>
            </w:tcBorders>
            <w:shd w:val="clear" w:color="auto" w:fill="auto"/>
            <w:noWrap/>
            <w:vAlign w:val="center"/>
          </w:tcPr>
          <w:p w14:paraId="68D0BE16"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applyDate</w:t>
            </w:r>
          </w:p>
        </w:tc>
        <w:tc>
          <w:tcPr>
            <w:tcW w:w="2126" w:type="dxa"/>
            <w:tcBorders>
              <w:top w:val="nil"/>
              <w:left w:val="nil"/>
              <w:bottom w:val="single" w:sz="4" w:space="0" w:color="auto"/>
              <w:right w:val="single" w:sz="4" w:space="0" w:color="auto"/>
            </w:tcBorders>
            <w:shd w:val="clear" w:color="auto" w:fill="auto"/>
            <w:noWrap/>
            <w:vAlign w:val="center"/>
          </w:tcPr>
          <w:p w14:paraId="2B1934D3"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30576E">
              <w:rPr>
                <w:rFonts w:ascii="宋体" w:eastAsia="宋体" w:hAnsi="宋体" w:cs="宋体" w:hint="eastAsia"/>
                <w:color w:val="000000"/>
                <w:kern w:val="0"/>
                <w:sz w:val="20"/>
                <w:szCs w:val="20"/>
              </w:rPr>
              <w:t>日期</w:t>
            </w:r>
          </w:p>
        </w:tc>
        <w:tc>
          <w:tcPr>
            <w:tcW w:w="798" w:type="dxa"/>
            <w:tcBorders>
              <w:top w:val="nil"/>
              <w:left w:val="nil"/>
              <w:bottom w:val="single" w:sz="4" w:space="0" w:color="auto"/>
              <w:right w:val="single" w:sz="4" w:space="0" w:color="auto"/>
            </w:tcBorders>
            <w:shd w:val="clear" w:color="auto" w:fill="auto"/>
            <w:vAlign w:val="center"/>
          </w:tcPr>
          <w:p w14:paraId="010C4C8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4FE0DAFE"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373" w:type="dxa"/>
            <w:tcBorders>
              <w:top w:val="nil"/>
              <w:left w:val="nil"/>
              <w:bottom w:val="single" w:sz="4" w:space="0" w:color="auto"/>
              <w:right w:val="single" w:sz="4" w:space="0" w:color="auto"/>
            </w:tcBorders>
            <w:shd w:val="clear" w:color="auto" w:fill="auto"/>
            <w:noWrap/>
            <w:vAlign w:val="center"/>
          </w:tcPr>
          <w:p w14:paraId="003E171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70520F13"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11471E30"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05DCA3C"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E9558A">
              <w:rPr>
                <w:rFonts w:ascii="宋体" w:eastAsia="宋体" w:hAnsi="宋体" w:cs="宋体" w:hint="eastAsia"/>
                <w:color w:val="000000"/>
                <w:kern w:val="0"/>
                <w:sz w:val="20"/>
                <w:szCs w:val="20"/>
              </w:rPr>
              <w:t>T15</w:t>
            </w:r>
          </w:p>
        </w:tc>
        <w:tc>
          <w:tcPr>
            <w:tcW w:w="1843" w:type="dxa"/>
            <w:tcBorders>
              <w:top w:val="nil"/>
              <w:left w:val="nil"/>
              <w:bottom w:val="single" w:sz="4" w:space="0" w:color="auto"/>
              <w:right w:val="single" w:sz="4" w:space="0" w:color="auto"/>
            </w:tcBorders>
            <w:shd w:val="clear" w:color="auto" w:fill="auto"/>
            <w:noWrap/>
            <w:vAlign w:val="center"/>
          </w:tcPr>
          <w:p w14:paraId="592465D8"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E9558A">
              <w:rPr>
                <w:rFonts w:ascii="宋体" w:eastAsia="宋体" w:hAnsi="宋体" w:cs="宋体" w:hint="eastAsia"/>
                <w:color w:val="000000"/>
                <w:kern w:val="0"/>
                <w:sz w:val="20"/>
                <w:szCs w:val="20"/>
              </w:rPr>
              <w:t>applyTradeDate</w:t>
            </w:r>
          </w:p>
        </w:tc>
        <w:tc>
          <w:tcPr>
            <w:tcW w:w="2126" w:type="dxa"/>
            <w:tcBorders>
              <w:top w:val="nil"/>
              <w:left w:val="nil"/>
              <w:bottom w:val="single" w:sz="4" w:space="0" w:color="auto"/>
              <w:right w:val="single" w:sz="4" w:space="0" w:color="auto"/>
            </w:tcBorders>
            <w:shd w:val="clear" w:color="auto" w:fill="auto"/>
            <w:noWrap/>
            <w:vAlign w:val="center"/>
          </w:tcPr>
          <w:p w14:paraId="6463E7A8"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申报交易日期</w:t>
            </w:r>
          </w:p>
        </w:tc>
        <w:tc>
          <w:tcPr>
            <w:tcW w:w="798" w:type="dxa"/>
            <w:tcBorders>
              <w:top w:val="nil"/>
              <w:left w:val="nil"/>
              <w:bottom w:val="single" w:sz="4" w:space="0" w:color="auto"/>
              <w:right w:val="single" w:sz="4" w:space="0" w:color="auto"/>
            </w:tcBorders>
            <w:shd w:val="clear" w:color="auto" w:fill="auto"/>
            <w:vAlign w:val="center"/>
          </w:tcPr>
          <w:p w14:paraId="67BB1037"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0E69F54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373" w:type="dxa"/>
            <w:tcBorders>
              <w:top w:val="nil"/>
              <w:left w:val="nil"/>
              <w:bottom w:val="single" w:sz="4" w:space="0" w:color="auto"/>
              <w:right w:val="single" w:sz="4" w:space="0" w:color="auto"/>
            </w:tcBorders>
            <w:shd w:val="clear" w:color="auto" w:fill="auto"/>
            <w:noWrap/>
            <w:vAlign w:val="center"/>
          </w:tcPr>
          <w:p w14:paraId="11F49DA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1FEA4B14"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17193734"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D677D90"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X39</w:t>
            </w:r>
          </w:p>
        </w:tc>
        <w:tc>
          <w:tcPr>
            <w:tcW w:w="1843" w:type="dxa"/>
            <w:tcBorders>
              <w:top w:val="nil"/>
              <w:left w:val="nil"/>
              <w:bottom w:val="single" w:sz="4" w:space="0" w:color="auto"/>
              <w:right w:val="single" w:sz="4" w:space="0" w:color="auto"/>
            </w:tcBorders>
            <w:shd w:val="clear" w:color="auto" w:fill="auto"/>
            <w:vAlign w:val="center"/>
            <w:hideMark/>
          </w:tcPr>
          <w:p w14:paraId="4648D594"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RspCode</w:t>
            </w:r>
          </w:p>
        </w:tc>
        <w:tc>
          <w:tcPr>
            <w:tcW w:w="2126" w:type="dxa"/>
            <w:tcBorders>
              <w:top w:val="nil"/>
              <w:left w:val="nil"/>
              <w:bottom w:val="single" w:sz="4" w:space="0" w:color="auto"/>
              <w:right w:val="single" w:sz="4" w:space="0" w:color="auto"/>
            </w:tcBorders>
            <w:shd w:val="clear" w:color="auto" w:fill="auto"/>
            <w:noWrap/>
            <w:vAlign w:val="center"/>
            <w:hideMark/>
          </w:tcPr>
          <w:p w14:paraId="7336678E"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响应代码</w:t>
            </w:r>
          </w:p>
        </w:tc>
        <w:tc>
          <w:tcPr>
            <w:tcW w:w="798" w:type="dxa"/>
            <w:tcBorders>
              <w:top w:val="nil"/>
              <w:left w:val="nil"/>
              <w:bottom w:val="single" w:sz="4" w:space="0" w:color="auto"/>
              <w:right w:val="single" w:sz="4" w:space="0" w:color="auto"/>
            </w:tcBorders>
            <w:shd w:val="clear" w:color="auto" w:fill="auto"/>
            <w:noWrap/>
            <w:vAlign w:val="center"/>
            <w:hideMark/>
          </w:tcPr>
          <w:p w14:paraId="092F95CB"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0192531C"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373" w:type="dxa"/>
            <w:tcBorders>
              <w:top w:val="nil"/>
              <w:left w:val="nil"/>
              <w:bottom w:val="single" w:sz="4" w:space="0" w:color="auto"/>
              <w:right w:val="single" w:sz="4" w:space="0" w:color="auto"/>
            </w:tcBorders>
            <w:shd w:val="clear" w:color="auto" w:fill="auto"/>
            <w:noWrap/>
            <w:vAlign w:val="center"/>
            <w:hideMark/>
          </w:tcPr>
          <w:p w14:paraId="658AFBC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r w:rsidR="00A53694" w:rsidRPr="0030576E" w14:paraId="2857B400" w14:textId="77777777" w:rsidTr="00800FBF">
        <w:trPr>
          <w:trHeight w:val="270"/>
        </w:trPr>
        <w:tc>
          <w:tcPr>
            <w:tcW w:w="714" w:type="dxa"/>
            <w:tcBorders>
              <w:top w:val="nil"/>
              <w:left w:val="single" w:sz="4" w:space="0" w:color="auto"/>
              <w:bottom w:val="single" w:sz="4" w:space="0" w:color="auto"/>
              <w:right w:val="single" w:sz="4" w:space="0" w:color="auto"/>
            </w:tcBorders>
            <w:vAlign w:val="center"/>
          </w:tcPr>
          <w:p w14:paraId="7A4F0345"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43D796F"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X40</w:t>
            </w:r>
          </w:p>
        </w:tc>
        <w:tc>
          <w:tcPr>
            <w:tcW w:w="1843" w:type="dxa"/>
            <w:tcBorders>
              <w:top w:val="nil"/>
              <w:left w:val="nil"/>
              <w:bottom w:val="single" w:sz="4" w:space="0" w:color="auto"/>
              <w:right w:val="single" w:sz="4" w:space="0" w:color="auto"/>
            </w:tcBorders>
            <w:shd w:val="clear" w:color="auto" w:fill="auto"/>
            <w:vAlign w:val="center"/>
            <w:hideMark/>
          </w:tcPr>
          <w:p w14:paraId="05686B7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RspMsg</w:t>
            </w:r>
          </w:p>
        </w:tc>
        <w:tc>
          <w:tcPr>
            <w:tcW w:w="2126" w:type="dxa"/>
            <w:tcBorders>
              <w:top w:val="nil"/>
              <w:left w:val="nil"/>
              <w:bottom w:val="single" w:sz="4" w:space="0" w:color="auto"/>
              <w:right w:val="single" w:sz="4" w:space="0" w:color="auto"/>
            </w:tcBorders>
            <w:shd w:val="clear" w:color="auto" w:fill="auto"/>
            <w:noWrap/>
            <w:vAlign w:val="center"/>
            <w:hideMark/>
          </w:tcPr>
          <w:p w14:paraId="11EFB3C3"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响应消息</w:t>
            </w:r>
          </w:p>
        </w:tc>
        <w:tc>
          <w:tcPr>
            <w:tcW w:w="798" w:type="dxa"/>
            <w:tcBorders>
              <w:top w:val="nil"/>
              <w:left w:val="nil"/>
              <w:bottom w:val="single" w:sz="4" w:space="0" w:color="auto"/>
              <w:right w:val="single" w:sz="4" w:space="0" w:color="auto"/>
            </w:tcBorders>
            <w:shd w:val="clear" w:color="auto" w:fill="auto"/>
            <w:noWrap/>
            <w:vAlign w:val="center"/>
            <w:hideMark/>
          </w:tcPr>
          <w:p w14:paraId="33CFF929"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4C967202"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373" w:type="dxa"/>
            <w:tcBorders>
              <w:top w:val="nil"/>
              <w:left w:val="nil"/>
              <w:bottom w:val="single" w:sz="4" w:space="0" w:color="auto"/>
              <w:right w:val="single" w:sz="4" w:space="0" w:color="auto"/>
            </w:tcBorders>
            <w:shd w:val="clear" w:color="auto" w:fill="auto"/>
            <w:noWrap/>
            <w:vAlign w:val="center"/>
            <w:hideMark/>
          </w:tcPr>
          <w:p w14:paraId="42A0A7F2" w14:textId="77777777" w:rsidR="00A53694" w:rsidRPr="0030576E" w:rsidRDefault="00A53694" w:rsidP="00680B62">
            <w:pPr>
              <w:widowControl/>
              <w:spacing w:line="240" w:lineRule="auto"/>
              <w:ind w:firstLineChars="0" w:firstLine="0"/>
              <w:rPr>
                <w:rFonts w:ascii="宋体" w:eastAsia="宋体" w:hAnsi="宋体" w:cs="宋体"/>
                <w:color w:val="000000"/>
                <w:kern w:val="0"/>
                <w:sz w:val="20"/>
                <w:szCs w:val="20"/>
              </w:rPr>
            </w:pPr>
          </w:p>
        </w:tc>
      </w:tr>
    </w:tbl>
    <w:p w14:paraId="47A1299C" w14:textId="77777777" w:rsidR="0096390C" w:rsidRDefault="0096390C" w:rsidP="0096390C">
      <w:pPr>
        <w:ind w:firstLine="480"/>
      </w:pPr>
    </w:p>
    <w:p w14:paraId="0CC615B3" w14:textId="77777777" w:rsidR="0096390C" w:rsidRDefault="0096390C" w:rsidP="0096390C">
      <w:pPr>
        <w:pStyle w:val="4"/>
        <w:numPr>
          <w:ilvl w:val="3"/>
          <w:numId w:val="4"/>
        </w:numPr>
        <w:ind w:left="0" w:firstLineChars="0" w:firstLine="0"/>
      </w:pPr>
      <w:r w:rsidRPr="0096390C">
        <w:rPr>
          <w:rFonts w:hint="eastAsia"/>
        </w:rPr>
        <w:t>撤销质押申报请求及应答</w:t>
      </w:r>
    </w:p>
    <w:p w14:paraId="263B2735" w14:textId="77777777" w:rsidR="00191417" w:rsidRDefault="00191417" w:rsidP="001643FA">
      <w:pPr>
        <w:ind w:firstLine="482"/>
      </w:pPr>
      <w:r w:rsidRPr="00191417">
        <w:rPr>
          <w:rFonts w:hint="eastAsia"/>
          <w:b/>
        </w:rPr>
        <w:t>功能：</w:t>
      </w:r>
      <w:r w:rsidRPr="00191417">
        <w:rPr>
          <w:rFonts w:hint="eastAsia"/>
        </w:rPr>
        <w:t>质押申报撤销</w:t>
      </w:r>
      <w:r>
        <w:rPr>
          <w:rFonts w:hint="eastAsia"/>
        </w:rPr>
        <w:t>指令用于会员二级系统撤销该会员</w:t>
      </w:r>
      <w:r w:rsidR="00E10CAE">
        <w:rPr>
          <w:rFonts w:hint="eastAsia"/>
        </w:rPr>
        <w:t>席位</w:t>
      </w:r>
      <w:r>
        <w:rPr>
          <w:rFonts w:hint="eastAsia"/>
        </w:rPr>
        <w:t>所属客户提交给一级系统的状态为“</w:t>
      </w:r>
      <w:r w:rsidRPr="00191417">
        <w:rPr>
          <w:rFonts w:hint="eastAsia"/>
          <w:b/>
        </w:rPr>
        <w:t>已提交</w:t>
      </w:r>
      <w:r>
        <w:rPr>
          <w:rFonts w:hint="eastAsia"/>
        </w:rPr>
        <w:t>”的质押申报单。</w:t>
      </w:r>
    </w:p>
    <w:p w14:paraId="465BD20D" w14:textId="77777777" w:rsidR="00191417" w:rsidRPr="00191417" w:rsidRDefault="00191417" w:rsidP="00191417">
      <w:pPr>
        <w:ind w:firstLine="480"/>
      </w:pPr>
      <w:r>
        <w:rPr>
          <w:rFonts w:hint="eastAsia"/>
        </w:rPr>
        <w:t>消息体格式如下：</w:t>
      </w:r>
    </w:p>
    <w:tbl>
      <w:tblPr>
        <w:tblW w:w="8872" w:type="dxa"/>
        <w:tblInd w:w="103" w:type="dxa"/>
        <w:tblLook w:val="04A0" w:firstRow="1" w:lastRow="0" w:firstColumn="1" w:lastColumn="0" w:noHBand="0" w:noVBand="1"/>
      </w:tblPr>
      <w:tblGrid>
        <w:gridCol w:w="798"/>
        <w:gridCol w:w="1716"/>
        <w:gridCol w:w="2160"/>
        <w:gridCol w:w="760"/>
        <w:gridCol w:w="920"/>
        <w:gridCol w:w="2518"/>
      </w:tblGrid>
      <w:tr w:rsidR="0030576E" w:rsidRPr="0030576E" w14:paraId="5BF8DD5C" w14:textId="77777777" w:rsidTr="00A16E70">
        <w:trPr>
          <w:trHeight w:val="270"/>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B962699"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1716" w:type="dxa"/>
            <w:tcBorders>
              <w:top w:val="single" w:sz="4" w:space="0" w:color="auto"/>
              <w:left w:val="nil"/>
              <w:bottom w:val="single" w:sz="4" w:space="0" w:color="auto"/>
              <w:right w:val="single" w:sz="4" w:space="0" w:color="auto"/>
            </w:tcBorders>
            <w:shd w:val="clear" w:color="000000" w:fill="D9D9D9"/>
            <w:noWrap/>
            <w:vAlign w:val="center"/>
            <w:hideMark/>
          </w:tcPr>
          <w:p w14:paraId="5A53884F"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14:paraId="51A1188A" w14:textId="77777777" w:rsidR="0030576E" w:rsidRPr="0030576E" w:rsidRDefault="004847B6" w:rsidP="0030576E">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2C3737CE"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5D64B339"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2518" w:type="dxa"/>
            <w:tcBorders>
              <w:top w:val="single" w:sz="4" w:space="0" w:color="auto"/>
              <w:left w:val="nil"/>
              <w:bottom w:val="single" w:sz="4" w:space="0" w:color="auto"/>
              <w:right w:val="single" w:sz="4" w:space="0" w:color="auto"/>
            </w:tcBorders>
            <w:shd w:val="clear" w:color="000000" w:fill="D9D9D9"/>
            <w:noWrap/>
            <w:vAlign w:val="center"/>
            <w:hideMark/>
          </w:tcPr>
          <w:p w14:paraId="7B3C864B"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0855BA" w:rsidRPr="0030576E" w14:paraId="435A4C0F"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55104D6" w14:textId="77777777" w:rsidR="000855BA" w:rsidRPr="0030576E" w:rsidRDefault="000855B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K03</w:t>
            </w:r>
          </w:p>
        </w:tc>
        <w:tc>
          <w:tcPr>
            <w:tcW w:w="1716" w:type="dxa"/>
            <w:tcBorders>
              <w:top w:val="nil"/>
              <w:left w:val="nil"/>
              <w:bottom w:val="single" w:sz="4" w:space="0" w:color="auto"/>
              <w:right w:val="single" w:sz="4" w:space="0" w:color="auto"/>
            </w:tcBorders>
            <w:shd w:val="clear" w:color="auto" w:fill="auto"/>
            <w:noWrap/>
            <w:vAlign w:val="center"/>
            <w:hideMark/>
          </w:tcPr>
          <w:p w14:paraId="40336D98" w14:textId="77777777" w:rsidR="000855BA" w:rsidRPr="0030576E" w:rsidRDefault="000855BA" w:rsidP="00227877">
            <w:pPr>
              <w:widowControl/>
              <w:spacing w:line="240" w:lineRule="auto"/>
              <w:ind w:firstLineChars="0" w:firstLine="0"/>
              <w:rPr>
                <w:rFonts w:ascii="宋体" w:eastAsia="宋体" w:hAnsi="宋体" w:cs="宋体"/>
                <w:color w:val="000000"/>
                <w:kern w:val="0"/>
                <w:sz w:val="20"/>
                <w:szCs w:val="20"/>
              </w:rPr>
            </w:pPr>
            <w:r w:rsidRPr="000855BA">
              <w:rPr>
                <w:rFonts w:ascii="宋体" w:eastAsia="宋体" w:hAnsi="宋体" w:cs="宋体"/>
                <w:color w:val="000000"/>
                <w:kern w:val="0"/>
                <w:sz w:val="20"/>
                <w:szCs w:val="20"/>
              </w:rPr>
              <w:t>applySheetNo</w:t>
            </w:r>
          </w:p>
        </w:tc>
        <w:tc>
          <w:tcPr>
            <w:tcW w:w="2160" w:type="dxa"/>
            <w:tcBorders>
              <w:top w:val="nil"/>
              <w:left w:val="nil"/>
              <w:bottom w:val="single" w:sz="4" w:space="0" w:color="auto"/>
              <w:right w:val="single" w:sz="4" w:space="0" w:color="auto"/>
            </w:tcBorders>
            <w:shd w:val="clear" w:color="auto" w:fill="auto"/>
            <w:noWrap/>
            <w:vAlign w:val="center"/>
            <w:hideMark/>
          </w:tcPr>
          <w:p w14:paraId="100030C5" w14:textId="77777777" w:rsidR="000855BA" w:rsidRPr="0030576E" w:rsidRDefault="000855BA"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质押申报编号</w:t>
            </w:r>
          </w:p>
        </w:tc>
        <w:tc>
          <w:tcPr>
            <w:tcW w:w="760" w:type="dxa"/>
            <w:tcBorders>
              <w:top w:val="nil"/>
              <w:left w:val="nil"/>
              <w:bottom w:val="single" w:sz="4" w:space="0" w:color="auto"/>
              <w:right w:val="single" w:sz="4" w:space="0" w:color="auto"/>
            </w:tcBorders>
            <w:shd w:val="clear" w:color="auto" w:fill="auto"/>
            <w:vAlign w:val="center"/>
            <w:hideMark/>
          </w:tcPr>
          <w:p w14:paraId="725BB328" w14:textId="77777777" w:rsidR="000855BA" w:rsidRPr="0030576E" w:rsidRDefault="000855BA"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42F4EB36" w14:textId="77777777" w:rsidR="000855BA" w:rsidRPr="0030576E" w:rsidRDefault="000855BA" w:rsidP="0030576E">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hideMark/>
          </w:tcPr>
          <w:p w14:paraId="48F03CD3" w14:textId="77777777" w:rsidR="000855BA" w:rsidRPr="0030576E" w:rsidRDefault="000855BA" w:rsidP="0030576E">
            <w:pPr>
              <w:widowControl/>
              <w:spacing w:line="240" w:lineRule="auto"/>
              <w:ind w:firstLineChars="0" w:firstLine="0"/>
              <w:jc w:val="left"/>
              <w:rPr>
                <w:rFonts w:ascii="宋体" w:eastAsia="宋体" w:hAnsi="宋体" w:cs="宋体"/>
                <w:color w:val="000000"/>
                <w:kern w:val="0"/>
                <w:sz w:val="20"/>
                <w:szCs w:val="20"/>
              </w:rPr>
            </w:pPr>
          </w:p>
        </w:tc>
      </w:tr>
      <w:tr w:rsidR="0030576E" w:rsidRPr="0030576E" w14:paraId="5637E5FD"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A24BA61" w14:textId="77777777" w:rsidR="0030576E" w:rsidRPr="0030576E" w:rsidRDefault="0030576E"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1716" w:type="dxa"/>
            <w:tcBorders>
              <w:top w:val="nil"/>
              <w:left w:val="nil"/>
              <w:bottom w:val="single" w:sz="4" w:space="0" w:color="auto"/>
              <w:right w:val="single" w:sz="4" w:space="0" w:color="auto"/>
            </w:tcBorders>
            <w:shd w:val="clear" w:color="auto" w:fill="auto"/>
            <w:vAlign w:val="center"/>
            <w:hideMark/>
          </w:tcPr>
          <w:p w14:paraId="6E0F20C2" w14:textId="77777777" w:rsidR="0030576E" w:rsidRPr="0030576E" w:rsidRDefault="0030576E"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2160" w:type="dxa"/>
            <w:tcBorders>
              <w:top w:val="nil"/>
              <w:left w:val="nil"/>
              <w:bottom w:val="single" w:sz="4" w:space="0" w:color="auto"/>
              <w:right w:val="single" w:sz="4" w:space="0" w:color="auto"/>
            </w:tcBorders>
            <w:shd w:val="clear" w:color="auto" w:fill="auto"/>
            <w:noWrap/>
            <w:vAlign w:val="center"/>
            <w:hideMark/>
          </w:tcPr>
          <w:p w14:paraId="5568A6B0" w14:textId="77777777" w:rsidR="0030576E" w:rsidRPr="0030576E" w:rsidRDefault="0030576E"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2ACFA3A7" w14:textId="77777777" w:rsidR="0030576E" w:rsidRPr="0030576E" w:rsidRDefault="0030576E"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7AC5FEDA" w14:textId="77777777" w:rsidR="0030576E" w:rsidRPr="0030576E" w:rsidRDefault="006512AC" w:rsidP="0030576E">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hideMark/>
          </w:tcPr>
          <w:p w14:paraId="18CEF273" w14:textId="77777777" w:rsidR="0030576E" w:rsidRPr="0030576E" w:rsidRDefault="0030576E" w:rsidP="0030576E">
            <w:pPr>
              <w:widowControl/>
              <w:spacing w:line="240" w:lineRule="auto"/>
              <w:ind w:firstLineChars="0" w:firstLine="0"/>
              <w:jc w:val="left"/>
              <w:rPr>
                <w:rFonts w:ascii="宋体" w:eastAsia="宋体" w:hAnsi="宋体" w:cs="宋体"/>
                <w:color w:val="000000"/>
                <w:kern w:val="0"/>
                <w:sz w:val="20"/>
                <w:szCs w:val="20"/>
              </w:rPr>
            </w:pPr>
          </w:p>
        </w:tc>
      </w:tr>
      <w:tr w:rsidR="006512AC" w:rsidRPr="0030576E" w14:paraId="78BF4D8E"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397F0E4D" w14:textId="77777777" w:rsidR="006512AC" w:rsidRPr="00984E1E" w:rsidRDefault="006512AC"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16" w:type="dxa"/>
            <w:tcBorders>
              <w:top w:val="nil"/>
              <w:left w:val="nil"/>
              <w:bottom w:val="single" w:sz="4" w:space="0" w:color="auto"/>
              <w:right w:val="single" w:sz="4" w:space="0" w:color="auto"/>
            </w:tcBorders>
            <w:shd w:val="clear" w:color="auto" w:fill="auto"/>
            <w:vAlign w:val="center"/>
          </w:tcPr>
          <w:p w14:paraId="5A546F52" w14:textId="77777777" w:rsidR="006512AC" w:rsidRPr="00984E1E" w:rsidRDefault="006512AC"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160" w:type="dxa"/>
            <w:tcBorders>
              <w:top w:val="nil"/>
              <w:left w:val="nil"/>
              <w:bottom w:val="single" w:sz="4" w:space="0" w:color="auto"/>
              <w:right w:val="single" w:sz="4" w:space="0" w:color="auto"/>
            </w:tcBorders>
            <w:shd w:val="clear" w:color="auto" w:fill="auto"/>
            <w:noWrap/>
            <w:vAlign w:val="center"/>
          </w:tcPr>
          <w:p w14:paraId="743F8456" w14:textId="77777777" w:rsidR="006512AC" w:rsidRPr="00984E1E" w:rsidRDefault="006512AC"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43C4D87E" w14:textId="77777777" w:rsidR="006512AC" w:rsidRPr="007E3DAF" w:rsidRDefault="006512AC" w:rsidP="0075261B">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71B24059" w14:textId="77777777" w:rsidR="006512AC" w:rsidRPr="00984E1E" w:rsidRDefault="006512AC" w:rsidP="0075261B">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tcPr>
          <w:p w14:paraId="5E5B89B8" w14:textId="77777777" w:rsidR="006512AC" w:rsidRPr="0030576E" w:rsidRDefault="006512AC" w:rsidP="0030576E">
            <w:pPr>
              <w:widowControl/>
              <w:spacing w:line="240" w:lineRule="auto"/>
              <w:ind w:firstLineChars="0" w:firstLine="0"/>
              <w:jc w:val="left"/>
              <w:rPr>
                <w:rFonts w:ascii="宋体" w:eastAsia="宋体" w:hAnsi="宋体" w:cs="宋体"/>
                <w:color w:val="000000"/>
                <w:kern w:val="0"/>
                <w:sz w:val="20"/>
                <w:szCs w:val="20"/>
              </w:rPr>
            </w:pPr>
          </w:p>
        </w:tc>
      </w:tr>
      <w:tr w:rsidR="006512AC" w:rsidRPr="0030576E" w14:paraId="477A876A"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E0F2823" w14:textId="77777777" w:rsidR="006512AC" w:rsidRPr="0030576E" w:rsidRDefault="006512AC" w:rsidP="0030576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716" w:type="dxa"/>
            <w:tcBorders>
              <w:top w:val="nil"/>
              <w:left w:val="nil"/>
              <w:bottom w:val="single" w:sz="4" w:space="0" w:color="auto"/>
              <w:right w:val="single" w:sz="4" w:space="0" w:color="auto"/>
            </w:tcBorders>
            <w:shd w:val="clear" w:color="auto" w:fill="auto"/>
            <w:noWrap/>
            <w:vAlign w:val="center"/>
            <w:hideMark/>
          </w:tcPr>
          <w:p w14:paraId="0683A1C2" w14:textId="77777777" w:rsidR="006512AC" w:rsidRPr="0030576E" w:rsidRDefault="006512AC"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clientID</w:t>
            </w:r>
          </w:p>
        </w:tc>
        <w:tc>
          <w:tcPr>
            <w:tcW w:w="2160" w:type="dxa"/>
            <w:tcBorders>
              <w:top w:val="nil"/>
              <w:left w:val="nil"/>
              <w:bottom w:val="single" w:sz="4" w:space="0" w:color="auto"/>
              <w:right w:val="single" w:sz="4" w:space="0" w:color="auto"/>
            </w:tcBorders>
            <w:shd w:val="clear" w:color="auto" w:fill="auto"/>
            <w:noWrap/>
            <w:vAlign w:val="center"/>
            <w:hideMark/>
          </w:tcPr>
          <w:p w14:paraId="02E13731" w14:textId="77777777" w:rsidR="006512AC" w:rsidRPr="0030576E" w:rsidRDefault="006512AC"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hideMark/>
          </w:tcPr>
          <w:p w14:paraId="150F109F" w14:textId="77777777" w:rsidR="006512AC" w:rsidRPr="0030576E" w:rsidRDefault="006512AC"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7DFD519E" w14:textId="77777777" w:rsidR="006512AC" w:rsidRPr="0030576E" w:rsidRDefault="006512AC"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hideMark/>
          </w:tcPr>
          <w:p w14:paraId="7A311188" w14:textId="77777777" w:rsidR="006512AC" w:rsidRPr="0030576E" w:rsidRDefault="006512AC" w:rsidP="0030576E">
            <w:pPr>
              <w:widowControl/>
              <w:spacing w:line="240" w:lineRule="auto"/>
              <w:ind w:firstLineChars="0" w:firstLine="0"/>
              <w:jc w:val="left"/>
              <w:rPr>
                <w:rFonts w:ascii="宋体" w:eastAsia="宋体" w:hAnsi="宋体" w:cs="宋体"/>
                <w:color w:val="000000"/>
                <w:kern w:val="0"/>
                <w:sz w:val="20"/>
                <w:szCs w:val="20"/>
              </w:rPr>
            </w:pPr>
          </w:p>
        </w:tc>
      </w:tr>
      <w:tr w:rsidR="00A16E70" w:rsidRPr="0030576E" w14:paraId="2833EBE4"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42A9D4D6" w14:textId="77777777" w:rsidR="00A16E70" w:rsidRPr="00A16E70" w:rsidRDefault="00A16E70" w:rsidP="0030576E">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T00</w:t>
            </w:r>
          </w:p>
        </w:tc>
        <w:tc>
          <w:tcPr>
            <w:tcW w:w="1716" w:type="dxa"/>
            <w:tcBorders>
              <w:top w:val="nil"/>
              <w:left w:val="nil"/>
              <w:bottom w:val="single" w:sz="4" w:space="0" w:color="auto"/>
              <w:right w:val="single" w:sz="4" w:space="0" w:color="auto"/>
            </w:tcBorders>
            <w:shd w:val="clear" w:color="auto" w:fill="auto"/>
            <w:noWrap/>
            <w:vAlign w:val="center"/>
          </w:tcPr>
          <w:p w14:paraId="0856DBBB" w14:textId="77777777" w:rsidR="00A16E70" w:rsidRPr="00A16E70" w:rsidRDefault="00A16E70" w:rsidP="0030576E">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origApp</w:t>
            </w:r>
          </w:p>
        </w:tc>
        <w:tc>
          <w:tcPr>
            <w:tcW w:w="2160" w:type="dxa"/>
            <w:tcBorders>
              <w:top w:val="nil"/>
              <w:left w:val="nil"/>
              <w:bottom w:val="single" w:sz="4" w:space="0" w:color="auto"/>
              <w:right w:val="single" w:sz="4" w:space="0" w:color="auto"/>
            </w:tcBorders>
            <w:shd w:val="clear" w:color="auto" w:fill="auto"/>
            <w:noWrap/>
            <w:vAlign w:val="center"/>
          </w:tcPr>
          <w:p w14:paraId="07383B13" w14:textId="77777777" w:rsidR="00A16E70" w:rsidRPr="00A16E70" w:rsidRDefault="00A16E70" w:rsidP="0030576E">
            <w:pPr>
              <w:widowControl/>
              <w:spacing w:line="240" w:lineRule="auto"/>
              <w:ind w:firstLineChars="0" w:firstLine="0"/>
              <w:jc w:val="left"/>
              <w:rPr>
                <w:rFonts w:ascii="宋体" w:eastAsia="宋体" w:hAnsi="宋体" w:cs="宋体"/>
                <w:color w:val="000000"/>
                <w:kern w:val="0"/>
                <w:sz w:val="20"/>
                <w:szCs w:val="20"/>
              </w:rPr>
            </w:pPr>
            <w:r w:rsidRPr="00A16E70">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vAlign w:val="center"/>
          </w:tcPr>
          <w:p w14:paraId="133F0CD7" w14:textId="77777777" w:rsidR="00A16E70" w:rsidRPr="00A16E70" w:rsidRDefault="00A16E70" w:rsidP="0030576E">
            <w:pPr>
              <w:widowControl/>
              <w:spacing w:line="240" w:lineRule="auto"/>
              <w:ind w:firstLineChars="0" w:firstLine="0"/>
              <w:jc w:val="left"/>
              <w:rPr>
                <w:rFonts w:ascii="宋体" w:eastAsia="宋体" w:hAnsi="宋体" w:cs="宋体"/>
                <w:color w:val="000000"/>
                <w:kern w:val="0"/>
                <w:sz w:val="20"/>
                <w:szCs w:val="20"/>
              </w:rPr>
            </w:pPr>
            <w:r w:rsidRPr="00A16E70">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74DC4BC6" w14:textId="77777777" w:rsidR="00A16E70" w:rsidRPr="00A16E70" w:rsidRDefault="00A16E70" w:rsidP="0030576E">
            <w:pPr>
              <w:widowControl/>
              <w:spacing w:line="240" w:lineRule="auto"/>
              <w:ind w:firstLineChars="0" w:firstLine="0"/>
              <w:jc w:val="left"/>
              <w:rPr>
                <w:rFonts w:ascii="宋体" w:eastAsia="宋体" w:hAnsi="宋体" w:cs="宋体"/>
                <w:color w:val="000000"/>
                <w:kern w:val="0"/>
                <w:sz w:val="20"/>
                <w:szCs w:val="20"/>
              </w:rPr>
            </w:pPr>
            <w:r w:rsidRPr="00A16E70">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tcPr>
          <w:p w14:paraId="4253E98F" w14:textId="77777777" w:rsidR="00A16E70" w:rsidRPr="00A16E70" w:rsidRDefault="00A16E70" w:rsidP="0030576E">
            <w:pPr>
              <w:widowControl/>
              <w:spacing w:line="240" w:lineRule="auto"/>
              <w:ind w:firstLineChars="0" w:firstLine="0"/>
              <w:jc w:val="left"/>
              <w:rPr>
                <w:rFonts w:ascii="宋体" w:eastAsia="宋体" w:hAnsi="宋体" w:cs="宋体"/>
                <w:color w:val="000000"/>
                <w:kern w:val="0"/>
                <w:sz w:val="20"/>
                <w:szCs w:val="20"/>
              </w:rPr>
            </w:pPr>
            <w:r w:rsidRPr="00A16E70">
              <w:rPr>
                <w:rFonts w:ascii="宋体" w:eastAsia="宋体" w:hAnsi="宋体" w:cs="宋体" w:hint="eastAsia"/>
                <w:color w:val="000000"/>
                <w:kern w:val="0"/>
                <w:sz w:val="20"/>
                <w:szCs w:val="20"/>
              </w:rPr>
              <w:t>取值：1-出质方、2-质权方</w:t>
            </w:r>
          </w:p>
        </w:tc>
      </w:tr>
      <w:tr w:rsidR="00A16E70" w:rsidRPr="0030576E" w14:paraId="6D2C8C36"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AED549B"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M60</w:t>
            </w:r>
          </w:p>
        </w:tc>
        <w:tc>
          <w:tcPr>
            <w:tcW w:w="1716" w:type="dxa"/>
            <w:tcBorders>
              <w:top w:val="nil"/>
              <w:left w:val="nil"/>
              <w:bottom w:val="single" w:sz="4" w:space="0" w:color="auto"/>
              <w:right w:val="single" w:sz="4" w:space="0" w:color="auto"/>
            </w:tcBorders>
            <w:shd w:val="clear" w:color="auto" w:fill="auto"/>
            <w:vAlign w:val="center"/>
            <w:hideMark/>
          </w:tcPr>
          <w:p w14:paraId="2DD3A2CA"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traderID</w:t>
            </w:r>
          </w:p>
        </w:tc>
        <w:tc>
          <w:tcPr>
            <w:tcW w:w="2160" w:type="dxa"/>
            <w:tcBorders>
              <w:top w:val="nil"/>
              <w:left w:val="nil"/>
              <w:bottom w:val="single" w:sz="4" w:space="0" w:color="auto"/>
              <w:right w:val="single" w:sz="4" w:space="0" w:color="auto"/>
            </w:tcBorders>
            <w:shd w:val="clear" w:color="auto" w:fill="auto"/>
            <w:noWrap/>
            <w:vAlign w:val="center"/>
            <w:hideMark/>
          </w:tcPr>
          <w:p w14:paraId="2B18E930" w14:textId="77777777" w:rsidR="00A16E70" w:rsidRPr="0030576E" w:rsidRDefault="00A16E70" w:rsidP="00ED66B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撤销申报用户</w:t>
            </w:r>
            <w:r w:rsidRPr="0030576E">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hideMark/>
          </w:tcPr>
          <w:p w14:paraId="75B6AD0D"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7C19CB06"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hideMark/>
          </w:tcPr>
          <w:p w14:paraId="048E9666"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p>
        </w:tc>
      </w:tr>
      <w:tr w:rsidR="00A16E70" w:rsidRPr="0030576E" w14:paraId="57A6223A"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10BE68E"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T23</w:t>
            </w:r>
          </w:p>
        </w:tc>
        <w:tc>
          <w:tcPr>
            <w:tcW w:w="1716" w:type="dxa"/>
            <w:tcBorders>
              <w:top w:val="nil"/>
              <w:left w:val="nil"/>
              <w:bottom w:val="single" w:sz="4" w:space="0" w:color="auto"/>
              <w:right w:val="single" w:sz="4" w:space="0" w:color="auto"/>
            </w:tcBorders>
            <w:shd w:val="clear" w:color="auto" w:fill="auto"/>
            <w:vAlign w:val="center"/>
          </w:tcPr>
          <w:p w14:paraId="2098C801"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F6993">
              <w:rPr>
                <w:rFonts w:ascii="宋体" w:eastAsia="宋体" w:hAnsi="宋体" w:cs="宋体"/>
                <w:color w:val="000000"/>
                <w:kern w:val="0"/>
                <w:sz w:val="20"/>
                <w:szCs w:val="20"/>
              </w:rPr>
              <w:t>cancelDate</w:t>
            </w:r>
          </w:p>
        </w:tc>
        <w:tc>
          <w:tcPr>
            <w:tcW w:w="2160" w:type="dxa"/>
            <w:tcBorders>
              <w:top w:val="nil"/>
              <w:left w:val="nil"/>
              <w:bottom w:val="single" w:sz="4" w:space="0" w:color="auto"/>
              <w:right w:val="single" w:sz="4" w:space="0" w:color="auto"/>
            </w:tcBorders>
            <w:shd w:val="clear" w:color="auto" w:fill="auto"/>
            <w:noWrap/>
            <w:vAlign w:val="center"/>
          </w:tcPr>
          <w:p w14:paraId="203D8FDA" w14:textId="61A44228" w:rsidR="00A16E70" w:rsidRDefault="00A16E70" w:rsidP="004D7B0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w:t>
            </w:r>
            <w:r w:rsidR="004D7B07">
              <w:rPr>
                <w:rFonts w:ascii="宋体" w:eastAsia="宋体" w:hAnsi="宋体" w:cs="宋体" w:hint="eastAsia"/>
                <w:color w:val="000000"/>
                <w:kern w:val="0"/>
                <w:sz w:val="20"/>
                <w:szCs w:val="20"/>
              </w:rPr>
              <w:t>自然</w:t>
            </w:r>
            <w:r>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vAlign w:val="center"/>
          </w:tcPr>
          <w:p w14:paraId="74C46E97"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2ED3933D"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518" w:type="dxa"/>
            <w:tcBorders>
              <w:top w:val="nil"/>
              <w:left w:val="nil"/>
              <w:bottom w:val="single" w:sz="4" w:space="0" w:color="auto"/>
              <w:right w:val="single" w:sz="4" w:space="0" w:color="auto"/>
            </w:tcBorders>
            <w:shd w:val="clear" w:color="auto" w:fill="auto"/>
            <w:noWrap/>
            <w:vAlign w:val="center"/>
          </w:tcPr>
          <w:p w14:paraId="05C452B8"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p>
        </w:tc>
      </w:tr>
      <w:tr w:rsidR="00A16E70" w:rsidRPr="0030576E" w14:paraId="2B879309"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B7BEC8E"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28</w:t>
            </w:r>
          </w:p>
        </w:tc>
        <w:tc>
          <w:tcPr>
            <w:tcW w:w="1716" w:type="dxa"/>
            <w:tcBorders>
              <w:top w:val="nil"/>
              <w:left w:val="nil"/>
              <w:bottom w:val="single" w:sz="4" w:space="0" w:color="auto"/>
              <w:right w:val="single" w:sz="4" w:space="0" w:color="auto"/>
            </w:tcBorders>
            <w:shd w:val="clear" w:color="auto" w:fill="auto"/>
            <w:vAlign w:val="center"/>
          </w:tcPr>
          <w:p w14:paraId="7C2EC31F"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262EFC">
              <w:rPr>
                <w:rFonts w:ascii="宋体" w:eastAsia="宋体" w:hAnsi="宋体" w:cs="宋体"/>
                <w:color w:val="000000"/>
                <w:kern w:val="0"/>
                <w:sz w:val="20"/>
                <w:szCs w:val="20"/>
              </w:rPr>
              <w:t>cancelTradeDate</w:t>
            </w:r>
          </w:p>
        </w:tc>
        <w:tc>
          <w:tcPr>
            <w:tcW w:w="2160" w:type="dxa"/>
            <w:tcBorders>
              <w:top w:val="nil"/>
              <w:left w:val="nil"/>
              <w:bottom w:val="single" w:sz="4" w:space="0" w:color="auto"/>
              <w:right w:val="single" w:sz="4" w:space="0" w:color="auto"/>
            </w:tcBorders>
            <w:shd w:val="clear" w:color="auto" w:fill="auto"/>
            <w:noWrap/>
            <w:vAlign w:val="center"/>
          </w:tcPr>
          <w:p w14:paraId="29007DAA" w14:textId="758ADCA2" w:rsidR="00A16E70" w:rsidRDefault="00A16E70" w:rsidP="004D7B07">
            <w:pPr>
              <w:widowControl/>
              <w:spacing w:line="240" w:lineRule="auto"/>
              <w:ind w:firstLineChars="0" w:firstLine="0"/>
              <w:jc w:val="left"/>
              <w:rPr>
                <w:rFonts w:ascii="宋体" w:eastAsia="宋体" w:hAnsi="宋体" w:cs="宋体"/>
                <w:color w:val="000000"/>
                <w:kern w:val="0"/>
                <w:sz w:val="20"/>
                <w:szCs w:val="20"/>
              </w:rPr>
            </w:pPr>
            <w:r w:rsidRPr="002F50A3">
              <w:rPr>
                <w:rFonts w:ascii="宋体" w:eastAsia="宋体" w:hAnsi="宋体" w:cs="宋体" w:hint="eastAsia"/>
                <w:color w:val="000000"/>
                <w:kern w:val="0"/>
                <w:sz w:val="20"/>
                <w:szCs w:val="20"/>
              </w:rPr>
              <w:t>撤销申报</w:t>
            </w:r>
            <w:r w:rsidR="004D7B07">
              <w:rPr>
                <w:rFonts w:ascii="宋体" w:eastAsia="宋体" w:hAnsi="宋体" w:cs="宋体" w:hint="eastAsia"/>
                <w:color w:val="000000"/>
                <w:kern w:val="0"/>
                <w:sz w:val="20"/>
                <w:szCs w:val="20"/>
              </w:rPr>
              <w:t>交易</w:t>
            </w:r>
            <w:r w:rsidRPr="002F50A3">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vAlign w:val="center"/>
          </w:tcPr>
          <w:p w14:paraId="12E1B0E9"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774C9F6D"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518" w:type="dxa"/>
            <w:tcBorders>
              <w:top w:val="nil"/>
              <w:left w:val="nil"/>
              <w:bottom w:val="single" w:sz="4" w:space="0" w:color="auto"/>
              <w:right w:val="single" w:sz="4" w:space="0" w:color="auto"/>
            </w:tcBorders>
            <w:shd w:val="clear" w:color="auto" w:fill="auto"/>
            <w:noWrap/>
            <w:vAlign w:val="center"/>
          </w:tcPr>
          <w:p w14:paraId="518D0F0F"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p>
        </w:tc>
      </w:tr>
      <w:tr w:rsidR="00A16E70" w:rsidRPr="0030576E" w14:paraId="2974F0F6"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B2078EB"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X39</w:t>
            </w:r>
          </w:p>
        </w:tc>
        <w:tc>
          <w:tcPr>
            <w:tcW w:w="1716" w:type="dxa"/>
            <w:tcBorders>
              <w:top w:val="nil"/>
              <w:left w:val="nil"/>
              <w:bottom w:val="single" w:sz="4" w:space="0" w:color="auto"/>
              <w:right w:val="single" w:sz="4" w:space="0" w:color="auto"/>
            </w:tcBorders>
            <w:shd w:val="clear" w:color="auto" w:fill="auto"/>
            <w:vAlign w:val="center"/>
            <w:hideMark/>
          </w:tcPr>
          <w:p w14:paraId="77CB8F22"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RspCode</w:t>
            </w:r>
          </w:p>
        </w:tc>
        <w:tc>
          <w:tcPr>
            <w:tcW w:w="2160" w:type="dxa"/>
            <w:tcBorders>
              <w:top w:val="nil"/>
              <w:left w:val="nil"/>
              <w:bottom w:val="single" w:sz="4" w:space="0" w:color="auto"/>
              <w:right w:val="single" w:sz="4" w:space="0" w:color="auto"/>
            </w:tcBorders>
            <w:shd w:val="clear" w:color="auto" w:fill="auto"/>
            <w:noWrap/>
            <w:vAlign w:val="center"/>
            <w:hideMark/>
          </w:tcPr>
          <w:p w14:paraId="573EFB4B"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263B5479"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4D2472D5"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18" w:type="dxa"/>
            <w:tcBorders>
              <w:top w:val="nil"/>
              <w:left w:val="nil"/>
              <w:bottom w:val="single" w:sz="4" w:space="0" w:color="auto"/>
              <w:right w:val="single" w:sz="4" w:space="0" w:color="auto"/>
            </w:tcBorders>
            <w:shd w:val="clear" w:color="auto" w:fill="auto"/>
            <w:noWrap/>
            <w:vAlign w:val="center"/>
            <w:hideMark/>
          </w:tcPr>
          <w:p w14:paraId="0A563D28"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p>
        </w:tc>
      </w:tr>
      <w:tr w:rsidR="00A16E70" w:rsidRPr="0030576E" w14:paraId="0C0CAD0B" w14:textId="77777777" w:rsidTr="00A16E7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64CE783"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X40</w:t>
            </w:r>
          </w:p>
        </w:tc>
        <w:tc>
          <w:tcPr>
            <w:tcW w:w="1716" w:type="dxa"/>
            <w:tcBorders>
              <w:top w:val="nil"/>
              <w:left w:val="nil"/>
              <w:bottom w:val="single" w:sz="4" w:space="0" w:color="auto"/>
              <w:right w:val="single" w:sz="4" w:space="0" w:color="auto"/>
            </w:tcBorders>
            <w:shd w:val="clear" w:color="auto" w:fill="auto"/>
            <w:vAlign w:val="center"/>
            <w:hideMark/>
          </w:tcPr>
          <w:p w14:paraId="4F5A2D68"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RspMsg</w:t>
            </w:r>
          </w:p>
        </w:tc>
        <w:tc>
          <w:tcPr>
            <w:tcW w:w="2160" w:type="dxa"/>
            <w:tcBorders>
              <w:top w:val="nil"/>
              <w:left w:val="nil"/>
              <w:bottom w:val="single" w:sz="4" w:space="0" w:color="auto"/>
              <w:right w:val="single" w:sz="4" w:space="0" w:color="auto"/>
            </w:tcBorders>
            <w:shd w:val="clear" w:color="auto" w:fill="auto"/>
            <w:noWrap/>
            <w:vAlign w:val="center"/>
            <w:hideMark/>
          </w:tcPr>
          <w:p w14:paraId="518CDE0D"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242F6873"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49C6C171"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18" w:type="dxa"/>
            <w:tcBorders>
              <w:top w:val="nil"/>
              <w:left w:val="nil"/>
              <w:bottom w:val="single" w:sz="4" w:space="0" w:color="auto"/>
              <w:right w:val="single" w:sz="4" w:space="0" w:color="auto"/>
            </w:tcBorders>
            <w:shd w:val="clear" w:color="auto" w:fill="auto"/>
            <w:noWrap/>
            <w:vAlign w:val="center"/>
            <w:hideMark/>
          </w:tcPr>
          <w:p w14:paraId="68F7F8B2" w14:textId="77777777" w:rsidR="00A16E70" w:rsidRPr="0030576E" w:rsidRDefault="00A16E70" w:rsidP="0030576E">
            <w:pPr>
              <w:widowControl/>
              <w:spacing w:line="240" w:lineRule="auto"/>
              <w:ind w:firstLineChars="0" w:firstLine="0"/>
              <w:jc w:val="left"/>
              <w:rPr>
                <w:rFonts w:ascii="宋体" w:eastAsia="宋体" w:hAnsi="宋体" w:cs="宋体"/>
                <w:color w:val="000000"/>
                <w:kern w:val="0"/>
                <w:sz w:val="20"/>
                <w:szCs w:val="20"/>
              </w:rPr>
            </w:pPr>
          </w:p>
        </w:tc>
      </w:tr>
    </w:tbl>
    <w:p w14:paraId="5D573372" w14:textId="77777777" w:rsidR="0096390C" w:rsidRPr="0030576E" w:rsidRDefault="0096390C" w:rsidP="0096390C">
      <w:pPr>
        <w:ind w:firstLine="480"/>
      </w:pPr>
    </w:p>
    <w:p w14:paraId="755D7BF2" w14:textId="77777777" w:rsidR="00980898" w:rsidRDefault="00980898" w:rsidP="00980898">
      <w:pPr>
        <w:pStyle w:val="4"/>
        <w:numPr>
          <w:ilvl w:val="3"/>
          <w:numId w:val="4"/>
        </w:numPr>
        <w:ind w:left="0" w:firstLineChars="0" w:firstLine="0"/>
      </w:pPr>
      <w:r w:rsidRPr="0096390C">
        <w:rPr>
          <w:rFonts w:hint="eastAsia"/>
        </w:rPr>
        <w:t>质押申报查询请求及应答</w:t>
      </w:r>
    </w:p>
    <w:p w14:paraId="1E68E375" w14:textId="77777777" w:rsidR="00980898" w:rsidRDefault="00980898" w:rsidP="001643FA">
      <w:pPr>
        <w:ind w:firstLine="482"/>
      </w:pPr>
      <w:r w:rsidRPr="0089519E">
        <w:rPr>
          <w:rFonts w:hint="eastAsia"/>
          <w:b/>
        </w:rPr>
        <w:t>功能</w:t>
      </w:r>
      <w:r>
        <w:rPr>
          <w:rFonts w:hint="eastAsia"/>
        </w:rPr>
        <w:t>：质押申报查询指令用于会员二级系统查询该会员席位所属客户填写的质押申报单，支持查询多条质押申报信息。</w:t>
      </w:r>
    </w:p>
    <w:p w14:paraId="38EAD2C0" w14:textId="77777777" w:rsidR="00980898" w:rsidRPr="0089519E" w:rsidRDefault="00980898" w:rsidP="00980898">
      <w:pPr>
        <w:ind w:firstLine="480"/>
      </w:pPr>
      <w:r>
        <w:rPr>
          <w:rFonts w:hint="eastAsia"/>
        </w:rPr>
        <w:t>消息体格式如下：</w:t>
      </w:r>
    </w:p>
    <w:tbl>
      <w:tblPr>
        <w:tblW w:w="9455" w:type="dxa"/>
        <w:tblInd w:w="103" w:type="dxa"/>
        <w:tblLayout w:type="fixed"/>
        <w:tblLook w:val="04A0" w:firstRow="1" w:lastRow="0" w:firstColumn="1" w:lastColumn="0" w:noHBand="0" w:noVBand="1"/>
      </w:tblPr>
      <w:tblGrid>
        <w:gridCol w:w="714"/>
        <w:gridCol w:w="709"/>
        <w:gridCol w:w="1984"/>
        <w:gridCol w:w="2079"/>
        <w:gridCol w:w="760"/>
        <w:gridCol w:w="798"/>
        <w:gridCol w:w="2411"/>
      </w:tblGrid>
      <w:tr w:rsidR="00980898" w:rsidRPr="00316455" w14:paraId="38C8B68F" w14:textId="77777777" w:rsidTr="00A53694">
        <w:trPr>
          <w:trHeight w:val="270"/>
          <w:tblHeader/>
        </w:trPr>
        <w:tc>
          <w:tcPr>
            <w:tcW w:w="714" w:type="dxa"/>
            <w:tcBorders>
              <w:top w:val="single" w:sz="4" w:space="0" w:color="auto"/>
              <w:left w:val="single" w:sz="4" w:space="0" w:color="auto"/>
              <w:bottom w:val="single" w:sz="4" w:space="0" w:color="auto"/>
              <w:right w:val="single" w:sz="4" w:space="0" w:color="auto"/>
            </w:tcBorders>
            <w:shd w:val="clear" w:color="000000" w:fill="D9D9D9"/>
          </w:tcPr>
          <w:p w14:paraId="23A3E206" w14:textId="77777777" w:rsidR="00980898" w:rsidRPr="00316455" w:rsidRDefault="00980898" w:rsidP="008464A3">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122C496" w14:textId="77777777" w:rsidR="00980898" w:rsidRPr="00316455" w:rsidRDefault="00980898" w:rsidP="008464A3">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域号</w:t>
            </w:r>
          </w:p>
        </w:tc>
        <w:tc>
          <w:tcPr>
            <w:tcW w:w="1984" w:type="dxa"/>
            <w:tcBorders>
              <w:top w:val="single" w:sz="4" w:space="0" w:color="auto"/>
              <w:left w:val="nil"/>
              <w:bottom w:val="single" w:sz="4" w:space="0" w:color="auto"/>
              <w:right w:val="single" w:sz="4" w:space="0" w:color="auto"/>
            </w:tcBorders>
            <w:shd w:val="clear" w:color="000000" w:fill="D9D9D9"/>
            <w:noWrap/>
            <w:vAlign w:val="center"/>
            <w:hideMark/>
          </w:tcPr>
          <w:p w14:paraId="0DDCA87B" w14:textId="77777777" w:rsidR="00980898" w:rsidRPr="00316455" w:rsidRDefault="00980898" w:rsidP="008464A3">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域名</w:t>
            </w:r>
          </w:p>
        </w:tc>
        <w:tc>
          <w:tcPr>
            <w:tcW w:w="2079" w:type="dxa"/>
            <w:tcBorders>
              <w:top w:val="single" w:sz="4" w:space="0" w:color="auto"/>
              <w:left w:val="nil"/>
              <w:bottom w:val="single" w:sz="4" w:space="0" w:color="auto"/>
              <w:right w:val="single" w:sz="4" w:space="0" w:color="auto"/>
            </w:tcBorders>
            <w:shd w:val="clear" w:color="000000" w:fill="D9D9D9"/>
            <w:noWrap/>
            <w:vAlign w:val="center"/>
            <w:hideMark/>
          </w:tcPr>
          <w:p w14:paraId="65381F11" w14:textId="77777777" w:rsidR="00980898" w:rsidRPr="00316455" w:rsidRDefault="00980898" w:rsidP="008464A3">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350CCBB5" w14:textId="77777777" w:rsidR="00980898" w:rsidRPr="00316455" w:rsidRDefault="00980898" w:rsidP="008464A3">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46EFB43F" w14:textId="77777777" w:rsidR="00980898" w:rsidRPr="00316455" w:rsidRDefault="00980898" w:rsidP="008464A3">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应答</w:t>
            </w:r>
          </w:p>
        </w:tc>
        <w:tc>
          <w:tcPr>
            <w:tcW w:w="2411" w:type="dxa"/>
            <w:tcBorders>
              <w:top w:val="single" w:sz="4" w:space="0" w:color="auto"/>
              <w:left w:val="nil"/>
              <w:bottom w:val="single" w:sz="4" w:space="0" w:color="auto"/>
              <w:right w:val="single" w:sz="4" w:space="0" w:color="auto"/>
            </w:tcBorders>
            <w:shd w:val="clear" w:color="000000" w:fill="D9D9D9"/>
            <w:noWrap/>
            <w:vAlign w:val="center"/>
            <w:hideMark/>
          </w:tcPr>
          <w:p w14:paraId="74E2B863" w14:textId="77777777" w:rsidR="00980898" w:rsidRPr="00316455" w:rsidRDefault="00980898" w:rsidP="008464A3">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说明</w:t>
            </w:r>
          </w:p>
        </w:tc>
      </w:tr>
      <w:tr w:rsidR="00980898" w:rsidRPr="00316455" w14:paraId="2CDBCBC0" w14:textId="77777777" w:rsidTr="00A53694">
        <w:trPr>
          <w:trHeight w:val="270"/>
        </w:trPr>
        <w:tc>
          <w:tcPr>
            <w:tcW w:w="714" w:type="dxa"/>
            <w:tcBorders>
              <w:top w:val="nil"/>
              <w:left w:val="single" w:sz="4" w:space="0" w:color="auto"/>
              <w:bottom w:val="single" w:sz="4" w:space="0" w:color="auto"/>
              <w:right w:val="single" w:sz="4" w:space="0" w:color="auto"/>
            </w:tcBorders>
          </w:tcPr>
          <w:p w14:paraId="07106AE3" w14:textId="77777777" w:rsidR="00980898" w:rsidRPr="00316455" w:rsidRDefault="00980898" w:rsidP="008464A3">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BE13F43" w14:textId="77777777" w:rsidR="00980898" w:rsidRPr="00316455" w:rsidRDefault="00980898"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M00</w:t>
            </w:r>
          </w:p>
        </w:tc>
        <w:tc>
          <w:tcPr>
            <w:tcW w:w="1984" w:type="dxa"/>
            <w:tcBorders>
              <w:top w:val="nil"/>
              <w:left w:val="nil"/>
              <w:bottom w:val="single" w:sz="4" w:space="0" w:color="auto"/>
              <w:right w:val="single" w:sz="4" w:space="0" w:color="auto"/>
            </w:tcBorders>
            <w:shd w:val="clear" w:color="auto" w:fill="auto"/>
            <w:vAlign w:val="center"/>
            <w:hideMark/>
          </w:tcPr>
          <w:p w14:paraId="2B44BB0B" w14:textId="77777777" w:rsidR="00980898" w:rsidRPr="00316455" w:rsidRDefault="00980898"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memberID</w:t>
            </w:r>
          </w:p>
        </w:tc>
        <w:tc>
          <w:tcPr>
            <w:tcW w:w="2079" w:type="dxa"/>
            <w:tcBorders>
              <w:top w:val="nil"/>
              <w:left w:val="nil"/>
              <w:bottom w:val="single" w:sz="4" w:space="0" w:color="auto"/>
              <w:right w:val="single" w:sz="4" w:space="0" w:color="auto"/>
            </w:tcBorders>
            <w:shd w:val="clear" w:color="auto" w:fill="auto"/>
            <w:noWrap/>
            <w:vAlign w:val="center"/>
            <w:hideMark/>
          </w:tcPr>
          <w:p w14:paraId="06C85656" w14:textId="77777777" w:rsidR="00980898" w:rsidRPr="00316455" w:rsidRDefault="00980898"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4EA4E3B4" w14:textId="77777777" w:rsidR="00980898" w:rsidRPr="00316455" w:rsidRDefault="00980898"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26C04EA7" w14:textId="77777777" w:rsidR="00980898" w:rsidRPr="00316455" w:rsidRDefault="00980898" w:rsidP="008464A3">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3A96237A" w14:textId="77777777" w:rsidR="00980898" w:rsidRPr="00316455" w:rsidRDefault="00980898" w:rsidP="008464A3">
            <w:pPr>
              <w:widowControl/>
              <w:spacing w:line="240" w:lineRule="auto"/>
              <w:ind w:firstLineChars="0" w:firstLine="0"/>
              <w:jc w:val="left"/>
              <w:rPr>
                <w:rFonts w:ascii="宋体" w:eastAsia="宋体" w:hAnsi="宋体" w:cs="宋体"/>
                <w:color w:val="000000"/>
                <w:kern w:val="0"/>
                <w:sz w:val="20"/>
                <w:szCs w:val="20"/>
              </w:rPr>
            </w:pPr>
          </w:p>
        </w:tc>
      </w:tr>
      <w:tr w:rsidR="00980898" w:rsidRPr="00316455" w14:paraId="10D54167" w14:textId="77777777" w:rsidTr="00A53694">
        <w:trPr>
          <w:trHeight w:val="270"/>
        </w:trPr>
        <w:tc>
          <w:tcPr>
            <w:tcW w:w="714" w:type="dxa"/>
            <w:tcBorders>
              <w:top w:val="nil"/>
              <w:left w:val="single" w:sz="4" w:space="0" w:color="auto"/>
              <w:bottom w:val="single" w:sz="4" w:space="0" w:color="auto"/>
              <w:right w:val="single" w:sz="4" w:space="0" w:color="auto"/>
            </w:tcBorders>
          </w:tcPr>
          <w:p w14:paraId="072442B8" w14:textId="77777777" w:rsidR="00980898" w:rsidRPr="00316455" w:rsidRDefault="00980898" w:rsidP="008464A3">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52048A4" w14:textId="77777777" w:rsidR="00980898" w:rsidRPr="00984E1E" w:rsidRDefault="00980898" w:rsidP="008464A3">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84" w:type="dxa"/>
            <w:tcBorders>
              <w:top w:val="nil"/>
              <w:left w:val="nil"/>
              <w:bottom w:val="single" w:sz="4" w:space="0" w:color="auto"/>
              <w:right w:val="single" w:sz="4" w:space="0" w:color="auto"/>
            </w:tcBorders>
            <w:shd w:val="clear" w:color="auto" w:fill="auto"/>
            <w:vAlign w:val="center"/>
          </w:tcPr>
          <w:p w14:paraId="128F6D1C" w14:textId="77777777" w:rsidR="00980898" w:rsidRPr="00984E1E" w:rsidRDefault="00980898" w:rsidP="008464A3">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079" w:type="dxa"/>
            <w:tcBorders>
              <w:top w:val="nil"/>
              <w:left w:val="nil"/>
              <w:bottom w:val="single" w:sz="4" w:space="0" w:color="auto"/>
              <w:right w:val="single" w:sz="4" w:space="0" w:color="auto"/>
            </w:tcBorders>
            <w:shd w:val="clear" w:color="auto" w:fill="auto"/>
            <w:noWrap/>
            <w:vAlign w:val="center"/>
          </w:tcPr>
          <w:p w14:paraId="2359811F" w14:textId="77777777" w:rsidR="00980898" w:rsidRPr="00984E1E" w:rsidRDefault="00980898" w:rsidP="008464A3">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3BBB53B6" w14:textId="77777777" w:rsidR="00980898" w:rsidRPr="007D5A61" w:rsidRDefault="00980898" w:rsidP="008464A3">
            <w:pPr>
              <w:spacing w:line="240" w:lineRule="auto"/>
              <w:ind w:firstLineChars="0" w:firstLine="0"/>
              <w:rPr>
                <w:rFonts w:asciiTheme="minorEastAsia" w:hAnsiTheme="minorEastAsia"/>
                <w:color w:val="000000"/>
                <w:sz w:val="21"/>
                <w:szCs w:val="21"/>
              </w:rPr>
            </w:pPr>
            <w:r w:rsidRPr="007D5A61">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vAlign w:val="center"/>
          </w:tcPr>
          <w:p w14:paraId="1C87319B" w14:textId="77777777" w:rsidR="00980898" w:rsidRPr="007803DC" w:rsidRDefault="00980898" w:rsidP="008464A3">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0986BB8A" w14:textId="77777777" w:rsidR="00980898" w:rsidRPr="00316455" w:rsidRDefault="00980898" w:rsidP="008464A3">
            <w:pPr>
              <w:widowControl/>
              <w:spacing w:line="240" w:lineRule="auto"/>
              <w:ind w:firstLineChars="0" w:firstLine="0"/>
              <w:jc w:val="left"/>
              <w:rPr>
                <w:rFonts w:ascii="宋体" w:eastAsia="宋体" w:hAnsi="宋体" w:cs="宋体"/>
                <w:color w:val="000000"/>
                <w:kern w:val="0"/>
                <w:sz w:val="20"/>
                <w:szCs w:val="20"/>
              </w:rPr>
            </w:pPr>
          </w:p>
        </w:tc>
      </w:tr>
      <w:tr w:rsidR="00A53694" w:rsidRPr="00316455" w14:paraId="070E4778" w14:textId="77777777" w:rsidTr="00A53694">
        <w:trPr>
          <w:trHeight w:val="270"/>
        </w:trPr>
        <w:tc>
          <w:tcPr>
            <w:tcW w:w="714" w:type="dxa"/>
            <w:tcBorders>
              <w:top w:val="nil"/>
              <w:left w:val="single" w:sz="4" w:space="0" w:color="auto"/>
              <w:bottom w:val="single" w:sz="4" w:space="0" w:color="auto"/>
              <w:right w:val="single" w:sz="4" w:space="0" w:color="auto"/>
            </w:tcBorders>
            <w:vAlign w:val="center"/>
          </w:tcPr>
          <w:p w14:paraId="603ABC98"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8620B8E"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84" w:type="dxa"/>
            <w:tcBorders>
              <w:top w:val="nil"/>
              <w:left w:val="nil"/>
              <w:bottom w:val="single" w:sz="4" w:space="0" w:color="auto"/>
              <w:right w:val="single" w:sz="4" w:space="0" w:color="auto"/>
            </w:tcBorders>
            <w:shd w:val="clear" w:color="auto" w:fill="auto"/>
            <w:vAlign w:val="center"/>
          </w:tcPr>
          <w:p w14:paraId="7462157C"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sidRPr="00E42239">
              <w:rPr>
                <w:rFonts w:ascii="宋体" w:eastAsia="宋体" w:hAnsi="宋体" w:cs="宋体"/>
                <w:color w:val="000000"/>
                <w:kern w:val="0"/>
                <w:sz w:val="20"/>
                <w:szCs w:val="20"/>
              </w:rPr>
              <w:t>clientID</w:t>
            </w:r>
          </w:p>
        </w:tc>
        <w:tc>
          <w:tcPr>
            <w:tcW w:w="2079" w:type="dxa"/>
            <w:tcBorders>
              <w:top w:val="nil"/>
              <w:left w:val="nil"/>
              <w:bottom w:val="single" w:sz="4" w:space="0" w:color="auto"/>
              <w:right w:val="single" w:sz="4" w:space="0" w:color="auto"/>
            </w:tcBorders>
            <w:shd w:val="clear" w:color="auto" w:fill="auto"/>
            <w:noWrap/>
            <w:vAlign w:val="center"/>
          </w:tcPr>
          <w:p w14:paraId="71DF1A26"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tcPr>
          <w:p w14:paraId="16FB176C" w14:textId="77777777" w:rsidR="00A53694" w:rsidRPr="00492469" w:rsidRDefault="00A53694" w:rsidP="00227877">
            <w:pPr>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39BE4833" w14:textId="77777777" w:rsidR="00A53694" w:rsidRPr="00492469" w:rsidRDefault="00A53694" w:rsidP="00227877">
            <w:pPr>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53E4AEAF" w14:textId="77777777" w:rsidR="00A53694" w:rsidRPr="003E783F" w:rsidRDefault="00A53694" w:rsidP="00227877">
            <w:pPr>
              <w:widowControl/>
              <w:spacing w:line="240" w:lineRule="auto"/>
              <w:ind w:firstLineChars="0" w:firstLine="0"/>
              <w:rPr>
                <w:rFonts w:ascii="宋体" w:eastAsia="宋体" w:hAnsi="宋体" w:cs="宋体"/>
                <w:color w:val="000000"/>
                <w:kern w:val="0"/>
                <w:sz w:val="20"/>
                <w:szCs w:val="20"/>
              </w:rPr>
            </w:pPr>
          </w:p>
        </w:tc>
      </w:tr>
      <w:tr w:rsidR="00A53694" w:rsidRPr="00316455" w14:paraId="4E630958" w14:textId="77777777" w:rsidTr="00A53694">
        <w:trPr>
          <w:trHeight w:val="270"/>
        </w:trPr>
        <w:tc>
          <w:tcPr>
            <w:tcW w:w="714" w:type="dxa"/>
            <w:tcBorders>
              <w:top w:val="nil"/>
              <w:left w:val="single" w:sz="4" w:space="0" w:color="auto"/>
              <w:bottom w:val="single" w:sz="4" w:space="0" w:color="auto"/>
              <w:right w:val="single" w:sz="4" w:space="0" w:color="auto"/>
            </w:tcBorders>
          </w:tcPr>
          <w:p w14:paraId="49D87C8B"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12EB1F2"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T11</w:t>
            </w:r>
          </w:p>
        </w:tc>
        <w:tc>
          <w:tcPr>
            <w:tcW w:w="1984" w:type="dxa"/>
            <w:tcBorders>
              <w:top w:val="nil"/>
              <w:left w:val="nil"/>
              <w:bottom w:val="single" w:sz="4" w:space="0" w:color="auto"/>
              <w:right w:val="single" w:sz="4" w:space="0" w:color="auto"/>
            </w:tcBorders>
            <w:shd w:val="clear" w:color="auto" w:fill="auto"/>
            <w:noWrap/>
            <w:vAlign w:val="center"/>
            <w:hideMark/>
          </w:tcPr>
          <w:p w14:paraId="476D5566"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applyDate</w:t>
            </w:r>
          </w:p>
        </w:tc>
        <w:tc>
          <w:tcPr>
            <w:tcW w:w="2079" w:type="dxa"/>
            <w:tcBorders>
              <w:top w:val="nil"/>
              <w:left w:val="nil"/>
              <w:bottom w:val="single" w:sz="4" w:space="0" w:color="auto"/>
              <w:right w:val="single" w:sz="4" w:space="0" w:color="auto"/>
            </w:tcBorders>
            <w:shd w:val="clear" w:color="auto" w:fill="auto"/>
            <w:noWrap/>
            <w:vAlign w:val="center"/>
            <w:hideMark/>
          </w:tcPr>
          <w:p w14:paraId="487204A5"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316455">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noWrap/>
            <w:vAlign w:val="center"/>
            <w:hideMark/>
          </w:tcPr>
          <w:p w14:paraId="5928F892"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3D4CF96"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662C5919"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p>
        </w:tc>
      </w:tr>
      <w:tr w:rsidR="000855BA" w:rsidRPr="00316455" w14:paraId="52DE0FDA" w14:textId="77777777" w:rsidTr="00A53694">
        <w:trPr>
          <w:trHeight w:val="270"/>
        </w:trPr>
        <w:tc>
          <w:tcPr>
            <w:tcW w:w="714" w:type="dxa"/>
            <w:tcBorders>
              <w:top w:val="nil"/>
              <w:left w:val="single" w:sz="4" w:space="0" w:color="auto"/>
              <w:bottom w:val="single" w:sz="4" w:space="0" w:color="auto"/>
              <w:right w:val="single" w:sz="4" w:space="0" w:color="auto"/>
            </w:tcBorders>
          </w:tcPr>
          <w:p w14:paraId="486A5913" w14:textId="77777777" w:rsidR="000855BA" w:rsidRPr="00316455" w:rsidRDefault="000855BA" w:rsidP="008464A3">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2E7FB28" w14:textId="77777777" w:rsidR="000855BA" w:rsidRPr="0030576E" w:rsidRDefault="000855B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K03</w:t>
            </w:r>
          </w:p>
        </w:tc>
        <w:tc>
          <w:tcPr>
            <w:tcW w:w="1984" w:type="dxa"/>
            <w:tcBorders>
              <w:top w:val="nil"/>
              <w:left w:val="nil"/>
              <w:bottom w:val="single" w:sz="4" w:space="0" w:color="auto"/>
              <w:right w:val="single" w:sz="4" w:space="0" w:color="auto"/>
            </w:tcBorders>
            <w:shd w:val="clear" w:color="auto" w:fill="auto"/>
            <w:vAlign w:val="center"/>
            <w:hideMark/>
          </w:tcPr>
          <w:p w14:paraId="089AEB6D" w14:textId="77777777" w:rsidR="000855BA" w:rsidRPr="0030576E" w:rsidRDefault="000855BA" w:rsidP="00227877">
            <w:pPr>
              <w:widowControl/>
              <w:spacing w:line="240" w:lineRule="auto"/>
              <w:ind w:firstLineChars="0" w:firstLine="0"/>
              <w:rPr>
                <w:rFonts w:ascii="宋体" w:eastAsia="宋体" w:hAnsi="宋体" w:cs="宋体"/>
                <w:color w:val="000000"/>
                <w:kern w:val="0"/>
                <w:sz w:val="20"/>
                <w:szCs w:val="20"/>
              </w:rPr>
            </w:pPr>
            <w:r w:rsidRPr="000855BA">
              <w:rPr>
                <w:rFonts w:ascii="宋体" w:eastAsia="宋体" w:hAnsi="宋体" w:cs="宋体"/>
                <w:color w:val="000000"/>
                <w:kern w:val="0"/>
                <w:sz w:val="20"/>
                <w:szCs w:val="20"/>
              </w:rPr>
              <w:t>applySheetNo</w:t>
            </w:r>
          </w:p>
        </w:tc>
        <w:tc>
          <w:tcPr>
            <w:tcW w:w="2079" w:type="dxa"/>
            <w:tcBorders>
              <w:top w:val="nil"/>
              <w:left w:val="nil"/>
              <w:bottom w:val="single" w:sz="4" w:space="0" w:color="auto"/>
              <w:right w:val="single" w:sz="4" w:space="0" w:color="auto"/>
            </w:tcBorders>
            <w:shd w:val="clear" w:color="auto" w:fill="auto"/>
            <w:noWrap/>
            <w:vAlign w:val="center"/>
            <w:hideMark/>
          </w:tcPr>
          <w:p w14:paraId="3A46696C" w14:textId="77777777" w:rsidR="000855BA" w:rsidRPr="00316455" w:rsidRDefault="000855BA" w:rsidP="0054341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w:t>
            </w:r>
            <w:r w:rsidRPr="00316455">
              <w:rPr>
                <w:rFonts w:ascii="宋体" w:eastAsia="宋体" w:hAnsi="宋体" w:cs="宋体" w:hint="eastAsia"/>
                <w:color w:val="000000"/>
                <w:kern w:val="0"/>
                <w:sz w:val="20"/>
                <w:szCs w:val="20"/>
              </w:rPr>
              <w:t>申报编号</w:t>
            </w:r>
          </w:p>
        </w:tc>
        <w:tc>
          <w:tcPr>
            <w:tcW w:w="760" w:type="dxa"/>
            <w:tcBorders>
              <w:top w:val="nil"/>
              <w:left w:val="nil"/>
              <w:bottom w:val="single" w:sz="4" w:space="0" w:color="auto"/>
              <w:right w:val="single" w:sz="4" w:space="0" w:color="auto"/>
            </w:tcBorders>
            <w:shd w:val="clear" w:color="auto" w:fill="auto"/>
            <w:vAlign w:val="center"/>
            <w:hideMark/>
          </w:tcPr>
          <w:p w14:paraId="3A47303F" w14:textId="77777777" w:rsidR="000855BA" w:rsidRPr="00316455" w:rsidRDefault="000855BA"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5812BCD3" w14:textId="77777777" w:rsidR="000855BA" w:rsidRPr="00316455" w:rsidRDefault="000855BA"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61E2BF9F" w14:textId="77777777" w:rsidR="000855BA" w:rsidRPr="00316455" w:rsidRDefault="000855BA" w:rsidP="008464A3">
            <w:pPr>
              <w:widowControl/>
              <w:spacing w:line="240" w:lineRule="auto"/>
              <w:ind w:firstLineChars="0" w:firstLine="0"/>
              <w:jc w:val="left"/>
              <w:rPr>
                <w:rFonts w:ascii="宋体" w:eastAsia="宋体" w:hAnsi="宋体" w:cs="宋体"/>
                <w:color w:val="000000"/>
                <w:kern w:val="0"/>
                <w:sz w:val="20"/>
                <w:szCs w:val="20"/>
              </w:rPr>
            </w:pPr>
          </w:p>
        </w:tc>
      </w:tr>
      <w:tr w:rsidR="00A53694" w:rsidRPr="00316455" w14:paraId="6EDFDA08" w14:textId="77777777" w:rsidTr="00A53694">
        <w:trPr>
          <w:trHeight w:val="270"/>
        </w:trPr>
        <w:tc>
          <w:tcPr>
            <w:tcW w:w="714" w:type="dxa"/>
            <w:tcBorders>
              <w:top w:val="nil"/>
              <w:left w:val="single" w:sz="4" w:space="0" w:color="auto"/>
              <w:bottom w:val="single" w:sz="4" w:space="0" w:color="auto"/>
              <w:right w:val="single" w:sz="4" w:space="0" w:color="auto"/>
            </w:tcBorders>
            <w:vAlign w:val="center"/>
          </w:tcPr>
          <w:p w14:paraId="2C12F6E9"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E9724E1"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T00</w:t>
            </w:r>
          </w:p>
        </w:tc>
        <w:tc>
          <w:tcPr>
            <w:tcW w:w="1984" w:type="dxa"/>
            <w:tcBorders>
              <w:top w:val="nil"/>
              <w:left w:val="nil"/>
              <w:bottom w:val="single" w:sz="4" w:space="0" w:color="auto"/>
              <w:right w:val="single" w:sz="4" w:space="0" w:color="auto"/>
            </w:tcBorders>
            <w:shd w:val="clear" w:color="auto" w:fill="auto"/>
            <w:noWrap/>
            <w:vAlign w:val="center"/>
          </w:tcPr>
          <w:p w14:paraId="376EBC95"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origApp</w:t>
            </w:r>
          </w:p>
        </w:tc>
        <w:tc>
          <w:tcPr>
            <w:tcW w:w="2079" w:type="dxa"/>
            <w:tcBorders>
              <w:top w:val="nil"/>
              <w:left w:val="nil"/>
              <w:bottom w:val="single" w:sz="4" w:space="0" w:color="auto"/>
              <w:right w:val="single" w:sz="4" w:space="0" w:color="auto"/>
            </w:tcBorders>
            <w:shd w:val="clear" w:color="auto" w:fill="auto"/>
            <w:noWrap/>
            <w:vAlign w:val="center"/>
          </w:tcPr>
          <w:p w14:paraId="2E4568E3"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vAlign w:val="center"/>
          </w:tcPr>
          <w:p w14:paraId="37D58E41"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16BF1986"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3C42EF37" w14:textId="77777777" w:rsidR="00A53694" w:rsidRPr="00E91181" w:rsidRDefault="00A53694" w:rsidP="00227877">
            <w:pPr>
              <w:widowControl/>
              <w:spacing w:line="240" w:lineRule="auto"/>
              <w:ind w:firstLineChars="0" w:firstLine="0"/>
              <w:rPr>
                <w:rFonts w:ascii="宋体" w:eastAsia="宋体" w:hAnsi="宋体" w:cs="宋体"/>
                <w:color w:val="000000"/>
                <w:kern w:val="0"/>
                <w:sz w:val="20"/>
                <w:szCs w:val="20"/>
              </w:rPr>
            </w:pPr>
            <w:r w:rsidRPr="00E458B6">
              <w:rPr>
                <w:rFonts w:ascii="宋体" w:eastAsia="宋体" w:hAnsi="宋体" w:cs="宋体" w:hint="eastAsia"/>
                <w:color w:val="000000"/>
                <w:kern w:val="0"/>
                <w:sz w:val="20"/>
                <w:szCs w:val="20"/>
              </w:rPr>
              <w:t>取值：1-出质方、2-质权方，必填。</w:t>
            </w:r>
          </w:p>
        </w:tc>
      </w:tr>
      <w:tr w:rsidR="00A53694" w:rsidRPr="00316455" w14:paraId="41653E57" w14:textId="77777777" w:rsidTr="00A53694">
        <w:trPr>
          <w:trHeight w:val="270"/>
        </w:trPr>
        <w:tc>
          <w:tcPr>
            <w:tcW w:w="714" w:type="dxa"/>
            <w:tcBorders>
              <w:top w:val="nil"/>
              <w:left w:val="single" w:sz="4" w:space="0" w:color="auto"/>
              <w:bottom w:val="single" w:sz="4" w:space="0" w:color="auto"/>
              <w:right w:val="single" w:sz="4" w:space="0" w:color="auto"/>
            </w:tcBorders>
            <w:vAlign w:val="center"/>
          </w:tcPr>
          <w:p w14:paraId="1CBC68EF"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3124E67"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984" w:type="dxa"/>
            <w:tcBorders>
              <w:top w:val="nil"/>
              <w:left w:val="nil"/>
              <w:bottom w:val="single" w:sz="4" w:space="0" w:color="auto"/>
              <w:right w:val="single" w:sz="4" w:space="0" w:color="auto"/>
            </w:tcBorders>
            <w:shd w:val="clear" w:color="auto" w:fill="auto"/>
            <w:noWrap/>
            <w:vAlign w:val="center"/>
          </w:tcPr>
          <w:p w14:paraId="70567405"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2079" w:type="dxa"/>
            <w:tcBorders>
              <w:top w:val="nil"/>
              <w:left w:val="nil"/>
              <w:bottom w:val="single" w:sz="4" w:space="0" w:color="auto"/>
              <w:right w:val="single" w:sz="4" w:space="0" w:color="auto"/>
            </w:tcBorders>
            <w:shd w:val="clear" w:color="auto" w:fill="auto"/>
            <w:noWrap/>
            <w:vAlign w:val="center"/>
          </w:tcPr>
          <w:p w14:paraId="3FADE346"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vAlign w:val="center"/>
          </w:tcPr>
          <w:p w14:paraId="0CF4BDCA"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24219B31"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384B721B"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p>
        </w:tc>
      </w:tr>
      <w:tr w:rsidR="00A53694" w:rsidRPr="00316455" w14:paraId="58D89099" w14:textId="77777777" w:rsidTr="00A53694">
        <w:trPr>
          <w:trHeight w:val="270"/>
        </w:trPr>
        <w:tc>
          <w:tcPr>
            <w:tcW w:w="714" w:type="dxa"/>
            <w:tcBorders>
              <w:top w:val="nil"/>
              <w:left w:val="single" w:sz="4" w:space="0" w:color="auto"/>
              <w:bottom w:val="single" w:sz="4" w:space="0" w:color="auto"/>
              <w:right w:val="single" w:sz="4" w:space="0" w:color="auto"/>
            </w:tcBorders>
            <w:vAlign w:val="center"/>
          </w:tcPr>
          <w:p w14:paraId="641562D9"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37E1778" w14:textId="77777777" w:rsidR="00A53694" w:rsidRPr="00492469" w:rsidRDefault="00F45D8D"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984" w:type="dxa"/>
            <w:tcBorders>
              <w:top w:val="nil"/>
              <w:left w:val="nil"/>
              <w:bottom w:val="single" w:sz="4" w:space="0" w:color="auto"/>
              <w:right w:val="single" w:sz="4" w:space="0" w:color="auto"/>
            </w:tcBorders>
            <w:shd w:val="clear" w:color="auto" w:fill="auto"/>
            <w:noWrap/>
            <w:vAlign w:val="center"/>
          </w:tcPr>
          <w:p w14:paraId="37571B01" w14:textId="77777777" w:rsidR="00A53694" w:rsidRPr="00492469" w:rsidRDefault="00F45D8D"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2079" w:type="dxa"/>
            <w:tcBorders>
              <w:top w:val="nil"/>
              <w:left w:val="nil"/>
              <w:bottom w:val="single" w:sz="4" w:space="0" w:color="auto"/>
              <w:right w:val="single" w:sz="4" w:space="0" w:color="auto"/>
            </w:tcBorders>
            <w:shd w:val="clear" w:color="auto" w:fill="auto"/>
            <w:noWrap/>
            <w:vAlign w:val="center"/>
          </w:tcPr>
          <w:p w14:paraId="23B3C8FC"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tcPr>
          <w:p w14:paraId="43323A4C"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78F34BC6"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28AEE6CA"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p>
        </w:tc>
      </w:tr>
      <w:tr w:rsidR="00A53694" w:rsidRPr="00316455" w14:paraId="65A9E680" w14:textId="77777777" w:rsidTr="00A53694">
        <w:trPr>
          <w:trHeight w:val="720"/>
        </w:trPr>
        <w:tc>
          <w:tcPr>
            <w:tcW w:w="714" w:type="dxa"/>
            <w:tcBorders>
              <w:top w:val="nil"/>
              <w:left w:val="single" w:sz="4" w:space="0" w:color="auto"/>
              <w:bottom w:val="single" w:sz="4" w:space="0" w:color="auto"/>
              <w:right w:val="single" w:sz="4" w:space="0" w:color="auto"/>
            </w:tcBorders>
            <w:vAlign w:val="center"/>
          </w:tcPr>
          <w:p w14:paraId="073026C9"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D4CA165"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noWrap/>
            <w:vAlign w:val="center"/>
            <w:hideMark/>
          </w:tcPr>
          <w:p w14:paraId="5FD87841"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2079" w:type="dxa"/>
            <w:tcBorders>
              <w:top w:val="nil"/>
              <w:left w:val="nil"/>
              <w:bottom w:val="single" w:sz="4" w:space="0" w:color="auto"/>
              <w:right w:val="single" w:sz="4" w:space="0" w:color="auto"/>
            </w:tcBorders>
            <w:shd w:val="clear" w:color="auto" w:fill="auto"/>
            <w:noWrap/>
            <w:vAlign w:val="center"/>
            <w:hideMark/>
          </w:tcPr>
          <w:p w14:paraId="0E8A4A48"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vAlign w:val="center"/>
            <w:hideMark/>
          </w:tcPr>
          <w:p w14:paraId="6A505883"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276087D0" w14:textId="77777777" w:rsidR="00A53694" w:rsidRPr="00492469" w:rsidRDefault="00A5369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hideMark/>
          </w:tcPr>
          <w:p w14:paraId="3D46F175" w14:textId="77777777" w:rsidR="00A53694" w:rsidRPr="0030576E" w:rsidRDefault="00A53694" w:rsidP="00227877">
            <w:pPr>
              <w:widowControl/>
              <w:spacing w:line="240" w:lineRule="auto"/>
              <w:ind w:firstLineChars="0" w:firstLine="0"/>
              <w:rPr>
                <w:rFonts w:ascii="宋体" w:eastAsia="宋体" w:hAnsi="宋体" w:cs="宋体"/>
                <w:color w:val="000000"/>
                <w:kern w:val="0"/>
                <w:sz w:val="20"/>
                <w:szCs w:val="20"/>
              </w:rPr>
            </w:pPr>
          </w:p>
        </w:tc>
      </w:tr>
      <w:tr w:rsidR="00A53694" w:rsidRPr="00316455" w14:paraId="65EEEED3" w14:textId="77777777" w:rsidTr="00A53694">
        <w:trPr>
          <w:trHeight w:val="270"/>
        </w:trPr>
        <w:tc>
          <w:tcPr>
            <w:tcW w:w="714" w:type="dxa"/>
            <w:tcBorders>
              <w:top w:val="nil"/>
              <w:left w:val="single" w:sz="4" w:space="0" w:color="auto"/>
              <w:bottom w:val="single" w:sz="4" w:space="0" w:color="auto"/>
              <w:right w:val="single" w:sz="4" w:space="0" w:color="auto"/>
            </w:tcBorders>
          </w:tcPr>
          <w:p w14:paraId="41FCA3E7"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428A1DF"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hideMark/>
          </w:tcPr>
          <w:p w14:paraId="75D6B064"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traderID</w:t>
            </w:r>
          </w:p>
        </w:tc>
        <w:tc>
          <w:tcPr>
            <w:tcW w:w="2079" w:type="dxa"/>
            <w:tcBorders>
              <w:top w:val="nil"/>
              <w:left w:val="nil"/>
              <w:bottom w:val="single" w:sz="4" w:space="0" w:color="auto"/>
              <w:right w:val="single" w:sz="4" w:space="0" w:color="auto"/>
            </w:tcBorders>
            <w:shd w:val="clear" w:color="auto" w:fill="auto"/>
            <w:noWrap/>
            <w:vAlign w:val="center"/>
            <w:hideMark/>
          </w:tcPr>
          <w:p w14:paraId="4839D800"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用户</w:t>
            </w:r>
            <w:r w:rsidRPr="00316455">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hideMark/>
          </w:tcPr>
          <w:p w14:paraId="6E205296"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690D357B"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3AC9AC97" w14:textId="77777777" w:rsidR="00A53694" w:rsidRPr="00316455" w:rsidRDefault="00A53694" w:rsidP="008464A3">
            <w:pPr>
              <w:widowControl/>
              <w:spacing w:line="240" w:lineRule="auto"/>
              <w:ind w:firstLineChars="0" w:firstLine="0"/>
              <w:jc w:val="left"/>
              <w:rPr>
                <w:rFonts w:ascii="宋体" w:eastAsia="宋体" w:hAnsi="宋体" w:cs="宋体"/>
                <w:color w:val="000000"/>
                <w:kern w:val="0"/>
                <w:sz w:val="20"/>
                <w:szCs w:val="20"/>
              </w:rPr>
            </w:pPr>
          </w:p>
        </w:tc>
      </w:tr>
      <w:tr w:rsidR="00A53694" w:rsidRPr="00316455" w14:paraId="7D41D998" w14:textId="77777777" w:rsidTr="00A53694">
        <w:trPr>
          <w:trHeight w:val="270"/>
        </w:trPr>
        <w:tc>
          <w:tcPr>
            <w:tcW w:w="714" w:type="dxa"/>
            <w:tcBorders>
              <w:top w:val="nil"/>
              <w:left w:val="single" w:sz="4" w:space="0" w:color="auto"/>
              <w:bottom w:val="single" w:sz="4" w:space="0" w:color="auto"/>
              <w:right w:val="single" w:sz="4" w:space="0" w:color="auto"/>
            </w:tcBorders>
          </w:tcPr>
          <w:p w14:paraId="1A4D09EB" w14:textId="77777777" w:rsidR="00A53694" w:rsidRPr="00710A79" w:rsidRDefault="00A53694"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8823A1D" w14:textId="5E873A04" w:rsidR="00A53694" w:rsidRPr="00710A79" w:rsidRDefault="005A5857" w:rsidP="005A5857">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color w:val="000000"/>
                <w:kern w:val="0"/>
                <w:sz w:val="20"/>
                <w:szCs w:val="20"/>
              </w:rPr>
              <w:t>95</w:t>
            </w:r>
          </w:p>
        </w:tc>
        <w:tc>
          <w:tcPr>
            <w:tcW w:w="1984" w:type="dxa"/>
            <w:tcBorders>
              <w:top w:val="nil"/>
              <w:left w:val="nil"/>
              <w:bottom w:val="single" w:sz="4" w:space="0" w:color="auto"/>
              <w:right w:val="single" w:sz="4" w:space="0" w:color="auto"/>
            </w:tcBorders>
            <w:shd w:val="clear" w:color="auto" w:fill="auto"/>
            <w:vAlign w:val="center"/>
          </w:tcPr>
          <w:p w14:paraId="56FC37C9" w14:textId="464147B9" w:rsidR="00A53694" w:rsidRPr="00710A79" w:rsidRDefault="00A53694" w:rsidP="008464A3">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r w:rsidR="004E55B4" w:rsidRPr="004F120C">
              <w:rPr>
                <w:rFonts w:ascii="宋体" w:eastAsia="宋体" w:hAnsi="宋体" w:cs="宋体"/>
                <w:color w:val="000000"/>
                <w:kern w:val="0"/>
                <w:sz w:val="20"/>
                <w:szCs w:val="20"/>
              </w:rPr>
              <w:t>applyDetailInfoData</w:t>
            </w:r>
            <w:r w:rsidRPr="00710A79">
              <w:rPr>
                <w:rFonts w:ascii="宋体" w:eastAsia="宋体" w:hAnsi="宋体" w:cs="宋体" w:hint="eastAsia"/>
                <w:color w:val="000000"/>
                <w:kern w:val="0"/>
                <w:sz w:val="20"/>
                <w:szCs w:val="20"/>
              </w:rPr>
              <w:t>]</w:t>
            </w:r>
          </w:p>
        </w:tc>
        <w:tc>
          <w:tcPr>
            <w:tcW w:w="2079" w:type="dxa"/>
            <w:tcBorders>
              <w:top w:val="nil"/>
              <w:left w:val="nil"/>
              <w:bottom w:val="single" w:sz="4" w:space="0" w:color="auto"/>
              <w:right w:val="single" w:sz="4" w:space="0" w:color="auto"/>
            </w:tcBorders>
            <w:shd w:val="clear" w:color="auto" w:fill="auto"/>
            <w:noWrap/>
            <w:vAlign w:val="center"/>
          </w:tcPr>
          <w:p w14:paraId="24F4FE47" w14:textId="77777777" w:rsidR="00A53694" w:rsidRPr="00710A79" w:rsidRDefault="00A53694" w:rsidP="0054341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质押申</w:t>
            </w:r>
            <w:r>
              <w:rPr>
                <w:rFonts w:ascii="宋体" w:eastAsia="宋体" w:hAnsi="宋体" w:cs="宋体" w:hint="eastAsia"/>
                <w:color w:val="000000"/>
                <w:kern w:val="0"/>
                <w:sz w:val="20"/>
                <w:szCs w:val="20"/>
              </w:rPr>
              <w:t>报</w:t>
            </w:r>
            <w:r w:rsidRPr="00710A79">
              <w:rPr>
                <w:rFonts w:ascii="宋体" w:eastAsia="宋体" w:hAnsi="宋体" w:cs="宋体" w:hint="eastAsia"/>
                <w:color w:val="000000"/>
                <w:kern w:val="0"/>
                <w:sz w:val="20"/>
                <w:szCs w:val="20"/>
              </w:rPr>
              <w:t>信息</w:t>
            </w:r>
            <w:r>
              <w:rPr>
                <w:rFonts w:ascii="宋体" w:eastAsia="宋体" w:hAnsi="宋体" w:cs="宋体" w:hint="eastAsia"/>
                <w:color w:val="000000"/>
                <w:kern w:val="0"/>
                <w:sz w:val="20"/>
                <w:szCs w:val="20"/>
              </w:rPr>
              <w:t>数据</w:t>
            </w:r>
          </w:p>
        </w:tc>
        <w:tc>
          <w:tcPr>
            <w:tcW w:w="760" w:type="dxa"/>
            <w:tcBorders>
              <w:top w:val="nil"/>
              <w:left w:val="nil"/>
              <w:bottom w:val="single" w:sz="4" w:space="0" w:color="auto"/>
              <w:right w:val="single" w:sz="4" w:space="0" w:color="auto"/>
            </w:tcBorders>
            <w:shd w:val="clear" w:color="auto" w:fill="auto"/>
            <w:noWrap/>
            <w:vAlign w:val="center"/>
          </w:tcPr>
          <w:p w14:paraId="65CB9E9E" w14:textId="77777777" w:rsidR="00A53694" w:rsidRPr="00710A79" w:rsidRDefault="00A53694" w:rsidP="008464A3">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4F90EF69" w14:textId="77777777" w:rsidR="00A53694" w:rsidRPr="00710A79" w:rsidRDefault="00A53694"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63D6B16" w14:textId="77777777" w:rsidR="00A53694" w:rsidRPr="00D84A76" w:rsidRDefault="00A53694"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53694" w:rsidRPr="00316455" w14:paraId="4FF0346F" w14:textId="77777777" w:rsidTr="00A53694">
        <w:trPr>
          <w:trHeight w:val="270"/>
        </w:trPr>
        <w:tc>
          <w:tcPr>
            <w:tcW w:w="714" w:type="dxa"/>
            <w:tcBorders>
              <w:top w:val="nil"/>
              <w:left w:val="single" w:sz="4" w:space="0" w:color="auto"/>
              <w:bottom w:val="single" w:sz="4" w:space="0" w:color="auto"/>
              <w:right w:val="single" w:sz="4" w:space="0" w:color="auto"/>
            </w:tcBorders>
          </w:tcPr>
          <w:p w14:paraId="62459BAC" w14:textId="77777777" w:rsidR="00A53694" w:rsidRPr="00710A79" w:rsidRDefault="00A53694"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371EE47" w14:textId="77777777" w:rsidR="00A53694" w:rsidRPr="00710A79" w:rsidRDefault="00A53694" w:rsidP="008464A3">
            <w:pPr>
              <w:widowControl/>
              <w:spacing w:line="240" w:lineRule="auto"/>
              <w:ind w:firstLineChars="0" w:firstLine="0"/>
              <w:jc w:val="left"/>
              <w:rPr>
                <w:rFonts w:ascii="宋体" w:eastAsia="宋体" w:hAnsi="宋体" w:cs="宋体"/>
                <w:color w:val="000000"/>
                <w:kern w:val="0"/>
                <w:sz w:val="20"/>
                <w:szCs w:val="20"/>
              </w:rPr>
            </w:pPr>
          </w:p>
        </w:tc>
        <w:tc>
          <w:tcPr>
            <w:tcW w:w="1984" w:type="dxa"/>
            <w:tcBorders>
              <w:top w:val="nil"/>
              <w:left w:val="nil"/>
              <w:bottom w:val="single" w:sz="4" w:space="0" w:color="auto"/>
              <w:right w:val="single" w:sz="4" w:space="0" w:color="auto"/>
            </w:tcBorders>
            <w:shd w:val="clear" w:color="auto" w:fill="auto"/>
            <w:vAlign w:val="center"/>
          </w:tcPr>
          <w:p w14:paraId="64CED6A2" w14:textId="77777777" w:rsidR="00A53694" w:rsidRPr="00710A79" w:rsidRDefault="00A53694" w:rsidP="008464A3">
            <w:pPr>
              <w:widowControl/>
              <w:spacing w:line="240" w:lineRule="auto"/>
              <w:ind w:firstLineChars="0" w:firstLine="0"/>
              <w:jc w:val="left"/>
              <w:rPr>
                <w:rFonts w:ascii="宋体" w:eastAsia="宋体" w:hAnsi="宋体" w:cs="宋体"/>
                <w:color w:val="000000"/>
                <w:kern w:val="0"/>
                <w:sz w:val="20"/>
                <w:szCs w:val="20"/>
              </w:rPr>
            </w:pPr>
          </w:p>
        </w:tc>
        <w:tc>
          <w:tcPr>
            <w:tcW w:w="2079" w:type="dxa"/>
            <w:tcBorders>
              <w:top w:val="nil"/>
              <w:left w:val="nil"/>
              <w:bottom w:val="single" w:sz="4" w:space="0" w:color="auto"/>
              <w:right w:val="single" w:sz="4" w:space="0" w:color="auto"/>
            </w:tcBorders>
            <w:shd w:val="clear" w:color="auto" w:fill="auto"/>
            <w:noWrap/>
            <w:vAlign w:val="center"/>
          </w:tcPr>
          <w:p w14:paraId="6E0CF192" w14:textId="77777777" w:rsidR="00A53694" w:rsidRPr="00710A79" w:rsidRDefault="00A53694"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质押申报</w:t>
            </w:r>
            <w:r w:rsidRPr="00710A79">
              <w:rPr>
                <w:rFonts w:ascii="宋体" w:eastAsia="宋体" w:hAnsi="宋体" w:cs="宋体" w:hint="eastAsia"/>
                <w:color w:val="000000"/>
                <w:kern w:val="0"/>
                <w:sz w:val="20"/>
                <w:szCs w:val="20"/>
              </w:rPr>
              <w:t>信息</w:t>
            </w:r>
          </w:p>
        </w:tc>
        <w:tc>
          <w:tcPr>
            <w:tcW w:w="760" w:type="dxa"/>
            <w:tcBorders>
              <w:top w:val="nil"/>
              <w:left w:val="nil"/>
              <w:bottom w:val="single" w:sz="4" w:space="0" w:color="auto"/>
              <w:right w:val="single" w:sz="4" w:space="0" w:color="auto"/>
            </w:tcBorders>
            <w:shd w:val="clear" w:color="auto" w:fill="auto"/>
            <w:noWrap/>
            <w:vAlign w:val="center"/>
          </w:tcPr>
          <w:p w14:paraId="019C5D63" w14:textId="77777777" w:rsidR="00A53694" w:rsidRPr="00710A79" w:rsidRDefault="00A53694" w:rsidP="008464A3">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vAlign w:val="center"/>
          </w:tcPr>
          <w:p w14:paraId="66B74F71" w14:textId="77777777" w:rsidR="00A53694" w:rsidRPr="00D84A76" w:rsidRDefault="00A53694" w:rsidP="008464A3">
            <w:pPr>
              <w:widowControl/>
              <w:spacing w:line="240" w:lineRule="auto"/>
              <w:ind w:firstLineChars="0" w:firstLine="0"/>
              <w:jc w:val="left"/>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tcPr>
          <w:p w14:paraId="216F8FE6" w14:textId="77777777" w:rsidR="00A53694" w:rsidRPr="00D84A76" w:rsidRDefault="00A53694" w:rsidP="008464A3">
            <w:pPr>
              <w:widowControl/>
              <w:spacing w:line="240" w:lineRule="auto"/>
              <w:ind w:firstLineChars="0" w:firstLine="0"/>
              <w:jc w:val="left"/>
              <w:rPr>
                <w:rFonts w:ascii="宋体" w:eastAsia="宋体" w:hAnsi="宋体" w:cs="宋体"/>
                <w:color w:val="000000"/>
                <w:kern w:val="0"/>
                <w:sz w:val="20"/>
                <w:szCs w:val="20"/>
              </w:rPr>
            </w:pPr>
          </w:p>
        </w:tc>
      </w:tr>
      <w:tr w:rsidR="00ED281F" w:rsidRPr="00316455" w14:paraId="31456D6A" w14:textId="77777777" w:rsidTr="00A53694">
        <w:trPr>
          <w:trHeight w:val="270"/>
        </w:trPr>
        <w:tc>
          <w:tcPr>
            <w:tcW w:w="714" w:type="dxa"/>
            <w:tcBorders>
              <w:top w:val="nil"/>
              <w:left w:val="single" w:sz="4" w:space="0" w:color="auto"/>
              <w:bottom w:val="single" w:sz="4" w:space="0" w:color="auto"/>
              <w:right w:val="single" w:sz="4" w:space="0" w:color="auto"/>
            </w:tcBorders>
          </w:tcPr>
          <w:p w14:paraId="4D1863E9" w14:textId="77777777" w:rsidR="00ED281F" w:rsidRPr="00316455" w:rsidRDefault="00ED281F"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BBDB677"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984" w:type="dxa"/>
            <w:tcBorders>
              <w:top w:val="nil"/>
              <w:left w:val="nil"/>
              <w:bottom w:val="single" w:sz="4" w:space="0" w:color="auto"/>
              <w:right w:val="single" w:sz="4" w:space="0" w:color="auto"/>
            </w:tcBorders>
            <w:shd w:val="clear" w:color="auto" w:fill="auto"/>
            <w:vAlign w:val="center"/>
            <w:hideMark/>
          </w:tcPr>
          <w:p w14:paraId="780DBE61"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2079" w:type="dxa"/>
            <w:tcBorders>
              <w:top w:val="nil"/>
              <w:left w:val="nil"/>
              <w:bottom w:val="single" w:sz="4" w:space="0" w:color="auto"/>
              <w:right w:val="single" w:sz="4" w:space="0" w:color="auto"/>
            </w:tcBorders>
            <w:shd w:val="clear" w:color="auto" w:fill="auto"/>
            <w:noWrap/>
            <w:vAlign w:val="center"/>
            <w:hideMark/>
          </w:tcPr>
          <w:p w14:paraId="424D968F" w14:textId="7C03E161" w:rsidR="00ED281F" w:rsidRPr="00316455" w:rsidRDefault="00ED281F"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w:t>
            </w:r>
            <w:r w:rsidRPr="00316455">
              <w:rPr>
                <w:rFonts w:ascii="宋体" w:eastAsia="宋体" w:hAnsi="宋体" w:cs="宋体" w:hint="eastAsia"/>
                <w:color w:val="000000"/>
                <w:kern w:val="0"/>
                <w:sz w:val="20"/>
                <w:szCs w:val="20"/>
              </w:rPr>
              <w:t>申报编号</w:t>
            </w:r>
          </w:p>
        </w:tc>
        <w:tc>
          <w:tcPr>
            <w:tcW w:w="760" w:type="dxa"/>
            <w:tcBorders>
              <w:top w:val="nil"/>
              <w:left w:val="nil"/>
              <w:bottom w:val="single" w:sz="4" w:space="0" w:color="auto"/>
              <w:right w:val="single" w:sz="4" w:space="0" w:color="auto"/>
            </w:tcBorders>
            <w:shd w:val="clear" w:color="auto" w:fill="auto"/>
            <w:noWrap/>
            <w:vAlign w:val="center"/>
            <w:hideMark/>
          </w:tcPr>
          <w:p w14:paraId="3595C796" w14:textId="77777777" w:rsidR="00ED281F" w:rsidRPr="00316455" w:rsidRDefault="00ED281F" w:rsidP="008464A3">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4E16A4F3" w14:textId="77777777" w:rsidR="00ED281F" w:rsidRPr="00D84A76" w:rsidRDefault="00ED281F"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55C2E7DA" w14:textId="77777777" w:rsidR="00ED281F" w:rsidRPr="00D84A76" w:rsidRDefault="00ED281F" w:rsidP="008464A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3D4C5588" w14:textId="77777777" w:rsidTr="00A53694">
        <w:trPr>
          <w:trHeight w:val="270"/>
        </w:trPr>
        <w:tc>
          <w:tcPr>
            <w:tcW w:w="714" w:type="dxa"/>
            <w:tcBorders>
              <w:top w:val="nil"/>
              <w:left w:val="single" w:sz="4" w:space="0" w:color="auto"/>
              <w:bottom w:val="single" w:sz="4" w:space="0" w:color="auto"/>
              <w:right w:val="single" w:sz="4" w:space="0" w:color="auto"/>
            </w:tcBorders>
          </w:tcPr>
          <w:p w14:paraId="4F833F78"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926AEC4"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T11</w:t>
            </w:r>
          </w:p>
        </w:tc>
        <w:tc>
          <w:tcPr>
            <w:tcW w:w="1984" w:type="dxa"/>
            <w:tcBorders>
              <w:top w:val="nil"/>
              <w:left w:val="nil"/>
              <w:bottom w:val="single" w:sz="4" w:space="0" w:color="auto"/>
              <w:right w:val="single" w:sz="4" w:space="0" w:color="auto"/>
            </w:tcBorders>
            <w:shd w:val="clear" w:color="auto" w:fill="auto"/>
            <w:noWrap/>
            <w:vAlign w:val="center"/>
            <w:hideMark/>
          </w:tcPr>
          <w:p w14:paraId="5C0B7CAD"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applyDate</w:t>
            </w:r>
          </w:p>
        </w:tc>
        <w:tc>
          <w:tcPr>
            <w:tcW w:w="2079" w:type="dxa"/>
            <w:tcBorders>
              <w:top w:val="nil"/>
              <w:left w:val="nil"/>
              <w:bottom w:val="single" w:sz="4" w:space="0" w:color="auto"/>
              <w:right w:val="single" w:sz="4" w:space="0" w:color="auto"/>
            </w:tcBorders>
            <w:shd w:val="clear" w:color="auto" w:fill="auto"/>
            <w:noWrap/>
            <w:vAlign w:val="center"/>
            <w:hideMark/>
          </w:tcPr>
          <w:p w14:paraId="3FBAF335"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申报自然</w:t>
            </w:r>
            <w:r w:rsidRPr="00316455">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noWrap/>
            <w:vAlign w:val="center"/>
            <w:hideMark/>
          </w:tcPr>
          <w:p w14:paraId="0211037C"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61BF6D9B"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07DCD10B"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0CC105C8" w14:textId="77777777" w:rsidTr="00A53694">
        <w:trPr>
          <w:trHeight w:val="270"/>
        </w:trPr>
        <w:tc>
          <w:tcPr>
            <w:tcW w:w="714" w:type="dxa"/>
            <w:tcBorders>
              <w:top w:val="nil"/>
              <w:left w:val="single" w:sz="4" w:space="0" w:color="auto"/>
              <w:bottom w:val="single" w:sz="4" w:space="0" w:color="auto"/>
              <w:right w:val="single" w:sz="4" w:space="0" w:color="auto"/>
            </w:tcBorders>
          </w:tcPr>
          <w:p w14:paraId="347A27A3"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D4F5AE7"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A16E70">
              <w:rPr>
                <w:rFonts w:ascii="宋体" w:eastAsia="宋体" w:hAnsi="宋体" w:cs="宋体" w:hint="eastAsia"/>
                <w:color w:val="000000"/>
                <w:kern w:val="0"/>
                <w:sz w:val="20"/>
                <w:szCs w:val="20"/>
              </w:rPr>
              <w:t>T15</w:t>
            </w:r>
          </w:p>
        </w:tc>
        <w:tc>
          <w:tcPr>
            <w:tcW w:w="1984" w:type="dxa"/>
            <w:tcBorders>
              <w:top w:val="nil"/>
              <w:left w:val="nil"/>
              <w:bottom w:val="single" w:sz="4" w:space="0" w:color="auto"/>
              <w:right w:val="single" w:sz="4" w:space="0" w:color="auto"/>
            </w:tcBorders>
            <w:shd w:val="clear" w:color="auto" w:fill="auto"/>
            <w:noWrap/>
            <w:vAlign w:val="center"/>
          </w:tcPr>
          <w:p w14:paraId="785F1CB7"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A16E70">
              <w:rPr>
                <w:rFonts w:ascii="宋体" w:eastAsia="宋体" w:hAnsi="宋体" w:cs="宋体" w:hint="eastAsia"/>
                <w:color w:val="000000"/>
                <w:kern w:val="0"/>
                <w:sz w:val="20"/>
                <w:szCs w:val="20"/>
              </w:rPr>
              <w:t>applyTradeDate</w:t>
            </w:r>
          </w:p>
        </w:tc>
        <w:tc>
          <w:tcPr>
            <w:tcW w:w="2079" w:type="dxa"/>
            <w:tcBorders>
              <w:top w:val="nil"/>
              <w:left w:val="nil"/>
              <w:bottom w:val="single" w:sz="4" w:space="0" w:color="auto"/>
              <w:right w:val="single" w:sz="4" w:space="0" w:color="auto"/>
            </w:tcBorders>
            <w:shd w:val="clear" w:color="auto" w:fill="auto"/>
            <w:noWrap/>
            <w:vAlign w:val="center"/>
          </w:tcPr>
          <w:p w14:paraId="73DD9FA6"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w:t>
            </w:r>
            <w:r w:rsidRPr="00316455">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noWrap/>
            <w:vAlign w:val="center"/>
          </w:tcPr>
          <w:p w14:paraId="18429739"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4DB0192F"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77C2F1BE"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39BCE90A" w14:textId="77777777" w:rsidTr="00A53694">
        <w:trPr>
          <w:trHeight w:val="270"/>
        </w:trPr>
        <w:tc>
          <w:tcPr>
            <w:tcW w:w="714" w:type="dxa"/>
            <w:tcBorders>
              <w:top w:val="nil"/>
              <w:left w:val="single" w:sz="4" w:space="0" w:color="auto"/>
              <w:bottom w:val="single" w:sz="4" w:space="0" w:color="auto"/>
              <w:right w:val="single" w:sz="4" w:space="0" w:color="auto"/>
            </w:tcBorders>
          </w:tcPr>
          <w:p w14:paraId="64077197"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C9DA6F1"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T00</w:t>
            </w:r>
          </w:p>
        </w:tc>
        <w:tc>
          <w:tcPr>
            <w:tcW w:w="1984" w:type="dxa"/>
            <w:tcBorders>
              <w:top w:val="nil"/>
              <w:left w:val="nil"/>
              <w:bottom w:val="single" w:sz="4" w:space="0" w:color="auto"/>
              <w:right w:val="single" w:sz="4" w:space="0" w:color="auto"/>
            </w:tcBorders>
            <w:shd w:val="clear" w:color="auto" w:fill="auto"/>
            <w:noWrap/>
            <w:vAlign w:val="center"/>
            <w:hideMark/>
          </w:tcPr>
          <w:p w14:paraId="171A3369"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origApp</w:t>
            </w:r>
          </w:p>
        </w:tc>
        <w:tc>
          <w:tcPr>
            <w:tcW w:w="2079" w:type="dxa"/>
            <w:tcBorders>
              <w:top w:val="nil"/>
              <w:left w:val="nil"/>
              <w:bottom w:val="single" w:sz="4" w:space="0" w:color="auto"/>
              <w:right w:val="single" w:sz="4" w:space="0" w:color="auto"/>
            </w:tcBorders>
            <w:shd w:val="clear" w:color="auto" w:fill="auto"/>
            <w:noWrap/>
            <w:vAlign w:val="center"/>
            <w:hideMark/>
          </w:tcPr>
          <w:p w14:paraId="6332FE09"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noWrap/>
            <w:vAlign w:val="center"/>
            <w:hideMark/>
          </w:tcPr>
          <w:p w14:paraId="364896A2"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19C785E4"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166848C8"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7BD94F66" w14:textId="77777777" w:rsidTr="006459D3">
        <w:trPr>
          <w:trHeight w:val="149"/>
        </w:trPr>
        <w:tc>
          <w:tcPr>
            <w:tcW w:w="714" w:type="dxa"/>
            <w:tcBorders>
              <w:top w:val="nil"/>
              <w:left w:val="single" w:sz="4" w:space="0" w:color="auto"/>
              <w:bottom w:val="single" w:sz="4" w:space="0" w:color="auto"/>
              <w:right w:val="single" w:sz="4" w:space="0" w:color="auto"/>
            </w:tcBorders>
          </w:tcPr>
          <w:p w14:paraId="1F44E9F2" w14:textId="77777777" w:rsidR="00CF2282" w:rsidRPr="006459D3" w:rsidRDefault="00CF2282" w:rsidP="00CF2282">
            <w:pPr>
              <w:widowControl/>
              <w:spacing w:line="240" w:lineRule="auto"/>
              <w:ind w:firstLineChars="0" w:firstLine="0"/>
              <w:jc w:val="left"/>
              <w:rPr>
                <w:rFonts w:ascii="宋体" w:eastAsia="宋体" w:hAnsi="宋体" w:cs="宋体"/>
                <w:color w:val="000000"/>
                <w:kern w:val="0"/>
                <w:sz w:val="20"/>
                <w:szCs w:val="20"/>
              </w:rPr>
            </w:pPr>
            <w:r w:rsidRPr="000152AD">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1CF9D11" w14:textId="77777777" w:rsidR="00CF2282" w:rsidRPr="00492469" w:rsidRDefault="00CF2282" w:rsidP="00CF228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984" w:type="dxa"/>
            <w:tcBorders>
              <w:top w:val="nil"/>
              <w:left w:val="nil"/>
              <w:bottom w:val="single" w:sz="4" w:space="0" w:color="auto"/>
              <w:right w:val="single" w:sz="4" w:space="0" w:color="auto"/>
            </w:tcBorders>
            <w:shd w:val="clear" w:color="auto" w:fill="auto"/>
            <w:noWrap/>
            <w:vAlign w:val="center"/>
          </w:tcPr>
          <w:p w14:paraId="04C958D7" w14:textId="77777777" w:rsidR="00CF2282" w:rsidRPr="00492469" w:rsidRDefault="00CF2282" w:rsidP="00CF228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2079" w:type="dxa"/>
            <w:tcBorders>
              <w:top w:val="nil"/>
              <w:left w:val="nil"/>
              <w:bottom w:val="single" w:sz="4" w:space="0" w:color="auto"/>
              <w:right w:val="single" w:sz="4" w:space="0" w:color="auto"/>
            </w:tcBorders>
            <w:shd w:val="clear" w:color="auto" w:fill="auto"/>
            <w:noWrap/>
            <w:vAlign w:val="center"/>
          </w:tcPr>
          <w:p w14:paraId="3B61E468" w14:textId="77777777" w:rsidR="00CF2282" w:rsidRPr="00492469" w:rsidRDefault="00CF2282" w:rsidP="00CF228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noWrap/>
            <w:vAlign w:val="center"/>
          </w:tcPr>
          <w:p w14:paraId="35843B61"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2CE6CAA9"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2CF987BE"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3E443DF5" w14:textId="77777777" w:rsidTr="00227877">
        <w:trPr>
          <w:trHeight w:val="270"/>
        </w:trPr>
        <w:tc>
          <w:tcPr>
            <w:tcW w:w="714" w:type="dxa"/>
            <w:tcBorders>
              <w:top w:val="nil"/>
              <w:left w:val="single" w:sz="4" w:space="0" w:color="auto"/>
              <w:bottom w:val="single" w:sz="4" w:space="0" w:color="auto"/>
              <w:right w:val="single" w:sz="4" w:space="0" w:color="auto"/>
            </w:tcBorders>
          </w:tcPr>
          <w:p w14:paraId="5AC7F1EA" w14:textId="77777777" w:rsidR="00CF2282" w:rsidRPr="006459D3" w:rsidRDefault="00CF2282" w:rsidP="00CF2282">
            <w:pPr>
              <w:widowControl/>
              <w:spacing w:line="240" w:lineRule="auto"/>
              <w:ind w:firstLineChars="0" w:firstLine="0"/>
              <w:jc w:val="left"/>
              <w:rPr>
                <w:rFonts w:ascii="宋体" w:eastAsia="宋体" w:hAnsi="宋体" w:cs="宋体"/>
                <w:color w:val="000000"/>
                <w:kern w:val="0"/>
                <w:sz w:val="20"/>
                <w:szCs w:val="20"/>
              </w:rPr>
            </w:pPr>
            <w:r w:rsidRPr="000152AD">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3989392" w14:textId="77777777" w:rsidR="00CF2282" w:rsidRPr="0030576E" w:rsidRDefault="00CF2282" w:rsidP="00CF228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M12</w:t>
            </w:r>
          </w:p>
        </w:tc>
        <w:tc>
          <w:tcPr>
            <w:tcW w:w="1984" w:type="dxa"/>
            <w:tcBorders>
              <w:top w:val="nil"/>
              <w:left w:val="nil"/>
              <w:bottom w:val="single" w:sz="4" w:space="0" w:color="auto"/>
              <w:right w:val="single" w:sz="4" w:space="0" w:color="auto"/>
            </w:tcBorders>
            <w:shd w:val="clear" w:color="auto" w:fill="auto"/>
            <w:noWrap/>
            <w:vAlign w:val="center"/>
          </w:tcPr>
          <w:p w14:paraId="4F6221A7" w14:textId="77777777" w:rsidR="00CF2282" w:rsidRPr="0030576E" w:rsidRDefault="00CF2282" w:rsidP="00CF228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memberName</w:t>
            </w:r>
          </w:p>
        </w:tc>
        <w:tc>
          <w:tcPr>
            <w:tcW w:w="2079" w:type="dxa"/>
            <w:tcBorders>
              <w:top w:val="nil"/>
              <w:left w:val="nil"/>
              <w:bottom w:val="single" w:sz="4" w:space="0" w:color="auto"/>
              <w:right w:val="single" w:sz="4" w:space="0" w:color="auto"/>
            </w:tcBorders>
            <w:shd w:val="clear" w:color="auto" w:fill="auto"/>
            <w:noWrap/>
            <w:vAlign w:val="center"/>
          </w:tcPr>
          <w:p w14:paraId="02B1E6CD" w14:textId="77777777" w:rsidR="00CF2282" w:rsidRPr="00492469" w:rsidRDefault="00CF2282" w:rsidP="00CF228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交易对手方会员名称</w:t>
            </w:r>
          </w:p>
        </w:tc>
        <w:tc>
          <w:tcPr>
            <w:tcW w:w="760" w:type="dxa"/>
            <w:tcBorders>
              <w:top w:val="nil"/>
              <w:left w:val="nil"/>
              <w:bottom w:val="single" w:sz="4" w:space="0" w:color="auto"/>
              <w:right w:val="single" w:sz="4" w:space="0" w:color="auto"/>
            </w:tcBorders>
            <w:shd w:val="clear" w:color="auto" w:fill="auto"/>
            <w:noWrap/>
            <w:vAlign w:val="center"/>
          </w:tcPr>
          <w:p w14:paraId="7DF005DC"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7C1DBC63"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BD10F4A"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66A10989" w14:textId="77777777" w:rsidTr="00227877">
        <w:trPr>
          <w:trHeight w:val="270"/>
        </w:trPr>
        <w:tc>
          <w:tcPr>
            <w:tcW w:w="714" w:type="dxa"/>
            <w:tcBorders>
              <w:top w:val="nil"/>
              <w:left w:val="single" w:sz="4" w:space="0" w:color="auto"/>
              <w:bottom w:val="single" w:sz="4" w:space="0" w:color="auto"/>
              <w:right w:val="single" w:sz="4" w:space="0" w:color="auto"/>
            </w:tcBorders>
          </w:tcPr>
          <w:p w14:paraId="5B09C30F" w14:textId="77777777" w:rsidR="00CF2282" w:rsidRPr="006459D3" w:rsidRDefault="00CF2282" w:rsidP="00CF2282">
            <w:pPr>
              <w:widowControl/>
              <w:spacing w:line="240" w:lineRule="auto"/>
              <w:ind w:firstLineChars="0" w:firstLine="0"/>
              <w:jc w:val="left"/>
              <w:rPr>
                <w:rFonts w:ascii="宋体" w:eastAsia="宋体" w:hAnsi="宋体" w:cs="宋体"/>
                <w:color w:val="000000"/>
                <w:kern w:val="0"/>
                <w:sz w:val="20"/>
                <w:szCs w:val="20"/>
              </w:rPr>
            </w:pPr>
            <w:r w:rsidRPr="000152AD">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08CF53C" w14:textId="77777777" w:rsidR="00CF2282" w:rsidRPr="00492469" w:rsidRDefault="00CF2282" w:rsidP="00CF228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984" w:type="dxa"/>
            <w:tcBorders>
              <w:top w:val="nil"/>
              <w:left w:val="nil"/>
              <w:bottom w:val="single" w:sz="4" w:space="0" w:color="auto"/>
              <w:right w:val="single" w:sz="4" w:space="0" w:color="auto"/>
            </w:tcBorders>
            <w:shd w:val="clear" w:color="auto" w:fill="auto"/>
            <w:noWrap/>
            <w:vAlign w:val="center"/>
          </w:tcPr>
          <w:p w14:paraId="5AA8D005" w14:textId="77777777" w:rsidR="00CF2282" w:rsidRPr="00492469" w:rsidRDefault="00CF2282" w:rsidP="00CF228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2079" w:type="dxa"/>
            <w:tcBorders>
              <w:top w:val="nil"/>
              <w:left w:val="nil"/>
              <w:bottom w:val="single" w:sz="4" w:space="0" w:color="auto"/>
              <w:right w:val="single" w:sz="4" w:space="0" w:color="auto"/>
            </w:tcBorders>
            <w:shd w:val="clear" w:color="auto" w:fill="auto"/>
            <w:noWrap/>
            <w:vAlign w:val="center"/>
          </w:tcPr>
          <w:p w14:paraId="194125C3" w14:textId="77777777" w:rsidR="00CF2282" w:rsidRPr="00492469" w:rsidRDefault="00CF2282" w:rsidP="00CF228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noWrap/>
            <w:vAlign w:val="center"/>
          </w:tcPr>
          <w:p w14:paraId="73526A6D"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3BC9C777"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46F6016A"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5764CFF2" w14:textId="77777777" w:rsidTr="00A53694">
        <w:trPr>
          <w:trHeight w:val="270"/>
        </w:trPr>
        <w:tc>
          <w:tcPr>
            <w:tcW w:w="714" w:type="dxa"/>
            <w:tcBorders>
              <w:top w:val="nil"/>
              <w:left w:val="single" w:sz="4" w:space="0" w:color="auto"/>
              <w:bottom w:val="single" w:sz="4" w:space="0" w:color="auto"/>
              <w:right w:val="single" w:sz="4" w:space="0" w:color="auto"/>
            </w:tcBorders>
          </w:tcPr>
          <w:p w14:paraId="4AF7B84B" w14:textId="77777777" w:rsidR="00CF2282" w:rsidRPr="006459D3" w:rsidRDefault="00CF2282" w:rsidP="00CF2282">
            <w:pPr>
              <w:widowControl/>
              <w:spacing w:line="240" w:lineRule="auto"/>
              <w:ind w:firstLineChars="0" w:firstLine="0"/>
              <w:jc w:val="left"/>
              <w:rPr>
                <w:rFonts w:ascii="宋体" w:eastAsia="宋体" w:hAnsi="宋体" w:cs="宋体"/>
                <w:color w:val="000000"/>
                <w:kern w:val="0"/>
                <w:sz w:val="20"/>
                <w:szCs w:val="20"/>
              </w:rPr>
            </w:pPr>
            <w:r w:rsidRPr="000152AD">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C65E1D3"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M25</w:t>
            </w:r>
          </w:p>
        </w:tc>
        <w:tc>
          <w:tcPr>
            <w:tcW w:w="1984" w:type="dxa"/>
            <w:tcBorders>
              <w:top w:val="nil"/>
              <w:left w:val="nil"/>
              <w:bottom w:val="single" w:sz="4" w:space="0" w:color="auto"/>
              <w:right w:val="single" w:sz="4" w:space="0" w:color="auto"/>
            </w:tcBorders>
            <w:shd w:val="clear" w:color="auto" w:fill="auto"/>
            <w:noWrap/>
            <w:vAlign w:val="center"/>
          </w:tcPr>
          <w:p w14:paraId="0B95278F"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seatName</w:t>
            </w:r>
          </w:p>
        </w:tc>
        <w:tc>
          <w:tcPr>
            <w:tcW w:w="2079" w:type="dxa"/>
            <w:tcBorders>
              <w:top w:val="nil"/>
              <w:left w:val="nil"/>
              <w:bottom w:val="single" w:sz="4" w:space="0" w:color="auto"/>
              <w:right w:val="single" w:sz="4" w:space="0" w:color="auto"/>
            </w:tcBorders>
            <w:shd w:val="clear" w:color="auto" w:fill="auto"/>
            <w:noWrap/>
            <w:vAlign w:val="center"/>
          </w:tcPr>
          <w:p w14:paraId="741B4C7F"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席位名称</w:t>
            </w:r>
          </w:p>
        </w:tc>
        <w:tc>
          <w:tcPr>
            <w:tcW w:w="760" w:type="dxa"/>
            <w:tcBorders>
              <w:top w:val="nil"/>
              <w:left w:val="nil"/>
              <w:bottom w:val="single" w:sz="4" w:space="0" w:color="auto"/>
              <w:right w:val="single" w:sz="4" w:space="0" w:color="auto"/>
            </w:tcBorders>
            <w:shd w:val="clear" w:color="auto" w:fill="auto"/>
            <w:noWrap/>
            <w:vAlign w:val="center"/>
          </w:tcPr>
          <w:p w14:paraId="5652A324"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3B49716C"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B9111CE"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3931DD01" w14:textId="77777777" w:rsidTr="006459D3">
        <w:trPr>
          <w:trHeight w:val="70"/>
        </w:trPr>
        <w:tc>
          <w:tcPr>
            <w:tcW w:w="714" w:type="dxa"/>
            <w:tcBorders>
              <w:top w:val="nil"/>
              <w:left w:val="single" w:sz="4" w:space="0" w:color="auto"/>
              <w:bottom w:val="single" w:sz="4" w:space="0" w:color="auto"/>
              <w:right w:val="single" w:sz="4" w:space="0" w:color="auto"/>
            </w:tcBorders>
          </w:tcPr>
          <w:p w14:paraId="518A5506" w14:textId="77777777" w:rsidR="00CF2282" w:rsidRPr="006459D3" w:rsidRDefault="00CF2282" w:rsidP="00CF2282">
            <w:pPr>
              <w:widowControl/>
              <w:spacing w:line="240" w:lineRule="auto"/>
              <w:ind w:firstLineChars="0" w:firstLine="0"/>
              <w:jc w:val="left"/>
              <w:rPr>
                <w:rFonts w:ascii="宋体" w:eastAsia="宋体" w:hAnsi="宋体" w:cs="宋体"/>
                <w:color w:val="000000"/>
                <w:kern w:val="0"/>
                <w:sz w:val="20"/>
                <w:szCs w:val="20"/>
              </w:rPr>
            </w:pPr>
            <w:r w:rsidRPr="000152AD">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2ECA66A" w14:textId="77777777" w:rsidR="00CF2282" w:rsidRPr="0030576E" w:rsidRDefault="00CF2282" w:rsidP="00CF2282">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noWrap/>
            <w:vAlign w:val="center"/>
          </w:tcPr>
          <w:p w14:paraId="0BB9052E" w14:textId="77777777" w:rsidR="00CF2282" w:rsidRPr="0030576E" w:rsidRDefault="00CF2282" w:rsidP="00CF228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2079" w:type="dxa"/>
            <w:tcBorders>
              <w:top w:val="nil"/>
              <w:left w:val="nil"/>
              <w:bottom w:val="single" w:sz="4" w:space="0" w:color="auto"/>
              <w:right w:val="single" w:sz="4" w:space="0" w:color="auto"/>
            </w:tcBorders>
            <w:shd w:val="clear" w:color="auto" w:fill="auto"/>
            <w:noWrap/>
            <w:vAlign w:val="center"/>
          </w:tcPr>
          <w:p w14:paraId="540872ED" w14:textId="77777777" w:rsidR="00CF2282" w:rsidRPr="0030576E" w:rsidRDefault="00CF2282" w:rsidP="00CF2282">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noWrap/>
            <w:vAlign w:val="center"/>
          </w:tcPr>
          <w:p w14:paraId="632DD74C"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70A95958"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2BD583E6"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1177B2AD" w14:textId="77777777" w:rsidTr="00A53694">
        <w:trPr>
          <w:trHeight w:val="270"/>
        </w:trPr>
        <w:tc>
          <w:tcPr>
            <w:tcW w:w="714" w:type="dxa"/>
            <w:tcBorders>
              <w:top w:val="nil"/>
              <w:left w:val="single" w:sz="4" w:space="0" w:color="auto"/>
              <w:bottom w:val="single" w:sz="4" w:space="0" w:color="auto"/>
              <w:right w:val="single" w:sz="4" w:space="0" w:color="auto"/>
            </w:tcBorders>
          </w:tcPr>
          <w:p w14:paraId="48F85005" w14:textId="77777777" w:rsidR="00CF2282" w:rsidRPr="006459D3" w:rsidRDefault="00CF2282" w:rsidP="00CF2282">
            <w:pPr>
              <w:widowControl/>
              <w:spacing w:line="240" w:lineRule="auto"/>
              <w:ind w:firstLineChars="0" w:firstLine="0"/>
              <w:jc w:val="left"/>
              <w:rPr>
                <w:rFonts w:ascii="宋体" w:eastAsia="宋体" w:hAnsi="宋体" w:cs="宋体"/>
                <w:color w:val="000000"/>
                <w:kern w:val="0"/>
                <w:sz w:val="20"/>
                <w:szCs w:val="20"/>
              </w:rPr>
            </w:pPr>
            <w:r w:rsidRPr="000152AD">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922B5CA"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r>
              <w:rPr>
                <w:rFonts w:ascii="宋体" w:eastAsia="宋体" w:hAnsi="宋体" w:cs="宋体" w:hint="eastAsia"/>
                <w:color w:val="000000"/>
                <w:kern w:val="0"/>
                <w:sz w:val="20"/>
                <w:szCs w:val="20"/>
              </w:rPr>
              <w:t>32</w:t>
            </w:r>
          </w:p>
        </w:tc>
        <w:tc>
          <w:tcPr>
            <w:tcW w:w="1984" w:type="dxa"/>
            <w:tcBorders>
              <w:top w:val="nil"/>
              <w:left w:val="nil"/>
              <w:bottom w:val="single" w:sz="4" w:space="0" w:color="auto"/>
              <w:right w:val="single" w:sz="4" w:space="0" w:color="auto"/>
            </w:tcBorders>
            <w:shd w:val="clear" w:color="auto" w:fill="auto"/>
            <w:noWrap/>
            <w:vAlign w:val="center"/>
          </w:tcPr>
          <w:p w14:paraId="43A50EC1"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clientName</w:t>
            </w:r>
          </w:p>
        </w:tc>
        <w:tc>
          <w:tcPr>
            <w:tcW w:w="2079" w:type="dxa"/>
            <w:tcBorders>
              <w:top w:val="nil"/>
              <w:left w:val="nil"/>
              <w:bottom w:val="single" w:sz="4" w:space="0" w:color="auto"/>
              <w:right w:val="single" w:sz="4" w:space="0" w:color="auto"/>
            </w:tcBorders>
            <w:shd w:val="clear" w:color="auto" w:fill="auto"/>
            <w:noWrap/>
            <w:vAlign w:val="center"/>
          </w:tcPr>
          <w:p w14:paraId="2E33CC12"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客户名称</w:t>
            </w:r>
          </w:p>
        </w:tc>
        <w:tc>
          <w:tcPr>
            <w:tcW w:w="760" w:type="dxa"/>
            <w:tcBorders>
              <w:top w:val="nil"/>
              <w:left w:val="nil"/>
              <w:bottom w:val="single" w:sz="4" w:space="0" w:color="auto"/>
              <w:right w:val="single" w:sz="4" w:space="0" w:color="auto"/>
            </w:tcBorders>
            <w:shd w:val="clear" w:color="auto" w:fill="auto"/>
            <w:noWrap/>
            <w:vAlign w:val="center"/>
          </w:tcPr>
          <w:p w14:paraId="14288CBC"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72ABB2A1"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FF0BC61"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4167D64C" w14:textId="77777777" w:rsidTr="00A53694">
        <w:trPr>
          <w:trHeight w:val="270"/>
        </w:trPr>
        <w:tc>
          <w:tcPr>
            <w:tcW w:w="714" w:type="dxa"/>
            <w:tcBorders>
              <w:top w:val="nil"/>
              <w:left w:val="single" w:sz="4" w:space="0" w:color="auto"/>
              <w:bottom w:val="single" w:sz="4" w:space="0" w:color="auto"/>
              <w:right w:val="single" w:sz="4" w:space="0" w:color="auto"/>
            </w:tcBorders>
          </w:tcPr>
          <w:p w14:paraId="380E5DBB"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A2EA255"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K47</w:t>
            </w:r>
          </w:p>
        </w:tc>
        <w:tc>
          <w:tcPr>
            <w:tcW w:w="1984" w:type="dxa"/>
            <w:tcBorders>
              <w:top w:val="nil"/>
              <w:left w:val="nil"/>
              <w:bottom w:val="single" w:sz="4" w:space="0" w:color="auto"/>
              <w:right w:val="single" w:sz="4" w:space="0" w:color="auto"/>
            </w:tcBorders>
            <w:shd w:val="clear" w:color="auto" w:fill="auto"/>
            <w:noWrap/>
            <w:vAlign w:val="center"/>
            <w:hideMark/>
          </w:tcPr>
          <w:p w14:paraId="0A1650BA"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contractNo</w:t>
            </w:r>
          </w:p>
        </w:tc>
        <w:tc>
          <w:tcPr>
            <w:tcW w:w="2079" w:type="dxa"/>
            <w:tcBorders>
              <w:top w:val="nil"/>
              <w:left w:val="nil"/>
              <w:bottom w:val="single" w:sz="4" w:space="0" w:color="auto"/>
              <w:right w:val="single" w:sz="4" w:space="0" w:color="auto"/>
            </w:tcBorders>
            <w:shd w:val="clear" w:color="auto" w:fill="auto"/>
            <w:noWrap/>
            <w:vAlign w:val="center"/>
            <w:hideMark/>
          </w:tcPr>
          <w:p w14:paraId="1523ABBE"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w:t>
            </w:r>
            <w:r w:rsidRPr="00316455">
              <w:rPr>
                <w:rFonts w:ascii="宋体" w:eastAsia="宋体" w:hAnsi="宋体" w:cs="宋体" w:hint="eastAsia"/>
                <w:color w:val="000000"/>
                <w:kern w:val="0"/>
                <w:sz w:val="20"/>
                <w:szCs w:val="20"/>
              </w:rPr>
              <w:t>合</w:t>
            </w:r>
            <w:r>
              <w:rPr>
                <w:rFonts w:ascii="宋体" w:eastAsia="宋体" w:hAnsi="宋体" w:cs="宋体" w:hint="eastAsia"/>
                <w:color w:val="000000"/>
                <w:kern w:val="0"/>
                <w:sz w:val="20"/>
                <w:szCs w:val="20"/>
              </w:rPr>
              <w:t>约</w:t>
            </w:r>
            <w:r w:rsidRPr="00316455">
              <w:rPr>
                <w:rFonts w:ascii="宋体" w:eastAsia="宋体" w:hAnsi="宋体" w:cs="宋体" w:hint="eastAsia"/>
                <w:color w:val="000000"/>
                <w:kern w:val="0"/>
                <w:sz w:val="20"/>
                <w:szCs w:val="20"/>
              </w:rPr>
              <w:t>编号</w:t>
            </w:r>
          </w:p>
        </w:tc>
        <w:tc>
          <w:tcPr>
            <w:tcW w:w="760" w:type="dxa"/>
            <w:tcBorders>
              <w:top w:val="nil"/>
              <w:left w:val="nil"/>
              <w:bottom w:val="single" w:sz="4" w:space="0" w:color="auto"/>
              <w:right w:val="single" w:sz="4" w:space="0" w:color="auto"/>
            </w:tcBorders>
            <w:shd w:val="clear" w:color="auto" w:fill="auto"/>
            <w:noWrap/>
            <w:vAlign w:val="center"/>
            <w:hideMark/>
          </w:tcPr>
          <w:p w14:paraId="14804608"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180B689E"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08B9225C"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5746A079" w14:textId="77777777" w:rsidTr="00A53694">
        <w:trPr>
          <w:trHeight w:val="270"/>
        </w:trPr>
        <w:tc>
          <w:tcPr>
            <w:tcW w:w="714" w:type="dxa"/>
            <w:tcBorders>
              <w:top w:val="nil"/>
              <w:left w:val="single" w:sz="4" w:space="0" w:color="auto"/>
              <w:bottom w:val="single" w:sz="4" w:space="0" w:color="auto"/>
              <w:right w:val="single" w:sz="4" w:space="0" w:color="auto"/>
            </w:tcBorders>
          </w:tcPr>
          <w:p w14:paraId="47950843"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B6AC656"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290B99">
              <w:rPr>
                <w:rFonts w:ascii="宋体" w:eastAsia="宋体" w:hAnsi="宋体" w:cs="宋体" w:hint="eastAsia"/>
                <w:color w:val="000000"/>
                <w:kern w:val="0"/>
                <w:sz w:val="20"/>
                <w:szCs w:val="20"/>
              </w:rPr>
              <w:t>K45</w:t>
            </w:r>
          </w:p>
        </w:tc>
        <w:tc>
          <w:tcPr>
            <w:tcW w:w="1984" w:type="dxa"/>
            <w:tcBorders>
              <w:top w:val="nil"/>
              <w:left w:val="nil"/>
              <w:bottom w:val="single" w:sz="4" w:space="0" w:color="auto"/>
              <w:right w:val="single" w:sz="4" w:space="0" w:color="auto"/>
            </w:tcBorders>
            <w:shd w:val="clear" w:color="auto" w:fill="auto"/>
            <w:noWrap/>
            <w:vAlign w:val="center"/>
          </w:tcPr>
          <w:p w14:paraId="0A479C79"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290B99">
              <w:rPr>
                <w:rFonts w:ascii="宋体" w:eastAsia="宋体" w:hAnsi="宋体" w:cs="宋体" w:hint="eastAsia"/>
                <w:color w:val="000000"/>
                <w:kern w:val="0"/>
                <w:sz w:val="20"/>
                <w:szCs w:val="20"/>
              </w:rPr>
              <w:t>loanContractNo</w:t>
            </w:r>
          </w:p>
        </w:tc>
        <w:tc>
          <w:tcPr>
            <w:tcW w:w="2079" w:type="dxa"/>
            <w:tcBorders>
              <w:top w:val="nil"/>
              <w:left w:val="nil"/>
              <w:bottom w:val="single" w:sz="4" w:space="0" w:color="auto"/>
              <w:right w:val="single" w:sz="4" w:space="0" w:color="auto"/>
            </w:tcBorders>
            <w:shd w:val="clear" w:color="auto" w:fill="auto"/>
            <w:noWrap/>
            <w:vAlign w:val="center"/>
          </w:tcPr>
          <w:p w14:paraId="784A8F84"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贷款合约编号</w:t>
            </w:r>
          </w:p>
        </w:tc>
        <w:tc>
          <w:tcPr>
            <w:tcW w:w="760" w:type="dxa"/>
            <w:tcBorders>
              <w:top w:val="nil"/>
              <w:left w:val="nil"/>
              <w:bottom w:val="single" w:sz="4" w:space="0" w:color="auto"/>
              <w:right w:val="single" w:sz="4" w:space="0" w:color="auto"/>
            </w:tcBorders>
            <w:shd w:val="clear" w:color="auto" w:fill="auto"/>
            <w:noWrap/>
            <w:vAlign w:val="center"/>
          </w:tcPr>
          <w:p w14:paraId="5F70B8AE"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0269E3A0"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34E20A1"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086AAE25" w14:textId="77777777" w:rsidTr="00A53694">
        <w:trPr>
          <w:trHeight w:val="270"/>
        </w:trPr>
        <w:tc>
          <w:tcPr>
            <w:tcW w:w="714" w:type="dxa"/>
            <w:tcBorders>
              <w:top w:val="nil"/>
              <w:left w:val="single" w:sz="4" w:space="0" w:color="auto"/>
              <w:bottom w:val="single" w:sz="4" w:space="0" w:color="auto"/>
              <w:right w:val="single" w:sz="4" w:space="0" w:color="auto"/>
            </w:tcBorders>
          </w:tcPr>
          <w:p w14:paraId="4B872696"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AE02029"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290B99">
              <w:rPr>
                <w:rFonts w:ascii="宋体" w:eastAsia="宋体" w:hAnsi="宋体" w:cs="宋体" w:hint="eastAsia"/>
                <w:color w:val="000000"/>
                <w:kern w:val="0"/>
                <w:sz w:val="20"/>
                <w:szCs w:val="20"/>
              </w:rPr>
              <w:t>K46</w:t>
            </w:r>
          </w:p>
        </w:tc>
        <w:tc>
          <w:tcPr>
            <w:tcW w:w="1984" w:type="dxa"/>
            <w:tcBorders>
              <w:top w:val="nil"/>
              <w:left w:val="nil"/>
              <w:bottom w:val="single" w:sz="4" w:space="0" w:color="auto"/>
              <w:right w:val="single" w:sz="4" w:space="0" w:color="auto"/>
            </w:tcBorders>
            <w:shd w:val="clear" w:color="auto" w:fill="auto"/>
            <w:noWrap/>
            <w:vAlign w:val="center"/>
          </w:tcPr>
          <w:p w14:paraId="233E8C4E"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290B99">
              <w:rPr>
                <w:rFonts w:ascii="宋体" w:eastAsia="宋体" w:hAnsi="宋体" w:cs="宋体" w:hint="eastAsia"/>
                <w:color w:val="000000"/>
                <w:kern w:val="0"/>
                <w:sz w:val="20"/>
                <w:szCs w:val="20"/>
              </w:rPr>
              <w:t>loanAmount</w:t>
            </w:r>
          </w:p>
        </w:tc>
        <w:tc>
          <w:tcPr>
            <w:tcW w:w="2079" w:type="dxa"/>
            <w:tcBorders>
              <w:top w:val="nil"/>
              <w:left w:val="nil"/>
              <w:bottom w:val="single" w:sz="4" w:space="0" w:color="auto"/>
              <w:right w:val="single" w:sz="4" w:space="0" w:color="auto"/>
            </w:tcBorders>
            <w:shd w:val="clear" w:color="auto" w:fill="auto"/>
            <w:noWrap/>
            <w:vAlign w:val="center"/>
          </w:tcPr>
          <w:p w14:paraId="319943C9"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贷款金额</w:t>
            </w:r>
          </w:p>
        </w:tc>
        <w:tc>
          <w:tcPr>
            <w:tcW w:w="760" w:type="dxa"/>
            <w:tcBorders>
              <w:top w:val="nil"/>
              <w:left w:val="nil"/>
              <w:bottom w:val="single" w:sz="4" w:space="0" w:color="auto"/>
              <w:right w:val="single" w:sz="4" w:space="0" w:color="auto"/>
            </w:tcBorders>
            <w:shd w:val="clear" w:color="auto" w:fill="auto"/>
            <w:noWrap/>
            <w:vAlign w:val="center"/>
          </w:tcPr>
          <w:p w14:paraId="5FCA3961"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6C082364"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F42956A"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795B2FD1" w14:textId="77777777" w:rsidTr="00A53694">
        <w:trPr>
          <w:trHeight w:val="270"/>
        </w:trPr>
        <w:tc>
          <w:tcPr>
            <w:tcW w:w="714" w:type="dxa"/>
            <w:tcBorders>
              <w:top w:val="nil"/>
              <w:left w:val="single" w:sz="4" w:space="0" w:color="auto"/>
              <w:bottom w:val="single" w:sz="4" w:space="0" w:color="auto"/>
              <w:right w:val="single" w:sz="4" w:space="0" w:color="auto"/>
            </w:tcBorders>
          </w:tcPr>
          <w:p w14:paraId="7FA7827A"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84575A2"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I22</w:t>
            </w:r>
          </w:p>
        </w:tc>
        <w:tc>
          <w:tcPr>
            <w:tcW w:w="1984" w:type="dxa"/>
            <w:tcBorders>
              <w:top w:val="nil"/>
              <w:left w:val="nil"/>
              <w:bottom w:val="single" w:sz="4" w:space="0" w:color="auto"/>
              <w:right w:val="single" w:sz="4" w:space="0" w:color="auto"/>
            </w:tcBorders>
            <w:shd w:val="clear" w:color="auto" w:fill="auto"/>
            <w:noWrap/>
            <w:vAlign w:val="center"/>
            <w:hideMark/>
          </w:tcPr>
          <w:p w14:paraId="7BBEB6AB"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dueDate</w:t>
            </w:r>
          </w:p>
        </w:tc>
        <w:tc>
          <w:tcPr>
            <w:tcW w:w="2079" w:type="dxa"/>
            <w:tcBorders>
              <w:top w:val="nil"/>
              <w:left w:val="nil"/>
              <w:bottom w:val="single" w:sz="4" w:space="0" w:color="auto"/>
              <w:right w:val="single" w:sz="4" w:space="0" w:color="auto"/>
            </w:tcBorders>
            <w:shd w:val="clear" w:color="auto" w:fill="auto"/>
            <w:noWrap/>
            <w:vAlign w:val="center"/>
            <w:hideMark/>
          </w:tcPr>
          <w:p w14:paraId="5E72B0C3"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w:t>
            </w:r>
            <w:r w:rsidRPr="00316455">
              <w:rPr>
                <w:rFonts w:ascii="宋体" w:eastAsia="宋体" w:hAnsi="宋体" w:cs="宋体" w:hint="eastAsia"/>
                <w:color w:val="000000"/>
                <w:kern w:val="0"/>
                <w:sz w:val="20"/>
                <w:szCs w:val="20"/>
              </w:rPr>
              <w:t>到期日</w:t>
            </w:r>
          </w:p>
        </w:tc>
        <w:tc>
          <w:tcPr>
            <w:tcW w:w="760" w:type="dxa"/>
            <w:tcBorders>
              <w:top w:val="nil"/>
              <w:left w:val="nil"/>
              <w:bottom w:val="single" w:sz="4" w:space="0" w:color="auto"/>
              <w:right w:val="single" w:sz="4" w:space="0" w:color="auto"/>
            </w:tcBorders>
            <w:shd w:val="clear" w:color="auto" w:fill="auto"/>
            <w:noWrap/>
            <w:vAlign w:val="center"/>
            <w:hideMark/>
          </w:tcPr>
          <w:p w14:paraId="70F3FF61"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5B992492"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1D1CEA74"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2C7A9FA5" w14:textId="77777777" w:rsidTr="00A53694">
        <w:trPr>
          <w:trHeight w:val="270"/>
        </w:trPr>
        <w:tc>
          <w:tcPr>
            <w:tcW w:w="714" w:type="dxa"/>
            <w:tcBorders>
              <w:top w:val="nil"/>
              <w:left w:val="single" w:sz="4" w:space="0" w:color="auto"/>
              <w:bottom w:val="single" w:sz="4" w:space="0" w:color="auto"/>
              <w:right w:val="single" w:sz="4" w:space="0" w:color="auto"/>
            </w:tcBorders>
          </w:tcPr>
          <w:p w14:paraId="3A46504C"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68358B0"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886CD8">
              <w:rPr>
                <w:rFonts w:ascii="宋体" w:eastAsia="宋体" w:hAnsi="宋体" w:cs="宋体" w:hint="eastAsia"/>
                <w:color w:val="000000"/>
                <w:kern w:val="0"/>
                <w:sz w:val="20"/>
                <w:szCs w:val="20"/>
              </w:rPr>
              <w:t>T54</w:t>
            </w:r>
          </w:p>
        </w:tc>
        <w:tc>
          <w:tcPr>
            <w:tcW w:w="1984" w:type="dxa"/>
            <w:tcBorders>
              <w:top w:val="nil"/>
              <w:left w:val="nil"/>
              <w:bottom w:val="single" w:sz="4" w:space="0" w:color="auto"/>
              <w:right w:val="single" w:sz="4" w:space="0" w:color="auto"/>
            </w:tcBorders>
            <w:shd w:val="clear" w:color="auto" w:fill="auto"/>
            <w:noWrap/>
            <w:vAlign w:val="center"/>
          </w:tcPr>
          <w:p w14:paraId="67EE330C"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886CD8">
              <w:rPr>
                <w:rFonts w:ascii="宋体" w:eastAsia="宋体" w:hAnsi="宋体" w:cs="宋体" w:hint="eastAsia"/>
                <w:color w:val="000000"/>
                <w:kern w:val="0"/>
                <w:sz w:val="20"/>
                <w:szCs w:val="20"/>
              </w:rPr>
              <w:t>daysCount</w:t>
            </w:r>
          </w:p>
        </w:tc>
        <w:tc>
          <w:tcPr>
            <w:tcW w:w="2079" w:type="dxa"/>
            <w:tcBorders>
              <w:top w:val="nil"/>
              <w:left w:val="nil"/>
              <w:bottom w:val="single" w:sz="4" w:space="0" w:color="auto"/>
              <w:right w:val="single" w:sz="4" w:space="0" w:color="auto"/>
            </w:tcBorders>
            <w:shd w:val="clear" w:color="auto" w:fill="auto"/>
            <w:noWrap/>
            <w:vAlign w:val="center"/>
          </w:tcPr>
          <w:p w14:paraId="38294EC4"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质押天数</w:t>
            </w:r>
          </w:p>
        </w:tc>
        <w:tc>
          <w:tcPr>
            <w:tcW w:w="760" w:type="dxa"/>
            <w:tcBorders>
              <w:top w:val="nil"/>
              <w:left w:val="nil"/>
              <w:bottom w:val="single" w:sz="4" w:space="0" w:color="auto"/>
              <w:right w:val="single" w:sz="4" w:space="0" w:color="auto"/>
            </w:tcBorders>
            <w:shd w:val="clear" w:color="auto" w:fill="auto"/>
            <w:noWrap/>
            <w:vAlign w:val="center"/>
          </w:tcPr>
          <w:p w14:paraId="23BF9543"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07CDFFF0"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4E05071"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283F26" w14:paraId="24BFC0EC" w14:textId="77777777" w:rsidTr="00A53694">
        <w:trPr>
          <w:trHeight w:val="270"/>
        </w:trPr>
        <w:tc>
          <w:tcPr>
            <w:tcW w:w="714" w:type="dxa"/>
            <w:tcBorders>
              <w:top w:val="nil"/>
              <w:left w:val="single" w:sz="4" w:space="0" w:color="auto"/>
              <w:bottom w:val="single" w:sz="4" w:space="0" w:color="auto"/>
              <w:right w:val="single" w:sz="4" w:space="0" w:color="auto"/>
            </w:tcBorders>
          </w:tcPr>
          <w:p w14:paraId="774B574D" w14:textId="77777777" w:rsidR="00CF2282" w:rsidRPr="00283F26" w:rsidRDefault="00CF2282" w:rsidP="00CF2282">
            <w:pPr>
              <w:widowControl/>
              <w:spacing w:line="240" w:lineRule="auto"/>
              <w:ind w:firstLineChars="0" w:firstLine="0"/>
              <w:jc w:val="left"/>
              <w:rPr>
                <w:rFonts w:ascii="宋体" w:eastAsia="宋体" w:hAnsi="宋体" w:cs="宋体"/>
                <w:color w:val="000000"/>
                <w:kern w:val="0"/>
                <w:sz w:val="20"/>
                <w:szCs w:val="20"/>
              </w:rPr>
            </w:pPr>
            <w:r w:rsidRPr="00283F26">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061276D" w14:textId="77777777" w:rsidR="00CF2282" w:rsidRPr="00283F26" w:rsidRDefault="00CF2282" w:rsidP="00CF2282">
            <w:pPr>
              <w:widowControl/>
              <w:spacing w:line="240" w:lineRule="auto"/>
              <w:ind w:firstLineChars="0" w:firstLine="0"/>
              <w:jc w:val="left"/>
              <w:rPr>
                <w:rFonts w:ascii="宋体" w:eastAsia="宋体" w:hAnsi="宋体" w:cs="宋体"/>
                <w:color w:val="000000"/>
                <w:kern w:val="0"/>
                <w:sz w:val="20"/>
                <w:szCs w:val="20"/>
              </w:rPr>
            </w:pPr>
            <w:r w:rsidRPr="00283F26">
              <w:rPr>
                <w:rFonts w:ascii="宋体" w:eastAsia="宋体" w:hAnsi="宋体" w:cs="宋体" w:hint="eastAsia"/>
                <w:color w:val="000000"/>
                <w:kern w:val="0"/>
                <w:sz w:val="20"/>
                <w:szCs w:val="20"/>
              </w:rPr>
              <w:t>K05</w:t>
            </w:r>
          </w:p>
        </w:tc>
        <w:tc>
          <w:tcPr>
            <w:tcW w:w="1984" w:type="dxa"/>
            <w:tcBorders>
              <w:top w:val="nil"/>
              <w:left w:val="nil"/>
              <w:bottom w:val="single" w:sz="4" w:space="0" w:color="auto"/>
              <w:right w:val="single" w:sz="4" w:space="0" w:color="auto"/>
            </w:tcBorders>
            <w:shd w:val="clear" w:color="auto" w:fill="auto"/>
            <w:noWrap/>
            <w:vAlign w:val="center"/>
          </w:tcPr>
          <w:p w14:paraId="4A323D37" w14:textId="77777777" w:rsidR="00CF2282" w:rsidRPr="00283F26" w:rsidRDefault="00CF2282" w:rsidP="00CF2282">
            <w:pPr>
              <w:widowControl/>
              <w:spacing w:line="240" w:lineRule="auto"/>
              <w:ind w:firstLineChars="0" w:firstLine="0"/>
              <w:jc w:val="left"/>
              <w:rPr>
                <w:rFonts w:ascii="宋体" w:eastAsia="宋体" w:hAnsi="宋体" w:cs="宋体"/>
                <w:color w:val="000000"/>
                <w:kern w:val="0"/>
                <w:sz w:val="20"/>
                <w:szCs w:val="20"/>
              </w:rPr>
            </w:pPr>
            <w:r w:rsidRPr="00283F26">
              <w:rPr>
                <w:rFonts w:ascii="宋体" w:eastAsia="宋体" w:hAnsi="宋体" w:cs="宋体" w:hint="eastAsia"/>
                <w:color w:val="000000"/>
                <w:kern w:val="0"/>
                <w:sz w:val="20"/>
                <w:szCs w:val="20"/>
              </w:rPr>
              <w:t>applyState</w:t>
            </w:r>
          </w:p>
        </w:tc>
        <w:tc>
          <w:tcPr>
            <w:tcW w:w="2079" w:type="dxa"/>
            <w:tcBorders>
              <w:top w:val="nil"/>
              <w:left w:val="nil"/>
              <w:bottom w:val="single" w:sz="4" w:space="0" w:color="auto"/>
              <w:right w:val="single" w:sz="4" w:space="0" w:color="auto"/>
            </w:tcBorders>
            <w:shd w:val="clear" w:color="auto" w:fill="auto"/>
            <w:noWrap/>
            <w:vAlign w:val="center"/>
          </w:tcPr>
          <w:p w14:paraId="04633ECD" w14:textId="77777777" w:rsidR="00CF2282" w:rsidRPr="00283F26" w:rsidRDefault="00CF2282" w:rsidP="00CF2282">
            <w:pPr>
              <w:widowControl/>
              <w:spacing w:line="240" w:lineRule="auto"/>
              <w:ind w:firstLineChars="0" w:firstLine="0"/>
              <w:jc w:val="left"/>
              <w:rPr>
                <w:rFonts w:ascii="宋体" w:eastAsia="宋体" w:hAnsi="宋体" w:cs="宋体"/>
                <w:color w:val="000000"/>
                <w:kern w:val="0"/>
                <w:sz w:val="20"/>
                <w:szCs w:val="20"/>
              </w:rPr>
            </w:pPr>
            <w:r w:rsidRPr="00283F26">
              <w:rPr>
                <w:rFonts w:ascii="宋体" w:eastAsia="宋体" w:hAnsi="宋体" w:cs="宋体" w:hint="eastAsia"/>
                <w:color w:val="000000"/>
                <w:kern w:val="0"/>
                <w:sz w:val="20"/>
                <w:szCs w:val="20"/>
              </w:rPr>
              <w:t>申报状态</w:t>
            </w:r>
          </w:p>
        </w:tc>
        <w:tc>
          <w:tcPr>
            <w:tcW w:w="760" w:type="dxa"/>
            <w:tcBorders>
              <w:top w:val="nil"/>
              <w:left w:val="nil"/>
              <w:bottom w:val="single" w:sz="4" w:space="0" w:color="auto"/>
              <w:right w:val="single" w:sz="4" w:space="0" w:color="auto"/>
            </w:tcBorders>
            <w:shd w:val="clear" w:color="auto" w:fill="auto"/>
            <w:noWrap/>
            <w:vAlign w:val="center"/>
          </w:tcPr>
          <w:p w14:paraId="6E6CED73" w14:textId="77777777" w:rsidR="00CF2282" w:rsidRPr="00283F26" w:rsidRDefault="00CF2282" w:rsidP="00CF2282">
            <w:pPr>
              <w:widowControl/>
              <w:spacing w:line="240" w:lineRule="auto"/>
              <w:ind w:firstLineChars="0" w:firstLine="0"/>
              <w:jc w:val="left"/>
              <w:rPr>
                <w:rFonts w:ascii="宋体" w:eastAsia="宋体" w:hAnsi="宋体" w:cs="宋体"/>
                <w:strike/>
                <w:color w:val="000000"/>
                <w:kern w:val="0"/>
                <w:sz w:val="20"/>
                <w:szCs w:val="20"/>
              </w:rPr>
            </w:pPr>
            <w:r w:rsidRPr="00283F26">
              <w:rPr>
                <w:rFonts w:ascii="宋体" w:eastAsia="宋体" w:hAnsi="宋体" w:cs="宋体" w:hint="eastAsia"/>
                <w:strike/>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63DE50B5" w14:textId="77777777" w:rsidR="00CF2282" w:rsidRPr="00283F26" w:rsidRDefault="00CF2282" w:rsidP="00CF2282">
            <w:pPr>
              <w:widowControl/>
              <w:spacing w:line="240" w:lineRule="auto"/>
              <w:ind w:firstLineChars="0" w:firstLine="0"/>
              <w:jc w:val="left"/>
              <w:rPr>
                <w:rFonts w:ascii="宋体" w:eastAsia="宋体" w:hAnsi="宋体" w:cs="宋体"/>
                <w:color w:val="000000"/>
                <w:kern w:val="0"/>
                <w:sz w:val="20"/>
                <w:szCs w:val="20"/>
              </w:rPr>
            </w:pPr>
            <w:r w:rsidRPr="00283F26">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62CB1A60" w14:textId="77777777" w:rsidR="00CF2282" w:rsidRPr="00283F26" w:rsidRDefault="00CF2282" w:rsidP="00CF2282">
            <w:pPr>
              <w:widowControl/>
              <w:spacing w:line="240" w:lineRule="auto"/>
              <w:ind w:firstLineChars="0" w:firstLine="0"/>
              <w:jc w:val="left"/>
              <w:rPr>
                <w:rFonts w:ascii="宋体" w:eastAsia="宋体" w:hAnsi="宋体" w:cs="宋体"/>
                <w:color w:val="000000"/>
                <w:kern w:val="0"/>
                <w:sz w:val="20"/>
                <w:szCs w:val="20"/>
              </w:rPr>
            </w:pPr>
            <w:r w:rsidRPr="00283F26">
              <w:rPr>
                <w:rFonts w:ascii="宋体" w:eastAsia="宋体" w:hAnsi="宋体" w:cs="宋体" w:hint="eastAsia"/>
                <w:color w:val="000000"/>
                <w:kern w:val="0"/>
                <w:sz w:val="20"/>
                <w:szCs w:val="20"/>
              </w:rPr>
              <w:t>查询结果不为空时必填</w:t>
            </w:r>
          </w:p>
        </w:tc>
      </w:tr>
      <w:tr w:rsidR="00CF2282" w:rsidRPr="00316455" w14:paraId="4CCF2E76" w14:textId="77777777" w:rsidTr="00A53694">
        <w:trPr>
          <w:trHeight w:val="270"/>
        </w:trPr>
        <w:tc>
          <w:tcPr>
            <w:tcW w:w="714" w:type="dxa"/>
            <w:tcBorders>
              <w:top w:val="nil"/>
              <w:left w:val="single" w:sz="4" w:space="0" w:color="auto"/>
              <w:bottom w:val="single" w:sz="4" w:space="0" w:color="auto"/>
              <w:right w:val="single" w:sz="4" w:space="0" w:color="auto"/>
            </w:tcBorders>
          </w:tcPr>
          <w:p w14:paraId="6B58F4B9"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EB158FD"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hideMark/>
          </w:tcPr>
          <w:p w14:paraId="04AFBE73"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traderID</w:t>
            </w:r>
          </w:p>
        </w:tc>
        <w:tc>
          <w:tcPr>
            <w:tcW w:w="2079" w:type="dxa"/>
            <w:tcBorders>
              <w:top w:val="nil"/>
              <w:left w:val="nil"/>
              <w:bottom w:val="single" w:sz="4" w:space="0" w:color="auto"/>
              <w:right w:val="single" w:sz="4" w:space="0" w:color="auto"/>
            </w:tcBorders>
            <w:shd w:val="clear" w:color="auto" w:fill="auto"/>
            <w:noWrap/>
            <w:vAlign w:val="center"/>
            <w:hideMark/>
          </w:tcPr>
          <w:p w14:paraId="652A01C4"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申报用户</w:t>
            </w:r>
            <w:r w:rsidRPr="00316455">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noWrap/>
            <w:vAlign w:val="center"/>
            <w:hideMark/>
          </w:tcPr>
          <w:p w14:paraId="17929AB1"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6E452DA6"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6EF51FBB"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2AA73CD8" w14:textId="77777777" w:rsidTr="00A53694">
        <w:trPr>
          <w:trHeight w:val="270"/>
        </w:trPr>
        <w:tc>
          <w:tcPr>
            <w:tcW w:w="714" w:type="dxa"/>
            <w:tcBorders>
              <w:top w:val="nil"/>
              <w:left w:val="single" w:sz="4" w:space="0" w:color="auto"/>
              <w:bottom w:val="single" w:sz="4" w:space="0" w:color="auto"/>
              <w:right w:val="single" w:sz="4" w:space="0" w:color="auto"/>
            </w:tcBorders>
          </w:tcPr>
          <w:p w14:paraId="6D880AAD"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sidRPr="007B032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tcPr>
          <w:p w14:paraId="170E82B1"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883D31">
              <w:rPr>
                <w:rFonts w:ascii="宋体" w:eastAsia="宋体" w:hAnsi="宋体" w:cs="宋体"/>
                <w:color w:val="000000"/>
                <w:kern w:val="0"/>
                <w:sz w:val="20"/>
                <w:szCs w:val="20"/>
              </w:rPr>
              <w:t>T82</w:t>
            </w:r>
          </w:p>
        </w:tc>
        <w:tc>
          <w:tcPr>
            <w:tcW w:w="1984" w:type="dxa"/>
            <w:tcBorders>
              <w:top w:val="nil"/>
              <w:left w:val="nil"/>
              <w:bottom w:val="single" w:sz="4" w:space="0" w:color="auto"/>
              <w:right w:val="single" w:sz="4" w:space="0" w:color="auto"/>
            </w:tcBorders>
            <w:shd w:val="clear" w:color="auto" w:fill="auto"/>
          </w:tcPr>
          <w:p w14:paraId="22B86CE3"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883D31">
              <w:rPr>
                <w:rFonts w:ascii="宋体" w:eastAsia="宋体" w:hAnsi="宋体" w:cs="宋体"/>
                <w:color w:val="000000"/>
                <w:kern w:val="0"/>
                <w:sz w:val="20"/>
                <w:szCs w:val="20"/>
              </w:rPr>
              <w:t>source</w:t>
            </w:r>
          </w:p>
        </w:tc>
        <w:tc>
          <w:tcPr>
            <w:tcW w:w="2079" w:type="dxa"/>
            <w:tcBorders>
              <w:top w:val="nil"/>
              <w:left w:val="nil"/>
              <w:bottom w:val="single" w:sz="4" w:space="0" w:color="auto"/>
              <w:right w:val="single" w:sz="4" w:space="0" w:color="auto"/>
            </w:tcBorders>
            <w:shd w:val="clear" w:color="auto" w:fill="auto"/>
            <w:noWrap/>
            <w:vAlign w:val="center"/>
          </w:tcPr>
          <w:p w14:paraId="1835F6DE" w14:textId="77777777" w:rsidR="00CF2282" w:rsidRPr="002F50A3"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来源</w:t>
            </w:r>
          </w:p>
        </w:tc>
        <w:tc>
          <w:tcPr>
            <w:tcW w:w="760" w:type="dxa"/>
            <w:tcBorders>
              <w:top w:val="nil"/>
              <w:left w:val="nil"/>
              <w:bottom w:val="single" w:sz="4" w:space="0" w:color="auto"/>
              <w:right w:val="single" w:sz="4" w:space="0" w:color="auto"/>
            </w:tcBorders>
            <w:shd w:val="clear" w:color="auto" w:fill="auto"/>
            <w:noWrap/>
            <w:vAlign w:val="center"/>
          </w:tcPr>
          <w:p w14:paraId="694C512D"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2FD323D5"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2127F37"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543ECF71" w14:textId="77777777" w:rsidTr="00A53694">
        <w:trPr>
          <w:trHeight w:val="270"/>
        </w:trPr>
        <w:tc>
          <w:tcPr>
            <w:tcW w:w="714" w:type="dxa"/>
            <w:tcBorders>
              <w:top w:val="nil"/>
              <w:left w:val="single" w:sz="4" w:space="0" w:color="auto"/>
              <w:bottom w:val="single" w:sz="4" w:space="0" w:color="auto"/>
              <w:right w:val="single" w:sz="4" w:space="0" w:color="auto"/>
            </w:tcBorders>
          </w:tcPr>
          <w:p w14:paraId="6CD5F877"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7A9F0CD"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K00</w:t>
            </w:r>
          </w:p>
        </w:tc>
        <w:tc>
          <w:tcPr>
            <w:tcW w:w="1984" w:type="dxa"/>
            <w:tcBorders>
              <w:top w:val="nil"/>
              <w:left w:val="nil"/>
              <w:bottom w:val="single" w:sz="4" w:space="0" w:color="auto"/>
              <w:right w:val="single" w:sz="4" w:space="0" w:color="auto"/>
            </w:tcBorders>
            <w:shd w:val="clear" w:color="auto" w:fill="auto"/>
            <w:vAlign w:val="center"/>
          </w:tcPr>
          <w:p w14:paraId="7D87E72C"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localNo</w:t>
            </w:r>
          </w:p>
        </w:tc>
        <w:tc>
          <w:tcPr>
            <w:tcW w:w="2079" w:type="dxa"/>
            <w:tcBorders>
              <w:top w:val="nil"/>
              <w:left w:val="nil"/>
              <w:bottom w:val="single" w:sz="4" w:space="0" w:color="auto"/>
              <w:right w:val="single" w:sz="4" w:space="0" w:color="auto"/>
            </w:tcBorders>
            <w:shd w:val="clear" w:color="auto" w:fill="auto"/>
            <w:noWrap/>
            <w:vAlign w:val="center"/>
          </w:tcPr>
          <w:p w14:paraId="61BC891B"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Pr="00316455">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申报单</w:t>
            </w:r>
            <w:r w:rsidRPr="00316455">
              <w:rPr>
                <w:rFonts w:ascii="宋体" w:eastAsia="宋体" w:hAnsi="宋体" w:cs="宋体" w:hint="eastAsia"/>
                <w:color w:val="000000"/>
                <w:kern w:val="0"/>
                <w:sz w:val="20"/>
                <w:szCs w:val="20"/>
              </w:rPr>
              <w:t>编号</w:t>
            </w:r>
          </w:p>
        </w:tc>
        <w:tc>
          <w:tcPr>
            <w:tcW w:w="760" w:type="dxa"/>
            <w:tcBorders>
              <w:top w:val="nil"/>
              <w:left w:val="nil"/>
              <w:bottom w:val="single" w:sz="4" w:space="0" w:color="auto"/>
              <w:right w:val="single" w:sz="4" w:space="0" w:color="auto"/>
            </w:tcBorders>
            <w:shd w:val="clear" w:color="auto" w:fill="auto"/>
            <w:noWrap/>
            <w:vAlign w:val="center"/>
          </w:tcPr>
          <w:p w14:paraId="18E4B00C"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18426AAB"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4702DF56"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rsidDel="002F50A3" w14:paraId="1E8AB83B" w14:textId="77777777" w:rsidTr="00A53694">
        <w:trPr>
          <w:trHeight w:val="270"/>
        </w:trPr>
        <w:tc>
          <w:tcPr>
            <w:tcW w:w="714" w:type="dxa"/>
            <w:tcBorders>
              <w:top w:val="nil"/>
              <w:left w:val="single" w:sz="4" w:space="0" w:color="auto"/>
              <w:bottom w:val="single" w:sz="4" w:space="0" w:color="auto"/>
              <w:right w:val="single" w:sz="4" w:space="0" w:color="auto"/>
            </w:tcBorders>
          </w:tcPr>
          <w:p w14:paraId="08A8FCCB" w14:textId="77777777" w:rsidR="00CF2282"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5F6A9F2" w14:textId="77777777" w:rsidR="00CF2282" w:rsidRPr="005D16ED" w:rsidRDefault="00CF2282" w:rsidP="00CF2282">
            <w:pPr>
              <w:widowControl/>
              <w:spacing w:line="240" w:lineRule="auto"/>
              <w:ind w:firstLineChars="0" w:firstLine="0"/>
              <w:rPr>
                <w:rFonts w:ascii="宋体" w:eastAsia="宋体" w:hAnsi="宋体" w:cs="宋体"/>
                <w:color w:val="000000"/>
                <w:kern w:val="0"/>
                <w:sz w:val="20"/>
                <w:szCs w:val="20"/>
                <w:highlight w:val="cyan"/>
              </w:rPr>
            </w:pPr>
            <w:r w:rsidRPr="009B77B2">
              <w:rPr>
                <w:rFonts w:ascii="宋体" w:eastAsia="宋体" w:hAnsi="宋体" w:cs="宋体" w:hint="eastAsia"/>
                <w:color w:val="000000"/>
                <w:kern w:val="0"/>
                <w:sz w:val="20"/>
                <w:szCs w:val="20"/>
              </w:rPr>
              <w:t>S95</w:t>
            </w:r>
          </w:p>
        </w:tc>
        <w:tc>
          <w:tcPr>
            <w:tcW w:w="1984" w:type="dxa"/>
            <w:tcBorders>
              <w:top w:val="nil"/>
              <w:left w:val="nil"/>
              <w:bottom w:val="single" w:sz="4" w:space="0" w:color="auto"/>
              <w:right w:val="single" w:sz="4" w:space="0" w:color="auto"/>
            </w:tcBorders>
            <w:shd w:val="clear" w:color="auto" w:fill="auto"/>
            <w:vAlign w:val="center"/>
          </w:tcPr>
          <w:p w14:paraId="72E29D93" w14:textId="77777777" w:rsidR="00CF2282" w:rsidRPr="005D16ED" w:rsidRDefault="00CF2282" w:rsidP="00CF2282">
            <w:pPr>
              <w:widowControl/>
              <w:spacing w:line="240" w:lineRule="auto"/>
              <w:ind w:firstLineChars="0" w:firstLine="0"/>
              <w:rPr>
                <w:rFonts w:ascii="宋体" w:eastAsia="宋体" w:hAnsi="宋体" w:cs="宋体"/>
                <w:color w:val="000000"/>
                <w:kern w:val="0"/>
                <w:sz w:val="20"/>
                <w:szCs w:val="20"/>
                <w:highlight w:val="cyan"/>
              </w:rPr>
            </w:pPr>
            <w:r w:rsidRPr="009B77B2">
              <w:rPr>
                <w:rFonts w:ascii="宋体" w:eastAsia="宋体" w:hAnsi="宋体" w:cs="宋体" w:hint="eastAsia"/>
                <w:color w:val="000000"/>
                <w:kern w:val="0"/>
                <w:sz w:val="20"/>
                <w:szCs w:val="20"/>
              </w:rPr>
              <w:t>[clientStorageChangeInfoData]</w:t>
            </w:r>
          </w:p>
        </w:tc>
        <w:tc>
          <w:tcPr>
            <w:tcW w:w="2079" w:type="dxa"/>
            <w:tcBorders>
              <w:top w:val="nil"/>
              <w:left w:val="nil"/>
              <w:bottom w:val="single" w:sz="4" w:space="0" w:color="auto"/>
              <w:right w:val="single" w:sz="4" w:space="0" w:color="auto"/>
            </w:tcBorders>
            <w:shd w:val="clear" w:color="auto" w:fill="auto"/>
            <w:noWrap/>
            <w:vAlign w:val="center"/>
          </w:tcPr>
          <w:p w14:paraId="7AC4097C" w14:textId="77777777" w:rsidR="00CF2282" w:rsidRPr="00316455"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质押申报交割品种明细信息</w:t>
            </w:r>
          </w:p>
        </w:tc>
        <w:tc>
          <w:tcPr>
            <w:tcW w:w="760" w:type="dxa"/>
            <w:tcBorders>
              <w:top w:val="nil"/>
              <w:left w:val="nil"/>
              <w:bottom w:val="single" w:sz="4" w:space="0" w:color="auto"/>
              <w:right w:val="single" w:sz="4" w:space="0" w:color="auto"/>
            </w:tcBorders>
            <w:shd w:val="clear" w:color="auto" w:fill="auto"/>
            <w:noWrap/>
            <w:vAlign w:val="center"/>
          </w:tcPr>
          <w:p w14:paraId="4DACC844" w14:textId="77777777" w:rsidR="00CF2282" w:rsidRPr="00316455"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788BBA08" w14:textId="77777777" w:rsidR="00CF2282"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236CC33D" w14:textId="77777777" w:rsidR="00CF2282"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rsidDel="002F50A3" w14:paraId="072B0392" w14:textId="77777777" w:rsidTr="00A53694">
        <w:trPr>
          <w:trHeight w:val="270"/>
        </w:trPr>
        <w:tc>
          <w:tcPr>
            <w:tcW w:w="714" w:type="dxa"/>
            <w:tcBorders>
              <w:top w:val="nil"/>
              <w:left w:val="single" w:sz="4" w:space="0" w:color="auto"/>
              <w:bottom w:val="single" w:sz="4" w:space="0" w:color="auto"/>
              <w:right w:val="single" w:sz="4" w:space="0" w:color="auto"/>
            </w:tcBorders>
          </w:tcPr>
          <w:p w14:paraId="4ACA6455" w14:textId="77777777" w:rsidR="00CF2282"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177F3DC" w14:textId="77777777" w:rsidR="00CF2282" w:rsidRPr="00316455"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p>
        </w:tc>
        <w:tc>
          <w:tcPr>
            <w:tcW w:w="1984" w:type="dxa"/>
            <w:tcBorders>
              <w:top w:val="nil"/>
              <w:left w:val="nil"/>
              <w:bottom w:val="single" w:sz="4" w:space="0" w:color="auto"/>
              <w:right w:val="single" w:sz="4" w:space="0" w:color="auto"/>
            </w:tcBorders>
            <w:shd w:val="clear" w:color="auto" w:fill="auto"/>
            <w:vAlign w:val="center"/>
          </w:tcPr>
          <w:p w14:paraId="01D316BE" w14:textId="77777777" w:rsidR="00CF2282" w:rsidRPr="00316455"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p>
        </w:tc>
        <w:tc>
          <w:tcPr>
            <w:tcW w:w="2079" w:type="dxa"/>
            <w:tcBorders>
              <w:top w:val="nil"/>
              <w:left w:val="nil"/>
              <w:bottom w:val="single" w:sz="4" w:space="0" w:color="auto"/>
              <w:right w:val="single" w:sz="4" w:space="0" w:color="auto"/>
            </w:tcBorders>
            <w:shd w:val="clear" w:color="auto" w:fill="auto"/>
            <w:noWrap/>
            <w:vAlign w:val="center"/>
          </w:tcPr>
          <w:p w14:paraId="1A1C2602" w14:textId="77777777" w:rsidR="00CF2282" w:rsidRPr="00316455"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质押申报交割品种明细</w:t>
            </w:r>
          </w:p>
        </w:tc>
        <w:tc>
          <w:tcPr>
            <w:tcW w:w="760" w:type="dxa"/>
            <w:tcBorders>
              <w:top w:val="nil"/>
              <w:left w:val="nil"/>
              <w:bottom w:val="single" w:sz="4" w:space="0" w:color="auto"/>
              <w:right w:val="single" w:sz="4" w:space="0" w:color="auto"/>
            </w:tcBorders>
            <w:shd w:val="clear" w:color="auto" w:fill="auto"/>
            <w:noWrap/>
            <w:vAlign w:val="center"/>
          </w:tcPr>
          <w:p w14:paraId="44EAC9EF" w14:textId="77777777" w:rsidR="00CF2282" w:rsidRPr="00316455"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vAlign w:val="center"/>
          </w:tcPr>
          <w:p w14:paraId="7E51B0EF" w14:textId="77777777" w:rsidR="00CF2282"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tcPr>
          <w:p w14:paraId="1EFDBC3C" w14:textId="77777777" w:rsidR="00CF2282" w:rsidDel="002F50A3" w:rsidRDefault="00CF2282" w:rsidP="00CF2282">
            <w:pPr>
              <w:widowControl/>
              <w:spacing w:line="240" w:lineRule="auto"/>
              <w:ind w:firstLineChars="0" w:firstLine="0"/>
              <w:jc w:val="left"/>
              <w:rPr>
                <w:rFonts w:ascii="宋体" w:eastAsia="宋体" w:hAnsi="宋体" w:cs="宋体"/>
                <w:color w:val="000000"/>
                <w:kern w:val="0"/>
                <w:sz w:val="20"/>
                <w:szCs w:val="20"/>
              </w:rPr>
            </w:pPr>
          </w:p>
        </w:tc>
      </w:tr>
      <w:tr w:rsidR="00CF2282" w:rsidRPr="00316455" w14:paraId="3B988477" w14:textId="77777777" w:rsidTr="00A53694">
        <w:trPr>
          <w:trHeight w:val="270"/>
        </w:trPr>
        <w:tc>
          <w:tcPr>
            <w:tcW w:w="714" w:type="dxa"/>
            <w:tcBorders>
              <w:top w:val="nil"/>
              <w:left w:val="single" w:sz="4" w:space="0" w:color="auto"/>
              <w:bottom w:val="single" w:sz="4" w:space="0" w:color="auto"/>
              <w:right w:val="single" w:sz="4" w:space="0" w:color="auto"/>
            </w:tcBorders>
          </w:tcPr>
          <w:p w14:paraId="1834AD3E"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7E6D5A7"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V00</w:t>
            </w:r>
          </w:p>
        </w:tc>
        <w:tc>
          <w:tcPr>
            <w:tcW w:w="1984" w:type="dxa"/>
            <w:tcBorders>
              <w:top w:val="nil"/>
              <w:left w:val="nil"/>
              <w:bottom w:val="single" w:sz="4" w:space="0" w:color="auto"/>
              <w:right w:val="single" w:sz="4" w:space="0" w:color="auto"/>
            </w:tcBorders>
            <w:shd w:val="clear" w:color="auto" w:fill="auto"/>
            <w:vAlign w:val="center"/>
            <w:hideMark/>
          </w:tcPr>
          <w:p w14:paraId="2D9F2F00"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varietyID</w:t>
            </w:r>
          </w:p>
        </w:tc>
        <w:tc>
          <w:tcPr>
            <w:tcW w:w="2079" w:type="dxa"/>
            <w:tcBorders>
              <w:top w:val="nil"/>
              <w:left w:val="nil"/>
              <w:bottom w:val="single" w:sz="4" w:space="0" w:color="auto"/>
              <w:right w:val="single" w:sz="4" w:space="0" w:color="auto"/>
            </w:tcBorders>
            <w:shd w:val="clear" w:color="auto" w:fill="auto"/>
            <w:noWrap/>
            <w:vAlign w:val="center"/>
            <w:hideMark/>
          </w:tcPr>
          <w:p w14:paraId="4EDAE9D7"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交割品种代码</w:t>
            </w:r>
          </w:p>
        </w:tc>
        <w:tc>
          <w:tcPr>
            <w:tcW w:w="760" w:type="dxa"/>
            <w:tcBorders>
              <w:top w:val="nil"/>
              <w:left w:val="nil"/>
              <w:bottom w:val="single" w:sz="4" w:space="0" w:color="auto"/>
              <w:right w:val="single" w:sz="4" w:space="0" w:color="auto"/>
            </w:tcBorders>
            <w:shd w:val="clear" w:color="auto" w:fill="auto"/>
            <w:noWrap/>
            <w:vAlign w:val="center"/>
            <w:hideMark/>
          </w:tcPr>
          <w:p w14:paraId="3F49CAF3"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0CFBB10F"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2EC44BB1"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65B6F34F" w14:textId="77777777" w:rsidTr="00A53694">
        <w:trPr>
          <w:trHeight w:val="270"/>
        </w:trPr>
        <w:tc>
          <w:tcPr>
            <w:tcW w:w="714" w:type="dxa"/>
            <w:tcBorders>
              <w:top w:val="nil"/>
              <w:left w:val="single" w:sz="4" w:space="0" w:color="auto"/>
              <w:bottom w:val="single" w:sz="4" w:space="0" w:color="auto"/>
              <w:right w:val="single" w:sz="4" w:space="0" w:color="auto"/>
            </w:tcBorders>
          </w:tcPr>
          <w:p w14:paraId="651EA7CA"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417D310"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W00</w:t>
            </w:r>
          </w:p>
        </w:tc>
        <w:tc>
          <w:tcPr>
            <w:tcW w:w="1984" w:type="dxa"/>
            <w:tcBorders>
              <w:top w:val="nil"/>
              <w:left w:val="nil"/>
              <w:bottom w:val="single" w:sz="4" w:space="0" w:color="auto"/>
              <w:right w:val="single" w:sz="4" w:space="0" w:color="auto"/>
            </w:tcBorders>
            <w:shd w:val="clear" w:color="auto" w:fill="auto"/>
            <w:vAlign w:val="center"/>
          </w:tcPr>
          <w:p w14:paraId="0108EF1F"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warehouseID</w:t>
            </w:r>
          </w:p>
        </w:tc>
        <w:tc>
          <w:tcPr>
            <w:tcW w:w="2079" w:type="dxa"/>
            <w:tcBorders>
              <w:top w:val="nil"/>
              <w:left w:val="nil"/>
              <w:bottom w:val="single" w:sz="4" w:space="0" w:color="auto"/>
              <w:right w:val="single" w:sz="4" w:space="0" w:color="auto"/>
            </w:tcBorders>
            <w:shd w:val="clear" w:color="auto" w:fill="auto"/>
            <w:noWrap/>
            <w:vAlign w:val="center"/>
          </w:tcPr>
          <w:p w14:paraId="4ECA37BA"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仓库代码</w:t>
            </w:r>
          </w:p>
        </w:tc>
        <w:tc>
          <w:tcPr>
            <w:tcW w:w="760" w:type="dxa"/>
            <w:tcBorders>
              <w:top w:val="nil"/>
              <w:left w:val="nil"/>
              <w:bottom w:val="single" w:sz="4" w:space="0" w:color="auto"/>
              <w:right w:val="single" w:sz="4" w:space="0" w:color="auto"/>
            </w:tcBorders>
            <w:shd w:val="clear" w:color="auto" w:fill="auto"/>
            <w:noWrap/>
            <w:vAlign w:val="center"/>
          </w:tcPr>
          <w:p w14:paraId="3EC8AEA4"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33E0A73D"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4C7CAAF2" w14:textId="77777777" w:rsidR="00CF2282"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316455" w14:paraId="20EE07EE" w14:textId="77777777" w:rsidTr="00A53694">
        <w:trPr>
          <w:trHeight w:val="270"/>
        </w:trPr>
        <w:tc>
          <w:tcPr>
            <w:tcW w:w="714" w:type="dxa"/>
            <w:tcBorders>
              <w:top w:val="nil"/>
              <w:left w:val="single" w:sz="4" w:space="0" w:color="auto"/>
              <w:bottom w:val="single" w:sz="4" w:space="0" w:color="auto"/>
              <w:right w:val="single" w:sz="4" w:space="0" w:color="auto"/>
            </w:tcBorders>
          </w:tcPr>
          <w:p w14:paraId="36A0FF08"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964ADDF"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T52</w:t>
            </w:r>
          </w:p>
        </w:tc>
        <w:tc>
          <w:tcPr>
            <w:tcW w:w="1984" w:type="dxa"/>
            <w:tcBorders>
              <w:top w:val="nil"/>
              <w:left w:val="nil"/>
              <w:bottom w:val="single" w:sz="4" w:space="0" w:color="auto"/>
              <w:right w:val="single" w:sz="4" w:space="0" w:color="auto"/>
            </w:tcBorders>
            <w:shd w:val="clear" w:color="auto" w:fill="auto"/>
            <w:noWrap/>
            <w:vAlign w:val="center"/>
            <w:hideMark/>
          </w:tcPr>
          <w:p w14:paraId="066F274C"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stdWeight</w:t>
            </w:r>
          </w:p>
        </w:tc>
        <w:tc>
          <w:tcPr>
            <w:tcW w:w="2079" w:type="dxa"/>
            <w:tcBorders>
              <w:top w:val="nil"/>
              <w:left w:val="nil"/>
              <w:bottom w:val="single" w:sz="4" w:space="0" w:color="auto"/>
              <w:right w:val="single" w:sz="4" w:space="0" w:color="auto"/>
            </w:tcBorders>
            <w:shd w:val="clear" w:color="auto" w:fill="auto"/>
            <w:noWrap/>
            <w:vAlign w:val="center"/>
            <w:hideMark/>
          </w:tcPr>
          <w:p w14:paraId="71433592"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w:t>
            </w:r>
            <w:r w:rsidRPr="00316455">
              <w:rPr>
                <w:rFonts w:ascii="宋体" w:eastAsia="宋体" w:hAnsi="宋体" w:cs="宋体" w:hint="eastAsia"/>
                <w:color w:val="000000"/>
                <w:kern w:val="0"/>
                <w:sz w:val="20"/>
                <w:szCs w:val="20"/>
              </w:rPr>
              <w:t>重量</w:t>
            </w:r>
          </w:p>
        </w:tc>
        <w:tc>
          <w:tcPr>
            <w:tcW w:w="760" w:type="dxa"/>
            <w:tcBorders>
              <w:top w:val="nil"/>
              <w:left w:val="nil"/>
              <w:bottom w:val="single" w:sz="4" w:space="0" w:color="auto"/>
              <w:right w:val="single" w:sz="4" w:space="0" w:color="auto"/>
            </w:tcBorders>
            <w:shd w:val="clear" w:color="auto" w:fill="auto"/>
            <w:noWrap/>
            <w:vAlign w:val="center"/>
            <w:hideMark/>
          </w:tcPr>
          <w:p w14:paraId="3A6B0D43" w14:textId="77777777" w:rsidR="00CF2282" w:rsidRPr="00316455" w:rsidRDefault="00CF2282" w:rsidP="00CF2282">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37E89A7B"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717B4409" w14:textId="77777777" w:rsidR="00CF2282" w:rsidRPr="00D84A76" w:rsidRDefault="00CF2282" w:rsidP="00CF228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F2282" w:rsidRPr="007803DC" w14:paraId="1C066CC7" w14:textId="77777777" w:rsidTr="00A53694">
        <w:trPr>
          <w:trHeight w:val="270"/>
        </w:trPr>
        <w:tc>
          <w:tcPr>
            <w:tcW w:w="714" w:type="dxa"/>
            <w:tcBorders>
              <w:top w:val="nil"/>
              <w:left w:val="single" w:sz="4" w:space="0" w:color="auto"/>
              <w:bottom w:val="single" w:sz="4" w:space="0" w:color="auto"/>
              <w:right w:val="single" w:sz="4" w:space="0" w:color="auto"/>
            </w:tcBorders>
          </w:tcPr>
          <w:p w14:paraId="66B2F646"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A9EB9D6"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X39</w:t>
            </w:r>
          </w:p>
        </w:tc>
        <w:tc>
          <w:tcPr>
            <w:tcW w:w="1984" w:type="dxa"/>
            <w:tcBorders>
              <w:top w:val="nil"/>
              <w:left w:val="nil"/>
              <w:bottom w:val="single" w:sz="4" w:space="0" w:color="auto"/>
              <w:right w:val="single" w:sz="4" w:space="0" w:color="auto"/>
            </w:tcBorders>
            <w:shd w:val="clear" w:color="auto" w:fill="auto"/>
            <w:noWrap/>
            <w:vAlign w:val="center"/>
            <w:hideMark/>
          </w:tcPr>
          <w:p w14:paraId="364C41DA"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RspCode</w:t>
            </w:r>
          </w:p>
        </w:tc>
        <w:tc>
          <w:tcPr>
            <w:tcW w:w="2079" w:type="dxa"/>
            <w:tcBorders>
              <w:top w:val="nil"/>
              <w:left w:val="nil"/>
              <w:bottom w:val="single" w:sz="4" w:space="0" w:color="auto"/>
              <w:right w:val="single" w:sz="4" w:space="0" w:color="auto"/>
            </w:tcBorders>
            <w:shd w:val="clear" w:color="auto" w:fill="auto"/>
            <w:noWrap/>
            <w:vAlign w:val="center"/>
            <w:hideMark/>
          </w:tcPr>
          <w:p w14:paraId="26870C75"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25F5AA30"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5C8ECA6E"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6CF8B360"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p>
        </w:tc>
      </w:tr>
      <w:tr w:rsidR="00CF2282" w:rsidRPr="007803DC" w14:paraId="7CA858A5" w14:textId="77777777" w:rsidTr="00A53694">
        <w:trPr>
          <w:trHeight w:val="270"/>
        </w:trPr>
        <w:tc>
          <w:tcPr>
            <w:tcW w:w="714" w:type="dxa"/>
            <w:tcBorders>
              <w:top w:val="nil"/>
              <w:left w:val="single" w:sz="4" w:space="0" w:color="auto"/>
              <w:bottom w:val="single" w:sz="4" w:space="0" w:color="auto"/>
              <w:right w:val="single" w:sz="4" w:space="0" w:color="auto"/>
            </w:tcBorders>
          </w:tcPr>
          <w:p w14:paraId="3D87CE5B"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E045E84"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X40</w:t>
            </w:r>
          </w:p>
        </w:tc>
        <w:tc>
          <w:tcPr>
            <w:tcW w:w="1984" w:type="dxa"/>
            <w:tcBorders>
              <w:top w:val="nil"/>
              <w:left w:val="nil"/>
              <w:bottom w:val="single" w:sz="4" w:space="0" w:color="auto"/>
              <w:right w:val="single" w:sz="4" w:space="0" w:color="auto"/>
            </w:tcBorders>
            <w:shd w:val="clear" w:color="auto" w:fill="auto"/>
            <w:noWrap/>
            <w:vAlign w:val="center"/>
            <w:hideMark/>
          </w:tcPr>
          <w:p w14:paraId="28AA9F2F"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RspMsg</w:t>
            </w:r>
          </w:p>
        </w:tc>
        <w:tc>
          <w:tcPr>
            <w:tcW w:w="2079" w:type="dxa"/>
            <w:tcBorders>
              <w:top w:val="nil"/>
              <w:left w:val="nil"/>
              <w:bottom w:val="single" w:sz="4" w:space="0" w:color="auto"/>
              <w:right w:val="single" w:sz="4" w:space="0" w:color="auto"/>
            </w:tcBorders>
            <w:shd w:val="clear" w:color="auto" w:fill="auto"/>
            <w:noWrap/>
            <w:vAlign w:val="center"/>
            <w:hideMark/>
          </w:tcPr>
          <w:p w14:paraId="34A98E83"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67CD1985"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4258ECAA"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687C1E6E" w14:textId="77777777" w:rsidR="00CF2282" w:rsidRPr="007803DC" w:rsidRDefault="00CF2282" w:rsidP="00CF2282">
            <w:pPr>
              <w:widowControl/>
              <w:spacing w:line="240" w:lineRule="auto"/>
              <w:ind w:firstLineChars="0" w:firstLine="0"/>
              <w:jc w:val="left"/>
              <w:rPr>
                <w:rFonts w:ascii="宋体" w:eastAsia="宋体" w:hAnsi="宋体" w:cs="宋体"/>
                <w:color w:val="000000"/>
                <w:kern w:val="0"/>
                <w:sz w:val="20"/>
                <w:szCs w:val="20"/>
              </w:rPr>
            </w:pPr>
          </w:p>
        </w:tc>
      </w:tr>
    </w:tbl>
    <w:p w14:paraId="615DA75A" w14:textId="77777777" w:rsidR="00980898" w:rsidRDefault="00980898" w:rsidP="00980898">
      <w:pPr>
        <w:ind w:firstLine="480"/>
      </w:pPr>
    </w:p>
    <w:p w14:paraId="60EA19CF" w14:textId="77777777" w:rsidR="0096390C" w:rsidRDefault="0096390C" w:rsidP="0096390C">
      <w:pPr>
        <w:pStyle w:val="4"/>
        <w:numPr>
          <w:ilvl w:val="3"/>
          <w:numId w:val="4"/>
        </w:numPr>
        <w:ind w:left="0" w:firstLineChars="0" w:firstLine="0"/>
      </w:pPr>
      <w:r w:rsidRPr="0096390C">
        <w:rPr>
          <w:rFonts w:hint="eastAsia"/>
        </w:rPr>
        <w:lastRenderedPageBreak/>
        <w:t>提交质押注销申报请求及应答</w:t>
      </w:r>
    </w:p>
    <w:p w14:paraId="0FED0C8B" w14:textId="77777777" w:rsidR="00191417" w:rsidRDefault="00191417" w:rsidP="001643FA">
      <w:pPr>
        <w:ind w:firstLine="482"/>
      </w:pPr>
      <w:r w:rsidRPr="00191417">
        <w:rPr>
          <w:rFonts w:hint="eastAsia"/>
          <w:b/>
        </w:rPr>
        <w:t>功能：</w:t>
      </w:r>
      <w:r w:rsidRPr="00191417">
        <w:rPr>
          <w:rFonts w:hint="eastAsia"/>
        </w:rPr>
        <w:t>质押</w:t>
      </w:r>
      <w:r>
        <w:rPr>
          <w:rFonts w:hint="eastAsia"/>
        </w:rPr>
        <w:t>注销</w:t>
      </w:r>
      <w:r w:rsidRPr="00191417">
        <w:rPr>
          <w:rFonts w:hint="eastAsia"/>
        </w:rPr>
        <w:t>申报</w:t>
      </w:r>
      <w:r>
        <w:rPr>
          <w:rFonts w:hint="eastAsia"/>
        </w:rPr>
        <w:t>指令用于质权方的会员二级系统</w:t>
      </w:r>
      <w:r w:rsidR="00B1055E">
        <w:rPr>
          <w:rFonts w:hint="eastAsia"/>
        </w:rPr>
        <w:t>提交注销质押登记的申报，</w:t>
      </w:r>
      <w:r w:rsidR="00D03FFB">
        <w:rPr>
          <w:rFonts w:hint="eastAsia"/>
        </w:rPr>
        <w:t>如果</w:t>
      </w:r>
      <w:r w:rsidR="00DE2C67">
        <w:rPr>
          <w:rFonts w:hint="eastAsia"/>
        </w:rPr>
        <w:t>一笔质押登记质押了多个交割品种，</w:t>
      </w:r>
      <w:r w:rsidR="00B1055E">
        <w:rPr>
          <w:rFonts w:hint="eastAsia"/>
        </w:rPr>
        <w:t>可请求注销多个交割品种。</w:t>
      </w:r>
    </w:p>
    <w:p w14:paraId="1406EB05" w14:textId="77777777" w:rsidR="00191417" w:rsidRPr="00191417" w:rsidRDefault="00191417" w:rsidP="00191417">
      <w:pPr>
        <w:ind w:firstLine="480"/>
      </w:pPr>
      <w:r>
        <w:rPr>
          <w:rFonts w:hint="eastAsia"/>
        </w:rPr>
        <w:t>消息体格式如下：</w:t>
      </w:r>
    </w:p>
    <w:tbl>
      <w:tblPr>
        <w:tblW w:w="8794" w:type="dxa"/>
        <w:tblInd w:w="103" w:type="dxa"/>
        <w:tblLayout w:type="fixed"/>
        <w:tblLook w:val="04A0" w:firstRow="1" w:lastRow="0" w:firstColumn="1" w:lastColumn="0" w:noHBand="0" w:noVBand="1"/>
      </w:tblPr>
      <w:tblGrid>
        <w:gridCol w:w="701"/>
        <w:gridCol w:w="696"/>
        <w:gridCol w:w="1727"/>
        <w:gridCol w:w="1699"/>
        <w:gridCol w:w="696"/>
        <w:gridCol w:w="696"/>
        <w:gridCol w:w="2579"/>
      </w:tblGrid>
      <w:tr w:rsidR="00886CD8" w:rsidRPr="0030576E" w14:paraId="34DA1551" w14:textId="77777777" w:rsidTr="00F95C08">
        <w:trPr>
          <w:trHeight w:val="270"/>
          <w:tblHeader/>
        </w:trPr>
        <w:tc>
          <w:tcPr>
            <w:tcW w:w="701" w:type="dxa"/>
            <w:tcBorders>
              <w:top w:val="single" w:sz="4" w:space="0" w:color="auto"/>
              <w:left w:val="single" w:sz="4" w:space="0" w:color="auto"/>
              <w:bottom w:val="single" w:sz="4" w:space="0" w:color="auto"/>
              <w:right w:val="single" w:sz="4" w:space="0" w:color="auto"/>
            </w:tcBorders>
            <w:shd w:val="clear" w:color="000000" w:fill="D9D9D9"/>
            <w:vAlign w:val="center"/>
          </w:tcPr>
          <w:p w14:paraId="6872CCF8" w14:textId="77777777" w:rsidR="0030576E" w:rsidRPr="0030576E" w:rsidRDefault="0030576E" w:rsidP="00886CD8">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69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72E421A" w14:textId="77777777" w:rsidR="0030576E" w:rsidRPr="0030576E" w:rsidRDefault="0030576E" w:rsidP="00886CD8">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1727" w:type="dxa"/>
            <w:tcBorders>
              <w:top w:val="single" w:sz="4" w:space="0" w:color="auto"/>
              <w:left w:val="nil"/>
              <w:bottom w:val="single" w:sz="4" w:space="0" w:color="auto"/>
              <w:right w:val="single" w:sz="4" w:space="0" w:color="auto"/>
            </w:tcBorders>
            <w:shd w:val="clear" w:color="000000" w:fill="D9D9D9"/>
            <w:noWrap/>
            <w:vAlign w:val="center"/>
            <w:hideMark/>
          </w:tcPr>
          <w:p w14:paraId="64AAAA86" w14:textId="77777777" w:rsidR="0030576E" w:rsidRPr="0030576E" w:rsidRDefault="0030576E" w:rsidP="00886CD8">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1699" w:type="dxa"/>
            <w:tcBorders>
              <w:top w:val="single" w:sz="4" w:space="0" w:color="auto"/>
              <w:left w:val="nil"/>
              <w:bottom w:val="single" w:sz="4" w:space="0" w:color="auto"/>
              <w:right w:val="single" w:sz="4" w:space="0" w:color="auto"/>
            </w:tcBorders>
            <w:shd w:val="clear" w:color="000000" w:fill="D9D9D9"/>
            <w:noWrap/>
            <w:vAlign w:val="center"/>
            <w:hideMark/>
          </w:tcPr>
          <w:p w14:paraId="025CB0AC" w14:textId="77777777" w:rsidR="0030576E" w:rsidRPr="0030576E" w:rsidRDefault="004847B6" w:rsidP="00886CD8">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696" w:type="dxa"/>
            <w:tcBorders>
              <w:top w:val="single" w:sz="4" w:space="0" w:color="auto"/>
              <w:left w:val="nil"/>
              <w:bottom w:val="single" w:sz="4" w:space="0" w:color="auto"/>
              <w:right w:val="single" w:sz="4" w:space="0" w:color="auto"/>
            </w:tcBorders>
            <w:shd w:val="clear" w:color="000000" w:fill="D9D9D9"/>
            <w:noWrap/>
            <w:vAlign w:val="center"/>
            <w:hideMark/>
          </w:tcPr>
          <w:p w14:paraId="38F26FBB" w14:textId="77777777" w:rsidR="0030576E" w:rsidRPr="0030576E" w:rsidRDefault="0030576E" w:rsidP="00886CD8">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696" w:type="dxa"/>
            <w:tcBorders>
              <w:top w:val="single" w:sz="4" w:space="0" w:color="auto"/>
              <w:left w:val="nil"/>
              <w:bottom w:val="single" w:sz="4" w:space="0" w:color="auto"/>
              <w:right w:val="single" w:sz="4" w:space="0" w:color="auto"/>
            </w:tcBorders>
            <w:shd w:val="clear" w:color="000000" w:fill="D9D9D9"/>
            <w:noWrap/>
            <w:vAlign w:val="center"/>
            <w:hideMark/>
          </w:tcPr>
          <w:p w14:paraId="47B52A15" w14:textId="77777777" w:rsidR="0030576E" w:rsidRPr="0030576E" w:rsidRDefault="0030576E" w:rsidP="00886CD8">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2579" w:type="dxa"/>
            <w:tcBorders>
              <w:top w:val="single" w:sz="4" w:space="0" w:color="auto"/>
              <w:left w:val="nil"/>
              <w:bottom w:val="single" w:sz="4" w:space="0" w:color="auto"/>
              <w:right w:val="single" w:sz="4" w:space="0" w:color="auto"/>
            </w:tcBorders>
            <w:shd w:val="clear" w:color="000000" w:fill="D9D9D9"/>
            <w:noWrap/>
            <w:vAlign w:val="center"/>
            <w:hideMark/>
          </w:tcPr>
          <w:p w14:paraId="0C1C4D9C" w14:textId="77777777" w:rsidR="0030576E" w:rsidRPr="0030576E" w:rsidRDefault="0030576E" w:rsidP="00886CD8">
            <w:pPr>
              <w:widowControl/>
              <w:spacing w:line="240" w:lineRule="auto"/>
              <w:ind w:firstLineChars="0" w:firstLine="0"/>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886CD8" w:rsidRPr="0030576E" w14:paraId="3208F14A"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2D708E62"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tcPr>
          <w:p w14:paraId="521303CB" w14:textId="77777777" w:rsidR="0099690C" w:rsidRPr="0030576E" w:rsidDel="0099690C" w:rsidRDefault="00B52748"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K00</w:t>
            </w:r>
          </w:p>
        </w:tc>
        <w:tc>
          <w:tcPr>
            <w:tcW w:w="1727" w:type="dxa"/>
            <w:tcBorders>
              <w:top w:val="nil"/>
              <w:left w:val="nil"/>
              <w:bottom w:val="single" w:sz="4" w:space="0" w:color="auto"/>
              <w:right w:val="single" w:sz="4" w:space="0" w:color="auto"/>
            </w:tcBorders>
            <w:shd w:val="clear" w:color="auto" w:fill="auto"/>
            <w:noWrap/>
            <w:vAlign w:val="center"/>
          </w:tcPr>
          <w:p w14:paraId="3E855372" w14:textId="77777777" w:rsidR="0099690C" w:rsidRPr="0030576E" w:rsidDel="0099690C"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localNo</w:t>
            </w:r>
          </w:p>
        </w:tc>
        <w:tc>
          <w:tcPr>
            <w:tcW w:w="1699" w:type="dxa"/>
            <w:tcBorders>
              <w:top w:val="nil"/>
              <w:left w:val="nil"/>
              <w:bottom w:val="single" w:sz="4" w:space="0" w:color="auto"/>
              <w:right w:val="single" w:sz="4" w:space="0" w:color="auto"/>
            </w:tcBorders>
            <w:shd w:val="clear" w:color="auto" w:fill="auto"/>
            <w:noWrap/>
            <w:vAlign w:val="center"/>
          </w:tcPr>
          <w:p w14:paraId="1BDF07F2" w14:textId="77777777" w:rsidR="0099690C" w:rsidRPr="0030576E" w:rsidDel="0099690C" w:rsidRDefault="0099690C"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Pr="0030576E">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申报单</w:t>
            </w:r>
            <w:r w:rsidRPr="0030576E">
              <w:rPr>
                <w:rFonts w:ascii="宋体" w:eastAsia="宋体" w:hAnsi="宋体" w:cs="宋体" w:hint="eastAsia"/>
                <w:color w:val="000000"/>
                <w:kern w:val="0"/>
                <w:sz w:val="20"/>
                <w:szCs w:val="20"/>
              </w:rPr>
              <w:t>编号</w:t>
            </w:r>
          </w:p>
        </w:tc>
        <w:tc>
          <w:tcPr>
            <w:tcW w:w="696" w:type="dxa"/>
            <w:tcBorders>
              <w:top w:val="nil"/>
              <w:left w:val="nil"/>
              <w:bottom w:val="single" w:sz="4" w:space="0" w:color="auto"/>
              <w:right w:val="single" w:sz="4" w:space="0" w:color="auto"/>
            </w:tcBorders>
            <w:shd w:val="clear" w:color="auto" w:fill="auto"/>
            <w:vAlign w:val="center"/>
          </w:tcPr>
          <w:p w14:paraId="564085FC" w14:textId="77777777" w:rsidR="0099690C" w:rsidRPr="0030576E" w:rsidDel="0099690C"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tcPr>
          <w:p w14:paraId="046101CC" w14:textId="77777777" w:rsidR="0099690C" w:rsidRPr="003E783F" w:rsidDel="004629AE" w:rsidRDefault="0099690C" w:rsidP="00886CD8">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tcPr>
          <w:p w14:paraId="188E9C25"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p>
        </w:tc>
      </w:tr>
      <w:tr w:rsidR="00ED281F" w:rsidRPr="0030576E" w14:paraId="2368171C"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1C1D600E" w14:textId="77777777" w:rsidR="00ED281F" w:rsidRPr="0030576E" w:rsidRDefault="00ED281F"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tcPr>
          <w:p w14:paraId="2DFAA718"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1727" w:type="dxa"/>
            <w:tcBorders>
              <w:top w:val="nil"/>
              <w:left w:val="nil"/>
              <w:bottom w:val="single" w:sz="4" w:space="0" w:color="auto"/>
              <w:right w:val="single" w:sz="4" w:space="0" w:color="auto"/>
            </w:tcBorders>
            <w:shd w:val="clear" w:color="auto" w:fill="auto"/>
            <w:noWrap/>
            <w:vAlign w:val="center"/>
          </w:tcPr>
          <w:p w14:paraId="03E90B6E"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sidRPr="000855BA">
              <w:rPr>
                <w:rFonts w:ascii="宋体" w:eastAsia="宋体" w:hAnsi="宋体" w:cs="宋体"/>
                <w:color w:val="000000"/>
                <w:kern w:val="0"/>
                <w:sz w:val="20"/>
                <w:szCs w:val="20"/>
              </w:rPr>
              <w:t>sheetNo</w:t>
            </w:r>
          </w:p>
        </w:tc>
        <w:tc>
          <w:tcPr>
            <w:tcW w:w="1699" w:type="dxa"/>
            <w:tcBorders>
              <w:top w:val="nil"/>
              <w:left w:val="nil"/>
              <w:bottom w:val="single" w:sz="4" w:space="0" w:color="auto"/>
              <w:right w:val="single" w:sz="4" w:space="0" w:color="auto"/>
            </w:tcBorders>
            <w:shd w:val="clear" w:color="auto" w:fill="auto"/>
            <w:noWrap/>
            <w:vAlign w:val="center"/>
          </w:tcPr>
          <w:p w14:paraId="1E6827EC" w14:textId="77777777" w:rsidR="00ED281F" w:rsidRPr="0030576E" w:rsidRDefault="00ED281F"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质押登记编号</w:t>
            </w:r>
          </w:p>
        </w:tc>
        <w:tc>
          <w:tcPr>
            <w:tcW w:w="696" w:type="dxa"/>
            <w:tcBorders>
              <w:top w:val="nil"/>
              <w:left w:val="nil"/>
              <w:bottom w:val="single" w:sz="4" w:space="0" w:color="auto"/>
              <w:right w:val="single" w:sz="4" w:space="0" w:color="auto"/>
            </w:tcBorders>
            <w:shd w:val="clear" w:color="auto" w:fill="auto"/>
            <w:vAlign w:val="center"/>
          </w:tcPr>
          <w:p w14:paraId="1CD03B9D" w14:textId="77777777" w:rsidR="00ED281F" w:rsidRPr="0030576E" w:rsidRDefault="00ED281F"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tcPr>
          <w:p w14:paraId="7B8BB652" w14:textId="77777777" w:rsidR="00ED281F" w:rsidRPr="003E783F" w:rsidDel="004629AE" w:rsidRDefault="00ED281F"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tcPr>
          <w:p w14:paraId="39DE6226" w14:textId="77777777" w:rsidR="00ED281F" w:rsidRPr="0030576E" w:rsidRDefault="00ED281F" w:rsidP="00886CD8">
            <w:pPr>
              <w:widowControl/>
              <w:spacing w:line="240" w:lineRule="auto"/>
              <w:ind w:firstLineChars="0" w:firstLine="0"/>
              <w:rPr>
                <w:rFonts w:ascii="宋体" w:eastAsia="宋体" w:hAnsi="宋体" w:cs="宋体"/>
                <w:color w:val="000000"/>
                <w:kern w:val="0"/>
                <w:sz w:val="20"/>
                <w:szCs w:val="20"/>
              </w:rPr>
            </w:pPr>
          </w:p>
        </w:tc>
      </w:tr>
      <w:tr w:rsidR="00886CD8" w:rsidRPr="0030576E" w14:paraId="75AAC752"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6B4B55B3"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4423ADA3"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1727" w:type="dxa"/>
            <w:tcBorders>
              <w:top w:val="nil"/>
              <w:left w:val="nil"/>
              <w:bottom w:val="single" w:sz="4" w:space="0" w:color="auto"/>
              <w:right w:val="single" w:sz="4" w:space="0" w:color="auto"/>
            </w:tcBorders>
            <w:shd w:val="clear" w:color="auto" w:fill="auto"/>
            <w:noWrap/>
            <w:vAlign w:val="center"/>
            <w:hideMark/>
          </w:tcPr>
          <w:p w14:paraId="27C91890"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1699" w:type="dxa"/>
            <w:tcBorders>
              <w:top w:val="nil"/>
              <w:left w:val="nil"/>
              <w:bottom w:val="single" w:sz="4" w:space="0" w:color="auto"/>
              <w:right w:val="single" w:sz="4" w:space="0" w:color="auto"/>
            </w:tcBorders>
            <w:shd w:val="clear" w:color="auto" w:fill="auto"/>
            <w:noWrap/>
            <w:vAlign w:val="center"/>
            <w:hideMark/>
          </w:tcPr>
          <w:p w14:paraId="68C017B0"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696" w:type="dxa"/>
            <w:tcBorders>
              <w:top w:val="nil"/>
              <w:left w:val="nil"/>
              <w:bottom w:val="single" w:sz="4" w:space="0" w:color="auto"/>
              <w:right w:val="single" w:sz="4" w:space="0" w:color="auto"/>
            </w:tcBorders>
            <w:shd w:val="clear" w:color="auto" w:fill="auto"/>
            <w:vAlign w:val="center"/>
            <w:hideMark/>
          </w:tcPr>
          <w:p w14:paraId="2C59B0CD"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hideMark/>
          </w:tcPr>
          <w:p w14:paraId="07E0779A"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hideMark/>
          </w:tcPr>
          <w:p w14:paraId="4958FB3A"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该字段值只能作为质权方会员代码</w:t>
            </w:r>
          </w:p>
        </w:tc>
      </w:tr>
      <w:tr w:rsidR="00886CD8" w:rsidRPr="0030576E" w14:paraId="49E37005"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33AD7A2B"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tcPr>
          <w:p w14:paraId="21349452" w14:textId="77777777" w:rsidR="0099690C" w:rsidRPr="00984E1E" w:rsidRDefault="0099690C" w:rsidP="00886CD8">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27" w:type="dxa"/>
            <w:tcBorders>
              <w:top w:val="nil"/>
              <w:left w:val="nil"/>
              <w:bottom w:val="single" w:sz="4" w:space="0" w:color="auto"/>
              <w:right w:val="single" w:sz="4" w:space="0" w:color="auto"/>
            </w:tcBorders>
            <w:shd w:val="clear" w:color="auto" w:fill="auto"/>
            <w:noWrap/>
            <w:vAlign w:val="center"/>
          </w:tcPr>
          <w:p w14:paraId="792AD950" w14:textId="77777777" w:rsidR="0099690C" w:rsidRPr="00984E1E" w:rsidRDefault="0099690C" w:rsidP="00886CD8">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699" w:type="dxa"/>
            <w:tcBorders>
              <w:top w:val="nil"/>
              <w:left w:val="nil"/>
              <w:bottom w:val="single" w:sz="4" w:space="0" w:color="auto"/>
              <w:right w:val="single" w:sz="4" w:space="0" w:color="auto"/>
            </w:tcBorders>
            <w:shd w:val="clear" w:color="auto" w:fill="auto"/>
            <w:noWrap/>
            <w:vAlign w:val="center"/>
          </w:tcPr>
          <w:p w14:paraId="7BDFD5DC" w14:textId="77777777" w:rsidR="0099690C" w:rsidRPr="00984E1E" w:rsidRDefault="0099690C" w:rsidP="00886CD8">
            <w:pPr>
              <w:widowControl/>
              <w:spacing w:line="240" w:lineRule="auto"/>
              <w:ind w:firstLineChars="0" w:firstLine="0"/>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96" w:type="dxa"/>
            <w:tcBorders>
              <w:top w:val="nil"/>
              <w:left w:val="nil"/>
              <w:bottom w:val="single" w:sz="4" w:space="0" w:color="auto"/>
              <w:right w:val="single" w:sz="4" w:space="0" w:color="auto"/>
            </w:tcBorders>
            <w:shd w:val="clear" w:color="auto" w:fill="auto"/>
            <w:vAlign w:val="center"/>
          </w:tcPr>
          <w:p w14:paraId="551C463E" w14:textId="77777777" w:rsidR="0099690C" w:rsidRPr="007E3DAF" w:rsidRDefault="0099690C" w:rsidP="00886CD8">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696" w:type="dxa"/>
            <w:tcBorders>
              <w:top w:val="nil"/>
              <w:left w:val="nil"/>
              <w:bottom w:val="single" w:sz="4" w:space="0" w:color="auto"/>
              <w:right w:val="single" w:sz="4" w:space="0" w:color="auto"/>
            </w:tcBorders>
            <w:shd w:val="clear" w:color="auto" w:fill="auto"/>
            <w:noWrap/>
            <w:vAlign w:val="center"/>
          </w:tcPr>
          <w:p w14:paraId="38BF92F6" w14:textId="77777777" w:rsidR="0099690C" w:rsidRPr="00984E1E" w:rsidRDefault="0099690C" w:rsidP="00886CD8">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tcPr>
          <w:p w14:paraId="2875CA6D"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该字段值只能作为质权方席位代码</w:t>
            </w:r>
          </w:p>
        </w:tc>
      </w:tr>
      <w:tr w:rsidR="00886CD8" w:rsidRPr="005D3908" w14:paraId="278560F9"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354D410A"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6FC4F293" w14:textId="2368D984" w:rsidR="004451F2"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K44</w:t>
            </w:r>
          </w:p>
        </w:tc>
        <w:tc>
          <w:tcPr>
            <w:tcW w:w="1727" w:type="dxa"/>
            <w:tcBorders>
              <w:top w:val="nil"/>
              <w:left w:val="nil"/>
              <w:bottom w:val="single" w:sz="4" w:space="0" w:color="auto"/>
              <w:right w:val="single" w:sz="4" w:space="0" w:color="auto"/>
            </w:tcBorders>
            <w:shd w:val="clear" w:color="auto" w:fill="auto"/>
            <w:noWrap/>
            <w:vAlign w:val="center"/>
            <w:hideMark/>
          </w:tcPr>
          <w:p w14:paraId="719AD85A" w14:textId="086D4FFC"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loaner</w:t>
            </w:r>
          </w:p>
        </w:tc>
        <w:tc>
          <w:tcPr>
            <w:tcW w:w="1699" w:type="dxa"/>
            <w:tcBorders>
              <w:top w:val="nil"/>
              <w:left w:val="nil"/>
              <w:bottom w:val="single" w:sz="4" w:space="0" w:color="auto"/>
              <w:right w:val="single" w:sz="4" w:space="0" w:color="auto"/>
            </w:tcBorders>
            <w:shd w:val="clear" w:color="auto" w:fill="auto"/>
            <w:noWrap/>
            <w:vAlign w:val="center"/>
            <w:hideMark/>
          </w:tcPr>
          <w:p w14:paraId="5C6AE4B6"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客户代码</w:t>
            </w:r>
          </w:p>
        </w:tc>
        <w:tc>
          <w:tcPr>
            <w:tcW w:w="696" w:type="dxa"/>
            <w:tcBorders>
              <w:top w:val="nil"/>
              <w:left w:val="nil"/>
              <w:bottom w:val="single" w:sz="4" w:space="0" w:color="auto"/>
              <w:right w:val="single" w:sz="4" w:space="0" w:color="auto"/>
            </w:tcBorders>
            <w:shd w:val="clear" w:color="auto" w:fill="auto"/>
            <w:vAlign w:val="center"/>
            <w:hideMark/>
          </w:tcPr>
          <w:p w14:paraId="0BD5093D"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hideMark/>
          </w:tcPr>
          <w:p w14:paraId="06D02AF3"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hideMark/>
          </w:tcPr>
          <w:p w14:paraId="7B0C722F"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该字段值只能作为质权方客户代码</w:t>
            </w:r>
          </w:p>
        </w:tc>
      </w:tr>
      <w:tr w:rsidR="00886CD8" w:rsidRPr="005D3908" w14:paraId="78452ADD"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42E5F983"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0BA1F441"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M60</w:t>
            </w:r>
          </w:p>
        </w:tc>
        <w:tc>
          <w:tcPr>
            <w:tcW w:w="1727" w:type="dxa"/>
            <w:tcBorders>
              <w:top w:val="nil"/>
              <w:left w:val="nil"/>
              <w:bottom w:val="single" w:sz="4" w:space="0" w:color="auto"/>
              <w:right w:val="single" w:sz="4" w:space="0" w:color="auto"/>
            </w:tcBorders>
            <w:shd w:val="clear" w:color="auto" w:fill="auto"/>
            <w:vAlign w:val="center"/>
            <w:hideMark/>
          </w:tcPr>
          <w:p w14:paraId="5F241709"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traderID</w:t>
            </w:r>
          </w:p>
        </w:tc>
        <w:tc>
          <w:tcPr>
            <w:tcW w:w="1699" w:type="dxa"/>
            <w:tcBorders>
              <w:top w:val="nil"/>
              <w:left w:val="nil"/>
              <w:bottom w:val="single" w:sz="4" w:space="0" w:color="auto"/>
              <w:right w:val="single" w:sz="4" w:space="0" w:color="auto"/>
            </w:tcBorders>
            <w:shd w:val="clear" w:color="auto" w:fill="auto"/>
            <w:noWrap/>
            <w:vAlign w:val="center"/>
            <w:hideMark/>
          </w:tcPr>
          <w:p w14:paraId="0694A1AB"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用户代码</w:t>
            </w:r>
          </w:p>
        </w:tc>
        <w:tc>
          <w:tcPr>
            <w:tcW w:w="696" w:type="dxa"/>
            <w:tcBorders>
              <w:top w:val="nil"/>
              <w:left w:val="nil"/>
              <w:bottom w:val="single" w:sz="4" w:space="0" w:color="auto"/>
              <w:right w:val="single" w:sz="4" w:space="0" w:color="auto"/>
            </w:tcBorders>
            <w:shd w:val="clear" w:color="auto" w:fill="auto"/>
            <w:vAlign w:val="center"/>
            <w:hideMark/>
          </w:tcPr>
          <w:p w14:paraId="0F0AD818"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hideMark/>
          </w:tcPr>
          <w:p w14:paraId="2E10C253"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hideMark/>
          </w:tcPr>
          <w:p w14:paraId="53FBA711"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p>
        </w:tc>
      </w:tr>
      <w:tr w:rsidR="00886CD8" w:rsidRPr="005D3908" w14:paraId="0E804880"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108A4B83"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247F915F"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K05</w:t>
            </w:r>
          </w:p>
        </w:tc>
        <w:tc>
          <w:tcPr>
            <w:tcW w:w="1727" w:type="dxa"/>
            <w:tcBorders>
              <w:top w:val="nil"/>
              <w:left w:val="nil"/>
              <w:bottom w:val="single" w:sz="4" w:space="0" w:color="auto"/>
              <w:right w:val="single" w:sz="4" w:space="0" w:color="auto"/>
            </w:tcBorders>
            <w:shd w:val="clear" w:color="auto" w:fill="auto"/>
            <w:vAlign w:val="center"/>
            <w:hideMark/>
          </w:tcPr>
          <w:p w14:paraId="4CF8A681"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applyState</w:t>
            </w:r>
          </w:p>
        </w:tc>
        <w:tc>
          <w:tcPr>
            <w:tcW w:w="1699" w:type="dxa"/>
            <w:tcBorders>
              <w:top w:val="nil"/>
              <w:left w:val="nil"/>
              <w:bottom w:val="single" w:sz="4" w:space="0" w:color="auto"/>
              <w:right w:val="single" w:sz="4" w:space="0" w:color="auto"/>
            </w:tcBorders>
            <w:shd w:val="clear" w:color="auto" w:fill="auto"/>
            <w:noWrap/>
            <w:vAlign w:val="center"/>
            <w:hideMark/>
          </w:tcPr>
          <w:p w14:paraId="7A187728"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申报状态</w:t>
            </w:r>
          </w:p>
        </w:tc>
        <w:tc>
          <w:tcPr>
            <w:tcW w:w="696" w:type="dxa"/>
            <w:tcBorders>
              <w:top w:val="nil"/>
              <w:left w:val="nil"/>
              <w:bottom w:val="single" w:sz="4" w:space="0" w:color="auto"/>
              <w:right w:val="single" w:sz="4" w:space="0" w:color="auto"/>
            </w:tcBorders>
            <w:shd w:val="clear" w:color="auto" w:fill="auto"/>
            <w:vAlign w:val="center"/>
            <w:hideMark/>
          </w:tcPr>
          <w:p w14:paraId="17A020A3"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hideMark/>
          </w:tcPr>
          <w:p w14:paraId="7510BE4A" w14:textId="77777777" w:rsidR="0099690C" w:rsidRPr="005D3908" w:rsidRDefault="00BC15A7"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hideMark/>
          </w:tcPr>
          <w:p w14:paraId="1E611C1D"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对于请求，取值一定是2-已复核。对于应答，如果提交成功，才会有新的申报状态值。</w:t>
            </w:r>
          </w:p>
        </w:tc>
      </w:tr>
      <w:tr w:rsidR="00E86099" w:rsidRPr="005D3908" w14:paraId="051D606B"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6A6A004F" w14:textId="77777777" w:rsidR="00E86099" w:rsidRPr="005D3908" w:rsidRDefault="00E86099"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7F9ABE2C" w14:textId="77777777" w:rsidR="00E86099" w:rsidRPr="005D3908" w:rsidRDefault="00E86099"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S95</w:t>
            </w:r>
          </w:p>
        </w:tc>
        <w:tc>
          <w:tcPr>
            <w:tcW w:w="1727" w:type="dxa"/>
            <w:tcBorders>
              <w:top w:val="nil"/>
              <w:left w:val="nil"/>
              <w:bottom w:val="single" w:sz="4" w:space="0" w:color="auto"/>
              <w:right w:val="single" w:sz="4" w:space="0" w:color="auto"/>
            </w:tcBorders>
            <w:shd w:val="clear" w:color="auto" w:fill="auto"/>
            <w:vAlign w:val="center"/>
            <w:hideMark/>
          </w:tcPr>
          <w:p w14:paraId="6E7E9844" w14:textId="77777777" w:rsidR="00E86099" w:rsidRPr="005D3908" w:rsidRDefault="00E86099"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[clientStorageChangeInfoData]</w:t>
            </w:r>
          </w:p>
        </w:tc>
        <w:tc>
          <w:tcPr>
            <w:tcW w:w="1699" w:type="dxa"/>
            <w:tcBorders>
              <w:top w:val="nil"/>
              <w:left w:val="nil"/>
              <w:bottom w:val="single" w:sz="4" w:space="0" w:color="auto"/>
              <w:right w:val="single" w:sz="4" w:space="0" w:color="auto"/>
            </w:tcBorders>
            <w:shd w:val="clear" w:color="auto" w:fill="auto"/>
            <w:noWrap/>
            <w:vAlign w:val="center"/>
            <w:hideMark/>
          </w:tcPr>
          <w:p w14:paraId="09A45354" w14:textId="77777777" w:rsidR="00E86099" w:rsidRPr="005D3908" w:rsidRDefault="00E86099"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质押注销交割品种明细数据</w:t>
            </w:r>
          </w:p>
        </w:tc>
        <w:tc>
          <w:tcPr>
            <w:tcW w:w="696" w:type="dxa"/>
            <w:tcBorders>
              <w:top w:val="nil"/>
              <w:left w:val="nil"/>
              <w:bottom w:val="single" w:sz="4" w:space="0" w:color="auto"/>
              <w:right w:val="single" w:sz="4" w:space="0" w:color="auto"/>
            </w:tcBorders>
            <w:shd w:val="clear" w:color="auto" w:fill="auto"/>
            <w:vAlign w:val="center"/>
            <w:hideMark/>
          </w:tcPr>
          <w:p w14:paraId="001D8347" w14:textId="77777777" w:rsidR="00E86099" w:rsidRPr="005D3908" w:rsidRDefault="00E86099"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hideMark/>
          </w:tcPr>
          <w:p w14:paraId="0741F265" w14:textId="77777777" w:rsidR="00E86099" w:rsidRPr="005D3908" w:rsidRDefault="00E86099"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hideMark/>
          </w:tcPr>
          <w:p w14:paraId="07FCB7A1" w14:textId="77777777" w:rsidR="00E86099" w:rsidRPr="005D3908" w:rsidRDefault="00E86099" w:rsidP="00886CD8">
            <w:pPr>
              <w:widowControl/>
              <w:spacing w:line="240" w:lineRule="auto"/>
              <w:ind w:firstLineChars="0" w:firstLine="0"/>
              <w:rPr>
                <w:rFonts w:ascii="宋体" w:eastAsia="宋体" w:hAnsi="宋体" w:cs="宋体"/>
                <w:color w:val="000000"/>
                <w:kern w:val="0"/>
                <w:sz w:val="20"/>
                <w:szCs w:val="20"/>
              </w:rPr>
            </w:pPr>
          </w:p>
        </w:tc>
      </w:tr>
      <w:tr w:rsidR="00886CD8" w:rsidRPr="005D3908" w14:paraId="4B5406D8"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53089149"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696" w:type="dxa"/>
            <w:tcBorders>
              <w:top w:val="nil"/>
              <w:left w:val="single" w:sz="4" w:space="0" w:color="auto"/>
              <w:bottom w:val="single" w:sz="4" w:space="0" w:color="auto"/>
              <w:right w:val="single" w:sz="4" w:space="0" w:color="auto"/>
            </w:tcBorders>
            <w:shd w:val="clear" w:color="auto" w:fill="auto"/>
            <w:noWrap/>
            <w:vAlign w:val="center"/>
          </w:tcPr>
          <w:p w14:paraId="0ABA7B19"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p>
        </w:tc>
        <w:tc>
          <w:tcPr>
            <w:tcW w:w="1727" w:type="dxa"/>
            <w:tcBorders>
              <w:top w:val="nil"/>
              <w:left w:val="nil"/>
              <w:bottom w:val="single" w:sz="4" w:space="0" w:color="auto"/>
              <w:right w:val="single" w:sz="4" w:space="0" w:color="auto"/>
            </w:tcBorders>
            <w:shd w:val="clear" w:color="auto" w:fill="auto"/>
            <w:vAlign w:val="center"/>
          </w:tcPr>
          <w:p w14:paraId="2F11339E"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p>
        </w:tc>
        <w:tc>
          <w:tcPr>
            <w:tcW w:w="1699" w:type="dxa"/>
            <w:tcBorders>
              <w:top w:val="nil"/>
              <w:left w:val="nil"/>
              <w:bottom w:val="single" w:sz="4" w:space="0" w:color="auto"/>
              <w:right w:val="single" w:sz="4" w:space="0" w:color="auto"/>
            </w:tcBorders>
            <w:shd w:val="clear" w:color="auto" w:fill="auto"/>
            <w:noWrap/>
            <w:vAlign w:val="center"/>
            <w:hideMark/>
          </w:tcPr>
          <w:p w14:paraId="41F5FD74"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质押注销交割品种明细</w:t>
            </w:r>
          </w:p>
        </w:tc>
        <w:tc>
          <w:tcPr>
            <w:tcW w:w="696" w:type="dxa"/>
            <w:tcBorders>
              <w:top w:val="nil"/>
              <w:left w:val="nil"/>
              <w:bottom w:val="single" w:sz="4" w:space="0" w:color="auto"/>
              <w:right w:val="single" w:sz="4" w:space="0" w:color="auto"/>
            </w:tcBorders>
            <w:shd w:val="clear" w:color="auto" w:fill="auto"/>
            <w:vAlign w:val="center"/>
          </w:tcPr>
          <w:p w14:paraId="150928CE"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nil"/>
              <w:bottom w:val="single" w:sz="4" w:space="0" w:color="auto"/>
              <w:right w:val="single" w:sz="4" w:space="0" w:color="auto"/>
            </w:tcBorders>
            <w:shd w:val="clear" w:color="auto" w:fill="auto"/>
            <w:noWrap/>
            <w:vAlign w:val="center"/>
          </w:tcPr>
          <w:p w14:paraId="1B6F1C43"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p>
        </w:tc>
        <w:tc>
          <w:tcPr>
            <w:tcW w:w="2579" w:type="dxa"/>
            <w:tcBorders>
              <w:top w:val="nil"/>
              <w:left w:val="nil"/>
              <w:bottom w:val="single" w:sz="4" w:space="0" w:color="auto"/>
              <w:right w:val="single" w:sz="4" w:space="0" w:color="auto"/>
            </w:tcBorders>
            <w:shd w:val="clear" w:color="auto" w:fill="auto"/>
            <w:noWrap/>
            <w:vAlign w:val="center"/>
            <w:hideMark/>
          </w:tcPr>
          <w:p w14:paraId="109BFD60" w14:textId="77777777" w:rsidR="0099690C" w:rsidRPr="005D3908" w:rsidRDefault="0099690C" w:rsidP="00886CD8">
            <w:pPr>
              <w:widowControl/>
              <w:spacing w:line="240" w:lineRule="auto"/>
              <w:ind w:firstLineChars="0" w:firstLine="0"/>
              <w:rPr>
                <w:rFonts w:ascii="宋体" w:eastAsia="宋体" w:hAnsi="宋体" w:cs="宋体"/>
                <w:color w:val="000000"/>
                <w:kern w:val="0"/>
                <w:sz w:val="20"/>
                <w:szCs w:val="20"/>
              </w:rPr>
            </w:pPr>
          </w:p>
        </w:tc>
      </w:tr>
      <w:tr w:rsidR="00886CD8" w:rsidRPr="0030576E" w14:paraId="264C52B8"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7197646F"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57F4D99A"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V00</w:t>
            </w:r>
          </w:p>
        </w:tc>
        <w:tc>
          <w:tcPr>
            <w:tcW w:w="1727" w:type="dxa"/>
            <w:tcBorders>
              <w:top w:val="nil"/>
              <w:left w:val="nil"/>
              <w:bottom w:val="single" w:sz="4" w:space="0" w:color="auto"/>
              <w:right w:val="single" w:sz="4" w:space="0" w:color="auto"/>
            </w:tcBorders>
            <w:shd w:val="clear" w:color="auto" w:fill="auto"/>
            <w:vAlign w:val="center"/>
            <w:hideMark/>
          </w:tcPr>
          <w:p w14:paraId="674CDCB5"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varietyID</w:t>
            </w:r>
          </w:p>
        </w:tc>
        <w:tc>
          <w:tcPr>
            <w:tcW w:w="1699" w:type="dxa"/>
            <w:tcBorders>
              <w:top w:val="nil"/>
              <w:left w:val="nil"/>
              <w:bottom w:val="single" w:sz="4" w:space="0" w:color="auto"/>
              <w:right w:val="single" w:sz="4" w:space="0" w:color="auto"/>
            </w:tcBorders>
            <w:shd w:val="clear" w:color="auto" w:fill="auto"/>
            <w:noWrap/>
            <w:vAlign w:val="center"/>
            <w:hideMark/>
          </w:tcPr>
          <w:p w14:paraId="0ABBFDF3"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交割品种代码</w:t>
            </w:r>
          </w:p>
        </w:tc>
        <w:tc>
          <w:tcPr>
            <w:tcW w:w="696" w:type="dxa"/>
            <w:tcBorders>
              <w:top w:val="nil"/>
              <w:left w:val="nil"/>
              <w:bottom w:val="single" w:sz="4" w:space="0" w:color="auto"/>
              <w:right w:val="single" w:sz="4" w:space="0" w:color="auto"/>
            </w:tcBorders>
            <w:shd w:val="clear" w:color="auto" w:fill="auto"/>
            <w:vAlign w:val="center"/>
            <w:hideMark/>
          </w:tcPr>
          <w:p w14:paraId="6909FFDC"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hideMark/>
          </w:tcPr>
          <w:p w14:paraId="3FA977AF" w14:textId="77777777" w:rsidR="0099690C" w:rsidRPr="0030576E" w:rsidRDefault="0099690C"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hideMark/>
          </w:tcPr>
          <w:p w14:paraId="63614977" w14:textId="77777777" w:rsidR="0099690C" w:rsidRPr="00905751" w:rsidRDefault="0099690C" w:rsidP="00886CD8">
            <w:pPr>
              <w:widowControl/>
              <w:spacing w:line="240" w:lineRule="auto"/>
              <w:ind w:firstLineChars="0" w:firstLine="0"/>
              <w:rPr>
                <w:rFonts w:ascii="宋体" w:eastAsia="宋体" w:hAnsi="宋体" w:cs="宋体"/>
                <w:color w:val="000000"/>
                <w:kern w:val="0"/>
                <w:sz w:val="20"/>
                <w:szCs w:val="20"/>
              </w:rPr>
            </w:pPr>
            <w:r w:rsidRPr="00905751">
              <w:rPr>
                <w:rFonts w:hint="eastAsia"/>
                <w:sz w:val="20"/>
                <w:szCs w:val="20"/>
              </w:rPr>
              <w:t>交割品种代码、仓库代码必须在质押登记中存在，且不能重复</w:t>
            </w:r>
            <w:r>
              <w:rPr>
                <w:rFonts w:hint="eastAsia"/>
                <w:sz w:val="20"/>
                <w:szCs w:val="20"/>
              </w:rPr>
              <w:t>。</w:t>
            </w:r>
          </w:p>
        </w:tc>
      </w:tr>
      <w:tr w:rsidR="00A16E70" w:rsidRPr="0030576E" w14:paraId="0493D70F"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590E1351" w14:textId="77777777" w:rsidR="00A16E70" w:rsidRDefault="00A16E70"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96" w:type="dxa"/>
            <w:tcBorders>
              <w:top w:val="nil"/>
              <w:left w:val="single" w:sz="4" w:space="0" w:color="auto"/>
              <w:bottom w:val="single" w:sz="4" w:space="0" w:color="auto"/>
              <w:right w:val="single" w:sz="4" w:space="0" w:color="auto"/>
            </w:tcBorders>
            <w:shd w:val="clear" w:color="auto" w:fill="auto"/>
            <w:noWrap/>
            <w:vAlign w:val="center"/>
          </w:tcPr>
          <w:p w14:paraId="0C07E64B"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W00</w:t>
            </w:r>
          </w:p>
        </w:tc>
        <w:tc>
          <w:tcPr>
            <w:tcW w:w="1727" w:type="dxa"/>
            <w:tcBorders>
              <w:top w:val="nil"/>
              <w:left w:val="nil"/>
              <w:bottom w:val="single" w:sz="4" w:space="0" w:color="auto"/>
              <w:right w:val="single" w:sz="4" w:space="0" w:color="auto"/>
            </w:tcBorders>
            <w:shd w:val="clear" w:color="auto" w:fill="auto"/>
            <w:vAlign w:val="center"/>
          </w:tcPr>
          <w:p w14:paraId="261A72E3"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warehouseID</w:t>
            </w:r>
          </w:p>
        </w:tc>
        <w:tc>
          <w:tcPr>
            <w:tcW w:w="1699" w:type="dxa"/>
            <w:tcBorders>
              <w:top w:val="nil"/>
              <w:left w:val="nil"/>
              <w:bottom w:val="single" w:sz="4" w:space="0" w:color="auto"/>
              <w:right w:val="single" w:sz="4" w:space="0" w:color="auto"/>
            </w:tcBorders>
            <w:shd w:val="clear" w:color="auto" w:fill="auto"/>
            <w:noWrap/>
            <w:vAlign w:val="center"/>
          </w:tcPr>
          <w:p w14:paraId="5FB62550"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仓库代码</w:t>
            </w:r>
          </w:p>
        </w:tc>
        <w:tc>
          <w:tcPr>
            <w:tcW w:w="696" w:type="dxa"/>
            <w:tcBorders>
              <w:top w:val="nil"/>
              <w:left w:val="nil"/>
              <w:bottom w:val="single" w:sz="4" w:space="0" w:color="auto"/>
              <w:right w:val="single" w:sz="4" w:space="0" w:color="auto"/>
            </w:tcBorders>
            <w:shd w:val="clear" w:color="auto" w:fill="auto"/>
            <w:vAlign w:val="center"/>
          </w:tcPr>
          <w:p w14:paraId="69C24667" w14:textId="65043F24" w:rsidR="00A16E70" w:rsidRPr="0030576E" w:rsidRDefault="00227877"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tcPr>
          <w:p w14:paraId="5D13BD2D" w14:textId="6EF74787" w:rsidR="00A16E70" w:rsidRPr="0030576E" w:rsidRDefault="00227877"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tcPr>
          <w:p w14:paraId="594D466E"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p>
        </w:tc>
      </w:tr>
      <w:tr w:rsidR="00A16E70" w:rsidRPr="0030576E" w14:paraId="56BB5222"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36AE1FE9"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510AEFBB" w14:textId="77777777" w:rsidR="00A16E70" w:rsidRPr="0030576E" w:rsidRDefault="00A16E70" w:rsidP="00B51E11">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T5</w:t>
            </w:r>
            <w:r w:rsidR="00B51E11">
              <w:rPr>
                <w:rFonts w:ascii="宋体" w:eastAsia="宋体" w:hAnsi="宋体" w:cs="宋体" w:hint="eastAsia"/>
                <w:color w:val="000000"/>
                <w:kern w:val="0"/>
                <w:sz w:val="20"/>
                <w:szCs w:val="20"/>
              </w:rPr>
              <w:t>2</w:t>
            </w:r>
          </w:p>
        </w:tc>
        <w:tc>
          <w:tcPr>
            <w:tcW w:w="1727" w:type="dxa"/>
            <w:tcBorders>
              <w:top w:val="nil"/>
              <w:left w:val="nil"/>
              <w:bottom w:val="single" w:sz="4" w:space="0" w:color="auto"/>
              <w:right w:val="single" w:sz="4" w:space="0" w:color="auto"/>
            </w:tcBorders>
            <w:shd w:val="clear" w:color="auto" w:fill="auto"/>
            <w:vAlign w:val="center"/>
            <w:hideMark/>
          </w:tcPr>
          <w:p w14:paraId="2B9BBAB7" w14:textId="77777777" w:rsidR="00A16E70" w:rsidRPr="0030576E" w:rsidRDefault="00B51E11" w:rsidP="00886CD8">
            <w:pPr>
              <w:widowControl/>
              <w:spacing w:line="240" w:lineRule="auto"/>
              <w:ind w:firstLineChars="0" w:firstLine="0"/>
              <w:rPr>
                <w:rFonts w:ascii="宋体" w:eastAsia="宋体" w:hAnsi="宋体" w:cs="宋体"/>
                <w:color w:val="000000"/>
                <w:kern w:val="0"/>
                <w:sz w:val="20"/>
                <w:szCs w:val="20"/>
              </w:rPr>
            </w:pPr>
            <w:r w:rsidRPr="00B51E11">
              <w:rPr>
                <w:rFonts w:ascii="宋体" w:eastAsia="宋体" w:hAnsi="宋体" w:cs="宋体"/>
                <w:color w:val="000000"/>
                <w:kern w:val="0"/>
                <w:sz w:val="20"/>
                <w:szCs w:val="20"/>
              </w:rPr>
              <w:t>stdWeight</w:t>
            </w:r>
          </w:p>
        </w:tc>
        <w:tc>
          <w:tcPr>
            <w:tcW w:w="1699" w:type="dxa"/>
            <w:tcBorders>
              <w:top w:val="nil"/>
              <w:left w:val="nil"/>
              <w:bottom w:val="single" w:sz="4" w:space="0" w:color="auto"/>
              <w:right w:val="single" w:sz="4" w:space="0" w:color="auto"/>
            </w:tcBorders>
            <w:shd w:val="clear" w:color="auto" w:fill="auto"/>
            <w:noWrap/>
            <w:vAlign w:val="center"/>
            <w:hideMark/>
          </w:tcPr>
          <w:p w14:paraId="1056D9E5"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本次注销重量</w:t>
            </w:r>
          </w:p>
        </w:tc>
        <w:tc>
          <w:tcPr>
            <w:tcW w:w="696" w:type="dxa"/>
            <w:tcBorders>
              <w:top w:val="nil"/>
              <w:left w:val="nil"/>
              <w:bottom w:val="single" w:sz="4" w:space="0" w:color="auto"/>
              <w:right w:val="single" w:sz="4" w:space="0" w:color="auto"/>
            </w:tcBorders>
            <w:shd w:val="clear" w:color="auto" w:fill="auto"/>
            <w:vAlign w:val="center"/>
            <w:hideMark/>
          </w:tcPr>
          <w:p w14:paraId="6EF1F0BE"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696" w:type="dxa"/>
            <w:tcBorders>
              <w:top w:val="nil"/>
              <w:left w:val="nil"/>
              <w:bottom w:val="single" w:sz="4" w:space="0" w:color="auto"/>
              <w:right w:val="single" w:sz="4" w:space="0" w:color="auto"/>
            </w:tcBorders>
            <w:shd w:val="clear" w:color="auto" w:fill="auto"/>
            <w:noWrap/>
            <w:vAlign w:val="center"/>
            <w:hideMark/>
          </w:tcPr>
          <w:p w14:paraId="52AD9EF6"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579" w:type="dxa"/>
            <w:tcBorders>
              <w:top w:val="nil"/>
              <w:left w:val="nil"/>
              <w:bottom w:val="single" w:sz="4" w:space="0" w:color="auto"/>
              <w:right w:val="single" w:sz="4" w:space="0" w:color="auto"/>
            </w:tcBorders>
            <w:shd w:val="clear" w:color="auto" w:fill="auto"/>
            <w:noWrap/>
            <w:vAlign w:val="center"/>
            <w:hideMark/>
          </w:tcPr>
          <w:p w14:paraId="69B8199C"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p>
        </w:tc>
      </w:tr>
      <w:tr w:rsidR="00ED281F" w:rsidRPr="0030576E" w14:paraId="61CB18E1"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6B4AC1BC" w14:textId="77777777" w:rsidR="00ED281F" w:rsidRPr="0030576E" w:rsidRDefault="00ED281F"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2DF72BE7"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727" w:type="dxa"/>
            <w:tcBorders>
              <w:top w:val="nil"/>
              <w:left w:val="nil"/>
              <w:bottom w:val="single" w:sz="4" w:space="0" w:color="auto"/>
              <w:right w:val="single" w:sz="4" w:space="0" w:color="auto"/>
            </w:tcBorders>
            <w:shd w:val="clear" w:color="auto" w:fill="auto"/>
            <w:vAlign w:val="center"/>
            <w:hideMark/>
          </w:tcPr>
          <w:p w14:paraId="7E5C1841"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1699" w:type="dxa"/>
            <w:tcBorders>
              <w:top w:val="nil"/>
              <w:left w:val="nil"/>
              <w:bottom w:val="single" w:sz="4" w:space="0" w:color="auto"/>
              <w:right w:val="single" w:sz="4" w:space="0" w:color="auto"/>
            </w:tcBorders>
            <w:shd w:val="clear" w:color="auto" w:fill="auto"/>
            <w:noWrap/>
            <w:vAlign w:val="center"/>
            <w:hideMark/>
          </w:tcPr>
          <w:p w14:paraId="2E1B5F90" w14:textId="77777777" w:rsidR="00ED281F" w:rsidRPr="0030576E" w:rsidRDefault="00ED281F"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质押注销申报编号</w:t>
            </w:r>
          </w:p>
        </w:tc>
        <w:tc>
          <w:tcPr>
            <w:tcW w:w="696" w:type="dxa"/>
            <w:tcBorders>
              <w:top w:val="nil"/>
              <w:left w:val="nil"/>
              <w:bottom w:val="single" w:sz="4" w:space="0" w:color="auto"/>
              <w:right w:val="single" w:sz="4" w:space="0" w:color="auto"/>
            </w:tcBorders>
            <w:shd w:val="clear" w:color="auto" w:fill="auto"/>
            <w:noWrap/>
            <w:vAlign w:val="center"/>
            <w:hideMark/>
          </w:tcPr>
          <w:p w14:paraId="6B2DEB28" w14:textId="77777777" w:rsidR="00ED281F" w:rsidRPr="0030576E" w:rsidRDefault="00ED281F"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696" w:type="dxa"/>
            <w:tcBorders>
              <w:top w:val="nil"/>
              <w:left w:val="nil"/>
              <w:bottom w:val="single" w:sz="4" w:space="0" w:color="auto"/>
              <w:right w:val="single" w:sz="4" w:space="0" w:color="auto"/>
            </w:tcBorders>
            <w:shd w:val="clear" w:color="auto" w:fill="auto"/>
            <w:vAlign w:val="center"/>
            <w:hideMark/>
          </w:tcPr>
          <w:p w14:paraId="5BA3412F" w14:textId="77777777" w:rsidR="00ED281F" w:rsidRPr="0030576E" w:rsidRDefault="00ED281F"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79" w:type="dxa"/>
            <w:tcBorders>
              <w:top w:val="nil"/>
              <w:left w:val="nil"/>
              <w:bottom w:val="single" w:sz="4" w:space="0" w:color="auto"/>
              <w:right w:val="single" w:sz="4" w:space="0" w:color="auto"/>
            </w:tcBorders>
            <w:shd w:val="clear" w:color="auto" w:fill="auto"/>
            <w:noWrap/>
            <w:vAlign w:val="center"/>
            <w:hideMark/>
          </w:tcPr>
          <w:p w14:paraId="21089865" w14:textId="77777777" w:rsidR="00ED281F" w:rsidRPr="0030576E" w:rsidRDefault="00ED281F" w:rsidP="00886CD8">
            <w:pPr>
              <w:widowControl/>
              <w:spacing w:line="240" w:lineRule="auto"/>
              <w:ind w:firstLineChars="0" w:firstLine="0"/>
              <w:rPr>
                <w:rFonts w:ascii="宋体" w:eastAsia="宋体" w:hAnsi="宋体" w:cs="宋体"/>
                <w:color w:val="000000"/>
                <w:kern w:val="0"/>
                <w:sz w:val="20"/>
                <w:szCs w:val="20"/>
              </w:rPr>
            </w:pPr>
          </w:p>
        </w:tc>
      </w:tr>
      <w:tr w:rsidR="00A16E70" w:rsidRPr="0030576E" w14:paraId="072309F8"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478666CD"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0A229201"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T11</w:t>
            </w:r>
          </w:p>
        </w:tc>
        <w:tc>
          <w:tcPr>
            <w:tcW w:w="1727" w:type="dxa"/>
            <w:tcBorders>
              <w:top w:val="nil"/>
              <w:left w:val="nil"/>
              <w:bottom w:val="single" w:sz="4" w:space="0" w:color="auto"/>
              <w:right w:val="single" w:sz="4" w:space="0" w:color="auto"/>
            </w:tcBorders>
            <w:shd w:val="clear" w:color="auto" w:fill="auto"/>
            <w:vAlign w:val="center"/>
            <w:hideMark/>
          </w:tcPr>
          <w:p w14:paraId="6B47E76F"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applyDate</w:t>
            </w:r>
          </w:p>
        </w:tc>
        <w:tc>
          <w:tcPr>
            <w:tcW w:w="1699" w:type="dxa"/>
            <w:tcBorders>
              <w:top w:val="nil"/>
              <w:left w:val="nil"/>
              <w:bottom w:val="single" w:sz="4" w:space="0" w:color="auto"/>
              <w:right w:val="single" w:sz="4" w:space="0" w:color="auto"/>
            </w:tcBorders>
            <w:shd w:val="clear" w:color="auto" w:fill="auto"/>
            <w:noWrap/>
            <w:vAlign w:val="center"/>
            <w:hideMark/>
          </w:tcPr>
          <w:p w14:paraId="40867A92"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30576E">
              <w:rPr>
                <w:rFonts w:ascii="宋体" w:eastAsia="宋体" w:hAnsi="宋体" w:cs="宋体" w:hint="eastAsia"/>
                <w:color w:val="000000"/>
                <w:kern w:val="0"/>
                <w:sz w:val="20"/>
                <w:szCs w:val="20"/>
              </w:rPr>
              <w:t>日期</w:t>
            </w:r>
          </w:p>
        </w:tc>
        <w:tc>
          <w:tcPr>
            <w:tcW w:w="696" w:type="dxa"/>
            <w:tcBorders>
              <w:top w:val="nil"/>
              <w:left w:val="nil"/>
              <w:bottom w:val="single" w:sz="4" w:space="0" w:color="auto"/>
              <w:right w:val="single" w:sz="4" w:space="0" w:color="auto"/>
            </w:tcBorders>
            <w:shd w:val="clear" w:color="auto" w:fill="auto"/>
            <w:noWrap/>
            <w:vAlign w:val="center"/>
            <w:hideMark/>
          </w:tcPr>
          <w:p w14:paraId="02190697"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696" w:type="dxa"/>
            <w:tcBorders>
              <w:top w:val="nil"/>
              <w:left w:val="nil"/>
              <w:bottom w:val="single" w:sz="4" w:space="0" w:color="auto"/>
              <w:right w:val="single" w:sz="4" w:space="0" w:color="auto"/>
            </w:tcBorders>
            <w:shd w:val="clear" w:color="auto" w:fill="auto"/>
            <w:vAlign w:val="center"/>
            <w:hideMark/>
          </w:tcPr>
          <w:p w14:paraId="151E7047"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79" w:type="dxa"/>
            <w:tcBorders>
              <w:top w:val="nil"/>
              <w:left w:val="nil"/>
              <w:bottom w:val="single" w:sz="4" w:space="0" w:color="auto"/>
              <w:right w:val="single" w:sz="4" w:space="0" w:color="auto"/>
            </w:tcBorders>
            <w:shd w:val="clear" w:color="auto" w:fill="auto"/>
            <w:noWrap/>
            <w:vAlign w:val="center"/>
            <w:hideMark/>
          </w:tcPr>
          <w:p w14:paraId="4BC607B8" w14:textId="77777777" w:rsidR="00A16E70" w:rsidRPr="0030576E" w:rsidRDefault="00A16E70" w:rsidP="00886CD8">
            <w:pPr>
              <w:widowControl/>
              <w:spacing w:line="240" w:lineRule="auto"/>
              <w:ind w:firstLineChars="0" w:firstLine="0"/>
              <w:rPr>
                <w:rFonts w:ascii="宋体" w:eastAsia="宋体" w:hAnsi="宋体" w:cs="宋体"/>
                <w:color w:val="000000"/>
                <w:kern w:val="0"/>
                <w:sz w:val="20"/>
                <w:szCs w:val="20"/>
              </w:rPr>
            </w:pPr>
          </w:p>
        </w:tc>
      </w:tr>
      <w:tr w:rsidR="00290B99" w:rsidRPr="0030576E" w14:paraId="71691805"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664226B0"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tcPr>
          <w:p w14:paraId="12D3259A"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E9558A">
              <w:rPr>
                <w:rFonts w:ascii="宋体" w:eastAsia="宋体" w:hAnsi="宋体" w:cs="宋体" w:hint="eastAsia"/>
                <w:color w:val="000000"/>
                <w:kern w:val="0"/>
                <w:sz w:val="20"/>
                <w:szCs w:val="20"/>
              </w:rPr>
              <w:t>T15</w:t>
            </w:r>
          </w:p>
        </w:tc>
        <w:tc>
          <w:tcPr>
            <w:tcW w:w="1727" w:type="dxa"/>
            <w:tcBorders>
              <w:top w:val="nil"/>
              <w:left w:val="nil"/>
              <w:bottom w:val="single" w:sz="4" w:space="0" w:color="auto"/>
              <w:right w:val="single" w:sz="4" w:space="0" w:color="auto"/>
            </w:tcBorders>
            <w:shd w:val="clear" w:color="auto" w:fill="auto"/>
            <w:vAlign w:val="center"/>
          </w:tcPr>
          <w:p w14:paraId="49563B7E"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E9558A">
              <w:rPr>
                <w:rFonts w:ascii="宋体" w:eastAsia="宋体" w:hAnsi="宋体" w:cs="宋体" w:hint="eastAsia"/>
                <w:color w:val="000000"/>
                <w:kern w:val="0"/>
                <w:sz w:val="20"/>
                <w:szCs w:val="20"/>
              </w:rPr>
              <w:t>applyTradeDate</w:t>
            </w:r>
          </w:p>
        </w:tc>
        <w:tc>
          <w:tcPr>
            <w:tcW w:w="1699" w:type="dxa"/>
            <w:tcBorders>
              <w:top w:val="nil"/>
              <w:left w:val="nil"/>
              <w:bottom w:val="single" w:sz="4" w:space="0" w:color="auto"/>
              <w:right w:val="single" w:sz="4" w:space="0" w:color="auto"/>
            </w:tcBorders>
            <w:shd w:val="clear" w:color="auto" w:fill="auto"/>
            <w:noWrap/>
            <w:vAlign w:val="center"/>
          </w:tcPr>
          <w:p w14:paraId="0C35339B"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申报交易日期</w:t>
            </w:r>
          </w:p>
        </w:tc>
        <w:tc>
          <w:tcPr>
            <w:tcW w:w="696" w:type="dxa"/>
            <w:tcBorders>
              <w:top w:val="nil"/>
              <w:left w:val="nil"/>
              <w:bottom w:val="single" w:sz="4" w:space="0" w:color="auto"/>
              <w:right w:val="single" w:sz="4" w:space="0" w:color="auto"/>
            </w:tcBorders>
            <w:shd w:val="clear" w:color="auto" w:fill="auto"/>
            <w:noWrap/>
            <w:vAlign w:val="center"/>
          </w:tcPr>
          <w:p w14:paraId="70098B2F"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696" w:type="dxa"/>
            <w:tcBorders>
              <w:top w:val="nil"/>
              <w:left w:val="nil"/>
              <w:bottom w:val="single" w:sz="4" w:space="0" w:color="auto"/>
              <w:right w:val="single" w:sz="4" w:space="0" w:color="auto"/>
            </w:tcBorders>
            <w:shd w:val="clear" w:color="auto" w:fill="auto"/>
            <w:vAlign w:val="center"/>
          </w:tcPr>
          <w:p w14:paraId="392D8E06"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79" w:type="dxa"/>
            <w:tcBorders>
              <w:top w:val="nil"/>
              <w:left w:val="nil"/>
              <w:bottom w:val="single" w:sz="4" w:space="0" w:color="auto"/>
              <w:right w:val="single" w:sz="4" w:space="0" w:color="auto"/>
            </w:tcBorders>
            <w:shd w:val="clear" w:color="auto" w:fill="auto"/>
            <w:noWrap/>
            <w:vAlign w:val="center"/>
          </w:tcPr>
          <w:p w14:paraId="23AE5113"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p>
        </w:tc>
      </w:tr>
      <w:tr w:rsidR="00290B99" w:rsidRPr="0030576E" w14:paraId="1E450FFE"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67CB7B04"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043B2465"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X39</w:t>
            </w:r>
          </w:p>
        </w:tc>
        <w:tc>
          <w:tcPr>
            <w:tcW w:w="1727" w:type="dxa"/>
            <w:tcBorders>
              <w:top w:val="nil"/>
              <w:left w:val="nil"/>
              <w:bottom w:val="single" w:sz="4" w:space="0" w:color="auto"/>
              <w:right w:val="single" w:sz="4" w:space="0" w:color="auto"/>
            </w:tcBorders>
            <w:shd w:val="clear" w:color="auto" w:fill="auto"/>
            <w:vAlign w:val="center"/>
            <w:hideMark/>
          </w:tcPr>
          <w:p w14:paraId="6BEFE54B"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RspCode</w:t>
            </w:r>
          </w:p>
        </w:tc>
        <w:tc>
          <w:tcPr>
            <w:tcW w:w="1699" w:type="dxa"/>
            <w:tcBorders>
              <w:top w:val="nil"/>
              <w:left w:val="nil"/>
              <w:bottom w:val="single" w:sz="4" w:space="0" w:color="auto"/>
              <w:right w:val="single" w:sz="4" w:space="0" w:color="auto"/>
            </w:tcBorders>
            <w:shd w:val="clear" w:color="auto" w:fill="auto"/>
            <w:noWrap/>
            <w:vAlign w:val="center"/>
            <w:hideMark/>
          </w:tcPr>
          <w:p w14:paraId="6D3C6DB2"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响应代码</w:t>
            </w:r>
          </w:p>
        </w:tc>
        <w:tc>
          <w:tcPr>
            <w:tcW w:w="696" w:type="dxa"/>
            <w:tcBorders>
              <w:top w:val="nil"/>
              <w:left w:val="nil"/>
              <w:bottom w:val="single" w:sz="4" w:space="0" w:color="auto"/>
              <w:right w:val="single" w:sz="4" w:space="0" w:color="auto"/>
            </w:tcBorders>
            <w:shd w:val="clear" w:color="auto" w:fill="auto"/>
            <w:noWrap/>
            <w:vAlign w:val="center"/>
            <w:hideMark/>
          </w:tcPr>
          <w:p w14:paraId="424944D1"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696" w:type="dxa"/>
            <w:tcBorders>
              <w:top w:val="nil"/>
              <w:left w:val="nil"/>
              <w:bottom w:val="single" w:sz="4" w:space="0" w:color="auto"/>
              <w:right w:val="single" w:sz="4" w:space="0" w:color="auto"/>
            </w:tcBorders>
            <w:shd w:val="clear" w:color="auto" w:fill="auto"/>
            <w:vAlign w:val="center"/>
            <w:hideMark/>
          </w:tcPr>
          <w:p w14:paraId="0FE1E936"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79" w:type="dxa"/>
            <w:tcBorders>
              <w:top w:val="nil"/>
              <w:left w:val="nil"/>
              <w:bottom w:val="single" w:sz="4" w:space="0" w:color="auto"/>
              <w:right w:val="single" w:sz="4" w:space="0" w:color="auto"/>
            </w:tcBorders>
            <w:shd w:val="clear" w:color="auto" w:fill="auto"/>
            <w:noWrap/>
            <w:vAlign w:val="center"/>
            <w:hideMark/>
          </w:tcPr>
          <w:p w14:paraId="68BC6394"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p>
        </w:tc>
      </w:tr>
      <w:tr w:rsidR="00290B99" w:rsidRPr="0030576E" w14:paraId="0EA13D35" w14:textId="77777777" w:rsidTr="00F95C08">
        <w:trPr>
          <w:trHeight w:val="270"/>
        </w:trPr>
        <w:tc>
          <w:tcPr>
            <w:tcW w:w="701" w:type="dxa"/>
            <w:tcBorders>
              <w:top w:val="nil"/>
              <w:left w:val="single" w:sz="4" w:space="0" w:color="auto"/>
              <w:bottom w:val="single" w:sz="4" w:space="0" w:color="auto"/>
              <w:right w:val="single" w:sz="4" w:space="0" w:color="auto"/>
            </w:tcBorders>
            <w:vAlign w:val="center"/>
          </w:tcPr>
          <w:p w14:paraId="5A8333FA"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p>
        </w:tc>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766DDA34"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X40</w:t>
            </w:r>
          </w:p>
        </w:tc>
        <w:tc>
          <w:tcPr>
            <w:tcW w:w="1727" w:type="dxa"/>
            <w:tcBorders>
              <w:top w:val="nil"/>
              <w:left w:val="nil"/>
              <w:bottom w:val="single" w:sz="4" w:space="0" w:color="auto"/>
              <w:right w:val="single" w:sz="4" w:space="0" w:color="auto"/>
            </w:tcBorders>
            <w:shd w:val="clear" w:color="auto" w:fill="auto"/>
            <w:vAlign w:val="center"/>
            <w:hideMark/>
          </w:tcPr>
          <w:p w14:paraId="6F58FBAB"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RspMsg</w:t>
            </w:r>
          </w:p>
        </w:tc>
        <w:tc>
          <w:tcPr>
            <w:tcW w:w="1699" w:type="dxa"/>
            <w:tcBorders>
              <w:top w:val="nil"/>
              <w:left w:val="nil"/>
              <w:bottom w:val="single" w:sz="4" w:space="0" w:color="auto"/>
              <w:right w:val="single" w:sz="4" w:space="0" w:color="auto"/>
            </w:tcBorders>
            <w:shd w:val="clear" w:color="auto" w:fill="auto"/>
            <w:noWrap/>
            <w:vAlign w:val="center"/>
            <w:hideMark/>
          </w:tcPr>
          <w:p w14:paraId="43BBB5D9"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响应消息</w:t>
            </w:r>
          </w:p>
        </w:tc>
        <w:tc>
          <w:tcPr>
            <w:tcW w:w="696" w:type="dxa"/>
            <w:tcBorders>
              <w:top w:val="nil"/>
              <w:left w:val="nil"/>
              <w:bottom w:val="single" w:sz="4" w:space="0" w:color="auto"/>
              <w:right w:val="single" w:sz="4" w:space="0" w:color="auto"/>
            </w:tcBorders>
            <w:shd w:val="clear" w:color="auto" w:fill="auto"/>
            <w:noWrap/>
            <w:vAlign w:val="center"/>
            <w:hideMark/>
          </w:tcPr>
          <w:p w14:paraId="133C20DF"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696" w:type="dxa"/>
            <w:tcBorders>
              <w:top w:val="nil"/>
              <w:left w:val="nil"/>
              <w:bottom w:val="single" w:sz="4" w:space="0" w:color="auto"/>
              <w:right w:val="single" w:sz="4" w:space="0" w:color="auto"/>
            </w:tcBorders>
            <w:shd w:val="clear" w:color="auto" w:fill="auto"/>
            <w:vAlign w:val="center"/>
            <w:hideMark/>
          </w:tcPr>
          <w:p w14:paraId="04C5D917"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79" w:type="dxa"/>
            <w:tcBorders>
              <w:top w:val="nil"/>
              <w:left w:val="nil"/>
              <w:bottom w:val="single" w:sz="4" w:space="0" w:color="auto"/>
              <w:right w:val="single" w:sz="4" w:space="0" w:color="auto"/>
            </w:tcBorders>
            <w:shd w:val="clear" w:color="auto" w:fill="auto"/>
            <w:noWrap/>
            <w:vAlign w:val="center"/>
            <w:hideMark/>
          </w:tcPr>
          <w:p w14:paraId="3526052C" w14:textId="77777777" w:rsidR="00290B99" w:rsidRPr="0030576E" w:rsidRDefault="00290B99" w:rsidP="00886CD8">
            <w:pPr>
              <w:widowControl/>
              <w:spacing w:line="240" w:lineRule="auto"/>
              <w:ind w:firstLineChars="0" w:firstLine="0"/>
              <w:rPr>
                <w:rFonts w:ascii="宋体" w:eastAsia="宋体" w:hAnsi="宋体" w:cs="宋体"/>
                <w:color w:val="000000"/>
                <w:kern w:val="0"/>
                <w:sz w:val="20"/>
                <w:szCs w:val="20"/>
              </w:rPr>
            </w:pPr>
          </w:p>
        </w:tc>
      </w:tr>
    </w:tbl>
    <w:p w14:paraId="5AB5D406" w14:textId="77777777" w:rsidR="0096390C" w:rsidRDefault="0096390C" w:rsidP="0096390C">
      <w:pPr>
        <w:ind w:firstLine="480"/>
      </w:pPr>
    </w:p>
    <w:p w14:paraId="0C93C5BF" w14:textId="77777777" w:rsidR="00E10CAE" w:rsidRDefault="00E10CAE" w:rsidP="00E10CAE">
      <w:pPr>
        <w:pStyle w:val="4"/>
        <w:numPr>
          <w:ilvl w:val="3"/>
          <w:numId w:val="4"/>
        </w:numPr>
        <w:ind w:left="0" w:firstLineChars="0" w:firstLine="0"/>
      </w:pPr>
      <w:r w:rsidRPr="0096390C">
        <w:rPr>
          <w:rFonts w:hint="eastAsia"/>
        </w:rPr>
        <w:lastRenderedPageBreak/>
        <w:t>撤销质押</w:t>
      </w:r>
      <w:r>
        <w:rPr>
          <w:rFonts w:hint="eastAsia"/>
        </w:rPr>
        <w:t>注销</w:t>
      </w:r>
      <w:r w:rsidRPr="0096390C">
        <w:rPr>
          <w:rFonts w:hint="eastAsia"/>
        </w:rPr>
        <w:t>申报请求及应答</w:t>
      </w:r>
    </w:p>
    <w:p w14:paraId="1C15E284" w14:textId="77777777" w:rsidR="00E10CAE" w:rsidRDefault="00E10CAE" w:rsidP="001643FA">
      <w:pPr>
        <w:ind w:firstLine="482"/>
      </w:pPr>
      <w:r w:rsidRPr="00191417">
        <w:rPr>
          <w:rFonts w:hint="eastAsia"/>
          <w:b/>
        </w:rPr>
        <w:t>功能：</w:t>
      </w:r>
      <w:r w:rsidR="00862E25" w:rsidRPr="00191417">
        <w:rPr>
          <w:rFonts w:hint="eastAsia"/>
        </w:rPr>
        <w:t>撤销</w:t>
      </w:r>
      <w:r w:rsidRPr="00191417">
        <w:rPr>
          <w:rFonts w:hint="eastAsia"/>
        </w:rPr>
        <w:t>质押</w:t>
      </w:r>
      <w:r>
        <w:rPr>
          <w:rFonts w:hint="eastAsia"/>
        </w:rPr>
        <w:t>注销</w:t>
      </w:r>
      <w:r w:rsidRPr="00191417">
        <w:rPr>
          <w:rFonts w:hint="eastAsia"/>
        </w:rPr>
        <w:t>申报</w:t>
      </w:r>
      <w:r>
        <w:rPr>
          <w:rFonts w:hint="eastAsia"/>
        </w:rPr>
        <w:t>指令用于会员二级系统撤销该会员席位所属客户提交给一级系统的状态为“</w:t>
      </w:r>
      <w:r w:rsidRPr="00191417">
        <w:rPr>
          <w:rFonts w:hint="eastAsia"/>
          <w:b/>
        </w:rPr>
        <w:t>已提交</w:t>
      </w:r>
      <w:r w:rsidR="00862E25">
        <w:rPr>
          <w:rFonts w:hint="eastAsia"/>
        </w:rPr>
        <w:t>”的质押</w:t>
      </w:r>
      <w:r>
        <w:rPr>
          <w:rFonts w:hint="eastAsia"/>
        </w:rPr>
        <w:t>注销申报单。</w:t>
      </w:r>
    </w:p>
    <w:p w14:paraId="0E9FA94A" w14:textId="77777777" w:rsidR="00E10CAE" w:rsidRPr="00191417" w:rsidRDefault="00E10CAE" w:rsidP="00E10CAE">
      <w:pPr>
        <w:ind w:firstLine="480"/>
      </w:pPr>
      <w:r>
        <w:rPr>
          <w:rFonts w:hint="eastAsia"/>
        </w:rPr>
        <w:t>消息体格式如下：</w:t>
      </w:r>
    </w:p>
    <w:tbl>
      <w:tblPr>
        <w:tblW w:w="8872" w:type="dxa"/>
        <w:tblInd w:w="103" w:type="dxa"/>
        <w:tblLook w:val="04A0" w:firstRow="1" w:lastRow="0" w:firstColumn="1" w:lastColumn="0" w:noHBand="0" w:noVBand="1"/>
      </w:tblPr>
      <w:tblGrid>
        <w:gridCol w:w="798"/>
        <w:gridCol w:w="1716"/>
        <w:gridCol w:w="2160"/>
        <w:gridCol w:w="760"/>
        <w:gridCol w:w="920"/>
        <w:gridCol w:w="2518"/>
      </w:tblGrid>
      <w:tr w:rsidR="00E10CAE" w:rsidRPr="0030576E" w14:paraId="57AAB241" w14:textId="77777777" w:rsidTr="00F95C08">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E2E2C5D" w14:textId="77777777" w:rsidR="00E10CAE" w:rsidRPr="0030576E" w:rsidRDefault="00E10CAE" w:rsidP="008666C7">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1716" w:type="dxa"/>
            <w:tcBorders>
              <w:top w:val="single" w:sz="4" w:space="0" w:color="auto"/>
              <w:left w:val="nil"/>
              <w:bottom w:val="single" w:sz="4" w:space="0" w:color="auto"/>
              <w:right w:val="single" w:sz="4" w:space="0" w:color="auto"/>
            </w:tcBorders>
            <w:shd w:val="clear" w:color="000000" w:fill="D9D9D9"/>
            <w:noWrap/>
            <w:vAlign w:val="center"/>
            <w:hideMark/>
          </w:tcPr>
          <w:p w14:paraId="6C68B344" w14:textId="77777777" w:rsidR="00E10CAE" w:rsidRPr="0030576E" w:rsidRDefault="00E10CAE" w:rsidP="008666C7">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14:paraId="07B21C7C" w14:textId="77777777" w:rsidR="00E10CAE" w:rsidRPr="0030576E" w:rsidRDefault="00E10CAE" w:rsidP="008666C7">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56FB805C" w14:textId="77777777" w:rsidR="00E10CAE" w:rsidRPr="0030576E" w:rsidRDefault="00E10CAE" w:rsidP="008666C7">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097835EC" w14:textId="77777777" w:rsidR="00E10CAE" w:rsidRPr="0030576E" w:rsidRDefault="00E10CAE" w:rsidP="008666C7">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2518" w:type="dxa"/>
            <w:tcBorders>
              <w:top w:val="single" w:sz="4" w:space="0" w:color="auto"/>
              <w:left w:val="nil"/>
              <w:bottom w:val="single" w:sz="4" w:space="0" w:color="auto"/>
              <w:right w:val="single" w:sz="4" w:space="0" w:color="auto"/>
            </w:tcBorders>
            <w:shd w:val="clear" w:color="000000" w:fill="D9D9D9"/>
            <w:noWrap/>
            <w:vAlign w:val="center"/>
            <w:hideMark/>
          </w:tcPr>
          <w:p w14:paraId="63B952CF" w14:textId="77777777" w:rsidR="00E10CAE" w:rsidRPr="0030576E" w:rsidRDefault="00E10CAE" w:rsidP="008666C7">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0855BA" w:rsidRPr="0030576E" w14:paraId="67EE86F8" w14:textId="77777777" w:rsidTr="000855B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A854666" w14:textId="77777777" w:rsidR="000855BA" w:rsidRPr="0030576E" w:rsidRDefault="000855B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K03</w:t>
            </w:r>
          </w:p>
        </w:tc>
        <w:tc>
          <w:tcPr>
            <w:tcW w:w="1716" w:type="dxa"/>
            <w:tcBorders>
              <w:top w:val="nil"/>
              <w:left w:val="nil"/>
              <w:bottom w:val="single" w:sz="4" w:space="0" w:color="auto"/>
              <w:right w:val="single" w:sz="4" w:space="0" w:color="auto"/>
            </w:tcBorders>
            <w:shd w:val="clear" w:color="auto" w:fill="auto"/>
            <w:noWrap/>
            <w:vAlign w:val="center"/>
            <w:hideMark/>
          </w:tcPr>
          <w:p w14:paraId="75EA8846" w14:textId="77777777" w:rsidR="000855BA" w:rsidRPr="0030576E" w:rsidRDefault="000855BA" w:rsidP="00227877">
            <w:pPr>
              <w:widowControl/>
              <w:spacing w:line="240" w:lineRule="auto"/>
              <w:ind w:firstLineChars="0" w:firstLine="0"/>
              <w:rPr>
                <w:rFonts w:ascii="宋体" w:eastAsia="宋体" w:hAnsi="宋体" w:cs="宋体"/>
                <w:color w:val="000000"/>
                <w:kern w:val="0"/>
                <w:sz w:val="20"/>
                <w:szCs w:val="20"/>
              </w:rPr>
            </w:pPr>
            <w:r w:rsidRPr="000855BA">
              <w:rPr>
                <w:rFonts w:ascii="宋体" w:eastAsia="宋体" w:hAnsi="宋体" w:cs="宋体"/>
                <w:color w:val="000000"/>
                <w:kern w:val="0"/>
                <w:sz w:val="20"/>
                <w:szCs w:val="20"/>
              </w:rPr>
              <w:t>applySheetNo</w:t>
            </w:r>
          </w:p>
        </w:tc>
        <w:tc>
          <w:tcPr>
            <w:tcW w:w="2160" w:type="dxa"/>
            <w:tcBorders>
              <w:top w:val="nil"/>
              <w:left w:val="nil"/>
              <w:bottom w:val="single" w:sz="4" w:space="0" w:color="auto"/>
              <w:right w:val="single" w:sz="4" w:space="0" w:color="auto"/>
            </w:tcBorders>
            <w:shd w:val="clear" w:color="auto" w:fill="auto"/>
            <w:noWrap/>
            <w:vAlign w:val="center"/>
            <w:hideMark/>
          </w:tcPr>
          <w:p w14:paraId="417AE1BC" w14:textId="77777777" w:rsidR="000855BA" w:rsidRPr="0030576E" w:rsidRDefault="000855BA"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质押注销</w:t>
            </w:r>
            <w:r w:rsidRPr="0030576E">
              <w:rPr>
                <w:rFonts w:ascii="宋体" w:eastAsia="宋体" w:hAnsi="宋体" w:cs="宋体" w:hint="eastAsia"/>
                <w:color w:val="000000"/>
                <w:kern w:val="0"/>
                <w:sz w:val="20"/>
                <w:szCs w:val="20"/>
              </w:rPr>
              <w:t>申报编号</w:t>
            </w:r>
          </w:p>
        </w:tc>
        <w:tc>
          <w:tcPr>
            <w:tcW w:w="760" w:type="dxa"/>
            <w:tcBorders>
              <w:top w:val="nil"/>
              <w:left w:val="nil"/>
              <w:bottom w:val="single" w:sz="4" w:space="0" w:color="auto"/>
              <w:right w:val="single" w:sz="4" w:space="0" w:color="auto"/>
            </w:tcBorders>
            <w:shd w:val="clear" w:color="auto" w:fill="auto"/>
            <w:vAlign w:val="center"/>
            <w:hideMark/>
          </w:tcPr>
          <w:p w14:paraId="2232D053" w14:textId="77777777" w:rsidR="000855BA" w:rsidRPr="0030576E" w:rsidRDefault="000855BA"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126ED0A1" w14:textId="77777777" w:rsidR="000855BA" w:rsidRPr="0030576E" w:rsidRDefault="000855BA" w:rsidP="008666C7">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hideMark/>
          </w:tcPr>
          <w:p w14:paraId="4046671C" w14:textId="77777777" w:rsidR="000855BA" w:rsidRPr="0030576E" w:rsidRDefault="000855BA" w:rsidP="008666C7">
            <w:pPr>
              <w:widowControl/>
              <w:spacing w:line="240" w:lineRule="auto"/>
              <w:ind w:firstLineChars="0" w:firstLine="0"/>
              <w:jc w:val="left"/>
              <w:rPr>
                <w:rFonts w:ascii="宋体" w:eastAsia="宋体" w:hAnsi="宋体" w:cs="宋体"/>
                <w:color w:val="000000"/>
                <w:kern w:val="0"/>
                <w:sz w:val="20"/>
                <w:szCs w:val="20"/>
              </w:rPr>
            </w:pPr>
          </w:p>
        </w:tc>
      </w:tr>
      <w:tr w:rsidR="00862E25" w:rsidRPr="0030576E" w14:paraId="67C4BE45" w14:textId="77777777" w:rsidTr="000855B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4BCC437"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1716" w:type="dxa"/>
            <w:tcBorders>
              <w:top w:val="nil"/>
              <w:left w:val="nil"/>
              <w:bottom w:val="single" w:sz="4" w:space="0" w:color="auto"/>
              <w:right w:val="single" w:sz="4" w:space="0" w:color="auto"/>
            </w:tcBorders>
            <w:shd w:val="clear" w:color="auto" w:fill="auto"/>
            <w:vAlign w:val="center"/>
            <w:hideMark/>
          </w:tcPr>
          <w:p w14:paraId="18C04FF1"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2160" w:type="dxa"/>
            <w:tcBorders>
              <w:top w:val="nil"/>
              <w:left w:val="nil"/>
              <w:bottom w:val="single" w:sz="4" w:space="0" w:color="auto"/>
              <w:right w:val="single" w:sz="4" w:space="0" w:color="auto"/>
            </w:tcBorders>
            <w:shd w:val="clear" w:color="auto" w:fill="auto"/>
            <w:noWrap/>
            <w:vAlign w:val="center"/>
            <w:hideMark/>
          </w:tcPr>
          <w:p w14:paraId="24C7A1DA"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1998DEBF"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18A601DB"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hideMark/>
          </w:tcPr>
          <w:p w14:paraId="33A1F870"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该字段值只能作为质权方会员代码</w:t>
            </w:r>
          </w:p>
        </w:tc>
      </w:tr>
      <w:tr w:rsidR="00862E25" w:rsidRPr="0030576E" w14:paraId="12B717E3" w14:textId="77777777" w:rsidTr="000855B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1C45841" w14:textId="77777777" w:rsidR="00862E25" w:rsidRPr="00984E1E" w:rsidRDefault="00862E25" w:rsidP="008666C7">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16" w:type="dxa"/>
            <w:tcBorders>
              <w:top w:val="nil"/>
              <w:left w:val="nil"/>
              <w:bottom w:val="single" w:sz="4" w:space="0" w:color="auto"/>
              <w:right w:val="single" w:sz="4" w:space="0" w:color="auto"/>
            </w:tcBorders>
            <w:shd w:val="clear" w:color="auto" w:fill="auto"/>
            <w:vAlign w:val="center"/>
          </w:tcPr>
          <w:p w14:paraId="647A5A67" w14:textId="77777777" w:rsidR="00862E25" w:rsidRPr="00984E1E" w:rsidRDefault="00862E25" w:rsidP="008666C7">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160" w:type="dxa"/>
            <w:tcBorders>
              <w:top w:val="nil"/>
              <w:left w:val="nil"/>
              <w:bottom w:val="single" w:sz="4" w:space="0" w:color="auto"/>
              <w:right w:val="single" w:sz="4" w:space="0" w:color="auto"/>
            </w:tcBorders>
            <w:shd w:val="clear" w:color="auto" w:fill="auto"/>
            <w:noWrap/>
            <w:vAlign w:val="center"/>
          </w:tcPr>
          <w:p w14:paraId="44EB0261" w14:textId="77777777" w:rsidR="00862E25" w:rsidRPr="00984E1E" w:rsidRDefault="00862E25" w:rsidP="008666C7">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06C70F5F" w14:textId="77777777" w:rsidR="00862E25" w:rsidRPr="007E3DAF" w:rsidRDefault="00862E25" w:rsidP="008666C7">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1DA5519B" w14:textId="77777777" w:rsidR="00862E25" w:rsidRPr="00984E1E" w:rsidRDefault="00862E25" w:rsidP="008666C7">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tcPr>
          <w:p w14:paraId="6A387395"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该字段值只能作为质权方席位代码</w:t>
            </w:r>
          </w:p>
        </w:tc>
      </w:tr>
      <w:tr w:rsidR="00862E25" w:rsidRPr="0030576E" w14:paraId="35B1F410" w14:textId="77777777" w:rsidTr="000855B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51C2381"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716" w:type="dxa"/>
            <w:tcBorders>
              <w:top w:val="nil"/>
              <w:left w:val="nil"/>
              <w:bottom w:val="single" w:sz="4" w:space="0" w:color="auto"/>
              <w:right w:val="single" w:sz="4" w:space="0" w:color="auto"/>
            </w:tcBorders>
            <w:shd w:val="clear" w:color="auto" w:fill="auto"/>
            <w:noWrap/>
            <w:vAlign w:val="center"/>
            <w:hideMark/>
          </w:tcPr>
          <w:p w14:paraId="738ABCA4"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clientID</w:t>
            </w:r>
          </w:p>
        </w:tc>
        <w:tc>
          <w:tcPr>
            <w:tcW w:w="2160" w:type="dxa"/>
            <w:tcBorders>
              <w:top w:val="nil"/>
              <w:left w:val="nil"/>
              <w:bottom w:val="single" w:sz="4" w:space="0" w:color="auto"/>
              <w:right w:val="single" w:sz="4" w:space="0" w:color="auto"/>
            </w:tcBorders>
            <w:shd w:val="clear" w:color="auto" w:fill="auto"/>
            <w:noWrap/>
            <w:vAlign w:val="center"/>
            <w:hideMark/>
          </w:tcPr>
          <w:p w14:paraId="2C73C2EF"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质权方</w:t>
            </w:r>
            <w:r w:rsidRPr="0030576E">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hideMark/>
          </w:tcPr>
          <w:p w14:paraId="700A1F44"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4F5E68BE"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hideMark/>
          </w:tcPr>
          <w:p w14:paraId="73E5105F"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p>
        </w:tc>
      </w:tr>
      <w:tr w:rsidR="00862E25" w:rsidRPr="0030576E" w14:paraId="5CFBF62D" w14:textId="77777777" w:rsidTr="000855B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6ECE4DB"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M60</w:t>
            </w:r>
          </w:p>
        </w:tc>
        <w:tc>
          <w:tcPr>
            <w:tcW w:w="1716" w:type="dxa"/>
            <w:tcBorders>
              <w:top w:val="nil"/>
              <w:left w:val="nil"/>
              <w:bottom w:val="single" w:sz="4" w:space="0" w:color="auto"/>
              <w:right w:val="single" w:sz="4" w:space="0" w:color="auto"/>
            </w:tcBorders>
            <w:shd w:val="clear" w:color="auto" w:fill="auto"/>
            <w:vAlign w:val="center"/>
            <w:hideMark/>
          </w:tcPr>
          <w:p w14:paraId="49144D45"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traderID</w:t>
            </w:r>
          </w:p>
        </w:tc>
        <w:tc>
          <w:tcPr>
            <w:tcW w:w="2160" w:type="dxa"/>
            <w:tcBorders>
              <w:top w:val="nil"/>
              <w:left w:val="nil"/>
              <w:bottom w:val="single" w:sz="4" w:space="0" w:color="auto"/>
              <w:right w:val="single" w:sz="4" w:space="0" w:color="auto"/>
            </w:tcBorders>
            <w:shd w:val="clear" w:color="auto" w:fill="auto"/>
            <w:noWrap/>
            <w:vAlign w:val="center"/>
            <w:hideMark/>
          </w:tcPr>
          <w:p w14:paraId="2AE5343F"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撤销申报用户</w:t>
            </w:r>
            <w:r w:rsidRPr="0030576E">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hideMark/>
          </w:tcPr>
          <w:p w14:paraId="3612291B"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71BFD0F0"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518" w:type="dxa"/>
            <w:tcBorders>
              <w:top w:val="nil"/>
              <w:left w:val="nil"/>
              <w:bottom w:val="single" w:sz="4" w:space="0" w:color="auto"/>
              <w:right w:val="single" w:sz="4" w:space="0" w:color="auto"/>
            </w:tcBorders>
            <w:shd w:val="clear" w:color="auto" w:fill="auto"/>
            <w:noWrap/>
            <w:vAlign w:val="center"/>
            <w:hideMark/>
          </w:tcPr>
          <w:p w14:paraId="66BF891C" w14:textId="77777777" w:rsidR="00862E25" w:rsidRPr="0030576E" w:rsidRDefault="00862E25" w:rsidP="008666C7">
            <w:pPr>
              <w:widowControl/>
              <w:spacing w:line="240" w:lineRule="auto"/>
              <w:ind w:firstLineChars="0" w:firstLine="0"/>
              <w:jc w:val="left"/>
              <w:rPr>
                <w:rFonts w:ascii="宋体" w:eastAsia="宋体" w:hAnsi="宋体" w:cs="宋体"/>
                <w:color w:val="000000"/>
                <w:kern w:val="0"/>
                <w:sz w:val="20"/>
                <w:szCs w:val="20"/>
              </w:rPr>
            </w:pPr>
          </w:p>
        </w:tc>
      </w:tr>
      <w:tr w:rsidR="00290B99" w:rsidRPr="0030576E" w14:paraId="1AF74997" w14:textId="77777777" w:rsidTr="000855B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491FF19E"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T23</w:t>
            </w:r>
          </w:p>
        </w:tc>
        <w:tc>
          <w:tcPr>
            <w:tcW w:w="1716" w:type="dxa"/>
            <w:tcBorders>
              <w:top w:val="nil"/>
              <w:left w:val="nil"/>
              <w:bottom w:val="single" w:sz="4" w:space="0" w:color="auto"/>
              <w:right w:val="single" w:sz="4" w:space="0" w:color="auto"/>
            </w:tcBorders>
            <w:shd w:val="clear" w:color="auto" w:fill="auto"/>
            <w:vAlign w:val="center"/>
          </w:tcPr>
          <w:p w14:paraId="698508FF"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r w:rsidRPr="003F6993">
              <w:rPr>
                <w:rFonts w:ascii="宋体" w:eastAsia="宋体" w:hAnsi="宋体" w:cs="宋体"/>
                <w:color w:val="000000"/>
                <w:kern w:val="0"/>
                <w:sz w:val="20"/>
                <w:szCs w:val="20"/>
              </w:rPr>
              <w:t>cancelDate</w:t>
            </w:r>
          </w:p>
        </w:tc>
        <w:tc>
          <w:tcPr>
            <w:tcW w:w="2160" w:type="dxa"/>
            <w:tcBorders>
              <w:top w:val="nil"/>
              <w:left w:val="nil"/>
              <w:bottom w:val="single" w:sz="4" w:space="0" w:color="auto"/>
              <w:right w:val="single" w:sz="4" w:space="0" w:color="auto"/>
            </w:tcBorders>
            <w:shd w:val="clear" w:color="auto" w:fill="auto"/>
            <w:noWrap/>
            <w:vAlign w:val="center"/>
          </w:tcPr>
          <w:p w14:paraId="2FB70D3B" w14:textId="6B3F31ED" w:rsidR="00290B99" w:rsidRDefault="00290B99" w:rsidP="00D97AC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w:t>
            </w:r>
            <w:r w:rsidR="00D97AC3">
              <w:rPr>
                <w:rFonts w:ascii="宋体" w:eastAsia="宋体" w:hAnsi="宋体" w:cs="宋体" w:hint="eastAsia"/>
                <w:color w:val="000000"/>
                <w:kern w:val="0"/>
                <w:sz w:val="20"/>
                <w:szCs w:val="20"/>
              </w:rPr>
              <w:t>自然</w:t>
            </w:r>
            <w:r>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vAlign w:val="center"/>
          </w:tcPr>
          <w:p w14:paraId="1C836E2C"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79264A60"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518" w:type="dxa"/>
            <w:tcBorders>
              <w:top w:val="nil"/>
              <w:left w:val="nil"/>
              <w:bottom w:val="single" w:sz="4" w:space="0" w:color="auto"/>
              <w:right w:val="single" w:sz="4" w:space="0" w:color="auto"/>
            </w:tcBorders>
            <w:shd w:val="clear" w:color="auto" w:fill="auto"/>
            <w:noWrap/>
            <w:vAlign w:val="center"/>
          </w:tcPr>
          <w:p w14:paraId="4D002E26"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p>
        </w:tc>
      </w:tr>
      <w:tr w:rsidR="00290B99" w:rsidRPr="0030576E" w14:paraId="317814CB" w14:textId="77777777" w:rsidTr="000855B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BCEDAE8"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28</w:t>
            </w:r>
          </w:p>
        </w:tc>
        <w:tc>
          <w:tcPr>
            <w:tcW w:w="1716" w:type="dxa"/>
            <w:tcBorders>
              <w:top w:val="nil"/>
              <w:left w:val="nil"/>
              <w:bottom w:val="single" w:sz="4" w:space="0" w:color="auto"/>
              <w:right w:val="single" w:sz="4" w:space="0" w:color="auto"/>
            </w:tcBorders>
            <w:shd w:val="clear" w:color="auto" w:fill="auto"/>
            <w:vAlign w:val="center"/>
          </w:tcPr>
          <w:p w14:paraId="69B0C0D5"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r w:rsidRPr="00262EFC">
              <w:rPr>
                <w:rFonts w:ascii="宋体" w:eastAsia="宋体" w:hAnsi="宋体" w:cs="宋体"/>
                <w:color w:val="000000"/>
                <w:kern w:val="0"/>
                <w:sz w:val="20"/>
                <w:szCs w:val="20"/>
              </w:rPr>
              <w:t>cancelTradeDate</w:t>
            </w:r>
          </w:p>
        </w:tc>
        <w:tc>
          <w:tcPr>
            <w:tcW w:w="2160" w:type="dxa"/>
            <w:tcBorders>
              <w:top w:val="nil"/>
              <w:left w:val="nil"/>
              <w:bottom w:val="single" w:sz="4" w:space="0" w:color="auto"/>
              <w:right w:val="single" w:sz="4" w:space="0" w:color="auto"/>
            </w:tcBorders>
            <w:shd w:val="clear" w:color="auto" w:fill="auto"/>
            <w:noWrap/>
            <w:vAlign w:val="center"/>
          </w:tcPr>
          <w:p w14:paraId="3CE2A151" w14:textId="726B53B2" w:rsidR="00290B99" w:rsidRDefault="00290B99" w:rsidP="00D97AC3">
            <w:pPr>
              <w:widowControl/>
              <w:spacing w:line="240" w:lineRule="auto"/>
              <w:ind w:firstLineChars="0" w:firstLine="0"/>
              <w:jc w:val="left"/>
              <w:rPr>
                <w:rFonts w:ascii="宋体" w:eastAsia="宋体" w:hAnsi="宋体" w:cs="宋体"/>
                <w:color w:val="000000"/>
                <w:kern w:val="0"/>
                <w:sz w:val="20"/>
                <w:szCs w:val="20"/>
              </w:rPr>
            </w:pPr>
            <w:r w:rsidRPr="002F50A3">
              <w:rPr>
                <w:rFonts w:ascii="宋体" w:eastAsia="宋体" w:hAnsi="宋体" w:cs="宋体" w:hint="eastAsia"/>
                <w:color w:val="000000"/>
                <w:kern w:val="0"/>
                <w:sz w:val="20"/>
                <w:szCs w:val="20"/>
              </w:rPr>
              <w:t>撤销申报</w:t>
            </w:r>
            <w:r w:rsidR="00D97AC3">
              <w:rPr>
                <w:rFonts w:ascii="宋体" w:eastAsia="宋体" w:hAnsi="宋体" w:cs="宋体" w:hint="eastAsia"/>
                <w:color w:val="000000"/>
                <w:kern w:val="0"/>
                <w:sz w:val="20"/>
                <w:szCs w:val="20"/>
              </w:rPr>
              <w:t>交易</w:t>
            </w:r>
            <w:r w:rsidRPr="002F50A3">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vAlign w:val="center"/>
          </w:tcPr>
          <w:p w14:paraId="5D537684"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65F69AD7"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518" w:type="dxa"/>
            <w:tcBorders>
              <w:top w:val="nil"/>
              <w:left w:val="nil"/>
              <w:bottom w:val="single" w:sz="4" w:space="0" w:color="auto"/>
              <w:right w:val="single" w:sz="4" w:space="0" w:color="auto"/>
            </w:tcBorders>
            <w:shd w:val="clear" w:color="auto" w:fill="auto"/>
            <w:noWrap/>
            <w:vAlign w:val="center"/>
          </w:tcPr>
          <w:p w14:paraId="409F11BB" w14:textId="77777777" w:rsidR="00290B99" w:rsidRPr="0030576E" w:rsidRDefault="00290B99" w:rsidP="008666C7">
            <w:pPr>
              <w:widowControl/>
              <w:spacing w:line="240" w:lineRule="auto"/>
              <w:ind w:firstLineChars="0" w:firstLine="0"/>
              <w:jc w:val="left"/>
              <w:rPr>
                <w:rFonts w:ascii="宋体" w:eastAsia="宋体" w:hAnsi="宋体" w:cs="宋体"/>
                <w:color w:val="000000"/>
                <w:kern w:val="0"/>
                <w:sz w:val="20"/>
                <w:szCs w:val="20"/>
              </w:rPr>
            </w:pPr>
          </w:p>
        </w:tc>
      </w:tr>
      <w:tr w:rsidR="009D2846" w:rsidRPr="0030576E" w14:paraId="6D479A6B" w14:textId="77777777" w:rsidTr="000855B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6C26BC3"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X39</w:t>
            </w:r>
          </w:p>
        </w:tc>
        <w:tc>
          <w:tcPr>
            <w:tcW w:w="1716" w:type="dxa"/>
            <w:tcBorders>
              <w:top w:val="nil"/>
              <w:left w:val="nil"/>
              <w:bottom w:val="single" w:sz="4" w:space="0" w:color="auto"/>
              <w:right w:val="single" w:sz="4" w:space="0" w:color="auto"/>
            </w:tcBorders>
            <w:shd w:val="clear" w:color="auto" w:fill="auto"/>
            <w:vAlign w:val="center"/>
            <w:hideMark/>
          </w:tcPr>
          <w:p w14:paraId="4BAD04A3"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RspCode</w:t>
            </w:r>
          </w:p>
        </w:tc>
        <w:tc>
          <w:tcPr>
            <w:tcW w:w="2160" w:type="dxa"/>
            <w:tcBorders>
              <w:top w:val="nil"/>
              <w:left w:val="nil"/>
              <w:bottom w:val="single" w:sz="4" w:space="0" w:color="auto"/>
              <w:right w:val="single" w:sz="4" w:space="0" w:color="auto"/>
            </w:tcBorders>
            <w:shd w:val="clear" w:color="auto" w:fill="auto"/>
            <w:noWrap/>
            <w:vAlign w:val="center"/>
            <w:hideMark/>
          </w:tcPr>
          <w:p w14:paraId="4797B12A"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21746AD5"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0A33274D"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18" w:type="dxa"/>
            <w:tcBorders>
              <w:top w:val="nil"/>
              <w:left w:val="nil"/>
              <w:bottom w:val="single" w:sz="4" w:space="0" w:color="auto"/>
              <w:right w:val="single" w:sz="4" w:space="0" w:color="auto"/>
            </w:tcBorders>
            <w:shd w:val="clear" w:color="auto" w:fill="auto"/>
            <w:noWrap/>
            <w:vAlign w:val="center"/>
            <w:hideMark/>
          </w:tcPr>
          <w:p w14:paraId="6777781B"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p>
        </w:tc>
      </w:tr>
      <w:tr w:rsidR="009D2846" w:rsidRPr="0030576E" w14:paraId="7884812D" w14:textId="77777777" w:rsidTr="000855B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EFBE950"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X40</w:t>
            </w:r>
          </w:p>
        </w:tc>
        <w:tc>
          <w:tcPr>
            <w:tcW w:w="1716" w:type="dxa"/>
            <w:tcBorders>
              <w:top w:val="nil"/>
              <w:left w:val="nil"/>
              <w:bottom w:val="single" w:sz="4" w:space="0" w:color="auto"/>
              <w:right w:val="single" w:sz="4" w:space="0" w:color="auto"/>
            </w:tcBorders>
            <w:shd w:val="clear" w:color="auto" w:fill="auto"/>
            <w:vAlign w:val="center"/>
            <w:hideMark/>
          </w:tcPr>
          <w:p w14:paraId="51329860"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RspMsg</w:t>
            </w:r>
          </w:p>
        </w:tc>
        <w:tc>
          <w:tcPr>
            <w:tcW w:w="2160" w:type="dxa"/>
            <w:tcBorders>
              <w:top w:val="nil"/>
              <w:left w:val="nil"/>
              <w:bottom w:val="single" w:sz="4" w:space="0" w:color="auto"/>
              <w:right w:val="single" w:sz="4" w:space="0" w:color="auto"/>
            </w:tcBorders>
            <w:shd w:val="clear" w:color="auto" w:fill="auto"/>
            <w:noWrap/>
            <w:vAlign w:val="center"/>
            <w:hideMark/>
          </w:tcPr>
          <w:p w14:paraId="1D0C6D86"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00D26E92"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23E8960E"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18" w:type="dxa"/>
            <w:tcBorders>
              <w:top w:val="nil"/>
              <w:left w:val="nil"/>
              <w:bottom w:val="single" w:sz="4" w:space="0" w:color="auto"/>
              <w:right w:val="single" w:sz="4" w:space="0" w:color="auto"/>
            </w:tcBorders>
            <w:shd w:val="clear" w:color="auto" w:fill="auto"/>
            <w:noWrap/>
            <w:vAlign w:val="center"/>
            <w:hideMark/>
          </w:tcPr>
          <w:p w14:paraId="2CD167B6" w14:textId="77777777" w:rsidR="009D2846" w:rsidRPr="0030576E" w:rsidRDefault="009D2846" w:rsidP="008666C7">
            <w:pPr>
              <w:widowControl/>
              <w:spacing w:line="240" w:lineRule="auto"/>
              <w:ind w:firstLineChars="0" w:firstLine="0"/>
              <w:jc w:val="left"/>
              <w:rPr>
                <w:rFonts w:ascii="宋体" w:eastAsia="宋体" w:hAnsi="宋体" w:cs="宋体"/>
                <w:color w:val="000000"/>
                <w:kern w:val="0"/>
                <w:sz w:val="20"/>
                <w:szCs w:val="20"/>
              </w:rPr>
            </w:pPr>
          </w:p>
        </w:tc>
      </w:tr>
    </w:tbl>
    <w:p w14:paraId="0E5C8B8E" w14:textId="77777777" w:rsidR="00E10CAE" w:rsidRPr="0030576E" w:rsidRDefault="00E10CAE" w:rsidP="00E10CAE">
      <w:pPr>
        <w:ind w:firstLine="480"/>
      </w:pPr>
    </w:p>
    <w:p w14:paraId="0F628D8C" w14:textId="77777777" w:rsidR="00F6548B" w:rsidRDefault="00F6548B" w:rsidP="00F6548B">
      <w:pPr>
        <w:pStyle w:val="4"/>
        <w:numPr>
          <w:ilvl w:val="3"/>
          <w:numId w:val="4"/>
        </w:numPr>
        <w:ind w:left="0" w:firstLineChars="0" w:firstLine="0"/>
      </w:pPr>
      <w:r w:rsidRPr="0096390C">
        <w:rPr>
          <w:rFonts w:hint="eastAsia"/>
        </w:rPr>
        <w:t>质押注销申报查询请求及应答</w:t>
      </w:r>
    </w:p>
    <w:p w14:paraId="52DCE7DC" w14:textId="77777777" w:rsidR="00F6548B" w:rsidRDefault="00F6548B" w:rsidP="001643FA">
      <w:pPr>
        <w:ind w:firstLine="482"/>
      </w:pPr>
      <w:r w:rsidRPr="0089519E">
        <w:rPr>
          <w:rFonts w:hint="eastAsia"/>
          <w:b/>
        </w:rPr>
        <w:t>功能</w:t>
      </w:r>
      <w:r>
        <w:rPr>
          <w:rFonts w:hint="eastAsia"/>
        </w:rPr>
        <w:t>：质押注销</w:t>
      </w:r>
      <w:r w:rsidR="00CF687B">
        <w:rPr>
          <w:rFonts w:hint="eastAsia"/>
        </w:rPr>
        <w:t>申报</w:t>
      </w:r>
      <w:r>
        <w:rPr>
          <w:rFonts w:hint="eastAsia"/>
        </w:rPr>
        <w:t>查询指令用于质权方的会员二级系统查询质押注销申报，支持同时查询多条质押注销申报信息。</w:t>
      </w:r>
    </w:p>
    <w:p w14:paraId="7FB7BF01" w14:textId="77777777" w:rsidR="00F6548B" w:rsidRPr="00CF687B" w:rsidRDefault="00F6548B" w:rsidP="00F6548B">
      <w:pPr>
        <w:ind w:firstLine="480"/>
      </w:pPr>
      <w:r>
        <w:rPr>
          <w:rFonts w:hint="eastAsia"/>
        </w:rPr>
        <w:t>消息体格式如下：</w:t>
      </w:r>
    </w:p>
    <w:tbl>
      <w:tblPr>
        <w:tblW w:w="9361" w:type="dxa"/>
        <w:tblInd w:w="103" w:type="dxa"/>
        <w:tblLayout w:type="fixed"/>
        <w:tblLook w:val="04A0" w:firstRow="1" w:lastRow="0" w:firstColumn="1" w:lastColumn="0" w:noHBand="0" w:noVBand="1"/>
      </w:tblPr>
      <w:tblGrid>
        <w:gridCol w:w="714"/>
        <w:gridCol w:w="709"/>
        <w:gridCol w:w="1984"/>
        <w:gridCol w:w="1843"/>
        <w:gridCol w:w="709"/>
        <w:gridCol w:w="709"/>
        <w:gridCol w:w="2693"/>
      </w:tblGrid>
      <w:tr w:rsidR="00F6548B" w:rsidRPr="00710A79" w14:paraId="62D74132" w14:textId="77777777" w:rsidTr="00F95C08">
        <w:trPr>
          <w:trHeight w:val="270"/>
          <w:tblHeader/>
        </w:trPr>
        <w:tc>
          <w:tcPr>
            <w:tcW w:w="714" w:type="dxa"/>
            <w:tcBorders>
              <w:top w:val="single" w:sz="4" w:space="0" w:color="auto"/>
              <w:left w:val="single" w:sz="4" w:space="0" w:color="auto"/>
              <w:bottom w:val="single" w:sz="4" w:space="0" w:color="auto"/>
              <w:right w:val="single" w:sz="4" w:space="0" w:color="auto"/>
            </w:tcBorders>
            <w:shd w:val="clear" w:color="000000" w:fill="D9D9D9"/>
            <w:vAlign w:val="center"/>
          </w:tcPr>
          <w:p w14:paraId="472792A2" w14:textId="77777777" w:rsidR="00F6548B" w:rsidRPr="00710A79" w:rsidRDefault="00F6548B" w:rsidP="00C21BF7">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43121B3" w14:textId="77777777" w:rsidR="00F6548B" w:rsidRPr="00710A79" w:rsidRDefault="00F6548B" w:rsidP="00C21BF7">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域号</w:t>
            </w:r>
          </w:p>
        </w:tc>
        <w:tc>
          <w:tcPr>
            <w:tcW w:w="1984" w:type="dxa"/>
            <w:tcBorders>
              <w:top w:val="single" w:sz="4" w:space="0" w:color="auto"/>
              <w:left w:val="nil"/>
              <w:bottom w:val="single" w:sz="4" w:space="0" w:color="auto"/>
              <w:right w:val="single" w:sz="4" w:space="0" w:color="auto"/>
            </w:tcBorders>
            <w:shd w:val="clear" w:color="000000" w:fill="D9D9D9"/>
            <w:noWrap/>
            <w:vAlign w:val="center"/>
            <w:hideMark/>
          </w:tcPr>
          <w:p w14:paraId="7BE6A97D" w14:textId="77777777" w:rsidR="00F6548B" w:rsidRPr="00710A79" w:rsidRDefault="00F6548B" w:rsidP="00C21BF7">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域名</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5B011BF7" w14:textId="77777777" w:rsidR="00F6548B" w:rsidRPr="00710A79" w:rsidRDefault="00F6548B" w:rsidP="00C21BF7">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549AC0CD" w14:textId="77777777" w:rsidR="00F6548B" w:rsidRPr="00710A79" w:rsidRDefault="00F6548B" w:rsidP="00C21BF7">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请求</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4FE34BCB" w14:textId="77777777" w:rsidR="00F6548B" w:rsidRPr="00710A79" w:rsidRDefault="00F6548B" w:rsidP="00C21BF7">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应答</w:t>
            </w:r>
          </w:p>
        </w:tc>
        <w:tc>
          <w:tcPr>
            <w:tcW w:w="2693" w:type="dxa"/>
            <w:tcBorders>
              <w:top w:val="single" w:sz="4" w:space="0" w:color="auto"/>
              <w:left w:val="nil"/>
              <w:bottom w:val="single" w:sz="4" w:space="0" w:color="auto"/>
              <w:right w:val="single" w:sz="4" w:space="0" w:color="auto"/>
            </w:tcBorders>
            <w:shd w:val="clear" w:color="000000" w:fill="D9D9D9"/>
            <w:noWrap/>
            <w:vAlign w:val="center"/>
            <w:hideMark/>
          </w:tcPr>
          <w:p w14:paraId="5DDF83FC" w14:textId="77777777" w:rsidR="00F6548B" w:rsidRPr="00710A79" w:rsidRDefault="00F6548B" w:rsidP="00C21BF7">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说明</w:t>
            </w:r>
          </w:p>
        </w:tc>
      </w:tr>
      <w:tr w:rsidR="00F6548B" w:rsidRPr="00710A79" w14:paraId="1E4AE50D"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76ED1585"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05F80E9"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M00</w:t>
            </w:r>
          </w:p>
        </w:tc>
        <w:tc>
          <w:tcPr>
            <w:tcW w:w="1984" w:type="dxa"/>
            <w:tcBorders>
              <w:top w:val="nil"/>
              <w:left w:val="nil"/>
              <w:bottom w:val="single" w:sz="4" w:space="0" w:color="auto"/>
              <w:right w:val="single" w:sz="4" w:space="0" w:color="auto"/>
            </w:tcBorders>
            <w:shd w:val="clear" w:color="auto" w:fill="auto"/>
            <w:vAlign w:val="center"/>
            <w:hideMark/>
          </w:tcPr>
          <w:p w14:paraId="6AE12C34"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memberID</w:t>
            </w:r>
          </w:p>
        </w:tc>
        <w:tc>
          <w:tcPr>
            <w:tcW w:w="1843" w:type="dxa"/>
            <w:tcBorders>
              <w:top w:val="nil"/>
              <w:left w:val="nil"/>
              <w:bottom w:val="single" w:sz="4" w:space="0" w:color="auto"/>
              <w:right w:val="single" w:sz="4" w:space="0" w:color="auto"/>
            </w:tcBorders>
            <w:shd w:val="clear" w:color="auto" w:fill="auto"/>
            <w:noWrap/>
            <w:vAlign w:val="center"/>
            <w:hideMark/>
          </w:tcPr>
          <w:p w14:paraId="5B69C49F"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会员代码</w:t>
            </w:r>
          </w:p>
        </w:tc>
        <w:tc>
          <w:tcPr>
            <w:tcW w:w="709" w:type="dxa"/>
            <w:tcBorders>
              <w:top w:val="nil"/>
              <w:left w:val="nil"/>
              <w:bottom w:val="single" w:sz="4" w:space="0" w:color="auto"/>
              <w:right w:val="single" w:sz="4" w:space="0" w:color="auto"/>
            </w:tcBorders>
            <w:shd w:val="clear" w:color="auto" w:fill="auto"/>
            <w:vAlign w:val="center"/>
            <w:hideMark/>
          </w:tcPr>
          <w:p w14:paraId="03A8E80C"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709" w:type="dxa"/>
            <w:tcBorders>
              <w:top w:val="nil"/>
              <w:left w:val="nil"/>
              <w:bottom w:val="single" w:sz="4" w:space="0" w:color="auto"/>
              <w:right w:val="single" w:sz="4" w:space="0" w:color="auto"/>
            </w:tcBorders>
            <w:shd w:val="clear" w:color="auto" w:fill="auto"/>
            <w:noWrap/>
            <w:vAlign w:val="center"/>
            <w:hideMark/>
          </w:tcPr>
          <w:p w14:paraId="01DAD780"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693" w:type="dxa"/>
            <w:tcBorders>
              <w:top w:val="nil"/>
              <w:left w:val="nil"/>
              <w:bottom w:val="single" w:sz="4" w:space="0" w:color="auto"/>
              <w:right w:val="single" w:sz="4" w:space="0" w:color="auto"/>
            </w:tcBorders>
            <w:shd w:val="clear" w:color="auto" w:fill="auto"/>
            <w:noWrap/>
            <w:vAlign w:val="center"/>
            <w:hideMark/>
          </w:tcPr>
          <w:p w14:paraId="4389F363" w14:textId="77777777" w:rsidR="00F6548B" w:rsidRPr="00710A79" w:rsidRDefault="00690B82"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该字段值只能作为质权方会员代码</w:t>
            </w:r>
          </w:p>
        </w:tc>
      </w:tr>
      <w:tr w:rsidR="00F6548B" w:rsidRPr="00710A79" w14:paraId="70DA4D28"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3A41E429"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CDADAD4" w14:textId="77777777" w:rsidR="00F6548B" w:rsidRPr="00984E1E" w:rsidRDefault="00F6548B" w:rsidP="00C21BF7">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84" w:type="dxa"/>
            <w:tcBorders>
              <w:top w:val="nil"/>
              <w:left w:val="nil"/>
              <w:bottom w:val="single" w:sz="4" w:space="0" w:color="auto"/>
              <w:right w:val="single" w:sz="4" w:space="0" w:color="auto"/>
            </w:tcBorders>
            <w:shd w:val="clear" w:color="auto" w:fill="auto"/>
            <w:vAlign w:val="center"/>
          </w:tcPr>
          <w:p w14:paraId="4309BA00" w14:textId="77777777" w:rsidR="00F6548B" w:rsidRPr="00984E1E" w:rsidRDefault="00F6548B" w:rsidP="00C21BF7">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843" w:type="dxa"/>
            <w:tcBorders>
              <w:top w:val="nil"/>
              <w:left w:val="nil"/>
              <w:bottom w:val="single" w:sz="4" w:space="0" w:color="auto"/>
              <w:right w:val="single" w:sz="4" w:space="0" w:color="auto"/>
            </w:tcBorders>
            <w:shd w:val="clear" w:color="auto" w:fill="auto"/>
            <w:noWrap/>
            <w:vAlign w:val="center"/>
          </w:tcPr>
          <w:p w14:paraId="67317AAC" w14:textId="77777777" w:rsidR="00F6548B" w:rsidRPr="00984E1E" w:rsidRDefault="00F6548B" w:rsidP="00C21BF7">
            <w:pPr>
              <w:widowControl/>
              <w:spacing w:line="240" w:lineRule="auto"/>
              <w:ind w:firstLineChars="0" w:firstLine="0"/>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09" w:type="dxa"/>
            <w:tcBorders>
              <w:top w:val="nil"/>
              <w:left w:val="nil"/>
              <w:bottom w:val="single" w:sz="4" w:space="0" w:color="auto"/>
              <w:right w:val="single" w:sz="4" w:space="0" w:color="auto"/>
            </w:tcBorders>
            <w:shd w:val="clear" w:color="auto" w:fill="auto"/>
            <w:vAlign w:val="center"/>
          </w:tcPr>
          <w:p w14:paraId="703C0F2B" w14:textId="77777777" w:rsidR="00F6548B" w:rsidRPr="007D5A61" w:rsidRDefault="00F6548B" w:rsidP="00C21BF7">
            <w:pPr>
              <w:spacing w:line="240" w:lineRule="auto"/>
              <w:ind w:firstLineChars="0" w:firstLine="0"/>
              <w:rPr>
                <w:rFonts w:asciiTheme="minorEastAsia" w:hAnsiTheme="minorEastAsia"/>
                <w:color w:val="000000"/>
                <w:sz w:val="21"/>
                <w:szCs w:val="21"/>
              </w:rPr>
            </w:pPr>
            <w:r w:rsidRPr="007D5A61">
              <w:rPr>
                <w:rFonts w:asciiTheme="minorEastAsia" w:hAnsiTheme="minorEastAsia" w:hint="eastAsia"/>
                <w:color w:val="000000"/>
                <w:sz w:val="21"/>
                <w:szCs w:val="21"/>
              </w:rPr>
              <w:t>M</w:t>
            </w:r>
          </w:p>
        </w:tc>
        <w:tc>
          <w:tcPr>
            <w:tcW w:w="709" w:type="dxa"/>
            <w:tcBorders>
              <w:top w:val="nil"/>
              <w:left w:val="nil"/>
              <w:bottom w:val="single" w:sz="4" w:space="0" w:color="auto"/>
              <w:right w:val="single" w:sz="4" w:space="0" w:color="auto"/>
            </w:tcBorders>
            <w:shd w:val="clear" w:color="auto" w:fill="auto"/>
            <w:noWrap/>
            <w:vAlign w:val="center"/>
          </w:tcPr>
          <w:p w14:paraId="4B1EDA09" w14:textId="77777777" w:rsidR="00F6548B" w:rsidRPr="007803DC" w:rsidRDefault="00F6548B" w:rsidP="00C21BF7">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693" w:type="dxa"/>
            <w:tcBorders>
              <w:top w:val="nil"/>
              <w:left w:val="nil"/>
              <w:bottom w:val="single" w:sz="4" w:space="0" w:color="auto"/>
              <w:right w:val="single" w:sz="4" w:space="0" w:color="auto"/>
            </w:tcBorders>
            <w:shd w:val="clear" w:color="auto" w:fill="auto"/>
            <w:noWrap/>
            <w:vAlign w:val="center"/>
          </w:tcPr>
          <w:p w14:paraId="799F5705" w14:textId="77777777" w:rsidR="00F6548B" w:rsidRPr="00710A79" w:rsidRDefault="00690B82"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该字段值只能作为质权方席位代码</w:t>
            </w:r>
          </w:p>
        </w:tc>
      </w:tr>
      <w:tr w:rsidR="00F6548B" w:rsidRPr="00710A79" w14:paraId="537C619F"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01CED891"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756EED7"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1984" w:type="dxa"/>
            <w:tcBorders>
              <w:top w:val="nil"/>
              <w:left w:val="nil"/>
              <w:bottom w:val="single" w:sz="4" w:space="0" w:color="auto"/>
              <w:right w:val="single" w:sz="4" w:space="0" w:color="auto"/>
            </w:tcBorders>
            <w:shd w:val="clear" w:color="auto" w:fill="auto"/>
            <w:noWrap/>
            <w:vAlign w:val="center"/>
            <w:hideMark/>
          </w:tcPr>
          <w:p w14:paraId="5D15A8D7"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applyDate</w:t>
            </w:r>
          </w:p>
        </w:tc>
        <w:tc>
          <w:tcPr>
            <w:tcW w:w="1843" w:type="dxa"/>
            <w:tcBorders>
              <w:top w:val="nil"/>
              <w:left w:val="nil"/>
              <w:bottom w:val="single" w:sz="4" w:space="0" w:color="auto"/>
              <w:right w:val="single" w:sz="4" w:space="0" w:color="auto"/>
            </w:tcBorders>
            <w:shd w:val="clear" w:color="auto" w:fill="auto"/>
            <w:noWrap/>
            <w:vAlign w:val="center"/>
            <w:hideMark/>
          </w:tcPr>
          <w:p w14:paraId="22FB1EE4"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w:t>
            </w:r>
            <w:r w:rsidR="00F513CE">
              <w:rPr>
                <w:rFonts w:ascii="宋体" w:eastAsia="宋体" w:hAnsi="宋体" w:cs="宋体" w:hint="eastAsia"/>
                <w:color w:val="000000"/>
                <w:kern w:val="0"/>
                <w:sz w:val="20"/>
                <w:szCs w:val="20"/>
              </w:rPr>
              <w:t>报</w:t>
            </w:r>
            <w:r w:rsidR="00CF687B">
              <w:rPr>
                <w:rFonts w:ascii="宋体" w:eastAsia="宋体" w:hAnsi="宋体" w:cs="宋体" w:hint="eastAsia"/>
                <w:color w:val="000000"/>
                <w:kern w:val="0"/>
                <w:sz w:val="20"/>
                <w:szCs w:val="20"/>
              </w:rPr>
              <w:t>自然</w:t>
            </w:r>
            <w:r w:rsidRPr="00710A79">
              <w:rPr>
                <w:rFonts w:ascii="宋体" w:eastAsia="宋体" w:hAnsi="宋体" w:cs="宋体" w:hint="eastAsia"/>
                <w:color w:val="000000"/>
                <w:kern w:val="0"/>
                <w:sz w:val="20"/>
                <w:szCs w:val="20"/>
              </w:rPr>
              <w:t>日期</w:t>
            </w:r>
          </w:p>
        </w:tc>
        <w:tc>
          <w:tcPr>
            <w:tcW w:w="709" w:type="dxa"/>
            <w:tcBorders>
              <w:top w:val="nil"/>
              <w:left w:val="nil"/>
              <w:bottom w:val="single" w:sz="4" w:space="0" w:color="auto"/>
              <w:right w:val="single" w:sz="4" w:space="0" w:color="auto"/>
            </w:tcBorders>
            <w:shd w:val="clear" w:color="auto" w:fill="auto"/>
            <w:noWrap/>
            <w:vAlign w:val="center"/>
            <w:hideMark/>
          </w:tcPr>
          <w:p w14:paraId="16DCE20E"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709" w:type="dxa"/>
            <w:tcBorders>
              <w:top w:val="nil"/>
              <w:left w:val="nil"/>
              <w:bottom w:val="single" w:sz="4" w:space="0" w:color="auto"/>
              <w:right w:val="single" w:sz="4" w:space="0" w:color="auto"/>
            </w:tcBorders>
            <w:shd w:val="clear" w:color="auto" w:fill="auto"/>
            <w:noWrap/>
            <w:vAlign w:val="center"/>
            <w:hideMark/>
          </w:tcPr>
          <w:p w14:paraId="32D8E2AB"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693" w:type="dxa"/>
            <w:tcBorders>
              <w:top w:val="nil"/>
              <w:left w:val="nil"/>
              <w:bottom w:val="single" w:sz="4" w:space="0" w:color="auto"/>
              <w:right w:val="single" w:sz="4" w:space="0" w:color="auto"/>
            </w:tcBorders>
            <w:shd w:val="clear" w:color="auto" w:fill="auto"/>
            <w:noWrap/>
            <w:vAlign w:val="center"/>
            <w:hideMark/>
          </w:tcPr>
          <w:p w14:paraId="457C7AB6"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p>
        </w:tc>
      </w:tr>
      <w:tr w:rsidR="00F6548B" w:rsidRPr="00710A79" w14:paraId="79867794"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65B9F1DE"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980BB13" w14:textId="77777777" w:rsidR="00F6548B" w:rsidRPr="00710A79" w:rsidRDefault="00F6548B" w:rsidP="00ED281F">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sidR="00ED281F">
              <w:rPr>
                <w:rFonts w:ascii="宋体" w:eastAsia="宋体" w:hAnsi="宋体" w:cs="宋体" w:hint="eastAsia"/>
                <w:color w:val="000000"/>
                <w:kern w:val="0"/>
                <w:sz w:val="20"/>
                <w:szCs w:val="20"/>
              </w:rPr>
              <w:t>03</w:t>
            </w:r>
          </w:p>
        </w:tc>
        <w:tc>
          <w:tcPr>
            <w:tcW w:w="1984" w:type="dxa"/>
            <w:tcBorders>
              <w:top w:val="nil"/>
              <w:left w:val="nil"/>
              <w:bottom w:val="single" w:sz="4" w:space="0" w:color="auto"/>
              <w:right w:val="single" w:sz="4" w:space="0" w:color="auto"/>
            </w:tcBorders>
            <w:shd w:val="clear" w:color="auto" w:fill="auto"/>
            <w:noWrap/>
            <w:vAlign w:val="center"/>
            <w:hideMark/>
          </w:tcPr>
          <w:p w14:paraId="4A95912F" w14:textId="77777777" w:rsidR="00F6548B"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1843" w:type="dxa"/>
            <w:tcBorders>
              <w:top w:val="nil"/>
              <w:left w:val="nil"/>
              <w:bottom w:val="single" w:sz="4" w:space="0" w:color="auto"/>
              <w:right w:val="single" w:sz="4" w:space="0" w:color="auto"/>
            </w:tcBorders>
            <w:shd w:val="clear" w:color="auto" w:fill="auto"/>
            <w:noWrap/>
            <w:vAlign w:val="center"/>
            <w:hideMark/>
          </w:tcPr>
          <w:p w14:paraId="66EF8446"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质押注销申报编号</w:t>
            </w:r>
          </w:p>
        </w:tc>
        <w:tc>
          <w:tcPr>
            <w:tcW w:w="709" w:type="dxa"/>
            <w:tcBorders>
              <w:top w:val="nil"/>
              <w:left w:val="nil"/>
              <w:bottom w:val="single" w:sz="4" w:space="0" w:color="auto"/>
              <w:right w:val="single" w:sz="4" w:space="0" w:color="auto"/>
            </w:tcBorders>
            <w:shd w:val="clear" w:color="auto" w:fill="auto"/>
            <w:noWrap/>
            <w:vAlign w:val="center"/>
            <w:hideMark/>
          </w:tcPr>
          <w:p w14:paraId="0DB26738" w14:textId="77777777" w:rsidR="00F6548B" w:rsidRPr="00710A79" w:rsidRDefault="00D97D8D"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102E9781"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693" w:type="dxa"/>
            <w:tcBorders>
              <w:top w:val="nil"/>
              <w:left w:val="nil"/>
              <w:bottom w:val="single" w:sz="4" w:space="0" w:color="auto"/>
              <w:right w:val="single" w:sz="4" w:space="0" w:color="auto"/>
            </w:tcBorders>
            <w:shd w:val="clear" w:color="auto" w:fill="auto"/>
            <w:noWrap/>
            <w:vAlign w:val="center"/>
          </w:tcPr>
          <w:p w14:paraId="6676E044" w14:textId="77777777" w:rsidR="00F6548B" w:rsidRPr="00710A79" w:rsidRDefault="00F6548B" w:rsidP="00C21BF7">
            <w:pPr>
              <w:widowControl/>
              <w:spacing w:line="240" w:lineRule="auto"/>
              <w:ind w:firstLineChars="0" w:firstLine="0"/>
              <w:rPr>
                <w:rFonts w:ascii="宋体" w:eastAsia="宋体" w:hAnsi="宋体" w:cs="宋体"/>
                <w:color w:val="000000"/>
                <w:kern w:val="0"/>
                <w:sz w:val="20"/>
                <w:szCs w:val="20"/>
              </w:rPr>
            </w:pPr>
          </w:p>
        </w:tc>
      </w:tr>
      <w:tr w:rsidR="00ED281F" w:rsidRPr="00710A79" w14:paraId="33F04C52"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36A651AB"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597CBFD"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noWrap/>
            <w:vAlign w:val="center"/>
          </w:tcPr>
          <w:p w14:paraId="4B796B99"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sidRPr="000855BA">
              <w:rPr>
                <w:rFonts w:ascii="宋体" w:eastAsia="宋体" w:hAnsi="宋体" w:cs="宋体"/>
                <w:color w:val="000000"/>
                <w:kern w:val="0"/>
                <w:sz w:val="20"/>
                <w:szCs w:val="20"/>
              </w:rPr>
              <w:t>sheetNo</w:t>
            </w:r>
          </w:p>
        </w:tc>
        <w:tc>
          <w:tcPr>
            <w:tcW w:w="1843" w:type="dxa"/>
            <w:tcBorders>
              <w:top w:val="nil"/>
              <w:left w:val="nil"/>
              <w:bottom w:val="single" w:sz="4" w:space="0" w:color="auto"/>
              <w:right w:val="single" w:sz="4" w:space="0" w:color="auto"/>
            </w:tcBorders>
            <w:shd w:val="clear" w:color="auto" w:fill="auto"/>
            <w:noWrap/>
            <w:vAlign w:val="center"/>
          </w:tcPr>
          <w:p w14:paraId="0C21996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质押登记编号</w:t>
            </w:r>
          </w:p>
        </w:tc>
        <w:tc>
          <w:tcPr>
            <w:tcW w:w="709" w:type="dxa"/>
            <w:tcBorders>
              <w:top w:val="nil"/>
              <w:left w:val="nil"/>
              <w:bottom w:val="single" w:sz="4" w:space="0" w:color="auto"/>
              <w:right w:val="single" w:sz="4" w:space="0" w:color="auto"/>
            </w:tcBorders>
            <w:shd w:val="clear" w:color="auto" w:fill="auto"/>
            <w:noWrap/>
            <w:vAlign w:val="center"/>
          </w:tcPr>
          <w:p w14:paraId="0006256A"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tcPr>
          <w:p w14:paraId="06D5FAB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693" w:type="dxa"/>
            <w:tcBorders>
              <w:top w:val="nil"/>
              <w:left w:val="nil"/>
              <w:bottom w:val="single" w:sz="4" w:space="0" w:color="auto"/>
              <w:right w:val="single" w:sz="4" w:space="0" w:color="auto"/>
            </w:tcBorders>
            <w:shd w:val="clear" w:color="auto" w:fill="auto"/>
            <w:noWrap/>
            <w:vAlign w:val="center"/>
          </w:tcPr>
          <w:p w14:paraId="59FF586E"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r>
      <w:tr w:rsidR="00ED281F" w:rsidRPr="00710A79" w14:paraId="252704B0"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24ACBDAF"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1F59887" w14:textId="64A21E68"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K44</w:t>
            </w:r>
          </w:p>
        </w:tc>
        <w:tc>
          <w:tcPr>
            <w:tcW w:w="1984" w:type="dxa"/>
            <w:tcBorders>
              <w:top w:val="nil"/>
              <w:left w:val="nil"/>
              <w:bottom w:val="single" w:sz="4" w:space="0" w:color="auto"/>
              <w:right w:val="single" w:sz="4" w:space="0" w:color="auto"/>
            </w:tcBorders>
            <w:shd w:val="clear" w:color="auto" w:fill="auto"/>
            <w:noWrap/>
            <w:vAlign w:val="center"/>
            <w:hideMark/>
          </w:tcPr>
          <w:p w14:paraId="15E91E21" w14:textId="3A756DE6"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loaner</w:t>
            </w:r>
          </w:p>
        </w:tc>
        <w:tc>
          <w:tcPr>
            <w:tcW w:w="1843" w:type="dxa"/>
            <w:tcBorders>
              <w:top w:val="nil"/>
              <w:left w:val="nil"/>
              <w:bottom w:val="single" w:sz="4" w:space="0" w:color="auto"/>
              <w:right w:val="single" w:sz="4" w:space="0" w:color="auto"/>
            </w:tcBorders>
            <w:shd w:val="clear" w:color="auto" w:fill="auto"/>
            <w:noWrap/>
            <w:vAlign w:val="center"/>
            <w:hideMark/>
          </w:tcPr>
          <w:p w14:paraId="2B359C79"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质权</w:t>
            </w:r>
            <w:r>
              <w:rPr>
                <w:rFonts w:ascii="宋体" w:eastAsia="宋体" w:hAnsi="宋体" w:cs="宋体" w:hint="eastAsia"/>
                <w:color w:val="000000"/>
                <w:kern w:val="0"/>
                <w:sz w:val="20"/>
                <w:szCs w:val="20"/>
              </w:rPr>
              <w:t>方客户</w:t>
            </w:r>
            <w:r w:rsidRPr="00710A79">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noWrap/>
            <w:vAlign w:val="center"/>
            <w:hideMark/>
          </w:tcPr>
          <w:p w14:paraId="42C0A88C"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740ECD7C"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693" w:type="dxa"/>
            <w:tcBorders>
              <w:top w:val="nil"/>
              <w:left w:val="nil"/>
              <w:bottom w:val="single" w:sz="4" w:space="0" w:color="auto"/>
              <w:right w:val="single" w:sz="4" w:space="0" w:color="auto"/>
            </w:tcBorders>
            <w:shd w:val="clear" w:color="auto" w:fill="auto"/>
            <w:noWrap/>
            <w:vAlign w:val="center"/>
            <w:hideMark/>
          </w:tcPr>
          <w:p w14:paraId="76EE0AF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r>
      <w:tr w:rsidR="00ED281F" w:rsidRPr="00710A79" w14:paraId="5F36B7BA" w14:textId="77777777" w:rsidTr="00F95C08">
        <w:trPr>
          <w:trHeight w:val="480"/>
        </w:trPr>
        <w:tc>
          <w:tcPr>
            <w:tcW w:w="714" w:type="dxa"/>
            <w:tcBorders>
              <w:top w:val="nil"/>
              <w:left w:val="single" w:sz="4" w:space="0" w:color="auto"/>
              <w:bottom w:val="single" w:sz="4" w:space="0" w:color="auto"/>
              <w:right w:val="single" w:sz="4" w:space="0" w:color="auto"/>
            </w:tcBorders>
            <w:vAlign w:val="center"/>
          </w:tcPr>
          <w:p w14:paraId="64EBA9E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FE103B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K05</w:t>
            </w:r>
          </w:p>
        </w:tc>
        <w:tc>
          <w:tcPr>
            <w:tcW w:w="1984" w:type="dxa"/>
            <w:tcBorders>
              <w:top w:val="nil"/>
              <w:left w:val="nil"/>
              <w:bottom w:val="single" w:sz="4" w:space="0" w:color="auto"/>
              <w:right w:val="single" w:sz="4" w:space="0" w:color="auto"/>
            </w:tcBorders>
            <w:shd w:val="clear" w:color="auto" w:fill="auto"/>
            <w:noWrap/>
            <w:vAlign w:val="center"/>
            <w:hideMark/>
          </w:tcPr>
          <w:p w14:paraId="365766CE"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applyState</w:t>
            </w:r>
          </w:p>
        </w:tc>
        <w:tc>
          <w:tcPr>
            <w:tcW w:w="1843" w:type="dxa"/>
            <w:tcBorders>
              <w:top w:val="nil"/>
              <w:left w:val="nil"/>
              <w:bottom w:val="single" w:sz="4" w:space="0" w:color="auto"/>
              <w:right w:val="single" w:sz="4" w:space="0" w:color="auto"/>
            </w:tcBorders>
            <w:shd w:val="clear" w:color="auto" w:fill="auto"/>
            <w:noWrap/>
            <w:vAlign w:val="center"/>
            <w:hideMark/>
          </w:tcPr>
          <w:p w14:paraId="520FCDF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vAlign w:val="center"/>
            <w:hideMark/>
          </w:tcPr>
          <w:p w14:paraId="435C7FFA"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4EA6631A"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693" w:type="dxa"/>
            <w:tcBorders>
              <w:top w:val="nil"/>
              <w:left w:val="nil"/>
              <w:bottom w:val="single" w:sz="4" w:space="0" w:color="auto"/>
              <w:right w:val="single" w:sz="4" w:space="0" w:color="auto"/>
            </w:tcBorders>
            <w:shd w:val="clear" w:color="auto" w:fill="auto"/>
            <w:vAlign w:val="center"/>
            <w:hideMark/>
          </w:tcPr>
          <w:p w14:paraId="6034A8A5"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3-已提交，6-审批通过，7-审批不通过，8-审批失败。</w:t>
            </w:r>
          </w:p>
        </w:tc>
      </w:tr>
      <w:tr w:rsidR="00ED281F" w:rsidRPr="00710A79" w14:paraId="42B64FDF"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51334917"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787CE20"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hideMark/>
          </w:tcPr>
          <w:p w14:paraId="6FFB622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traderID</w:t>
            </w:r>
          </w:p>
        </w:tc>
        <w:tc>
          <w:tcPr>
            <w:tcW w:w="1843" w:type="dxa"/>
            <w:tcBorders>
              <w:top w:val="nil"/>
              <w:left w:val="nil"/>
              <w:bottom w:val="single" w:sz="4" w:space="0" w:color="auto"/>
              <w:right w:val="single" w:sz="4" w:space="0" w:color="auto"/>
            </w:tcBorders>
            <w:shd w:val="clear" w:color="auto" w:fill="auto"/>
            <w:noWrap/>
            <w:vAlign w:val="center"/>
            <w:hideMark/>
          </w:tcPr>
          <w:p w14:paraId="19F0C19E"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用户</w:t>
            </w:r>
            <w:r w:rsidRPr="00710A79">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noWrap/>
            <w:vAlign w:val="center"/>
            <w:hideMark/>
          </w:tcPr>
          <w:p w14:paraId="4440894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709" w:type="dxa"/>
            <w:tcBorders>
              <w:top w:val="nil"/>
              <w:left w:val="nil"/>
              <w:bottom w:val="single" w:sz="4" w:space="0" w:color="auto"/>
              <w:right w:val="single" w:sz="4" w:space="0" w:color="auto"/>
            </w:tcBorders>
            <w:shd w:val="clear" w:color="auto" w:fill="auto"/>
            <w:noWrap/>
            <w:vAlign w:val="center"/>
            <w:hideMark/>
          </w:tcPr>
          <w:p w14:paraId="7ADEB86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693" w:type="dxa"/>
            <w:tcBorders>
              <w:top w:val="nil"/>
              <w:left w:val="nil"/>
              <w:bottom w:val="single" w:sz="4" w:space="0" w:color="auto"/>
              <w:right w:val="single" w:sz="4" w:space="0" w:color="auto"/>
            </w:tcBorders>
            <w:shd w:val="clear" w:color="auto" w:fill="auto"/>
            <w:noWrap/>
            <w:vAlign w:val="center"/>
            <w:hideMark/>
          </w:tcPr>
          <w:p w14:paraId="4D54A12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r>
      <w:tr w:rsidR="00ED281F" w:rsidRPr="00710A79" w14:paraId="1FF1D2C0"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6722F287"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2BF210D" w14:textId="04C98F90" w:rsidR="00ED281F" w:rsidRPr="00710A79" w:rsidRDefault="005A5857" w:rsidP="005A585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color w:val="000000"/>
                <w:kern w:val="0"/>
                <w:sz w:val="20"/>
                <w:szCs w:val="20"/>
              </w:rPr>
              <w:t>95</w:t>
            </w:r>
            <w:r>
              <w:rPr>
                <w:rFonts w:ascii="宋体" w:eastAsia="宋体" w:hAnsi="宋体" w:cs="宋体"/>
                <w:color w:val="000000"/>
                <w:kern w:val="0"/>
                <w:sz w:val="20"/>
                <w:szCs w:val="20"/>
              </w:rPr>
              <w:tab/>
            </w:r>
          </w:p>
        </w:tc>
        <w:tc>
          <w:tcPr>
            <w:tcW w:w="1984" w:type="dxa"/>
            <w:tcBorders>
              <w:top w:val="nil"/>
              <w:left w:val="nil"/>
              <w:bottom w:val="single" w:sz="4" w:space="0" w:color="auto"/>
              <w:right w:val="single" w:sz="4" w:space="0" w:color="auto"/>
            </w:tcBorders>
            <w:shd w:val="clear" w:color="auto" w:fill="auto"/>
            <w:vAlign w:val="center"/>
            <w:hideMark/>
          </w:tcPr>
          <w:p w14:paraId="3963BACD" w14:textId="5ABA1465"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r w:rsidR="004E55B4" w:rsidRPr="004F120C">
              <w:rPr>
                <w:rFonts w:ascii="宋体" w:eastAsia="宋体" w:hAnsi="宋体" w:cs="宋体"/>
                <w:color w:val="000000"/>
                <w:kern w:val="0"/>
                <w:sz w:val="20"/>
                <w:szCs w:val="20"/>
              </w:rPr>
              <w:t>applyDetailInfoData</w:t>
            </w:r>
            <w:r w:rsidRPr="00710A79">
              <w:rPr>
                <w:rFonts w:ascii="宋体" w:eastAsia="宋体" w:hAnsi="宋体" w:cs="宋体" w:hint="eastAsia"/>
                <w:color w:val="000000"/>
                <w:kern w:val="0"/>
                <w:sz w:val="20"/>
                <w:szCs w:val="20"/>
              </w:rPr>
              <w:t>]</w:t>
            </w:r>
          </w:p>
        </w:tc>
        <w:tc>
          <w:tcPr>
            <w:tcW w:w="1843" w:type="dxa"/>
            <w:tcBorders>
              <w:top w:val="nil"/>
              <w:left w:val="nil"/>
              <w:bottom w:val="single" w:sz="4" w:space="0" w:color="auto"/>
              <w:right w:val="single" w:sz="4" w:space="0" w:color="auto"/>
            </w:tcBorders>
            <w:shd w:val="clear" w:color="auto" w:fill="auto"/>
            <w:noWrap/>
            <w:vAlign w:val="center"/>
            <w:hideMark/>
          </w:tcPr>
          <w:p w14:paraId="42022476"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质押注销申</w:t>
            </w:r>
            <w:r>
              <w:rPr>
                <w:rFonts w:ascii="宋体" w:eastAsia="宋体" w:hAnsi="宋体" w:cs="宋体" w:hint="eastAsia"/>
                <w:color w:val="000000"/>
                <w:kern w:val="0"/>
                <w:sz w:val="20"/>
                <w:szCs w:val="20"/>
              </w:rPr>
              <w:t>报</w:t>
            </w:r>
            <w:r w:rsidRPr="00710A79">
              <w:rPr>
                <w:rFonts w:ascii="宋体" w:eastAsia="宋体" w:hAnsi="宋体" w:cs="宋体" w:hint="eastAsia"/>
                <w:color w:val="000000"/>
                <w:kern w:val="0"/>
                <w:sz w:val="20"/>
                <w:szCs w:val="20"/>
              </w:rPr>
              <w:t>信息</w:t>
            </w:r>
            <w:r>
              <w:rPr>
                <w:rFonts w:ascii="宋体" w:eastAsia="宋体" w:hAnsi="宋体" w:cs="宋体" w:hint="eastAsia"/>
                <w:color w:val="000000"/>
                <w:kern w:val="0"/>
                <w:sz w:val="20"/>
                <w:szCs w:val="20"/>
              </w:rPr>
              <w:t>数据</w:t>
            </w:r>
          </w:p>
        </w:tc>
        <w:tc>
          <w:tcPr>
            <w:tcW w:w="709" w:type="dxa"/>
            <w:tcBorders>
              <w:top w:val="nil"/>
              <w:left w:val="nil"/>
              <w:bottom w:val="single" w:sz="4" w:space="0" w:color="auto"/>
              <w:right w:val="single" w:sz="4" w:space="0" w:color="auto"/>
            </w:tcBorders>
            <w:shd w:val="clear" w:color="auto" w:fill="auto"/>
            <w:noWrap/>
            <w:vAlign w:val="center"/>
            <w:hideMark/>
          </w:tcPr>
          <w:p w14:paraId="673DA279"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428EF378"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hideMark/>
          </w:tcPr>
          <w:p w14:paraId="011F1193"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7A454189"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1B2ED8E2"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lastRenderedPageBreak/>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F431FDE"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c>
          <w:tcPr>
            <w:tcW w:w="1984" w:type="dxa"/>
            <w:tcBorders>
              <w:top w:val="nil"/>
              <w:left w:val="nil"/>
              <w:bottom w:val="single" w:sz="4" w:space="0" w:color="auto"/>
              <w:right w:val="single" w:sz="4" w:space="0" w:color="auto"/>
            </w:tcBorders>
            <w:shd w:val="clear" w:color="auto" w:fill="auto"/>
            <w:vAlign w:val="center"/>
          </w:tcPr>
          <w:p w14:paraId="7D2A6DF6"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c>
          <w:tcPr>
            <w:tcW w:w="1843" w:type="dxa"/>
            <w:tcBorders>
              <w:top w:val="nil"/>
              <w:left w:val="nil"/>
              <w:bottom w:val="single" w:sz="4" w:space="0" w:color="auto"/>
              <w:right w:val="single" w:sz="4" w:space="0" w:color="auto"/>
            </w:tcBorders>
            <w:shd w:val="clear" w:color="auto" w:fill="auto"/>
            <w:noWrap/>
            <w:vAlign w:val="center"/>
            <w:hideMark/>
          </w:tcPr>
          <w:p w14:paraId="5FC96496"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质押注销申</w:t>
            </w:r>
            <w:r>
              <w:rPr>
                <w:rFonts w:ascii="宋体" w:eastAsia="宋体" w:hAnsi="宋体" w:cs="宋体" w:hint="eastAsia"/>
                <w:color w:val="000000"/>
                <w:kern w:val="0"/>
                <w:sz w:val="20"/>
                <w:szCs w:val="20"/>
              </w:rPr>
              <w:t>报</w:t>
            </w:r>
            <w:r w:rsidRPr="00710A79">
              <w:rPr>
                <w:rFonts w:ascii="宋体" w:eastAsia="宋体" w:hAnsi="宋体" w:cs="宋体" w:hint="eastAsia"/>
                <w:color w:val="000000"/>
                <w:kern w:val="0"/>
                <w:sz w:val="20"/>
                <w:szCs w:val="20"/>
              </w:rPr>
              <w:t>信息</w:t>
            </w:r>
          </w:p>
        </w:tc>
        <w:tc>
          <w:tcPr>
            <w:tcW w:w="709" w:type="dxa"/>
            <w:tcBorders>
              <w:top w:val="nil"/>
              <w:left w:val="nil"/>
              <w:bottom w:val="single" w:sz="4" w:space="0" w:color="auto"/>
              <w:right w:val="single" w:sz="4" w:space="0" w:color="auto"/>
            </w:tcBorders>
            <w:shd w:val="clear" w:color="auto" w:fill="auto"/>
            <w:noWrap/>
            <w:vAlign w:val="center"/>
          </w:tcPr>
          <w:p w14:paraId="4C24AFD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nil"/>
              <w:bottom w:val="single" w:sz="4" w:space="0" w:color="auto"/>
              <w:right w:val="single" w:sz="4" w:space="0" w:color="auto"/>
            </w:tcBorders>
            <w:shd w:val="clear" w:color="auto" w:fill="auto"/>
            <w:vAlign w:val="center"/>
          </w:tcPr>
          <w:p w14:paraId="367A099E"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p>
        </w:tc>
        <w:tc>
          <w:tcPr>
            <w:tcW w:w="2693" w:type="dxa"/>
            <w:tcBorders>
              <w:top w:val="nil"/>
              <w:left w:val="nil"/>
              <w:bottom w:val="single" w:sz="4" w:space="0" w:color="auto"/>
              <w:right w:val="single" w:sz="4" w:space="0" w:color="auto"/>
            </w:tcBorders>
            <w:shd w:val="clear" w:color="auto" w:fill="auto"/>
            <w:noWrap/>
            <w:vAlign w:val="center"/>
          </w:tcPr>
          <w:p w14:paraId="02CFD5AF"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p>
        </w:tc>
      </w:tr>
      <w:tr w:rsidR="00ED281F" w:rsidRPr="00710A79" w14:paraId="384959C8" w14:textId="77777777" w:rsidTr="00F95C08">
        <w:trPr>
          <w:trHeight w:val="480"/>
        </w:trPr>
        <w:tc>
          <w:tcPr>
            <w:tcW w:w="714" w:type="dxa"/>
            <w:tcBorders>
              <w:top w:val="nil"/>
              <w:left w:val="single" w:sz="4" w:space="0" w:color="auto"/>
              <w:bottom w:val="single" w:sz="4" w:space="0" w:color="auto"/>
              <w:right w:val="single" w:sz="4" w:space="0" w:color="auto"/>
            </w:tcBorders>
            <w:vAlign w:val="center"/>
          </w:tcPr>
          <w:p w14:paraId="4DF00FFE" w14:textId="77777777" w:rsidR="00ED281F" w:rsidRPr="00316455"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DA27159"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984" w:type="dxa"/>
            <w:tcBorders>
              <w:top w:val="nil"/>
              <w:left w:val="nil"/>
              <w:bottom w:val="single" w:sz="4" w:space="0" w:color="auto"/>
              <w:right w:val="single" w:sz="4" w:space="0" w:color="auto"/>
            </w:tcBorders>
            <w:shd w:val="clear" w:color="auto" w:fill="auto"/>
            <w:noWrap/>
            <w:vAlign w:val="center"/>
            <w:hideMark/>
          </w:tcPr>
          <w:p w14:paraId="2BE3104A"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1843" w:type="dxa"/>
            <w:tcBorders>
              <w:top w:val="nil"/>
              <w:left w:val="nil"/>
              <w:bottom w:val="single" w:sz="4" w:space="0" w:color="auto"/>
              <w:right w:val="single" w:sz="4" w:space="0" w:color="auto"/>
            </w:tcBorders>
            <w:shd w:val="clear" w:color="auto" w:fill="auto"/>
            <w:noWrap/>
            <w:vAlign w:val="center"/>
            <w:hideMark/>
          </w:tcPr>
          <w:p w14:paraId="40F4C01F"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质押注销申报编号</w:t>
            </w:r>
          </w:p>
        </w:tc>
        <w:tc>
          <w:tcPr>
            <w:tcW w:w="709" w:type="dxa"/>
            <w:tcBorders>
              <w:top w:val="nil"/>
              <w:left w:val="nil"/>
              <w:bottom w:val="single" w:sz="4" w:space="0" w:color="auto"/>
              <w:right w:val="single" w:sz="4" w:space="0" w:color="auto"/>
            </w:tcBorders>
            <w:shd w:val="clear" w:color="auto" w:fill="auto"/>
            <w:noWrap/>
            <w:vAlign w:val="center"/>
            <w:hideMark/>
          </w:tcPr>
          <w:p w14:paraId="087B4BEB"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7D1C2400"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vAlign w:val="center"/>
            <w:hideMark/>
          </w:tcPr>
          <w:p w14:paraId="3B9E0598"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25C8FE29"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71062505" w14:textId="77777777" w:rsidR="00ED281F" w:rsidRPr="00316455"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3C72914"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1984" w:type="dxa"/>
            <w:tcBorders>
              <w:top w:val="nil"/>
              <w:left w:val="nil"/>
              <w:bottom w:val="single" w:sz="4" w:space="0" w:color="auto"/>
              <w:right w:val="single" w:sz="4" w:space="0" w:color="auto"/>
            </w:tcBorders>
            <w:shd w:val="clear" w:color="auto" w:fill="auto"/>
            <w:noWrap/>
            <w:vAlign w:val="center"/>
            <w:hideMark/>
          </w:tcPr>
          <w:p w14:paraId="5A7FAC45"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applyDate</w:t>
            </w:r>
          </w:p>
        </w:tc>
        <w:tc>
          <w:tcPr>
            <w:tcW w:w="1843" w:type="dxa"/>
            <w:tcBorders>
              <w:top w:val="nil"/>
              <w:left w:val="nil"/>
              <w:bottom w:val="single" w:sz="4" w:space="0" w:color="auto"/>
              <w:right w:val="single" w:sz="4" w:space="0" w:color="auto"/>
            </w:tcBorders>
            <w:shd w:val="clear" w:color="auto" w:fill="auto"/>
            <w:noWrap/>
            <w:vAlign w:val="center"/>
            <w:hideMark/>
          </w:tcPr>
          <w:p w14:paraId="6F00C242"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710A79">
              <w:rPr>
                <w:rFonts w:ascii="宋体" w:eastAsia="宋体" w:hAnsi="宋体" w:cs="宋体" w:hint="eastAsia"/>
                <w:color w:val="000000"/>
                <w:kern w:val="0"/>
                <w:sz w:val="20"/>
                <w:szCs w:val="20"/>
              </w:rPr>
              <w:t>日期</w:t>
            </w:r>
          </w:p>
        </w:tc>
        <w:tc>
          <w:tcPr>
            <w:tcW w:w="709" w:type="dxa"/>
            <w:tcBorders>
              <w:top w:val="nil"/>
              <w:left w:val="nil"/>
              <w:bottom w:val="single" w:sz="4" w:space="0" w:color="auto"/>
              <w:right w:val="single" w:sz="4" w:space="0" w:color="auto"/>
            </w:tcBorders>
            <w:shd w:val="clear" w:color="auto" w:fill="auto"/>
            <w:noWrap/>
            <w:vAlign w:val="center"/>
            <w:hideMark/>
          </w:tcPr>
          <w:p w14:paraId="0B294D19"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4A7F79F2"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hideMark/>
          </w:tcPr>
          <w:p w14:paraId="177605CB"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5A69E6AB"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2ACB3453" w14:textId="77777777" w:rsidR="00ED281F"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0A32E4A"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922897">
              <w:rPr>
                <w:rFonts w:ascii="宋体" w:eastAsia="宋体" w:hAnsi="宋体" w:cs="宋体" w:hint="eastAsia"/>
                <w:color w:val="000000"/>
                <w:kern w:val="0"/>
                <w:sz w:val="20"/>
                <w:szCs w:val="20"/>
              </w:rPr>
              <w:t>T15</w:t>
            </w:r>
          </w:p>
        </w:tc>
        <w:tc>
          <w:tcPr>
            <w:tcW w:w="1984" w:type="dxa"/>
            <w:tcBorders>
              <w:top w:val="nil"/>
              <w:left w:val="nil"/>
              <w:bottom w:val="single" w:sz="4" w:space="0" w:color="auto"/>
              <w:right w:val="single" w:sz="4" w:space="0" w:color="auto"/>
            </w:tcBorders>
            <w:shd w:val="clear" w:color="auto" w:fill="auto"/>
            <w:noWrap/>
            <w:vAlign w:val="center"/>
          </w:tcPr>
          <w:p w14:paraId="1F33BA6E"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922897">
              <w:rPr>
                <w:rFonts w:ascii="宋体" w:eastAsia="宋体" w:hAnsi="宋体" w:cs="宋体" w:hint="eastAsia"/>
                <w:color w:val="000000"/>
                <w:kern w:val="0"/>
                <w:sz w:val="20"/>
                <w:szCs w:val="20"/>
              </w:rPr>
              <w:t>applyTradeDate</w:t>
            </w:r>
          </w:p>
        </w:tc>
        <w:tc>
          <w:tcPr>
            <w:tcW w:w="1843" w:type="dxa"/>
            <w:tcBorders>
              <w:top w:val="nil"/>
              <w:left w:val="nil"/>
              <w:bottom w:val="single" w:sz="4" w:space="0" w:color="auto"/>
              <w:right w:val="single" w:sz="4" w:space="0" w:color="auto"/>
            </w:tcBorders>
            <w:shd w:val="clear" w:color="auto" w:fill="auto"/>
            <w:noWrap/>
            <w:vAlign w:val="center"/>
          </w:tcPr>
          <w:p w14:paraId="1E83D6DE"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申报交易日期</w:t>
            </w:r>
          </w:p>
        </w:tc>
        <w:tc>
          <w:tcPr>
            <w:tcW w:w="709" w:type="dxa"/>
            <w:tcBorders>
              <w:top w:val="nil"/>
              <w:left w:val="nil"/>
              <w:bottom w:val="single" w:sz="4" w:space="0" w:color="auto"/>
              <w:right w:val="single" w:sz="4" w:space="0" w:color="auto"/>
            </w:tcBorders>
            <w:shd w:val="clear" w:color="auto" w:fill="auto"/>
            <w:noWrap/>
            <w:vAlign w:val="center"/>
          </w:tcPr>
          <w:p w14:paraId="42D6D25F"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46516A8A" w14:textId="77777777" w:rsidR="00ED281F"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tcPr>
          <w:p w14:paraId="3C711CC8" w14:textId="77777777" w:rsidR="00ED281F"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5E723553"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2BC308F0" w14:textId="77777777" w:rsidR="00ED281F" w:rsidRPr="00316455"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43A985B" w14:textId="69EA2E49"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K44</w:t>
            </w:r>
          </w:p>
        </w:tc>
        <w:tc>
          <w:tcPr>
            <w:tcW w:w="1984" w:type="dxa"/>
            <w:tcBorders>
              <w:top w:val="nil"/>
              <w:left w:val="nil"/>
              <w:bottom w:val="single" w:sz="4" w:space="0" w:color="auto"/>
              <w:right w:val="single" w:sz="4" w:space="0" w:color="auto"/>
            </w:tcBorders>
            <w:shd w:val="clear" w:color="auto" w:fill="auto"/>
            <w:noWrap/>
            <w:vAlign w:val="center"/>
            <w:hideMark/>
          </w:tcPr>
          <w:p w14:paraId="06F3CB9B" w14:textId="4605DC88"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loaner</w:t>
            </w:r>
          </w:p>
        </w:tc>
        <w:tc>
          <w:tcPr>
            <w:tcW w:w="1843" w:type="dxa"/>
            <w:tcBorders>
              <w:top w:val="nil"/>
              <w:left w:val="nil"/>
              <w:bottom w:val="single" w:sz="4" w:space="0" w:color="auto"/>
              <w:right w:val="single" w:sz="4" w:space="0" w:color="auto"/>
            </w:tcBorders>
            <w:shd w:val="clear" w:color="auto" w:fill="auto"/>
            <w:noWrap/>
            <w:vAlign w:val="center"/>
            <w:hideMark/>
          </w:tcPr>
          <w:p w14:paraId="51D6A63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质权</w:t>
            </w:r>
            <w:r>
              <w:rPr>
                <w:rFonts w:ascii="宋体" w:eastAsia="宋体" w:hAnsi="宋体" w:cs="宋体" w:hint="eastAsia"/>
                <w:color w:val="000000"/>
                <w:kern w:val="0"/>
                <w:sz w:val="20"/>
                <w:szCs w:val="20"/>
              </w:rPr>
              <w:t>方客户</w:t>
            </w:r>
            <w:r w:rsidRPr="00710A79">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noWrap/>
            <w:vAlign w:val="center"/>
            <w:hideMark/>
          </w:tcPr>
          <w:p w14:paraId="32B2781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03B53551"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hideMark/>
          </w:tcPr>
          <w:p w14:paraId="59CB11AE"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5F63DD02"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5E748751" w14:textId="77777777" w:rsidR="00ED281F" w:rsidRPr="00316455"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7782A48"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noWrap/>
            <w:vAlign w:val="center"/>
            <w:hideMark/>
          </w:tcPr>
          <w:p w14:paraId="17FAEFAA"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sidRPr="000855BA">
              <w:rPr>
                <w:rFonts w:ascii="宋体" w:eastAsia="宋体" w:hAnsi="宋体" w:cs="宋体"/>
                <w:color w:val="000000"/>
                <w:kern w:val="0"/>
                <w:sz w:val="20"/>
                <w:szCs w:val="20"/>
              </w:rPr>
              <w:t>sheetNo</w:t>
            </w:r>
          </w:p>
        </w:tc>
        <w:tc>
          <w:tcPr>
            <w:tcW w:w="1843" w:type="dxa"/>
            <w:tcBorders>
              <w:top w:val="nil"/>
              <w:left w:val="nil"/>
              <w:bottom w:val="single" w:sz="4" w:space="0" w:color="auto"/>
              <w:right w:val="single" w:sz="4" w:space="0" w:color="auto"/>
            </w:tcBorders>
            <w:shd w:val="clear" w:color="auto" w:fill="auto"/>
            <w:noWrap/>
            <w:vAlign w:val="center"/>
            <w:hideMark/>
          </w:tcPr>
          <w:p w14:paraId="10C908A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质押登记编号</w:t>
            </w:r>
          </w:p>
        </w:tc>
        <w:tc>
          <w:tcPr>
            <w:tcW w:w="709" w:type="dxa"/>
            <w:tcBorders>
              <w:top w:val="nil"/>
              <w:left w:val="nil"/>
              <w:bottom w:val="single" w:sz="4" w:space="0" w:color="auto"/>
              <w:right w:val="single" w:sz="4" w:space="0" w:color="auto"/>
            </w:tcBorders>
            <w:shd w:val="clear" w:color="auto" w:fill="auto"/>
            <w:noWrap/>
            <w:vAlign w:val="center"/>
            <w:hideMark/>
          </w:tcPr>
          <w:p w14:paraId="0B5CC0FD"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00645BBE"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hideMark/>
          </w:tcPr>
          <w:p w14:paraId="2520337C"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6F957C69"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15229076" w14:textId="77777777" w:rsidR="00ED281F" w:rsidRPr="00316455"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A0CC692"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hideMark/>
          </w:tcPr>
          <w:p w14:paraId="072AC8BA"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traderID</w:t>
            </w:r>
          </w:p>
        </w:tc>
        <w:tc>
          <w:tcPr>
            <w:tcW w:w="1843" w:type="dxa"/>
            <w:tcBorders>
              <w:top w:val="nil"/>
              <w:left w:val="nil"/>
              <w:bottom w:val="single" w:sz="4" w:space="0" w:color="auto"/>
              <w:right w:val="single" w:sz="4" w:space="0" w:color="auto"/>
            </w:tcBorders>
            <w:shd w:val="clear" w:color="auto" w:fill="auto"/>
            <w:noWrap/>
            <w:vAlign w:val="center"/>
            <w:hideMark/>
          </w:tcPr>
          <w:p w14:paraId="0F633A7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申报用户</w:t>
            </w:r>
            <w:r w:rsidRPr="00710A79">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noWrap/>
            <w:vAlign w:val="center"/>
            <w:hideMark/>
          </w:tcPr>
          <w:p w14:paraId="6CC60E10"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0516762D"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hideMark/>
          </w:tcPr>
          <w:p w14:paraId="49C04149"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7642427F"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54D2C1C1" w14:textId="77777777" w:rsidR="00ED281F" w:rsidRPr="00316455" w:rsidRDefault="00ED281F" w:rsidP="006459D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45FDB76"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K05</w:t>
            </w:r>
          </w:p>
        </w:tc>
        <w:tc>
          <w:tcPr>
            <w:tcW w:w="1984" w:type="dxa"/>
            <w:tcBorders>
              <w:top w:val="nil"/>
              <w:left w:val="nil"/>
              <w:bottom w:val="single" w:sz="4" w:space="0" w:color="auto"/>
              <w:right w:val="single" w:sz="4" w:space="0" w:color="auto"/>
            </w:tcBorders>
            <w:shd w:val="clear" w:color="auto" w:fill="auto"/>
            <w:noWrap/>
            <w:vAlign w:val="center"/>
            <w:hideMark/>
          </w:tcPr>
          <w:p w14:paraId="5C73093E"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applyState</w:t>
            </w:r>
          </w:p>
        </w:tc>
        <w:tc>
          <w:tcPr>
            <w:tcW w:w="1843" w:type="dxa"/>
            <w:tcBorders>
              <w:top w:val="nil"/>
              <w:left w:val="nil"/>
              <w:bottom w:val="single" w:sz="4" w:space="0" w:color="auto"/>
              <w:right w:val="single" w:sz="4" w:space="0" w:color="auto"/>
            </w:tcBorders>
            <w:shd w:val="clear" w:color="auto" w:fill="auto"/>
            <w:noWrap/>
            <w:vAlign w:val="center"/>
            <w:hideMark/>
          </w:tcPr>
          <w:p w14:paraId="44368563"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noWrap/>
            <w:vAlign w:val="center"/>
            <w:hideMark/>
          </w:tcPr>
          <w:p w14:paraId="7AA7F616"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1898A301"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hideMark/>
          </w:tcPr>
          <w:p w14:paraId="32B21E54"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4ABA8DAD"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7719B8A8" w14:textId="77777777" w:rsidR="00ED281F" w:rsidRPr="005D3908" w:rsidRDefault="00ED281F" w:rsidP="006459D3">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0CDECBC"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T82</w:t>
            </w:r>
          </w:p>
        </w:tc>
        <w:tc>
          <w:tcPr>
            <w:tcW w:w="1984" w:type="dxa"/>
            <w:tcBorders>
              <w:top w:val="nil"/>
              <w:left w:val="nil"/>
              <w:bottom w:val="single" w:sz="4" w:space="0" w:color="auto"/>
              <w:right w:val="single" w:sz="4" w:space="0" w:color="auto"/>
            </w:tcBorders>
            <w:shd w:val="clear" w:color="auto" w:fill="auto"/>
            <w:noWrap/>
            <w:vAlign w:val="center"/>
          </w:tcPr>
          <w:p w14:paraId="66FFAAC2"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source</w:t>
            </w:r>
          </w:p>
        </w:tc>
        <w:tc>
          <w:tcPr>
            <w:tcW w:w="1843" w:type="dxa"/>
            <w:tcBorders>
              <w:top w:val="nil"/>
              <w:left w:val="nil"/>
              <w:bottom w:val="single" w:sz="4" w:space="0" w:color="auto"/>
              <w:right w:val="single" w:sz="4" w:space="0" w:color="auto"/>
            </w:tcBorders>
            <w:shd w:val="clear" w:color="auto" w:fill="auto"/>
            <w:noWrap/>
            <w:vAlign w:val="center"/>
          </w:tcPr>
          <w:p w14:paraId="7946B2BC"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来源</w:t>
            </w:r>
          </w:p>
        </w:tc>
        <w:tc>
          <w:tcPr>
            <w:tcW w:w="709" w:type="dxa"/>
            <w:tcBorders>
              <w:top w:val="nil"/>
              <w:left w:val="nil"/>
              <w:bottom w:val="single" w:sz="4" w:space="0" w:color="auto"/>
              <w:right w:val="single" w:sz="4" w:space="0" w:color="auto"/>
            </w:tcBorders>
            <w:shd w:val="clear" w:color="auto" w:fill="auto"/>
            <w:noWrap/>
            <w:vAlign w:val="center"/>
          </w:tcPr>
          <w:p w14:paraId="2843C378"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4AAE9F18"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tcPr>
          <w:p w14:paraId="281A4705"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p w14:paraId="1323427E"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1-会员服务系统，2-二级系统，4-仓储交割系统。</w:t>
            </w:r>
          </w:p>
        </w:tc>
      </w:tr>
      <w:tr w:rsidR="00ED281F" w:rsidRPr="00710A79" w14:paraId="63DE01EB"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71D9FEA3" w14:textId="77777777" w:rsidR="00ED281F" w:rsidRPr="005D3908" w:rsidRDefault="00ED281F" w:rsidP="006459D3">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30A966B"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K</w:t>
            </w:r>
            <w:r w:rsidRPr="005D3908">
              <w:rPr>
                <w:rFonts w:ascii="宋体" w:eastAsia="宋体" w:hAnsi="宋体" w:cs="宋体" w:hint="eastAsia"/>
                <w:color w:val="000000"/>
                <w:kern w:val="0"/>
                <w:sz w:val="20"/>
                <w:szCs w:val="20"/>
              </w:rPr>
              <w:t>00</w:t>
            </w:r>
          </w:p>
        </w:tc>
        <w:tc>
          <w:tcPr>
            <w:tcW w:w="1984" w:type="dxa"/>
            <w:tcBorders>
              <w:top w:val="nil"/>
              <w:left w:val="nil"/>
              <w:bottom w:val="single" w:sz="4" w:space="0" w:color="auto"/>
              <w:right w:val="single" w:sz="4" w:space="0" w:color="auto"/>
            </w:tcBorders>
            <w:shd w:val="clear" w:color="auto" w:fill="auto"/>
            <w:noWrap/>
            <w:vAlign w:val="center"/>
          </w:tcPr>
          <w:p w14:paraId="58397397"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localNo</w:t>
            </w:r>
          </w:p>
        </w:tc>
        <w:tc>
          <w:tcPr>
            <w:tcW w:w="1843" w:type="dxa"/>
            <w:tcBorders>
              <w:top w:val="nil"/>
              <w:left w:val="nil"/>
              <w:bottom w:val="single" w:sz="4" w:space="0" w:color="auto"/>
              <w:right w:val="single" w:sz="4" w:space="0" w:color="auto"/>
            </w:tcBorders>
            <w:shd w:val="clear" w:color="auto" w:fill="auto"/>
            <w:noWrap/>
            <w:vAlign w:val="center"/>
          </w:tcPr>
          <w:p w14:paraId="2F145733"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会员本地申报单编号</w:t>
            </w:r>
          </w:p>
        </w:tc>
        <w:tc>
          <w:tcPr>
            <w:tcW w:w="709" w:type="dxa"/>
            <w:tcBorders>
              <w:top w:val="nil"/>
              <w:left w:val="nil"/>
              <w:bottom w:val="single" w:sz="4" w:space="0" w:color="auto"/>
              <w:right w:val="single" w:sz="4" w:space="0" w:color="auto"/>
            </w:tcBorders>
            <w:shd w:val="clear" w:color="auto" w:fill="auto"/>
            <w:noWrap/>
            <w:vAlign w:val="center"/>
          </w:tcPr>
          <w:p w14:paraId="3A621638"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5FFB4240"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tcPr>
          <w:p w14:paraId="45297E45"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E86099" w:rsidRPr="00710A79" w14:paraId="778F6104"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56FC80F1" w14:textId="77777777" w:rsidR="00E86099" w:rsidRPr="005D3908" w:rsidRDefault="00E86099"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FEB7EF5" w14:textId="77777777" w:rsidR="00E86099" w:rsidRPr="005D3908" w:rsidRDefault="00E86099"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S95</w:t>
            </w:r>
          </w:p>
        </w:tc>
        <w:tc>
          <w:tcPr>
            <w:tcW w:w="1984" w:type="dxa"/>
            <w:tcBorders>
              <w:top w:val="nil"/>
              <w:left w:val="nil"/>
              <w:bottom w:val="single" w:sz="4" w:space="0" w:color="auto"/>
              <w:right w:val="single" w:sz="4" w:space="0" w:color="auto"/>
            </w:tcBorders>
            <w:shd w:val="clear" w:color="auto" w:fill="auto"/>
            <w:noWrap/>
            <w:vAlign w:val="center"/>
          </w:tcPr>
          <w:p w14:paraId="78725BEF" w14:textId="77777777" w:rsidR="00E86099" w:rsidRPr="005D3908" w:rsidRDefault="00E86099"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[clientStorageChangeInfoData]</w:t>
            </w:r>
          </w:p>
        </w:tc>
        <w:tc>
          <w:tcPr>
            <w:tcW w:w="1843" w:type="dxa"/>
            <w:tcBorders>
              <w:top w:val="nil"/>
              <w:left w:val="nil"/>
              <w:bottom w:val="single" w:sz="4" w:space="0" w:color="auto"/>
              <w:right w:val="single" w:sz="4" w:space="0" w:color="auto"/>
            </w:tcBorders>
            <w:shd w:val="clear" w:color="auto" w:fill="auto"/>
            <w:noWrap/>
            <w:vAlign w:val="center"/>
          </w:tcPr>
          <w:p w14:paraId="563DE558" w14:textId="77777777" w:rsidR="00E86099" w:rsidRPr="005D3908" w:rsidRDefault="00E86099"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质押注销申报交割品种明细数据</w:t>
            </w:r>
          </w:p>
        </w:tc>
        <w:tc>
          <w:tcPr>
            <w:tcW w:w="709" w:type="dxa"/>
            <w:tcBorders>
              <w:top w:val="nil"/>
              <w:left w:val="nil"/>
              <w:bottom w:val="single" w:sz="4" w:space="0" w:color="auto"/>
              <w:right w:val="single" w:sz="4" w:space="0" w:color="auto"/>
            </w:tcBorders>
            <w:shd w:val="clear" w:color="auto" w:fill="auto"/>
            <w:noWrap/>
            <w:vAlign w:val="center"/>
          </w:tcPr>
          <w:p w14:paraId="1F94552F" w14:textId="77777777" w:rsidR="00E86099" w:rsidRPr="005D3908" w:rsidRDefault="00E86099"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1894BB5A" w14:textId="77777777" w:rsidR="00E86099" w:rsidRPr="005D3908" w:rsidRDefault="00E86099"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tcPr>
          <w:p w14:paraId="1CE425EB" w14:textId="77777777" w:rsidR="00E86099" w:rsidRPr="005D3908" w:rsidRDefault="00E86099"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ED281F" w:rsidRPr="00710A79" w14:paraId="598EA04E"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5289BC94"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91469C9"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p>
        </w:tc>
        <w:tc>
          <w:tcPr>
            <w:tcW w:w="1984" w:type="dxa"/>
            <w:tcBorders>
              <w:top w:val="nil"/>
              <w:left w:val="nil"/>
              <w:bottom w:val="single" w:sz="4" w:space="0" w:color="auto"/>
              <w:right w:val="single" w:sz="4" w:space="0" w:color="auto"/>
            </w:tcBorders>
            <w:shd w:val="clear" w:color="auto" w:fill="auto"/>
            <w:noWrap/>
            <w:vAlign w:val="center"/>
          </w:tcPr>
          <w:p w14:paraId="6F2B0CB3"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p>
        </w:tc>
        <w:tc>
          <w:tcPr>
            <w:tcW w:w="1843" w:type="dxa"/>
            <w:tcBorders>
              <w:top w:val="nil"/>
              <w:left w:val="nil"/>
              <w:bottom w:val="single" w:sz="4" w:space="0" w:color="auto"/>
              <w:right w:val="single" w:sz="4" w:space="0" w:color="auto"/>
            </w:tcBorders>
            <w:shd w:val="clear" w:color="auto" w:fill="auto"/>
            <w:noWrap/>
            <w:vAlign w:val="center"/>
          </w:tcPr>
          <w:p w14:paraId="61931035"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质押注销申报交割品种明细</w:t>
            </w:r>
          </w:p>
        </w:tc>
        <w:tc>
          <w:tcPr>
            <w:tcW w:w="709" w:type="dxa"/>
            <w:tcBorders>
              <w:top w:val="nil"/>
              <w:left w:val="nil"/>
              <w:bottom w:val="single" w:sz="4" w:space="0" w:color="auto"/>
              <w:right w:val="single" w:sz="4" w:space="0" w:color="auto"/>
            </w:tcBorders>
            <w:shd w:val="clear" w:color="auto" w:fill="auto"/>
            <w:noWrap/>
            <w:vAlign w:val="center"/>
          </w:tcPr>
          <w:p w14:paraId="61E1B1B8"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nil"/>
              <w:bottom w:val="single" w:sz="4" w:space="0" w:color="auto"/>
              <w:right w:val="single" w:sz="4" w:space="0" w:color="auto"/>
            </w:tcBorders>
            <w:shd w:val="clear" w:color="auto" w:fill="auto"/>
            <w:noWrap/>
            <w:vAlign w:val="center"/>
          </w:tcPr>
          <w:p w14:paraId="2A6BD256"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p>
        </w:tc>
        <w:tc>
          <w:tcPr>
            <w:tcW w:w="2693" w:type="dxa"/>
            <w:tcBorders>
              <w:top w:val="nil"/>
              <w:left w:val="nil"/>
              <w:bottom w:val="single" w:sz="4" w:space="0" w:color="auto"/>
              <w:right w:val="single" w:sz="4" w:space="0" w:color="auto"/>
            </w:tcBorders>
            <w:shd w:val="clear" w:color="auto" w:fill="auto"/>
            <w:noWrap/>
            <w:vAlign w:val="center"/>
          </w:tcPr>
          <w:p w14:paraId="0570F5B4" w14:textId="77777777" w:rsidR="00ED281F" w:rsidRPr="005D3908" w:rsidRDefault="00ED281F" w:rsidP="00C21BF7">
            <w:pPr>
              <w:widowControl/>
              <w:spacing w:line="240" w:lineRule="auto"/>
              <w:ind w:firstLineChars="0" w:firstLine="0"/>
              <w:rPr>
                <w:rFonts w:ascii="宋体" w:eastAsia="宋体" w:hAnsi="宋体" w:cs="宋体"/>
                <w:color w:val="000000"/>
                <w:kern w:val="0"/>
                <w:sz w:val="20"/>
                <w:szCs w:val="20"/>
              </w:rPr>
            </w:pPr>
          </w:p>
        </w:tc>
      </w:tr>
      <w:tr w:rsidR="00ED281F" w:rsidRPr="00710A79" w14:paraId="32D7FDEF"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4FA8A6BA" w14:textId="77777777" w:rsidR="00ED281F" w:rsidRPr="00316455"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41117F9"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V00</w:t>
            </w:r>
          </w:p>
        </w:tc>
        <w:tc>
          <w:tcPr>
            <w:tcW w:w="1984" w:type="dxa"/>
            <w:tcBorders>
              <w:top w:val="nil"/>
              <w:left w:val="nil"/>
              <w:bottom w:val="single" w:sz="4" w:space="0" w:color="auto"/>
              <w:right w:val="single" w:sz="4" w:space="0" w:color="auto"/>
            </w:tcBorders>
            <w:shd w:val="clear" w:color="auto" w:fill="auto"/>
            <w:vAlign w:val="center"/>
            <w:hideMark/>
          </w:tcPr>
          <w:p w14:paraId="6ED15C3C"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varietyID</w:t>
            </w:r>
          </w:p>
        </w:tc>
        <w:tc>
          <w:tcPr>
            <w:tcW w:w="1843" w:type="dxa"/>
            <w:tcBorders>
              <w:top w:val="nil"/>
              <w:left w:val="nil"/>
              <w:bottom w:val="single" w:sz="4" w:space="0" w:color="auto"/>
              <w:right w:val="single" w:sz="4" w:space="0" w:color="auto"/>
            </w:tcBorders>
            <w:shd w:val="clear" w:color="auto" w:fill="auto"/>
            <w:noWrap/>
            <w:vAlign w:val="center"/>
            <w:hideMark/>
          </w:tcPr>
          <w:p w14:paraId="70CC4D26"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交割品种代码</w:t>
            </w:r>
          </w:p>
        </w:tc>
        <w:tc>
          <w:tcPr>
            <w:tcW w:w="709" w:type="dxa"/>
            <w:tcBorders>
              <w:top w:val="nil"/>
              <w:left w:val="nil"/>
              <w:bottom w:val="single" w:sz="4" w:space="0" w:color="auto"/>
              <w:right w:val="single" w:sz="4" w:space="0" w:color="auto"/>
            </w:tcBorders>
            <w:shd w:val="clear" w:color="auto" w:fill="auto"/>
            <w:noWrap/>
            <w:vAlign w:val="center"/>
            <w:hideMark/>
          </w:tcPr>
          <w:p w14:paraId="68B8A59C"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0EB646CA"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hideMark/>
          </w:tcPr>
          <w:p w14:paraId="01C66331"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22557A4C"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233576F8" w14:textId="77777777" w:rsidR="00ED281F" w:rsidRDefault="00ED281F" w:rsidP="00C21BF7">
            <w:pPr>
              <w:widowControl/>
              <w:spacing w:line="240" w:lineRule="auto"/>
              <w:ind w:firstLineChars="0" w:firstLine="0"/>
              <w:rPr>
                <w:rFonts w:ascii="宋体" w:eastAsia="宋体" w:hAnsi="宋体" w:cs="宋体"/>
                <w:color w:val="000000"/>
                <w:kern w:val="0"/>
                <w:sz w:val="20"/>
                <w:szCs w:val="20"/>
              </w:rPr>
            </w:pPr>
            <w:r w:rsidRPr="002249D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521DAF7"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W00</w:t>
            </w:r>
          </w:p>
        </w:tc>
        <w:tc>
          <w:tcPr>
            <w:tcW w:w="1984" w:type="dxa"/>
            <w:tcBorders>
              <w:top w:val="nil"/>
              <w:left w:val="nil"/>
              <w:bottom w:val="single" w:sz="4" w:space="0" w:color="auto"/>
              <w:right w:val="single" w:sz="4" w:space="0" w:color="auto"/>
            </w:tcBorders>
            <w:shd w:val="clear" w:color="auto" w:fill="auto"/>
            <w:vAlign w:val="center"/>
          </w:tcPr>
          <w:p w14:paraId="0EDA0B87"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warehouseID</w:t>
            </w:r>
          </w:p>
        </w:tc>
        <w:tc>
          <w:tcPr>
            <w:tcW w:w="1843" w:type="dxa"/>
            <w:tcBorders>
              <w:top w:val="nil"/>
              <w:left w:val="nil"/>
              <w:bottom w:val="single" w:sz="4" w:space="0" w:color="auto"/>
              <w:right w:val="single" w:sz="4" w:space="0" w:color="auto"/>
            </w:tcBorders>
            <w:shd w:val="clear" w:color="auto" w:fill="auto"/>
            <w:noWrap/>
            <w:vAlign w:val="center"/>
          </w:tcPr>
          <w:p w14:paraId="5DF8ECB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仓库代码</w:t>
            </w:r>
          </w:p>
        </w:tc>
        <w:tc>
          <w:tcPr>
            <w:tcW w:w="709" w:type="dxa"/>
            <w:tcBorders>
              <w:top w:val="nil"/>
              <w:left w:val="nil"/>
              <w:bottom w:val="single" w:sz="4" w:space="0" w:color="auto"/>
              <w:right w:val="single" w:sz="4" w:space="0" w:color="auto"/>
            </w:tcBorders>
            <w:shd w:val="clear" w:color="auto" w:fill="auto"/>
            <w:noWrap/>
            <w:vAlign w:val="center"/>
          </w:tcPr>
          <w:p w14:paraId="319D3A69"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77D6AE80" w14:textId="77777777" w:rsidR="00ED281F"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tcPr>
          <w:p w14:paraId="01F154F9" w14:textId="77777777" w:rsidR="00ED281F"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19BB63D7"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44418509" w14:textId="77777777" w:rsidR="00ED281F" w:rsidRPr="00316455"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099896E"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T52</w:t>
            </w:r>
          </w:p>
        </w:tc>
        <w:tc>
          <w:tcPr>
            <w:tcW w:w="1984" w:type="dxa"/>
            <w:tcBorders>
              <w:top w:val="nil"/>
              <w:left w:val="nil"/>
              <w:bottom w:val="single" w:sz="4" w:space="0" w:color="auto"/>
              <w:right w:val="single" w:sz="4" w:space="0" w:color="auto"/>
            </w:tcBorders>
            <w:shd w:val="clear" w:color="auto" w:fill="auto"/>
            <w:noWrap/>
            <w:vAlign w:val="center"/>
            <w:hideMark/>
          </w:tcPr>
          <w:p w14:paraId="3D3A0EA9"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stdWeight</w:t>
            </w:r>
          </w:p>
        </w:tc>
        <w:tc>
          <w:tcPr>
            <w:tcW w:w="1843" w:type="dxa"/>
            <w:tcBorders>
              <w:top w:val="nil"/>
              <w:left w:val="nil"/>
              <w:bottom w:val="single" w:sz="4" w:space="0" w:color="auto"/>
              <w:right w:val="single" w:sz="4" w:space="0" w:color="auto"/>
            </w:tcBorders>
            <w:shd w:val="clear" w:color="auto" w:fill="auto"/>
            <w:noWrap/>
            <w:vAlign w:val="center"/>
            <w:hideMark/>
          </w:tcPr>
          <w:p w14:paraId="77515118"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本次注销</w:t>
            </w:r>
            <w:r w:rsidRPr="00710A79">
              <w:rPr>
                <w:rFonts w:ascii="宋体" w:eastAsia="宋体" w:hAnsi="宋体" w:cs="宋体" w:hint="eastAsia"/>
                <w:color w:val="000000"/>
                <w:kern w:val="0"/>
                <w:sz w:val="20"/>
                <w:szCs w:val="20"/>
              </w:rPr>
              <w:t>重量</w:t>
            </w:r>
          </w:p>
        </w:tc>
        <w:tc>
          <w:tcPr>
            <w:tcW w:w="709" w:type="dxa"/>
            <w:tcBorders>
              <w:top w:val="nil"/>
              <w:left w:val="nil"/>
              <w:bottom w:val="single" w:sz="4" w:space="0" w:color="auto"/>
              <w:right w:val="single" w:sz="4" w:space="0" w:color="auto"/>
            </w:tcBorders>
            <w:shd w:val="clear" w:color="auto" w:fill="auto"/>
            <w:noWrap/>
            <w:vAlign w:val="center"/>
            <w:hideMark/>
          </w:tcPr>
          <w:p w14:paraId="05A0EE8C"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09EC28D6"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93" w:type="dxa"/>
            <w:tcBorders>
              <w:top w:val="nil"/>
              <w:left w:val="nil"/>
              <w:bottom w:val="single" w:sz="4" w:space="0" w:color="auto"/>
              <w:right w:val="single" w:sz="4" w:space="0" w:color="auto"/>
            </w:tcBorders>
            <w:shd w:val="clear" w:color="auto" w:fill="auto"/>
            <w:noWrap/>
            <w:vAlign w:val="center"/>
            <w:hideMark/>
          </w:tcPr>
          <w:p w14:paraId="43E74128" w14:textId="77777777" w:rsidR="00ED281F" w:rsidRPr="00D84A76" w:rsidRDefault="00ED281F" w:rsidP="00C21BF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556100AE"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44F1ED72"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02F0D0D"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X39</w:t>
            </w:r>
          </w:p>
        </w:tc>
        <w:tc>
          <w:tcPr>
            <w:tcW w:w="1984" w:type="dxa"/>
            <w:tcBorders>
              <w:top w:val="nil"/>
              <w:left w:val="nil"/>
              <w:bottom w:val="single" w:sz="4" w:space="0" w:color="auto"/>
              <w:right w:val="single" w:sz="4" w:space="0" w:color="auto"/>
            </w:tcBorders>
            <w:shd w:val="clear" w:color="auto" w:fill="auto"/>
            <w:noWrap/>
            <w:vAlign w:val="center"/>
            <w:hideMark/>
          </w:tcPr>
          <w:p w14:paraId="78146F0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RspCode</w:t>
            </w:r>
          </w:p>
        </w:tc>
        <w:tc>
          <w:tcPr>
            <w:tcW w:w="1843" w:type="dxa"/>
            <w:tcBorders>
              <w:top w:val="nil"/>
              <w:left w:val="nil"/>
              <w:bottom w:val="single" w:sz="4" w:space="0" w:color="auto"/>
              <w:right w:val="single" w:sz="4" w:space="0" w:color="auto"/>
            </w:tcBorders>
            <w:shd w:val="clear" w:color="auto" w:fill="auto"/>
            <w:noWrap/>
            <w:vAlign w:val="center"/>
            <w:hideMark/>
          </w:tcPr>
          <w:p w14:paraId="42F37DE9"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响应代码</w:t>
            </w:r>
          </w:p>
        </w:tc>
        <w:tc>
          <w:tcPr>
            <w:tcW w:w="709" w:type="dxa"/>
            <w:tcBorders>
              <w:top w:val="nil"/>
              <w:left w:val="nil"/>
              <w:bottom w:val="single" w:sz="4" w:space="0" w:color="auto"/>
              <w:right w:val="single" w:sz="4" w:space="0" w:color="auto"/>
            </w:tcBorders>
            <w:shd w:val="clear" w:color="auto" w:fill="auto"/>
            <w:noWrap/>
            <w:vAlign w:val="center"/>
            <w:hideMark/>
          </w:tcPr>
          <w:p w14:paraId="123239ED"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2BE4EA4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693" w:type="dxa"/>
            <w:tcBorders>
              <w:top w:val="nil"/>
              <w:left w:val="nil"/>
              <w:bottom w:val="single" w:sz="4" w:space="0" w:color="auto"/>
              <w:right w:val="single" w:sz="4" w:space="0" w:color="auto"/>
            </w:tcBorders>
            <w:shd w:val="clear" w:color="auto" w:fill="auto"/>
            <w:noWrap/>
            <w:vAlign w:val="center"/>
            <w:hideMark/>
          </w:tcPr>
          <w:p w14:paraId="07FB7916"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r>
      <w:tr w:rsidR="00ED281F" w:rsidRPr="00710A79" w14:paraId="7DC0B557" w14:textId="77777777" w:rsidTr="00F95C08">
        <w:trPr>
          <w:trHeight w:val="270"/>
        </w:trPr>
        <w:tc>
          <w:tcPr>
            <w:tcW w:w="714" w:type="dxa"/>
            <w:tcBorders>
              <w:top w:val="nil"/>
              <w:left w:val="single" w:sz="4" w:space="0" w:color="auto"/>
              <w:bottom w:val="single" w:sz="4" w:space="0" w:color="auto"/>
              <w:right w:val="single" w:sz="4" w:space="0" w:color="auto"/>
            </w:tcBorders>
            <w:vAlign w:val="center"/>
          </w:tcPr>
          <w:p w14:paraId="0563FC30"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7CE8345"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X40</w:t>
            </w:r>
          </w:p>
        </w:tc>
        <w:tc>
          <w:tcPr>
            <w:tcW w:w="1984" w:type="dxa"/>
            <w:tcBorders>
              <w:top w:val="nil"/>
              <w:left w:val="nil"/>
              <w:bottom w:val="single" w:sz="4" w:space="0" w:color="auto"/>
              <w:right w:val="single" w:sz="4" w:space="0" w:color="auto"/>
            </w:tcBorders>
            <w:shd w:val="clear" w:color="auto" w:fill="auto"/>
            <w:noWrap/>
            <w:vAlign w:val="center"/>
            <w:hideMark/>
          </w:tcPr>
          <w:p w14:paraId="788ED2FE"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RspMsg</w:t>
            </w:r>
          </w:p>
        </w:tc>
        <w:tc>
          <w:tcPr>
            <w:tcW w:w="1843" w:type="dxa"/>
            <w:tcBorders>
              <w:top w:val="nil"/>
              <w:left w:val="nil"/>
              <w:bottom w:val="single" w:sz="4" w:space="0" w:color="auto"/>
              <w:right w:val="single" w:sz="4" w:space="0" w:color="auto"/>
            </w:tcBorders>
            <w:shd w:val="clear" w:color="auto" w:fill="auto"/>
            <w:noWrap/>
            <w:vAlign w:val="center"/>
            <w:hideMark/>
          </w:tcPr>
          <w:p w14:paraId="1A414DD1"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响应消息</w:t>
            </w:r>
          </w:p>
        </w:tc>
        <w:tc>
          <w:tcPr>
            <w:tcW w:w="709" w:type="dxa"/>
            <w:tcBorders>
              <w:top w:val="nil"/>
              <w:left w:val="nil"/>
              <w:bottom w:val="single" w:sz="4" w:space="0" w:color="auto"/>
              <w:right w:val="single" w:sz="4" w:space="0" w:color="auto"/>
            </w:tcBorders>
            <w:shd w:val="clear" w:color="auto" w:fill="auto"/>
            <w:noWrap/>
            <w:vAlign w:val="center"/>
            <w:hideMark/>
          </w:tcPr>
          <w:p w14:paraId="565301FF"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498080E2"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693" w:type="dxa"/>
            <w:tcBorders>
              <w:top w:val="nil"/>
              <w:left w:val="nil"/>
              <w:bottom w:val="single" w:sz="4" w:space="0" w:color="auto"/>
              <w:right w:val="single" w:sz="4" w:space="0" w:color="auto"/>
            </w:tcBorders>
            <w:shd w:val="clear" w:color="auto" w:fill="auto"/>
            <w:noWrap/>
            <w:vAlign w:val="center"/>
            <w:hideMark/>
          </w:tcPr>
          <w:p w14:paraId="61DD317F" w14:textId="77777777" w:rsidR="00ED281F" w:rsidRPr="00710A79" w:rsidRDefault="00ED281F" w:rsidP="00C21BF7">
            <w:pPr>
              <w:widowControl/>
              <w:spacing w:line="240" w:lineRule="auto"/>
              <w:ind w:firstLineChars="0" w:firstLine="0"/>
              <w:rPr>
                <w:rFonts w:ascii="宋体" w:eastAsia="宋体" w:hAnsi="宋体" w:cs="宋体"/>
                <w:color w:val="000000"/>
                <w:kern w:val="0"/>
                <w:sz w:val="20"/>
                <w:szCs w:val="20"/>
              </w:rPr>
            </w:pPr>
          </w:p>
        </w:tc>
      </w:tr>
    </w:tbl>
    <w:p w14:paraId="64F9D37F" w14:textId="77777777" w:rsidR="00D354B4" w:rsidRDefault="00D354B4" w:rsidP="00F6548B">
      <w:pPr>
        <w:ind w:firstLine="480"/>
      </w:pPr>
    </w:p>
    <w:p w14:paraId="5F33A9F1" w14:textId="77777777" w:rsidR="00D354B4" w:rsidRDefault="00D354B4" w:rsidP="00D354B4">
      <w:pPr>
        <w:pStyle w:val="4"/>
        <w:numPr>
          <w:ilvl w:val="3"/>
          <w:numId w:val="4"/>
        </w:numPr>
        <w:ind w:left="0" w:firstLineChars="0" w:firstLine="0"/>
      </w:pPr>
      <w:r w:rsidRPr="0096390C">
        <w:rPr>
          <w:rFonts w:hint="eastAsia"/>
        </w:rPr>
        <w:t>质押登记查询请求及应答</w:t>
      </w:r>
    </w:p>
    <w:p w14:paraId="5C0B7796" w14:textId="77777777" w:rsidR="00D354B4" w:rsidRDefault="00D354B4" w:rsidP="001643FA">
      <w:pPr>
        <w:ind w:firstLine="482"/>
      </w:pPr>
      <w:r w:rsidRPr="0089519E">
        <w:rPr>
          <w:rFonts w:hint="eastAsia"/>
          <w:b/>
        </w:rPr>
        <w:t>功能</w:t>
      </w:r>
      <w:r>
        <w:rPr>
          <w:rFonts w:hint="eastAsia"/>
        </w:rPr>
        <w:t>：质押登记查询指令用于会员二级系统查询该会员席位所属客户的质押登记单，支持查询多条质押登记信息。</w:t>
      </w:r>
    </w:p>
    <w:p w14:paraId="3EF7AB0E" w14:textId="77777777" w:rsidR="00D354B4" w:rsidRPr="0089519E" w:rsidRDefault="00D354B4" w:rsidP="00D354B4">
      <w:pPr>
        <w:ind w:firstLine="480"/>
      </w:pPr>
      <w:r>
        <w:rPr>
          <w:rFonts w:hint="eastAsia"/>
        </w:rPr>
        <w:t>消息体格式如下：</w:t>
      </w:r>
    </w:p>
    <w:tbl>
      <w:tblPr>
        <w:tblW w:w="9219" w:type="dxa"/>
        <w:tblInd w:w="103" w:type="dxa"/>
        <w:tblLayout w:type="fixed"/>
        <w:tblLook w:val="04A0" w:firstRow="1" w:lastRow="0" w:firstColumn="1" w:lastColumn="0" w:noHBand="0" w:noVBand="1"/>
      </w:tblPr>
      <w:tblGrid>
        <w:gridCol w:w="798"/>
        <w:gridCol w:w="798"/>
        <w:gridCol w:w="1953"/>
        <w:gridCol w:w="1701"/>
        <w:gridCol w:w="760"/>
        <w:gridCol w:w="798"/>
        <w:gridCol w:w="2411"/>
      </w:tblGrid>
      <w:tr w:rsidR="00D354B4" w:rsidRPr="00316455" w14:paraId="3E7CC214" w14:textId="77777777" w:rsidTr="008666C7">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tcPr>
          <w:p w14:paraId="3E6A11B3" w14:textId="77777777" w:rsidR="00D354B4" w:rsidRPr="00316455" w:rsidRDefault="00D354B4" w:rsidP="008666C7">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635E329" w14:textId="77777777" w:rsidR="00D354B4" w:rsidRPr="00316455" w:rsidRDefault="00D354B4" w:rsidP="008666C7">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域号</w:t>
            </w:r>
          </w:p>
        </w:tc>
        <w:tc>
          <w:tcPr>
            <w:tcW w:w="1953" w:type="dxa"/>
            <w:tcBorders>
              <w:top w:val="single" w:sz="4" w:space="0" w:color="auto"/>
              <w:left w:val="nil"/>
              <w:bottom w:val="single" w:sz="4" w:space="0" w:color="auto"/>
              <w:right w:val="single" w:sz="4" w:space="0" w:color="auto"/>
            </w:tcBorders>
            <w:shd w:val="clear" w:color="000000" w:fill="D9D9D9"/>
            <w:noWrap/>
            <w:vAlign w:val="center"/>
            <w:hideMark/>
          </w:tcPr>
          <w:p w14:paraId="5C585B48" w14:textId="77777777" w:rsidR="00D354B4" w:rsidRPr="00316455" w:rsidRDefault="00D354B4" w:rsidP="008666C7">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域名</w:t>
            </w:r>
          </w:p>
        </w:tc>
        <w:tc>
          <w:tcPr>
            <w:tcW w:w="1701" w:type="dxa"/>
            <w:tcBorders>
              <w:top w:val="single" w:sz="4" w:space="0" w:color="auto"/>
              <w:left w:val="nil"/>
              <w:bottom w:val="single" w:sz="4" w:space="0" w:color="auto"/>
              <w:right w:val="single" w:sz="4" w:space="0" w:color="auto"/>
            </w:tcBorders>
            <w:shd w:val="clear" w:color="000000" w:fill="D9D9D9"/>
            <w:noWrap/>
            <w:vAlign w:val="center"/>
            <w:hideMark/>
          </w:tcPr>
          <w:p w14:paraId="44B2CC9F" w14:textId="77777777" w:rsidR="00D354B4" w:rsidRPr="00316455" w:rsidRDefault="00D354B4" w:rsidP="008666C7">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1A60C615" w14:textId="77777777" w:rsidR="00D354B4" w:rsidRPr="00316455" w:rsidRDefault="00D354B4" w:rsidP="008666C7">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0D9BD0B3" w14:textId="77777777" w:rsidR="00D354B4" w:rsidRPr="00316455" w:rsidRDefault="00D354B4" w:rsidP="008666C7">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应答</w:t>
            </w:r>
          </w:p>
        </w:tc>
        <w:tc>
          <w:tcPr>
            <w:tcW w:w="2411" w:type="dxa"/>
            <w:tcBorders>
              <w:top w:val="single" w:sz="4" w:space="0" w:color="auto"/>
              <w:left w:val="nil"/>
              <w:bottom w:val="single" w:sz="4" w:space="0" w:color="auto"/>
              <w:right w:val="single" w:sz="4" w:space="0" w:color="auto"/>
            </w:tcBorders>
            <w:shd w:val="clear" w:color="000000" w:fill="D9D9D9"/>
            <w:noWrap/>
            <w:vAlign w:val="center"/>
            <w:hideMark/>
          </w:tcPr>
          <w:p w14:paraId="2DA217EE" w14:textId="77777777" w:rsidR="00D354B4" w:rsidRPr="00316455" w:rsidRDefault="00D354B4" w:rsidP="008666C7">
            <w:pPr>
              <w:widowControl/>
              <w:spacing w:line="240" w:lineRule="auto"/>
              <w:ind w:firstLineChars="0" w:firstLine="0"/>
              <w:jc w:val="left"/>
              <w:rPr>
                <w:rFonts w:ascii="宋体" w:eastAsia="宋体" w:hAnsi="宋体" w:cs="宋体"/>
                <w:b/>
                <w:bCs/>
                <w:color w:val="000000"/>
                <w:kern w:val="0"/>
                <w:sz w:val="20"/>
                <w:szCs w:val="20"/>
              </w:rPr>
            </w:pPr>
            <w:r w:rsidRPr="00316455">
              <w:rPr>
                <w:rFonts w:ascii="宋体" w:eastAsia="宋体" w:hAnsi="宋体" w:cs="宋体" w:hint="eastAsia"/>
                <w:b/>
                <w:bCs/>
                <w:color w:val="000000"/>
                <w:kern w:val="0"/>
                <w:sz w:val="20"/>
                <w:szCs w:val="20"/>
              </w:rPr>
              <w:t>说明</w:t>
            </w:r>
          </w:p>
        </w:tc>
      </w:tr>
      <w:tr w:rsidR="00D354B4" w:rsidRPr="00316455" w14:paraId="6E3DF691" w14:textId="77777777" w:rsidTr="008666C7">
        <w:trPr>
          <w:trHeight w:val="270"/>
        </w:trPr>
        <w:tc>
          <w:tcPr>
            <w:tcW w:w="798" w:type="dxa"/>
            <w:tcBorders>
              <w:top w:val="nil"/>
              <w:left w:val="single" w:sz="4" w:space="0" w:color="auto"/>
              <w:bottom w:val="single" w:sz="4" w:space="0" w:color="auto"/>
              <w:right w:val="single" w:sz="4" w:space="0" w:color="auto"/>
            </w:tcBorders>
          </w:tcPr>
          <w:p w14:paraId="532E5115"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2E967F9"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M00</w:t>
            </w:r>
          </w:p>
        </w:tc>
        <w:tc>
          <w:tcPr>
            <w:tcW w:w="1953" w:type="dxa"/>
            <w:tcBorders>
              <w:top w:val="nil"/>
              <w:left w:val="nil"/>
              <w:bottom w:val="single" w:sz="4" w:space="0" w:color="auto"/>
              <w:right w:val="single" w:sz="4" w:space="0" w:color="auto"/>
            </w:tcBorders>
            <w:shd w:val="clear" w:color="auto" w:fill="auto"/>
            <w:vAlign w:val="center"/>
            <w:hideMark/>
          </w:tcPr>
          <w:p w14:paraId="3F469107"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memberID</w:t>
            </w:r>
          </w:p>
        </w:tc>
        <w:tc>
          <w:tcPr>
            <w:tcW w:w="1701" w:type="dxa"/>
            <w:tcBorders>
              <w:top w:val="nil"/>
              <w:left w:val="nil"/>
              <w:bottom w:val="single" w:sz="4" w:space="0" w:color="auto"/>
              <w:right w:val="single" w:sz="4" w:space="0" w:color="auto"/>
            </w:tcBorders>
            <w:shd w:val="clear" w:color="auto" w:fill="auto"/>
            <w:noWrap/>
            <w:vAlign w:val="center"/>
            <w:hideMark/>
          </w:tcPr>
          <w:p w14:paraId="11367DA8"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727F4DC6"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18D7AA88"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24B5D1CA"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p>
        </w:tc>
      </w:tr>
      <w:tr w:rsidR="00D354B4" w:rsidRPr="00316455" w14:paraId="41B3310F" w14:textId="77777777" w:rsidTr="008666C7">
        <w:trPr>
          <w:trHeight w:val="270"/>
        </w:trPr>
        <w:tc>
          <w:tcPr>
            <w:tcW w:w="798" w:type="dxa"/>
            <w:tcBorders>
              <w:top w:val="nil"/>
              <w:left w:val="single" w:sz="4" w:space="0" w:color="auto"/>
              <w:bottom w:val="single" w:sz="4" w:space="0" w:color="auto"/>
              <w:right w:val="single" w:sz="4" w:space="0" w:color="auto"/>
            </w:tcBorders>
          </w:tcPr>
          <w:p w14:paraId="5A28FDC1"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19BB04C" w14:textId="77777777" w:rsidR="00D354B4" w:rsidRPr="005D3908" w:rsidRDefault="00D354B4" w:rsidP="008666C7">
            <w:pPr>
              <w:spacing w:line="240" w:lineRule="auto"/>
              <w:ind w:firstLineChars="0" w:firstLine="0"/>
              <w:rPr>
                <w:rFonts w:asciiTheme="minorEastAsia" w:hAnsiTheme="minorEastAsia"/>
                <w:color w:val="000000"/>
                <w:sz w:val="20"/>
                <w:szCs w:val="20"/>
              </w:rPr>
            </w:pPr>
            <w:r w:rsidRPr="005D3908">
              <w:rPr>
                <w:rFonts w:asciiTheme="minorEastAsia" w:hAnsiTheme="minorEastAsia" w:hint="eastAsia"/>
                <w:color w:val="000000"/>
                <w:sz w:val="20"/>
                <w:szCs w:val="20"/>
              </w:rPr>
              <w:t>M20</w:t>
            </w:r>
          </w:p>
        </w:tc>
        <w:tc>
          <w:tcPr>
            <w:tcW w:w="1953" w:type="dxa"/>
            <w:tcBorders>
              <w:top w:val="nil"/>
              <w:left w:val="nil"/>
              <w:bottom w:val="single" w:sz="4" w:space="0" w:color="auto"/>
              <w:right w:val="single" w:sz="4" w:space="0" w:color="auto"/>
            </w:tcBorders>
            <w:shd w:val="clear" w:color="auto" w:fill="auto"/>
            <w:vAlign w:val="center"/>
          </w:tcPr>
          <w:p w14:paraId="7CC755FB" w14:textId="77777777" w:rsidR="00D354B4" w:rsidRPr="005D3908" w:rsidRDefault="00D354B4" w:rsidP="008666C7">
            <w:pPr>
              <w:spacing w:line="240" w:lineRule="auto"/>
              <w:ind w:firstLineChars="0" w:firstLine="0"/>
              <w:rPr>
                <w:rFonts w:asciiTheme="minorEastAsia" w:hAnsiTheme="minorEastAsia"/>
                <w:color w:val="000000"/>
                <w:sz w:val="21"/>
                <w:szCs w:val="21"/>
              </w:rPr>
            </w:pPr>
            <w:r w:rsidRPr="005D3908">
              <w:rPr>
                <w:rFonts w:asciiTheme="minorEastAsia" w:hAnsiTheme="minorEastAsia"/>
                <w:color w:val="000000"/>
                <w:sz w:val="21"/>
                <w:szCs w:val="21"/>
              </w:rPr>
              <w:t>seatID</w:t>
            </w:r>
          </w:p>
        </w:tc>
        <w:tc>
          <w:tcPr>
            <w:tcW w:w="1701" w:type="dxa"/>
            <w:tcBorders>
              <w:top w:val="nil"/>
              <w:left w:val="nil"/>
              <w:bottom w:val="single" w:sz="4" w:space="0" w:color="auto"/>
              <w:right w:val="single" w:sz="4" w:space="0" w:color="auto"/>
            </w:tcBorders>
            <w:shd w:val="clear" w:color="auto" w:fill="auto"/>
            <w:noWrap/>
            <w:vAlign w:val="center"/>
          </w:tcPr>
          <w:p w14:paraId="063A807D" w14:textId="77777777" w:rsidR="00D354B4" w:rsidRPr="005D3908" w:rsidRDefault="00D354B4" w:rsidP="008666C7">
            <w:pPr>
              <w:widowControl/>
              <w:spacing w:line="240" w:lineRule="auto"/>
              <w:ind w:firstLineChars="0" w:firstLine="0"/>
              <w:jc w:val="left"/>
              <w:rPr>
                <w:rFonts w:asciiTheme="minorEastAsia" w:hAnsiTheme="minorEastAsia" w:cs="宋体"/>
                <w:color w:val="000000"/>
                <w:kern w:val="0"/>
                <w:sz w:val="20"/>
                <w:szCs w:val="20"/>
              </w:rPr>
            </w:pPr>
            <w:r w:rsidRPr="005D3908">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0D5FEA18" w14:textId="77777777" w:rsidR="00D354B4" w:rsidRPr="005D3908" w:rsidRDefault="00D354B4" w:rsidP="008666C7">
            <w:pPr>
              <w:spacing w:line="240" w:lineRule="auto"/>
              <w:ind w:firstLineChars="0" w:firstLine="0"/>
              <w:rPr>
                <w:rFonts w:asciiTheme="minorEastAsia" w:hAnsiTheme="minorEastAsia"/>
                <w:color w:val="000000"/>
                <w:sz w:val="21"/>
                <w:szCs w:val="21"/>
              </w:rPr>
            </w:pPr>
            <w:r w:rsidRPr="005D3908">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vAlign w:val="center"/>
          </w:tcPr>
          <w:p w14:paraId="33A4546A"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42473B1A" w14:textId="77777777" w:rsidR="00D354B4" w:rsidRPr="005D3908" w:rsidRDefault="00D354B4" w:rsidP="008666C7">
            <w:pPr>
              <w:widowControl/>
              <w:spacing w:line="240" w:lineRule="auto"/>
              <w:ind w:firstLineChars="0" w:firstLine="0"/>
              <w:jc w:val="left"/>
              <w:rPr>
                <w:rFonts w:ascii="宋体" w:eastAsia="宋体" w:hAnsi="宋体" w:cs="宋体"/>
                <w:color w:val="000000"/>
                <w:kern w:val="0"/>
                <w:sz w:val="20"/>
                <w:szCs w:val="20"/>
              </w:rPr>
            </w:pPr>
          </w:p>
        </w:tc>
      </w:tr>
      <w:tr w:rsidR="00065CFD" w:rsidRPr="00316455" w14:paraId="6296AEDA" w14:textId="77777777" w:rsidTr="00227877">
        <w:trPr>
          <w:trHeight w:val="270"/>
        </w:trPr>
        <w:tc>
          <w:tcPr>
            <w:tcW w:w="798" w:type="dxa"/>
            <w:tcBorders>
              <w:top w:val="nil"/>
              <w:left w:val="single" w:sz="4" w:space="0" w:color="auto"/>
              <w:bottom w:val="single" w:sz="4" w:space="0" w:color="auto"/>
              <w:right w:val="single" w:sz="4" w:space="0" w:color="auto"/>
            </w:tcBorders>
            <w:vAlign w:val="center"/>
          </w:tcPr>
          <w:p w14:paraId="126DD369"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A541726"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M30</w:t>
            </w:r>
          </w:p>
        </w:tc>
        <w:tc>
          <w:tcPr>
            <w:tcW w:w="1953" w:type="dxa"/>
            <w:tcBorders>
              <w:top w:val="nil"/>
              <w:left w:val="nil"/>
              <w:bottom w:val="single" w:sz="4" w:space="0" w:color="auto"/>
              <w:right w:val="single" w:sz="4" w:space="0" w:color="auto"/>
            </w:tcBorders>
            <w:shd w:val="clear" w:color="auto" w:fill="auto"/>
            <w:vAlign w:val="center"/>
          </w:tcPr>
          <w:p w14:paraId="2708C288"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clientID</w:t>
            </w:r>
          </w:p>
        </w:tc>
        <w:tc>
          <w:tcPr>
            <w:tcW w:w="1701" w:type="dxa"/>
            <w:tcBorders>
              <w:top w:val="nil"/>
              <w:left w:val="nil"/>
              <w:bottom w:val="single" w:sz="4" w:space="0" w:color="auto"/>
              <w:right w:val="single" w:sz="4" w:space="0" w:color="auto"/>
            </w:tcBorders>
            <w:shd w:val="clear" w:color="auto" w:fill="auto"/>
            <w:noWrap/>
            <w:vAlign w:val="center"/>
          </w:tcPr>
          <w:p w14:paraId="161B97F4"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tcPr>
          <w:p w14:paraId="3BA11620" w14:textId="77777777" w:rsidR="00065CFD" w:rsidRPr="005D3908" w:rsidRDefault="00065CFD" w:rsidP="00227877">
            <w:pPr>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2DDAA317" w14:textId="77777777" w:rsidR="00065CFD" w:rsidRPr="005D3908" w:rsidRDefault="00065CFD" w:rsidP="00227877">
            <w:pPr>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37AF7E8D"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p>
        </w:tc>
      </w:tr>
      <w:tr w:rsidR="00065CFD" w:rsidRPr="00316455" w14:paraId="10218E9F" w14:textId="77777777" w:rsidTr="00945866">
        <w:trPr>
          <w:trHeight w:val="270"/>
        </w:trPr>
        <w:tc>
          <w:tcPr>
            <w:tcW w:w="798" w:type="dxa"/>
            <w:tcBorders>
              <w:top w:val="nil"/>
              <w:left w:val="single" w:sz="4" w:space="0" w:color="auto"/>
              <w:bottom w:val="single" w:sz="4" w:space="0" w:color="auto"/>
              <w:right w:val="single" w:sz="4" w:space="0" w:color="auto"/>
            </w:tcBorders>
          </w:tcPr>
          <w:p w14:paraId="49BED3E9"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8D46F02"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M60</w:t>
            </w:r>
          </w:p>
        </w:tc>
        <w:tc>
          <w:tcPr>
            <w:tcW w:w="1953" w:type="dxa"/>
            <w:tcBorders>
              <w:top w:val="nil"/>
              <w:left w:val="nil"/>
              <w:bottom w:val="single" w:sz="4" w:space="0" w:color="auto"/>
              <w:right w:val="single" w:sz="4" w:space="0" w:color="auto"/>
            </w:tcBorders>
            <w:shd w:val="clear" w:color="auto" w:fill="auto"/>
            <w:noWrap/>
            <w:vAlign w:val="center"/>
          </w:tcPr>
          <w:p w14:paraId="48B35FA4"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traderID</w:t>
            </w:r>
          </w:p>
        </w:tc>
        <w:tc>
          <w:tcPr>
            <w:tcW w:w="1701" w:type="dxa"/>
            <w:tcBorders>
              <w:top w:val="nil"/>
              <w:left w:val="nil"/>
              <w:bottom w:val="single" w:sz="4" w:space="0" w:color="auto"/>
              <w:right w:val="single" w:sz="4" w:space="0" w:color="auto"/>
            </w:tcBorders>
            <w:shd w:val="clear" w:color="auto" w:fill="auto"/>
            <w:noWrap/>
            <w:vAlign w:val="center"/>
          </w:tcPr>
          <w:p w14:paraId="2468EE19"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用户代码</w:t>
            </w:r>
          </w:p>
        </w:tc>
        <w:tc>
          <w:tcPr>
            <w:tcW w:w="760" w:type="dxa"/>
            <w:tcBorders>
              <w:top w:val="nil"/>
              <w:left w:val="nil"/>
              <w:bottom w:val="single" w:sz="4" w:space="0" w:color="auto"/>
              <w:right w:val="single" w:sz="4" w:space="0" w:color="auto"/>
            </w:tcBorders>
            <w:shd w:val="clear" w:color="auto" w:fill="auto"/>
            <w:noWrap/>
            <w:vAlign w:val="center"/>
          </w:tcPr>
          <w:p w14:paraId="6882EE8D"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02067D47"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4E00CF67"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p>
        </w:tc>
      </w:tr>
      <w:tr w:rsidR="00384B8B" w:rsidRPr="00316455" w14:paraId="21FE28B4" w14:textId="77777777" w:rsidTr="00B10EE7">
        <w:trPr>
          <w:trHeight w:val="270"/>
        </w:trPr>
        <w:tc>
          <w:tcPr>
            <w:tcW w:w="798" w:type="dxa"/>
            <w:tcBorders>
              <w:top w:val="nil"/>
              <w:left w:val="single" w:sz="4" w:space="0" w:color="auto"/>
              <w:bottom w:val="single" w:sz="4" w:space="0" w:color="auto"/>
              <w:right w:val="single" w:sz="4" w:space="0" w:color="auto"/>
            </w:tcBorders>
          </w:tcPr>
          <w:p w14:paraId="726918F7"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4EFA634" w14:textId="77777777" w:rsidR="00384B8B" w:rsidRPr="005D3908" w:rsidRDefault="00384B8B" w:rsidP="000855BA">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K</w:t>
            </w:r>
            <w:r w:rsidRPr="005D3908">
              <w:rPr>
                <w:rFonts w:ascii="宋体" w:eastAsia="宋体" w:hAnsi="宋体" w:cs="宋体" w:hint="eastAsia"/>
                <w:color w:val="000000"/>
                <w:kern w:val="0"/>
                <w:sz w:val="20"/>
                <w:szCs w:val="20"/>
              </w:rPr>
              <w:t>04</w:t>
            </w:r>
          </w:p>
        </w:tc>
        <w:tc>
          <w:tcPr>
            <w:tcW w:w="1953" w:type="dxa"/>
            <w:tcBorders>
              <w:top w:val="nil"/>
              <w:left w:val="nil"/>
              <w:bottom w:val="single" w:sz="4" w:space="0" w:color="auto"/>
              <w:right w:val="single" w:sz="4" w:space="0" w:color="auto"/>
            </w:tcBorders>
            <w:shd w:val="clear" w:color="auto" w:fill="auto"/>
            <w:vAlign w:val="center"/>
            <w:hideMark/>
          </w:tcPr>
          <w:p w14:paraId="38C7F714"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sheetNo</w:t>
            </w:r>
          </w:p>
        </w:tc>
        <w:tc>
          <w:tcPr>
            <w:tcW w:w="1701" w:type="dxa"/>
            <w:tcBorders>
              <w:top w:val="nil"/>
              <w:left w:val="nil"/>
              <w:bottom w:val="single" w:sz="4" w:space="0" w:color="auto"/>
              <w:right w:val="single" w:sz="4" w:space="0" w:color="auto"/>
            </w:tcBorders>
            <w:shd w:val="clear" w:color="auto" w:fill="auto"/>
            <w:noWrap/>
            <w:vAlign w:val="center"/>
            <w:hideMark/>
          </w:tcPr>
          <w:p w14:paraId="6A5E7A1A"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质押登记编号</w:t>
            </w:r>
          </w:p>
        </w:tc>
        <w:tc>
          <w:tcPr>
            <w:tcW w:w="760" w:type="dxa"/>
            <w:tcBorders>
              <w:top w:val="nil"/>
              <w:left w:val="nil"/>
              <w:bottom w:val="single" w:sz="4" w:space="0" w:color="auto"/>
              <w:right w:val="single" w:sz="4" w:space="0" w:color="auto"/>
            </w:tcBorders>
            <w:shd w:val="clear" w:color="auto" w:fill="auto"/>
            <w:vAlign w:val="center"/>
            <w:hideMark/>
          </w:tcPr>
          <w:p w14:paraId="457F2E5B"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3B223D03" w14:textId="77777777" w:rsidR="00384B8B" w:rsidRPr="005D3908" w:rsidRDefault="00384B8B" w:rsidP="0022787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2B8B81C5"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p>
        </w:tc>
      </w:tr>
      <w:tr w:rsidR="00384B8B" w:rsidRPr="00316455" w14:paraId="629E6D00" w14:textId="77777777" w:rsidTr="008666C7">
        <w:trPr>
          <w:trHeight w:val="270"/>
        </w:trPr>
        <w:tc>
          <w:tcPr>
            <w:tcW w:w="798" w:type="dxa"/>
            <w:tcBorders>
              <w:top w:val="nil"/>
              <w:left w:val="single" w:sz="4" w:space="0" w:color="auto"/>
              <w:bottom w:val="single" w:sz="4" w:space="0" w:color="auto"/>
              <w:right w:val="single" w:sz="4" w:space="0" w:color="auto"/>
            </w:tcBorders>
          </w:tcPr>
          <w:p w14:paraId="2E6C3578"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84BF94A"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T29</w:t>
            </w:r>
          </w:p>
        </w:tc>
        <w:tc>
          <w:tcPr>
            <w:tcW w:w="1953" w:type="dxa"/>
            <w:tcBorders>
              <w:top w:val="nil"/>
              <w:left w:val="nil"/>
              <w:bottom w:val="single" w:sz="4" w:space="0" w:color="auto"/>
              <w:right w:val="single" w:sz="4" w:space="0" w:color="auto"/>
            </w:tcBorders>
            <w:shd w:val="clear" w:color="auto" w:fill="auto"/>
            <w:vAlign w:val="center"/>
          </w:tcPr>
          <w:p w14:paraId="65A7444D"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checkDate</w:t>
            </w:r>
          </w:p>
        </w:tc>
        <w:tc>
          <w:tcPr>
            <w:tcW w:w="1701" w:type="dxa"/>
            <w:tcBorders>
              <w:top w:val="nil"/>
              <w:left w:val="nil"/>
              <w:bottom w:val="single" w:sz="4" w:space="0" w:color="auto"/>
              <w:right w:val="single" w:sz="4" w:space="0" w:color="auto"/>
            </w:tcBorders>
            <w:shd w:val="clear" w:color="auto" w:fill="auto"/>
            <w:noWrap/>
            <w:vAlign w:val="center"/>
          </w:tcPr>
          <w:p w14:paraId="5CF4358F"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审批自然日期</w:t>
            </w:r>
          </w:p>
        </w:tc>
        <w:tc>
          <w:tcPr>
            <w:tcW w:w="760" w:type="dxa"/>
            <w:tcBorders>
              <w:top w:val="nil"/>
              <w:left w:val="nil"/>
              <w:bottom w:val="single" w:sz="4" w:space="0" w:color="auto"/>
              <w:right w:val="single" w:sz="4" w:space="0" w:color="auto"/>
            </w:tcBorders>
            <w:shd w:val="clear" w:color="auto" w:fill="auto"/>
            <w:vAlign w:val="center"/>
          </w:tcPr>
          <w:p w14:paraId="1FB784E5"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5E7205C7" w14:textId="77777777" w:rsidR="00384B8B" w:rsidRPr="005D3908" w:rsidRDefault="00384B8B" w:rsidP="0022787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57549329"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p>
        </w:tc>
      </w:tr>
      <w:tr w:rsidR="00384B8B" w:rsidRPr="00316455" w14:paraId="0E739845" w14:textId="77777777" w:rsidTr="00945866">
        <w:trPr>
          <w:trHeight w:val="270"/>
        </w:trPr>
        <w:tc>
          <w:tcPr>
            <w:tcW w:w="798" w:type="dxa"/>
            <w:tcBorders>
              <w:top w:val="nil"/>
              <w:left w:val="single" w:sz="4" w:space="0" w:color="auto"/>
              <w:bottom w:val="single" w:sz="4" w:space="0" w:color="auto"/>
              <w:right w:val="single" w:sz="4" w:space="0" w:color="auto"/>
            </w:tcBorders>
          </w:tcPr>
          <w:p w14:paraId="72C8826C"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14058E1" w14:textId="77777777" w:rsidR="00384B8B" w:rsidRPr="005D3908" w:rsidRDefault="00384B8B"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K03</w:t>
            </w:r>
          </w:p>
        </w:tc>
        <w:tc>
          <w:tcPr>
            <w:tcW w:w="1953" w:type="dxa"/>
            <w:tcBorders>
              <w:top w:val="nil"/>
              <w:left w:val="nil"/>
              <w:bottom w:val="single" w:sz="4" w:space="0" w:color="auto"/>
              <w:right w:val="single" w:sz="4" w:space="0" w:color="auto"/>
            </w:tcBorders>
            <w:shd w:val="clear" w:color="auto" w:fill="auto"/>
            <w:noWrap/>
            <w:vAlign w:val="center"/>
          </w:tcPr>
          <w:p w14:paraId="6C9E7C16" w14:textId="77777777" w:rsidR="00384B8B" w:rsidRPr="005D3908" w:rsidRDefault="00384B8B"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applySheetNo</w:t>
            </w:r>
          </w:p>
        </w:tc>
        <w:tc>
          <w:tcPr>
            <w:tcW w:w="1701" w:type="dxa"/>
            <w:tcBorders>
              <w:top w:val="nil"/>
              <w:left w:val="nil"/>
              <w:bottom w:val="single" w:sz="4" w:space="0" w:color="auto"/>
              <w:right w:val="single" w:sz="4" w:space="0" w:color="auto"/>
            </w:tcBorders>
            <w:shd w:val="clear" w:color="auto" w:fill="auto"/>
            <w:noWrap/>
            <w:vAlign w:val="center"/>
          </w:tcPr>
          <w:p w14:paraId="170B5BB8"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质押申报编号</w:t>
            </w:r>
          </w:p>
        </w:tc>
        <w:tc>
          <w:tcPr>
            <w:tcW w:w="760" w:type="dxa"/>
            <w:tcBorders>
              <w:top w:val="nil"/>
              <w:left w:val="nil"/>
              <w:bottom w:val="single" w:sz="4" w:space="0" w:color="auto"/>
              <w:right w:val="single" w:sz="4" w:space="0" w:color="auto"/>
            </w:tcBorders>
            <w:shd w:val="clear" w:color="auto" w:fill="auto"/>
            <w:vAlign w:val="center"/>
          </w:tcPr>
          <w:p w14:paraId="29CA61E9"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541AE6BC" w14:textId="77777777" w:rsidR="00384B8B" w:rsidRPr="005D3908" w:rsidRDefault="00384B8B" w:rsidP="0022787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271291E4" w14:textId="77777777" w:rsidR="00384B8B" w:rsidRPr="005D3908" w:rsidRDefault="00384B8B" w:rsidP="008666C7">
            <w:pPr>
              <w:widowControl/>
              <w:spacing w:line="240" w:lineRule="auto"/>
              <w:ind w:firstLineChars="0" w:firstLine="0"/>
              <w:jc w:val="left"/>
              <w:rPr>
                <w:rFonts w:ascii="宋体" w:eastAsia="宋体" w:hAnsi="宋体" w:cs="宋体"/>
                <w:color w:val="000000"/>
                <w:kern w:val="0"/>
                <w:sz w:val="20"/>
                <w:szCs w:val="20"/>
              </w:rPr>
            </w:pPr>
          </w:p>
        </w:tc>
      </w:tr>
      <w:tr w:rsidR="00065CFD" w:rsidRPr="00316455" w14:paraId="5FC569E0" w14:textId="77777777" w:rsidTr="00227877">
        <w:trPr>
          <w:trHeight w:val="270"/>
        </w:trPr>
        <w:tc>
          <w:tcPr>
            <w:tcW w:w="798" w:type="dxa"/>
            <w:tcBorders>
              <w:top w:val="nil"/>
              <w:left w:val="single" w:sz="4" w:space="0" w:color="auto"/>
              <w:bottom w:val="single" w:sz="4" w:space="0" w:color="auto"/>
              <w:right w:val="single" w:sz="4" w:space="0" w:color="auto"/>
            </w:tcBorders>
            <w:vAlign w:val="center"/>
          </w:tcPr>
          <w:p w14:paraId="03A54AA3"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72D1233"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T00</w:t>
            </w:r>
          </w:p>
        </w:tc>
        <w:tc>
          <w:tcPr>
            <w:tcW w:w="1953" w:type="dxa"/>
            <w:tcBorders>
              <w:top w:val="nil"/>
              <w:left w:val="nil"/>
              <w:bottom w:val="single" w:sz="4" w:space="0" w:color="auto"/>
              <w:right w:val="single" w:sz="4" w:space="0" w:color="auto"/>
            </w:tcBorders>
            <w:shd w:val="clear" w:color="auto" w:fill="auto"/>
            <w:noWrap/>
            <w:vAlign w:val="center"/>
          </w:tcPr>
          <w:p w14:paraId="17201734"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origApp</w:t>
            </w:r>
          </w:p>
        </w:tc>
        <w:tc>
          <w:tcPr>
            <w:tcW w:w="1701" w:type="dxa"/>
            <w:tcBorders>
              <w:top w:val="nil"/>
              <w:left w:val="nil"/>
              <w:bottom w:val="single" w:sz="4" w:space="0" w:color="auto"/>
              <w:right w:val="single" w:sz="4" w:space="0" w:color="auto"/>
            </w:tcBorders>
            <w:shd w:val="clear" w:color="auto" w:fill="auto"/>
            <w:noWrap/>
            <w:vAlign w:val="center"/>
          </w:tcPr>
          <w:p w14:paraId="4526F64A"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vAlign w:val="center"/>
          </w:tcPr>
          <w:p w14:paraId="02C34AE8"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191D477A"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134BD8B6" w14:textId="77777777" w:rsidR="00065CFD" w:rsidRPr="005D3908" w:rsidRDefault="00065CFD"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取值：1-出质方、2-质权</w:t>
            </w:r>
            <w:r w:rsidRPr="005D3908">
              <w:rPr>
                <w:rFonts w:ascii="宋体" w:eastAsia="宋体" w:hAnsi="宋体" w:cs="宋体" w:hint="eastAsia"/>
                <w:color w:val="000000"/>
                <w:kern w:val="0"/>
                <w:sz w:val="20"/>
                <w:szCs w:val="20"/>
              </w:rPr>
              <w:lastRenderedPageBreak/>
              <w:t>方，必填。</w:t>
            </w:r>
          </w:p>
        </w:tc>
      </w:tr>
      <w:tr w:rsidR="00065CFD" w:rsidRPr="00316455" w14:paraId="5986FFD7" w14:textId="77777777" w:rsidTr="00227877">
        <w:trPr>
          <w:trHeight w:val="270"/>
        </w:trPr>
        <w:tc>
          <w:tcPr>
            <w:tcW w:w="798" w:type="dxa"/>
            <w:tcBorders>
              <w:top w:val="nil"/>
              <w:left w:val="single" w:sz="4" w:space="0" w:color="auto"/>
              <w:bottom w:val="single" w:sz="4" w:space="0" w:color="auto"/>
              <w:right w:val="single" w:sz="4" w:space="0" w:color="auto"/>
            </w:tcBorders>
            <w:vAlign w:val="center"/>
          </w:tcPr>
          <w:p w14:paraId="337B9336" w14:textId="77777777" w:rsidR="00065CFD" w:rsidRPr="0030576E" w:rsidRDefault="00065CFD"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26CB5A7B" w14:textId="77777777" w:rsidR="00065CFD" w:rsidRPr="00492469" w:rsidRDefault="00065CFD"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953" w:type="dxa"/>
            <w:tcBorders>
              <w:top w:val="nil"/>
              <w:left w:val="nil"/>
              <w:bottom w:val="single" w:sz="4" w:space="0" w:color="auto"/>
              <w:right w:val="single" w:sz="4" w:space="0" w:color="auto"/>
            </w:tcBorders>
            <w:shd w:val="clear" w:color="auto" w:fill="auto"/>
            <w:noWrap/>
            <w:vAlign w:val="center"/>
          </w:tcPr>
          <w:p w14:paraId="625AEEAF" w14:textId="77777777" w:rsidR="00065CFD" w:rsidRPr="00492469" w:rsidRDefault="00065CFD"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1701" w:type="dxa"/>
            <w:tcBorders>
              <w:top w:val="nil"/>
              <w:left w:val="nil"/>
              <w:bottom w:val="single" w:sz="4" w:space="0" w:color="auto"/>
              <w:right w:val="single" w:sz="4" w:space="0" w:color="auto"/>
            </w:tcBorders>
            <w:shd w:val="clear" w:color="auto" w:fill="auto"/>
            <w:noWrap/>
            <w:vAlign w:val="center"/>
          </w:tcPr>
          <w:p w14:paraId="55838CC9" w14:textId="77777777" w:rsidR="00065CFD" w:rsidRPr="00492469" w:rsidRDefault="00065CFD"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vAlign w:val="center"/>
          </w:tcPr>
          <w:p w14:paraId="32BCD35C" w14:textId="77777777" w:rsidR="00065CFD" w:rsidRPr="00492469" w:rsidRDefault="00065CFD"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1105502F" w14:textId="77777777" w:rsidR="00065CFD" w:rsidRPr="00492469" w:rsidRDefault="00065CFD"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13E1D3CC" w14:textId="77777777" w:rsidR="00065CFD" w:rsidRPr="00492469" w:rsidRDefault="00065CFD" w:rsidP="00227877">
            <w:pPr>
              <w:widowControl/>
              <w:spacing w:line="240" w:lineRule="auto"/>
              <w:ind w:firstLineChars="0" w:firstLine="0"/>
              <w:rPr>
                <w:rFonts w:ascii="宋体" w:eastAsia="宋体" w:hAnsi="宋体" w:cs="宋体"/>
                <w:color w:val="000000"/>
                <w:kern w:val="0"/>
                <w:sz w:val="20"/>
                <w:szCs w:val="20"/>
              </w:rPr>
            </w:pPr>
          </w:p>
        </w:tc>
      </w:tr>
      <w:tr w:rsidR="0077711C" w:rsidRPr="00316455" w14:paraId="72ECD0CD" w14:textId="77777777" w:rsidTr="00227877">
        <w:trPr>
          <w:trHeight w:val="270"/>
        </w:trPr>
        <w:tc>
          <w:tcPr>
            <w:tcW w:w="798" w:type="dxa"/>
            <w:tcBorders>
              <w:top w:val="nil"/>
              <w:left w:val="single" w:sz="4" w:space="0" w:color="auto"/>
              <w:bottom w:val="single" w:sz="4" w:space="0" w:color="auto"/>
              <w:right w:val="single" w:sz="4" w:space="0" w:color="auto"/>
            </w:tcBorders>
            <w:vAlign w:val="center"/>
          </w:tcPr>
          <w:p w14:paraId="2B11C6EE" w14:textId="77777777" w:rsidR="0077711C" w:rsidRPr="0030576E" w:rsidRDefault="0077711C"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4095A8C"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953" w:type="dxa"/>
            <w:tcBorders>
              <w:top w:val="nil"/>
              <w:left w:val="nil"/>
              <w:bottom w:val="single" w:sz="4" w:space="0" w:color="auto"/>
              <w:right w:val="single" w:sz="4" w:space="0" w:color="auto"/>
            </w:tcBorders>
            <w:shd w:val="clear" w:color="auto" w:fill="auto"/>
            <w:noWrap/>
            <w:vAlign w:val="center"/>
          </w:tcPr>
          <w:p w14:paraId="55E38EA4"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1701" w:type="dxa"/>
            <w:tcBorders>
              <w:top w:val="nil"/>
              <w:left w:val="nil"/>
              <w:bottom w:val="single" w:sz="4" w:space="0" w:color="auto"/>
              <w:right w:val="single" w:sz="4" w:space="0" w:color="auto"/>
            </w:tcBorders>
            <w:shd w:val="clear" w:color="auto" w:fill="auto"/>
            <w:noWrap/>
            <w:vAlign w:val="center"/>
          </w:tcPr>
          <w:p w14:paraId="15E404FE"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tcPr>
          <w:p w14:paraId="67A04ED3"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0BFCEA98"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00C078F4"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p>
        </w:tc>
      </w:tr>
      <w:tr w:rsidR="00065CFD" w:rsidRPr="00316455" w14:paraId="3F15FFEF" w14:textId="77777777" w:rsidTr="00227877">
        <w:trPr>
          <w:trHeight w:val="270"/>
        </w:trPr>
        <w:tc>
          <w:tcPr>
            <w:tcW w:w="798" w:type="dxa"/>
            <w:tcBorders>
              <w:top w:val="nil"/>
              <w:left w:val="single" w:sz="4" w:space="0" w:color="auto"/>
              <w:bottom w:val="single" w:sz="4" w:space="0" w:color="auto"/>
              <w:right w:val="single" w:sz="4" w:space="0" w:color="auto"/>
            </w:tcBorders>
            <w:vAlign w:val="center"/>
          </w:tcPr>
          <w:p w14:paraId="0213301B" w14:textId="77777777" w:rsidR="00065CFD" w:rsidRPr="0030576E" w:rsidRDefault="00065CFD"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5291C8E" w14:textId="77777777" w:rsidR="00065CFD" w:rsidRPr="0030576E" w:rsidRDefault="00065CFD"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953" w:type="dxa"/>
            <w:tcBorders>
              <w:top w:val="nil"/>
              <w:left w:val="nil"/>
              <w:bottom w:val="single" w:sz="4" w:space="0" w:color="auto"/>
              <w:right w:val="single" w:sz="4" w:space="0" w:color="auto"/>
            </w:tcBorders>
            <w:shd w:val="clear" w:color="auto" w:fill="auto"/>
            <w:noWrap/>
            <w:vAlign w:val="center"/>
          </w:tcPr>
          <w:p w14:paraId="05393587" w14:textId="77777777" w:rsidR="00065CFD" w:rsidRPr="0030576E" w:rsidRDefault="00065CFD"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1701" w:type="dxa"/>
            <w:tcBorders>
              <w:top w:val="nil"/>
              <w:left w:val="nil"/>
              <w:bottom w:val="single" w:sz="4" w:space="0" w:color="auto"/>
              <w:right w:val="single" w:sz="4" w:space="0" w:color="auto"/>
            </w:tcBorders>
            <w:shd w:val="clear" w:color="auto" w:fill="auto"/>
            <w:noWrap/>
            <w:vAlign w:val="center"/>
          </w:tcPr>
          <w:p w14:paraId="7EC74086" w14:textId="77777777" w:rsidR="00065CFD" w:rsidRPr="0030576E" w:rsidRDefault="00065CFD"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vAlign w:val="center"/>
          </w:tcPr>
          <w:p w14:paraId="3D0355A2" w14:textId="77777777" w:rsidR="00065CFD" w:rsidRPr="00492469" w:rsidRDefault="00065CFD"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43F8F28E" w14:textId="77777777" w:rsidR="00065CFD" w:rsidRPr="00492469" w:rsidRDefault="00065CFD"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407E0F19" w14:textId="77777777" w:rsidR="00065CFD" w:rsidRPr="0030576E" w:rsidRDefault="00065CFD" w:rsidP="00227877">
            <w:pPr>
              <w:widowControl/>
              <w:spacing w:line="240" w:lineRule="auto"/>
              <w:ind w:firstLineChars="0" w:firstLine="0"/>
              <w:rPr>
                <w:rFonts w:ascii="宋体" w:eastAsia="宋体" w:hAnsi="宋体" w:cs="宋体"/>
                <w:color w:val="000000"/>
                <w:kern w:val="0"/>
                <w:sz w:val="20"/>
                <w:szCs w:val="20"/>
              </w:rPr>
            </w:pPr>
          </w:p>
        </w:tc>
      </w:tr>
      <w:tr w:rsidR="00065CFD" w:rsidRPr="00316455" w14:paraId="3794B55A" w14:textId="77777777" w:rsidTr="008666C7">
        <w:trPr>
          <w:trHeight w:val="720"/>
        </w:trPr>
        <w:tc>
          <w:tcPr>
            <w:tcW w:w="798" w:type="dxa"/>
            <w:tcBorders>
              <w:top w:val="nil"/>
              <w:left w:val="single" w:sz="4" w:space="0" w:color="auto"/>
              <w:bottom w:val="single" w:sz="4" w:space="0" w:color="auto"/>
              <w:right w:val="single" w:sz="4" w:space="0" w:color="auto"/>
            </w:tcBorders>
          </w:tcPr>
          <w:p w14:paraId="30531B40" w14:textId="77777777" w:rsidR="00065CFD" w:rsidRPr="00316455" w:rsidRDefault="00065CFD" w:rsidP="008666C7">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F494063" w14:textId="1A76C495" w:rsidR="00065CFD" w:rsidRPr="00316455" w:rsidRDefault="00FC6A5D"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K88</w:t>
            </w:r>
          </w:p>
        </w:tc>
        <w:tc>
          <w:tcPr>
            <w:tcW w:w="1953" w:type="dxa"/>
            <w:tcBorders>
              <w:top w:val="nil"/>
              <w:left w:val="nil"/>
              <w:bottom w:val="single" w:sz="4" w:space="0" w:color="auto"/>
              <w:right w:val="single" w:sz="4" w:space="0" w:color="auto"/>
            </w:tcBorders>
            <w:shd w:val="clear" w:color="auto" w:fill="auto"/>
            <w:noWrap/>
            <w:vAlign w:val="center"/>
            <w:hideMark/>
          </w:tcPr>
          <w:p w14:paraId="38380383" w14:textId="596057C7" w:rsidR="00065CFD" w:rsidRPr="00316455" w:rsidRDefault="00D83FEA" w:rsidP="008666C7">
            <w:pPr>
              <w:widowControl/>
              <w:spacing w:line="240" w:lineRule="auto"/>
              <w:ind w:firstLineChars="0" w:firstLine="0"/>
              <w:jc w:val="left"/>
              <w:rPr>
                <w:rFonts w:ascii="宋体" w:eastAsia="宋体" w:hAnsi="宋体" w:cs="宋体"/>
                <w:color w:val="000000"/>
                <w:kern w:val="0"/>
                <w:sz w:val="20"/>
                <w:szCs w:val="20"/>
              </w:rPr>
            </w:pPr>
            <w:r w:rsidRPr="00D83FEA">
              <w:rPr>
                <w:rFonts w:ascii="宋体" w:eastAsia="宋体" w:hAnsi="宋体" w:cs="宋体"/>
                <w:color w:val="000000"/>
                <w:kern w:val="0"/>
                <w:sz w:val="20"/>
                <w:szCs w:val="20"/>
              </w:rPr>
              <w:t>sheetStatus</w:t>
            </w:r>
          </w:p>
        </w:tc>
        <w:tc>
          <w:tcPr>
            <w:tcW w:w="1701" w:type="dxa"/>
            <w:tcBorders>
              <w:top w:val="nil"/>
              <w:left w:val="nil"/>
              <w:bottom w:val="single" w:sz="4" w:space="0" w:color="auto"/>
              <w:right w:val="single" w:sz="4" w:space="0" w:color="auto"/>
            </w:tcBorders>
            <w:shd w:val="clear" w:color="auto" w:fill="auto"/>
            <w:noWrap/>
            <w:vAlign w:val="center"/>
            <w:hideMark/>
          </w:tcPr>
          <w:p w14:paraId="57EB81A5" w14:textId="60144A5A" w:rsidR="00065CFD" w:rsidRPr="00316455" w:rsidRDefault="00FC6A5D"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登记单</w:t>
            </w:r>
            <w:r w:rsidR="00065CFD" w:rsidRPr="00316455">
              <w:rPr>
                <w:rFonts w:ascii="宋体" w:eastAsia="宋体" w:hAnsi="宋体" w:cs="宋体" w:hint="eastAsia"/>
                <w:color w:val="000000"/>
                <w:kern w:val="0"/>
                <w:sz w:val="20"/>
                <w:szCs w:val="20"/>
              </w:rPr>
              <w:t>状态</w:t>
            </w:r>
          </w:p>
        </w:tc>
        <w:tc>
          <w:tcPr>
            <w:tcW w:w="760" w:type="dxa"/>
            <w:tcBorders>
              <w:top w:val="nil"/>
              <w:left w:val="nil"/>
              <w:bottom w:val="single" w:sz="4" w:space="0" w:color="auto"/>
              <w:right w:val="single" w:sz="4" w:space="0" w:color="auto"/>
            </w:tcBorders>
            <w:shd w:val="clear" w:color="auto" w:fill="auto"/>
            <w:vAlign w:val="center"/>
            <w:hideMark/>
          </w:tcPr>
          <w:p w14:paraId="00D9749B" w14:textId="77777777" w:rsidR="00065CFD" w:rsidRPr="00316455" w:rsidRDefault="00065CFD" w:rsidP="008666C7">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315B13BC" w14:textId="77777777" w:rsidR="00065CFD" w:rsidRPr="00316455" w:rsidRDefault="00065CFD" w:rsidP="008666C7">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hideMark/>
          </w:tcPr>
          <w:p w14:paraId="0E10DA55" w14:textId="6B1E2F30" w:rsidR="00065CFD" w:rsidRPr="00316455" w:rsidRDefault="00065CFD" w:rsidP="008666C7">
            <w:pPr>
              <w:widowControl/>
              <w:spacing w:line="240" w:lineRule="auto"/>
              <w:ind w:firstLineChars="0" w:firstLine="0"/>
              <w:jc w:val="left"/>
              <w:rPr>
                <w:rFonts w:ascii="宋体" w:eastAsia="宋体" w:hAnsi="宋体" w:cs="宋体"/>
                <w:color w:val="000000"/>
                <w:kern w:val="0"/>
                <w:sz w:val="20"/>
                <w:szCs w:val="20"/>
              </w:rPr>
            </w:pPr>
          </w:p>
        </w:tc>
      </w:tr>
      <w:tr w:rsidR="00065CFD" w:rsidRPr="00316455" w14:paraId="2497D554" w14:textId="77777777" w:rsidTr="008666C7">
        <w:trPr>
          <w:trHeight w:val="270"/>
        </w:trPr>
        <w:tc>
          <w:tcPr>
            <w:tcW w:w="798" w:type="dxa"/>
            <w:tcBorders>
              <w:top w:val="nil"/>
              <w:left w:val="single" w:sz="4" w:space="0" w:color="auto"/>
              <w:bottom w:val="single" w:sz="4" w:space="0" w:color="auto"/>
              <w:right w:val="single" w:sz="4" w:space="0" w:color="auto"/>
            </w:tcBorders>
          </w:tcPr>
          <w:p w14:paraId="5EFDFDF2"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1041091" w14:textId="43952E33" w:rsidR="00065CFD" w:rsidRPr="005D3908" w:rsidRDefault="005A5857" w:rsidP="005A585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w:t>
            </w:r>
            <w:r>
              <w:rPr>
                <w:rFonts w:ascii="宋体" w:eastAsia="宋体" w:hAnsi="宋体" w:cs="宋体"/>
                <w:color w:val="000000"/>
                <w:kern w:val="0"/>
                <w:sz w:val="20"/>
                <w:szCs w:val="20"/>
              </w:rPr>
              <w:t>95</w:t>
            </w:r>
          </w:p>
        </w:tc>
        <w:tc>
          <w:tcPr>
            <w:tcW w:w="1953" w:type="dxa"/>
            <w:tcBorders>
              <w:top w:val="nil"/>
              <w:left w:val="nil"/>
              <w:bottom w:val="single" w:sz="4" w:space="0" w:color="auto"/>
              <w:right w:val="single" w:sz="4" w:space="0" w:color="auto"/>
            </w:tcBorders>
            <w:shd w:val="clear" w:color="auto" w:fill="auto"/>
            <w:vAlign w:val="center"/>
          </w:tcPr>
          <w:p w14:paraId="23FC7AD8" w14:textId="6F31F8E0" w:rsidR="00065CFD" w:rsidRPr="005D3908" w:rsidRDefault="00065CFD" w:rsidP="003235FA">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r w:rsidR="00420BC5" w:rsidRPr="004F120C">
              <w:rPr>
                <w:rFonts w:ascii="宋体" w:eastAsia="宋体" w:hAnsi="宋体" w:cs="宋体"/>
                <w:color w:val="000000"/>
                <w:kern w:val="0"/>
                <w:sz w:val="20"/>
                <w:szCs w:val="20"/>
              </w:rPr>
              <w:t>applyDetailInfoData</w:t>
            </w:r>
            <w:r w:rsidRPr="005D3908">
              <w:rPr>
                <w:rFonts w:ascii="宋体" w:eastAsia="宋体" w:hAnsi="宋体" w:cs="宋体" w:hint="eastAsia"/>
                <w:color w:val="000000"/>
                <w:kern w:val="0"/>
                <w:sz w:val="20"/>
                <w:szCs w:val="20"/>
              </w:rPr>
              <w:t>]</w:t>
            </w:r>
          </w:p>
        </w:tc>
        <w:tc>
          <w:tcPr>
            <w:tcW w:w="1701" w:type="dxa"/>
            <w:tcBorders>
              <w:top w:val="nil"/>
              <w:left w:val="nil"/>
              <w:bottom w:val="single" w:sz="4" w:space="0" w:color="auto"/>
              <w:right w:val="single" w:sz="4" w:space="0" w:color="auto"/>
            </w:tcBorders>
            <w:shd w:val="clear" w:color="auto" w:fill="auto"/>
            <w:noWrap/>
            <w:vAlign w:val="center"/>
          </w:tcPr>
          <w:p w14:paraId="28018716"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质押登记信息数据</w:t>
            </w:r>
          </w:p>
        </w:tc>
        <w:tc>
          <w:tcPr>
            <w:tcW w:w="760" w:type="dxa"/>
            <w:tcBorders>
              <w:top w:val="nil"/>
              <w:left w:val="nil"/>
              <w:bottom w:val="single" w:sz="4" w:space="0" w:color="auto"/>
              <w:right w:val="single" w:sz="4" w:space="0" w:color="auto"/>
            </w:tcBorders>
            <w:shd w:val="clear" w:color="auto" w:fill="auto"/>
            <w:noWrap/>
            <w:vAlign w:val="center"/>
          </w:tcPr>
          <w:p w14:paraId="5DA82FEE"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1843AE9B"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778E2E6C"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065CFD" w:rsidRPr="00316455" w14:paraId="6D0DC24A" w14:textId="77777777" w:rsidTr="008666C7">
        <w:trPr>
          <w:trHeight w:val="270"/>
        </w:trPr>
        <w:tc>
          <w:tcPr>
            <w:tcW w:w="798" w:type="dxa"/>
            <w:tcBorders>
              <w:top w:val="nil"/>
              <w:left w:val="single" w:sz="4" w:space="0" w:color="auto"/>
              <w:bottom w:val="single" w:sz="4" w:space="0" w:color="auto"/>
              <w:right w:val="single" w:sz="4" w:space="0" w:color="auto"/>
            </w:tcBorders>
          </w:tcPr>
          <w:p w14:paraId="6FDFC729"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6E87351"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p>
        </w:tc>
        <w:tc>
          <w:tcPr>
            <w:tcW w:w="1953" w:type="dxa"/>
            <w:tcBorders>
              <w:top w:val="nil"/>
              <w:left w:val="nil"/>
              <w:bottom w:val="single" w:sz="4" w:space="0" w:color="auto"/>
              <w:right w:val="single" w:sz="4" w:space="0" w:color="auto"/>
            </w:tcBorders>
            <w:shd w:val="clear" w:color="auto" w:fill="auto"/>
            <w:vAlign w:val="center"/>
          </w:tcPr>
          <w:p w14:paraId="4E9CDB58"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p>
        </w:tc>
        <w:tc>
          <w:tcPr>
            <w:tcW w:w="1701" w:type="dxa"/>
            <w:tcBorders>
              <w:top w:val="nil"/>
              <w:left w:val="nil"/>
              <w:bottom w:val="single" w:sz="4" w:space="0" w:color="auto"/>
              <w:right w:val="single" w:sz="4" w:space="0" w:color="auto"/>
            </w:tcBorders>
            <w:shd w:val="clear" w:color="auto" w:fill="auto"/>
            <w:noWrap/>
            <w:vAlign w:val="center"/>
          </w:tcPr>
          <w:p w14:paraId="72978E9D"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质押登记信息</w:t>
            </w:r>
          </w:p>
        </w:tc>
        <w:tc>
          <w:tcPr>
            <w:tcW w:w="760" w:type="dxa"/>
            <w:tcBorders>
              <w:top w:val="nil"/>
              <w:left w:val="nil"/>
              <w:bottom w:val="single" w:sz="4" w:space="0" w:color="auto"/>
              <w:right w:val="single" w:sz="4" w:space="0" w:color="auto"/>
            </w:tcBorders>
            <w:shd w:val="clear" w:color="auto" w:fill="auto"/>
            <w:noWrap/>
            <w:vAlign w:val="center"/>
          </w:tcPr>
          <w:p w14:paraId="3B472076"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vAlign w:val="center"/>
          </w:tcPr>
          <w:p w14:paraId="32B5196C"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tcPr>
          <w:p w14:paraId="689D13CE"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p>
        </w:tc>
      </w:tr>
      <w:tr w:rsidR="000855BA" w:rsidRPr="00316455" w14:paraId="7024BEB1" w14:textId="77777777" w:rsidTr="008666C7">
        <w:trPr>
          <w:trHeight w:val="270"/>
        </w:trPr>
        <w:tc>
          <w:tcPr>
            <w:tcW w:w="798" w:type="dxa"/>
            <w:tcBorders>
              <w:top w:val="nil"/>
              <w:left w:val="single" w:sz="4" w:space="0" w:color="auto"/>
              <w:bottom w:val="single" w:sz="4" w:space="0" w:color="auto"/>
              <w:right w:val="single" w:sz="4" w:space="0" w:color="auto"/>
            </w:tcBorders>
          </w:tcPr>
          <w:p w14:paraId="43E385C5" w14:textId="77777777" w:rsidR="000855BA" w:rsidRPr="005D3908" w:rsidRDefault="000855BA"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A8FBE32" w14:textId="77777777" w:rsidR="000855BA" w:rsidRPr="005D3908" w:rsidRDefault="000855BA" w:rsidP="0022787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K</w:t>
            </w:r>
            <w:r w:rsidRPr="005D3908">
              <w:rPr>
                <w:rFonts w:ascii="宋体" w:eastAsia="宋体" w:hAnsi="宋体" w:cs="宋体" w:hint="eastAsia"/>
                <w:color w:val="000000"/>
                <w:kern w:val="0"/>
                <w:sz w:val="20"/>
                <w:szCs w:val="20"/>
              </w:rPr>
              <w:t>04</w:t>
            </w:r>
          </w:p>
        </w:tc>
        <w:tc>
          <w:tcPr>
            <w:tcW w:w="1953" w:type="dxa"/>
            <w:tcBorders>
              <w:top w:val="nil"/>
              <w:left w:val="nil"/>
              <w:bottom w:val="single" w:sz="4" w:space="0" w:color="auto"/>
              <w:right w:val="single" w:sz="4" w:space="0" w:color="auto"/>
            </w:tcBorders>
            <w:shd w:val="clear" w:color="auto" w:fill="auto"/>
            <w:vAlign w:val="center"/>
            <w:hideMark/>
          </w:tcPr>
          <w:p w14:paraId="47803FA8" w14:textId="77777777" w:rsidR="000855BA" w:rsidRPr="005D3908" w:rsidRDefault="000855BA" w:rsidP="0022787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sheetNo</w:t>
            </w:r>
          </w:p>
        </w:tc>
        <w:tc>
          <w:tcPr>
            <w:tcW w:w="1701" w:type="dxa"/>
            <w:tcBorders>
              <w:top w:val="nil"/>
              <w:left w:val="nil"/>
              <w:bottom w:val="single" w:sz="4" w:space="0" w:color="auto"/>
              <w:right w:val="single" w:sz="4" w:space="0" w:color="auto"/>
            </w:tcBorders>
            <w:shd w:val="clear" w:color="auto" w:fill="auto"/>
            <w:noWrap/>
            <w:vAlign w:val="center"/>
            <w:hideMark/>
          </w:tcPr>
          <w:p w14:paraId="1E16F26A" w14:textId="77777777" w:rsidR="000855BA" w:rsidRPr="005D3908" w:rsidRDefault="000855BA"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质押登记编号</w:t>
            </w:r>
          </w:p>
        </w:tc>
        <w:tc>
          <w:tcPr>
            <w:tcW w:w="760" w:type="dxa"/>
            <w:tcBorders>
              <w:top w:val="nil"/>
              <w:left w:val="nil"/>
              <w:bottom w:val="single" w:sz="4" w:space="0" w:color="auto"/>
              <w:right w:val="single" w:sz="4" w:space="0" w:color="auto"/>
            </w:tcBorders>
            <w:shd w:val="clear" w:color="auto" w:fill="auto"/>
            <w:noWrap/>
            <w:vAlign w:val="center"/>
            <w:hideMark/>
          </w:tcPr>
          <w:p w14:paraId="715E92F0" w14:textId="77777777" w:rsidR="000855BA" w:rsidRPr="005D3908" w:rsidRDefault="000855BA"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5437F780" w14:textId="77777777" w:rsidR="000855BA" w:rsidRPr="005D3908" w:rsidRDefault="000855BA"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021EBC26" w14:textId="77777777" w:rsidR="000855BA" w:rsidRPr="005D3908" w:rsidRDefault="000855BA"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065CFD" w:rsidRPr="00316455" w14:paraId="4FA76948" w14:textId="77777777" w:rsidTr="008666C7">
        <w:trPr>
          <w:trHeight w:val="270"/>
        </w:trPr>
        <w:tc>
          <w:tcPr>
            <w:tcW w:w="798" w:type="dxa"/>
            <w:tcBorders>
              <w:top w:val="nil"/>
              <w:left w:val="single" w:sz="4" w:space="0" w:color="auto"/>
              <w:bottom w:val="single" w:sz="4" w:space="0" w:color="auto"/>
              <w:right w:val="single" w:sz="4" w:space="0" w:color="auto"/>
            </w:tcBorders>
          </w:tcPr>
          <w:p w14:paraId="4CB471AE"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17A07D6"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T11</w:t>
            </w:r>
          </w:p>
        </w:tc>
        <w:tc>
          <w:tcPr>
            <w:tcW w:w="1953" w:type="dxa"/>
            <w:tcBorders>
              <w:top w:val="nil"/>
              <w:left w:val="nil"/>
              <w:bottom w:val="single" w:sz="4" w:space="0" w:color="auto"/>
              <w:right w:val="single" w:sz="4" w:space="0" w:color="auto"/>
            </w:tcBorders>
            <w:shd w:val="clear" w:color="auto" w:fill="auto"/>
            <w:noWrap/>
            <w:vAlign w:val="center"/>
            <w:hideMark/>
          </w:tcPr>
          <w:p w14:paraId="018B7E9A"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applyDate</w:t>
            </w:r>
          </w:p>
        </w:tc>
        <w:tc>
          <w:tcPr>
            <w:tcW w:w="1701" w:type="dxa"/>
            <w:tcBorders>
              <w:top w:val="nil"/>
              <w:left w:val="nil"/>
              <w:bottom w:val="single" w:sz="4" w:space="0" w:color="auto"/>
              <w:right w:val="single" w:sz="4" w:space="0" w:color="auto"/>
            </w:tcBorders>
            <w:shd w:val="clear" w:color="auto" w:fill="auto"/>
            <w:noWrap/>
            <w:vAlign w:val="center"/>
            <w:hideMark/>
          </w:tcPr>
          <w:p w14:paraId="5F8495F6"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审批自然日期</w:t>
            </w:r>
          </w:p>
        </w:tc>
        <w:tc>
          <w:tcPr>
            <w:tcW w:w="760" w:type="dxa"/>
            <w:tcBorders>
              <w:top w:val="nil"/>
              <w:left w:val="nil"/>
              <w:bottom w:val="single" w:sz="4" w:space="0" w:color="auto"/>
              <w:right w:val="single" w:sz="4" w:space="0" w:color="auto"/>
            </w:tcBorders>
            <w:shd w:val="clear" w:color="auto" w:fill="auto"/>
            <w:noWrap/>
            <w:vAlign w:val="center"/>
            <w:hideMark/>
          </w:tcPr>
          <w:p w14:paraId="7C79EB29"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6C3F85AB"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5BF7E209"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065CFD" w:rsidRPr="00316455" w14:paraId="2A7F6705" w14:textId="77777777" w:rsidTr="00F72996">
        <w:trPr>
          <w:trHeight w:val="270"/>
        </w:trPr>
        <w:tc>
          <w:tcPr>
            <w:tcW w:w="798" w:type="dxa"/>
            <w:tcBorders>
              <w:top w:val="nil"/>
              <w:left w:val="single" w:sz="4" w:space="0" w:color="auto"/>
              <w:bottom w:val="single" w:sz="4" w:space="0" w:color="auto"/>
              <w:right w:val="single" w:sz="4" w:space="0" w:color="auto"/>
            </w:tcBorders>
          </w:tcPr>
          <w:p w14:paraId="647ECC37"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tcPr>
          <w:p w14:paraId="6F6D4ABF"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T15</w:t>
            </w:r>
          </w:p>
        </w:tc>
        <w:tc>
          <w:tcPr>
            <w:tcW w:w="1953" w:type="dxa"/>
            <w:tcBorders>
              <w:top w:val="nil"/>
              <w:left w:val="nil"/>
              <w:bottom w:val="single" w:sz="4" w:space="0" w:color="auto"/>
              <w:right w:val="single" w:sz="4" w:space="0" w:color="auto"/>
            </w:tcBorders>
            <w:shd w:val="clear" w:color="auto" w:fill="auto"/>
            <w:noWrap/>
          </w:tcPr>
          <w:p w14:paraId="4ED96963"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applyTradeDate</w:t>
            </w:r>
          </w:p>
        </w:tc>
        <w:tc>
          <w:tcPr>
            <w:tcW w:w="1701" w:type="dxa"/>
            <w:tcBorders>
              <w:top w:val="nil"/>
              <w:left w:val="nil"/>
              <w:bottom w:val="single" w:sz="4" w:space="0" w:color="auto"/>
              <w:right w:val="single" w:sz="4" w:space="0" w:color="auto"/>
            </w:tcBorders>
            <w:shd w:val="clear" w:color="auto" w:fill="auto"/>
            <w:noWrap/>
            <w:vAlign w:val="center"/>
          </w:tcPr>
          <w:p w14:paraId="05ACD94E"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审批交易日期</w:t>
            </w:r>
          </w:p>
        </w:tc>
        <w:tc>
          <w:tcPr>
            <w:tcW w:w="760" w:type="dxa"/>
            <w:tcBorders>
              <w:top w:val="nil"/>
              <w:left w:val="nil"/>
              <w:bottom w:val="single" w:sz="4" w:space="0" w:color="auto"/>
              <w:right w:val="single" w:sz="4" w:space="0" w:color="auto"/>
            </w:tcBorders>
            <w:shd w:val="clear" w:color="auto" w:fill="auto"/>
            <w:noWrap/>
            <w:vAlign w:val="center"/>
          </w:tcPr>
          <w:p w14:paraId="53192CBF"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07D68A0F"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4C7B1FCA" w14:textId="77777777" w:rsidR="00065CFD" w:rsidRPr="005D3908" w:rsidRDefault="00065CFD"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ED281F" w:rsidRPr="00316455" w14:paraId="7DBEC220" w14:textId="77777777" w:rsidTr="00C8141B">
        <w:trPr>
          <w:trHeight w:val="270"/>
        </w:trPr>
        <w:tc>
          <w:tcPr>
            <w:tcW w:w="798" w:type="dxa"/>
            <w:tcBorders>
              <w:top w:val="nil"/>
              <w:left w:val="single" w:sz="4" w:space="0" w:color="auto"/>
              <w:bottom w:val="single" w:sz="4" w:space="0" w:color="auto"/>
              <w:right w:val="single" w:sz="4" w:space="0" w:color="auto"/>
            </w:tcBorders>
          </w:tcPr>
          <w:p w14:paraId="749FEE19" w14:textId="77777777" w:rsidR="00ED281F" w:rsidRPr="005D3908" w:rsidRDefault="00ED281F"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67E39A2" w14:textId="77777777" w:rsidR="00ED281F" w:rsidRPr="005D3908" w:rsidRDefault="00ED281F"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K03</w:t>
            </w:r>
          </w:p>
        </w:tc>
        <w:tc>
          <w:tcPr>
            <w:tcW w:w="1953" w:type="dxa"/>
            <w:tcBorders>
              <w:top w:val="nil"/>
              <w:left w:val="nil"/>
              <w:bottom w:val="single" w:sz="4" w:space="0" w:color="auto"/>
              <w:right w:val="single" w:sz="4" w:space="0" w:color="auto"/>
            </w:tcBorders>
            <w:shd w:val="clear" w:color="auto" w:fill="auto"/>
            <w:noWrap/>
            <w:vAlign w:val="center"/>
          </w:tcPr>
          <w:p w14:paraId="2375BBC4" w14:textId="77777777" w:rsidR="00ED281F" w:rsidRPr="005D3908" w:rsidRDefault="00ED281F" w:rsidP="00227877">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applySheetNo</w:t>
            </w:r>
          </w:p>
        </w:tc>
        <w:tc>
          <w:tcPr>
            <w:tcW w:w="1701" w:type="dxa"/>
            <w:tcBorders>
              <w:top w:val="nil"/>
              <w:left w:val="nil"/>
              <w:bottom w:val="single" w:sz="4" w:space="0" w:color="auto"/>
              <w:right w:val="single" w:sz="4" w:space="0" w:color="auto"/>
            </w:tcBorders>
            <w:shd w:val="clear" w:color="auto" w:fill="auto"/>
            <w:noWrap/>
            <w:vAlign w:val="center"/>
          </w:tcPr>
          <w:p w14:paraId="76B125B7" w14:textId="410D8B8B" w:rsidR="00ED281F" w:rsidRPr="005D3908" w:rsidRDefault="002B79FE" w:rsidP="008666C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本</w:t>
            </w:r>
            <w:r w:rsidR="00ED281F" w:rsidRPr="005D3908">
              <w:rPr>
                <w:rFonts w:ascii="宋体" w:eastAsia="宋体" w:hAnsi="宋体" w:cs="宋体" w:hint="eastAsia"/>
                <w:color w:val="000000"/>
                <w:kern w:val="0"/>
                <w:sz w:val="20"/>
                <w:szCs w:val="20"/>
              </w:rPr>
              <w:t>方质押申报编号</w:t>
            </w:r>
          </w:p>
        </w:tc>
        <w:tc>
          <w:tcPr>
            <w:tcW w:w="760" w:type="dxa"/>
            <w:tcBorders>
              <w:top w:val="nil"/>
              <w:left w:val="nil"/>
              <w:bottom w:val="single" w:sz="4" w:space="0" w:color="auto"/>
              <w:right w:val="single" w:sz="4" w:space="0" w:color="auto"/>
            </w:tcBorders>
            <w:shd w:val="clear" w:color="auto" w:fill="auto"/>
            <w:noWrap/>
            <w:vAlign w:val="center"/>
            <w:hideMark/>
          </w:tcPr>
          <w:p w14:paraId="0500E3AE" w14:textId="77777777" w:rsidR="00ED281F" w:rsidRPr="005D3908" w:rsidRDefault="00ED281F"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0E2B49FA" w14:textId="77777777" w:rsidR="00ED281F" w:rsidRPr="005D3908" w:rsidRDefault="00ED281F"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2DC1C567" w14:textId="77777777" w:rsidR="00ED281F" w:rsidRPr="005D3908" w:rsidRDefault="00ED281F" w:rsidP="008666C7">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57FBE366" w14:textId="77777777" w:rsidTr="00C8141B">
        <w:trPr>
          <w:trHeight w:val="270"/>
        </w:trPr>
        <w:tc>
          <w:tcPr>
            <w:tcW w:w="798" w:type="dxa"/>
            <w:tcBorders>
              <w:top w:val="nil"/>
              <w:left w:val="single" w:sz="4" w:space="0" w:color="auto"/>
              <w:bottom w:val="single" w:sz="4" w:space="0" w:color="auto"/>
              <w:right w:val="single" w:sz="4" w:space="0" w:color="auto"/>
            </w:tcBorders>
          </w:tcPr>
          <w:p w14:paraId="4D72DC1E" w14:textId="0D147A92"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A734EC7" w14:textId="249853A5" w:rsidR="002B79FE" w:rsidRPr="005D3908" w:rsidRDefault="002B79FE" w:rsidP="00EB4965">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K0</w:t>
            </w:r>
            <w:r w:rsidR="00EB4965">
              <w:rPr>
                <w:rFonts w:ascii="宋体" w:eastAsia="宋体" w:hAnsi="宋体" w:cs="宋体"/>
                <w:color w:val="000000"/>
                <w:kern w:val="0"/>
                <w:sz w:val="20"/>
                <w:szCs w:val="20"/>
              </w:rPr>
              <w:t>9</w:t>
            </w:r>
          </w:p>
        </w:tc>
        <w:tc>
          <w:tcPr>
            <w:tcW w:w="1953" w:type="dxa"/>
            <w:tcBorders>
              <w:top w:val="nil"/>
              <w:left w:val="nil"/>
              <w:bottom w:val="single" w:sz="4" w:space="0" w:color="auto"/>
              <w:right w:val="single" w:sz="4" w:space="0" w:color="auto"/>
            </w:tcBorders>
            <w:shd w:val="clear" w:color="auto" w:fill="auto"/>
            <w:noWrap/>
            <w:vAlign w:val="center"/>
          </w:tcPr>
          <w:p w14:paraId="44A20701" w14:textId="1339F730" w:rsidR="002B79FE" w:rsidRPr="005D3908" w:rsidRDefault="00EB4965" w:rsidP="002B79FE">
            <w:pPr>
              <w:widowControl/>
              <w:spacing w:line="240" w:lineRule="auto"/>
              <w:ind w:firstLineChars="0" w:firstLine="0"/>
              <w:rPr>
                <w:rFonts w:ascii="宋体" w:eastAsia="宋体" w:hAnsi="宋体" w:cs="宋体"/>
                <w:color w:val="000000"/>
                <w:kern w:val="0"/>
                <w:sz w:val="20"/>
                <w:szCs w:val="20"/>
              </w:rPr>
            </w:pPr>
            <w:r w:rsidRPr="00EB4965">
              <w:rPr>
                <w:rFonts w:ascii="宋体" w:eastAsia="宋体" w:hAnsi="宋体" w:cs="宋体"/>
                <w:color w:val="000000"/>
                <w:kern w:val="0"/>
                <w:sz w:val="20"/>
                <w:szCs w:val="20"/>
              </w:rPr>
              <w:t>assotiateApplySheetNo</w:t>
            </w:r>
          </w:p>
        </w:tc>
        <w:tc>
          <w:tcPr>
            <w:tcW w:w="1701" w:type="dxa"/>
            <w:tcBorders>
              <w:top w:val="nil"/>
              <w:left w:val="nil"/>
              <w:bottom w:val="single" w:sz="4" w:space="0" w:color="auto"/>
              <w:right w:val="single" w:sz="4" w:space="0" w:color="auto"/>
            </w:tcBorders>
            <w:shd w:val="clear" w:color="auto" w:fill="auto"/>
            <w:noWrap/>
            <w:vAlign w:val="center"/>
          </w:tcPr>
          <w:p w14:paraId="16F37B9F" w14:textId="2B762719" w:rsidR="002B79FE" w:rsidRPr="005D3908" w:rsidDel="002B79FE" w:rsidRDefault="00EB4965" w:rsidP="002B79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交易</w:t>
            </w:r>
            <w:r>
              <w:rPr>
                <w:rFonts w:ascii="宋体" w:eastAsia="宋体" w:hAnsi="宋体" w:cs="宋体"/>
                <w:color w:val="000000"/>
                <w:kern w:val="0"/>
                <w:sz w:val="20"/>
                <w:szCs w:val="20"/>
              </w:rPr>
              <w:t>对手方</w:t>
            </w:r>
            <w:r w:rsidR="002B79FE" w:rsidRPr="005D3908">
              <w:rPr>
                <w:rFonts w:ascii="宋体" w:eastAsia="宋体" w:hAnsi="宋体" w:cs="宋体" w:hint="eastAsia"/>
                <w:color w:val="000000"/>
                <w:kern w:val="0"/>
                <w:sz w:val="20"/>
                <w:szCs w:val="20"/>
              </w:rPr>
              <w:t>质押申报编号</w:t>
            </w:r>
          </w:p>
        </w:tc>
        <w:tc>
          <w:tcPr>
            <w:tcW w:w="760" w:type="dxa"/>
            <w:tcBorders>
              <w:top w:val="nil"/>
              <w:left w:val="nil"/>
              <w:bottom w:val="single" w:sz="4" w:space="0" w:color="auto"/>
              <w:right w:val="single" w:sz="4" w:space="0" w:color="auto"/>
            </w:tcBorders>
            <w:shd w:val="clear" w:color="auto" w:fill="auto"/>
            <w:noWrap/>
            <w:vAlign w:val="center"/>
          </w:tcPr>
          <w:p w14:paraId="15DA3677" w14:textId="5ECC9F71"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6F683371" w14:textId="6B0D9F85"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B8A6972" w14:textId="04AD999F"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45558CE7" w14:textId="77777777" w:rsidTr="00C8141B">
        <w:trPr>
          <w:trHeight w:val="270"/>
        </w:trPr>
        <w:tc>
          <w:tcPr>
            <w:tcW w:w="798" w:type="dxa"/>
            <w:tcBorders>
              <w:top w:val="nil"/>
              <w:left w:val="single" w:sz="4" w:space="0" w:color="auto"/>
              <w:bottom w:val="single" w:sz="4" w:space="0" w:color="auto"/>
              <w:right w:val="single" w:sz="4" w:space="0" w:color="auto"/>
            </w:tcBorders>
          </w:tcPr>
          <w:p w14:paraId="1A2A514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47D73E6"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T00</w:t>
            </w:r>
          </w:p>
        </w:tc>
        <w:tc>
          <w:tcPr>
            <w:tcW w:w="1953" w:type="dxa"/>
            <w:tcBorders>
              <w:top w:val="nil"/>
              <w:left w:val="nil"/>
              <w:bottom w:val="single" w:sz="4" w:space="0" w:color="auto"/>
              <w:right w:val="single" w:sz="4" w:space="0" w:color="auto"/>
            </w:tcBorders>
            <w:shd w:val="clear" w:color="auto" w:fill="auto"/>
            <w:noWrap/>
            <w:vAlign w:val="center"/>
          </w:tcPr>
          <w:p w14:paraId="3BD42D99"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origApp</w:t>
            </w:r>
          </w:p>
        </w:tc>
        <w:tc>
          <w:tcPr>
            <w:tcW w:w="1701" w:type="dxa"/>
            <w:tcBorders>
              <w:top w:val="nil"/>
              <w:left w:val="nil"/>
              <w:bottom w:val="single" w:sz="4" w:space="0" w:color="auto"/>
              <w:right w:val="single" w:sz="4" w:space="0" w:color="auto"/>
            </w:tcBorders>
            <w:shd w:val="clear" w:color="auto" w:fill="auto"/>
            <w:noWrap/>
            <w:vAlign w:val="center"/>
          </w:tcPr>
          <w:p w14:paraId="55E627C3"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noWrap/>
            <w:vAlign w:val="center"/>
          </w:tcPr>
          <w:p w14:paraId="7990543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30FC46F5"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93AF1A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4D687079" w14:textId="77777777" w:rsidTr="00227877">
        <w:trPr>
          <w:trHeight w:val="270"/>
        </w:trPr>
        <w:tc>
          <w:tcPr>
            <w:tcW w:w="798" w:type="dxa"/>
            <w:tcBorders>
              <w:top w:val="nil"/>
              <w:left w:val="single" w:sz="4" w:space="0" w:color="auto"/>
              <w:bottom w:val="single" w:sz="4" w:space="0" w:color="auto"/>
              <w:right w:val="single" w:sz="4" w:space="0" w:color="auto"/>
            </w:tcBorders>
          </w:tcPr>
          <w:p w14:paraId="7E0B4FB5"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2FDD223"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T</w:t>
            </w:r>
            <w:r w:rsidRPr="005D3908">
              <w:rPr>
                <w:rFonts w:ascii="宋体" w:eastAsia="宋体" w:hAnsi="宋体" w:cs="宋体" w:hint="eastAsia"/>
                <w:color w:val="000000"/>
                <w:kern w:val="0"/>
                <w:sz w:val="20"/>
                <w:szCs w:val="20"/>
              </w:rPr>
              <w:t>05</w:t>
            </w:r>
          </w:p>
        </w:tc>
        <w:tc>
          <w:tcPr>
            <w:tcW w:w="1953" w:type="dxa"/>
            <w:tcBorders>
              <w:top w:val="nil"/>
              <w:left w:val="nil"/>
              <w:bottom w:val="single" w:sz="4" w:space="0" w:color="auto"/>
              <w:right w:val="single" w:sz="4" w:space="0" w:color="auto"/>
            </w:tcBorders>
            <w:shd w:val="clear" w:color="auto" w:fill="auto"/>
            <w:noWrap/>
            <w:vAlign w:val="center"/>
          </w:tcPr>
          <w:p w14:paraId="2E73341A"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opMemberID</w:t>
            </w:r>
          </w:p>
        </w:tc>
        <w:tc>
          <w:tcPr>
            <w:tcW w:w="1701" w:type="dxa"/>
            <w:tcBorders>
              <w:top w:val="nil"/>
              <w:left w:val="nil"/>
              <w:bottom w:val="single" w:sz="4" w:space="0" w:color="auto"/>
              <w:right w:val="single" w:sz="4" w:space="0" w:color="auto"/>
            </w:tcBorders>
            <w:shd w:val="clear" w:color="auto" w:fill="auto"/>
            <w:noWrap/>
            <w:vAlign w:val="center"/>
          </w:tcPr>
          <w:p w14:paraId="14A28371"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noWrap/>
            <w:vAlign w:val="center"/>
          </w:tcPr>
          <w:p w14:paraId="3999502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49A4DAA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4654DD9"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7F794E3F" w14:textId="77777777" w:rsidTr="00227877">
        <w:trPr>
          <w:trHeight w:val="270"/>
        </w:trPr>
        <w:tc>
          <w:tcPr>
            <w:tcW w:w="798" w:type="dxa"/>
            <w:tcBorders>
              <w:top w:val="nil"/>
              <w:left w:val="single" w:sz="4" w:space="0" w:color="auto"/>
              <w:bottom w:val="single" w:sz="4" w:space="0" w:color="auto"/>
              <w:right w:val="single" w:sz="4" w:space="0" w:color="auto"/>
            </w:tcBorders>
          </w:tcPr>
          <w:p w14:paraId="3AAFA85A"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FDA48BA"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M12</w:t>
            </w:r>
          </w:p>
        </w:tc>
        <w:tc>
          <w:tcPr>
            <w:tcW w:w="1953" w:type="dxa"/>
            <w:tcBorders>
              <w:top w:val="nil"/>
              <w:left w:val="nil"/>
              <w:bottom w:val="single" w:sz="4" w:space="0" w:color="auto"/>
              <w:right w:val="single" w:sz="4" w:space="0" w:color="auto"/>
            </w:tcBorders>
            <w:shd w:val="clear" w:color="auto" w:fill="auto"/>
            <w:noWrap/>
            <w:vAlign w:val="center"/>
          </w:tcPr>
          <w:p w14:paraId="74250513"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memberName</w:t>
            </w:r>
          </w:p>
        </w:tc>
        <w:tc>
          <w:tcPr>
            <w:tcW w:w="1701" w:type="dxa"/>
            <w:tcBorders>
              <w:top w:val="nil"/>
              <w:left w:val="nil"/>
              <w:bottom w:val="single" w:sz="4" w:space="0" w:color="auto"/>
              <w:right w:val="single" w:sz="4" w:space="0" w:color="auto"/>
            </w:tcBorders>
            <w:shd w:val="clear" w:color="auto" w:fill="auto"/>
            <w:noWrap/>
            <w:vAlign w:val="center"/>
          </w:tcPr>
          <w:p w14:paraId="4B408D55"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交易对手方会员名称</w:t>
            </w:r>
          </w:p>
        </w:tc>
        <w:tc>
          <w:tcPr>
            <w:tcW w:w="760" w:type="dxa"/>
            <w:tcBorders>
              <w:top w:val="nil"/>
              <w:left w:val="nil"/>
              <w:bottom w:val="single" w:sz="4" w:space="0" w:color="auto"/>
              <w:right w:val="single" w:sz="4" w:space="0" w:color="auto"/>
            </w:tcBorders>
            <w:shd w:val="clear" w:color="auto" w:fill="auto"/>
            <w:noWrap/>
            <w:vAlign w:val="center"/>
          </w:tcPr>
          <w:p w14:paraId="067AD13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30B914EE"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4764C22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22645E5A" w14:textId="77777777" w:rsidTr="00227877">
        <w:trPr>
          <w:trHeight w:val="270"/>
        </w:trPr>
        <w:tc>
          <w:tcPr>
            <w:tcW w:w="798" w:type="dxa"/>
            <w:tcBorders>
              <w:top w:val="nil"/>
              <w:left w:val="single" w:sz="4" w:space="0" w:color="auto"/>
              <w:bottom w:val="single" w:sz="4" w:space="0" w:color="auto"/>
              <w:right w:val="single" w:sz="4" w:space="0" w:color="auto"/>
            </w:tcBorders>
          </w:tcPr>
          <w:p w14:paraId="6BBBBF4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CA69C8E"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T08</w:t>
            </w:r>
          </w:p>
        </w:tc>
        <w:tc>
          <w:tcPr>
            <w:tcW w:w="1953" w:type="dxa"/>
            <w:tcBorders>
              <w:top w:val="nil"/>
              <w:left w:val="nil"/>
              <w:bottom w:val="single" w:sz="4" w:space="0" w:color="auto"/>
              <w:right w:val="single" w:sz="4" w:space="0" w:color="auto"/>
            </w:tcBorders>
            <w:shd w:val="clear" w:color="auto" w:fill="auto"/>
            <w:noWrap/>
            <w:vAlign w:val="center"/>
          </w:tcPr>
          <w:p w14:paraId="3ED0B440"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opSeatID</w:t>
            </w:r>
          </w:p>
        </w:tc>
        <w:tc>
          <w:tcPr>
            <w:tcW w:w="1701" w:type="dxa"/>
            <w:tcBorders>
              <w:top w:val="nil"/>
              <w:left w:val="nil"/>
              <w:bottom w:val="single" w:sz="4" w:space="0" w:color="auto"/>
              <w:right w:val="single" w:sz="4" w:space="0" w:color="auto"/>
            </w:tcBorders>
            <w:shd w:val="clear" w:color="auto" w:fill="auto"/>
            <w:noWrap/>
            <w:vAlign w:val="center"/>
          </w:tcPr>
          <w:p w14:paraId="679FCBB9"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交易对手方席位代码</w:t>
            </w:r>
          </w:p>
        </w:tc>
        <w:tc>
          <w:tcPr>
            <w:tcW w:w="760" w:type="dxa"/>
            <w:tcBorders>
              <w:top w:val="nil"/>
              <w:left w:val="nil"/>
              <w:bottom w:val="single" w:sz="4" w:space="0" w:color="auto"/>
              <w:right w:val="single" w:sz="4" w:space="0" w:color="auto"/>
            </w:tcBorders>
            <w:shd w:val="clear" w:color="auto" w:fill="auto"/>
            <w:noWrap/>
            <w:vAlign w:val="center"/>
          </w:tcPr>
          <w:p w14:paraId="7857553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496C2299"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47833B4"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6908144C" w14:textId="77777777" w:rsidTr="00C8141B">
        <w:trPr>
          <w:trHeight w:val="270"/>
        </w:trPr>
        <w:tc>
          <w:tcPr>
            <w:tcW w:w="798" w:type="dxa"/>
            <w:tcBorders>
              <w:top w:val="nil"/>
              <w:left w:val="single" w:sz="4" w:space="0" w:color="auto"/>
              <w:bottom w:val="single" w:sz="4" w:space="0" w:color="auto"/>
              <w:right w:val="single" w:sz="4" w:space="0" w:color="auto"/>
            </w:tcBorders>
          </w:tcPr>
          <w:p w14:paraId="7F8473FD"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762B430"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M25</w:t>
            </w:r>
          </w:p>
        </w:tc>
        <w:tc>
          <w:tcPr>
            <w:tcW w:w="1953" w:type="dxa"/>
            <w:tcBorders>
              <w:top w:val="nil"/>
              <w:left w:val="nil"/>
              <w:bottom w:val="single" w:sz="4" w:space="0" w:color="auto"/>
              <w:right w:val="single" w:sz="4" w:space="0" w:color="auto"/>
            </w:tcBorders>
            <w:shd w:val="clear" w:color="auto" w:fill="auto"/>
            <w:noWrap/>
            <w:vAlign w:val="center"/>
          </w:tcPr>
          <w:p w14:paraId="40A751E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seatName</w:t>
            </w:r>
          </w:p>
        </w:tc>
        <w:tc>
          <w:tcPr>
            <w:tcW w:w="1701" w:type="dxa"/>
            <w:tcBorders>
              <w:top w:val="nil"/>
              <w:left w:val="nil"/>
              <w:bottom w:val="single" w:sz="4" w:space="0" w:color="auto"/>
              <w:right w:val="single" w:sz="4" w:space="0" w:color="auto"/>
            </w:tcBorders>
            <w:shd w:val="clear" w:color="auto" w:fill="auto"/>
            <w:noWrap/>
            <w:vAlign w:val="center"/>
          </w:tcPr>
          <w:p w14:paraId="6DFDFB2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交易对手方席位名称</w:t>
            </w:r>
          </w:p>
        </w:tc>
        <w:tc>
          <w:tcPr>
            <w:tcW w:w="760" w:type="dxa"/>
            <w:tcBorders>
              <w:top w:val="nil"/>
              <w:left w:val="nil"/>
              <w:bottom w:val="single" w:sz="4" w:space="0" w:color="auto"/>
              <w:right w:val="single" w:sz="4" w:space="0" w:color="auto"/>
            </w:tcBorders>
            <w:shd w:val="clear" w:color="auto" w:fill="auto"/>
            <w:noWrap/>
            <w:vAlign w:val="center"/>
          </w:tcPr>
          <w:p w14:paraId="4399317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670C1093"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4E4CFE3"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5E6078AB" w14:textId="77777777" w:rsidTr="00227877">
        <w:trPr>
          <w:trHeight w:val="270"/>
        </w:trPr>
        <w:tc>
          <w:tcPr>
            <w:tcW w:w="798" w:type="dxa"/>
            <w:tcBorders>
              <w:top w:val="nil"/>
              <w:left w:val="single" w:sz="4" w:space="0" w:color="auto"/>
              <w:bottom w:val="single" w:sz="4" w:space="0" w:color="auto"/>
              <w:right w:val="single" w:sz="4" w:space="0" w:color="auto"/>
            </w:tcBorders>
          </w:tcPr>
          <w:p w14:paraId="75FFA9D5"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C2344BD"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T</w:t>
            </w:r>
            <w:r w:rsidRPr="005D3908">
              <w:rPr>
                <w:rFonts w:ascii="宋体" w:eastAsia="宋体" w:hAnsi="宋体" w:cs="宋体" w:hint="eastAsia"/>
                <w:color w:val="000000"/>
                <w:kern w:val="0"/>
                <w:sz w:val="20"/>
                <w:szCs w:val="20"/>
              </w:rPr>
              <w:t>04</w:t>
            </w:r>
          </w:p>
        </w:tc>
        <w:tc>
          <w:tcPr>
            <w:tcW w:w="1953" w:type="dxa"/>
            <w:tcBorders>
              <w:top w:val="nil"/>
              <w:left w:val="nil"/>
              <w:bottom w:val="single" w:sz="4" w:space="0" w:color="auto"/>
              <w:right w:val="single" w:sz="4" w:space="0" w:color="auto"/>
            </w:tcBorders>
            <w:shd w:val="clear" w:color="auto" w:fill="auto"/>
            <w:noWrap/>
            <w:vAlign w:val="center"/>
          </w:tcPr>
          <w:p w14:paraId="20110A50"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opClientID</w:t>
            </w:r>
          </w:p>
        </w:tc>
        <w:tc>
          <w:tcPr>
            <w:tcW w:w="1701" w:type="dxa"/>
            <w:tcBorders>
              <w:top w:val="nil"/>
              <w:left w:val="nil"/>
              <w:bottom w:val="single" w:sz="4" w:space="0" w:color="auto"/>
              <w:right w:val="single" w:sz="4" w:space="0" w:color="auto"/>
            </w:tcBorders>
            <w:shd w:val="clear" w:color="auto" w:fill="auto"/>
            <w:noWrap/>
            <w:vAlign w:val="center"/>
          </w:tcPr>
          <w:p w14:paraId="48C55815"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noWrap/>
            <w:vAlign w:val="center"/>
          </w:tcPr>
          <w:p w14:paraId="55D1003C"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4E02D922"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E50D74C"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2C4869F7" w14:textId="77777777" w:rsidTr="00C8141B">
        <w:trPr>
          <w:trHeight w:val="270"/>
        </w:trPr>
        <w:tc>
          <w:tcPr>
            <w:tcW w:w="798" w:type="dxa"/>
            <w:tcBorders>
              <w:top w:val="nil"/>
              <w:left w:val="single" w:sz="4" w:space="0" w:color="auto"/>
              <w:bottom w:val="single" w:sz="4" w:space="0" w:color="auto"/>
              <w:right w:val="single" w:sz="4" w:space="0" w:color="auto"/>
            </w:tcBorders>
          </w:tcPr>
          <w:p w14:paraId="36020DD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7D9C32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M</w:t>
            </w:r>
            <w:r w:rsidRPr="005D3908">
              <w:rPr>
                <w:rFonts w:ascii="宋体" w:eastAsia="宋体" w:hAnsi="宋体" w:cs="宋体" w:hint="eastAsia"/>
                <w:color w:val="000000"/>
                <w:kern w:val="0"/>
                <w:sz w:val="20"/>
                <w:szCs w:val="20"/>
              </w:rPr>
              <w:t>32</w:t>
            </w:r>
          </w:p>
        </w:tc>
        <w:tc>
          <w:tcPr>
            <w:tcW w:w="1953" w:type="dxa"/>
            <w:tcBorders>
              <w:top w:val="nil"/>
              <w:left w:val="nil"/>
              <w:bottom w:val="single" w:sz="4" w:space="0" w:color="auto"/>
              <w:right w:val="single" w:sz="4" w:space="0" w:color="auto"/>
            </w:tcBorders>
            <w:shd w:val="clear" w:color="auto" w:fill="auto"/>
            <w:noWrap/>
            <w:vAlign w:val="center"/>
          </w:tcPr>
          <w:p w14:paraId="48208509"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clientName</w:t>
            </w:r>
          </w:p>
        </w:tc>
        <w:tc>
          <w:tcPr>
            <w:tcW w:w="1701" w:type="dxa"/>
            <w:tcBorders>
              <w:top w:val="nil"/>
              <w:left w:val="nil"/>
              <w:bottom w:val="single" w:sz="4" w:space="0" w:color="auto"/>
              <w:right w:val="single" w:sz="4" w:space="0" w:color="auto"/>
            </w:tcBorders>
            <w:shd w:val="clear" w:color="auto" w:fill="auto"/>
            <w:noWrap/>
            <w:vAlign w:val="center"/>
          </w:tcPr>
          <w:p w14:paraId="229C8A4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交易对手方客户名称</w:t>
            </w:r>
          </w:p>
        </w:tc>
        <w:tc>
          <w:tcPr>
            <w:tcW w:w="760" w:type="dxa"/>
            <w:tcBorders>
              <w:top w:val="nil"/>
              <w:left w:val="nil"/>
              <w:bottom w:val="single" w:sz="4" w:space="0" w:color="auto"/>
              <w:right w:val="single" w:sz="4" w:space="0" w:color="auto"/>
            </w:tcBorders>
            <w:shd w:val="clear" w:color="auto" w:fill="auto"/>
            <w:noWrap/>
            <w:vAlign w:val="center"/>
          </w:tcPr>
          <w:p w14:paraId="6A70AD3D"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7FB2DDE4"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BF760C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3D4A3C25" w14:textId="77777777" w:rsidTr="008666C7">
        <w:trPr>
          <w:trHeight w:val="270"/>
        </w:trPr>
        <w:tc>
          <w:tcPr>
            <w:tcW w:w="798" w:type="dxa"/>
            <w:tcBorders>
              <w:top w:val="nil"/>
              <w:left w:val="single" w:sz="4" w:space="0" w:color="auto"/>
              <w:bottom w:val="single" w:sz="4" w:space="0" w:color="auto"/>
              <w:right w:val="single" w:sz="4" w:space="0" w:color="auto"/>
            </w:tcBorders>
          </w:tcPr>
          <w:p w14:paraId="711600FE"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4310F6D"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K47</w:t>
            </w:r>
          </w:p>
        </w:tc>
        <w:tc>
          <w:tcPr>
            <w:tcW w:w="1953" w:type="dxa"/>
            <w:tcBorders>
              <w:top w:val="nil"/>
              <w:left w:val="nil"/>
              <w:bottom w:val="single" w:sz="4" w:space="0" w:color="auto"/>
              <w:right w:val="single" w:sz="4" w:space="0" w:color="auto"/>
            </w:tcBorders>
            <w:shd w:val="clear" w:color="auto" w:fill="auto"/>
            <w:noWrap/>
            <w:vAlign w:val="center"/>
            <w:hideMark/>
          </w:tcPr>
          <w:p w14:paraId="1929ABE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contractNo</w:t>
            </w:r>
          </w:p>
        </w:tc>
        <w:tc>
          <w:tcPr>
            <w:tcW w:w="1701" w:type="dxa"/>
            <w:tcBorders>
              <w:top w:val="nil"/>
              <w:left w:val="nil"/>
              <w:bottom w:val="single" w:sz="4" w:space="0" w:color="auto"/>
              <w:right w:val="single" w:sz="4" w:space="0" w:color="auto"/>
            </w:tcBorders>
            <w:shd w:val="clear" w:color="auto" w:fill="auto"/>
            <w:noWrap/>
            <w:vAlign w:val="center"/>
            <w:hideMark/>
          </w:tcPr>
          <w:p w14:paraId="6EB3A423"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质押合约编号</w:t>
            </w:r>
          </w:p>
        </w:tc>
        <w:tc>
          <w:tcPr>
            <w:tcW w:w="760" w:type="dxa"/>
            <w:tcBorders>
              <w:top w:val="nil"/>
              <w:left w:val="nil"/>
              <w:bottom w:val="single" w:sz="4" w:space="0" w:color="auto"/>
              <w:right w:val="single" w:sz="4" w:space="0" w:color="auto"/>
            </w:tcBorders>
            <w:shd w:val="clear" w:color="auto" w:fill="auto"/>
            <w:noWrap/>
            <w:vAlign w:val="center"/>
            <w:hideMark/>
          </w:tcPr>
          <w:p w14:paraId="7CACC4E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0B0ACB3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38234CE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109D205B" w14:textId="77777777" w:rsidTr="008666C7">
        <w:trPr>
          <w:trHeight w:val="270"/>
        </w:trPr>
        <w:tc>
          <w:tcPr>
            <w:tcW w:w="798" w:type="dxa"/>
            <w:tcBorders>
              <w:top w:val="nil"/>
              <w:left w:val="single" w:sz="4" w:space="0" w:color="auto"/>
              <w:bottom w:val="single" w:sz="4" w:space="0" w:color="auto"/>
              <w:right w:val="single" w:sz="4" w:space="0" w:color="auto"/>
            </w:tcBorders>
          </w:tcPr>
          <w:p w14:paraId="63F2257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B933D43"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K45</w:t>
            </w:r>
          </w:p>
        </w:tc>
        <w:tc>
          <w:tcPr>
            <w:tcW w:w="1953" w:type="dxa"/>
            <w:tcBorders>
              <w:top w:val="nil"/>
              <w:left w:val="nil"/>
              <w:bottom w:val="single" w:sz="4" w:space="0" w:color="auto"/>
              <w:right w:val="single" w:sz="4" w:space="0" w:color="auto"/>
            </w:tcBorders>
            <w:shd w:val="clear" w:color="auto" w:fill="auto"/>
            <w:noWrap/>
            <w:vAlign w:val="center"/>
          </w:tcPr>
          <w:p w14:paraId="3AA20BAE"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loanContractNo</w:t>
            </w:r>
          </w:p>
        </w:tc>
        <w:tc>
          <w:tcPr>
            <w:tcW w:w="1701" w:type="dxa"/>
            <w:tcBorders>
              <w:top w:val="nil"/>
              <w:left w:val="nil"/>
              <w:bottom w:val="single" w:sz="4" w:space="0" w:color="auto"/>
              <w:right w:val="single" w:sz="4" w:space="0" w:color="auto"/>
            </w:tcBorders>
            <w:shd w:val="clear" w:color="auto" w:fill="auto"/>
            <w:noWrap/>
            <w:vAlign w:val="center"/>
          </w:tcPr>
          <w:p w14:paraId="75A6F1F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贷款合约编号</w:t>
            </w:r>
          </w:p>
        </w:tc>
        <w:tc>
          <w:tcPr>
            <w:tcW w:w="760" w:type="dxa"/>
            <w:tcBorders>
              <w:top w:val="nil"/>
              <w:left w:val="nil"/>
              <w:bottom w:val="single" w:sz="4" w:space="0" w:color="auto"/>
              <w:right w:val="single" w:sz="4" w:space="0" w:color="auto"/>
            </w:tcBorders>
            <w:shd w:val="clear" w:color="auto" w:fill="auto"/>
            <w:noWrap/>
            <w:vAlign w:val="center"/>
          </w:tcPr>
          <w:p w14:paraId="209D962E"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58972984"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A209FBE"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6350EB03" w14:textId="77777777" w:rsidTr="008666C7">
        <w:trPr>
          <w:trHeight w:val="270"/>
        </w:trPr>
        <w:tc>
          <w:tcPr>
            <w:tcW w:w="798" w:type="dxa"/>
            <w:tcBorders>
              <w:top w:val="nil"/>
              <w:left w:val="single" w:sz="4" w:space="0" w:color="auto"/>
              <w:bottom w:val="single" w:sz="4" w:space="0" w:color="auto"/>
              <w:right w:val="single" w:sz="4" w:space="0" w:color="auto"/>
            </w:tcBorders>
          </w:tcPr>
          <w:p w14:paraId="76EEFED9"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9B3C916"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K</w:t>
            </w:r>
            <w:r w:rsidRPr="005D3908">
              <w:rPr>
                <w:rFonts w:ascii="宋体" w:eastAsia="宋体" w:hAnsi="宋体" w:cs="宋体" w:hint="eastAsia"/>
                <w:color w:val="000000"/>
                <w:kern w:val="0"/>
                <w:sz w:val="20"/>
                <w:szCs w:val="20"/>
              </w:rPr>
              <w:t>46</w:t>
            </w:r>
          </w:p>
        </w:tc>
        <w:tc>
          <w:tcPr>
            <w:tcW w:w="1953" w:type="dxa"/>
            <w:tcBorders>
              <w:top w:val="nil"/>
              <w:left w:val="nil"/>
              <w:bottom w:val="single" w:sz="4" w:space="0" w:color="auto"/>
              <w:right w:val="single" w:sz="4" w:space="0" w:color="auto"/>
            </w:tcBorders>
            <w:shd w:val="clear" w:color="auto" w:fill="auto"/>
            <w:noWrap/>
            <w:vAlign w:val="center"/>
          </w:tcPr>
          <w:p w14:paraId="11362D62"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loanAmount</w:t>
            </w:r>
          </w:p>
        </w:tc>
        <w:tc>
          <w:tcPr>
            <w:tcW w:w="1701" w:type="dxa"/>
            <w:tcBorders>
              <w:top w:val="nil"/>
              <w:left w:val="nil"/>
              <w:bottom w:val="single" w:sz="4" w:space="0" w:color="auto"/>
              <w:right w:val="single" w:sz="4" w:space="0" w:color="auto"/>
            </w:tcBorders>
            <w:shd w:val="clear" w:color="auto" w:fill="auto"/>
            <w:noWrap/>
            <w:vAlign w:val="center"/>
          </w:tcPr>
          <w:p w14:paraId="6677BAA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贷款金额</w:t>
            </w:r>
          </w:p>
        </w:tc>
        <w:tc>
          <w:tcPr>
            <w:tcW w:w="760" w:type="dxa"/>
            <w:tcBorders>
              <w:top w:val="nil"/>
              <w:left w:val="nil"/>
              <w:bottom w:val="single" w:sz="4" w:space="0" w:color="auto"/>
              <w:right w:val="single" w:sz="4" w:space="0" w:color="auto"/>
            </w:tcBorders>
            <w:shd w:val="clear" w:color="auto" w:fill="auto"/>
            <w:noWrap/>
            <w:vAlign w:val="center"/>
          </w:tcPr>
          <w:p w14:paraId="1A407F66"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376420A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7459424"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62056014" w14:textId="77777777" w:rsidTr="008666C7">
        <w:trPr>
          <w:trHeight w:val="270"/>
        </w:trPr>
        <w:tc>
          <w:tcPr>
            <w:tcW w:w="798" w:type="dxa"/>
            <w:tcBorders>
              <w:top w:val="nil"/>
              <w:left w:val="single" w:sz="4" w:space="0" w:color="auto"/>
              <w:bottom w:val="single" w:sz="4" w:space="0" w:color="auto"/>
              <w:right w:val="single" w:sz="4" w:space="0" w:color="auto"/>
            </w:tcBorders>
          </w:tcPr>
          <w:p w14:paraId="3254CC4D"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A2E6343"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I22</w:t>
            </w:r>
          </w:p>
        </w:tc>
        <w:tc>
          <w:tcPr>
            <w:tcW w:w="1953" w:type="dxa"/>
            <w:tcBorders>
              <w:top w:val="nil"/>
              <w:left w:val="nil"/>
              <w:bottom w:val="single" w:sz="4" w:space="0" w:color="auto"/>
              <w:right w:val="single" w:sz="4" w:space="0" w:color="auto"/>
            </w:tcBorders>
            <w:shd w:val="clear" w:color="auto" w:fill="auto"/>
            <w:noWrap/>
            <w:vAlign w:val="center"/>
            <w:hideMark/>
          </w:tcPr>
          <w:p w14:paraId="60A2F18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dueDate</w:t>
            </w:r>
          </w:p>
        </w:tc>
        <w:tc>
          <w:tcPr>
            <w:tcW w:w="1701" w:type="dxa"/>
            <w:tcBorders>
              <w:top w:val="nil"/>
              <w:left w:val="nil"/>
              <w:bottom w:val="single" w:sz="4" w:space="0" w:color="auto"/>
              <w:right w:val="single" w:sz="4" w:space="0" w:color="auto"/>
            </w:tcBorders>
            <w:shd w:val="clear" w:color="auto" w:fill="auto"/>
            <w:noWrap/>
            <w:vAlign w:val="center"/>
            <w:hideMark/>
          </w:tcPr>
          <w:p w14:paraId="6617DEE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质押到期日</w:t>
            </w:r>
          </w:p>
        </w:tc>
        <w:tc>
          <w:tcPr>
            <w:tcW w:w="760" w:type="dxa"/>
            <w:tcBorders>
              <w:top w:val="nil"/>
              <w:left w:val="nil"/>
              <w:bottom w:val="single" w:sz="4" w:space="0" w:color="auto"/>
              <w:right w:val="single" w:sz="4" w:space="0" w:color="auto"/>
            </w:tcBorders>
            <w:shd w:val="clear" w:color="auto" w:fill="auto"/>
            <w:noWrap/>
            <w:vAlign w:val="center"/>
            <w:hideMark/>
          </w:tcPr>
          <w:p w14:paraId="3CCFBD48"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089D39D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12BFC56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63759B06" w14:textId="77777777" w:rsidTr="008666C7">
        <w:trPr>
          <w:trHeight w:val="270"/>
        </w:trPr>
        <w:tc>
          <w:tcPr>
            <w:tcW w:w="798" w:type="dxa"/>
            <w:tcBorders>
              <w:top w:val="nil"/>
              <w:left w:val="single" w:sz="4" w:space="0" w:color="auto"/>
              <w:bottom w:val="single" w:sz="4" w:space="0" w:color="auto"/>
              <w:right w:val="single" w:sz="4" w:space="0" w:color="auto"/>
            </w:tcBorders>
          </w:tcPr>
          <w:p w14:paraId="0343C0AD"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943656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T54</w:t>
            </w:r>
          </w:p>
        </w:tc>
        <w:tc>
          <w:tcPr>
            <w:tcW w:w="1953" w:type="dxa"/>
            <w:tcBorders>
              <w:top w:val="nil"/>
              <w:left w:val="nil"/>
              <w:bottom w:val="single" w:sz="4" w:space="0" w:color="auto"/>
              <w:right w:val="single" w:sz="4" w:space="0" w:color="auto"/>
            </w:tcBorders>
            <w:shd w:val="clear" w:color="auto" w:fill="auto"/>
            <w:noWrap/>
            <w:vAlign w:val="center"/>
          </w:tcPr>
          <w:p w14:paraId="09969909"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daysCount</w:t>
            </w:r>
          </w:p>
        </w:tc>
        <w:tc>
          <w:tcPr>
            <w:tcW w:w="1701" w:type="dxa"/>
            <w:tcBorders>
              <w:top w:val="nil"/>
              <w:left w:val="nil"/>
              <w:bottom w:val="single" w:sz="4" w:space="0" w:color="auto"/>
              <w:right w:val="single" w:sz="4" w:space="0" w:color="auto"/>
            </w:tcBorders>
            <w:shd w:val="clear" w:color="auto" w:fill="auto"/>
            <w:noWrap/>
            <w:vAlign w:val="center"/>
          </w:tcPr>
          <w:p w14:paraId="7179AC9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质押天数</w:t>
            </w:r>
          </w:p>
        </w:tc>
        <w:tc>
          <w:tcPr>
            <w:tcW w:w="760" w:type="dxa"/>
            <w:tcBorders>
              <w:top w:val="nil"/>
              <w:left w:val="nil"/>
              <w:bottom w:val="single" w:sz="4" w:space="0" w:color="auto"/>
              <w:right w:val="single" w:sz="4" w:space="0" w:color="auto"/>
            </w:tcBorders>
            <w:shd w:val="clear" w:color="auto" w:fill="auto"/>
            <w:noWrap/>
            <w:vAlign w:val="center"/>
          </w:tcPr>
          <w:p w14:paraId="63DFBB4E"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19218910"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693E99A"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08EDBACD" w14:textId="77777777" w:rsidTr="00C8141B">
        <w:trPr>
          <w:trHeight w:val="270"/>
        </w:trPr>
        <w:tc>
          <w:tcPr>
            <w:tcW w:w="798" w:type="dxa"/>
            <w:tcBorders>
              <w:top w:val="nil"/>
              <w:left w:val="single" w:sz="4" w:space="0" w:color="auto"/>
              <w:bottom w:val="single" w:sz="4" w:space="0" w:color="auto"/>
              <w:right w:val="single" w:sz="4" w:space="0" w:color="auto"/>
            </w:tcBorders>
          </w:tcPr>
          <w:p w14:paraId="31C92C7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DBBB1A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T71</w:t>
            </w:r>
          </w:p>
        </w:tc>
        <w:tc>
          <w:tcPr>
            <w:tcW w:w="1953" w:type="dxa"/>
            <w:tcBorders>
              <w:top w:val="nil"/>
              <w:left w:val="nil"/>
              <w:bottom w:val="single" w:sz="4" w:space="0" w:color="auto"/>
              <w:right w:val="single" w:sz="4" w:space="0" w:color="auto"/>
            </w:tcBorders>
            <w:shd w:val="clear" w:color="auto" w:fill="auto"/>
            <w:noWrap/>
            <w:vAlign w:val="center"/>
          </w:tcPr>
          <w:p w14:paraId="749B97D4"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checkFlag</w:t>
            </w:r>
          </w:p>
        </w:tc>
        <w:tc>
          <w:tcPr>
            <w:tcW w:w="1701" w:type="dxa"/>
            <w:tcBorders>
              <w:top w:val="nil"/>
              <w:left w:val="nil"/>
              <w:bottom w:val="single" w:sz="4" w:space="0" w:color="auto"/>
              <w:right w:val="single" w:sz="4" w:space="0" w:color="auto"/>
            </w:tcBorders>
            <w:shd w:val="clear" w:color="auto" w:fill="auto"/>
            <w:noWrap/>
            <w:vAlign w:val="center"/>
            <w:hideMark/>
          </w:tcPr>
          <w:p w14:paraId="101C8E63"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审批状态</w:t>
            </w:r>
          </w:p>
        </w:tc>
        <w:tc>
          <w:tcPr>
            <w:tcW w:w="760" w:type="dxa"/>
            <w:tcBorders>
              <w:top w:val="nil"/>
              <w:left w:val="nil"/>
              <w:bottom w:val="single" w:sz="4" w:space="0" w:color="auto"/>
              <w:right w:val="single" w:sz="4" w:space="0" w:color="auto"/>
            </w:tcBorders>
            <w:shd w:val="clear" w:color="auto" w:fill="auto"/>
            <w:noWrap/>
            <w:vAlign w:val="center"/>
            <w:hideMark/>
          </w:tcPr>
          <w:p w14:paraId="328F34DF"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3AEC1EBC"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0F63F654"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1DA30A80" w14:textId="77777777" w:rsidTr="00C8141B">
        <w:trPr>
          <w:trHeight w:val="270"/>
        </w:trPr>
        <w:tc>
          <w:tcPr>
            <w:tcW w:w="798" w:type="dxa"/>
            <w:tcBorders>
              <w:top w:val="nil"/>
              <w:left w:val="single" w:sz="4" w:space="0" w:color="auto"/>
              <w:bottom w:val="single" w:sz="4" w:space="0" w:color="auto"/>
              <w:right w:val="single" w:sz="4" w:space="0" w:color="auto"/>
            </w:tcBorders>
          </w:tcPr>
          <w:p w14:paraId="23240C7D"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8FFCBDC"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S95</w:t>
            </w:r>
          </w:p>
        </w:tc>
        <w:tc>
          <w:tcPr>
            <w:tcW w:w="1953" w:type="dxa"/>
            <w:tcBorders>
              <w:top w:val="nil"/>
              <w:left w:val="nil"/>
              <w:bottom w:val="single" w:sz="4" w:space="0" w:color="auto"/>
              <w:right w:val="single" w:sz="4" w:space="0" w:color="auto"/>
            </w:tcBorders>
            <w:shd w:val="clear" w:color="auto" w:fill="auto"/>
            <w:noWrap/>
            <w:vAlign w:val="center"/>
          </w:tcPr>
          <w:p w14:paraId="483C9675" w14:textId="77777777" w:rsidR="002B79FE" w:rsidRPr="005D3908" w:rsidRDefault="002B79FE" w:rsidP="002B79FE">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[clientStorageChangeInfoData]</w:t>
            </w:r>
          </w:p>
        </w:tc>
        <w:tc>
          <w:tcPr>
            <w:tcW w:w="1701" w:type="dxa"/>
            <w:tcBorders>
              <w:top w:val="nil"/>
              <w:left w:val="nil"/>
              <w:bottom w:val="single" w:sz="4" w:space="0" w:color="auto"/>
              <w:right w:val="single" w:sz="4" w:space="0" w:color="auto"/>
            </w:tcBorders>
            <w:shd w:val="clear" w:color="auto" w:fill="auto"/>
            <w:noWrap/>
            <w:vAlign w:val="center"/>
          </w:tcPr>
          <w:p w14:paraId="5764D0AF"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质押登记交割品种明细数据</w:t>
            </w:r>
          </w:p>
        </w:tc>
        <w:tc>
          <w:tcPr>
            <w:tcW w:w="760" w:type="dxa"/>
            <w:tcBorders>
              <w:top w:val="nil"/>
              <w:left w:val="nil"/>
              <w:bottom w:val="single" w:sz="4" w:space="0" w:color="auto"/>
              <w:right w:val="single" w:sz="4" w:space="0" w:color="auto"/>
            </w:tcBorders>
            <w:shd w:val="clear" w:color="auto" w:fill="auto"/>
            <w:noWrap/>
            <w:vAlign w:val="center"/>
          </w:tcPr>
          <w:p w14:paraId="51A69CA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7FD536D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1A4E2F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0EA67EEB" w14:textId="77777777" w:rsidTr="00C8141B">
        <w:trPr>
          <w:trHeight w:val="270"/>
        </w:trPr>
        <w:tc>
          <w:tcPr>
            <w:tcW w:w="798" w:type="dxa"/>
            <w:tcBorders>
              <w:top w:val="nil"/>
              <w:left w:val="single" w:sz="4" w:space="0" w:color="auto"/>
              <w:bottom w:val="single" w:sz="4" w:space="0" w:color="auto"/>
              <w:right w:val="single" w:sz="4" w:space="0" w:color="auto"/>
            </w:tcBorders>
          </w:tcPr>
          <w:p w14:paraId="12D686E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B01FA73"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p>
        </w:tc>
        <w:tc>
          <w:tcPr>
            <w:tcW w:w="1953" w:type="dxa"/>
            <w:tcBorders>
              <w:top w:val="nil"/>
              <w:left w:val="nil"/>
              <w:bottom w:val="single" w:sz="4" w:space="0" w:color="auto"/>
              <w:right w:val="single" w:sz="4" w:space="0" w:color="auto"/>
            </w:tcBorders>
            <w:shd w:val="clear" w:color="auto" w:fill="auto"/>
            <w:noWrap/>
            <w:vAlign w:val="center"/>
          </w:tcPr>
          <w:p w14:paraId="25F1DFE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p>
        </w:tc>
        <w:tc>
          <w:tcPr>
            <w:tcW w:w="1701" w:type="dxa"/>
            <w:tcBorders>
              <w:top w:val="nil"/>
              <w:left w:val="nil"/>
              <w:bottom w:val="single" w:sz="4" w:space="0" w:color="auto"/>
              <w:right w:val="single" w:sz="4" w:space="0" w:color="auto"/>
            </w:tcBorders>
            <w:shd w:val="clear" w:color="auto" w:fill="auto"/>
            <w:noWrap/>
            <w:vAlign w:val="center"/>
          </w:tcPr>
          <w:p w14:paraId="4B275764"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质押登记交割品</w:t>
            </w:r>
            <w:r w:rsidRPr="005D3908">
              <w:rPr>
                <w:rFonts w:ascii="宋体" w:eastAsia="宋体" w:hAnsi="宋体" w:cs="宋体" w:hint="eastAsia"/>
                <w:color w:val="000000"/>
                <w:kern w:val="0"/>
                <w:sz w:val="20"/>
                <w:szCs w:val="20"/>
              </w:rPr>
              <w:lastRenderedPageBreak/>
              <w:t>种明细</w:t>
            </w:r>
          </w:p>
        </w:tc>
        <w:tc>
          <w:tcPr>
            <w:tcW w:w="760" w:type="dxa"/>
            <w:tcBorders>
              <w:top w:val="nil"/>
              <w:left w:val="nil"/>
              <w:bottom w:val="single" w:sz="4" w:space="0" w:color="auto"/>
              <w:right w:val="single" w:sz="4" w:space="0" w:color="auto"/>
            </w:tcBorders>
            <w:shd w:val="clear" w:color="auto" w:fill="auto"/>
            <w:noWrap/>
            <w:vAlign w:val="center"/>
          </w:tcPr>
          <w:p w14:paraId="3F50733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vAlign w:val="center"/>
          </w:tcPr>
          <w:p w14:paraId="0C5FECCE"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tcPr>
          <w:p w14:paraId="570C51AF"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p>
        </w:tc>
      </w:tr>
      <w:tr w:rsidR="002B79FE" w:rsidRPr="00316455" w14:paraId="34B30322" w14:textId="77777777" w:rsidTr="008666C7">
        <w:trPr>
          <w:trHeight w:val="270"/>
        </w:trPr>
        <w:tc>
          <w:tcPr>
            <w:tcW w:w="798" w:type="dxa"/>
            <w:tcBorders>
              <w:top w:val="nil"/>
              <w:left w:val="single" w:sz="4" w:space="0" w:color="auto"/>
              <w:bottom w:val="single" w:sz="4" w:space="0" w:color="auto"/>
              <w:right w:val="single" w:sz="4" w:space="0" w:color="auto"/>
            </w:tcBorders>
          </w:tcPr>
          <w:p w14:paraId="245FB6C5"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lastRenderedPageBreak/>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6F35C4A"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V00</w:t>
            </w:r>
          </w:p>
        </w:tc>
        <w:tc>
          <w:tcPr>
            <w:tcW w:w="1953" w:type="dxa"/>
            <w:tcBorders>
              <w:top w:val="nil"/>
              <w:left w:val="nil"/>
              <w:bottom w:val="single" w:sz="4" w:space="0" w:color="auto"/>
              <w:right w:val="single" w:sz="4" w:space="0" w:color="auto"/>
            </w:tcBorders>
            <w:shd w:val="clear" w:color="auto" w:fill="auto"/>
            <w:vAlign w:val="center"/>
            <w:hideMark/>
          </w:tcPr>
          <w:p w14:paraId="4128499E"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varietyID</w:t>
            </w:r>
          </w:p>
        </w:tc>
        <w:tc>
          <w:tcPr>
            <w:tcW w:w="1701" w:type="dxa"/>
            <w:tcBorders>
              <w:top w:val="nil"/>
              <w:left w:val="nil"/>
              <w:bottom w:val="single" w:sz="4" w:space="0" w:color="auto"/>
              <w:right w:val="single" w:sz="4" w:space="0" w:color="auto"/>
            </w:tcBorders>
            <w:shd w:val="clear" w:color="auto" w:fill="auto"/>
            <w:noWrap/>
            <w:vAlign w:val="center"/>
            <w:hideMark/>
          </w:tcPr>
          <w:p w14:paraId="419CF7DB"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交割品种代码</w:t>
            </w:r>
          </w:p>
        </w:tc>
        <w:tc>
          <w:tcPr>
            <w:tcW w:w="760" w:type="dxa"/>
            <w:tcBorders>
              <w:top w:val="nil"/>
              <w:left w:val="nil"/>
              <w:bottom w:val="single" w:sz="4" w:space="0" w:color="auto"/>
              <w:right w:val="single" w:sz="4" w:space="0" w:color="auto"/>
            </w:tcBorders>
            <w:shd w:val="clear" w:color="auto" w:fill="auto"/>
            <w:noWrap/>
            <w:vAlign w:val="center"/>
            <w:hideMark/>
          </w:tcPr>
          <w:p w14:paraId="3DDD7502"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73DEAF81"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40FFE9A4"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78EC56BD" w14:textId="77777777" w:rsidTr="008666C7">
        <w:trPr>
          <w:trHeight w:val="270"/>
        </w:trPr>
        <w:tc>
          <w:tcPr>
            <w:tcW w:w="798" w:type="dxa"/>
            <w:tcBorders>
              <w:top w:val="nil"/>
              <w:left w:val="single" w:sz="4" w:space="0" w:color="auto"/>
              <w:bottom w:val="single" w:sz="4" w:space="0" w:color="auto"/>
              <w:right w:val="single" w:sz="4" w:space="0" w:color="auto"/>
            </w:tcBorders>
          </w:tcPr>
          <w:p w14:paraId="528BFEED"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FBFA030"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W00</w:t>
            </w:r>
          </w:p>
        </w:tc>
        <w:tc>
          <w:tcPr>
            <w:tcW w:w="1953" w:type="dxa"/>
            <w:tcBorders>
              <w:top w:val="nil"/>
              <w:left w:val="nil"/>
              <w:bottom w:val="single" w:sz="4" w:space="0" w:color="auto"/>
              <w:right w:val="single" w:sz="4" w:space="0" w:color="auto"/>
            </w:tcBorders>
            <w:shd w:val="clear" w:color="auto" w:fill="auto"/>
            <w:vAlign w:val="center"/>
          </w:tcPr>
          <w:p w14:paraId="55714653"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warehouseID</w:t>
            </w:r>
          </w:p>
        </w:tc>
        <w:tc>
          <w:tcPr>
            <w:tcW w:w="1701" w:type="dxa"/>
            <w:tcBorders>
              <w:top w:val="nil"/>
              <w:left w:val="nil"/>
              <w:bottom w:val="single" w:sz="4" w:space="0" w:color="auto"/>
              <w:right w:val="single" w:sz="4" w:space="0" w:color="auto"/>
            </w:tcBorders>
            <w:shd w:val="clear" w:color="auto" w:fill="auto"/>
            <w:noWrap/>
            <w:vAlign w:val="center"/>
          </w:tcPr>
          <w:p w14:paraId="75A3C5C6"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仓库代码</w:t>
            </w:r>
          </w:p>
        </w:tc>
        <w:tc>
          <w:tcPr>
            <w:tcW w:w="760" w:type="dxa"/>
            <w:tcBorders>
              <w:top w:val="nil"/>
              <w:left w:val="nil"/>
              <w:bottom w:val="single" w:sz="4" w:space="0" w:color="auto"/>
              <w:right w:val="single" w:sz="4" w:space="0" w:color="auto"/>
            </w:tcBorders>
            <w:shd w:val="clear" w:color="auto" w:fill="auto"/>
            <w:noWrap/>
            <w:vAlign w:val="center"/>
          </w:tcPr>
          <w:p w14:paraId="26E7452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1154A557"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7757A89C" w14:textId="77777777" w:rsidR="002B79FE" w:rsidRPr="005D3908" w:rsidRDefault="002B79FE" w:rsidP="002B79FE">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查询结果不为空时必填</w:t>
            </w:r>
          </w:p>
        </w:tc>
      </w:tr>
      <w:tr w:rsidR="002B79FE" w:rsidRPr="00316455" w14:paraId="4768EB4E" w14:textId="77777777" w:rsidTr="008666C7">
        <w:trPr>
          <w:trHeight w:val="270"/>
        </w:trPr>
        <w:tc>
          <w:tcPr>
            <w:tcW w:w="798" w:type="dxa"/>
            <w:tcBorders>
              <w:top w:val="nil"/>
              <w:left w:val="single" w:sz="4" w:space="0" w:color="auto"/>
              <w:bottom w:val="single" w:sz="4" w:space="0" w:color="auto"/>
              <w:right w:val="single" w:sz="4" w:space="0" w:color="auto"/>
            </w:tcBorders>
          </w:tcPr>
          <w:p w14:paraId="1DC88A6C" w14:textId="77777777" w:rsidR="002B79FE" w:rsidRPr="00316455" w:rsidRDefault="002B79FE" w:rsidP="002B79FE">
            <w:pPr>
              <w:widowControl/>
              <w:spacing w:line="240" w:lineRule="auto"/>
              <w:ind w:firstLineChars="0" w:firstLine="0"/>
              <w:jc w:val="left"/>
              <w:rPr>
                <w:rFonts w:ascii="宋体" w:eastAsia="宋体" w:hAnsi="宋体" w:cs="宋体"/>
                <w:color w:val="000000"/>
                <w:kern w:val="0"/>
                <w:sz w:val="20"/>
                <w:szCs w:val="20"/>
              </w:rPr>
            </w:pPr>
            <w:r w:rsidRPr="00522E79">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1730B28" w14:textId="77777777" w:rsidR="002B79FE" w:rsidRPr="00316455" w:rsidRDefault="002B79FE" w:rsidP="002B79FE">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T52</w:t>
            </w:r>
          </w:p>
        </w:tc>
        <w:tc>
          <w:tcPr>
            <w:tcW w:w="1953" w:type="dxa"/>
            <w:tcBorders>
              <w:top w:val="nil"/>
              <w:left w:val="nil"/>
              <w:bottom w:val="single" w:sz="4" w:space="0" w:color="auto"/>
              <w:right w:val="single" w:sz="4" w:space="0" w:color="auto"/>
            </w:tcBorders>
            <w:shd w:val="clear" w:color="auto" w:fill="auto"/>
            <w:noWrap/>
            <w:vAlign w:val="center"/>
            <w:hideMark/>
          </w:tcPr>
          <w:p w14:paraId="257FC0AB" w14:textId="77777777" w:rsidR="002B79FE" w:rsidRPr="00316455" w:rsidRDefault="002B79FE" w:rsidP="002B79FE">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stdWeight</w:t>
            </w:r>
          </w:p>
        </w:tc>
        <w:tc>
          <w:tcPr>
            <w:tcW w:w="1701" w:type="dxa"/>
            <w:tcBorders>
              <w:top w:val="nil"/>
              <w:left w:val="nil"/>
              <w:bottom w:val="single" w:sz="4" w:space="0" w:color="auto"/>
              <w:right w:val="single" w:sz="4" w:space="0" w:color="auto"/>
            </w:tcBorders>
            <w:shd w:val="clear" w:color="auto" w:fill="auto"/>
            <w:noWrap/>
            <w:vAlign w:val="center"/>
            <w:hideMark/>
          </w:tcPr>
          <w:p w14:paraId="310F305F" w14:textId="77777777" w:rsidR="002B79FE" w:rsidRPr="00316455" w:rsidRDefault="002B79FE" w:rsidP="002B79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质押</w:t>
            </w:r>
            <w:r w:rsidRPr="00316455">
              <w:rPr>
                <w:rFonts w:ascii="宋体" w:eastAsia="宋体" w:hAnsi="宋体" w:cs="宋体" w:hint="eastAsia"/>
                <w:color w:val="000000"/>
                <w:kern w:val="0"/>
                <w:sz w:val="20"/>
                <w:szCs w:val="20"/>
              </w:rPr>
              <w:t>重量</w:t>
            </w:r>
          </w:p>
        </w:tc>
        <w:tc>
          <w:tcPr>
            <w:tcW w:w="760" w:type="dxa"/>
            <w:tcBorders>
              <w:top w:val="nil"/>
              <w:left w:val="nil"/>
              <w:bottom w:val="single" w:sz="4" w:space="0" w:color="auto"/>
              <w:right w:val="single" w:sz="4" w:space="0" w:color="auto"/>
            </w:tcBorders>
            <w:shd w:val="clear" w:color="auto" w:fill="auto"/>
            <w:noWrap/>
            <w:vAlign w:val="center"/>
            <w:hideMark/>
          </w:tcPr>
          <w:p w14:paraId="2EBF7498" w14:textId="77777777" w:rsidR="002B79FE" w:rsidRPr="00316455" w:rsidRDefault="002B79FE" w:rsidP="002B79FE">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01E8BB06" w14:textId="77777777" w:rsidR="002B79FE" w:rsidRPr="00D84A76" w:rsidRDefault="002B79FE" w:rsidP="002B79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585B7373" w14:textId="77777777" w:rsidR="002B79FE" w:rsidRPr="00D84A76" w:rsidRDefault="002B79FE" w:rsidP="002B79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2B79FE" w:rsidRPr="007803DC" w14:paraId="57A0DACC" w14:textId="77777777" w:rsidTr="008666C7">
        <w:trPr>
          <w:trHeight w:val="270"/>
        </w:trPr>
        <w:tc>
          <w:tcPr>
            <w:tcW w:w="798" w:type="dxa"/>
            <w:tcBorders>
              <w:top w:val="nil"/>
              <w:left w:val="single" w:sz="4" w:space="0" w:color="auto"/>
              <w:bottom w:val="single" w:sz="4" w:space="0" w:color="auto"/>
              <w:right w:val="single" w:sz="4" w:space="0" w:color="auto"/>
            </w:tcBorders>
          </w:tcPr>
          <w:p w14:paraId="1F17E8BA"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347F5CB"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X39</w:t>
            </w:r>
          </w:p>
        </w:tc>
        <w:tc>
          <w:tcPr>
            <w:tcW w:w="1953" w:type="dxa"/>
            <w:tcBorders>
              <w:top w:val="nil"/>
              <w:left w:val="nil"/>
              <w:bottom w:val="single" w:sz="4" w:space="0" w:color="auto"/>
              <w:right w:val="single" w:sz="4" w:space="0" w:color="auto"/>
            </w:tcBorders>
            <w:shd w:val="clear" w:color="auto" w:fill="auto"/>
            <w:noWrap/>
            <w:vAlign w:val="center"/>
            <w:hideMark/>
          </w:tcPr>
          <w:p w14:paraId="2AAD5EDD"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RspCode</w:t>
            </w:r>
          </w:p>
        </w:tc>
        <w:tc>
          <w:tcPr>
            <w:tcW w:w="1701" w:type="dxa"/>
            <w:tcBorders>
              <w:top w:val="nil"/>
              <w:left w:val="nil"/>
              <w:bottom w:val="single" w:sz="4" w:space="0" w:color="auto"/>
              <w:right w:val="single" w:sz="4" w:space="0" w:color="auto"/>
            </w:tcBorders>
            <w:shd w:val="clear" w:color="auto" w:fill="auto"/>
            <w:noWrap/>
            <w:vAlign w:val="center"/>
            <w:hideMark/>
          </w:tcPr>
          <w:p w14:paraId="581D1056"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6E089B17"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5B32B81E"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43CE2CFE"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p>
        </w:tc>
      </w:tr>
      <w:tr w:rsidR="002B79FE" w:rsidRPr="007803DC" w14:paraId="70AD6930" w14:textId="77777777" w:rsidTr="008666C7">
        <w:trPr>
          <w:trHeight w:val="270"/>
        </w:trPr>
        <w:tc>
          <w:tcPr>
            <w:tcW w:w="798" w:type="dxa"/>
            <w:tcBorders>
              <w:top w:val="nil"/>
              <w:left w:val="single" w:sz="4" w:space="0" w:color="auto"/>
              <w:bottom w:val="single" w:sz="4" w:space="0" w:color="auto"/>
              <w:right w:val="single" w:sz="4" w:space="0" w:color="auto"/>
            </w:tcBorders>
          </w:tcPr>
          <w:p w14:paraId="50F6ABBC"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2272D28"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X40</w:t>
            </w:r>
          </w:p>
        </w:tc>
        <w:tc>
          <w:tcPr>
            <w:tcW w:w="1953" w:type="dxa"/>
            <w:tcBorders>
              <w:top w:val="nil"/>
              <w:left w:val="nil"/>
              <w:bottom w:val="single" w:sz="4" w:space="0" w:color="auto"/>
              <w:right w:val="single" w:sz="4" w:space="0" w:color="auto"/>
            </w:tcBorders>
            <w:shd w:val="clear" w:color="auto" w:fill="auto"/>
            <w:noWrap/>
            <w:vAlign w:val="center"/>
            <w:hideMark/>
          </w:tcPr>
          <w:p w14:paraId="53FC138C"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RspMsg</w:t>
            </w:r>
          </w:p>
        </w:tc>
        <w:tc>
          <w:tcPr>
            <w:tcW w:w="1701" w:type="dxa"/>
            <w:tcBorders>
              <w:top w:val="nil"/>
              <w:left w:val="nil"/>
              <w:bottom w:val="single" w:sz="4" w:space="0" w:color="auto"/>
              <w:right w:val="single" w:sz="4" w:space="0" w:color="auto"/>
            </w:tcBorders>
            <w:shd w:val="clear" w:color="auto" w:fill="auto"/>
            <w:noWrap/>
            <w:vAlign w:val="center"/>
            <w:hideMark/>
          </w:tcPr>
          <w:p w14:paraId="0886CEA9"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36B2D2FB"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0554B9C2"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1E670166" w14:textId="77777777" w:rsidR="002B79FE" w:rsidRPr="007803DC" w:rsidRDefault="002B79FE" w:rsidP="002B79FE">
            <w:pPr>
              <w:widowControl/>
              <w:spacing w:line="240" w:lineRule="auto"/>
              <w:ind w:firstLineChars="0" w:firstLine="0"/>
              <w:jc w:val="left"/>
              <w:rPr>
                <w:rFonts w:ascii="宋体" w:eastAsia="宋体" w:hAnsi="宋体" w:cs="宋体"/>
                <w:color w:val="000000"/>
                <w:kern w:val="0"/>
                <w:sz w:val="20"/>
                <w:szCs w:val="20"/>
              </w:rPr>
            </w:pPr>
          </w:p>
        </w:tc>
      </w:tr>
    </w:tbl>
    <w:p w14:paraId="47A94D0D" w14:textId="77777777" w:rsidR="00D354B4" w:rsidRDefault="00D354B4" w:rsidP="00D354B4">
      <w:pPr>
        <w:ind w:firstLine="480"/>
      </w:pPr>
    </w:p>
    <w:p w14:paraId="44FDB3E1" w14:textId="77777777" w:rsidR="008C2ADC" w:rsidRDefault="008C2ADC" w:rsidP="00D354B4">
      <w:pPr>
        <w:ind w:firstLine="480"/>
      </w:pPr>
    </w:p>
    <w:p w14:paraId="53EA9581" w14:textId="77777777" w:rsidR="0096390C" w:rsidRDefault="0096390C" w:rsidP="0096390C">
      <w:pPr>
        <w:pStyle w:val="3"/>
        <w:numPr>
          <w:ilvl w:val="2"/>
          <w:numId w:val="4"/>
        </w:numPr>
        <w:ind w:left="0" w:firstLineChars="0" w:firstLine="0"/>
      </w:pPr>
      <w:bookmarkStart w:id="50" w:name="_Toc475106247"/>
      <w:r>
        <w:rPr>
          <w:rFonts w:hint="eastAsia"/>
        </w:rPr>
        <w:t>租借</w:t>
      </w:r>
      <w:bookmarkEnd w:id="50"/>
    </w:p>
    <w:p w14:paraId="69765CBD" w14:textId="77777777" w:rsidR="0096390C" w:rsidRDefault="0096390C" w:rsidP="0096390C">
      <w:pPr>
        <w:pStyle w:val="4"/>
        <w:numPr>
          <w:ilvl w:val="3"/>
          <w:numId w:val="4"/>
        </w:numPr>
        <w:ind w:left="0" w:firstLineChars="0" w:firstLine="0"/>
      </w:pPr>
      <w:r w:rsidRPr="0096390C">
        <w:rPr>
          <w:rFonts w:hint="eastAsia"/>
        </w:rPr>
        <w:t>提交租借申报请求及应答</w:t>
      </w:r>
    </w:p>
    <w:p w14:paraId="7CD0A78E" w14:textId="77777777" w:rsidR="00B1055E" w:rsidRDefault="00B1055E" w:rsidP="001643FA">
      <w:pPr>
        <w:ind w:firstLine="482"/>
      </w:pPr>
      <w:r w:rsidRPr="00191417">
        <w:rPr>
          <w:rFonts w:hint="eastAsia"/>
          <w:b/>
        </w:rPr>
        <w:t>功能：</w:t>
      </w:r>
      <w:r>
        <w:rPr>
          <w:rFonts w:hint="eastAsia"/>
        </w:rPr>
        <w:t>租借申报指令用于会员二级系统把该会员</w:t>
      </w:r>
      <w:r w:rsidR="00E0146A">
        <w:rPr>
          <w:rFonts w:hint="eastAsia"/>
        </w:rPr>
        <w:t>席位</w:t>
      </w:r>
      <w:r>
        <w:rPr>
          <w:rFonts w:hint="eastAsia"/>
        </w:rPr>
        <w:t>所属客户填写的租借申报单提交给一级系统。二级系统一定要经过增加、复核租借申报单操作后，才能将其提交给一级系统。申报时，可请求租借多个交割品种。</w:t>
      </w:r>
    </w:p>
    <w:p w14:paraId="6BB8FE2D" w14:textId="77777777" w:rsidR="00B1055E" w:rsidRPr="00B1055E" w:rsidRDefault="00B1055E" w:rsidP="00B1055E">
      <w:pPr>
        <w:ind w:firstLine="480"/>
      </w:pPr>
      <w:r>
        <w:rPr>
          <w:rFonts w:hint="eastAsia"/>
        </w:rPr>
        <w:t>消息体格式如下：</w:t>
      </w:r>
    </w:p>
    <w:tbl>
      <w:tblPr>
        <w:tblW w:w="9033" w:type="dxa"/>
        <w:tblInd w:w="103" w:type="dxa"/>
        <w:tblLayout w:type="fixed"/>
        <w:tblLook w:val="04A0" w:firstRow="1" w:lastRow="0" w:firstColumn="1" w:lastColumn="0" w:noHBand="0" w:noVBand="1"/>
      </w:tblPr>
      <w:tblGrid>
        <w:gridCol w:w="653"/>
        <w:gridCol w:w="709"/>
        <w:gridCol w:w="2187"/>
        <w:gridCol w:w="2117"/>
        <w:gridCol w:w="709"/>
        <w:gridCol w:w="708"/>
        <w:gridCol w:w="1950"/>
      </w:tblGrid>
      <w:tr w:rsidR="0030576E" w:rsidRPr="0030576E" w14:paraId="55BCC3F6" w14:textId="77777777" w:rsidTr="00B52748">
        <w:trPr>
          <w:trHeight w:val="270"/>
          <w:tblHeader/>
        </w:trPr>
        <w:tc>
          <w:tcPr>
            <w:tcW w:w="653" w:type="dxa"/>
            <w:tcBorders>
              <w:top w:val="single" w:sz="4" w:space="0" w:color="auto"/>
              <w:left w:val="single" w:sz="4" w:space="0" w:color="auto"/>
              <w:bottom w:val="single" w:sz="4" w:space="0" w:color="auto"/>
              <w:right w:val="single" w:sz="4" w:space="0" w:color="auto"/>
            </w:tcBorders>
            <w:shd w:val="clear" w:color="000000" w:fill="D9D9D9"/>
          </w:tcPr>
          <w:p w14:paraId="32FBED79"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5D20ECE"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2187" w:type="dxa"/>
            <w:tcBorders>
              <w:top w:val="single" w:sz="4" w:space="0" w:color="auto"/>
              <w:left w:val="nil"/>
              <w:bottom w:val="single" w:sz="4" w:space="0" w:color="auto"/>
              <w:right w:val="single" w:sz="4" w:space="0" w:color="auto"/>
            </w:tcBorders>
            <w:shd w:val="clear" w:color="000000" w:fill="D9D9D9"/>
            <w:noWrap/>
            <w:vAlign w:val="center"/>
            <w:hideMark/>
          </w:tcPr>
          <w:p w14:paraId="668EB220"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2117" w:type="dxa"/>
            <w:tcBorders>
              <w:top w:val="single" w:sz="4" w:space="0" w:color="auto"/>
              <w:left w:val="nil"/>
              <w:bottom w:val="single" w:sz="4" w:space="0" w:color="auto"/>
              <w:right w:val="single" w:sz="4" w:space="0" w:color="auto"/>
            </w:tcBorders>
            <w:shd w:val="clear" w:color="000000" w:fill="D9D9D9"/>
            <w:noWrap/>
            <w:vAlign w:val="center"/>
            <w:hideMark/>
          </w:tcPr>
          <w:p w14:paraId="0B5465CC" w14:textId="77777777" w:rsidR="0030576E" w:rsidRPr="0030576E" w:rsidRDefault="004847B6" w:rsidP="0030576E">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3FD1F35D"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708" w:type="dxa"/>
            <w:tcBorders>
              <w:top w:val="single" w:sz="4" w:space="0" w:color="auto"/>
              <w:left w:val="nil"/>
              <w:bottom w:val="single" w:sz="4" w:space="0" w:color="auto"/>
              <w:right w:val="single" w:sz="4" w:space="0" w:color="auto"/>
            </w:tcBorders>
            <w:shd w:val="clear" w:color="000000" w:fill="D9D9D9"/>
            <w:noWrap/>
            <w:vAlign w:val="center"/>
            <w:hideMark/>
          </w:tcPr>
          <w:p w14:paraId="74720FB9"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1950" w:type="dxa"/>
            <w:tcBorders>
              <w:top w:val="single" w:sz="4" w:space="0" w:color="auto"/>
              <w:left w:val="nil"/>
              <w:bottom w:val="single" w:sz="4" w:space="0" w:color="auto"/>
              <w:right w:val="single" w:sz="4" w:space="0" w:color="auto"/>
            </w:tcBorders>
            <w:shd w:val="clear" w:color="000000" w:fill="D9D9D9"/>
            <w:noWrap/>
            <w:vAlign w:val="center"/>
            <w:hideMark/>
          </w:tcPr>
          <w:p w14:paraId="56D21D59" w14:textId="77777777" w:rsidR="0030576E" w:rsidRPr="0030576E" w:rsidRDefault="0030576E" w:rsidP="0030576E">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30576E" w:rsidRPr="0030576E" w14:paraId="01D1EC31" w14:textId="77777777" w:rsidTr="00B52748">
        <w:trPr>
          <w:trHeight w:val="270"/>
        </w:trPr>
        <w:tc>
          <w:tcPr>
            <w:tcW w:w="653" w:type="dxa"/>
            <w:tcBorders>
              <w:top w:val="nil"/>
              <w:left w:val="single" w:sz="4" w:space="0" w:color="auto"/>
              <w:bottom w:val="single" w:sz="4" w:space="0" w:color="auto"/>
              <w:right w:val="single" w:sz="4" w:space="0" w:color="auto"/>
            </w:tcBorders>
          </w:tcPr>
          <w:p w14:paraId="45B68C09" w14:textId="77777777" w:rsidR="0030576E" w:rsidRPr="0030576E" w:rsidRDefault="0030576E" w:rsidP="0030576E">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726FCAE" w14:textId="77777777" w:rsidR="0030576E" w:rsidRPr="0030576E" w:rsidRDefault="00B52748" w:rsidP="0030576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00</w:t>
            </w:r>
          </w:p>
        </w:tc>
        <w:tc>
          <w:tcPr>
            <w:tcW w:w="2187" w:type="dxa"/>
            <w:tcBorders>
              <w:top w:val="nil"/>
              <w:left w:val="nil"/>
              <w:bottom w:val="single" w:sz="4" w:space="0" w:color="auto"/>
              <w:right w:val="single" w:sz="4" w:space="0" w:color="auto"/>
            </w:tcBorders>
            <w:shd w:val="clear" w:color="auto" w:fill="auto"/>
            <w:noWrap/>
            <w:vAlign w:val="center"/>
            <w:hideMark/>
          </w:tcPr>
          <w:p w14:paraId="7DB856A8" w14:textId="77777777" w:rsidR="0030576E" w:rsidRPr="0030576E" w:rsidRDefault="0030576E"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localNo</w:t>
            </w:r>
          </w:p>
        </w:tc>
        <w:tc>
          <w:tcPr>
            <w:tcW w:w="2117" w:type="dxa"/>
            <w:tcBorders>
              <w:top w:val="nil"/>
              <w:left w:val="nil"/>
              <w:bottom w:val="single" w:sz="4" w:space="0" w:color="auto"/>
              <w:right w:val="single" w:sz="4" w:space="0" w:color="auto"/>
            </w:tcBorders>
            <w:shd w:val="clear" w:color="auto" w:fill="auto"/>
            <w:noWrap/>
            <w:vAlign w:val="center"/>
            <w:hideMark/>
          </w:tcPr>
          <w:p w14:paraId="23E154C2" w14:textId="77777777" w:rsidR="0030576E" w:rsidRPr="0030576E" w:rsidRDefault="00674085" w:rsidP="0030576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0030576E" w:rsidRPr="0030576E">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申报单</w:t>
            </w:r>
            <w:r w:rsidR="0030576E" w:rsidRPr="0030576E">
              <w:rPr>
                <w:rFonts w:ascii="宋体" w:eastAsia="宋体" w:hAnsi="宋体" w:cs="宋体" w:hint="eastAsia"/>
                <w:color w:val="000000"/>
                <w:kern w:val="0"/>
                <w:sz w:val="20"/>
                <w:szCs w:val="20"/>
              </w:rPr>
              <w:t>编号</w:t>
            </w:r>
          </w:p>
        </w:tc>
        <w:tc>
          <w:tcPr>
            <w:tcW w:w="709" w:type="dxa"/>
            <w:tcBorders>
              <w:top w:val="nil"/>
              <w:left w:val="nil"/>
              <w:bottom w:val="single" w:sz="4" w:space="0" w:color="auto"/>
              <w:right w:val="single" w:sz="4" w:space="0" w:color="auto"/>
            </w:tcBorders>
            <w:shd w:val="clear" w:color="auto" w:fill="auto"/>
            <w:vAlign w:val="center"/>
            <w:hideMark/>
          </w:tcPr>
          <w:p w14:paraId="167D5558" w14:textId="77777777" w:rsidR="0030576E" w:rsidRPr="0030576E" w:rsidRDefault="0030576E" w:rsidP="0030576E">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613FD3A7" w14:textId="77777777" w:rsidR="0030576E" w:rsidRPr="0030576E" w:rsidRDefault="006512AC" w:rsidP="0030576E">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hideMark/>
          </w:tcPr>
          <w:p w14:paraId="68A7A0D5" w14:textId="77777777" w:rsidR="0030576E" w:rsidRPr="0030576E" w:rsidRDefault="003730CE" w:rsidP="0030576E">
            <w:pPr>
              <w:widowControl/>
              <w:spacing w:line="240" w:lineRule="auto"/>
              <w:ind w:firstLineChars="0" w:firstLine="0"/>
              <w:jc w:val="left"/>
              <w:rPr>
                <w:rFonts w:ascii="宋体" w:eastAsia="宋体" w:hAnsi="宋体" w:cs="宋体"/>
                <w:color w:val="000000"/>
                <w:kern w:val="0"/>
                <w:sz w:val="20"/>
                <w:szCs w:val="20"/>
              </w:rPr>
            </w:pPr>
            <w:r>
              <w:rPr>
                <w:rFonts w:hint="eastAsia"/>
                <w:sz w:val="20"/>
              </w:rPr>
              <w:t>会员二级系统给该申请的内部唯一</w:t>
            </w:r>
            <w:r w:rsidRPr="008F2131">
              <w:rPr>
                <w:rFonts w:hint="eastAsia"/>
                <w:sz w:val="20"/>
              </w:rPr>
              <w:t>编号</w:t>
            </w:r>
            <w:r>
              <w:rPr>
                <w:rFonts w:hint="eastAsia"/>
                <w:sz w:val="20"/>
              </w:rPr>
              <w:t>。</w:t>
            </w:r>
          </w:p>
        </w:tc>
      </w:tr>
      <w:tr w:rsidR="00DF5F7C" w:rsidRPr="0030576E" w14:paraId="43E44A36" w14:textId="77777777" w:rsidTr="00B52748">
        <w:trPr>
          <w:trHeight w:val="270"/>
        </w:trPr>
        <w:tc>
          <w:tcPr>
            <w:tcW w:w="653" w:type="dxa"/>
            <w:tcBorders>
              <w:top w:val="nil"/>
              <w:left w:val="single" w:sz="4" w:space="0" w:color="auto"/>
              <w:bottom w:val="single" w:sz="4" w:space="0" w:color="auto"/>
              <w:right w:val="single" w:sz="4" w:space="0" w:color="auto"/>
            </w:tcBorders>
          </w:tcPr>
          <w:p w14:paraId="291560C0"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42D5EC5" w14:textId="768156C6" w:rsidR="00DF5F7C" w:rsidRDefault="00DF5F7C" w:rsidP="00DF5F7C">
            <w:pPr>
              <w:widowControl/>
              <w:spacing w:line="240" w:lineRule="auto"/>
              <w:ind w:firstLineChars="0" w:firstLine="0"/>
              <w:jc w:val="left"/>
              <w:rPr>
                <w:rFonts w:ascii="宋体" w:eastAsia="宋体" w:hAnsi="宋体" w:cs="宋体"/>
                <w:color w:val="000000"/>
                <w:kern w:val="0"/>
                <w:sz w:val="20"/>
                <w:szCs w:val="20"/>
              </w:rPr>
            </w:pPr>
            <w:r w:rsidRPr="00DF5F7C">
              <w:rPr>
                <w:rFonts w:ascii="宋体" w:eastAsia="宋体" w:hAnsi="宋体" w:cs="宋体" w:hint="eastAsia"/>
                <w:color w:val="000000"/>
                <w:kern w:val="0"/>
                <w:sz w:val="20"/>
                <w:szCs w:val="20"/>
              </w:rPr>
              <w:t>K60</w:t>
            </w:r>
          </w:p>
        </w:tc>
        <w:tc>
          <w:tcPr>
            <w:tcW w:w="2187" w:type="dxa"/>
            <w:tcBorders>
              <w:top w:val="nil"/>
              <w:left w:val="nil"/>
              <w:bottom w:val="single" w:sz="4" w:space="0" w:color="auto"/>
              <w:right w:val="single" w:sz="4" w:space="0" w:color="auto"/>
            </w:tcBorders>
            <w:shd w:val="clear" w:color="auto" w:fill="auto"/>
            <w:noWrap/>
            <w:vAlign w:val="center"/>
          </w:tcPr>
          <w:p w14:paraId="4B998E2C" w14:textId="5AEAE988"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DF5F7C">
              <w:rPr>
                <w:rFonts w:ascii="宋体" w:eastAsia="宋体" w:hAnsi="宋体" w:cs="宋体"/>
                <w:color w:val="000000"/>
                <w:kern w:val="0"/>
                <w:sz w:val="20"/>
                <w:szCs w:val="20"/>
              </w:rPr>
              <w:t>reLeaseApplyNo</w:t>
            </w:r>
          </w:p>
        </w:tc>
        <w:tc>
          <w:tcPr>
            <w:tcW w:w="2117" w:type="dxa"/>
            <w:tcBorders>
              <w:top w:val="nil"/>
              <w:left w:val="nil"/>
              <w:bottom w:val="single" w:sz="4" w:space="0" w:color="auto"/>
              <w:right w:val="single" w:sz="4" w:space="0" w:color="auto"/>
            </w:tcBorders>
            <w:shd w:val="clear" w:color="auto" w:fill="auto"/>
            <w:noWrap/>
            <w:vAlign w:val="center"/>
          </w:tcPr>
          <w:p w14:paraId="5CF00952" w14:textId="010DED23" w:rsidR="00DF5F7C" w:rsidRDefault="00DF5F7C" w:rsidP="00DF5F7C">
            <w:pPr>
              <w:widowControl/>
              <w:spacing w:line="240" w:lineRule="auto"/>
              <w:ind w:firstLineChars="0" w:firstLine="0"/>
              <w:jc w:val="left"/>
              <w:rPr>
                <w:rFonts w:ascii="宋体" w:eastAsia="宋体" w:hAnsi="宋体" w:cs="宋体"/>
                <w:color w:val="000000"/>
                <w:kern w:val="0"/>
                <w:sz w:val="20"/>
                <w:szCs w:val="20"/>
              </w:rPr>
            </w:pPr>
            <w:r w:rsidRPr="00DF5F7C">
              <w:rPr>
                <w:rFonts w:ascii="宋体" w:eastAsia="宋体" w:hAnsi="宋体" w:cs="宋体" w:hint="eastAsia"/>
                <w:color w:val="000000"/>
                <w:kern w:val="0"/>
                <w:sz w:val="20"/>
                <w:szCs w:val="20"/>
              </w:rPr>
              <w:t>租借预申报编号</w:t>
            </w:r>
          </w:p>
        </w:tc>
        <w:tc>
          <w:tcPr>
            <w:tcW w:w="709" w:type="dxa"/>
            <w:tcBorders>
              <w:top w:val="nil"/>
              <w:left w:val="nil"/>
              <w:bottom w:val="single" w:sz="4" w:space="0" w:color="auto"/>
              <w:right w:val="single" w:sz="4" w:space="0" w:color="auto"/>
            </w:tcBorders>
            <w:shd w:val="clear" w:color="auto" w:fill="auto"/>
            <w:vAlign w:val="center"/>
          </w:tcPr>
          <w:p w14:paraId="7FA278BC" w14:textId="0E4F0C51"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DF5F7C">
              <w:rPr>
                <w:rFonts w:ascii="宋体" w:eastAsia="宋体" w:hAnsi="宋体" w:cs="宋体"/>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tcPr>
          <w:p w14:paraId="16FEBE5C" w14:textId="783A44B3" w:rsidR="00DF5F7C" w:rsidRPr="003E783F" w:rsidRDefault="00DF5F7C" w:rsidP="00DF5F7C">
            <w:pPr>
              <w:widowControl/>
              <w:spacing w:line="240" w:lineRule="auto"/>
              <w:ind w:firstLineChars="0" w:firstLine="0"/>
              <w:jc w:val="left"/>
              <w:rPr>
                <w:rFonts w:ascii="宋体" w:eastAsia="宋体" w:hAnsi="宋体" w:cs="宋体"/>
                <w:color w:val="000000"/>
                <w:kern w:val="0"/>
                <w:sz w:val="20"/>
                <w:szCs w:val="20"/>
              </w:rPr>
            </w:pPr>
            <w:del w:id="51" w:author="拓跋 小宝" w:date="2019-09-19T11:18:00Z">
              <w:r w:rsidRPr="00DF5F7C" w:rsidDel="00BB2559">
                <w:rPr>
                  <w:rFonts w:ascii="宋体" w:eastAsia="宋体" w:hAnsi="宋体" w:cs="宋体" w:hint="eastAsia"/>
                  <w:color w:val="000000"/>
                  <w:kern w:val="0"/>
                  <w:sz w:val="20"/>
                  <w:szCs w:val="20"/>
                </w:rPr>
                <w:delText>←</w:delText>
              </w:r>
            </w:del>
            <w:ins w:id="52" w:author="拓跋 小宝" w:date="2019-09-19T11:18:00Z">
              <w:r w:rsidR="00BB2559">
                <w:rPr>
                  <w:rFonts w:ascii="宋体" w:eastAsia="宋体" w:hAnsi="宋体" w:cs="宋体" w:hint="eastAsia"/>
                  <w:color w:val="000000"/>
                  <w:kern w:val="0"/>
                  <w:sz w:val="20"/>
                  <w:szCs w:val="20"/>
                </w:rPr>
                <w:t>-</w:t>
              </w:r>
            </w:ins>
          </w:p>
        </w:tc>
        <w:tc>
          <w:tcPr>
            <w:tcW w:w="1950" w:type="dxa"/>
            <w:tcBorders>
              <w:top w:val="nil"/>
              <w:left w:val="nil"/>
              <w:bottom w:val="single" w:sz="4" w:space="0" w:color="auto"/>
              <w:right w:val="single" w:sz="4" w:space="0" w:color="auto"/>
            </w:tcBorders>
            <w:shd w:val="clear" w:color="auto" w:fill="auto"/>
            <w:noWrap/>
            <w:vAlign w:val="center"/>
          </w:tcPr>
          <w:p w14:paraId="45D97EDA" w14:textId="77777777" w:rsidR="00DF5F7C" w:rsidRDefault="00DF5F7C" w:rsidP="00DF5F7C">
            <w:pPr>
              <w:widowControl/>
              <w:spacing w:line="240" w:lineRule="auto"/>
              <w:ind w:firstLineChars="0" w:firstLine="0"/>
              <w:jc w:val="left"/>
              <w:rPr>
                <w:sz w:val="20"/>
              </w:rPr>
            </w:pPr>
          </w:p>
        </w:tc>
      </w:tr>
      <w:tr w:rsidR="00DF5F7C" w:rsidRPr="0030576E" w14:paraId="07F990EB" w14:textId="77777777" w:rsidTr="00B52748">
        <w:trPr>
          <w:trHeight w:val="270"/>
        </w:trPr>
        <w:tc>
          <w:tcPr>
            <w:tcW w:w="653" w:type="dxa"/>
            <w:tcBorders>
              <w:top w:val="nil"/>
              <w:left w:val="single" w:sz="4" w:space="0" w:color="auto"/>
              <w:bottom w:val="single" w:sz="4" w:space="0" w:color="auto"/>
              <w:right w:val="single" w:sz="4" w:space="0" w:color="auto"/>
            </w:tcBorders>
          </w:tcPr>
          <w:p w14:paraId="6D5EBAFC"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63855AD"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2187" w:type="dxa"/>
            <w:tcBorders>
              <w:top w:val="nil"/>
              <w:left w:val="nil"/>
              <w:bottom w:val="single" w:sz="4" w:space="0" w:color="auto"/>
              <w:right w:val="single" w:sz="4" w:space="0" w:color="auto"/>
            </w:tcBorders>
            <w:shd w:val="clear" w:color="auto" w:fill="auto"/>
            <w:vAlign w:val="center"/>
            <w:hideMark/>
          </w:tcPr>
          <w:p w14:paraId="1A3BAFA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2117" w:type="dxa"/>
            <w:tcBorders>
              <w:top w:val="nil"/>
              <w:left w:val="nil"/>
              <w:bottom w:val="single" w:sz="4" w:space="0" w:color="auto"/>
              <w:right w:val="single" w:sz="4" w:space="0" w:color="auto"/>
            </w:tcBorders>
            <w:shd w:val="clear" w:color="auto" w:fill="auto"/>
            <w:noWrap/>
            <w:vAlign w:val="center"/>
            <w:hideMark/>
          </w:tcPr>
          <w:p w14:paraId="7ECD8EE6"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709" w:type="dxa"/>
            <w:tcBorders>
              <w:top w:val="nil"/>
              <w:left w:val="nil"/>
              <w:bottom w:val="single" w:sz="4" w:space="0" w:color="auto"/>
              <w:right w:val="single" w:sz="4" w:space="0" w:color="auto"/>
            </w:tcBorders>
            <w:shd w:val="clear" w:color="auto" w:fill="auto"/>
            <w:vAlign w:val="center"/>
            <w:hideMark/>
          </w:tcPr>
          <w:p w14:paraId="2EEFFE79"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4802379B"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hideMark/>
          </w:tcPr>
          <w:p w14:paraId="181C125F"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1BDDA2AD" w14:textId="77777777" w:rsidTr="00B52748">
        <w:trPr>
          <w:trHeight w:val="270"/>
        </w:trPr>
        <w:tc>
          <w:tcPr>
            <w:tcW w:w="653" w:type="dxa"/>
            <w:tcBorders>
              <w:top w:val="nil"/>
              <w:left w:val="single" w:sz="4" w:space="0" w:color="auto"/>
              <w:bottom w:val="single" w:sz="4" w:space="0" w:color="auto"/>
              <w:right w:val="single" w:sz="4" w:space="0" w:color="auto"/>
            </w:tcBorders>
          </w:tcPr>
          <w:p w14:paraId="0C394903"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CB2B011" w14:textId="77777777" w:rsidR="00DF5F7C" w:rsidRPr="005D3908" w:rsidRDefault="00DF5F7C" w:rsidP="00DF5F7C">
            <w:pPr>
              <w:spacing w:line="240" w:lineRule="auto"/>
              <w:ind w:firstLineChars="0" w:firstLine="0"/>
              <w:rPr>
                <w:rFonts w:asciiTheme="minorEastAsia" w:hAnsiTheme="minorEastAsia"/>
                <w:color w:val="000000"/>
                <w:sz w:val="20"/>
                <w:szCs w:val="20"/>
              </w:rPr>
            </w:pPr>
            <w:r w:rsidRPr="005D3908">
              <w:rPr>
                <w:rFonts w:asciiTheme="minorEastAsia" w:hAnsiTheme="minorEastAsia" w:hint="eastAsia"/>
                <w:color w:val="000000"/>
                <w:sz w:val="20"/>
                <w:szCs w:val="20"/>
              </w:rPr>
              <w:t>M20</w:t>
            </w:r>
          </w:p>
        </w:tc>
        <w:tc>
          <w:tcPr>
            <w:tcW w:w="2187" w:type="dxa"/>
            <w:tcBorders>
              <w:top w:val="nil"/>
              <w:left w:val="nil"/>
              <w:bottom w:val="single" w:sz="4" w:space="0" w:color="auto"/>
              <w:right w:val="single" w:sz="4" w:space="0" w:color="auto"/>
            </w:tcBorders>
            <w:shd w:val="clear" w:color="auto" w:fill="auto"/>
            <w:vAlign w:val="center"/>
          </w:tcPr>
          <w:p w14:paraId="3E192397" w14:textId="77777777" w:rsidR="00DF5F7C" w:rsidRPr="005D3908" w:rsidRDefault="00DF5F7C" w:rsidP="00DF5F7C">
            <w:pPr>
              <w:spacing w:line="240" w:lineRule="auto"/>
              <w:ind w:firstLineChars="0" w:firstLine="0"/>
              <w:rPr>
                <w:rFonts w:asciiTheme="minorEastAsia" w:hAnsiTheme="minorEastAsia"/>
                <w:color w:val="000000"/>
                <w:sz w:val="21"/>
                <w:szCs w:val="21"/>
              </w:rPr>
            </w:pPr>
            <w:r w:rsidRPr="005D3908">
              <w:rPr>
                <w:rFonts w:asciiTheme="minorEastAsia" w:hAnsiTheme="minorEastAsia"/>
                <w:color w:val="000000"/>
                <w:sz w:val="21"/>
                <w:szCs w:val="21"/>
              </w:rPr>
              <w:t>seatID</w:t>
            </w:r>
          </w:p>
        </w:tc>
        <w:tc>
          <w:tcPr>
            <w:tcW w:w="2117" w:type="dxa"/>
            <w:tcBorders>
              <w:top w:val="nil"/>
              <w:left w:val="nil"/>
              <w:bottom w:val="single" w:sz="4" w:space="0" w:color="auto"/>
              <w:right w:val="single" w:sz="4" w:space="0" w:color="auto"/>
            </w:tcBorders>
            <w:shd w:val="clear" w:color="auto" w:fill="auto"/>
            <w:noWrap/>
            <w:vAlign w:val="center"/>
          </w:tcPr>
          <w:p w14:paraId="65772029" w14:textId="77777777" w:rsidR="00DF5F7C" w:rsidRPr="005D3908" w:rsidRDefault="00DF5F7C" w:rsidP="00DF5F7C">
            <w:pPr>
              <w:widowControl/>
              <w:spacing w:line="240" w:lineRule="auto"/>
              <w:ind w:firstLineChars="0" w:firstLine="0"/>
              <w:jc w:val="left"/>
              <w:rPr>
                <w:rFonts w:asciiTheme="minorEastAsia" w:hAnsiTheme="minorEastAsia" w:cs="宋体"/>
                <w:color w:val="000000"/>
                <w:kern w:val="0"/>
                <w:sz w:val="20"/>
                <w:szCs w:val="20"/>
              </w:rPr>
            </w:pPr>
            <w:r w:rsidRPr="005D3908">
              <w:rPr>
                <w:rFonts w:asciiTheme="minorEastAsia" w:hAnsiTheme="minorEastAsia" w:cs="宋体" w:hint="eastAsia"/>
                <w:color w:val="000000"/>
                <w:kern w:val="0"/>
                <w:sz w:val="20"/>
                <w:szCs w:val="20"/>
              </w:rPr>
              <w:t>席位代码</w:t>
            </w:r>
          </w:p>
        </w:tc>
        <w:tc>
          <w:tcPr>
            <w:tcW w:w="709" w:type="dxa"/>
            <w:tcBorders>
              <w:top w:val="nil"/>
              <w:left w:val="nil"/>
              <w:bottom w:val="single" w:sz="4" w:space="0" w:color="auto"/>
              <w:right w:val="single" w:sz="4" w:space="0" w:color="auto"/>
            </w:tcBorders>
            <w:shd w:val="clear" w:color="auto" w:fill="auto"/>
            <w:vAlign w:val="center"/>
          </w:tcPr>
          <w:p w14:paraId="2619A99A" w14:textId="77777777" w:rsidR="00DF5F7C" w:rsidRPr="005D3908" w:rsidRDefault="00DF5F7C" w:rsidP="00DF5F7C">
            <w:pPr>
              <w:spacing w:line="240" w:lineRule="auto"/>
              <w:ind w:firstLineChars="0" w:firstLine="0"/>
              <w:rPr>
                <w:rFonts w:asciiTheme="minorEastAsia" w:hAnsiTheme="minorEastAsia"/>
                <w:color w:val="000000"/>
                <w:sz w:val="21"/>
                <w:szCs w:val="21"/>
              </w:rPr>
            </w:pPr>
            <w:r w:rsidRPr="005D3908">
              <w:rPr>
                <w:rFonts w:asciiTheme="minorEastAsia" w:hAnsiTheme="minorEastAsia" w:hint="eastAsia"/>
                <w:color w:val="000000"/>
                <w:sz w:val="21"/>
                <w:szCs w:val="21"/>
              </w:rPr>
              <w:t>M</w:t>
            </w:r>
          </w:p>
        </w:tc>
        <w:tc>
          <w:tcPr>
            <w:tcW w:w="708" w:type="dxa"/>
            <w:tcBorders>
              <w:top w:val="nil"/>
              <w:left w:val="nil"/>
              <w:bottom w:val="single" w:sz="4" w:space="0" w:color="auto"/>
              <w:right w:val="single" w:sz="4" w:space="0" w:color="auto"/>
            </w:tcBorders>
            <w:shd w:val="clear" w:color="auto" w:fill="auto"/>
            <w:noWrap/>
          </w:tcPr>
          <w:p w14:paraId="418C3137" w14:textId="77777777" w:rsidR="00DF5F7C" w:rsidRPr="005D3908" w:rsidRDefault="00DF5F7C" w:rsidP="00DF5F7C">
            <w:pPr>
              <w:spacing w:line="240" w:lineRule="auto"/>
              <w:ind w:firstLineChars="0" w:firstLine="0"/>
              <w:rPr>
                <w:rFonts w:asciiTheme="minorEastAsia" w:hAnsiTheme="minorEastAsia"/>
                <w:sz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tcPr>
          <w:p w14:paraId="3A48F4A1"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2E424787" w14:textId="77777777" w:rsidTr="00B52748">
        <w:trPr>
          <w:trHeight w:val="270"/>
        </w:trPr>
        <w:tc>
          <w:tcPr>
            <w:tcW w:w="653" w:type="dxa"/>
            <w:tcBorders>
              <w:top w:val="nil"/>
              <w:left w:val="single" w:sz="4" w:space="0" w:color="auto"/>
              <w:bottom w:val="single" w:sz="4" w:space="0" w:color="auto"/>
              <w:right w:val="single" w:sz="4" w:space="0" w:color="auto"/>
            </w:tcBorders>
            <w:vAlign w:val="center"/>
          </w:tcPr>
          <w:p w14:paraId="20B686B0"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559DE7D"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M30</w:t>
            </w:r>
          </w:p>
        </w:tc>
        <w:tc>
          <w:tcPr>
            <w:tcW w:w="2187" w:type="dxa"/>
            <w:tcBorders>
              <w:top w:val="nil"/>
              <w:left w:val="nil"/>
              <w:bottom w:val="single" w:sz="4" w:space="0" w:color="auto"/>
              <w:right w:val="single" w:sz="4" w:space="0" w:color="auto"/>
            </w:tcBorders>
            <w:shd w:val="clear" w:color="auto" w:fill="auto"/>
            <w:vAlign w:val="center"/>
          </w:tcPr>
          <w:p w14:paraId="33B91F01"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clientID</w:t>
            </w:r>
          </w:p>
        </w:tc>
        <w:tc>
          <w:tcPr>
            <w:tcW w:w="2117" w:type="dxa"/>
            <w:tcBorders>
              <w:top w:val="nil"/>
              <w:left w:val="nil"/>
              <w:bottom w:val="single" w:sz="4" w:space="0" w:color="auto"/>
              <w:right w:val="single" w:sz="4" w:space="0" w:color="auto"/>
            </w:tcBorders>
            <w:shd w:val="clear" w:color="auto" w:fill="auto"/>
            <w:noWrap/>
            <w:vAlign w:val="center"/>
          </w:tcPr>
          <w:p w14:paraId="5FE728AD"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客户代码</w:t>
            </w:r>
          </w:p>
        </w:tc>
        <w:tc>
          <w:tcPr>
            <w:tcW w:w="709" w:type="dxa"/>
            <w:tcBorders>
              <w:top w:val="nil"/>
              <w:left w:val="nil"/>
              <w:bottom w:val="single" w:sz="4" w:space="0" w:color="auto"/>
              <w:right w:val="single" w:sz="4" w:space="0" w:color="auto"/>
            </w:tcBorders>
            <w:shd w:val="clear" w:color="auto" w:fill="auto"/>
            <w:vAlign w:val="center"/>
          </w:tcPr>
          <w:p w14:paraId="42106158" w14:textId="77777777" w:rsidR="00DF5F7C" w:rsidRPr="005D3908" w:rsidRDefault="00DF5F7C" w:rsidP="00DF5F7C">
            <w:pPr>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09734769" w14:textId="77777777" w:rsidR="00DF5F7C" w:rsidRPr="005D3908" w:rsidRDefault="00DF5F7C" w:rsidP="00DF5F7C">
            <w:pPr>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tcPr>
          <w:p w14:paraId="268743D7"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p>
        </w:tc>
      </w:tr>
      <w:tr w:rsidR="00DF5F7C" w:rsidRPr="0030576E" w14:paraId="66A49AC9" w14:textId="77777777" w:rsidTr="00B52748">
        <w:trPr>
          <w:trHeight w:val="270"/>
        </w:trPr>
        <w:tc>
          <w:tcPr>
            <w:tcW w:w="653" w:type="dxa"/>
            <w:tcBorders>
              <w:top w:val="nil"/>
              <w:left w:val="single" w:sz="4" w:space="0" w:color="auto"/>
              <w:bottom w:val="single" w:sz="4" w:space="0" w:color="auto"/>
              <w:right w:val="single" w:sz="4" w:space="0" w:color="auto"/>
            </w:tcBorders>
          </w:tcPr>
          <w:p w14:paraId="3FBED744"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75521A6"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T00</w:t>
            </w:r>
          </w:p>
        </w:tc>
        <w:tc>
          <w:tcPr>
            <w:tcW w:w="2187" w:type="dxa"/>
            <w:tcBorders>
              <w:top w:val="nil"/>
              <w:left w:val="nil"/>
              <w:bottom w:val="single" w:sz="4" w:space="0" w:color="auto"/>
              <w:right w:val="single" w:sz="4" w:space="0" w:color="auto"/>
            </w:tcBorders>
            <w:shd w:val="clear" w:color="auto" w:fill="auto"/>
            <w:noWrap/>
            <w:vAlign w:val="center"/>
            <w:hideMark/>
          </w:tcPr>
          <w:p w14:paraId="37F89DE5"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origApp</w:t>
            </w:r>
          </w:p>
        </w:tc>
        <w:tc>
          <w:tcPr>
            <w:tcW w:w="2117" w:type="dxa"/>
            <w:tcBorders>
              <w:top w:val="nil"/>
              <w:left w:val="nil"/>
              <w:bottom w:val="single" w:sz="4" w:space="0" w:color="auto"/>
              <w:right w:val="single" w:sz="4" w:space="0" w:color="auto"/>
            </w:tcBorders>
            <w:shd w:val="clear" w:color="auto" w:fill="auto"/>
            <w:noWrap/>
            <w:vAlign w:val="center"/>
            <w:hideMark/>
          </w:tcPr>
          <w:p w14:paraId="57CE23B2"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申报方</w:t>
            </w:r>
          </w:p>
        </w:tc>
        <w:tc>
          <w:tcPr>
            <w:tcW w:w="709" w:type="dxa"/>
            <w:tcBorders>
              <w:top w:val="nil"/>
              <w:left w:val="nil"/>
              <w:bottom w:val="single" w:sz="4" w:space="0" w:color="auto"/>
              <w:right w:val="single" w:sz="4" w:space="0" w:color="auto"/>
            </w:tcBorders>
            <w:shd w:val="clear" w:color="auto" w:fill="auto"/>
            <w:vAlign w:val="center"/>
            <w:hideMark/>
          </w:tcPr>
          <w:p w14:paraId="1A3C44C6"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152722FE"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hideMark/>
          </w:tcPr>
          <w:p w14:paraId="1976338E"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1位字符，取值：1-借出方，2-借入方。</w:t>
            </w:r>
          </w:p>
        </w:tc>
      </w:tr>
      <w:tr w:rsidR="00DF5F7C" w:rsidRPr="0030576E" w14:paraId="589129A4" w14:textId="77777777" w:rsidTr="00B52748">
        <w:trPr>
          <w:trHeight w:val="270"/>
        </w:trPr>
        <w:tc>
          <w:tcPr>
            <w:tcW w:w="653" w:type="dxa"/>
            <w:tcBorders>
              <w:top w:val="nil"/>
              <w:left w:val="single" w:sz="4" w:space="0" w:color="auto"/>
              <w:bottom w:val="single" w:sz="4" w:space="0" w:color="auto"/>
              <w:right w:val="single" w:sz="4" w:space="0" w:color="auto"/>
            </w:tcBorders>
            <w:vAlign w:val="center"/>
          </w:tcPr>
          <w:p w14:paraId="53D306CE"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1B8FB5A"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T</w:t>
            </w:r>
            <w:r w:rsidRPr="005D3908">
              <w:rPr>
                <w:rFonts w:ascii="宋体" w:eastAsia="宋体" w:hAnsi="宋体" w:cs="宋体" w:hint="eastAsia"/>
                <w:color w:val="000000"/>
                <w:kern w:val="0"/>
                <w:sz w:val="20"/>
                <w:szCs w:val="20"/>
              </w:rPr>
              <w:t>05</w:t>
            </w:r>
          </w:p>
        </w:tc>
        <w:tc>
          <w:tcPr>
            <w:tcW w:w="2187" w:type="dxa"/>
            <w:tcBorders>
              <w:top w:val="nil"/>
              <w:left w:val="nil"/>
              <w:bottom w:val="single" w:sz="4" w:space="0" w:color="auto"/>
              <w:right w:val="single" w:sz="4" w:space="0" w:color="auto"/>
            </w:tcBorders>
            <w:shd w:val="clear" w:color="auto" w:fill="auto"/>
            <w:noWrap/>
            <w:vAlign w:val="center"/>
          </w:tcPr>
          <w:p w14:paraId="108FA8D4"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opMemberID</w:t>
            </w:r>
          </w:p>
        </w:tc>
        <w:tc>
          <w:tcPr>
            <w:tcW w:w="2117" w:type="dxa"/>
            <w:tcBorders>
              <w:top w:val="nil"/>
              <w:left w:val="nil"/>
              <w:bottom w:val="single" w:sz="4" w:space="0" w:color="auto"/>
              <w:right w:val="single" w:sz="4" w:space="0" w:color="auto"/>
            </w:tcBorders>
            <w:shd w:val="clear" w:color="auto" w:fill="auto"/>
            <w:noWrap/>
            <w:vAlign w:val="center"/>
          </w:tcPr>
          <w:p w14:paraId="724C8D87"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交易对手方会员代码</w:t>
            </w:r>
          </w:p>
        </w:tc>
        <w:tc>
          <w:tcPr>
            <w:tcW w:w="709" w:type="dxa"/>
            <w:tcBorders>
              <w:top w:val="nil"/>
              <w:left w:val="nil"/>
              <w:bottom w:val="single" w:sz="4" w:space="0" w:color="auto"/>
              <w:right w:val="single" w:sz="4" w:space="0" w:color="auto"/>
            </w:tcBorders>
            <w:shd w:val="clear" w:color="auto" w:fill="auto"/>
            <w:vAlign w:val="center"/>
          </w:tcPr>
          <w:p w14:paraId="7DDE5CF0" w14:textId="042EC08F"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56A06EC7"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tcPr>
          <w:p w14:paraId="63C6B16A"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p>
        </w:tc>
      </w:tr>
      <w:tr w:rsidR="00DF5F7C" w:rsidRPr="0030576E" w14:paraId="0C7CA044" w14:textId="77777777" w:rsidTr="00B52748">
        <w:trPr>
          <w:trHeight w:val="270"/>
        </w:trPr>
        <w:tc>
          <w:tcPr>
            <w:tcW w:w="653" w:type="dxa"/>
            <w:tcBorders>
              <w:top w:val="nil"/>
              <w:left w:val="single" w:sz="4" w:space="0" w:color="auto"/>
              <w:bottom w:val="single" w:sz="4" w:space="0" w:color="auto"/>
              <w:right w:val="single" w:sz="4" w:space="0" w:color="auto"/>
            </w:tcBorders>
            <w:vAlign w:val="center"/>
          </w:tcPr>
          <w:p w14:paraId="53F75543"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28EDFA1"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T08</w:t>
            </w:r>
          </w:p>
        </w:tc>
        <w:tc>
          <w:tcPr>
            <w:tcW w:w="2187" w:type="dxa"/>
            <w:tcBorders>
              <w:top w:val="nil"/>
              <w:left w:val="nil"/>
              <w:bottom w:val="single" w:sz="4" w:space="0" w:color="auto"/>
              <w:right w:val="single" w:sz="4" w:space="0" w:color="auto"/>
            </w:tcBorders>
            <w:shd w:val="clear" w:color="auto" w:fill="auto"/>
            <w:noWrap/>
            <w:vAlign w:val="center"/>
          </w:tcPr>
          <w:p w14:paraId="4E25F9BB"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opSeatID</w:t>
            </w:r>
          </w:p>
        </w:tc>
        <w:tc>
          <w:tcPr>
            <w:tcW w:w="2117" w:type="dxa"/>
            <w:tcBorders>
              <w:top w:val="nil"/>
              <w:left w:val="nil"/>
              <w:bottom w:val="single" w:sz="4" w:space="0" w:color="auto"/>
              <w:right w:val="single" w:sz="4" w:space="0" w:color="auto"/>
            </w:tcBorders>
            <w:shd w:val="clear" w:color="auto" w:fill="auto"/>
            <w:noWrap/>
            <w:vAlign w:val="center"/>
          </w:tcPr>
          <w:p w14:paraId="21EA5766"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交易对手方席位代码</w:t>
            </w:r>
          </w:p>
        </w:tc>
        <w:tc>
          <w:tcPr>
            <w:tcW w:w="709" w:type="dxa"/>
            <w:tcBorders>
              <w:top w:val="nil"/>
              <w:left w:val="nil"/>
              <w:bottom w:val="single" w:sz="4" w:space="0" w:color="auto"/>
              <w:right w:val="single" w:sz="4" w:space="0" w:color="auto"/>
            </w:tcBorders>
            <w:shd w:val="clear" w:color="auto" w:fill="auto"/>
            <w:vAlign w:val="center"/>
          </w:tcPr>
          <w:p w14:paraId="36279D13" w14:textId="109DDB95"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28C1C482"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tcPr>
          <w:p w14:paraId="2C9C8A91"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p>
        </w:tc>
      </w:tr>
      <w:tr w:rsidR="00DF5F7C" w:rsidRPr="0030576E" w14:paraId="2E965390" w14:textId="77777777" w:rsidTr="00B52748">
        <w:trPr>
          <w:trHeight w:val="270"/>
        </w:trPr>
        <w:tc>
          <w:tcPr>
            <w:tcW w:w="653" w:type="dxa"/>
            <w:tcBorders>
              <w:top w:val="nil"/>
              <w:left w:val="single" w:sz="4" w:space="0" w:color="auto"/>
              <w:bottom w:val="single" w:sz="4" w:space="0" w:color="auto"/>
              <w:right w:val="single" w:sz="4" w:space="0" w:color="auto"/>
            </w:tcBorders>
            <w:vAlign w:val="center"/>
          </w:tcPr>
          <w:p w14:paraId="241CFE09"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74A74FE"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T</w:t>
            </w:r>
            <w:r w:rsidRPr="005D3908">
              <w:rPr>
                <w:rFonts w:ascii="宋体" w:eastAsia="宋体" w:hAnsi="宋体" w:cs="宋体" w:hint="eastAsia"/>
                <w:color w:val="000000"/>
                <w:kern w:val="0"/>
                <w:sz w:val="20"/>
                <w:szCs w:val="20"/>
              </w:rPr>
              <w:t>04</w:t>
            </w:r>
          </w:p>
        </w:tc>
        <w:tc>
          <w:tcPr>
            <w:tcW w:w="2187" w:type="dxa"/>
            <w:tcBorders>
              <w:top w:val="nil"/>
              <w:left w:val="nil"/>
              <w:bottom w:val="single" w:sz="4" w:space="0" w:color="auto"/>
              <w:right w:val="single" w:sz="4" w:space="0" w:color="auto"/>
            </w:tcBorders>
            <w:shd w:val="clear" w:color="auto" w:fill="auto"/>
            <w:noWrap/>
            <w:vAlign w:val="center"/>
          </w:tcPr>
          <w:p w14:paraId="4E76DFF5"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color w:val="000000"/>
                <w:kern w:val="0"/>
                <w:sz w:val="20"/>
                <w:szCs w:val="20"/>
              </w:rPr>
              <w:t>opClientID</w:t>
            </w:r>
          </w:p>
        </w:tc>
        <w:tc>
          <w:tcPr>
            <w:tcW w:w="2117" w:type="dxa"/>
            <w:tcBorders>
              <w:top w:val="nil"/>
              <w:left w:val="nil"/>
              <w:bottom w:val="single" w:sz="4" w:space="0" w:color="auto"/>
              <w:right w:val="single" w:sz="4" w:space="0" w:color="auto"/>
            </w:tcBorders>
            <w:shd w:val="clear" w:color="auto" w:fill="auto"/>
            <w:noWrap/>
            <w:vAlign w:val="center"/>
          </w:tcPr>
          <w:p w14:paraId="417A8FDF"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交易对手方客户代码</w:t>
            </w:r>
          </w:p>
        </w:tc>
        <w:tc>
          <w:tcPr>
            <w:tcW w:w="709" w:type="dxa"/>
            <w:tcBorders>
              <w:top w:val="nil"/>
              <w:left w:val="nil"/>
              <w:bottom w:val="single" w:sz="4" w:space="0" w:color="auto"/>
              <w:right w:val="single" w:sz="4" w:space="0" w:color="auto"/>
            </w:tcBorders>
            <w:shd w:val="clear" w:color="auto" w:fill="auto"/>
            <w:vAlign w:val="center"/>
          </w:tcPr>
          <w:p w14:paraId="15EE3DFF" w14:textId="12FDAE5C"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6FCD2D43"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tcPr>
          <w:p w14:paraId="2D4E4413" w14:textId="77777777" w:rsidR="00DF5F7C" w:rsidRPr="005D3908" w:rsidRDefault="00DF5F7C" w:rsidP="00DF5F7C">
            <w:pPr>
              <w:widowControl/>
              <w:spacing w:line="240" w:lineRule="auto"/>
              <w:ind w:firstLineChars="0" w:firstLine="0"/>
              <w:rPr>
                <w:rFonts w:ascii="宋体" w:eastAsia="宋体" w:hAnsi="宋体" w:cs="宋体"/>
                <w:color w:val="000000"/>
                <w:kern w:val="0"/>
                <w:sz w:val="20"/>
                <w:szCs w:val="20"/>
              </w:rPr>
            </w:pPr>
          </w:p>
        </w:tc>
      </w:tr>
      <w:tr w:rsidR="00DF5F7C" w:rsidRPr="0030576E" w14:paraId="7E79E5AB" w14:textId="77777777" w:rsidTr="00B52748">
        <w:trPr>
          <w:trHeight w:val="270"/>
        </w:trPr>
        <w:tc>
          <w:tcPr>
            <w:tcW w:w="653" w:type="dxa"/>
            <w:tcBorders>
              <w:top w:val="nil"/>
              <w:left w:val="single" w:sz="4" w:space="0" w:color="auto"/>
              <w:bottom w:val="single" w:sz="4" w:space="0" w:color="auto"/>
              <w:right w:val="single" w:sz="4" w:space="0" w:color="auto"/>
            </w:tcBorders>
          </w:tcPr>
          <w:p w14:paraId="581079CD"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B1D9A0C"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K47</w:t>
            </w:r>
          </w:p>
        </w:tc>
        <w:tc>
          <w:tcPr>
            <w:tcW w:w="2187" w:type="dxa"/>
            <w:tcBorders>
              <w:top w:val="nil"/>
              <w:left w:val="nil"/>
              <w:bottom w:val="single" w:sz="4" w:space="0" w:color="auto"/>
              <w:right w:val="single" w:sz="4" w:space="0" w:color="auto"/>
            </w:tcBorders>
            <w:shd w:val="clear" w:color="auto" w:fill="auto"/>
            <w:noWrap/>
            <w:vAlign w:val="center"/>
            <w:hideMark/>
          </w:tcPr>
          <w:p w14:paraId="09AB7968"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contractNo</w:t>
            </w:r>
          </w:p>
        </w:tc>
        <w:tc>
          <w:tcPr>
            <w:tcW w:w="2117" w:type="dxa"/>
            <w:tcBorders>
              <w:top w:val="nil"/>
              <w:left w:val="nil"/>
              <w:bottom w:val="single" w:sz="4" w:space="0" w:color="auto"/>
              <w:right w:val="single" w:sz="4" w:space="0" w:color="auto"/>
            </w:tcBorders>
            <w:shd w:val="clear" w:color="auto" w:fill="auto"/>
            <w:noWrap/>
            <w:vAlign w:val="center"/>
            <w:hideMark/>
          </w:tcPr>
          <w:p w14:paraId="125D435B"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租借合约编号</w:t>
            </w:r>
          </w:p>
        </w:tc>
        <w:tc>
          <w:tcPr>
            <w:tcW w:w="709" w:type="dxa"/>
            <w:tcBorders>
              <w:top w:val="nil"/>
              <w:left w:val="nil"/>
              <w:bottom w:val="single" w:sz="4" w:space="0" w:color="auto"/>
              <w:right w:val="single" w:sz="4" w:space="0" w:color="auto"/>
            </w:tcBorders>
            <w:shd w:val="clear" w:color="auto" w:fill="auto"/>
            <w:vAlign w:val="center"/>
            <w:hideMark/>
          </w:tcPr>
          <w:p w14:paraId="1EEDB2DB"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1FF34943"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hideMark/>
          </w:tcPr>
          <w:p w14:paraId="534E50AD"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37BC50FD" w14:textId="77777777" w:rsidTr="00B52748">
        <w:trPr>
          <w:trHeight w:val="270"/>
        </w:trPr>
        <w:tc>
          <w:tcPr>
            <w:tcW w:w="653" w:type="dxa"/>
            <w:tcBorders>
              <w:top w:val="nil"/>
              <w:left w:val="single" w:sz="4" w:space="0" w:color="auto"/>
              <w:bottom w:val="single" w:sz="4" w:space="0" w:color="auto"/>
              <w:right w:val="single" w:sz="4" w:space="0" w:color="auto"/>
            </w:tcBorders>
          </w:tcPr>
          <w:p w14:paraId="256CD5BF"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B50C758"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I22</w:t>
            </w:r>
          </w:p>
        </w:tc>
        <w:tc>
          <w:tcPr>
            <w:tcW w:w="2187" w:type="dxa"/>
            <w:tcBorders>
              <w:top w:val="nil"/>
              <w:left w:val="nil"/>
              <w:bottom w:val="single" w:sz="4" w:space="0" w:color="auto"/>
              <w:right w:val="single" w:sz="4" w:space="0" w:color="auto"/>
            </w:tcBorders>
            <w:shd w:val="clear" w:color="auto" w:fill="auto"/>
            <w:noWrap/>
            <w:vAlign w:val="center"/>
            <w:hideMark/>
          </w:tcPr>
          <w:p w14:paraId="44FC5555"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dueDate</w:t>
            </w:r>
          </w:p>
        </w:tc>
        <w:tc>
          <w:tcPr>
            <w:tcW w:w="2117" w:type="dxa"/>
            <w:tcBorders>
              <w:top w:val="nil"/>
              <w:left w:val="nil"/>
              <w:bottom w:val="single" w:sz="4" w:space="0" w:color="auto"/>
              <w:right w:val="single" w:sz="4" w:space="0" w:color="auto"/>
            </w:tcBorders>
            <w:shd w:val="clear" w:color="auto" w:fill="auto"/>
            <w:noWrap/>
            <w:vAlign w:val="center"/>
            <w:hideMark/>
          </w:tcPr>
          <w:p w14:paraId="1F6279F8"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租借到期日</w:t>
            </w:r>
          </w:p>
        </w:tc>
        <w:tc>
          <w:tcPr>
            <w:tcW w:w="709" w:type="dxa"/>
            <w:tcBorders>
              <w:top w:val="nil"/>
              <w:left w:val="nil"/>
              <w:bottom w:val="single" w:sz="4" w:space="0" w:color="auto"/>
              <w:right w:val="single" w:sz="4" w:space="0" w:color="auto"/>
            </w:tcBorders>
            <w:shd w:val="clear" w:color="auto" w:fill="auto"/>
            <w:vAlign w:val="center"/>
            <w:hideMark/>
          </w:tcPr>
          <w:p w14:paraId="1FEDDBA3"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030FCD11"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hideMark/>
          </w:tcPr>
          <w:p w14:paraId="103AB848"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4BDE980E" w14:textId="77777777" w:rsidTr="00B52748">
        <w:trPr>
          <w:trHeight w:val="270"/>
        </w:trPr>
        <w:tc>
          <w:tcPr>
            <w:tcW w:w="653" w:type="dxa"/>
            <w:tcBorders>
              <w:top w:val="nil"/>
              <w:left w:val="single" w:sz="4" w:space="0" w:color="auto"/>
              <w:bottom w:val="single" w:sz="4" w:space="0" w:color="auto"/>
              <w:right w:val="single" w:sz="4" w:space="0" w:color="auto"/>
            </w:tcBorders>
          </w:tcPr>
          <w:p w14:paraId="4E7BD88B"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02F3626"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T54</w:t>
            </w:r>
          </w:p>
        </w:tc>
        <w:tc>
          <w:tcPr>
            <w:tcW w:w="2187" w:type="dxa"/>
            <w:tcBorders>
              <w:top w:val="nil"/>
              <w:left w:val="nil"/>
              <w:bottom w:val="single" w:sz="4" w:space="0" w:color="auto"/>
              <w:right w:val="single" w:sz="4" w:space="0" w:color="auto"/>
            </w:tcBorders>
            <w:shd w:val="clear" w:color="auto" w:fill="auto"/>
            <w:noWrap/>
            <w:vAlign w:val="center"/>
          </w:tcPr>
          <w:p w14:paraId="2E3D07A1"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daysCount</w:t>
            </w:r>
          </w:p>
        </w:tc>
        <w:tc>
          <w:tcPr>
            <w:tcW w:w="2117" w:type="dxa"/>
            <w:tcBorders>
              <w:top w:val="nil"/>
              <w:left w:val="nil"/>
              <w:bottom w:val="single" w:sz="4" w:space="0" w:color="auto"/>
              <w:right w:val="single" w:sz="4" w:space="0" w:color="auto"/>
            </w:tcBorders>
            <w:shd w:val="clear" w:color="auto" w:fill="auto"/>
            <w:noWrap/>
            <w:vAlign w:val="center"/>
          </w:tcPr>
          <w:p w14:paraId="765A6B53"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租借天数</w:t>
            </w:r>
          </w:p>
        </w:tc>
        <w:tc>
          <w:tcPr>
            <w:tcW w:w="709" w:type="dxa"/>
            <w:tcBorders>
              <w:top w:val="nil"/>
              <w:left w:val="nil"/>
              <w:bottom w:val="single" w:sz="4" w:space="0" w:color="auto"/>
              <w:right w:val="single" w:sz="4" w:space="0" w:color="auto"/>
            </w:tcBorders>
            <w:shd w:val="clear" w:color="auto" w:fill="auto"/>
            <w:vAlign w:val="center"/>
          </w:tcPr>
          <w:p w14:paraId="05D45474"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3DB89F03"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tcPr>
          <w:p w14:paraId="6EB90AC2"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671CD360" w14:textId="77777777" w:rsidTr="00B52748">
        <w:trPr>
          <w:trHeight w:val="270"/>
        </w:trPr>
        <w:tc>
          <w:tcPr>
            <w:tcW w:w="653" w:type="dxa"/>
            <w:tcBorders>
              <w:top w:val="nil"/>
              <w:left w:val="single" w:sz="4" w:space="0" w:color="auto"/>
              <w:bottom w:val="single" w:sz="4" w:space="0" w:color="auto"/>
              <w:right w:val="single" w:sz="4" w:space="0" w:color="auto"/>
            </w:tcBorders>
          </w:tcPr>
          <w:p w14:paraId="357C3A5C"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9D7BD20"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I61</w:t>
            </w:r>
          </w:p>
        </w:tc>
        <w:tc>
          <w:tcPr>
            <w:tcW w:w="2187" w:type="dxa"/>
            <w:tcBorders>
              <w:top w:val="nil"/>
              <w:left w:val="nil"/>
              <w:bottom w:val="single" w:sz="4" w:space="0" w:color="auto"/>
              <w:right w:val="single" w:sz="4" w:space="0" w:color="auto"/>
            </w:tcBorders>
            <w:shd w:val="clear" w:color="auto" w:fill="auto"/>
            <w:noWrap/>
            <w:vAlign w:val="center"/>
          </w:tcPr>
          <w:p w14:paraId="647F6F6E"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 xml:space="preserve">notionalPrincipal </w:t>
            </w:r>
          </w:p>
        </w:tc>
        <w:tc>
          <w:tcPr>
            <w:tcW w:w="2117" w:type="dxa"/>
            <w:tcBorders>
              <w:top w:val="nil"/>
              <w:left w:val="nil"/>
              <w:bottom w:val="single" w:sz="4" w:space="0" w:color="auto"/>
              <w:right w:val="single" w:sz="4" w:space="0" w:color="auto"/>
            </w:tcBorders>
            <w:shd w:val="clear" w:color="auto" w:fill="auto"/>
            <w:noWrap/>
            <w:vAlign w:val="center"/>
          </w:tcPr>
          <w:p w14:paraId="07E2C414"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名义本金</w:t>
            </w:r>
          </w:p>
        </w:tc>
        <w:tc>
          <w:tcPr>
            <w:tcW w:w="709" w:type="dxa"/>
            <w:tcBorders>
              <w:top w:val="nil"/>
              <w:left w:val="nil"/>
              <w:bottom w:val="single" w:sz="4" w:space="0" w:color="auto"/>
              <w:right w:val="single" w:sz="4" w:space="0" w:color="auto"/>
            </w:tcBorders>
            <w:shd w:val="clear" w:color="auto" w:fill="auto"/>
            <w:vAlign w:val="center"/>
          </w:tcPr>
          <w:p w14:paraId="2188E312"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1B7BFF09"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tcPr>
          <w:p w14:paraId="7EF3B968"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1BBB4331" w14:textId="77777777" w:rsidTr="00B52748">
        <w:trPr>
          <w:trHeight w:val="270"/>
        </w:trPr>
        <w:tc>
          <w:tcPr>
            <w:tcW w:w="653" w:type="dxa"/>
            <w:tcBorders>
              <w:top w:val="nil"/>
              <w:left w:val="single" w:sz="4" w:space="0" w:color="auto"/>
              <w:bottom w:val="single" w:sz="4" w:space="0" w:color="auto"/>
              <w:right w:val="single" w:sz="4" w:space="0" w:color="auto"/>
            </w:tcBorders>
          </w:tcPr>
          <w:p w14:paraId="57E5E8CF"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A212C5C"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K65</w:t>
            </w:r>
          </w:p>
        </w:tc>
        <w:tc>
          <w:tcPr>
            <w:tcW w:w="2187" w:type="dxa"/>
            <w:tcBorders>
              <w:top w:val="nil"/>
              <w:left w:val="nil"/>
              <w:bottom w:val="single" w:sz="4" w:space="0" w:color="auto"/>
              <w:right w:val="single" w:sz="4" w:space="0" w:color="auto"/>
            </w:tcBorders>
            <w:shd w:val="clear" w:color="auto" w:fill="auto"/>
            <w:noWrap/>
            <w:vAlign w:val="center"/>
          </w:tcPr>
          <w:p w14:paraId="55AF931F"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color w:val="000000"/>
                <w:kern w:val="0"/>
                <w:sz w:val="20"/>
                <w:szCs w:val="20"/>
              </w:rPr>
              <w:t>annualrate</w:t>
            </w:r>
          </w:p>
        </w:tc>
        <w:tc>
          <w:tcPr>
            <w:tcW w:w="2117" w:type="dxa"/>
            <w:tcBorders>
              <w:top w:val="nil"/>
              <w:left w:val="nil"/>
              <w:bottom w:val="single" w:sz="4" w:space="0" w:color="auto"/>
              <w:right w:val="single" w:sz="4" w:space="0" w:color="auto"/>
            </w:tcBorders>
            <w:shd w:val="clear" w:color="auto" w:fill="auto"/>
            <w:noWrap/>
            <w:vAlign w:val="center"/>
          </w:tcPr>
          <w:p w14:paraId="4BABF3F6"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租借年费率</w:t>
            </w:r>
          </w:p>
        </w:tc>
        <w:tc>
          <w:tcPr>
            <w:tcW w:w="709" w:type="dxa"/>
            <w:tcBorders>
              <w:top w:val="nil"/>
              <w:left w:val="nil"/>
              <w:bottom w:val="single" w:sz="4" w:space="0" w:color="auto"/>
              <w:right w:val="single" w:sz="4" w:space="0" w:color="auto"/>
            </w:tcBorders>
            <w:shd w:val="clear" w:color="auto" w:fill="auto"/>
            <w:vAlign w:val="center"/>
          </w:tcPr>
          <w:p w14:paraId="1EBB0D32"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08F5EF10"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r w:rsidRPr="005D3908">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tcPr>
          <w:p w14:paraId="5DE0FF9E" w14:textId="77777777" w:rsidR="00DF5F7C" w:rsidRPr="005D3908"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24DD14A6" w14:textId="77777777" w:rsidTr="00B52748">
        <w:trPr>
          <w:trHeight w:val="270"/>
        </w:trPr>
        <w:tc>
          <w:tcPr>
            <w:tcW w:w="653" w:type="dxa"/>
            <w:tcBorders>
              <w:top w:val="nil"/>
              <w:left w:val="single" w:sz="4" w:space="0" w:color="auto"/>
              <w:bottom w:val="single" w:sz="4" w:space="0" w:color="auto"/>
              <w:right w:val="single" w:sz="4" w:space="0" w:color="auto"/>
            </w:tcBorders>
          </w:tcPr>
          <w:p w14:paraId="7A0D6CC3"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0127D5B"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K05</w:t>
            </w:r>
          </w:p>
        </w:tc>
        <w:tc>
          <w:tcPr>
            <w:tcW w:w="2187" w:type="dxa"/>
            <w:tcBorders>
              <w:top w:val="nil"/>
              <w:left w:val="nil"/>
              <w:bottom w:val="single" w:sz="4" w:space="0" w:color="auto"/>
              <w:right w:val="single" w:sz="4" w:space="0" w:color="auto"/>
            </w:tcBorders>
            <w:shd w:val="clear" w:color="auto" w:fill="auto"/>
            <w:noWrap/>
            <w:vAlign w:val="center"/>
            <w:hideMark/>
          </w:tcPr>
          <w:p w14:paraId="10600A77"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applyState</w:t>
            </w:r>
          </w:p>
        </w:tc>
        <w:tc>
          <w:tcPr>
            <w:tcW w:w="2117" w:type="dxa"/>
            <w:tcBorders>
              <w:top w:val="nil"/>
              <w:left w:val="nil"/>
              <w:bottom w:val="single" w:sz="4" w:space="0" w:color="auto"/>
              <w:right w:val="single" w:sz="4" w:space="0" w:color="auto"/>
            </w:tcBorders>
            <w:shd w:val="clear" w:color="auto" w:fill="auto"/>
            <w:noWrap/>
            <w:vAlign w:val="center"/>
            <w:hideMark/>
          </w:tcPr>
          <w:p w14:paraId="4F7E3B31"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vAlign w:val="center"/>
            <w:hideMark/>
          </w:tcPr>
          <w:p w14:paraId="38B196FA"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0FF9B5F0" w14:textId="3E041C4E"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1950" w:type="dxa"/>
            <w:tcBorders>
              <w:top w:val="nil"/>
              <w:left w:val="nil"/>
              <w:bottom w:val="single" w:sz="4" w:space="0" w:color="auto"/>
              <w:right w:val="single" w:sz="4" w:space="0" w:color="auto"/>
            </w:tcBorders>
            <w:shd w:val="clear" w:color="auto" w:fill="auto"/>
            <w:noWrap/>
            <w:vAlign w:val="center"/>
            <w:hideMark/>
          </w:tcPr>
          <w:p w14:paraId="79C565BE"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对于请求，</w:t>
            </w:r>
            <w:r w:rsidRPr="0030576E">
              <w:rPr>
                <w:rFonts w:ascii="宋体" w:eastAsia="宋体" w:hAnsi="宋体" w:cs="宋体" w:hint="eastAsia"/>
                <w:color w:val="000000"/>
                <w:kern w:val="0"/>
                <w:sz w:val="20"/>
                <w:szCs w:val="20"/>
              </w:rPr>
              <w:t>取值一定是2-已复核</w:t>
            </w:r>
            <w:r>
              <w:rPr>
                <w:rFonts w:ascii="宋体" w:eastAsia="宋体" w:hAnsi="宋体" w:cs="宋体" w:hint="eastAsia"/>
                <w:color w:val="000000"/>
                <w:kern w:val="0"/>
                <w:sz w:val="20"/>
                <w:szCs w:val="20"/>
              </w:rPr>
              <w:t>。对于</w:t>
            </w:r>
            <w:r>
              <w:rPr>
                <w:rFonts w:ascii="宋体" w:eastAsia="宋体" w:hAnsi="宋体" w:cs="宋体" w:hint="eastAsia"/>
                <w:color w:val="000000"/>
                <w:kern w:val="0"/>
                <w:sz w:val="20"/>
                <w:szCs w:val="20"/>
              </w:rPr>
              <w:lastRenderedPageBreak/>
              <w:t>应答，如果提交成功，才会有新的申报状态值，取值可以是已提交、已配对、审批失败、审批通过、审批不通过。</w:t>
            </w:r>
          </w:p>
        </w:tc>
      </w:tr>
      <w:tr w:rsidR="00DF5F7C" w:rsidRPr="0030576E" w14:paraId="4F7A6A20" w14:textId="77777777" w:rsidTr="00B52748">
        <w:trPr>
          <w:trHeight w:val="270"/>
        </w:trPr>
        <w:tc>
          <w:tcPr>
            <w:tcW w:w="653" w:type="dxa"/>
            <w:tcBorders>
              <w:top w:val="nil"/>
              <w:left w:val="single" w:sz="4" w:space="0" w:color="auto"/>
              <w:bottom w:val="single" w:sz="4" w:space="0" w:color="auto"/>
              <w:right w:val="single" w:sz="4" w:space="0" w:color="auto"/>
            </w:tcBorders>
          </w:tcPr>
          <w:p w14:paraId="506DEA10"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3B945C6"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M60</w:t>
            </w:r>
          </w:p>
        </w:tc>
        <w:tc>
          <w:tcPr>
            <w:tcW w:w="2187" w:type="dxa"/>
            <w:tcBorders>
              <w:top w:val="nil"/>
              <w:left w:val="nil"/>
              <w:bottom w:val="single" w:sz="4" w:space="0" w:color="auto"/>
              <w:right w:val="single" w:sz="4" w:space="0" w:color="auto"/>
            </w:tcBorders>
            <w:shd w:val="clear" w:color="auto" w:fill="auto"/>
            <w:vAlign w:val="center"/>
            <w:hideMark/>
          </w:tcPr>
          <w:p w14:paraId="15B68E3B"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traderID</w:t>
            </w:r>
          </w:p>
        </w:tc>
        <w:tc>
          <w:tcPr>
            <w:tcW w:w="2117" w:type="dxa"/>
            <w:tcBorders>
              <w:top w:val="nil"/>
              <w:left w:val="nil"/>
              <w:bottom w:val="single" w:sz="4" w:space="0" w:color="auto"/>
              <w:right w:val="single" w:sz="4" w:space="0" w:color="auto"/>
            </w:tcBorders>
            <w:shd w:val="clear" w:color="auto" w:fill="auto"/>
            <w:noWrap/>
            <w:vAlign w:val="center"/>
            <w:hideMark/>
          </w:tcPr>
          <w:p w14:paraId="177B23FC"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用户</w:t>
            </w:r>
            <w:r w:rsidRPr="0030576E">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vAlign w:val="center"/>
            <w:hideMark/>
          </w:tcPr>
          <w:p w14:paraId="6A203703"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70EB5E54"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hideMark/>
          </w:tcPr>
          <w:p w14:paraId="108EC078"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48523ED3" w14:textId="77777777" w:rsidTr="00B52748">
        <w:trPr>
          <w:trHeight w:val="270"/>
        </w:trPr>
        <w:tc>
          <w:tcPr>
            <w:tcW w:w="653" w:type="dxa"/>
            <w:tcBorders>
              <w:top w:val="nil"/>
              <w:left w:val="single" w:sz="4" w:space="0" w:color="auto"/>
              <w:bottom w:val="single" w:sz="4" w:space="0" w:color="auto"/>
              <w:right w:val="single" w:sz="4" w:space="0" w:color="auto"/>
            </w:tcBorders>
          </w:tcPr>
          <w:p w14:paraId="26461FC0"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B3CBF38" w14:textId="77777777" w:rsidR="00DF5F7C" w:rsidRPr="005D16ED" w:rsidRDefault="00DF5F7C" w:rsidP="00DF5F7C">
            <w:pPr>
              <w:widowControl/>
              <w:spacing w:line="240" w:lineRule="auto"/>
              <w:ind w:firstLineChars="0" w:firstLine="0"/>
              <w:rPr>
                <w:rFonts w:ascii="宋体" w:eastAsia="宋体" w:hAnsi="宋体" w:cs="宋体"/>
                <w:color w:val="000000"/>
                <w:kern w:val="0"/>
                <w:sz w:val="20"/>
                <w:szCs w:val="20"/>
                <w:highlight w:val="cyan"/>
              </w:rPr>
            </w:pPr>
            <w:r w:rsidRPr="009B77B2">
              <w:rPr>
                <w:rFonts w:ascii="宋体" w:eastAsia="宋体" w:hAnsi="宋体" w:cs="宋体" w:hint="eastAsia"/>
                <w:color w:val="000000"/>
                <w:kern w:val="0"/>
                <w:sz w:val="20"/>
                <w:szCs w:val="20"/>
              </w:rPr>
              <w:t>S95</w:t>
            </w:r>
          </w:p>
        </w:tc>
        <w:tc>
          <w:tcPr>
            <w:tcW w:w="2187" w:type="dxa"/>
            <w:tcBorders>
              <w:top w:val="nil"/>
              <w:left w:val="nil"/>
              <w:bottom w:val="single" w:sz="4" w:space="0" w:color="auto"/>
              <w:right w:val="single" w:sz="4" w:space="0" w:color="auto"/>
            </w:tcBorders>
            <w:shd w:val="clear" w:color="auto" w:fill="auto"/>
            <w:noWrap/>
            <w:vAlign w:val="center"/>
            <w:hideMark/>
          </w:tcPr>
          <w:p w14:paraId="1480C992" w14:textId="77777777" w:rsidR="00DF5F7C" w:rsidRPr="005D16ED" w:rsidRDefault="00DF5F7C" w:rsidP="00DF5F7C">
            <w:pPr>
              <w:widowControl/>
              <w:spacing w:line="240" w:lineRule="auto"/>
              <w:ind w:firstLineChars="0" w:firstLine="0"/>
              <w:rPr>
                <w:rFonts w:ascii="宋体" w:eastAsia="宋体" w:hAnsi="宋体" w:cs="宋体"/>
                <w:color w:val="000000"/>
                <w:kern w:val="0"/>
                <w:sz w:val="20"/>
                <w:szCs w:val="20"/>
                <w:highlight w:val="cyan"/>
              </w:rPr>
            </w:pPr>
            <w:r w:rsidRPr="009B77B2">
              <w:rPr>
                <w:rFonts w:ascii="宋体" w:eastAsia="宋体" w:hAnsi="宋体" w:cs="宋体" w:hint="eastAsia"/>
                <w:color w:val="000000"/>
                <w:kern w:val="0"/>
                <w:sz w:val="20"/>
                <w:szCs w:val="20"/>
              </w:rPr>
              <w:t>[clientStorageChangeInfoData]</w:t>
            </w:r>
          </w:p>
        </w:tc>
        <w:tc>
          <w:tcPr>
            <w:tcW w:w="2117" w:type="dxa"/>
            <w:tcBorders>
              <w:top w:val="nil"/>
              <w:left w:val="nil"/>
              <w:bottom w:val="single" w:sz="4" w:space="0" w:color="auto"/>
              <w:right w:val="single" w:sz="4" w:space="0" w:color="auto"/>
            </w:tcBorders>
            <w:shd w:val="clear" w:color="auto" w:fill="auto"/>
            <w:noWrap/>
            <w:vAlign w:val="center"/>
            <w:hideMark/>
          </w:tcPr>
          <w:p w14:paraId="2BC1B431"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租借物明细</w:t>
            </w:r>
            <w:r>
              <w:rPr>
                <w:rFonts w:ascii="宋体" w:eastAsia="宋体" w:hAnsi="宋体" w:cs="宋体" w:hint="eastAsia"/>
                <w:color w:val="000000"/>
                <w:kern w:val="0"/>
                <w:sz w:val="20"/>
                <w:szCs w:val="20"/>
              </w:rPr>
              <w:t>数据</w:t>
            </w:r>
          </w:p>
        </w:tc>
        <w:tc>
          <w:tcPr>
            <w:tcW w:w="709" w:type="dxa"/>
            <w:tcBorders>
              <w:top w:val="nil"/>
              <w:left w:val="nil"/>
              <w:bottom w:val="single" w:sz="4" w:space="0" w:color="auto"/>
              <w:right w:val="single" w:sz="4" w:space="0" w:color="auto"/>
            </w:tcBorders>
            <w:shd w:val="clear" w:color="auto" w:fill="auto"/>
            <w:vAlign w:val="center"/>
            <w:hideMark/>
          </w:tcPr>
          <w:p w14:paraId="412A8096"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1693CA98"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hideMark/>
          </w:tcPr>
          <w:p w14:paraId="3ECFE35D"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6288EDD8" w14:textId="77777777" w:rsidTr="00860B23">
        <w:trPr>
          <w:trHeight w:val="270"/>
        </w:trPr>
        <w:tc>
          <w:tcPr>
            <w:tcW w:w="653" w:type="dxa"/>
            <w:tcBorders>
              <w:top w:val="nil"/>
              <w:left w:val="single" w:sz="4" w:space="0" w:color="auto"/>
              <w:bottom w:val="single" w:sz="4" w:space="0" w:color="auto"/>
              <w:right w:val="single" w:sz="4" w:space="0" w:color="auto"/>
            </w:tcBorders>
          </w:tcPr>
          <w:p w14:paraId="16410EE7"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8E57D1F"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2187" w:type="dxa"/>
            <w:tcBorders>
              <w:top w:val="nil"/>
              <w:left w:val="nil"/>
              <w:bottom w:val="single" w:sz="4" w:space="0" w:color="auto"/>
              <w:right w:val="single" w:sz="4" w:space="0" w:color="auto"/>
            </w:tcBorders>
            <w:shd w:val="clear" w:color="auto" w:fill="auto"/>
            <w:noWrap/>
            <w:vAlign w:val="center"/>
          </w:tcPr>
          <w:p w14:paraId="76FDF9DB"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2117" w:type="dxa"/>
            <w:tcBorders>
              <w:top w:val="nil"/>
              <w:left w:val="nil"/>
              <w:bottom w:val="single" w:sz="4" w:space="0" w:color="auto"/>
              <w:right w:val="single" w:sz="4" w:space="0" w:color="auto"/>
            </w:tcBorders>
            <w:shd w:val="clear" w:color="auto" w:fill="auto"/>
            <w:noWrap/>
            <w:vAlign w:val="center"/>
            <w:hideMark/>
          </w:tcPr>
          <w:p w14:paraId="08674078"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租借物明细</w:t>
            </w:r>
          </w:p>
        </w:tc>
        <w:tc>
          <w:tcPr>
            <w:tcW w:w="709" w:type="dxa"/>
            <w:tcBorders>
              <w:top w:val="nil"/>
              <w:left w:val="nil"/>
              <w:bottom w:val="single" w:sz="4" w:space="0" w:color="auto"/>
              <w:right w:val="single" w:sz="4" w:space="0" w:color="auto"/>
            </w:tcBorders>
            <w:shd w:val="clear" w:color="auto" w:fill="auto"/>
            <w:vAlign w:val="center"/>
          </w:tcPr>
          <w:p w14:paraId="7C21037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8" w:type="dxa"/>
            <w:tcBorders>
              <w:top w:val="nil"/>
              <w:left w:val="nil"/>
              <w:bottom w:val="single" w:sz="4" w:space="0" w:color="auto"/>
              <w:right w:val="single" w:sz="4" w:space="0" w:color="auto"/>
            </w:tcBorders>
            <w:shd w:val="clear" w:color="auto" w:fill="auto"/>
            <w:noWrap/>
            <w:vAlign w:val="center"/>
          </w:tcPr>
          <w:p w14:paraId="198E3409"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1950" w:type="dxa"/>
            <w:tcBorders>
              <w:top w:val="nil"/>
              <w:left w:val="nil"/>
              <w:bottom w:val="single" w:sz="4" w:space="0" w:color="auto"/>
              <w:right w:val="single" w:sz="4" w:space="0" w:color="auto"/>
            </w:tcBorders>
            <w:shd w:val="clear" w:color="auto" w:fill="auto"/>
            <w:noWrap/>
            <w:vAlign w:val="center"/>
            <w:hideMark/>
          </w:tcPr>
          <w:p w14:paraId="7F6F0E6A"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4973A749" w14:textId="77777777" w:rsidTr="00B52748">
        <w:trPr>
          <w:trHeight w:val="270"/>
        </w:trPr>
        <w:tc>
          <w:tcPr>
            <w:tcW w:w="653" w:type="dxa"/>
            <w:tcBorders>
              <w:top w:val="nil"/>
              <w:left w:val="single" w:sz="4" w:space="0" w:color="auto"/>
              <w:bottom w:val="single" w:sz="4" w:space="0" w:color="auto"/>
              <w:right w:val="single" w:sz="4" w:space="0" w:color="auto"/>
            </w:tcBorders>
          </w:tcPr>
          <w:p w14:paraId="3A1962B1"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AEBF75D"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V00</w:t>
            </w:r>
          </w:p>
        </w:tc>
        <w:tc>
          <w:tcPr>
            <w:tcW w:w="2187" w:type="dxa"/>
            <w:tcBorders>
              <w:top w:val="nil"/>
              <w:left w:val="nil"/>
              <w:bottom w:val="single" w:sz="4" w:space="0" w:color="auto"/>
              <w:right w:val="single" w:sz="4" w:space="0" w:color="auto"/>
            </w:tcBorders>
            <w:shd w:val="clear" w:color="auto" w:fill="auto"/>
            <w:vAlign w:val="center"/>
            <w:hideMark/>
          </w:tcPr>
          <w:p w14:paraId="497DAD89"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varietyID</w:t>
            </w:r>
          </w:p>
        </w:tc>
        <w:tc>
          <w:tcPr>
            <w:tcW w:w="2117" w:type="dxa"/>
            <w:tcBorders>
              <w:top w:val="nil"/>
              <w:left w:val="nil"/>
              <w:bottom w:val="single" w:sz="4" w:space="0" w:color="auto"/>
              <w:right w:val="single" w:sz="4" w:space="0" w:color="auto"/>
            </w:tcBorders>
            <w:shd w:val="clear" w:color="auto" w:fill="auto"/>
            <w:noWrap/>
            <w:vAlign w:val="center"/>
            <w:hideMark/>
          </w:tcPr>
          <w:p w14:paraId="7577394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交割品种代码</w:t>
            </w:r>
          </w:p>
        </w:tc>
        <w:tc>
          <w:tcPr>
            <w:tcW w:w="709" w:type="dxa"/>
            <w:tcBorders>
              <w:top w:val="nil"/>
              <w:left w:val="nil"/>
              <w:bottom w:val="single" w:sz="4" w:space="0" w:color="auto"/>
              <w:right w:val="single" w:sz="4" w:space="0" w:color="auto"/>
            </w:tcBorders>
            <w:shd w:val="clear" w:color="auto" w:fill="auto"/>
            <w:vAlign w:val="center"/>
            <w:hideMark/>
          </w:tcPr>
          <w:p w14:paraId="79DC86AB"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1C274B54"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hideMark/>
          </w:tcPr>
          <w:p w14:paraId="2A819D13"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1239181D" w14:textId="77777777" w:rsidTr="00B52748">
        <w:trPr>
          <w:trHeight w:val="270"/>
        </w:trPr>
        <w:tc>
          <w:tcPr>
            <w:tcW w:w="653" w:type="dxa"/>
            <w:tcBorders>
              <w:top w:val="nil"/>
              <w:left w:val="single" w:sz="4" w:space="0" w:color="auto"/>
              <w:bottom w:val="single" w:sz="4" w:space="0" w:color="auto"/>
              <w:right w:val="single" w:sz="4" w:space="0" w:color="auto"/>
            </w:tcBorders>
          </w:tcPr>
          <w:p w14:paraId="74E57D00" w14:textId="77777777" w:rsidR="00DF5F7C"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2F94EE8"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W00</w:t>
            </w:r>
          </w:p>
        </w:tc>
        <w:tc>
          <w:tcPr>
            <w:tcW w:w="2187" w:type="dxa"/>
            <w:tcBorders>
              <w:top w:val="nil"/>
              <w:left w:val="nil"/>
              <w:bottom w:val="single" w:sz="4" w:space="0" w:color="auto"/>
              <w:right w:val="single" w:sz="4" w:space="0" w:color="auto"/>
            </w:tcBorders>
            <w:shd w:val="clear" w:color="auto" w:fill="auto"/>
            <w:vAlign w:val="center"/>
          </w:tcPr>
          <w:p w14:paraId="5154CEF5"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warehouseID</w:t>
            </w:r>
          </w:p>
        </w:tc>
        <w:tc>
          <w:tcPr>
            <w:tcW w:w="2117" w:type="dxa"/>
            <w:tcBorders>
              <w:top w:val="nil"/>
              <w:left w:val="nil"/>
              <w:bottom w:val="single" w:sz="4" w:space="0" w:color="auto"/>
              <w:right w:val="single" w:sz="4" w:space="0" w:color="auto"/>
            </w:tcBorders>
            <w:shd w:val="clear" w:color="auto" w:fill="auto"/>
            <w:noWrap/>
            <w:vAlign w:val="center"/>
          </w:tcPr>
          <w:p w14:paraId="3D945B14"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仓库代码</w:t>
            </w:r>
          </w:p>
        </w:tc>
        <w:tc>
          <w:tcPr>
            <w:tcW w:w="709" w:type="dxa"/>
            <w:tcBorders>
              <w:top w:val="nil"/>
              <w:left w:val="nil"/>
              <w:bottom w:val="single" w:sz="4" w:space="0" w:color="auto"/>
              <w:right w:val="single" w:sz="4" w:space="0" w:color="auto"/>
            </w:tcBorders>
            <w:shd w:val="clear" w:color="auto" w:fill="auto"/>
            <w:vAlign w:val="center"/>
          </w:tcPr>
          <w:p w14:paraId="7F76F271"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113FD3A3"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tcPr>
          <w:p w14:paraId="58A6CDFC"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0499060A" w14:textId="77777777" w:rsidTr="00B52748">
        <w:trPr>
          <w:trHeight w:val="270"/>
        </w:trPr>
        <w:tc>
          <w:tcPr>
            <w:tcW w:w="653" w:type="dxa"/>
            <w:tcBorders>
              <w:top w:val="nil"/>
              <w:left w:val="single" w:sz="4" w:space="0" w:color="auto"/>
              <w:bottom w:val="single" w:sz="4" w:space="0" w:color="auto"/>
              <w:right w:val="single" w:sz="4" w:space="0" w:color="auto"/>
            </w:tcBorders>
          </w:tcPr>
          <w:p w14:paraId="335EC2AA"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55EBB17"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T52</w:t>
            </w:r>
          </w:p>
        </w:tc>
        <w:tc>
          <w:tcPr>
            <w:tcW w:w="2187" w:type="dxa"/>
            <w:tcBorders>
              <w:top w:val="nil"/>
              <w:left w:val="nil"/>
              <w:bottom w:val="single" w:sz="4" w:space="0" w:color="auto"/>
              <w:right w:val="single" w:sz="4" w:space="0" w:color="auto"/>
            </w:tcBorders>
            <w:shd w:val="clear" w:color="auto" w:fill="auto"/>
            <w:noWrap/>
            <w:vAlign w:val="center"/>
            <w:hideMark/>
          </w:tcPr>
          <w:p w14:paraId="2E3C3833"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stdWeight</w:t>
            </w:r>
          </w:p>
        </w:tc>
        <w:tc>
          <w:tcPr>
            <w:tcW w:w="2117" w:type="dxa"/>
            <w:tcBorders>
              <w:top w:val="nil"/>
              <w:left w:val="nil"/>
              <w:bottom w:val="single" w:sz="4" w:space="0" w:color="auto"/>
              <w:right w:val="single" w:sz="4" w:space="0" w:color="auto"/>
            </w:tcBorders>
            <w:shd w:val="clear" w:color="auto" w:fill="auto"/>
            <w:noWrap/>
            <w:vAlign w:val="center"/>
            <w:hideMark/>
          </w:tcPr>
          <w:p w14:paraId="5744C40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租借</w:t>
            </w:r>
            <w:r w:rsidRPr="0030576E">
              <w:rPr>
                <w:rFonts w:ascii="宋体" w:eastAsia="宋体" w:hAnsi="宋体" w:cs="宋体" w:hint="eastAsia"/>
                <w:color w:val="000000"/>
                <w:kern w:val="0"/>
                <w:sz w:val="20"/>
                <w:szCs w:val="20"/>
              </w:rPr>
              <w:t>重量</w:t>
            </w:r>
          </w:p>
        </w:tc>
        <w:tc>
          <w:tcPr>
            <w:tcW w:w="709" w:type="dxa"/>
            <w:tcBorders>
              <w:top w:val="nil"/>
              <w:left w:val="nil"/>
              <w:bottom w:val="single" w:sz="4" w:space="0" w:color="auto"/>
              <w:right w:val="single" w:sz="4" w:space="0" w:color="auto"/>
            </w:tcBorders>
            <w:shd w:val="clear" w:color="auto" w:fill="auto"/>
            <w:vAlign w:val="center"/>
            <w:hideMark/>
          </w:tcPr>
          <w:p w14:paraId="0420658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69E2EB77"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1950" w:type="dxa"/>
            <w:tcBorders>
              <w:top w:val="nil"/>
              <w:left w:val="nil"/>
              <w:bottom w:val="single" w:sz="4" w:space="0" w:color="auto"/>
              <w:right w:val="single" w:sz="4" w:space="0" w:color="auto"/>
            </w:tcBorders>
            <w:shd w:val="clear" w:color="auto" w:fill="auto"/>
            <w:noWrap/>
            <w:vAlign w:val="center"/>
            <w:hideMark/>
          </w:tcPr>
          <w:p w14:paraId="417019C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标准重量</w:t>
            </w:r>
          </w:p>
        </w:tc>
      </w:tr>
      <w:tr w:rsidR="00DF5F7C" w:rsidRPr="0030576E" w14:paraId="1CACE786" w14:textId="77777777" w:rsidTr="00B52748">
        <w:trPr>
          <w:trHeight w:val="270"/>
        </w:trPr>
        <w:tc>
          <w:tcPr>
            <w:tcW w:w="653" w:type="dxa"/>
            <w:tcBorders>
              <w:top w:val="nil"/>
              <w:left w:val="single" w:sz="4" w:space="0" w:color="auto"/>
              <w:bottom w:val="single" w:sz="4" w:space="0" w:color="auto"/>
              <w:right w:val="single" w:sz="4" w:space="0" w:color="auto"/>
            </w:tcBorders>
          </w:tcPr>
          <w:p w14:paraId="7D8969F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BB27196"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2187" w:type="dxa"/>
            <w:tcBorders>
              <w:top w:val="nil"/>
              <w:left w:val="nil"/>
              <w:bottom w:val="single" w:sz="4" w:space="0" w:color="auto"/>
              <w:right w:val="single" w:sz="4" w:space="0" w:color="auto"/>
            </w:tcBorders>
            <w:shd w:val="clear" w:color="auto" w:fill="auto"/>
            <w:vAlign w:val="center"/>
            <w:hideMark/>
          </w:tcPr>
          <w:p w14:paraId="27BC46F5"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2117" w:type="dxa"/>
            <w:tcBorders>
              <w:top w:val="nil"/>
              <w:left w:val="nil"/>
              <w:bottom w:val="single" w:sz="4" w:space="0" w:color="auto"/>
              <w:right w:val="single" w:sz="4" w:space="0" w:color="auto"/>
            </w:tcBorders>
            <w:shd w:val="clear" w:color="auto" w:fill="auto"/>
            <w:noWrap/>
            <w:vAlign w:val="center"/>
            <w:hideMark/>
          </w:tcPr>
          <w:p w14:paraId="7CFAF91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租借申报编号</w:t>
            </w:r>
          </w:p>
        </w:tc>
        <w:tc>
          <w:tcPr>
            <w:tcW w:w="709" w:type="dxa"/>
            <w:tcBorders>
              <w:top w:val="nil"/>
              <w:left w:val="nil"/>
              <w:bottom w:val="single" w:sz="4" w:space="0" w:color="auto"/>
              <w:right w:val="single" w:sz="4" w:space="0" w:color="auto"/>
            </w:tcBorders>
            <w:shd w:val="clear" w:color="auto" w:fill="auto"/>
            <w:noWrap/>
            <w:vAlign w:val="center"/>
            <w:hideMark/>
          </w:tcPr>
          <w:p w14:paraId="43322019"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750642F5"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1950" w:type="dxa"/>
            <w:tcBorders>
              <w:top w:val="nil"/>
              <w:left w:val="nil"/>
              <w:bottom w:val="single" w:sz="4" w:space="0" w:color="auto"/>
              <w:right w:val="single" w:sz="4" w:space="0" w:color="auto"/>
            </w:tcBorders>
            <w:shd w:val="clear" w:color="auto" w:fill="auto"/>
            <w:noWrap/>
            <w:vAlign w:val="center"/>
            <w:hideMark/>
          </w:tcPr>
          <w:p w14:paraId="0C43B614"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493C1E54" w14:textId="77777777" w:rsidTr="00B52748">
        <w:trPr>
          <w:trHeight w:val="270"/>
        </w:trPr>
        <w:tc>
          <w:tcPr>
            <w:tcW w:w="653" w:type="dxa"/>
            <w:tcBorders>
              <w:top w:val="nil"/>
              <w:left w:val="single" w:sz="4" w:space="0" w:color="auto"/>
              <w:bottom w:val="single" w:sz="4" w:space="0" w:color="auto"/>
              <w:right w:val="single" w:sz="4" w:space="0" w:color="auto"/>
            </w:tcBorders>
          </w:tcPr>
          <w:p w14:paraId="303AB36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70076D0"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T11</w:t>
            </w:r>
          </w:p>
        </w:tc>
        <w:tc>
          <w:tcPr>
            <w:tcW w:w="2187" w:type="dxa"/>
            <w:tcBorders>
              <w:top w:val="nil"/>
              <w:left w:val="nil"/>
              <w:bottom w:val="single" w:sz="4" w:space="0" w:color="auto"/>
              <w:right w:val="single" w:sz="4" w:space="0" w:color="auto"/>
            </w:tcBorders>
            <w:shd w:val="clear" w:color="auto" w:fill="auto"/>
            <w:noWrap/>
            <w:vAlign w:val="center"/>
            <w:hideMark/>
          </w:tcPr>
          <w:p w14:paraId="47DAFCF4"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applyDate</w:t>
            </w:r>
          </w:p>
        </w:tc>
        <w:tc>
          <w:tcPr>
            <w:tcW w:w="2117" w:type="dxa"/>
            <w:tcBorders>
              <w:top w:val="nil"/>
              <w:left w:val="nil"/>
              <w:bottom w:val="single" w:sz="4" w:space="0" w:color="auto"/>
              <w:right w:val="single" w:sz="4" w:space="0" w:color="auto"/>
            </w:tcBorders>
            <w:shd w:val="clear" w:color="auto" w:fill="auto"/>
            <w:noWrap/>
            <w:vAlign w:val="center"/>
            <w:hideMark/>
          </w:tcPr>
          <w:p w14:paraId="3726EBFE"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30576E">
              <w:rPr>
                <w:rFonts w:ascii="宋体" w:eastAsia="宋体" w:hAnsi="宋体" w:cs="宋体" w:hint="eastAsia"/>
                <w:color w:val="000000"/>
                <w:kern w:val="0"/>
                <w:sz w:val="20"/>
                <w:szCs w:val="20"/>
              </w:rPr>
              <w:t>日期</w:t>
            </w:r>
          </w:p>
        </w:tc>
        <w:tc>
          <w:tcPr>
            <w:tcW w:w="709" w:type="dxa"/>
            <w:tcBorders>
              <w:top w:val="nil"/>
              <w:left w:val="nil"/>
              <w:bottom w:val="single" w:sz="4" w:space="0" w:color="auto"/>
              <w:right w:val="single" w:sz="4" w:space="0" w:color="auto"/>
            </w:tcBorders>
            <w:shd w:val="clear" w:color="auto" w:fill="auto"/>
            <w:noWrap/>
            <w:vAlign w:val="center"/>
            <w:hideMark/>
          </w:tcPr>
          <w:p w14:paraId="6B383075"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65A7F9C1"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1950" w:type="dxa"/>
            <w:tcBorders>
              <w:top w:val="nil"/>
              <w:left w:val="nil"/>
              <w:bottom w:val="single" w:sz="4" w:space="0" w:color="auto"/>
              <w:right w:val="single" w:sz="4" w:space="0" w:color="auto"/>
            </w:tcBorders>
            <w:shd w:val="clear" w:color="auto" w:fill="auto"/>
            <w:noWrap/>
            <w:vAlign w:val="center"/>
            <w:hideMark/>
          </w:tcPr>
          <w:p w14:paraId="782547B0"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5D627DE0" w14:textId="77777777" w:rsidTr="00B52748">
        <w:trPr>
          <w:trHeight w:val="270"/>
        </w:trPr>
        <w:tc>
          <w:tcPr>
            <w:tcW w:w="653" w:type="dxa"/>
            <w:tcBorders>
              <w:top w:val="nil"/>
              <w:left w:val="single" w:sz="4" w:space="0" w:color="auto"/>
              <w:bottom w:val="single" w:sz="4" w:space="0" w:color="auto"/>
              <w:right w:val="single" w:sz="4" w:space="0" w:color="auto"/>
            </w:tcBorders>
          </w:tcPr>
          <w:p w14:paraId="22644BDE"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CBF44D5"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AA1773">
              <w:rPr>
                <w:rFonts w:ascii="宋体" w:eastAsia="宋体" w:hAnsi="宋体" w:cs="宋体" w:hint="eastAsia"/>
                <w:color w:val="000000"/>
                <w:kern w:val="0"/>
                <w:sz w:val="20"/>
                <w:szCs w:val="20"/>
              </w:rPr>
              <w:t>T15</w:t>
            </w:r>
          </w:p>
        </w:tc>
        <w:tc>
          <w:tcPr>
            <w:tcW w:w="2187" w:type="dxa"/>
            <w:tcBorders>
              <w:top w:val="nil"/>
              <w:left w:val="nil"/>
              <w:bottom w:val="single" w:sz="4" w:space="0" w:color="auto"/>
              <w:right w:val="single" w:sz="4" w:space="0" w:color="auto"/>
            </w:tcBorders>
            <w:shd w:val="clear" w:color="auto" w:fill="auto"/>
            <w:noWrap/>
            <w:vAlign w:val="center"/>
          </w:tcPr>
          <w:p w14:paraId="50C0A0A1"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AA1773">
              <w:rPr>
                <w:rFonts w:ascii="宋体" w:eastAsia="宋体" w:hAnsi="宋体" w:cs="宋体" w:hint="eastAsia"/>
                <w:color w:val="000000"/>
                <w:kern w:val="0"/>
                <w:sz w:val="20"/>
                <w:szCs w:val="20"/>
              </w:rPr>
              <w:t>applyTradeDate</w:t>
            </w:r>
          </w:p>
        </w:tc>
        <w:tc>
          <w:tcPr>
            <w:tcW w:w="2117" w:type="dxa"/>
            <w:tcBorders>
              <w:top w:val="nil"/>
              <w:left w:val="nil"/>
              <w:bottom w:val="single" w:sz="4" w:space="0" w:color="auto"/>
              <w:right w:val="single" w:sz="4" w:space="0" w:color="auto"/>
            </w:tcBorders>
            <w:shd w:val="clear" w:color="auto" w:fill="auto"/>
            <w:noWrap/>
            <w:vAlign w:val="center"/>
          </w:tcPr>
          <w:p w14:paraId="08DF271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申报交易日期</w:t>
            </w:r>
          </w:p>
        </w:tc>
        <w:tc>
          <w:tcPr>
            <w:tcW w:w="709" w:type="dxa"/>
            <w:tcBorders>
              <w:top w:val="nil"/>
              <w:left w:val="nil"/>
              <w:bottom w:val="single" w:sz="4" w:space="0" w:color="auto"/>
              <w:right w:val="single" w:sz="4" w:space="0" w:color="auto"/>
            </w:tcBorders>
            <w:shd w:val="clear" w:color="auto" w:fill="auto"/>
            <w:noWrap/>
            <w:vAlign w:val="center"/>
          </w:tcPr>
          <w:p w14:paraId="73EA8433"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06DE8E3E"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1950" w:type="dxa"/>
            <w:tcBorders>
              <w:top w:val="nil"/>
              <w:left w:val="nil"/>
              <w:bottom w:val="single" w:sz="4" w:space="0" w:color="auto"/>
              <w:right w:val="single" w:sz="4" w:space="0" w:color="auto"/>
            </w:tcBorders>
            <w:shd w:val="clear" w:color="auto" w:fill="auto"/>
            <w:noWrap/>
            <w:vAlign w:val="center"/>
          </w:tcPr>
          <w:p w14:paraId="2303A1CA"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08B89028" w14:textId="77777777" w:rsidTr="00B52748">
        <w:trPr>
          <w:trHeight w:val="270"/>
        </w:trPr>
        <w:tc>
          <w:tcPr>
            <w:tcW w:w="653" w:type="dxa"/>
            <w:tcBorders>
              <w:top w:val="nil"/>
              <w:left w:val="single" w:sz="4" w:space="0" w:color="auto"/>
              <w:bottom w:val="single" w:sz="4" w:space="0" w:color="auto"/>
              <w:right w:val="single" w:sz="4" w:space="0" w:color="auto"/>
            </w:tcBorders>
          </w:tcPr>
          <w:p w14:paraId="2683DCC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BB8C4E9"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X39</w:t>
            </w:r>
          </w:p>
        </w:tc>
        <w:tc>
          <w:tcPr>
            <w:tcW w:w="2187" w:type="dxa"/>
            <w:tcBorders>
              <w:top w:val="nil"/>
              <w:left w:val="nil"/>
              <w:bottom w:val="single" w:sz="4" w:space="0" w:color="auto"/>
              <w:right w:val="single" w:sz="4" w:space="0" w:color="auto"/>
            </w:tcBorders>
            <w:shd w:val="clear" w:color="auto" w:fill="auto"/>
            <w:noWrap/>
            <w:vAlign w:val="center"/>
            <w:hideMark/>
          </w:tcPr>
          <w:p w14:paraId="6A66EE97"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RspCode</w:t>
            </w:r>
          </w:p>
        </w:tc>
        <w:tc>
          <w:tcPr>
            <w:tcW w:w="2117" w:type="dxa"/>
            <w:tcBorders>
              <w:top w:val="nil"/>
              <w:left w:val="nil"/>
              <w:bottom w:val="single" w:sz="4" w:space="0" w:color="auto"/>
              <w:right w:val="single" w:sz="4" w:space="0" w:color="auto"/>
            </w:tcBorders>
            <w:shd w:val="clear" w:color="auto" w:fill="auto"/>
            <w:noWrap/>
            <w:vAlign w:val="center"/>
            <w:hideMark/>
          </w:tcPr>
          <w:p w14:paraId="09DC0FCB"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响应代码</w:t>
            </w:r>
          </w:p>
        </w:tc>
        <w:tc>
          <w:tcPr>
            <w:tcW w:w="709" w:type="dxa"/>
            <w:tcBorders>
              <w:top w:val="nil"/>
              <w:left w:val="nil"/>
              <w:bottom w:val="single" w:sz="4" w:space="0" w:color="auto"/>
              <w:right w:val="single" w:sz="4" w:space="0" w:color="auto"/>
            </w:tcBorders>
            <w:shd w:val="clear" w:color="auto" w:fill="auto"/>
            <w:noWrap/>
            <w:vAlign w:val="center"/>
            <w:hideMark/>
          </w:tcPr>
          <w:p w14:paraId="5A5698AA"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472B9B42"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1950" w:type="dxa"/>
            <w:tcBorders>
              <w:top w:val="nil"/>
              <w:left w:val="nil"/>
              <w:bottom w:val="single" w:sz="4" w:space="0" w:color="auto"/>
              <w:right w:val="single" w:sz="4" w:space="0" w:color="auto"/>
            </w:tcBorders>
            <w:shd w:val="clear" w:color="auto" w:fill="auto"/>
            <w:noWrap/>
            <w:vAlign w:val="center"/>
            <w:hideMark/>
          </w:tcPr>
          <w:p w14:paraId="6EF00339"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30576E" w14:paraId="2A2B35C3" w14:textId="77777777" w:rsidTr="00B52748">
        <w:trPr>
          <w:trHeight w:val="270"/>
        </w:trPr>
        <w:tc>
          <w:tcPr>
            <w:tcW w:w="653" w:type="dxa"/>
            <w:tcBorders>
              <w:top w:val="nil"/>
              <w:left w:val="single" w:sz="4" w:space="0" w:color="auto"/>
              <w:bottom w:val="single" w:sz="4" w:space="0" w:color="auto"/>
              <w:right w:val="single" w:sz="4" w:space="0" w:color="auto"/>
            </w:tcBorders>
          </w:tcPr>
          <w:p w14:paraId="2B7EF81E"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1016978"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X40</w:t>
            </w:r>
          </w:p>
        </w:tc>
        <w:tc>
          <w:tcPr>
            <w:tcW w:w="2187" w:type="dxa"/>
            <w:tcBorders>
              <w:top w:val="nil"/>
              <w:left w:val="nil"/>
              <w:bottom w:val="single" w:sz="4" w:space="0" w:color="auto"/>
              <w:right w:val="single" w:sz="4" w:space="0" w:color="auto"/>
            </w:tcBorders>
            <w:shd w:val="clear" w:color="auto" w:fill="auto"/>
            <w:noWrap/>
            <w:vAlign w:val="center"/>
            <w:hideMark/>
          </w:tcPr>
          <w:p w14:paraId="6E3800E0"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RspMsg</w:t>
            </w:r>
          </w:p>
        </w:tc>
        <w:tc>
          <w:tcPr>
            <w:tcW w:w="2117" w:type="dxa"/>
            <w:tcBorders>
              <w:top w:val="nil"/>
              <w:left w:val="nil"/>
              <w:bottom w:val="single" w:sz="4" w:space="0" w:color="auto"/>
              <w:right w:val="single" w:sz="4" w:space="0" w:color="auto"/>
            </w:tcBorders>
            <w:shd w:val="clear" w:color="auto" w:fill="auto"/>
            <w:noWrap/>
            <w:vAlign w:val="center"/>
            <w:hideMark/>
          </w:tcPr>
          <w:p w14:paraId="75867ADF"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响应消息</w:t>
            </w:r>
          </w:p>
        </w:tc>
        <w:tc>
          <w:tcPr>
            <w:tcW w:w="709" w:type="dxa"/>
            <w:tcBorders>
              <w:top w:val="nil"/>
              <w:left w:val="nil"/>
              <w:bottom w:val="single" w:sz="4" w:space="0" w:color="auto"/>
              <w:right w:val="single" w:sz="4" w:space="0" w:color="auto"/>
            </w:tcBorders>
            <w:shd w:val="clear" w:color="auto" w:fill="auto"/>
            <w:noWrap/>
            <w:vAlign w:val="center"/>
            <w:hideMark/>
          </w:tcPr>
          <w:p w14:paraId="4324B3A0"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720BC947"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1950" w:type="dxa"/>
            <w:tcBorders>
              <w:top w:val="nil"/>
              <w:left w:val="nil"/>
              <w:bottom w:val="single" w:sz="4" w:space="0" w:color="auto"/>
              <w:right w:val="single" w:sz="4" w:space="0" w:color="auto"/>
            </w:tcBorders>
            <w:shd w:val="clear" w:color="auto" w:fill="auto"/>
            <w:noWrap/>
            <w:vAlign w:val="center"/>
            <w:hideMark/>
          </w:tcPr>
          <w:p w14:paraId="4935A5EC" w14:textId="77777777" w:rsidR="00DF5F7C" w:rsidRPr="0030576E" w:rsidRDefault="00DF5F7C" w:rsidP="00DF5F7C">
            <w:pPr>
              <w:widowControl/>
              <w:spacing w:line="240" w:lineRule="auto"/>
              <w:ind w:firstLineChars="0" w:firstLine="0"/>
              <w:jc w:val="left"/>
              <w:rPr>
                <w:rFonts w:ascii="宋体" w:eastAsia="宋体" w:hAnsi="宋体" w:cs="宋体"/>
                <w:color w:val="000000"/>
                <w:kern w:val="0"/>
                <w:sz w:val="20"/>
                <w:szCs w:val="20"/>
              </w:rPr>
            </w:pPr>
          </w:p>
        </w:tc>
      </w:tr>
    </w:tbl>
    <w:p w14:paraId="56BA4A50" w14:textId="77777777" w:rsidR="0096390C" w:rsidRDefault="0096390C" w:rsidP="0096390C">
      <w:pPr>
        <w:ind w:firstLine="480"/>
      </w:pPr>
    </w:p>
    <w:p w14:paraId="43C1BC0C" w14:textId="77777777" w:rsidR="00137A7F" w:rsidRDefault="00137A7F" w:rsidP="00137A7F">
      <w:pPr>
        <w:pStyle w:val="4"/>
        <w:numPr>
          <w:ilvl w:val="3"/>
          <w:numId w:val="4"/>
        </w:numPr>
        <w:ind w:left="0" w:firstLineChars="0" w:firstLine="0"/>
      </w:pPr>
      <w:r w:rsidRPr="0096390C">
        <w:rPr>
          <w:rFonts w:hint="eastAsia"/>
        </w:rPr>
        <w:t>撤销租借申报请求及应答</w:t>
      </w:r>
    </w:p>
    <w:p w14:paraId="7A580228" w14:textId="77777777" w:rsidR="00137A7F" w:rsidRDefault="00137A7F" w:rsidP="001643FA">
      <w:pPr>
        <w:ind w:firstLine="482"/>
      </w:pPr>
      <w:r w:rsidRPr="00191417">
        <w:rPr>
          <w:rFonts w:hint="eastAsia"/>
          <w:b/>
        </w:rPr>
        <w:t>功能：</w:t>
      </w:r>
      <w:r>
        <w:rPr>
          <w:rFonts w:hint="eastAsia"/>
        </w:rPr>
        <w:t>租借申报撤销指令用于会员二级系统撤销该会员</w:t>
      </w:r>
      <w:r w:rsidR="00E0146A">
        <w:rPr>
          <w:rFonts w:hint="eastAsia"/>
        </w:rPr>
        <w:t>席位</w:t>
      </w:r>
      <w:r>
        <w:rPr>
          <w:rFonts w:hint="eastAsia"/>
        </w:rPr>
        <w:t>所属客户提交给一级系统的状态为“已提交”的租借申报单。</w:t>
      </w:r>
    </w:p>
    <w:p w14:paraId="1D57A4A8" w14:textId="77777777" w:rsidR="00137A7F" w:rsidRPr="00B1055E" w:rsidRDefault="00137A7F" w:rsidP="00137A7F">
      <w:pPr>
        <w:ind w:firstLine="480"/>
      </w:pPr>
      <w:r>
        <w:rPr>
          <w:rFonts w:hint="eastAsia"/>
        </w:rPr>
        <w:t>消息体格式如下：</w:t>
      </w:r>
    </w:p>
    <w:tbl>
      <w:tblPr>
        <w:tblW w:w="8369" w:type="dxa"/>
        <w:tblInd w:w="103" w:type="dxa"/>
        <w:tblLook w:val="04A0" w:firstRow="1" w:lastRow="0" w:firstColumn="1" w:lastColumn="0" w:noHBand="0" w:noVBand="1"/>
      </w:tblPr>
      <w:tblGrid>
        <w:gridCol w:w="798"/>
        <w:gridCol w:w="1716"/>
        <w:gridCol w:w="2311"/>
        <w:gridCol w:w="709"/>
        <w:gridCol w:w="708"/>
        <w:gridCol w:w="2127"/>
      </w:tblGrid>
      <w:tr w:rsidR="00137A7F" w:rsidRPr="0030576E" w14:paraId="34D011BE" w14:textId="77777777" w:rsidTr="00913D71">
        <w:trPr>
          <w:trHeight w:val="270"/>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65478B4"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1716" w:type="dxa"/>
            <w:tcBorders>
              <w:top w:val="single" w:sz="4" w:space="0" w:color="auto"/>
              <w:left w:val="nil"/>
              <w:bottom w:val="single" w:sz="4" w:space="0" w:color="auto"/>
              <w:right w:val="single" w:sz="4" w:space="0" w:color="auto"/>
            </w:tcBorders>
            <w:shd w:val="clear" w:color="000000" w:fill="D9D9D9"/>
            <w:noWrap/>
            <w:vAlign w:val="center"/>
            <w:hideMark/>
          </w:tcPr>
          <w:p w14:paraId="31A769A8"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2311" w:type="dxa"/>
            <w:tcBorders>
              <w:top w:val="single" w:sz="4" w:space="0" w:color="auto"/>
              <w:left w:val="nil"/>
              <w:bottom w:val="single" w:sz="4" w:space="0" w:color="auto"/>
              <w:right w:val="single" w:sz="4" w:space="0" w:color="auto"/>
            </w:tcBorders>
            <w:shd w:val="clear" w:color="000000" w:fill="D9D9D9"/>
            <w:noWrap/>
            <w:vAlign w:val="center"/>
            <w:hideMark/>
          </w:tcPr>
          <w:p w14:paraId="7E8D2AD1"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08B09D7F"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708" w:type="dxa"/>
            <w:tcBorders>
              <w:top w:val="single" w:sz="4" w:space="0" w:color="auto"/>
              <w:left w:val="nil"/>
              <w:bottom w:val="single" w:sz="4" w:space="0" w:color="auto"/>
              <w:right w:val="single" w:sz="4" w:space="0" w:color="auto"/>
            </w:tcBorders>
            <w:shd w:val="clear" w:color="000000" w:fill="D9D9D9"/>
            <w:noWrap/>
            <w:vAlign w:val="center"/>
            <w:hideMark/>
          </w:tcPr>
          <w:p w14:paraId="7A96D77E"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2127" w:type="dxa"/>
            <w:tcBorders>
              <w:top w:val="single" w:sz="4" w:space="0" w:color="auto"/>
              <w:left w:val="nil"/>
              <w:bottom w:val="single" w:sz="4" w:space="0" w:color="auto"/>
              <w:right w:val="single" w:sz="4" w:space="0" w:color="auto"/>
            </w:tcBorders>
            <w:shd w:val="clear" w:color="000000" w:fill="D9D9D9"/>
            <w:noWrap/>
            <w:vAlign w:val="center"/>
            <w:hideMark/>
          </w:tcPr>
          <w:p w14:paraId="07D5EC1F"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ED281F" w:rsidRPr="0030576E" w14:paraId="4E752EFC"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D456D82"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716" w:type="dxa"/>
            <w:tcBorders>
              <w:top w:val="nil"/>
              <w:left w:val="nil"/>
              <w:bottom w:val="single" w:sz="4" w:space="0" w:color="auto"/>
              <w:right w:val="single" w:sz="4" w:space="0" w:color="auto"/>
            </w:tcBorders>
            <w:shd w:val="clear" w:color="auto" w:fill="auto"/>
            <w:vAlign w:val="center"/>
            <w:hideMark/>
          </w:tcPr>
          <w:p w14:paraId="5B86D2A4"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2311" w:type="dxa"/>
            <w:tcBorders>
              <w:top w:val="nil"/>
              <w:left w:val="nil"/>
              <w:bottom w:val="single" w:sz="4" w:space="0" w:color="auto"/>
              <w:right w:val="single" w:sz="4" w:space="0" w:color="auto"/>
            </w:tcBorders>
            <w:shd w:val="clear" w:color="auto" w:fill="auto"/>
            <w:noWrap/>
            <w:vAlign w:val="center"/>
            <w:hideMark/>
          </w:tcPr>
          <w:p w14:paraId="5E4BC32E" w14:textId="77777777" w:rsidR="00ED281F" w:rsidRPr="0030576E" w:rsidRDefault="00ED281F" w:rsidP="007078D2">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租借申报编号</w:t>
            </w:r>
          </w:p>
        </w:tc>
        <w:tc>
          <w:tcPr>
            <w:tcW w:w="709" w:type="dxa"/>
            <w:tcBorders>
              <w:top w:val="nil"/>
              <w:left w:val="nil"/>
              <w:bottom w:val="single" w:sz="4" w:space="0" w:color="auto"/>
              <w:right w:val="single" w:sz="4" w:space="0" w:color="auto"/>
            </w:tcBorders>
            <w:shd w:val="clear" w:color="auto" w:fill="auto"/>
            <w:noWrap/>
            <w:vAlign w:val="center"/>
            <w:hideMark/>
          </w:tcPr>
          <w:p w14:paraId="1B8BA13E" w14:textId="77777777" w:rsidR="00ED281F" w:rsidRPr="0030576E" w:rsidRDefault="00ED281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56B57FB8" w14:textId="77777777" w:rsidR="00ED281F" w:rsidRPr="0030576E" w:rsidRDefault="00ED281F"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127" w:type="dxa"/>
            <w:tcBorders>
              <w:top w:val="nil"/>
              <w:left w:val="nil"/>
              <w:bottom w:val="single" w:sz="4" w:space="0" w:color="auto"/>
              <w:right w:val="single" w:sz="4" w:space="0" w:color="auto"/>
            </w:tcBorders>
            <w:shd w:val="clear" w:color="auto" w:fill="auto"/>
            <w:noWrap/>
            <w:vAlign w:val="center"/>
            <w:hideMark/>
          </w:tcPr>
          <w:p w14:paraId="0BF19887" w14:textId="77777777" w:rsidR="00ED281F" w:rsidRPr="0030576E" w:rsidRDefault="00ED281F" w:rsidP="007078D2">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同提交租借申报应答中该字段说明</w:t>
            </w:r>
          </w:p>
        </w:tc>
      </w:tr>
      <w:tr w:rsidR="00137A7F" w:rsidRPr="0030576E" w14:paraId="210F4522"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0985F61"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1716" w:type="dxa"/>
            <w:tcBorders>
              <w:top w:val="nil"/>
              <w:left w:val="nil"/>
              <w:bottom w:val="single" w:sz="4" w:space="0" w:color="auto"/>
              <w:right w:val="single" w:sz="4" w:space="0" w:color="auto"/>
            </w:tcBorders>
            <w:shd w:val="clear" w:color="auto" w:fill="auto"/>
            <w:vAlign w:val="center"/>
            <w:hideMark/>
          </w:tcPr>
          <w:p w14:paraId="708FB9F1"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2311" w:type="dxa"/>
            <w:tcBorders>
              <w:top w:val="nil"/>
              <w:left w:val="nil"/>
              <w:bottom w:val="single" w:sz="4" w:space="0" w:color="auto"/>
              <w:right w:val="single" w:sz="4" w:space="0" w:color="auto"/>
            </w:tcBorders>
            <w:shd w:val="clear" w:color="auto" w:fill="auto"/>
            <w:noWrap/>
            <w:vAlign w:val="center"/>
            <w:hideMark/>
          </w:tcPr>
          <w:p w14:paraId="54DD4B1C"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709" w:type="dxa"/>
            <w:tcBorders>
              <w:top w:val="nil"/>
              <w:left w:val="nil"/>
              <w:bottom w:val="single" w:sz="4" w:space="0" w:color="auto"/>
              <w:right w:val="single" w:sz="4" w:space="0" w:color="auto"/>
            </w:tcBorders>
            <w:shd w:val="clear" w:color="auto" w:fill="auto"/>
            <w:noWrap/>
            <w:vAlign w:val="center"/>
            <w:hideMark/>
          </w:tcPr>
          <w:p w14:paraId="48976097"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72615E83"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127" w:type="dxa"/>
            <w:tcBorders>
              <w:top w:val="nil"/>
              <w:left w:val="nil"/>
              <w:bottom w:val="single" w:sz="4" w:space="0" w:color="auto"/>
              <w:right w:val="single" w:sz="4" w:space="0" w:color="auto"/>
            </w:tcBorders>
            <w:shd w:val="clear" w:color="auto" w:fill="auto"/>
            <w:noWrap/>
            <w:vAlign w:val="center"/>
            <w:hideMark/>
          </w:tcPr>
          <w:p w14:paraId="1C73C9BE"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137A7F" w:rsidRPr="0030576E" w14:paraId="5280B6C2"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1DBEB49" w14:textId="77777777" w:rsidR="00137A7F" w:rsidRPr="00984E1E" w:rsidRDefault="00137A7F" w:rsidP="00BA35CD">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16" w:type="dxa"/>
            <w:tcBorders>
              <w:top w:val="nil"/>
              <w:left w:val="nil"/>
              <w:bottom w:val="single" w:sz="4" w:space="0" w:color="auto"/>
              <w:right w:val="single" w:sz="4" w:space="0" w:color="auto"/>
            </w:tcBorders>
            <w:shd w:val="clear" w:color="auto" w:fill="auto"/>
            <w:vAlign w:val="center"/>
          </w:tcPr>
          <w:p w14:paraId="4CDE49BA" w14:textId="77777777" w:rsidR="00137A7F" w:rsidRPr="00984E1E" w:rsidRDefault="00137A7F" w:rsidP="00BA35CD">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311" w:type="dxa"/>
            <w:tcBorders>
              <w:top w:val="nil"/>
              <w:left w:val="nil"/>
              <w:bottom w:val="single" w:sz="4" w:space="0" w:color="auto"/>
              <w:right w:val="single" w:sz="4" w:space="0" w:color="auto"/>
            </w:tcBorders>
            <w:shd w:val="clear" w:color="auto" w:fill="auto"/>
            <w:noWrap/>
            <w:vAlign w:val="center"/>
          </w:tcPr>
          <w:p w14:paraId="06BF483B" w14:textId="77777777" w:rsidR="00137A7F" w:rsidRPr="00984E1E" w:rsidRDefault="00137A7F" w:rsidP="00BA35CD">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09" w:type="dxa"/>
            <w:tcBorders>
              <w:top w:val="nil"/>
              <w:left w:val="nil"/>
              <w:bottom w:val="single" w:sz="4" w:space="0" w:color="auto"/>
              <w:right w:val="single" w:sz="4" w:space="0" w:color="auto"/>
            </w:tcBorders>
            <w:shd w:val="clear" w:color="auto" w:fill="auto"/>
            <w:noWrap/>
            <w:vAlign w:val="center"/>
          </w:tcPr>
          <w:p w14:paraId="7342A2DF" w14:textId="77777777" w:rsidR="00137A7F" w:rsidRPr="007E3DAF" w:rsidRDefault="00137A7F" w:rsidP="00BA35CD">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708" w:type="dxa"/>
            <w:tcBorders>
              <w:top w:val="nil"/>
              <w:left w:val="nil"/>
              <w:bottom w:val="single" w:sz="4" w:space="0" w:color="auto"/>
              <w:right w:val="single" w:sz="4" w:space="0" w:color="auto"/>
            </w:tcBorders>
            <w:shd w:val="clear" w:color="auto" w:fill="auto"/>
            <w:noWrap/>
          </w:tcPr>
          <w:p w14:paraId="5E6F41FE" w14:textId="77777777" w:rsidR="00137A7F" w:rsidRPr="00984E1E" w:rsidRDefault="00137A7F" w:rsidP="00BA35CD">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127" w:type="dxa"/>
            <w:tcBorders>
              <w:top w:val="nil"/>
              <w:left w:val="nil"/>
              <w:bottom w:val="single" w:sz="4" w:space="0" w:color="auto"/>
              <w:right w:val="single" w:sz="4" w:space="0" w:color="auto"/>
            </w:tcBorders>
            <w:shd w:val="clear" w:color="auto" w:fill="auto"/>
            <w:noWrap/>
            <w:vAlign w:val="center"/>
          </w:tcPr>
          <w:p w14:paraId="6D438636"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137A7F" w:rsidRPr="0030576E" w14:paraId="6D69D044"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EF0151B"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716" w:type="dxa"/>
            <w:tcBorders>
              <w:top w:val="nil"/>
              <w:left w:val="nil"/>
              <w:bottom w:val="single" w:sz="4" w:space="0" w:color="auto"/>
              <w:right w:val="single" w:sz="4" w:space="0" w:color="auto"/>
            </w:tcBorders>
            <w:shd w:val="clear" w:color="auto" w:fill="auto"/>
            <w:noWrap/>
            <w:vAlign w:val="center"/>
            <w:hideMark/>
          </w:tcPr>
          <w:p w14:paraId="4B668479"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clientID</w:t>
            </w:r>
          </w:p>
        </w:tc>
        <w:tc>
          <w:tcPr>
            <w:tcW w:w="2311" w:type="dxa"/>
            <w:tcBorders>
              <w:top w:val="nil"/>
              <w:left w:val="nil"/>
              <w:bottom w:val="single" w:sz="4" w:space="0" w:color="auto"/>
              <w:right w:val="single" w:sz="4" w:space="0" w:color="auto"/>
            </w:tcBorders>
            <w:shd w:val="clear" w:color="auto" w:fill="auto"/>
            <w:noWrap/>
            <w:vAlign w:val="center"/>
            <w:hideMark/>
          </w:tcPr>
          <w:p w14:paraId="36F503BA"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客户代码</w:t>
            </w:r>
          </w:p>
        </w:tc>
        <w:tc>
          <w:tcPr>
            <w:tcW w:w="709" w:type="dxa"/>
            <w:tcBorders>
              <w:top w:val="nil"/>
              <w:left w:val="nil"/>
              <w:bottom w:val="single" w:sz="4" w:space="0" w:color="auto"/>
              <w:right w:val="single" w:sz="4" w:space="0" w:color="auto"/>
            </w:tcBorders>
            <w:shd w:val="clear" w:color="auto" w:fill="auto"/>
            <w:noWrap/>
            <w:vAlign w:val="center"/>
            <w:hideMark/>
          </w:tcPr>
          <w:p w14:paraId="709CD461"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4B8C76F6"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127" w:type="dxa"/>
            <w:tcBorders>
              <w:top w:val="nil"/>
              <w:left w:val="nil"/>
              <w:bottom w:val="single" w:sz="4" w:space="0" w:color="auto"/>
              <w:right w:val="single" w:sz="4" w:space="0" w:color="auto"/>
            </w:tcBorders>
            <w:shd w:val="clear" w:color="auto" w:fill="auto"/>
            <w:noWrap/>
            <w:vAlign w:val="center"/>
            <w:hideMark/>
          </w:tcPr>
          <w:p w14:paraId="66BCA098"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092607" w:rsidRPr="0030576E" w14:paraId="328506EF"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0F67B3DF" w14:textId="77777777" w:rsidR="00092607" w:rsidRDefault="00092607" w:rsidP="00BA35CD">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T00</w:t>
            </w:r>
          </w:p>
        </w:tc>
        <w:tc>
          <w:tcPr>
            <w:tcW w:w="1716" w:type="dxa"/>
            <w:tcBorders>
              <w:top w:val="nil"/>
              <w:left w:val="nil"/>
              <w:bottom w:val="single" w:sz="4" w:space="0" w:color="auto"/>
              <w:right w:val="single" w:sz="4" w:space="0" w:color="auto"/>
            </w:tcBorders>
            <w:shd w:val="clear" w:color="auto" w:fill="auto"/>
            <w:noWrap/>
            <w:vAlign w:val="center"/>
          </w:tcPr>
          <w:p w14:paraId="186C2C89"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origApp</w:t>
            </w:r>
          </w:p>
        </w:tc>
        <w:tc>
          <w:tcPr>
            <w:tcW w:w="2311" w:type="dxa"/>
            <w:tcBorders>
              <w:top w:val="nil"/>
              <w:left w:val="nil"/>
              <w:bottom w:val="single" w:sz="4" w:space="0" w:color="auto"/>
              <w:right w:val="single" w:sz="4" w:space="0" w:color="auto"/>
            </w:tcBorders>
            <w:shd w:val="clear" w:color="auto" w:fill="auto"/>
            <w:noWrap/>
            <w:vAlign w:val="center"/>
          </w:tcPr>
          <w:p w14:paraId="08F531EE"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申报方</w:t>
            </w:r>
          </w:p>
        </w:tc>
        <w:tc>
          <w:tcPr>
            <w:tcW w:w="709" w:type="dxa"/>
            <w:tcBorders>
              <w:top w:val="nil"/>
              <w:left w:val="nil"/>
              <w:bottom w:val="single" w:sz="4" w:space="0" w:color="auto"/>
              <w:right w:val="single" w:sz="4" w:space="0" w:color="auto"/>
            </w:tcBorders>
            <w:shd w:val="clear" w:color="auto" w:fill="auto"/>
            <w:noWrap/>
            <w:vAlign w:val="center"/>
          </w:tcPr>
          <w:p w14:paraId="418926BE"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45A0121A"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127" w:type="dxa"/>
            <w:tcBorders>
              <w:top w:val="nil"/>
              <w:left w:val="nil"/>
              <w:bottom w:val="single" w:sz="4" w:space="0" w:color="auto"/>
              <w:right w:val="single" w:sz="4" w:space="0" w:color="auto"/>
            </w:tcBorders>
            <w:shd w:val="clear" w:color="auto" w:fill="auto"/>
            <w:noWrap/>
            <w:vAlign w:val="center"/>
          </w:tcPr>
          <w:p w14:paraId="28E34970"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1位字符，取值：</w:t>
            </w:r>
            <w:r w:rsidRPr="00710A79">
              <w:rPr>
                <w:rFonts w:ascii="宋体" w:eastAsia="宋体" w:hAnsi="宋体" w:cs="宋体" w:hint="eastAsia"/>
                <w:color w:val="000000"/>
                <w:kern w:val="0"/>
                <w:sz w:val="20"/>
                <w:szCs w:val="20"/>
              </w:rPr>
              <w:t>1-借出方，2-借入方</w:t>
            </w:r>
            <w:r>
              <w:rPr>
                <w:rFonts w:ascii="宋体" w:eastAsia="宋体" w:hAnsi="宋体" w:cs="宋体" w:hint="eastAsia"/>
                <w:color w:val="000000"/>
                <w:kern w:val="0"/>
                <w:sz w:val="20"/>
                <w:szCs w:val="20"/>
              </w:rPr>
              <w:t>。</w:t>
            </w:r>
          </w:p>
        </w:tc>
      </w:tr>
      <w:tr w:rsidR="007078D2" w:rsidRPr="0030576E" w14:paraId="6CEC3EED"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467CFF9" w14:textId="77777777" w:rsidR="007078D2" w:rsidRPr="0030576E" w:rsidRDefault="007078D2"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M60</w:t>
            </w:r>
          </w:p>
        </w:tc>
        <w:tc>
          <w:tcPr>
            <w:tcW w:w="1716" w:type="dxa"/>
            <w:tcBorders>
              <w:top w:val="nil"/>
              <w:left w:val="nil"/>
              <w:bottom w:val="single" w:sz="4" w:space="0" w:color="auto"/>
              <w:right w:val="single" w:sz="4" w:space="0" w:color="auto"/>
            </w:tcBorders>
            <w:shd w:val="clear" w:color="auto" w:fill="auto"/>
            <w:vAlign w:val="center"/>
            <w:hideMark/>
          </w:tcPr>
          <w:p w14:paraId="0DA2526F" w14:textId="77777777" w:rsidR="007078D2" w:rsidRPr="0030576E" w:rsidRDefault="007078D2"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traderID</w:t>
            </w:r>
          </w:p>
        </w:tc>
        <w:tc>
          <w:tcPr>
            <w:tcW w:w="2311" w:type="dxa"/>
            <w:tcBorders>
              <w:top w:val="nil"/>
              <w:left w:val="nil"/>
              <w:bottom w:val="single" w:sz="4" w:space="0" w:color="auto"/>
              <w:right w:val="single" w:sz="4" w:space="0" w:color="auto"/>
            </w:tcBorders>
            <w:shd w:val="clear" w:color="auto" w:fill="auto"/>
            <w:noWrap/>
            <w:vAlign w:val="center"/>
            <w:hideMark/>
          </w:tcPr>
          <w:p w14:paraId="27413109" w14:textId="77777777" w:rsidR="007078D2" w:rsidRPr="0030576E" w:rsidRDefault="007078D2"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撤销申报用户</w:t>
            </w:r>
            <w:r w:rsidRPr="0030576E">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noWrap/>
            <w:vAlign w:val="center"/>
            <w:hideMark/>
          </w:tcPr>
          <w:p w14:paraId="0B02EF67" w14:textId="77777777" w:rsidR="007078D2" w:rsidRPr="0030576E" w:rsidRDefault="007078D2"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0AA700B0" w14:textId="77777777" w:rsidR="007078D2" w:rsidRPr="0030576E" w:rsidRDefault="007078D2"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127" w:type="dxa"/>
            <w:tcBorders>
              <w:top w:val="nil"/>
              <w:left w:val="nil"/>
              <w:bottom w:val="single" w:sz="4" w:space="0" w:color="auto"/>
              <w:right w:val="single" w:sz="4" w:space="0" w:color="auto"/>
            </w:tcBorders>
            <w:shd w:val="clear" w:color="auto" w:fill="auto"/>
            <w:noWrap/>
            <w:vAlign w:val="center"/>
            <w:hideMark/>
          </w:tcPr>
          <w:p w14:paraId="43D2113E" w14:textId="77777777" w:rsidR="007078D2" w:rsidRPr="0030576E" w:rsidRDefault="007078D2" w:rsidP="00BA35CD">
            <w:pPr>
              <w:widowControl/>
              <w:spacing w:line="240" w:lineRule="auto"/>
              <w:ind w:firstLineChars="0" w:firstLine="0"/>
              <w:jc w:val="left"/>
              <w:rPr>
                <w:rFonts w:ascii="宋体" w:eastAsia="宋体" w:hAnsi="宋体" w:cs="宋体"/>
                <w:color w:val="000000"/>
                <w:kern w:val="0"/>
                <w:sz w:val="20"/>
                <w:szCs w:val="20"/>
              </w:rPr>
            </w:pPr>
          </w:p>
        </w:tc>
      </w:tr>
      <w:tr w:rsidR="00092607" w:rsidRPr="0030576E" w14:paraId="28DE61F4"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3E370E46"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T23</w:t>
            </w:r>
          </w:p>
        </w:tc>
        <w:tc>
          <w:tcPr>
            <w:tcW w:w="1716" w:type="dxa"/>
            <w:tcBorders>
              <w:top w:val="nil"/>
              <w:left w:val="nil"/>
              <w:bottom w:val="single" w:sz="4" w:space="0" w:color="auto"/>
              <w:right w:val="single" w:sz="4" w:space="0" w:color="auto"/>
            </w:tcBorders>
            <w:shd w:val="clear" w:color="auto" w:fill="auto"/>
            <w:vAlign w:val="center"/>
          </w:tcPr>
          <w:p w14:paraId="612B56CA"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sidRPr="003F6993">
              <w:rPr>
                <w:rFonts w:ascii="宋体" w:eastAsia="宋体" w:hAnsi="宋体" w:cs="宋体"/>
                <w:color w:val="000000"/>
                <w:kern w:val="0"/>
                <w:sz w:val="20"/>
                <w:szCs w:val="20"/>
              </w:rPr>
              <w:t>cancelDate</w:t>
            </w:r>
          </w:p>
        </w:tc>
        <w:tc>
          <w:tcPr>
            <w:tcW w:w="2311" w:type="dxa"/>
            <w:tcBorders>
              <w:top w:val="nil"/>
              <w:left w:val="nil"/>
              <w:bottom w:val="single" w:sz="4" w:space="0" w:color="auto"/>
              <w:right w:val="single" w:sz="4" w:space="0" w:color="auto"/>
            </w:tcBorders>
            <w:shd w:val="clear" w:color="auto" w:fill="auto"/>
            <w:noWrap/>
            <w:vAlign w:val="center"/>
          </w:tcPr>
          <w:p w14:paraId="56AD6889" w14:textId="00054086" w:rsidR="00092607" w:rsidRDefault="00092607" w:rsidP="00970E1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w:t>
            </w:r>
            <w:r w:rsidR="00970E1D">
              <w:rPr>
                <w:rFonts w:ascii="宋体" w:eastAsia="宋体" w:hAnsi="宋体" w:cs="宋体" w:hint="eastAsia"/>
                <w:color w:val="000000"/>
                <w:kern w:val="0"/>
                <w:sz w:val="20"/>
                <w:szCs w:val="20"/>
              </w:rPr>
              <w:t>自然</w:t>
            </w:r>
            <w:r>
              <w:rPr>
                <w:rFonts w:ascii="宋体" w:eastAsia="宋体" w:hAnsi="宋体" w:cs="宋体" w:hint="eastAsia"/>
                <w:color w:val="000000"/>
                <w:kern w:val="0"/>
                <w:sz w:val="20"/>
                <w:szCs w:val="20"/>
              </w:rPr>
              <w:t>日期</w:t>
            </w:r>
          </w:p>
        </w:tc>
        <w:tc>
          <w:tcPr>
            <w:tcW w:w="709" w:type="dxa"/>
            <w:tcBorders>
              <w:top w:val="nil"/>
              <w:left w:val="nil"/>
              <w:bottom w:val="single" w:sz="4" w:space="0" w:color="auto"/>
              <w:right w:val="single" w:sz="4" w:space="0" w:color="auto"/>
            </w:tcBorders>
            <w:shd w:val="clear" w:color="auto" w:fill="auto"/>
            <w:noWrap/>
            <w:vAlign w:val="center"/>
          </w:tcPr>
          <w:p w14:paraId="559031DA"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17D5491F"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127" w:type="dxa"/>
            <w:tcBorders>
              <w:top w:val="nil"/>
              <w:left w:val="nil"/>
              <w:bottom w:val="single" w:sz="4" w:space="0" w:color="auto"/>
              <w:right w:val="single" w:sz="4" w:space="0" w:color="auto"/>
            </w:tcBorders>
            <w:shd w:val="clear" w:color="auto" w:fill="auto"/>
            <w:noWrap/>
            <w:vAlign w:val="center"/>
          </w:tcPr>
          <w:p w14:paraId="6C62E454"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p>
        </w:tc>
      </w:tr>
      <w:tr w:rsidR="00092607" w:rsidRPr="0030576E" w14:paraId="63B0ED7C"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66095CB"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28</w:t>
            </w:r>
          </w:p>
        </w:tc>
        <w:tc>
          <w:tcPr>
            <w:tcW w:w="1716" w:type="dxa"/>
            <w:tcBorders>
              <w:top w:val="nil"/>
              <w:left w:val="nil"/>
              <w:bottom w:val="single" w:sz="4" w:space="0" w:color="auto"/>
              <w:right w:val="single" w:sz="4" w:space="0" w:color="auto"/>
            </w:tcBorders>
            <w:shd w:val="clear" w:color="auto" w:fill="auto"/>
            <w:vAlign w:val="center"/>
          </w:tcPr>
          <w:p w14:paraId="725F89E0"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sidRPr="00262EFC">
              <w:rPr>
                <w:rFonts w:ascii="宋体" w:eastAsia="宋体" w:hAnsi="宋体" w:cs="宋体"/>
                <w:color w:val="000000"/>
                <w:kern w:val="0"/>
                <w:sz w:val="20"/>
                <w:szCs w:val="20"/>
              </w:rPr>
              <w:t>cancelTradeDate</w:t>
            </w:r>
          </w:p>
        </w:tc>
        <w:tc>
          <w:tcPr>
            <w:tcW w:w="2311" w:type="dxa"/>
            <w:tcBorders>
              <w:top w:val="nil"/>
              <w:left w:val="nil"/>
              <w:bottom w:val="single" w:sz="4" w:space="0" w:color="auto"/>
              <w:right w:val="single" w:sz="4" w:space="0" w:color="auto"/>
            </w:tcBorders>
            <w:shd w:val="clear" w:color="auto" w:fill="auto"/>
            <w:noWrap/>
            <w:vAlign w:val="center"/>
          </w:tcPr>
          <w:p w14:paraId="56393D66" w14:textId="6489005C" w:rsidR="00092607" w:rsidRDefault="00092607" w:rsidP="00970E1D">
            <w:pPr>
              <w:widowControl/>
              <w:spacing w:line="240" w:lineRule="auto"/>
              <w:ind w:firstLineChars="0" w:firstLine="0"/>
              <w:jc w:val="left"/>
              <w:rPr>
                <w:rFonts w:ascii="宋体" w:eastAsia="宋体" w:hAnsi="宋体" w:cs="宋体"/>
                <w:color w:val="000000"/>
                <w:kern w:val="0"/>
                <w:sz w:val="20"/>
                <w:szCs w:val="20"/>
              </w:rPr>
            </w:pPr>
            <w:r w:rsidRPr="002F50A3">
              <w:rPr>
                <w:rFonts w:ascii="宋体" w:eastAsia="宋体" w:hAnsi="宋体" w:cs="宋体" w:hint="eastAsia"/>
                <w:color w:val="000000"/>
                <w:kern w:val="0"/>
                <w:sz w:val="20"/>
                <w:szCs w:val="20"/>
              </w:rPr>
              <w:t>撤销申报</w:t>
            </w:r>
            <w:r w:rsidR="00970E1D">
              <w:rPr>
                <w:rFonts w:ascii="宋体" w:eastAsia="宋体" w:hAnsi="宋体" w:cs="宋体" w:hint="eastAsia"/>
                <w:color w:val="000000"/>
                <w:kern w:val="0"/>
                <w:sz w:val="20"/>
                <w:szCs w:val="20"/>
              </w:rPr>
              <w:t>交易</w:t>
            </w:r>
            <w:r w:rsidRPr="002F50A3">
              <w:rPr>
                <w:rFonts w:ascii="宋体" w:eastAsia="宋体" w:hAnsi="宋体" w:cs="宋体" w:hint="eastAsia"/>
                <w:color w:val="000000"/>
                <w:kern w:val="0"/>
                <w:sz w:val="20"/>
                <w:szCs w:val="20"/>
              </w:rPr>
              <w:t>日期</w:t>
            </w:r>
          </w:p>
        </w:tc>
        <w:tc>
          <w:tcPr>
            <w:tcW w:w="709" w:type="dxa"/>
            <w:tcBorders>
              <w:top w:val="nil"/>
              <w:left w:val="nil"/>
              <w:bottom w:val="single" w:sz="4" w:space="0" w:color="auto"/>
              <w:right w:val="single" w:sz="4" w:space="0" w:color="auto"/>
            </w:tcBorders>
            <w:shd w:val="clear" w:color="auto" w:fill="auto"/>
            <w:noWrap/>
            <w:vAlign w:val="center"/>
          </w:tcPr>
          <w:p w14:paraId="6CF568F7"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1DC8AFB0"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127" w:type="dxa"/>
            <w:tcBorders>
              <w:top w:val="nil"/>
              <w:left w:val="nil"/>
              <w:bottom w:val="single" w:sz="4" w:space="0" w:color="auto"/>
              <w:right w:val="single" w:sz="4" w:space="0" w:color="auto"/>
            </w:tcBorders>
            <w:shd w:val="clear" w:color="auto" w:fill="auto"/>
            <w:noWrap/>
            <w:vAlign w:val="center"/>
          </w:tcPr>
          <w:p w14:paraId="3708B267" w14:textId="77777777" w:rsidR="00092607" w:rsidRPr="0030576E" w:rsidRDefault="00092607" w:rsidP="00BA35CD">
            <w:pPr>
              <w:widowControl/>
              <w:spacing w:line="240" w:lineRule="auto"/>
              <w:ind w:firstLineChars="0" w:firstLine="0"/>
              <w:jc w:val="left"/>
              <w:rPr>
                <w:rFonts w:ascii="宋体" w:eastAsia="宋体" w:hAnsi="宋体" w:cs="宋体"/>
                <w:color w:val="000000"/>
                <w:kern w:val="0"/>
                <w:sz w:val="20"/>
                <w:szCs w:val="20"/>
              </w:rPr>
            </w:pPr>
          </w:p>
        </w:tc>
      </w:tr>
      <w:tr w:rsidR="00C2243A" w:rsidRPr="0030576E" w14:paraId="41D15CB0"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593A69C"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X39</w:t>
            </w:r>
          </w:p>
        </w:tc>
        <w:tc>
          <w:tcPr>
            <w:tcW w:w="1716" w:type="dxa"/>
            <w:tcBorders>
              <w:top w:val="nil"/>
              <w:left w:val="nil"/>
              <w:bottom w:val="single" w:sz="4" w:space="0" w:color="auto"/>
              <w:right w:val="single" w:sz="4" w:space="0" w:color="auto"/>
            </w:tcBorders>
            <w:shd w:val="clear" w:color="auto" w:fill="auto"/>
            <w:vAlign w:val="center"/>
            <w:hideMark/>
          </w:tcPr>
          <w:p w14:paraId="5C6B6C1D"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RspCode</w:t>
            </w:r>
          </w:p>
        </w:tc>
        <w:tc>
          <w:tcPr>
            <w:tcW w:w="2311" w:type="dxa"/>
            <w:tcBorders>
              <w:top w:val="nil"/>
              <w:left w:val="nil"/>
              <w:bottom w:val="single" w:sz="4" w:space="0" w:color="auto"/>
              <w:right w:val="single" w:sz="4" w:space="0" w:color="auto"/>
            </w:tcBorders>
            <w:shd w:val="clear" w:color="auto" w:fill="auto"/>
            <w:noWrap/>
            <w:vAlign w:val="center"/>
            <w:hideMark/>
          </w:tcPr>
          <w:p w14:paraId="201F6C47"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响应代码</w:t>
            </w:r>
          </w:p>
        </w:tc>
        <w:tc>
          <w:tcPr>
            <w:tcW w:w="709" w:type="dxa"/>
            <w:tcBorders>
              <w:top w:val="nil"/>
              <w:left w:val="nil"/>
              <w:bottom w:val="single" w:sz="4" w:space="0" w:color="auto"/>
              <w:right w:val="single" w:sz="4" w:space="0" w:color="auto"/>
            </w:tcBorders>
            <w:shd w:val="clear" w:color="auto" w:fill="auto"/>
            <w:noWrap/>
            <w:vAlign w:val="center"/>
            <w:hideMark/>
          </w:tcPr>
          <w:p w14:paraId="7089AE2A"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6CEB814F"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127" w:type="dxa"/>
            <w:tcBorders>
              <w:top w:val="nil"/>
              <w:left w:val="nil"/>
              <w:bottom w:val="single" w:sz="4" w:space="0" w:color="auto"/>
              <w:right w:val="single" w:sz="4" w:space="0" w:color="auto"/>
            </w:tcBorders>
            <w:shd w:val="clear" w:color="auto" w:fill="auto"/>
            <w:noWrap/>
            <w:vAlign w:val="center"/>
            <w:hideMark/>
          </w:tcPr>
          <w:p w14:paraId="21CC9DE0"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p>
        </w:tc>
      </w:tr>
      <w:tr w:rsidR="00C2243A" w:rsidRPr="0030576E" w14:paraId="3C419510" w14:textId="77777777" w:rsidTr="00913D71">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7DD9C43"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X40</w:t>
            </w:r>
          </w:p>
        </w:tc>
        <w:tc>
          <w:tcPr>
            <w:tcW w:w="1716" w:type="dxa"/>
            <w:tcBorders>
              <w:top w:val="nil"/>
              <w:left w:val="nil"/>
              <w:bottom w:val="single" w:sz="4" w:space="0" w:color="auto"/>
              <w:right w:val="single" w:sz="4" w:space="0" w:color="auto"/>
            </w:tcBorders>
            <w:shd w:val="clear" w:color="auto" w:fill="auto"/>
            <w:vAlign w:val="center"/>
            <w:hideMark/>
          </w:tcPr>
          <w:p w14:paraId="2BC08564"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RspMsg</w:t>
            </w:r>
          </w:p>
        </w:tc>
        <w:tc>
          <w:tcPr>
            <w:tcW w:w="2311" w:type="dxa"/>
            <w:tcBorders>
              <w:top w:val="nil"/>
              <w:left w:val="nil"/>
              <w:bottom w:val="single" w:sz="4" w:space="0" w:color="auto"/>
              <w:right w:val="single" w:sz="4" w:space="0" w:color="auto"/>
            </w:tcBorders>
            <w:shd w:val="clear" w:color="auto" w:fill="auto"/>
            <w:noWrap/>
            <w:vAlign w:val="center"/>
            <w:hideMark/>
          </w:tcPr>
          <w:p w14:paraId="13CA1902"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响应消息</w:t>
            </w:r>
          </w:p>
        </w:tc>
        <w:tc>
          <w:tcPr>
            <w:tcW w:w="709" w:type="dxa"/>
            <w:tcBorders>
              <w:top w:val="nil"/>
              <w:left w:val="nil"/>
              <w:bottom w:val="single" w:sz="4" w:space="0" w:color="auto"/>
              <w:right w:val="single" w:sz="4" w:space="0" w:color="auto"/>
            </w:tcBorders>
            <w:shd w:val="clear" w:color="auto" w:fill="auto"/>
            <w:noWrap/>
            <w:vAlign w:val="center"/>
            <w:hideMark/>
          </w:tcPr>
          <w:p w14:paraId="4B2E26BC"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4490DF4D"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127" w:type="dxa"/>
            <w:tcBorders>
              <w:top w:val="nil"/>
              <w:left w:val="nil"/>
              <w:bottom w:val="single" w:sz="4" w:space="0" w:color="auto"/>
              <w:right w:val="single" w:sz="4" w:space="0" w:color="auto"/>
            </w:tcBorders>
            <w:shd w:val="clear" w:color="auto" w:fill="auto"/>
            <w:noWrap/>
            <w:vAlign w:val="center"/>
            <w:hideMark/>
          </w:tcPr>
          <w:p w14:paraId="04D3611F" w14:textId="77777777" w:rsidR="00C2243A" w:rsidRPr="0030576E" w:rsidRDefault="00C2243A" w:rsidP="00BA35CD">
            <w:pPr>
              <w:widowControl/>
              <w:spacing w:line="240" w:lineRule="auto"/>
              <w:ind w:firstLineChars="0" w:firstLine="0"/>
              <w:jc w:val="left"/>
              <w:rPr>
                <w:rFonts w:ascii="宋体" w:eastAsia="宋体" w:hAnsi="宋体" w:cs="宋体"/>
                <w:color w:val="000000"/>
                <w:kern w:val="0"/>
                <w:sz w:val="20"/>
                <w:szCs w:val="20"/>
              </w:rPr>
            </w:pPr>
          </w:p>
        </w:tc>
      </w:tr>
    </w:tbl>
    <w:p w14:paraId="3B00667F" w14:textId="77777777" w:rsidR="00137A7F" w:rsidRDefault="00137A7F" w:rsidP="00137A7F">
      <w:pPr>
        <w:ind w:firstLine="480"/>
      </w:pPr>
    </w:p>
    <w:p w14:paraId="1968EE41" w14:textId="77777777" w:rsidR="00F6548B" w:rsidRDefault="00F6548B" w:rsidP="00F6548B">
      <w:pPr>
        <w:pStyle w:val="4"/>
        <w:numPr>
          <w:ilvl w:val="3"/>
          <w:numId w:val="4"/>
        </w:numPr>
        <w:ind w:left="0" w:firstLineChars="0" w:firstLine="0"/>
      </w:pPr>
      <w:r w:rsidRPr="0096390C">
        <w:rPr>
          <w:rFonts w:hint="eastAsia"/>
        </w:rPr>
        <w:lastRenderedPageBreak/>
        <w:t>租借申报查询请求及应答</w:t>
      </w:r>
    </w:p>
    <w:p w14:paraId="6988FE77" w14:textId="77777777" w:rsidR="00F6548B" w:rsidRDefault="00F6548B" w:rsidP="001643FA">
      <w:pPr>
        <w:ind w:firstLine="482"/>
      </w:pPr>
      <w:r w:rsidRPr="0089519E">
        <w:rPr>
          <w:rFonts w:hint="eastAsia"/>
          <w:b/>
        </w:rPr>
        <w:t>功能</w:t>
      </w:r>
      <w:r>
        <w:rPr>
          <w:rFonts w:hint="eastAsia"/>
        </w:rPr>
        <w:t>：租借</w:t>
      </w:r>
      <w:r w:rsidR="006C2F35">
        <w:rPr>
          <w:rFonts w:hint="eastAsia"/>
        </w:rPr>
        <w:t>申报</w:t>
      </w:r>
      <w:r>
        <w:rPr>
          <w:rFonts w:hint="eastAsia"/>
        </w:rPr>
        <w:t>查询指令用于会员二级系统查询该会员所属客户填写的租借申报单，支持同时查询多条租借申报信息。</w:t>
      </w:r>
    </w:p>
    <w:p w14:paraId="479706AD" w14:textId="77777777" w:rsidR="00F6548B" w:rsidRPr="0089519E" w:rsidRDefault="00F6548B" w:rsidP="00F6548B">
      <w:pPr>
        <w:ind w:firstLine="480"/>
      </w:pPr>
      <w:r>
        <w:rPr>
          <w:rFonts w:hint="eastAsia"/>
        </w:rPr>
        <w:t>消息体格式如下：</w:t>
      </w:r>
    </w:p>
    <w:tbl>
      <w:tblPr>
        <w:tblW w:w="9077" w:type="dxa"/>
        <w:tblInd w:w="103" w:type="dxa"/>
        <w:tblLayout w:type="fixed"/>
        <w:tblLook w:val="04A0" w:firstRow="1" w:lastRow="0" w:firstColumn="1" w:lastColumn="0" w:noHBand="0" w:noVBand="1"/>
      </w:tblPr>
      <w:tblGrid>
        <w:gridCol w:w="798"/>
        <w:gridCol w:w="625"/>
        <w:gridCol w:w="1843"/>
        <w:gridCol w:w="2126"/>
        <w:gridCol w:w="709"/>
        <w:gridCol w:w="708"/>
        <w:gridCol w:w="2268"/>
      </w:tblGrid>
      <w:tr w:rsidR="00F6548B" w:rsidRPr="00710A79" w14:paraId="17EBDE9B" w14:textId="77777777" w:rsidTr="009F4DBB">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vAlign w:val="center"/>
          </w:tcPr>
          <w:p w14:paraId="07E806D3" w14:textId="77777777" w:rsidR="00F6548B" w:rsidRPr="00710A79" w:rsidRDefault="00F6548B" w:rsidP="009F4DBB">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62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5A764F" w14:textId="77777777" w:rsidR="00F6548B" w:rsidRPr="00710A79" w:rsidRDefault="00F6548B" w:rsidP="009F4DBB">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域号</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0879B49B" w14:textId="77777777" w:rsidR="00F6548B" w:rsidRPr="00710A79" w:rsidRDefault="00F6548B" w:rsidP="009F4DBB">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域名</w:t>
            </w:r>
          </w:p>
        </w:tc>
        <w:tc>
          <w:tcPr>
            <w:tcW w:w="2126" w:type="dxa"/>
            <w:tcBorders>
              <w:top w:val="single" w:sz="4" w:space="0" w:color="auto"/>
              <w:left w:val="nil"/>
              <w:bottom w:val="single" w:sz="4" w:space="0" w:color="auto"/>
              <w:right w:val="single" w:sz="4" w:space="0" w:color="auto"/>
            </w:tcBorders>
            <w:shd w:val="clear" w:color="000000" w:fill="D9D9D9"/>
            <w:noWrap/>
            <w:vAlign w:val="center"/>
            <w:hideMark/>
          </w:tcPr>
          <w:p w14:paraId="4012542F" w14:textId="77777777" w:rsidR="00F6548B" w:rsidRPr="00710A79" w:rsidRDefault="00F6548B" w:rsidP="009F4DBB">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1A34598E" w14:textId="77777777" w:rsidR="00F6548B" w:rsidRPr="00710A79" w:rsidRDefault="00F6548B" w:rsidP="009F4DBB">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请求</w:t>
            </w:r>
          </w:p>
        </w:tc>
        <w:tc>
          <w:tcPr>
            <w:tcW w:w="708" w:type="dxa"/>
            <w:tcBorders>
              <w:top w:val="single" w:sz="4" w:space="0" w:color="auto"/>
              <w:left w:val="nil"/>
              <w:bottom w:val="single" w:sz="4" w:space="0" w:color="auto"/>
              <w:right w:val="single" w:sz="4" w:space="0" w:color="auto"/>
            </w:tcBorders>
            <w:shd w:val="clear" w:color="000000" w:fill="D9D9D9"/>
            <w:noWrap/>
            <w:vAlign w:val="center"/>
            <w:hideMark/>
          </w:tcPr>
          <w:p w14:paraId="655C6531" w14:textId="77777777" w:rsidR="00F6548B" w:rsidRPr="00710A79" w:rsidRDefault="00F6548B" w:rsidP="009F4DBB">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应答</w:t>
            </w:r>
          </w:p>
        </w:tc>
        <w:tc>
          <w:tcPr>
            <w:tcW w:w="2268" w:type="dxa"/>
            <w:tcBorders>
              <w:top w:val="single" w:sz="4" w:space="0" w:color="auto"/>
              <w:left w:val="nil"/>
              <w:bottom w:val="single" w:sz="4" w:space="0" w:color="auto"/>
              <w:right w:val="single" w:sz="4" w:space="0" w:color="auto"/>
            </w:tcBorders>
            <w:shd w:val="clear" w:color="000000" w:fill="D9D9D9"/>
            <w:noWrap/>
            <w:vAlign w:val="center"/>
            <w:hideMark/>
          </w:tcPr>
          <w:p w14:paraId="24A2E304" w14:textId="77777777" w:rsidR="00F6548B" w:rsidRPr="00710A79" w:rsidRDefault="00F6548B" w:rsidP="009F4DBB">
            <w:pPr>
              <w:widowControl/>
              <w:spacing w:line="240" w:lineRule="auto"/>
              <w:ind w:firstLineChars="0" w:firstLine="0"/>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说明</w:t>
            </w:r>
          </w:p>
        </w:tc>
      </w:tr>
      <w:tr w:rsidR="00F6548B" w:rsidRPr="00710A79" w14:paraId="399D6577"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4EC7A518" w14:textId="77777777" w:rsidR="00F6548B" w:rsidRPr="00710A79" w:rsidRDefault="00F6548B"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5C1559D1" w14:textId="77777777" w:rsidR="00F6548B" w:rsidRPr="00710A79" w:rsidRDefault="00F6548B"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M00</w:t>
            </w:r>
          </w:p>
        </w:tc>
        <w:tc>
          <w:tcPr>
            <w:tcW w:w="1843" w:type="dxa"/>
            <w:tcBorders>
              <w:top w:val="nil"/>
              <w:left w:val="nil"/>
              <w:bottom w:val="single" w:sz="4" w:space="0" w:color="auto"/>
              <w:right w:val="single" w:sz="4" w:space="0" w:color="auto"/>
            </w:tcBorders>
            <w:shd w:val="clear" w:color="auto" w:fill="auto"/>
            <w:vAlign w:val="center"/>
            <w:hideMark/>
          </w:tcPr>
          <w:p w14:paraId="3A23876F" w14:textId="77777777" w:rsidR="00F6548B" w:rsidRPr="00710A79" w:rsidRDefault="00F6548B"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memberID</w:t>
            </w:r>
          </w:p>
        </w:tc>
        <w:tc>
          <w:tcPr>
            <w:tcW w:w="2126" w:type="dxa"/>
            <w:tcBorders>
              <w:top w:val="nil"/>
              <w:left w:val="nil"/>
              <w:bottom w:val="single" w:sz="4" w:space="0" w:color="auto"/>
              <w:right w:val="single" w:sz="4" w:space="0" w:color="auto"/>
            </w:tcBorders>
            <w:shd w:val="clear" w:color="auto" w:fill="auto"/>
            <w:noWrap/>
            <w:vAlign w:val="center"/>
            <w:hideMark/>
          </w:tcPr>
          <w:p w14:paraId="000F855F" w14:textId="77777777" w:rsidR="00F6548B" w:rsidRPr="00710A79" w:rsidRDefault="00F6548B"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会员代码</w:t>
            </w:r>
          </w:p>
        </w:tc>
        <w:tc>
          <w:tcPr>
            <w:tcW w:w="709" w:type="dxa"/>
            <w:tcBorders>
              <w:top w:val="nil"/>
              <w:left w:val="nil"/>
              <w:bottom w:val="single" w:sz="4" w:space="0" w:color="auto"/>
              <w:right w:val="single" w:sz="4" w:space="0" w:color="auto"/>
            </w:tcBorders>
            <w:shd w:val="clear" w:color="auto" w:fill="auto"/>
            <w:vAlign w:val="center"/>
            <w:hideMark/>
          </w:tcPr>
          <w:p w14:paraId="6E7C2B08" w14:textId="77777777" w:rsidR="00F6548B" w:rsidRPr="00710A79" w:rsidRDefault="00F6548B"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2C8BC17A" w14:textId="77777777" w:rsidR="00F6548B" w:rsidRPr="00710A79" w:rsidRDefault="00F6548B" w:rsidP="009F4DBB">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hideMark/>
          </w:tcPr>
          <w:p w14:paraId="088A3845" w14:textId="77777777" w:rsidR="00F6548B" w:rsidRPr="00710A79" w:rsidRDefault="00F6548B" w:rsidP="009F4DBB">
            <w:pPr>
              <w:widowControl/>
              <w:spacing w:line="240" w:lineRule="auto"/>
              <w:ind w:firstLineChars="0" w:firstLine="0"/>
              <w:rPr>
                <w:rFonts w:ascii="宋体" w:eastAsia="宋体" w:hAnsi="宋体" w:cs="宋体"/>
                <w:color w:val="000000"/>
                <w:kern w:val="0"/>
                <w:sz w:val="20"/>
                <w:szCs w:val="20"/>
              </w:rPr>
            </w:pPr>
          </w:p>
        </w:tc>
      </w:tr>
      <w:tr w:rsidR="00F6548B" w:rsidRPr="00710A79" w14:paraId="42A507F5"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664A5B1F" w14:textId="77777777" w:rsidR="00F6548B" w:rsidRPr="00710A79" w:rsidRDefault="00F6548B"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4D96ACBF" w14:textId="77777777" w:rsidR="00F6548B" w:rsidRPr="00984E1E" w:rsidRDefault="00F6548B" w:rsidP="009F4DB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843" w:type="dxa"/>
            <w:tcBorders>
              <w:top w:val="nil"/>
              <w:left w:val="nil"/>
              <w:bottom w:val="single" w:sz="4" w:space="0" w:color="auto"/>
              <w:right w:val="single" w:sz="4" w:space="0" w:color="auto"/>
            </w:tcBorders>
            <w:shd w:val="clear" w:color="auto" w:fill="auto"/>
            <w:vAlign w:val="center"/>
          </w:tcPr>
          <w:p w14:paraId="286DF83A" w14:textId="77777777" w:rsidR="00F6548B" w:rsidRPr="00984E1E" w:rsidRDefault="00F6548B" w:rsidP="009F4DB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126" w:type="dxa"/>
            <w:tcBorders>
              <w:top w:val="nil"/>
              <w:left w:val="nil"/>
              <w:bottom w:val="single" w:sz="4" w:space="0" w:color="auto"/>
              <w:right w:val="single" w:sz="4" w:space="0" w:color="auto"/>
            </w:tcBorders>
            <w:shd w:val="clear" w:color="auto" w:fill="auto"/>
            <w:noWrap/>
            <w:vAlign w:val="center"/>
          </w:tcPr>
          <w:p w14:paraId="1DD87E92" w14:textId="77777777" w:rsidR="00F6548B" w:rsidRPr="00984E1E" w:rsidRDefault="00F6548B" w:rsidP="009F4DBB">
            <w:pPr>
              <w:widowControl/>
              <w:spacing w:line="240" w:lineRule="auto"/>
              <w:ind w:firstLineChars="0" w:firstLine="0"/>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09" w:type="dxa"/>
            <w:tcBorders>
              <w:top w:val="nil"/>
              <w:left w:val="nil"/>
              <w:bottom w:val="single" w:sz="4" w:space="0" w:color="auto"/>
              <w:right w:val="single" w:sz="4" w:space="0" w:color="auto"/>
            </w:tcBorders>
            <w:shd w:val="clear" w:color="auto" w:fill="auto"/>
            <w:vAlign w:val="center"/>
          </w:tcPr>
          <w:p w14:paraId="157C750B" w14:textId="77777777" w:rsidR="00F6548B" w:rsidRPr="007D5A61" w:rsidRDefault="00F6548B" w:rsidP="009F4DBB">
            <w:pPr>
              <w:spacing w:line="240" w:lineRule="auto"/>
              <w:ind w:firstLineChars="0" w:firstLine="0"/>
              <w:rPr>
                <w:rFonts w:asciiTheme="minorEastAsia" w:hAnsiTheme="minorEastAsia"/>
                <w:color w:val="000000"/>
                <w:sz w:val="21"/>
                <w:szCs w:val="21"/>
              </w:rPr>
            </w:pPr>
            <w:r w:rsidRPr="007D5A61">
              <w:rPr>
                <w:rFonts w:asciiTheme="minorEastAsia" w:hAnsiTheme="minorEastAsia" w:hint="eastAsia"/>
                <w:color w:val="000000"/>
                <w:sz w:val="21"/>
                <w:szCs w:val="21"/>
              </w:rPr>
              <w:t>M</w:t>
            </w:r>
          </w:p>
        </w:tc>
        <w:tc>
          <w:tcPr>
            <w:tcW w:w="708" w:type="dxa"/>
            <w:tcBorders>
              <w:top w:val="nil"/>
              <w:left w:val="nil"/>
              <w:bottom w:val="single" w:sz="4" w:space="0" w:color="auto"/>
              <w:right w:val="single" w:sz="4" w:space="0" w:color="auto"/>
            </w:tcBorders>
            <w:shd w:val="clear" w:color="auto" w:fill="auto"/>
            <w:noWrap/>
            <w:vAlign w:val="center"/>
          </w:tcPr>
          <w:p w14:paraId="62A2DDD8" w14:textId="77777777" w:rsidR="00F6548B" w:rsidRPr="007803DC" w:rsidRDefault="00F6548B" w:rsidP="009F4DBB">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1D257FD0" w14:textId="77777777" w:rsidR="00F6548B" w:rsidRPr="00710A79" w:rsidRDefault="00F6548B" w:rsidP="009F4DBB">
            <w:pPr>
              <w:widowControl/>
              <w:spacing w:line="240" w:lineRule="auto"/>
              <w:ind w:firstLineChars="0" w:firstLine="0"/>
              <w:rPr>
                <w:rFonts w:ascii="宋体" w:eastAsia="宋体" w:hAnsi="宋体" w:cs="宋体"/>
                <w:color w:val="000000"/>
                <w:kern w:val="0"/>
                <w:sz w:val="20"/>
                <w:szCs w:val="20"/>
              </w:rPr>
            </w:pPr>
          </w:p>
        </w:tc>
      </w:tr>
      <w:tr w:rsidR="00065CFD" w:rsidRPr="00710A79" w14:paraId="01AE7DC0"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502F2116"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3B153617"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843" w:type="dxa"/>
            <w:tcBorders>
              <w:top w:val="nil"/>
              <w:left w:val="nil"/>
              <w:bottom w:val="single" w:sz="4" w:space="0" w:color="auto"/>
              <w:right w:val="single" w:sz="4" w:space="0" w:color="auto"/>
            </w:tcBorders>
            <w:shd w:val="clear" w:color="auto" w:fill="auto"/>
            <w:vAlign w:val="center"/>
          </w:tcPr>
          <w:p w14:paraId="37C8D5D1"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r w:rsidRPr="00E42239">
              <w:rPr>
                <w:rFonts w:ascii="宋体" w:eastAsia="宋体" w:hAnsi="宋体" w:cs="宋体"/>
                <w:color w:val="000000"/>
                <w:kern w:val="0"/>
                <w:sz w:val="20"/>
                <w:szCs w:val="20"/>
              </w:rPr>
              <w:t>clientID</w:t>
            </w:r>
          </w:p>
        </w:tc>
        <w:tc>
          <w:tcPr>
            <w:tcW w:w="2126" w:type="dxa"/>
            <w:tcBorders>
              <w:top w:val="nil"/>
              <w:left w:val="nil"/>
              <w:bottom w:val="single" w:sz="4" w:space="0" w:color="auto"/>
              <w:right w:val="single" w:sz="4" w:space="0" w:color="auto"/>
            </w:tcBorders>
            <w:shd w:val="clear" w:color="auto" w:fill="auto"/>
            <w:noWrap/>
            <w:vAlign w:val="center"/>
          </w:tcPr>
          <w:p w14:paraId="2EBF7504"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客户代码</w:t>
            </w:r>
          </w:p>
        </w:tc>
        <w:tc>
          <w:tcPr>
            <w:tcW w:w="709" w:type="dxa"/>
            <w:tcBorders>
              <w:top w:val="nil"/>
              <w:left w:val="nil"/>
              <w:bottom w:val="single" w:sz="4" w:space="0" w:color="auto"/>
              <w:right w:val="single" w:sz="4" w:space="0" w:color="auto"/>
            </w:tcBorders>
            <w:shd w:val="clear" w:color="auto" w:fill="auto"/>
            <w:vAlign w:val="center"/>
          </w:tcPr>
          <w:p w14:paraId="01F8D5E0" w14:textId="77777777" w:rsidR="00065CFD" w:rsidRPr="00492469" w:rsidRDefault="00065CFD" w:rsidP="009F4DBB">
            <w:pPr>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4231A76D" w14:textId="77777777" w:rsidR="00065CFD" w:rsidRPr="00492469" w:rsidRDefault="00065CFD" w:rsidP="009F4DBB">
            <w:pPr>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05F0CB28" w14:textId="77777777" w:rsidR="00065CFD" w:rsidRPr="003E783F" w:rsidRDefault="00065CFD" w:rsidP="009F4DBB">
            <w:pPr>
              <w:widowControl/>
              <w:spacing w:line="240" w:lineRule="auto"/>
              <w:ind w:firstLineChars="0" w:firstLine="0"/>
              <w:rPr>
                <w:rFonts w:ascii="宋体" w:eastAsia="宋体" w:hAnsi="宋体" w:cs="宋体"/>
                <w:color w:val="000000"/>
                <w:kern w:val="0"/>
                <w:sz w:val="20"/>
                <w:szCs w:val="20"/>
              </w:rPr>
            </w:pPr>
          </w:p>
        </w:tc>
      </w:tr>
      <w:tr w:rsidR="00065CFD" w:rsidRPr="00710A79" w14:paraId="341E5C97"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E1AD56A"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067A12DD"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1843" w:type="dxa"/>
            <w:tcBorders>
              <w:top w:val="nil"/>
              <w:left w:val="nil"/>
              <w:bottom w:val="single" w:sz="4" w:space="0" w:color="auto"/>
              <w:right w:val="single" w:sz="4" w:space="0" w:color="auto"/>
            </w:tcBorders>
            <w:shd w:val="clear" w:color="auto" w:fill="auto"/>
            <w:noWrap/>
            <w:vAlign w:val="center"/>
            <w:hideMark/>
          </w:tcPr>
          <w:p w14:paraId="14325A1E"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applyDate</w:t>
            </w:r>
          </w:p>
        </w:tc>
        <w:tc>
          <w:tcPr>
            <w:tcW w:w="2126" w:type="dxa"/>
            <w:tcBorders>
              <w:top w:val="nil"/>
              <w:left w:val="nil"/>
              <w:bottom w:val="single" w:sz="4" w:space="0" w:color="auto"/>
              <w:right w:val="single" w:sz="4" w:space="0" w:color="auto"/>
            </w:tcBorders>
            <w:shd w:val="clear" w:color="auto" w:fill="auto"/>
            <w:noWrap/>
            <w:vAlign w:val="center"/>
            <w:hideMark/>
          </w:tcPr>
          <w:p w14:paraId="6AB7DC5B"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710A79">
              <w:rPr>
                <w:rFonts w:ascii="宋体" w:eastAsia="宋体" w:hAnsi="宋体" w:cs="宋体" w:hint="eastAsia"/>
                <w:color w:val="000000"/>
                <w:kern w:val="0"/>
                <w:sz w:val="20"/>
                <w:szCs w:val="20"/>
              </w:rPr>
              <w:t>日期</w:t>
            </w:r>
          </w:p>
        </w:tc>
        <w:tc>
          <w:tcPr>
            <w:tcW w:w="709" w:type="dxa"/>
            <w:tcBorders>
              <w:top w:val="nil"/>
              <w:left w:val="nil"/>
              <w:bottom w:val="single" w:sz="4" w:space="0" w:color="auto"/>
              <w:right w:val="single" w:sz="4" w:space="0" w:color="auto"/>
            </w:tcBorders>
            <w:shd w:val="clear" w:color="auto" w:fill="auto"/>
            <w:noWrap/>
            <w:vAlign w:val="center"/>
            <w:hideMark/>
          </w:tcPr>
          <w:p w14:paraId="2A8D7663"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100379F3"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hideMark/>
          </w:tcPr>
          <w:p w14:paraId="706A2BC7"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p>
        </w:tc>
      </w:tr>
      <w:tr w:rsidR="00ED281F" w:rsidRPr="00710A79" w14:paraId="2DE19B72"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0BD2EAE5" w14:textId="77777777" w:rsidR="00ED281F" w:rsidRPr="00710A79" w:rsidRDefault="00ED281F"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358A0518"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843" w:type="dxa"/>
            <w:tcBorders>
              <w:top w:val="nil"/>
              <w:left w:val="nil"/>
              <w:bottom w:val="single" w:sz="4" w:space="0" w:color="auto"/>
              <w:right w:val="single" w:sz="4" w:space="0" w:color="auto"/>
            </w:tcBorders>
            <w:shd w:val="clear" w:color="auto" w:fill="auto"/>
            <w:vAlign w:val="center"/>
            <w:hideMark/>
          </w:tcPr>
          <w:p w14:paraId="0AF24283"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2126" w:type="dxa"/>
            <w:tcBorders>
              <w:top w:val="nil"/>
              <w:left w:val="nil"/>
              <w:bottom w:val="single" w:sz="4" w:space="0" w:color="auto"/>
              <w:right w:val="single" w:sz="4" w:space="0" w:color="auto"/>
            </w:tcBorders>
            <w:shd w:val="clear" w:color="auto" w:fill="auto"/>
            <w:noWrap/>
            <w:vAlign w:val="center"/>
            <w:hideMark/>
          </w:tcPr>
          <w:p w14:paraId="0AEE586F" w14:textId="77777777" w:rsidR="00ED281F" w:rsidRPr="00710A79" w:rsidRDefault="00ED281F"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租借申报编号</w:t>
            </w:r>
          </w:p>
        </w:tc>
        <w:tc>
          <w:tcPr>
            <w:tcW w:w="709" w:type="dxa"/>
            <w:tcBorders>
              <w:top w:val="nil"/>
              <w:left w:val="nil"/>
              <w:bottom w:val="single" w:sz="4" w:space="0" w:color="auto"/>
              <w:right w:val="single" w:sz="4" w:space="0" w:color="auto"/>
            </w:tcBorders>
            <w:shd w:val="clear" w:color="auto" w:fill="auto"/>
            <w:vAlign w:val="center"/>
            <w:hideMark/>
          </w:tcPr>
          <w:p w14:paraId="74C360AE" w14:textId="77777777" w:rsidR="00ED281F" w:rsidRPr="00710A79" w:rsidRDefault="00ED281F"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hideMark/>
          </w:tcPr>
          <w:p w14:paraId="0660E28F" w14:textId="77777777" w:rsidR="00ED281F" w:rsidRPr="00710A79" w:rsidRDefault="00ED281F"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hideMark/>
          </w:tcPr>
          <w:p w14:paraId="4DE0386D" w14:textId="77777777" w:rsidR="00ED281F" w:rsidRPr="00710A79" w:rsidRDefault="00ED281F" w:rsidP="009F4DBB">
            <w:pPr>
              <w:widowControl/>
              <w:spacing w:line="240" w:lineRule="auto"/>
              <w:ind w:firstLineChars="0" w:firstLine="0"/>
              <w:rPr>
                <w:rFonts w:ascii="宋体" w:eastAsia="宋体" w:hAnsi="宋体" w:cs="宋体"/>
                <w:color w:val="000000"/>
                <w:kern w:val="0"/>
                <w:sz w:val="20"/>
                <w:szCs w:val="20"/>
              </w:rPr>
            </w:pPr>
          </w:p>
        </w:tc>
      </w:tr>
      <w:tr w:rsidR="00065CFD" w:rsidRPr="00710A79" w14:paraId="21FB1DE2"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431522D4"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1CE6049F"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T00</w:t>
            </w:r>
          </w:p>
        </w:tc>
        <w:tc>
          <w:tcPr>
            <w:tcW w:w="1843" w:type="dxa"/>
            <w:tcBorders>
              <w:top w:val="nil"/>
              <w:left w:val="nil"/>
              <w:bottom w:val="single" w:sz="4" w:space="0" w:color="auto"/>
              <w:right w:val="single" w:sz="4" w:space="0" w:color="auto"/>
            </w:tcBorders>
            <w:shd w:val="clear" w:color="auto" w:fill="auto"/>
            <w:noWrap/>
            <w:vAlign w:val="center"/>
            <w:hideMark/>
          </w:tcPr>
          <w:p w14:paraId="3F4C06ED"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origApp</w:t>
            </w:r>
          </w:p>
        </w:tc>
        <w:tc>
          <w:tcPr>
            <w:tcW w:w="2126" w:type="dxa"/>
            <w:tcBorders>
              <w:top w:val="nil"/>
              <w:left w:val="nil"/>
              <w:bottom w:val="single" w:sz="4" w:space="0" w:color="auto"/>
              <w:right w:val="single" w:sz="4" w:space="0" w:color="auto"/>
            </w:tcBorders>
            <w:shd w:val="clear" w:color="auto" w:fill="auto"/>
            <w:noWrap/>
            <w:vAlign w:val="center"/>
            <w:hideMark/>
          </w:tcPr>
          <w:p w14:paraId="62B290A8"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申报方</w:t>
            </w:r>
          </w:p>
        </w:tc>
        <w:tc>
          <w:tcPr>
            <w:tcW w:w="709" w:type="dxa"/>
            <w:tcBorders>
              <w:top w:val="nil"/>
              <w:left w:val="nil"/>
              <w:bottom w:val="single" w:sz="4" w:space="0" w:color="auto"/>
              <w:right w:val="single" w:sz="4" w:space="0" w:color="auto"/>
            </w:tcBorders>
            <w:shd w:val="clear" w:color="auto" w:fill="auto"/>
            <w:vAlign w:val="center"/>
            <w:hideMark/>
          </w:tcPr>
          <w:p w14:paraId="77645FB5" w14:textId="2916C0FC" w:rsidR="00065CFD" w:rsidRPr="00710A79" w:rsidRDefault="00DE7276"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60B8AB6C"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vAlign w:val="center"/>
            <w:hideMark/>
          </w:tcPr>
          <w:p w14:paraId="27953410"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1位字符，取值：</w:t>
            </w:r>
            <w:r w:rsidRPr="00710A79">
              <w:rPr>
                <w:rFonts w:ascii="宋体" w:eastAsia="宋体" w:hAnsi="宋体" w:cs="宋体" w:hint="eastAsia"/>
                <w:color w:val="000000"/>
                <w:kern w:val="0"/>
                <w:sz w:val="20"/>
                <w:szCs w:val="20"/>
              </w:rPr>
              <w:t>1-借出方，2-借入方</w:t>
            </w:r>
            <w:r>
              <w:rPr>
                <w:rFonts w:ascii="宋体" w:eastAsia="宋体" w:hAnsi="宋体" w:cs="宋体" w:hint="eastAsia"/>
                <w:color w:val="000000"/>
                <w:kern w:val="0"/>
                <w:sz w:val="20"/>
                <w:szCs w:val="20"/>
              </w:rPr>
              <w:t>。</w:t>
            </w:r>
          </w:p>
        </w:tc>
      </w:tr>
      <w:tr w:rsidR="00065CFD" w:rsidRPr="00710A79" w14:paraId="03C79A6E"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39B6394C"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1EC0FC6B" w14:textId="77777777" w:rsidR="00065CFD" w:rsidRPr="00492469" w:rsidRDefault="00065CFD" w:rsidP="009F4DBB">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843" w:type="dxa"/>
            <w:tcBorders>
              <w:top w:val="nil"/>
              <w:left w:val="nil"/>
              <w:bottom w:val="single" w:sz="4" w:space="0" w:color="auto"/>
              <w:right w:val="single" w:sz="4" w:space="0" w:color="auto"/>
            </w:tcBorders>
            <w:shd w:val="clear" w:color="auto" w:fill="auto"/>
            <w:noWrap/>
            <w:vAlign w:val="center"/>
          </w:tcPr>
          <w:p w14:paraId="6CA0463F" w14:textId="77777777" w:rsidR="00065CFD" w:rsidRPr="00492469" w:rsidRDefault="00065CFD" w:rsidP="009F4DBB">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2126" w:type="dxa"/>
            <w:tcBorders>
              <w:top w:val="nil"/>
              <w:left w:val="nil"/>
              <w:bottom w:val="single" w:sz="4" w:space="0" w:color="auto"/>
              <w:right w:val="single" w:sz="4" w:space="0" w:color="auto"/>
            </w:tcBorders>
            <w:shd w:val="clear" w:color="auto" w:fill="auto"/>
            <w:noWrap/>
            <w:vAlign w:val="center"/>
          </w:tcPr>
          <w:p w14:paraId="5BB3D3A0" w14:textId="77777777" w:rsidR="00065CFD" w:rsidRPr="00492469" w:rsidRDefault="00065CFD" w:rsidP="009F4DBB">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09" w:type="dxa"/>
            <w:tcBorders>
              <w:top w:val="nil"/>
              <w:left w:val="nil"/>
              <w:bottom w:val="single" w:sz="4" w:space="0" w:color="auto"/>
              <w:right w:val="single" w:sz="4" w:space="0" w:color="auto"/>
            </w:tcBorders>
            <w:shd w:val="clear" w:color="auto" w:fill="auto"/>
            <w:vAlign w:val="center"/>
          </w:tcPr>
          <w:p w14:paraId="1CCA7AF7" w14:textId="77777777" w:rsidR="00065CFD" w:rsidRPr="00492469"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tcPr>
          <w:p w14:paraId="1EDC2768" w14:textId="77777777" w:rsidR="00065CFD" w:rsidRPr="00492469"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vAlign w:val="center"/>
          </w:tcPr>
          <w:p w14:paraId="7EE073CE" w14:textId="77777777" w:rsidR="00065CFD" w:rsidRPr="00492469" w:rsidRDefault="00065CFD" w:rsidP="009F4DBB">
            <w:pPr>
              <w:widowControl/>
              <w:spacing w:line="240" w:lineRule="auto"/>
              <w:ind w:firstLineChars="0" w:firstLine="0"/>
              <w:rPr>
                <w:rFonts w:ascii="宋体" w:eastAsia="宋体" w:hAnsi="宋体" w:cs="宋体"/>
                <w:color w:val="000000"/>
                <w:kern w:val="0"/>
                <w:sz w:val="20"/>
                <w:szCs w:val="20"/>
              </w:rPr>
            </w:pPr>
          </w:p>
        </w:tc>
      </w:tr>
      <w:tr w:rsidR="0077711C" w:rsidRPr="00710A79" w14:paraId="6671AC4C"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B7C135A" w14:textId="77777777" w:rsidR="0077711C" w:rsidRPr="0030576E" w:rsidRDefault="0077711C"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01FF2FAD"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843" w:type="dxa"/>
            <w:tcBorders>
              <w:top w:val="nil"/>
              <w:left w:val="nil"/>
              <w:bottom w:val="single" w:sz="4" w:space="0" w:color="auto"/>
              <w:right w:val="single" w:sz="4" w:space="0" w:color="auto"/>
            </w:tcBorders>
            <w:shd w:val="clear" w:color="auto" w:fill="auto"/>
            <w:noWrap/>
            <w:vAlign w:val="center"/>
          </w:tcPr>
          <w:p w14:paraId="35D4BA5E"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2126" w:type="dxa"/>
            <w:tcBorders>
              <w:top w:val="nil"/>
              <w:left w:val="nil"/>
              <w:bottom w:val="single" w:sz="4" w:space="0" w:color="auto"/>
              <w:right w:val="single" w:sz="4" w:space="0" w:color="auto"/>
            </w:tcBorders>
            <w:shd w:val="clear" w:color="auto" w:fill="auto"/>
            <w:noWrap/>
            <w:vAlign w:val="center"/>
          </w:tcPr>
          <w:p w14:paraId="3CFE7CAC" w14:textId="77777777" w:rsidR="0077711C" w:rsidRPr="00492469" w:rsidRDefault="0077711C" w:rsidP="009F4DBB">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vAlign w:val="center"/>
          </w:tcPr>
          <w:p w14:paraId="0A0198C5" w14:textId="77777777" w:rsidR="0077711C" w:rsidRPr="00492469" w:rsidRDefault="0077711C"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tcPr>
          <w:p w14:paraId="7A4E7F93" w14:textId="77777777" w:rsidR="0077711C" w:rsidRPr="00492469" w:rsidRDefault="0077711C"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vAlign w:val="center"/>
          </w:tcPr>
          <w:p w14:paraId="30812B94" w14:textId="77777777" w:rsidR="0077711C" w:rsidRPr="00492469" w:rsidRDefault="0077711C" w:rsidP="009F4DBB">
            <w:pPr>
              <w:widowControl/>
              <w:spacing w:line="240" w:lineRule="auto"/>
              <w:ind w:firstLineChars="0" w:firstLine="0"/>
              <w:rPr>
                <w:rFonts w:ascii="宋体" w:eastAsia="宋体" w:hAnsi="宋体" w:cs="宋体"/>
                <w:color w:val="000000"/>
                <w:kern w:val="0"/>
                <w:sz w:val="20"/>
                <w:szCs w:val="20"/>
              </w:rPr>
            </w:pPr>
          </w:p>
        </w:tc>
      </w:tr>
      <w:tr w:rsidR="00065CFD" w:rsidRPr="00710A79" w14:paraId="2C8E8C8B"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31EBD027"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3E9D3B44"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843" w:type="dxa"/>
            <w:tcBorders>
              <w:top w:val="nil"/>
              <w:left w:val="nil"/>
              <w:bottom w:val="single" w:sz="4" w:space="0" w:color="auto"/>
              <w:right w:val="single" w:sz="4" w:space="0" w:color="auto"/>
            </w:tcBorders>
            <w:shd w:val="clear" w:color="auto" w:fill="auto"/>
            <w:noWrap/>
            <w:vAlign w:val="center"/>
          </w:tcPr>
          <w:p w14:paraId="30F7640A"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2126" w:type="dxa"/>
            <w:tcBorders>
              <w:top w:val="nil"/>
              <w:left w:val="nil"/>
              <w:bottom w:val="single" w:sz="4" w:space="0" w:color="auto"/>
              <w:right w:val="single" w:sz="4" w:space="0" w:color="auto"/>
            </w:tcBorders>
            <w:shd w:val="clear" w:color="auto" w:fill="auto"/>
            <w:noWrap/>
            <w:vAlign w:val="center"/>
          </w:tcPr>
          <w:p w14:paraId="1DC5A049"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09" w:type="dxa"/>
            <w:tcBorders>
              <w:top w:val="nil"/>
              <w:left w:val="nil"/>
              <w:bottom w:val="single" w:sz="4" w:space="0" w:color="auto"/>
              <w:right w:val="single" w:sz="4" w:space="0" w:color="auto"/>
            </w:tcBorders>
            <w:shd w:val="clear" w:color="auto" w:fill="auto"/>
            <w:vAlign w:val="center"/>
          </w:tcPr>
          <w:p w14:paraId="41A2E364" w14:textId="77777777" w:rsidR="00065CFD" w:rsidRPr="00492469"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tcPr>
          <w:p w14:paraId="20FA4920" w14:textId="77777777" w:rsidR="00065CFD" w:rsidRPr="00492469"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vAlign w:val="center"/>
          </w:tcPr>
          <w:p w14:paraId="3CD40347" w14:textId="77777777" w:rsidR="00065CFD" w:rsidRPr="0030576E" w:rsidRDefault="00065CFD" w:rsidP="009F4DBB">
            <w:pPr>
              <w:widowControl/>
              <w:spacing w:line="240" w:lineRule="auto"/>
              <w:ind w:firstLineChars="0" w:firstLine="0"/>
              <w:rPr>
                <w:rFonts w:ascii="宋体" w:eastAsia="宋体" w:hAnsi="宋体" w:cs="宋体"/>
                <w:color w:val="000000"/>
                <w:kern w:val="0"/>
                <w:sz w:val="20"/>
                <w:szCs w:val="20"/>
              </w:rPr>
            </w:pPr>
          </w:p>
        </w:tc>
      </w:tr>
      <w:tr w:rsidR="00065CFD" w:rsidRPr="00710A79" w14:paraId="0CA63F0D" w14:textId="77777777" w:rsidTr="009F4DBB">
        <w:trPr>
          <w:trHeight w:val="720"/>
        </w:trPr>
        <w:tc>
          <w:tcPr>
            <w:tcW w:w="798" w:type="dxa"/>
            <w:tcBorders>
              <w:top w:val="nil"/>
              <w:left w:val="single" w:sz="4" w:space="0" w:color="auto"/>
              <w:bottom w:val="single" w:sz="4" w:space="0" w:color="auto"/>
              <w:right w:val="single" w:sz="4" w:space="0" w:color="auto"/>
            </w:tcBorders>
            <w:vAlign w:val="center"/>
          </w:tcPr>
          <w:p w14:paraId="73B26A7D"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1EAC2DE1"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K05</w:t>
            </w:r>
          </w:p>
        </w:tc>
        <w:tc>
          <w:tcPr>
            <w:tcW w:w="1843" w:type="dxa"/>
            <w:tcBorders>
              <w:top w:val="nil"/>
              <w:left w:val="nil"/>
              <w:bottom w:val="single" w:sz="4" w:space="0" w:color="auto"/>
              <w:right w:val="single" w:sz="4" w:space="0" w:color="auto"/>
            </w:tcBorders>
            <w:shd w:val="clear" w:color="auto" w:fill="auto"/>
            <w:noWrap/>
            <w:vAlign w:val="center"/>
            <w:hideMark/>
          </w:tcPr>
          <w:p w14:paraId="4E68DCF1"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applyState</w:t>
            </w:r>
          </w:p>
        </w:tc>
        <w:tc>
          <w:tcPr>
            <w:tcW w:w="2126" w:type="dxa"/>
            <w:tcBorders>
              <w:top w:val="nil"/>
              <w:left w:val="nil"/>
              <w:bottom w:val="single" w:sz="4" w:space="0" w:color="auto"/>
              <w:right w:val="single" w:sz="4" w:space="0" w:color="auto"/>
            </w:tcBorders>
            <w:shd w:val="clear" w:color="auto" w:fill="auto"/>
            <w:noWrap/>
            <w:vAlign w:val="center"/>
            <w:hideMark/>
          </w:tcPr>
          <w:p w14:paraId="27F0D8FA"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vAlign w:val="center"/>
            <w:hideMark/>
          </w:tcPr>
          <w:p w14:paraId="5DC0B6FA"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hideMark/>
          </w:tcPr>
          <w:p w14:paraId="45386B96"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vAlign w:val="center"/>
            <w:hideMark/>
          </w:tcPr>
          <w:p w14:paraId="2084405F"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1位字符，取值：</w:t>
            </w:r>
            <w:r w:rsidRPr="00710A79">
              <w:rPr>
                <w:rFonts w:ascii="宋体" w:eastAsia="宋体" w:hAnsi="宋体" w:cs="宋体" w:hint="eastAsia"/>
                <w:color w:val="000000"/>
                <w:kern w:val="0"/>
                <w:sz w:val="20"/>
                <w:szCs w:val="20"/>
              </w:rPr>
              <w:t>3-已提交，4-已撤销，5-已配对，6-审批通过，7-审批不通过，8-审批失败。</w:t>
            </w:r>
          </w:p>
        </w:tc>
      </w:tr>
      <w:tr w:rsidR="00065CFD" w:rsidRPr="00710A79" w14:paraId="0DF1D7E8"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60CD9496"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49CA278B"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M60</w:t>
            </w:r>
          </w:p>
        </w:tc>
        <w:tc>
          <w:tcPr>
            <w:tcW w:w="1843" w:type="dxa"/>
            <w:tcBorders>
              <w:top w:val="nil"/>
              <w:left w:val="nil"/>
              <w:bottom w:val="single" w:sz="4" w:space="0" w:color="auto"/>
              <w:right w:val="single" w:sz="4" w:space="0" w:color="auto"/>
            </w:tcBorders>
            <w:shd w:val="clear" w:color="auto" w:fill="auto"/>
            <w:vAlign w:val="center"/>
            <w:hideMark/>
          </w:tcPr>
          <w:p w14:paraId="6B5BCC4C"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traderID</w:t>
            </w:r>
          </w:p>
        </w:tc>
        <w:tc>
          <w:tcPr>
            <w:tcW w:w="2126" w:type="dxa"/>
            <w:tcBorders>
              <w:top w:val="nil"/>
              <w:left w:val="nil"/>
              <w:bottom w:val="single" w:sz="4" w:space="0" w:color="auto"/>
              <w:right w:val="single" w:sz="4" w:space="0" w:color="auto"/>
            </w:tcBorders>
            <w:shd w:val="clear" w:color="auto" w:fill="auto"/>
            <w:noWrap/>
            <w:vAlign w:val="center"/>
            <w:hideMark/>
          </w:tcPr>
          <w:p w14:paraId="3BB9606B"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用户</w:t>
            </w:r>
            <w:r w:rsidRPr="00710A79">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vAlign w:val="center"/>
            <w:hideMark/>
          </w:tcPr>
          <w:p w14:paraId="51B4B66C"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1CC72700"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hideMark/>
          </w:tcPr>
          <w:p w14:paraId="1F2FF5B5"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p>
        </w:tc>
      </w:tr>
      <w:tr w:rsidR="00065CFD" w:rsidRPr="00710A79" w14:paraId="5C21B8DD"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1F486C6"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6CE302D7" w14:textId="006E8F7C" w:rsidR="00065CFD" w:rsidRPr="00710A79" w:rsidRDefault="00B90A33" w:rsidP="00B90A33">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color w:val="000000"/>
                <w:kern w:val="0"/>
                <w:sz w:val="20"/>
                <w:szCs w:val="20"/>
              </w:rPr>
              <w:t>95</w:t>
            </w:r>
          </w:p>
        </w:tc>
        <w:tc>
          <w:tcPr>
            <w:tcW w:w="1843" w:type="dxa"/>
            <w:tcBorders>
              <w:top w:val="nil"/>
              <w:left w:val="nil"/>
              <w:bottom w:val="single" w:sz="4" w:space="0" w:color="auto"/>
              <w:right w:val="single" w:sz="4" w:space="0" w:color="auto"/>
            </w:tcBorders>
            <w:shd w:val="clear" w:color="auto" w:fill="auto"/>
            <w:vAlign w:val="center"/>
            <w:hideMark/>
          </w:tcPr>
          <w:p w14:paraId="5BF0D2B0" w14:textId="51D977D4"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r w:rsidR="00420BC5" w:rsidRPr="004F120C">
              <w:rPr>
                <w:rFonts w:ascii="宋体" w:eastAsia="宋体" w:hAnsi="宋体" w:cs="宋体"/>
                <w:color w:val="000000"/>
                <w:kern w:val="0"/>
                <w:sz w:val="20"/>
                <w:szCs w:val="20"/>
              </w:rPr>
              <w:t>applyDetailInfoData</w:t>
            </w:r>
            <w:r w:rsidRPr="00710A79">
              <w:rPr>
                <w:rFonts w:ascii="宋体" w:eastAsia="宋体" w:hAnsi="宋体" w:cs="宋体" w:hint="eastAsia"/>
                <w:color w:val="000000"/>
                <w:kern w:val="0"/>
                <w:sz w:val="20"/>
                <w:szCs w:val="20"/>
              </w:rPr>
              <w:t>]</w:t>
            </w:r>
          </w:p>
        </w:tc>
        <w:tc>
          <w:tcPr>
            <w:tcW w:w="2126" w:type="dxa"/>
            <w:tcBorders>
              <w:top w:val="nil"/>
              <w:left w:val="nil"/>
              <w:bottom w:val="single" w:sz="4" w:space="0" w:color="auto"/>
              <w:right w:val="single" w:sz="4" w:space="0" w:color="auto"/>
            </w:tcBorders>
            <w:shd w:val="clear" w:color="auto" w:fill="auto"/>
            <w:noWrap/>
            <w:vAlign w:val="center"/>
            <w:hideMark/>
          </w:tcPr>
          <w:p w14:paraId="40CF8906"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租借申</w:t>
            </w:r>
            <w:r>
              <w:rPr>
                <w:rFonts w:ascii="宋体" w:eastAsia="宋体" w:hAnsi="宋体" w:cs="宋体" w:hint="eastAsia"/>
                <w:color w:val="000000"/>
                <w:kern w:val="0"/>
                <w:sz w:val="20"/>
                <w:szCs w:val="20"/>
              </w:rPr>
              <w:t>报</w:t>
            </w:r>
            <w:r w:rsidRPr="00710A79">
              <w:rPr>
                <w:rFonts w:ascii="宋体" w:eastAsia="宋体" w:hAnsi="宋体" w:cs="宋体" w:hint="eastAsia"/>
                <w:color w:val="000000"/>
                <w:kern w:val="0"/>
                <w:sz w:val="20"/>
                <w:szCs w:val="20"/>
              </w:rPr>
              <w:t>信息</w:t>
            </w:r>
            <w:r>
              <w:rPr>
                <w:rFonts w:ascii="宋体" w:eastAsia="宋体" w:hAnsi="宋体" w:cs="宋体" w:hint="eastAsia"/>
                <w:color w:val="000000"/>
                <w:kern w:val="0"/>
                <w:sz w:val="20"/>
                <w:szCs w:val="20"/>
              </w:rPr>
              <w:t>数据</w:t>
            </w:r>
          </w:p>
        </w:tc>
        <w:tc>
          <w:tcPr>
            <w:tcW w:w="709" w:type="dxa"/>
            <w:tcBorders>
              <w:top w:val="nil"/>
              <w:left w:val="nil"/>
              <w:bottom w:val="single" w:sz="4" w:space="0" w:color="auto"/>
              <w:right w:val="single" w:sz="4" w:space="0" w:color="auto"/>
            </w:tcBorders>
            <w:shd w:val="clear" w:color="auto" w:fill="auto"/>
            <w:noWrap/>
            <w:vAlign w:val="center"/>
            <w:hideMark/>
          </w:tcPr>
          <w:p w14:paraId="74C871E9"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48C6E377"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111134C2" w14:textId="77777777" w:rsidR="00065CFD" w:rsidRPr="00D84A76"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065CFD" w:rsidRPr="00710A79" w14:paraId="58A728B8" w14:textId="77777777" w:rsidTr="00860B23">
        <w:trPr>
          <w:trHeight w:val="270"/>
        </w:trPr>
        <w:tc>
          <w:tcPr>
            <w:tcW w:w="798" w:type="dxa"/>
            <w:tcBorders>
              <w:top w:val="nil"/>
              <w:left w:val="single" w:sz="4" w:space="0" w:color="auto"/>
              <w:bottom w:val="single" w:sz="4" w:space="0" w:color="auto"/>
              <w:right w:val="single" w:sz="4" w:space="0" w:color="auto"/>
            </w:tcBorders>
            <w:vAlign w:val="center"/>
          </w:tcPr>
          <w:p w14:paraId="14BDCD94"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508471B1"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p>
        </w:tc>
        <w:tc>
          <w:tcPr>
            <w:tcW w:w="1843" w:type="dxa"/>
            <w:tcBorders>
              <w:top w:val="nil"/>
              <w:left w:val="nil"/>
              <w:bottom w:val="single" w:sz="4" w:space="0" w:color="auto"/>
              <w:right w:val="single" w:sz="4" w:space="0" w:color="auto"/>
            </w:tcBorders>
            <w:shd w:val="clear" w:color="auto" w:fill="auto"/>
            <w:vAlign w:val="center"/>
          </w:tcPr>
          <w:p w14:paraId="040A85B8"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p>
        </w:tc>
        <w:tc>
          <w:tcPr>
            <w:tcW w:w="2126" w:type="dxa"/>
            <w:tcBorders>
              <w:top w:val="nil"/>
              <w:left w:val="nil"/>
              <w:bottom w:val="single" w:sz="4" w:space="0" w:color="auto"/>
              <w:right w:val="single" w:sz="4" w:space="0" w:color="auto"/>
            </w:tcBorders>
            <w:shd w:val="clear" w:color="auto" w:fill="auto"/>
            <w:noWrap/>
            <w:vAlign w:val="center"/>
            <w:hideMark/>
          </w:tcPr>
          <w:p w14:paraId="22B8A555"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租借申</w:t>
            </w:r>
            <w:r>
              <w:rPr>
                <w:rFonts w:ascii="宋体" w:eastAsia="宋体" w:hAnsi="宋体" w:cs="宋体" w:hint="eastAsia"/>
                <w:color w:val="000000"/>
                <w:kern w:val="0"/>
                <w:sz w:val="20"/>
                <w:szCs w:val="20"/>
              </w:rPr>
              <w:t>报</w:t>
            </w:r>
            <w:r w:rsidRPr="00710A79">
              <w:rPr>
                <w:rFonts w:ascii="宋体" w:eastAsia="宋体" w:hAnsi="宋体" w:cs="宋体" w:hint="eastAsia"/>
                <w:color w:val="000000"/>
                <w:kern w:val="0"/>
                <w:sz w:val="20"/>
                <w:szCs w:val="20"/>
              </w:rPr>
              <w:t>信息</w:t>
            </w:r>
          </w:p>
        </w:tc>
        <w:tc>
          <w:tcPr>
            <w:tcW w:w="709" w:type="dxa"/>
            <w:tcBorders>
              <w:top w:val="nil"/>
              <w:left w:val="nil"/>
              <w:bottom w:val="single" w:sz="4" w:space="0" w:color="auto"/>
              <w:right w:val="single" w:sz="4" w:space="0" w:color="auto"/>
            </w:tcBorders>
            <w:shd w:val="clear" w:color="auto" w:fill="auto"/>
            <w:noWrap/>
            <w:vAlign w:val="center"/>
          </w:tcPr>
          <w:p w14:paraId="20AB7E47" w14:textId="77777777" w:rsidR="00065CFD" w:rsidRPr="00710A79" w:rsidRDefault="00065CFD" w:rsidP="009F4DBB">
            <w:pPr>
              <w:widowControl/>
              <w:spacing w:line="240" w:lineRule="auto"/>
              <w:ind w:firstLineChars="0" w:firstLine="0"/>
              <w:rPr>
                <w:rFonts w:ascii="宋体" w:eastAsia="宋体" w:hAnsi="宋体" w:cs="宋体"/>
                <w:color w:val="000000"/>
                <w:kern w:val="0"/>
                <w:sz w:val="20"/>
                <w:szCs w:val="20"/>
              </w:rPr>
            </w:pPr>
          </w:p>
        </w:tc>
        <w:tc>
          <w:tcPr>
            <w:tcW w:w="708" w:type="dxa"/>
            <w:tcBorders>
              <w:top w:val="nil"/>
              <w:left w:val="nil"/>
              <w:bottom w:val="single" w:sz="4" w:space="0" w:color="auto"/>
              <w:right w:val="single" w:sz="4" w:space="0" w:color="auto"/>
            </w:tcBorders>
            <w:shd w:val="clear" w:color="auto" w:fill="auto"/>
            <w:vAlign w:val="center"/>
          </w:tcPr>
          <w:p w14:paraId="6E183FCF" w14:textId="77777777" w:rsidR="00065CFD" w:rsidRPr="00D84A76" w:rsidRDefault="00065CFD" w:rsidP="009F4DBB">
            <w:pPr>
              <w:widowControl/>
              <w:spacing w:line="240" w:lineRule="auto"/>
              <w:ind w:firstLineChars="0" w:firstLine="0"/>
              <w:rPr>
                <w:rFonts w:ascii="宋体" w:eastAsia="宋体" w:hAnsi="宋体" w:cs="宋体"/>
                <w:color w:val="000000"/>
                <w:kern w:val="0"/>
                <w:sz w:val="20"/>
                <w:szCs w:val="20"/>
              </w:rPr>
            </w:pPr>
          </w:p>
        </w:tc>
        <w:tc>
          <w:tcPr>
            <w:tcW w:w="2268" w:type="dxa"/>
            <w:tcBorders>
              <w:top w:val="nil"/>
              <w:left w:val="nil"/>
              <w:bottom w:val="single" w:sz="4" w:space="0" w:color="auto"/>
              <w:right w:val="single" w:sz="4" w:space="0" w:color="auto"/>
            </w:tcBorders>
            <w:shd w:val="clear" w:color="auto" w:fill="auto"/>
            <w:noWrap/>
            <w:vAlign w:val="center"/>
          </w:tcPr>
          <w:p w14:paraId="3354D61F" w14:textId="77777777" w:rsidR="00065CFD" w:rsidRPr="00D84A76" w:rsidRDefault="00065CFD" w:rsidP="009F4DBB">
            <w:pPr>
              <w:widowControl/>
              <w:spacing w:line="240" w:lineRule="auto"/>
              <w:ind w:firstLineChars="0" w:firstLine="0"/>
              <w:rPr>
                <w:rFonts w:ascii="宋体" w:eastAsia="宋体" w:hAnsi="宋体" w:cs="宋体"/>
                <w:color w:val="000000"/>
                <w:kern w:val="0"/>
                <w:sz w:val="20"/>
                <w:szCs w:val="20"/>
              </w:rPr>
            </w:pPr>
          </w:p>
        </w:tc>
      </w:tr>
      <w:tr w:rsidR="00ED281F" w:rsidRPr="00710A79" w14:paraId="4C1ED8A3"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FD2034C" w14:textId="77777777" w:rsidR="00ED281F" w:rsidRPr="00316455" w:rsidRDefault="00ED281F"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56D53607"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843" w:type="dxa"/>
            <w:tcBorders>
              <w:top w:val="nil"/>
              <w:left w:val="nil"/>
              <w:bottom w:val="single" w:sz="4" w:space="0" w:color="auto"/>
              <w:right w:val="single" w:sz="4" w:space="0" w:color="auto"/>
            </w:tcBorders>
            <w:shd w:val="clear" w:color="auto" w:fill="auto"/>
            <w:vAlign w:val="center"/>
            <w:hideMark/>
          </w:tcPr>
          <w:p w14:paraId="4C8685F4"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2126" w:type="dxa"/>
            <w:tcBorders>
              <w:top w:val="nil"/>
              <w:left w:val="nil"/>
              <w:bottom w:val="single" w:sz="4" w:space="0" w:color="auto"/>
              <w:right w:val="single" w:sz="4" w:space="0" w:color="auto"/>
            </w:tcBorders>
            <w:shd w:val="clear" w:color="auto" w:fill="auto"/>
            <w:noWrap/>
            <w:vAlign w:val="center"/>
            <w:hideMark/>
          </w:tcPr>
          <w:p w14:paraId="5FCDD28E" w14:textId="77777777" w:rsidR="00ED281F" w:rsidRPr="00710A79" w:rsidRDefault="00ED281F"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租借申报编号</w:t>
            </w:r>
          </w:p>
        </w:tc>
        <w:tc>
          <w:tcPr>
            <w:tcW w:w="709" w:type="dxa"/>
            <w:tcBorders>
              <w:top w:val="nil"/>
              <w:left w:val="nil"/>
              <w:bottom w:val="single" w:sz="4" w:space="0" w:color="auto"/>
              <w:right w:val="single" w:sz="4" w:space="0" w:color="auto"/>
            </w:tcBorders>
            <w:shd w:val="clear" w:color="auto" w:fill="auto"/>
            <w:noWrap/>
            <w:vAlign w:val="center"/>
            <w:hideMark/>
          </w:tcPr>
          <w:p w14:paraId="76138785" w14:textId="77777777" w:rsidR="00ED281F" w:rsidRPr="00710A79" w:rsidRDefault="00ED281F" w:rsidP="009F4DBB">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6642F5C5" w14:textId="77777777" w:rsidR="00ED281F" w:rsidRPr="00D84A76" w:rsidRDefault="00ED281F"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31DB7B88" w14:textId="77777777" w:rsidR="00ED281F" w:rsidRPr="00D84A76" w:rsidRDefault="00ED281F" w:rsidP="009F4DB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63B1382F"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15D7E72" w14:textId="74EFAC36" w:rsidR="00DF5F7C" w:rsidRDefault="00DF5F7C" w:rsidP="00DF5F7C">
            <w:pPr>
              <w:widowControl/>
              <w:spacing w:line="240" w:lineRule="auto"/>
              <w:ind w:firstLineChars="0" w:firstLine="0"/>
              <w:rPr>
                <w:rFonts w:ascii="宋体" w:eastAsia="宋体" w:hAnsi="宋体" w:cs="宋体"/>
                <w:color w:val="000000"/>
                <w:kern w:val="0"/>
                <w:sz w:val="20"/>
                <w:szCs w:val="20"/>
              </w:rPr>
            </w:pPr>
            <w:r w:rsidRPr="00DF5F7C">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4AC88CCB" w14:textId="29AE9804"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DF5F7C">
              <w:rPr>
                <w:rFonts w:ascii="宋体" w:eastAsia="宋体" w:hAnsi="宋体" w:cs="宋体" w:hint="eastAsia"/>
                <w:color w:val="000000"/>
                <w:kern w:val="0"/>
                <w:sz w:val="20"/>
                <w:szCs w:val="20"/>
              </w:rPr>
              <w:t>K60</w:t>
            </w:r>
          </w:p>
        </w:tc>
        <w:tc>
          <w:tcPr>
            <w:tcW w:w="1843" w:type="dxa"/>
            <w:tcBorders>
              <w:top w:val="nil"/>
              <w:left w:val="nil"/>
              <w:bottom w:val="single" w:sz="4" w:space="0" w:color="auto"/>
              <w:right w:val="single" w:sz="4" w:space="0" w:color="auto"/>
            </w:tcBorders>
            <w:shd w:val="clear" w:color="auto" w:fill="auto"/>
            <w:vAlign w:val="center"/>
          </w:tcPr>
          <w:p w14:paraId="0ACE1620" w14:textId="2A0AA9CC" w:rsidR="00DF5F7C" w:rsidRPr="00ED281F" w:rsidRDefault="00DF5F7C" w:rsidP="00DF5F7C">
            <w:pPr>
              <w:widowControl/>
              <w:spacing w:line="240" w:lineRule="auto"/>
              <w:ind w:firstLineChars="0" w:firstLine="0"/>
              <w:rPr>
                <w:rFonts w:ascii="宋体" w:eastAsia="宋体" w:hAnsi="宋体" w:cs="宋体"/>
                <w:color w:val="000000"/>
                <w:kern w:val="0"/>
                <w:sz w:val="20"/>
                <w:szCs w:val="20"/>
              </w:rPr>
            </w:pPr>
            <w:r w:rsidRPr="00DF5F7C">
              <w:rPr>
                <w:rFonts w:ascii="宋体" w:eastAsia="宋体" w:hAnsi="宋体" w:cs="宋体"/>
                <w:color w:val="000000"/>
                <w:kern w:val="0"/>
                <w:sz w:val="20"/>
                <w:szCs w:val="20"/>
              </w:rPr>
              <w:t>reLeaseApplyNo</w:t>
            </w:r>
          </w:p>
        </w:tc>
        <w:tc>
          <w:tcPr>
            <w:tcW w:w="2126" w:type="dxa"/>
            <w:tcBorders>
              <w:top w:val="nil"/>
              <w:left w:val="nil"/>
              <w:bottom w:val="single" w:sz="4" w:space="0" w:color="auto"/>
              <w:right w:val="single" w:sz="4" w:space="0" w:color="auto"/>
            </w:tcBorders>
            <w:shd w:val="clear" w:color="auto" w:fill="auto"/>
            <w:noWrap/>
            <w:vAlign w:val="center"/>
          </w:tcPr>
          <w:p w14:paraId="1F337CF4" w14:textId="7620B080"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DF5F7C">
              <w:rPr>
                <w:rFonts w:ascii="宋体" w:eastAsia="宋体" w:hAnsi="宋体" w:cs="宋体" w:hint="eastAsia"/>
                <w:color w:val="000000"/>
                <w:kern w:val="0"/>
                <w:sz w:val="20"/>
                <w:szCs w:val="20"/>
              </w:rPr>
              <w:t>租借预申报编号</w:t>
            </w:r>
          </w:p>
        </w:tc>
        <w:tc>
          <w:tcPr>
            <w:tcW w:w="709" w:type="dxa"/>
            <w:tcBorders>
              <w:top w:val="nil"/>
              <w:left w:val="nil"/>
              <w:bottom w:val="single" w:sz="4" w:space="0" w:color="auto"/>
              <w:right w:val="single" w:sz="4" w:space="0" w:color="auto"/>
            </w:tcBorders>
            <w:shd w:val="clear" w:color="auto" w:fill="auto"/>
            <w:noWrap/>
            <w:vAlign w:val="center"/>
          </w:tcPr>
          <w:p w14:paraId="154D6061" w14:textId="5F2023F2"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DF5F7C">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54772481" w14:textId="6F0FE815" w:rsidR="00DF5F7C" w:rsidRDefault="00DF5F7C" w:rsidP="00DF5F7C">
            <w:pPr>
              <w:widowControl/>
              <w:spacing w:line="240" w:lineRule="auto"/>
              <w:ind w:firstLineChars="0" w:firstLine="0"/>
              <w:rPr>
                <w:rFonts w:ascii="宋体" w:eastAsia="宋体" w:hAnsi="宋体" w:cs="宋体"/>
                <w:color w:val="000000"/>
                <w:kern w:val="0"/>
                <w:sz w:val="20"/>
                <w:szCs w:val="20"/>
              </w:rPr>
            </w:pPr>
            <w:r w:rsidRPr="00DF5F7C">
              <w:rPr>
                <w:rFonts w:ascii="宋体" w:eastAsia="宋体" w:hAnsi="宋体" w:cs="宋体"/>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79C05CB3" w14:textId="24391649" w:rsidR="00DF5F7C"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0507B573"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5669C2F3"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3268C709"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1843" w:type="dxa"/>
            <w:tcBorders>
              <w:top w:val="nil"/>
              <w:left w:val="nil"/>
              <w:bottom w:val="single" w:sz="4" w:space="0" w:color="auto"/>
              <w:right w:val="single" w:sz="4" w:space="0" w:color="auto"/>
            </w:tcBorders>
            <w:shd w:val="clear" w:color="auto" w:fill="auto"/>
            <w:noWrap/>
            <w:vAlign w:val="center"/>
            <w:hideMark/>
          </w:tcPr>
          <w:p w14:paraId="78A8672D"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applyDate</w:t>
            </w:r>
          </w:p>
        </w:tc>
        <w:tc>
          <w:tcPr>
            <w:tcW w:w="2126" w:type="dxa"/>
            <w:tcBorders>
              <w:top w:val="nil"/>
              <w:left w:val="nil"/>
              <w:bottom w:val="single" w:sz="4" w:space="0" w:color="auto"/>
              <w:right w:val="single" w:sz="4" w:space="0" w:color="auto"/>
            </w:tcBorders>
            <w:shd w:val="clear" w:color="auto" w:fill="auto"/>
            <w:noWrap/>
            <w:vAlign w:val="center"/>
            <w:hideMark/>
          </w:tcPr>
          <w:p w14:paraId="6F8B316A"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710A79">
              <w:rPr>
                <w:rFonts w:ascii="宋体" w:eastAsia="宋体" w:hAnsi="宋体" w:cs="宋体" w:hint="eastAsia"/>
                <w:color w:val="000000"/>
                <w:kern w:val="0"/>
                <w:sz w:val="20"/>
                <w:szCs w:val="20"/>
              </w:rPr>
              <w:t>日期</w:t>
            </w:r>
          </w:p>
        </w:tc>
        <w:tc>
          <w:tcPr>
            <w:tcW w:w="709" w:type="dxa"/>
            <w:tcBorders>
              <w:top w:val="nil"/>
              <w:left w:val="nil"/>
              <w:bottom w:val="single" w:sz="4" w:space="0" w:color="auto"/>
              <w:right w:val="single" w:sz="4" w:space="0" w:color="auto"/>
            </w:tcBorders>
            <w:shd w:val="clear" w:color="auto" w:fill="auto"/>
            <w:noWrap/>
            <w:vAlign w:val="center"/>
            <w:hideMark/>
          </w:tcPr>
          <w:p w14:paraId="49F3AA51"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23D9B42D"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71E1F883"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10F9BDE5"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3C8B9FF" w14:textId="77777777" w:rsidR="00DF5F7C"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16942E7A"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092607">
              <w:rPr>
                <w:rFonts w:ascii="宋体" w:eastAsia="宋体" w:hAnsi="宋体" w:cs="宋体" w:hint="eastAsia"/>
                <w:color w:val="000000"/>
                <w:kern w:val="0"/>
                <w:sz w:val="20"/>
                <w:szCs w:val="20"/>
              </w:rPr>
              <w:t>T15</w:t>
            </w:r>
          </w:p>
        </w:tc>
        <w:tc>
          <w:tcPr>
            <w:tcW w:w="1843" w:type="dxa"/>
            <w:tcBorders>
              <w:top w:val="nil"/>
              <w:left w:val="nil"/>
              <w:bottom w:val="single" w:sz="4" w:space="0" w:color="auto"/>
              <w:right w:val="single" w:sz="4" w:space="0" w:color="auto"/>
            </w:tcBorders>
            <w:shd w:val="clear" w:color="auto" w:fill="auto"/>
            <w:noWrap/>
            <w:vAlign w:val="center"/>
          </w:tcPr>
          <w:p w14:paraId="4DC7B2B2"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092607">
              <w:rPr>
                <w:rFonts w:ascii="宋体" w:eastAsia="宋体" w:hAnsi="宋体" w:cs="宋体" w:hint="eastAsia"/>
                <w:color w:val="000000"/>
                <w:kern w:val="0"/>
                <w:sz w:val="20"/>
                <w:szCs w:val="20"/>
              </w:rPr>
              <w:t>applyTradeDate</w:t>
            </w:r>
          </w:p>
        </w:tc>
        <w:tc>
          <w:tcPr>
            <w:tcW w:w="2126" w:type="dxa"/>
            <w:tcBorders>
              <w:top w:val="nil"/>
              <w:left w:val="nil"/>
              <w:bottom w:val="single" w:sz="4" w:space="0" w:color="auto"/>
              <w:right w:val="single" w:sz="4" w:space="0" w:color="auto"/>
            </w:tcBorders>
            <w:shd w:val="clear" w:color="auto" w:fill="auto"/>
            <w:noWrap/>
            <w:vAlign w:val="center"/>
          </w:tcPr>
          <w:p w14:paraId="011F2F3C"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申报交易日期</w:t>
            </w:r>
          </w:p>
        </w:tc>
        <w:tc>
          <w:tcPr>
            <w:tcW w:w="709" w:type="dxa"/>
            <w:tcBorders>
              <w:top w:val="nil"/>
              <w:left w:val="nil"/>
              <w:bottom w:val="single" w:sz="4" w:space="0" w:color="auto"/>
              <w:right w:val="single" w:sz="4" w:space="0" w:color="auto"/>
            </w:tcBorders>
            <w:shd w:val="clear" w:color="auto" w:fill="auto"/>
            <w:noWrap/>
            <w:vAlign w:val="center"/>
          </w:tcPr>
          <w:p w14:paraId="2463B8BC"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20B2D705" w14:textId="77777777" w:rsidR="00DF5F7C"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07EFAE2E" w14:textId="77777777" w:rsidR="00DF5F7C"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0BF9E256"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57F6A53D"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2C2DE958"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T00</w:t>
            </w:r>
          </w:p>
        </w:tc>
        <w:tc>
          <w:tcPr>
            <w:tcW w:w="1843" w:type="dxa"/>
            <w:tcBorders>
              <w:top w:val="nil"/>
              <w:left w:val="nil"/>
              <w:bottom w:val="single" w:sz="4" w:space="0" w:color="auto"/>
              <w:right w:val="single" w:sz="4" w:space="0" w:color="auto"/>
            </w:tcBorders>
            <w:shd w:val="clear" w:color="auto" w:fill="auto"/>
            <w:noWrap/>
            <w:vAlign w:val="center"/>
            <w:hideMark/>
          </w:tcPr>
          <w:p w14:paraId="785D9E65"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origApp</w:t>
            </w:r>
          </w:p>
        </w:tc>
        <w:tc>
          <w:tcPr>
            <w:tcW w:w="2126" w:type="dxa"/>
            <w:tcBorders>
              <w:top w:val="nil"/>
              <w:left w:val="nil"/>
              <w:bottom w:val="single" w:sz="4" w:space="0" w:color="auto"/>
              <w:right w:val="single" w:sz="4" w:space="0" w:color="auto"/>
            </w:tcBorders>
            <w:shd w:val="clear" w:color="auto" w:fill="auto"/>
            <w:noWrap/>
            <w:vAlign w:val="center"/>
            <w:hideMark/>
          </w:tcPr>
          <w:p w14:paraId="3A928932"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申报方</w:t>
            </w:r>
          </w:p>
        </w:tc>
        <w:tc>
          <w:tcPr>
            <w:tcW w:w="709" w:type="dxa"/>
            <w:tcBorders>
              <w:top w:val="nil"/>
              <w:left w:val="nil"/>
              <w:bottom w:val="single" w:sz="4" w:space="0" w:color="auto"/>
              <w:right w:val="single" w:sz="4" w:space="0" w:color="auto"/>
            </w:tcBorders>
            <w:shd w:val="clear" w:color="auto" w:fill="auto"/>
            <w:noWrap/>
            <w:vAlign w:val="center"/>
            <w:hideMark/>
          </w:tcPr>
          <w:p w14:paraId="22A60A6C"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56EAA11B"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02337AC7"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39353322"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0C6CC002" w14:textId="77777777" w:rsidR="00DF5F7C" w:rsidRDefault="00DF5F7C" w:rsidP="00DF5F7C">
            <w:pPr>
              <w:ind w:firstLineChars="0" w:firstLine="0"/>
            </w:pPr>
            <w:r w:rsidRPr="00395691">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430ED120" w14:textId="77777777" w:rsidR="00DF5F7C" w:rsidRPr="00492469"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843" w:type="dxa"/>
            <w:tcBorders>
              <w:top w:val="nil"/>
              <w:left w:val="nil"/>
              <w:bottom w:val="single" w:sz="4" w:space="0" w:color="auto"/>
              <w:right w:val="single" w:sz="4" w:space="0" w:color="auto"/>
            </w:tcBorders>
            <w:shd w:val="clear" w:color="auto" w:fill="auto"/>
            <w:noWrap/>
            <w:vAlign w:val="center"/>
          </w:tcPr>
          <w:p w14:paraId="2A79A35A" w14:textId="77777777" w:rsidR="00DF5F7C" w:rsidRPr="00492469"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2126" w:type="dxa"/>
            <w:tcBorders>
              <w:top w:val="nil"/>
              <w:left w:val="nil"/>
              <w:bottom w:val="single" w:sz="4" w:space="0" w:color="auto"/>
              <w:right w:val="single" w:sz="4" w:space="0" w:color="auto"/>
            </w:tcBorders>
            <w:shd w:val="clear" w:color="auto" w:fill="auto"/>
            <w:noWrap/>
            <w:vAlign w:val="center"/>
          </w:tcPr>
          <w:p w14:paraId="177C87C5" w14:textId="77777777" w:rsidR="00DF5F7C" w:rsidRPr="00492469"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09" w:type="dxa"/>
            <w:tcBorders>
              <w:top w:val="nil"/>
              <w:left w:val="nil"/>
              <w:bottom w:val="single" w:sz="4" w:space="0" w:color="auto"/>
              <w:right w:val="single" w:sz="4" w:space="0" w:color="auto"/>
            </w:tcBorders>
            <w:shd w:val="clear" w:color="auto" w:fill="auto"/>
            <w:noWrap/>
            <w:vAlign w:val="center"/>
          </w:tcPr>
          <w:p w14:paraId="1F713C67"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5626F8DC"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3025E7AA"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1003E395"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48F7790A" w14:textId="77777777" w:rsidR="00DF5F7C" w:rsidRPr="006459D3" w:rsidRDefault="00DF5F7C" w:rsidP="00DF5F7C">
            <w:pPr>
              <w:widowControl/>
              <w:spacing w:line="240" w:lineRule="auto"/>
              <w:ind w:firstLineChars="0" w:firstLine="0"/>
              <w:rPr>
                <w:rFonts w:ascii="宋体" w:eastAsia="宋体" w:hAnsi="宋体" w:cs="宋体"/>
                <w:color w:val="000000"/>
                <w:kern w:val="0"/>
                <w:sz w:val="20"/>
                <w:szCs w:val="20"/>
              </w:rPr>
            </w:pPr>
            <w:r w:rsidRPr="00395691">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58EB5EBB"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M12</w:t>
            </w:r>
          </w:p>
        </w:tc>
        <w:tc>
          <w:tcPr>
            <w:tcW w:w="1843" w:type="dxa"/>
            <w:tcBorders>
              <w:top w:val="nil"/>
              <w:left w:val="nil"/>
              <w:bottom w:val="single" w:sz="4" w:space="0" w:color="auto"/>
              <w:right w:val="single" w:sz="4" w:space="0" w:color="auto"/>
            </w:tcBorders>
            <w:shd w:val="clear" w:color="auto" w:fill="auto"/>
            <w:noWrap/>
            <w:vAlign w:val="center"/>
          </w:tcPr>
          <w:p w14:paraId="589E0D90"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memberName</w:t>
            </w:r>
          </w:p>
        </w:tc>
        <w:tc>
          <w:tcPr>
            <w:tcW w:w="2126" w:type="dxa"/>
            <w:tcBorders>
              <w:top w:val="nil"/>
              <w:left w:val="nil"/>
              <w:bottom w:val="single" w:sz="4" w:space="0" w:color="auto"/>
              <w:right w:val="single" w:sz="4" w:space="0" w:color="auto"/>
            </w:tcBorders>
            <w:shd w:val="clear" w:color="auto" w:fill="auto"/>
            <w:noWrap/>
            <w:vAlign w:val="center"/>
          </w:tcPr>
          <w:p w14:paraId="427B4127" w14:textId="77777777" w:rsidR="00DF5F7C" w:rsidRPr="00492469"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交易对手方会员名称</w:t>
            </w:r>
          </w:p>
        </w:tc>
        <w:tc>
          <w:tcPr>
            <w:tcW w:w="709" w:type="dxa"/>
            <w:tcBorders>
              <w:top w:val="nil"/>
              <w:left w:val="nil"/>
              <w:bottom w:val="single" w:sz="4" w:space="0" w:color="auto"/>
              <w:right w:val="single" w:sz="4" w:space="0" w:color="auto"/>
            </w:tcBorders>
            <w:shd w:val="clear" w:color="auto" w:fill="auto"/>
            <w:noWrap/>
            <w:vAlign w:val="center"/>
          </w:tcPr>
          <w:p w14:paraId="0D7F47F8"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66F89D8E"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6AC12DB8"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158BBF68"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003E88A6" w14:textId="77777777" w:rsidR="00DF5F7C" w:rsidRPr="006459D3" w:rsidRDefault="00DF5F7C" w:rsidP="00DF5F7C">
            <w:pPr>
              <w:widowControl/>
              <w:spacing w:line="240" w:lineRule="auto"/>
              <w:ind w:firstLineChars="0" w:firstLine="0"/>
              <w:rPr>
                <w:rFonts w:ascii="宋体" w:eastAsia="宋体" w:hAnsi="宋体" w:cs="宋体"/>
                <w:color w:val="000000"/>
                <w:kern w:val="0"/>
                <w:sz w:val="20"/>
                <w:szCs w:val="20"/>
              </w:rPr>
            </w:pPr>
            <w:r w:rsidRPr="00395691">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7A0D00A6" w14:textId="77777777" w:rsidR="00DF5F7C" w:rsidRPr="00492469"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843" w:type="dxa"/>
            <w:tcBorders>
              <w:top w:val="nil"/>
              <w:left w:val="nil"/>
              <w:bottom w:val="single" w:sz="4" w:space="0" w:color="auto"/>
              <w:right w:val="single" w:sz="4" w:space="0" w:color="auto"/>
            </w:tcBorders>
            <w:shd w:val="clear" w:color="auto" w:fill="auto"/>
            <w:noWrap/>
            <w:vAlign w:val="center"/>
          </w:tcPr>
          <w:p w14:paraId="5FDED0EC" w14:textId="77777777" w:rsidR="00DF5F7C" w:rsidRPr="00492469"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2126" w:type="dxa"/>
            <w:tcBorders>
              <w:top w:val="nil"/>
              <w:left w:val="nil"/>
              <w:bottom w:val="single" w:sz="4" w:space="0" w:color="auto"/>
              <w:right w:val="single" w:sz="4" w:space="0" w:color="auto"/>
            </w:tcBorders>
            <w:shd w:val="clear" w:color="auto" w:fill="auto"/>
            <w:noWrap/>
            <w:vAlign w:val="center"/>
          </w:tcPr>
          <w:p w14:paraId="0201D643" w14:textId="77777777" w:rsidR="00DF5F7C" w:rsidRPr="00492469"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noWrap/>
            <w:vAlign w:val="center"/>
          </w:tcPr>
          <w:p w14:paraId="1B858ABB"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6D27D8DD"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2CB77838"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30BA3D72"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2D3AC210" w14:textId="77777777" w:rsidR="00DF5F7C" w:rsidRPr="006459D3" w:rsidRDefault="00DF5F7C" w:rsidP="00DF5F7C">
            <w:pPr>
              <w:widowControl/>
              <w:spacing w:line="240" w:lineRule="auto"/>
              <w:ind w:firstLineChars="0" w:firstLine="0"/>
              <w:rPr>
                <w:rFonts w:ascii="宋体" w:eastAsia="宋体" w:hAnsi="宋体" w:cs="宋体"/>
                <w:color w:val="000000"/>
                <w:kern w:val="0"/>
                <w:sz w:val="20"/>
                <w:szCs w:val="20"/>
              </w:rPr>
            </w:pPr>
            <w:r w:rsidRPr="00395691">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4233AC04" w14:textId="77777777" w:rsidR="00DF5F7C" w:rsidRPr="00316455"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M25</w:t>
            </w:r>
          </w:p>
        </w:tc>
        <w:tc>
          <w:tcPr>
            <w:tcW w:w="1843" w:type="dxa"/>
            <w:tcBorders>
              <w:top w:val="nil"/>
              <w:left w:val="nil"/>
              <w:bottom w:val="single" w:sz="4" w:space="0" w:color="auto"/>
              <w:right w:val="single" w:sz="4" w:space="0" w:color="auto"/>
            </w:tcBorders>
            <w:shd w:val="clear" w:color="auto" w:fill="auto"/>
            <w:noWrap/>
            <w:vAlign w:val="center"/>
          </w:tcPr>
          <w:p w14:paraId="535AE4E0" w14:textId="77777777" w:rsidR="00DF5F7C" w:rsidRPr="00316455"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seatName</w:t>
            </w:r>
          </w:p>
        </w:tc>
        <w:tc>
          <w:tcPr>
            <w:tcW w:w="2126" w:type="dxa"/>
            <w:tcBorders>
              <w:top w:val="nil"/>
              <w:left w:val="nil"/>
              <w:bottom w:val="single" w:sz="4" w:space="0" w:color="auto"/>
              <w:right w:val="single" w:sz="4" w:space="0" w:color="auto"/>
            </w:tcBorders>
            <w:shd w:val="clear" w:color="auto" w:fill="auto"/>
            <w:noWrap/>
            <w:vAlign w:val="center"/>
          </w:tcPr>
          <w:p w14:paraId="610B53E4"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席位名称</w:t>
            </w:r>
          </w:p>
        </w:tc>
        <w:tc>
          <w:tcPr>
            <w:tcW w:w="709" w:type="dxa"/>
            <w:tcBorders>
              <w:top w:val="nil"/>
              <w:left w:val="nil"/>
              <w:bottom w:val="single" w:sz="4" w:space="0" w:color="auto"/>
              <w:right w:val="single" w:sz="4" w:space="0" w:color="auto"/>
            </w:tcBorders>
            <w:shd w:val="clear" w:color="auto" w:fill="auto"/>
            <w:noWrap/>
            <w:vAlign w:val="center"/>
          </w:tcPr>
          <w:p w14:paraId="0A9E4EF6"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7647F3E1"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4163E7A3"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05CCC37C"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73D40119" w14:textId="77777777" w:rsidR="00DF5F7C" w:rsidRPr="006459D3" w:rsidRDefault="00DF5F7C" w:rsidP="00DF5F7C">
            <w:pPr>
              <w:widowControl/>
              <w:spacing w:line="240" w:lineRule="auto"/>
              <w:ind w:firstLineChars="0" w:firstLine="0"/>
              <w:rPr>
                <w:rFonts w:ascii="宋体" w:eastAsia="宋体" w:hAnsi="宋体" w:cs="宋体"/>
                <w:color w:val="000000"/>
                <w:kern w:val="0"/>
                <w:sz w:val="20"/>
                <w:szCs w:val="20"/>
              </w:rPr>
            </w:pPr>
            <w:r w:rsidRPr="00395691">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273B0F40"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843" w:type="dxa"/>
            <w:tcBorders>
              <w:top w:val="nil"/>
              <w:left w:val="nil"/>
              <w:bottom w:val="single" w:sz="4" w:space="0" w:color="auto"/>
              <w:right w:val="single" w:sz="4" w:space="0" w:color="auto"/>
            </w:tcBorders>
            <w:shd w:val="clear" w:color="auto" w:fill="auto"/>
            <w:noWrap/>
            <w:vAlign w:val="center"/>
          </w:tcPr>
          <w:p w14:paraId="1FC4C4C5"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2126" w:type="dxa"/>
            <w:tcBorders>
              <w:top w:val="nil"/>
              <w:left w:val="nil"/>
              <w:bottom w:val="single" w:sz="4" w:space="0" w:color="auto"/>
              <w:right w:val="single" w:sz="4" w:space="0" w:color="auto"/>
            </w:tcBorders>
            <w:shd w:val="clear" w:color="auto" w:fill="auto"/>
            <w:noWrap/>
            <w:vAlign w:val="center"/>
          </w:tcPr>
          <w:p w14:paraId="5ABD8E16"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09" w:type="dxa"/>
            <w:tcBorders>
              <w:top w:val="nil"/>
              <w:left w:val="nil"/>
              <w:bottom w:val="single" w:sz="4" w:space="0" w:color="auto"/>
              <w:right w:val="single" w:sz="4" w:space="0" w:color="auto"/>
            </w:tcBorders>
            <w:shd w:val="clear" w:color="auto" w:fill="auto"/>
            <w:noWrap/>
            <w:vAlign w:val="center"/>
          </w:tcPr>
          <w:p w14:paraId="3500B7A3"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7791B34A"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2B981E3D"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6ACB7409"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B741DCD" w14:textId="77777777" w:rsidR="00DF5F7C" w:rsidRPr="006459D3" w:rsidRDefault="00DF5F7C" w:rsidP="00DF5F7C">
            <w:pPr>
              <w:widowControl/>
              <w:spacing w:line="240" w:lineRule="auto"/>
              <w:ind w:firstLineChars="0" w:firstLine="0"/>
              <w:rPr>
                <w:rFonts w:ascii="宋体" w:eastAsia="宋体" w:hAnsi="宋体" w:cs="宋体"/>
                <w:color w:val="000000"/>
                <w:kern w:val="0"/>
                <w:sz w:val="20"/>
                <w:szCs w:val="20"/>
              </w:rPr>
            </w:pPr>
            <w:r w:rsidRPr="00395691">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50A80C53" w14:textId="77777777" w:rsidR="00DF5F7C" w:rsidRPr="00316455"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r>
              <w:rPr>
                <w:rFonts w:ascii="宋体" w:eastAsia="宋体" w:hAnsi="宋体" w:cs="宋体" w:hint="eastAsia"/>
                <w:color w:val="000000"/>
                <w:kern w:val="0"/>
                <w:sz w:val="20"/>
                <w:szCs w:val="20"/>
              </w:rPr>
              <w:t>32</w:t>
            </w:r>
          </w:p>
        </w:tc>
        <w:tc>
          <w:tcPr>
            <w:tcW w:w="1843" w:type="dxa"/>
            <w:tcBorders>
              <w:top w:val="nil"/>
              <w:left w:val="nil"/>
              <w:bottom w:val="single" w:sz="4" w:space="0" w:color="auto"/>
              <w:right w:val="single" w:sz="4" w:space="0" w:color="auto"/>
            </w:tcBorders>
            <w:shd w:val="clear" w:color="auto" w:fill="auto"/>
            <w:noWrap/>
            <w:vAlign w:val="center"/>
          </w:tcPr>
          <w:p w14:paraId="59EDB799" w14:textId="77777777" w:rsidR="00DF5F7C" w:rsidRPr="00316455"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clientName</w:t>
            </w:r>
          </w:p>
        </w:tc>
        <w:tc>
          <w:tcPr>
            <w:tcW w:w="2126" w:type="dxa"/>
            <w:tcBorders>
              <w:top w:val="nil"/>
              <w:left w:val="nil"/>
              <w:bottom w:val="single" w:sz="4" w:space="0" w:color="auto"/>
              <w:right w:val="single" w:sz="4" w:space="0" w:color="auto"/>
            </w:tcBorders>
            <w:shd w:val="clear" w:color="auto" w:fill="auto"/>
            <w:noWrap/>
            <w:vAlign w:val="center"/>
          </w:tcPr>
          <w:p w14:paraId="0FA9548F"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客户名称</w:t>
            </w:r>
          </w:p>
        </w:tc>
        <w:tc>
          <w:tcPr>
            <w:tcW w:w="709" w:type="dxa"/>
            <w:tcBorders>
              <w:top w:val="nil"/>
              <w:left w:val="nil"/>
              <w:bottom w:val="single" w:sz="4" w:space="0" w:color="auto"/>
              <w:right w:val="single" w:sz="4" w:space="0" w:color="auto"/>
            </w:tcBorders>
            <w:shd w:val="clear" w:color="auto" w:fill="auto"/>
            <w:noWrap/>
            <w:vAlign w:val="center"/>
          </w:tcPr>
          <w:p w14:paraId="6E1D9B9B"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00E78937"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4D87B8DA"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27804C90"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A2F77B4"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2A1006BD"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K47</w:t>
            </w:r>
          </w:p>
        </w:tc>
        <w:tc>
          <w:tcPr>
            <w:tcW w:w="1843" w:type="dxa"/>
            <w:tcBorders>
              <w:top w:val="nil"/>
              <w:left w:val="nil"/>
              <w:bottom w:val="single" w:sz="4" w:space="0" w:color="auto"/>
              <w:right w:val="single" w:sz="4" w:space="0" w:color="auto"/>
            </w:tcBorders>
            <w:shd w:val="clear" w:color="auto" w:fill="auto"/>
            <w:noWrap/>
            <w:vAlign w:val="center"/>
            <w:hideMark/>
          </w:tcPr>
          <w:p w14:paraId="43DF4C0A"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contractNo</w:t>
            </w:r>
          </w:p>
        </w:tc>
        <w:tc>
          <w:tcPr>
            <w:tcW w:w="2126" w:type="dxa"/>
            <w:tcBorders>
              <w:top w:val="nil"/>
              <w:left w:val="nil"/>
              <w:bottom w:val="single" w:sz="4" w:space="0" w:color="auto"/>
              <w:right w:val="single" w:sz="4" w:space="0" w:color="auto"/>
            </w:tcBorders>
            <w:shd w:val="clear" w:color="auto" w:fill="auto"/>
            <w:noWrap/>
            <w:vAlign w:val="center"/>
            <w:hideMark/>
          </w:tcPr>
          <w:p w14:paraId="6874EB21"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租借</w:t>
            </w:r>
            <w:r w:rsidRPr="00710A79">
              <w:rPr>
                <w:rFonts w:ascii="宋体" w:eastAsia="宋体" w:hAnsi="宋体" w:cs="宋体" w:hint="eastAsia"/>
                <w:color w:val="000000"/>
                <w:kern w:val="0"/>
                <w:sz w:val="20"/>
                <w:szCs w:val="20"/>
              </w:rPr>
              <w:t>合</w:t>
            </w:r>
            <w:r>
              <w:rPr>
                <w:rFonts w:ascii="宋体" w:eastAsia="宋体" w:hAnsi="宋体" w:cs="宋体" w:hint="eastAsia"/>
                <w:color w:val="000000"/>
                <w:kern w:val="0"/>
                <w:sz w:val="20"/>
                <w:szCs w:val="20"/>
              </w:rPr>
              <w:t>约</w:t>
            </w:r>
            <w:r w:rsidRPr="00710A79">
              <w:rPr>
                <w:rFonts w:ascii="宋体" w:eastAsia="宋体" w:hAnsi="宋体" w:cs="宋体" w:hint="eastAsia"/>
                <w:color w:val="000000"/>
                <w:kern w:val="0"/>
                <w:sz w:val="20"/>
                <w:szCs w:val="20"/>
              </w:rPr>
              <w:t>编号</w:t>
            </w:r>
          </w:p>
        </w:tc>
        <w:tc>
          <w:tcPr>
            <w:tcW w:w="709" w:type="dxa"/>
            <w:tcBorders>
              <w:top w:val="nil"/>
              <w:left w:val="nil"/>
              <w:bottom w:val="single" w:sz="4" w:space="0" w:color="auto"/>
              <w:right w:val="single" w:sz="4" w:space="0" w:color="auto"/>
            </w:tcBorders>
            <w:shd w:val="clear" w:color="auto" w:fill="auto"/>
            <w:noWrap/>
            <w:vAlign w:val="center"/>
            <w:hideMark/>
          </w:tcPr>
          <w:p w14:paraId="686D4679"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433588F7"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77D452FB"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1DEC5935"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00060104"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01619B9F"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I22</w:t>
            </w:r>
          </w:p>
        </w:tc>
        <w:tc>
          <w:tcPr>
            <w:tcW w:w="1843" w:type="dxa"/>
            <w:tcBorders>
              <w:top w:val="nil"/>
              <w:left w:val="nil"/>
              <w:bottom w:val="single" w:sz="4" w:space="0" w:color="auto"/>
              <w:right w:val="single" w:sz="4" w:space="0" w:color="auto"/>
            </w:tcBorders>
            <w:shd w:val="clear" w:color="auto" w:fill="auto"/>
            <w:noWrap/>
            <w:vAlign w:val="center"/>
            <w:hideMark/>
          </w:tcPr>
          <w:p w14:paraId="189BD9D7"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dueDate</w:t>
            </w:r>
          </w:p>
        </w:tc>
        <w:tc>
          <w:tcPr>
            <w:tcW w:w="2126" w:type="dxa"/>
            <w:tcBorders>
              <w:top w:val="nil"/>
              <w:left w:val="nil"/>
              <w:bottom w:val="single" w:sz="4" w:space="0" w:color="auto"/>
              <w:right w:val="single" w:sz="4" w:space="0" w:color="auto"/>
            </w:tcBorders>
            <w:shd w:val="clear" w:color="auto" w:fill="auto"/>
            <w:noWrap/>
            <w:vAlign w:val="center"/>
            <w:hideMark/>
          </w:tcPr>
          <w:p w14:paraId="2E00BB48"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租借</w:t>
            </w:r>
            <w:r w:rsidRPr="00710A79">
              <w:rPr>
                <w:rFonts w:ascii="宋体" w:eastAsia="宋体" w:hAnsi="宋体" w:cs="宋体" w:hint="eastAsia"/>
                <w:color w:val="000000"/>
                <w:kern w:val="0"/>
                <w:sz w:val="20"/>
                <w:szCs w:val="20"/>
              </w:rPr>
              <w:t>到期日</w:t>
            </w:r>
          </w:p>
        </w:tc>
        <w:tc>
          <w:tcPr>
            <w:tcW w:w="709" w:type="dxa"/>
            <w:tcBorders>
              <w:top w:val="nil"/>
              <w:left w:val="nil"/>
              <w:bottom w:val="single" w:sz="4" w:space="0" w:color="auto"/>
              <w:right w:val="single" w:sz="4" w:space="0" w:color="auto"/>
            </w:tcBorders>
            <w:shd w:val="clear" w:color="auto" w:fill="auto"/>
            <w:noWrap/>
            <w:vAlign w:val="center"/>
            <w:hideMark/>
          </w:tcPr>
          <w:p w14:paraId="6D1D7B72"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1F15C2F8"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20E575FE"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3B750FFB"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0F27081F"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676F33C6"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T54</w:t>
            </w:r>
          </w:p>
        </w:tc>
        <w:tc>
          <w:tcPr>
            <w:tcW w:w="1843" w:type="dxa"/>
            <w:tcBorders>
              <w:top w:val="nil"/>
              <w:left w:val="nil"/>
              <w:bottom w:val="single" w:sz="4" w:space="0" w:color="auto"/>
              <w:right w:val="single" w:sz="4" w:space="0" w:color="auto"/>
            </w:tcBorders>
            <w:shd w:val="clear" w:color="auto" w:fill="auto"/>
            <w:noWrap/>
            <w:vAlign w:val="center"/>
          </w:tcPr>
          <w:p w14:paraId="30221AB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daysCount</w:t>
            </w:r>
          </w:p>
        </w:tc>
        <w:tc>
          <w:tcPr>
            <w:tcW w:w="2126" w:type="dxa"/>
            <w:tcBorders>
              <w:top w:val="nil"/>
              <w:left w:val="nil"/>
              <w:bottom w:val="single" w:sz="4" w:space="0" w:color="auto"/>
              <w:right w:val="single" w:sz="4" w:space="0" w:color="auto"/>
            </w:tcBorders>
            <w:shd w:val="clear" w:color="auto" w:fill="auto"/>
            <w:noWrap/>
            <w:vAlign w:val="center"/>
          </w:tcPr>
          <w:p w14:paraId="27675B2F"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租借天数</w:t>
            </w:r>
          </w:p>
        </w:tc>
        <w:tc>
          <w:tcPr>
            <w:tcW w:w="709" w:type="dxa"/>
            <w:tcBorders>
              <w:top w:val="nil"/>
              <w:left w:val="nil"/>
              <w:bottom w:val="single" w:sz="4" w:space="0" w:color="auto"/>
              <w:right w:val="single" w:sz="4" w:space="0" w:color="auto"/>
            </w:tcBorders>
            <w:shd w:val="clear" w:color="auto" w:fill="auto"/>
            <w:noWrap/>
            <w:vAlign w:val="center"/>
          </w:tcPr>
          <w:p w14:paraId="4321F437"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08A2A92B"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63407929"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4FAF8155"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4F2F437"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478FA843"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I61</w:t>
            </w:r>
          </w:p>
        </w:tc>
        <w:tc>
          <w:tcPr>
            <w:tcW w:w="1843" w:type="dxa"/>
            <w:tcBorders>
              <w:top w:val="nil"/>
              <w:left w:val="nil"/>
              <w:bottom w:val="single" w:sz="4" w:space="0" w:color="auto"/>
              <w:right w:val="single" w:sz="4" w:space="0" w:color="auto"/>
            </w:tcBorders>
            <w:shd w:val="clear" w:color="auto" w:fill="auto"/>
            <w:noWrap/>
            <w:vAlign w:val="center"/>
          </w:tcPr>
          <w:p w14:paraId="6D36FAB6"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 xml:space="preserve">notionalPrincipal </w:t>
            </w:r>
          </w:p>
        </w:tc>
        <w:tc>
          <w:tcPr>
            <w:tcW w:w="2126" w:type="dxa"/>
            <w:tcBorders>
              <w:top w:val="nil"/>
              <w:left w:val="nil"/>
              <w:bottom w:val="single" w:sz="4" w:space="0" w:color="auto"/>
              <w:right w:val="single" w:sz="4" w:space="0" w:color="auto"/>
            </w:tcBorders>
            <w:shd w:val="clear" w:color="auto" w:fill="auto"/>
            <w:noWrap/>
            <w:vAlign w:val="center"/>
          </w:tcPr>
          <w:p w14:paraId="713D194A"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名义本金</w:t>
            </w:r>
          </w:p>
        </w:tc>
        <w:tc>
          <w:tcPr>
            <w:tcW w:w="709" w:type="dxa"/>
            <w:tcBorders>
              <w:top w:val="nil"/>
              <w:left w:val="nil"/>
              <w:bottom w:val="single" w:sz="4" w:space="0" w:color="auto"/>
              <w:right w:val="single" w:sz="4" w:space="0" w:color="auto"/>
            </w:tcBorders>
            <w:shd w:val="clear" w:color="auto" w:fill="auto"/>
            <w:noWrap/>
            <w:vAlign w:val="center"/>
          </w:tcPr>
          <w:p w14:paraId="500031C7"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32828FE9"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55D7B7B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344BF1CD"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B0166E8"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lastRenderedPageBreak/>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1FD5A1A2"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K65</w:t>
            </w:r>
          </w:p>
        </w:tc>
        <w:tc>
          <w:tcPr>
            <w:tcW w:w="1843" w:type="dxa"/>
            <w:tcBorders>
              <w:top w:val="nil"/>
              <w:left w:val="nil"/>
              <w:bottom w:val="single" w:sz="4" w:space="0" w:color="auto"/>
              <w:right w:val="single" w:sz="4" w:space="0" w:color="auto"/>
            </w:tcBorders>
            <w:shd w:val="clear" w:color="auto" w:fill="auto"/>
            <w:noWrap/>
            <w:vAlign w:val="center"/>
          </w:tcPr>
          <w:p w14:paraId="61A6850A" w14:textId="313BFDEA"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annualr</w:t>
            </w:r>
            <w:r w:rsidRPr="00FA0AF2">
              <w:rPr>
                <w:rFonts w:ascii="宋体" w:eastAsia="宋体" w:hAnsi="宋体" w:cs="宋体" w:hint="eastAsia"/>
                <w:color w:val="000000"/>
                <w:kern w:val="0"/>
                <w:sz w:val="20"/>
                <w:szCs w:val="20"/>
              </w:rPr>
              <w:t>ate</w:t>
            </w:r>
          </w:p>
        </w:tc>
        <w:tc>
          <w:tcPr>
            <w:tcW w:w="2126" w:type="dxa"/>
            <w:tcBorders>
              <w:top w:val="nil"/>
              <w:left w:val="nil"/>
              <w:bottom w:val="single" w:sz="4" w:space="0" w:color="auto"/>
              <w:right w:val="single" w:sz="4" w:space="0" w:color="auto"/>
            </w:tcBorders>
            <w:shd w:val="clear" w:color="auto" w:fill="auto"/>
            <w:noWrap/>
            <w:vAlign w:val="center"/>
          </w:tcPr>
          <w:p w14:paraId="4C4AAB8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租借年费率</w:t>
            </w:r>
          </w:p>
        </w:tc>
        <w:tc>
          <w:tcPr>
            <w:tcW w:w="709" w:type="dxa"/>
            <w:tcBorders>
              <w:top w:val="nil"/>
              <w:left w:val="nil"/>
              <w:bottom w:val="single" w:sz="4" w:space="0" w:color="auto"/>
              <w:right w:val="single" w:sz="4" w:space="0" w:color="auto"/>
            </w:tcBorders>
            <w:shd w:val="clear" w:color="auto" w:fill="auto"/>
            <w:noWrap/>
            <w:vAlign w:val="center"/>
          </w:tcPr>
          <w:p w14:paraId="67A2F3D1"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71708558"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04B87ACE"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0B8A6E59"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60880B74"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5E2C5401"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K05</w:t>
            </w:r>
          </w:p>
        </w:tc>
        <w:tc>
          <w:tcPr>
            <w:tcW w:w="1843" w:type="dxa"/>
            <w:tcBorders>
              <w:top w:val="nil"/>
              <w:left w:val="nil"/>
              <w:bottom w:val="single" w:sz="4" w:space="0" w:color="auto"/>
              <w:right w:val="single" w:sz="4" w:space="0" w:color="auto"/>
            </w:tcBorders>
            <w:shd w:val="clear" w:color="auto" w:fill="auto"/>
            <w:noWrap/>
            <w:vAlign w:val="center"/>
            <w:hideMark/>
          </w:tcPr>
          <w:p w14:paraId="659F95A9"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applyState</w:t>
            </w:r>
          </w:p>
        </w:tc>
        <w:tc>
          <w:tcPr>
            <w:tcW w:w="2126" w:type="dxa"/>
            <w:tcBorders>
              <w:top w:val="nil"/>
              <w:left w:val="nil"/>
              <w:bottom w:val="single" w:sz="4" w:space="0" w:color="auto"/>
              <w:right w:val="single" w:sz="4" w:space="0" w:color="auto"/>
            </w:tcBorders>
            <w:shd w:val="clear" w:color="auto" w:fill="auto"/>
            <w:noWrap/>
            <w:vAlign w:val="center"/>
            <w:hideMark/>
          </w:tcPr>
          <w:p w14:paraId="363D526E"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noWrap/>
            <w:vAlign w:val="center"/>
            <w:hideMark/>
          </w:tcPr>
          <w:p w14:paraId="69901E39"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58E46FDC"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4EA42E20"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1E0BE752"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58B81550"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291674C2"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M60</w:t>
            </w:r>
          </w:p>
        </w:tc>
        <w:tc>
          <w:tcPr>
            <w:tcW w:w="1843" w:type="dxa"/>
            <w:tcBorders>
              <w:top w:val="nil"/>
              <w:left w:val="nil"/>
              <w:bottom w:val="single" w:sz="4" w:space="0" w:color="auto"/>
              <w:right w:val="single" w:sz="4" w:space="0" w:color="auto"/>
            </w:tcBorders>
            <w:shd w:val="clear" w:color="auto" w:fill="auto"/>
            <w:vAlign w:val="center"/>
            <w:hideMark/>
          </w:tcPr>
          <w:p w14:paraId="5D89F00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traderID</w:t>
            </w:r>
          </w:p>
        </w:tc>
        <w:tc>
          <w:tcPr>
            <w:tcW w:w="2126" w:type="dxa"/>
            <w:tcBorders>
              <w:top w:val="nil"/>
              <w:left w:val="nil"/>
              <w:bottom w:val="single" w:sz="4" w:space="0" w:color="auto"/>
              <w:right w:val="single" w:sz="4" w:space="0" w:color="auto"/>
            </w:tcBorders>
            <w:shd w:val="clear" w:color="auto" w:fill="auto"/>
            <w:noWrap/>
            <w:vAlign w:val="center"/>
            <w:hideMark/>
          </w:tcPr>
          <w:p w14:paraId="0FC9DCD7"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申报用户代码</w:t>
            </w:r>
          </w:p>
        </w:tc>
        <w:tc>
          <w:tcPr>
            <w:tcW w:w="709" w:type="dxa"/>
            <w:tcBorders>
              <w:top w:val="nil"/>
              <w:left w:val="nil"/>
              <w:bottom w:val="single" w:sz="4" w:space="0" w:color="auto"/>
              <w:right w:val="single" w:sz="4" w:space="0" w:color="auto"/>
            </w:tcBorders>
            <w:shd w:val="clear" w:color="auto" w:fill="auto"/>
            <w:noWrap/>
            <w:vAlign w:val="center"/>
            <w:hideMark/>
          </w:tcPr>
          <w:p w14:paraId="4E29E298"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37E6CDCA"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2C719FCB"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260D5AD8"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7D00CEFE"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2311DDA3"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T82</w:t>
            </w:r>
          </w:p>
        </w:tc>
        <w:tc>
          <w:tcPr>
            <w:tcW w:w="1843" w:type="dxa"/>
            <w:tcBorders>
              <w:top w:val="nil"/>
              <w:left w:val="nil"/>
              <w:bottom w:val="single" w:sz="4" w:space="0" w:color="auto"/>
              <w:right w:val="single" w:sz="4" w:space="0" w:color="auto"/>
            </w:tcBorders>
            <w:shd w:val="clear" w:color="auto" w:fill="auto"/>
            <w:noWrap/>
            <w:vAlign w:val="center"/>
          </w:tcPr>
          <w:p w14:paraId="7F707753"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source</w:t>
            </w:r>
          </w:p>
        </w:tc>
        <w:tc>
          <w:tcPr>
            <w:tcW w:w="2126" w:type="dxa"/>
            <w:tcBorders>
              <w:top w:val="nil"/>
              <w:left w:val="nil"/>
              <w:bottom w:val="single" w:sz="4" w:space="0" w:color="auto"/>
              <w:right w:val="single" w:sz="4" w:space="0" w:color="auto"/>
            </w:tcBorders>
            <w:shd w:val="clear" w:color="auto" w:fill="auto"/>
            <w:noWrap/>
            <w:vAlign w:val="center"/>
          </w:tcPr>
          <w:p w14:paraId="189EA570"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来源</w:t>
            </w:r>
          </w:p>
        </w:tc>
        <w:tc>
          <w:tcPr>
            <w:tcW w:w="709" w:type="dxa"/>
            <w:tcBorders>
              <w:top w:val="nil"/>
              <w:left w:val="nil"/>
              <w:bottom w:val="single" w:sz="4" w:space="0" w:color="auto"/>
              <w:right w:val="single" w:sz="4" w:space="0" w:color="auto"/>
            </w:tcBorders>
            <w:shd w:val="clear" w:color="auto" w:fill="auto"/>
            <w:noWrap/>
            <w:vAlign w:val="center"/>
          </w:tcPr>
          <w:p w14:paraId="193D7DF3"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671598F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4299EC5C"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42BBFF3B"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6962C6A4"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0D6B67EF"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K</w:t>
            </w:r>
            <w:r w:rsidRPr="00FA0AF2">
              <w:rPr>
                <w:rFonts w:ascii="宋体" w:eastAsia="宋体" w:hAnsi="宋体" w:cs="宋体" w:hint="eastAsia"/>
                <w:color w:val="000000"/>
                <w:kern w:val="0"/>
                <w:sz w:val="20"/>
                <w:szCs w:val="20"/>
              </w:rPr>
              <w:t>00</w:t>
            </w:r>
          </w:p>
        </w:tc>
        <w:tc>
          <w:tcPr>
            <w:tcW w:w="1843" w:type="dxa"/>
            <w:tcBorders>
              <w:top w:val="nil"/>
              <w:left w:val="nil"/>
              <w:bottom w:val="single" w:sz="4" w:space="0" w:color="auto"/>
              <w:right w:val="single" w:sz="4" w:space="0" w:color="auto"/>
            </w:tcBorders>
            <w:shd w:val="clear" w:color="auto" w:fill="auto"/>
            <w:noWrap/>
            <w:vAlign w:val="center"/>
          </w:tcPr>
          <w:p w14:paraId="6C7EF3F1"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localNo</w:t>
            </w:r>
          </w:p>
        </w:tc>
        <w:tc>
          <w:tcPr>
            <w:tcW w:w="2126" w:type="dxa"/>
            <w:tcBorders>
              <w:top w:val="nil"/>
              <w:left w:val="nil"/>
              <w:bottom w:val="single" w:sz="4" w:space="0" w:color="auto"/>
              <w:right w:val="single" w:sz="4" w:space="0" w:color="auto"/>
            </w:tcBorders>
            <w:shd w:val="clear" w:color="auto" w:fill="auto"/>
            <w:noWrap/>
            <w:vAlign w:val="center"/>
          </w:tcPr>
          <w:p w14:paraId="5D6166A0"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会员本地申报单编号</w:t>
            </w:r>
          </w:p>
        </w:tc>
        <w:tc>
          <w:tcPr>
            <w:tcW w:w="709" w:type="dxa"/>
            <w:tcBorders>
              <w:top w:val="nil"/>
              <w:left w:val="nil"/>
              <w:bottom w:val="single" w:sz="4" w:space="0" w:color="auto"/>
              <w:right w:val="single" w:sz="4" w:space="0" w:color="auto"/>
            </w:tcBorders>
            <w:shd w:val="clear" w:color="auto" w:fill="auto"/>
            <w:noWrap/>
            <w:vAlign w:val="center"/>
          </w:tcPr>
          <w:p w14:paraId="7CAAEE8C"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448E7CAD"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2951D097"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45B0574D"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413B541F"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1C17135D"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S95</w:t>
            </w:r>
          </w:p>
        </w:tc>
        <w:tc>
          <w:tcPr>
            <w:tcW w:w="1843" w:type="dxa"/>
            <w:tcBorders>
              <w:top w:val="nil"/>
              <w:left w:val="nil"/>
              <w:bottom w:val="single" w:sz="4" w:space="0" w:color="auto"/>
              <w:right w:val="single" w:sz="4" w:space="0" w:color="auto"/>
            </w:tcBorders>
            <w:shd w:val="clear" w:color="auto" w:fill="auto"/>
            <w:noWrap/>
            <w:vAlign w:val="center"/>
          </w:tcPr>
          <w:p w14:paraId="3C4E920E"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[clientStorageChangeInfoData]</w:t>
            </w:r>
          </w:p>
        </w:tc>
        <w:tc>
          <w:tcPr>
            <w:tcW w:w="2126" w:type="dxa"/>
            <w:tcBorders>
              <w:top w:val="nil"/>
              <w:left w:val="nil"/>
              <w:bottom w:val="single" w:sz="4" w:space="0" w:color="auto"/>
              <w:right w:val="single" w:sz="4" w:space="0" w:color="auto"/>
            </w:tcBorders>
            <w:shd w:val="clear" w:color="auto" w:fill="auto"/>
            <w:noWrap/>
            <w:vAlign w:val="center"/>
          </w:tcPr>
          <w:p w14:paraId="2D45F090"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租借申报交割品种明细信息</w:t>
            </w:r>
          </w:p>
        </w:tc>
        <w:tc>
          <w:tcPr>
            <w:tcW w:w="709" w:type="dxa"/>
            <w:tcBorders>
              <w:top w:val="nil"/>
              <w:left w:val="nil"/>
              <w:bottom w:val="single" w:sz="4" w:space="0" w:color="auto"/>
              <w:right w:val="single" w:sz="4" w:space="0" w:color="auto"/>
            </w:tcBorders>
            <w:shd w:val="clear" w:color="auto" w:fill="auto"/>
            <w:noWrap/>
            <w:vAlign w:val="center"/>
          </w:tcPr>
          <w:p w14:paraId="6F2A971B"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4FF3DBFF"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594BA2C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7840C829"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191208DB"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63EA71E7"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p>
        </w:tc>
        <w:tc>
          <w:tcPr>
            <w:tcW w:w="1843" w:type="dxa"/>
            <w:tcBorders>
              <w:top w:val="nil"/>
              <w:left w:val="nil"/>
              <w:bottom w:val="single" w:sz="4" w:space="0" w:color="auto"/>
              <w:right w:val="single" w:sz="4" w:space="0" w:color="auto"/>
            </w:tcBorders>
            <w:shd w:val="clear" w:color="auto" w:fill="auto"/>
            <w:noWrap/>
            <w:vAlign w:val="center"/>
          </w:tcPr>
          <w:p w14:paraId="34209B89"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p>
        </w:tc>
        <w:tc>
          <w:tcPr>
            <w:tcW w:w="2126" w:type="dxa"/>
            <w:tcBorders>
              <w:top w:val="nil"/>
              <w:left w:val="nil"/>
              <w:bottom w:val="single" w:sz="4" w:space="0" w:color="auto"/>
              <w:right w:val="single" w:sz="4" w:space="0" w:color="auto"/>
            </w:tcBorders>
            <w:shd w:val="clear" w:color="auto" w:fill="auto"/>
            <w:noWrap/>
            <w:vAlign w:val="center"/>
          </w:tcPr>
          <w:p w14:paraId="61FBB0D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租借申报交割品种明细</w:t>
            </w:r>
          </w:p>
        </w:tc>
        <w:tc>
          <w:tcPr>
            <w:tcW w:w="709" w:type="dxa"/>
            <w:tcBorders>
              <w:top w:val="nil"/>
              <w:left w:val="nil"/>
              <w:bottom w:val="single" w:sz="4" w:space="0" w:color="auto"/>
              <w:right w:val="single" w:sz="4" w:space="0" w:color="auto"/>
            </w:tcBorders>
            <w:shd w:val="clear" w:color="auto" w:fill="auto"/>
            <w:noWrap/>
            <w:vAlign w:val="center"/>
          </w:tcPr>
          <w:p w14:paraId="0FBBC1F6"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p>
        </w:tc>
        <w:tc>
          <w:tcPr>
            <w:tcW w:w="708" w:type="dxa"/>
            <w:tcBorders>
              <w:top w:val="nil"/>
              <w:left w:val="nil"/>
              <w:bottom w:val="single" w:sz="4" w:space="0" w:color="auto"/>
              <w:right w:val="single" w:sz="4" w:space="0" w:color="auto"/>
            </w:tcBorders>
            <w:shd w:val="clear" w:color="auto" w:fill="auto"/>
            <w:vAlign w:val="center"/>
          </w:tcPr>
          <w:p w14:paraId="310CA108"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p>
        </w:tc>
        <w:tc>
          <w:tcPr>
            <w:tcW w:w="2268" w:type="dxa"/>
            <w:tcBorders>
              <w:top w:val="nil"/>
              <w:left w:val="nil"/>
              <w:bottom w:val="single" w:sz="4" w:space="0" w:color="auto"/>
              <w:right w:val="single" w:sz="4" w:space="0" w:color="auto"/>
            </w:tcBorders>
            <w:shd w:val="clear" w:color="auto" w:fill="auto"/>
            <w:noWrap/>
            <w:vAlign w:val="center"/>
          </w:tcPr>
          <w:p w14:paraId="4C8A7F41"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p>
        </w:tc>
      </w:tr>
      <w:tr w:rsidR="00DF5F7C" w:rsidRPr="00710A79" w14:paraId="4C6FC051"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684BCE2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3F30480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V00</w:t>
            </w:r>
          </w:p>
        </w:tc>
        <w:tc>
          <w:tcPr>
            <w:tcW w:w="1843" w:type="dxa"/>
            <w:tcBorders>
              <w:top w:val="nil"/>
              <w:left w:val="nil"/>
              <w:bottom w:val="single" w:sz="4" w:space="0" w:color="auto"/>
              <w:right w:val="single" w:sz="4" w:space="0" w:color="auto"/>
            </w:tcBorders>
            <w:shd w:val="clear" w:color="auto" w:fill="auto"/>
            <w:vAlign w:val="center"/>
            <w:hideMark/>
          </w:tcPr>
          <w:p w14:paraId="3A47B4D8"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varietyID</w:t>
            </w:r>
          </w:p>
        </w:tc>
        <w:tc>
          <w:tcPr>
            <w:tcW w:w="2126" w:type="dxa"/>
            <w:tcBorders>
              <w:top w:val="nil"/>
              <w:left w:val="nil"/>
              <w:bottom w:val="single" w:sz="4" w:space="0" w:color="auto"/>
              <w:right w:val="single" w:sz="4" w:space="0" w:color="auto"/>
            </w:tcBorders>
            <w:shd w:val="clear" w:color="auto" w:fill="auto"/>
            <w:noWrap/>
            <w:vAlign w:val="center"/>
            <w:hideMark/>
          </w:tcPr>
          <w:p w14:paraId="6BF191D1"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交割品种代码</w:t>
            </w:r>
          </w:p>
        </w:tc>
        <w:tc>
          <w:tcPr>
            <w:tcW w:w="709" w:type="dxa"/>
            <w:tcBorders>
              <w:top w:val="nil"/>
              <w:left w:val="nil"/>
              <w:bottom w:val="single" w:sz="4" w:space="0" w:color="auto"/>
              <w:right w:val="single" w:sz="4" w:space="0" w:color="auto"/>
            </w:tcBorders>
            <w:shd w:val="clear" w:color="auto" w:fill="auto"/>
            <w:noWrap/>
            <w:vAlign w:val="center"/>
            <w:hideMark/>
          </w:tcPr>
          <w:p w14:paraId="2D73E67A"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525DB15B"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6F69E47F"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3F858B0B"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7631B7B8"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tcPr>
          <w:p w14:paraId="6C61F4F1"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W00</w:t>
            </w:r>
          </w:p>
        </w:tc>
        <w:tc>
          <w:tcPr>
            <w:tcW w:w="1843" w:type="dxa"/>
            <w:tcBorders>
              <w:top w:val="nil"/>
              <w:left w:val="nil"/>
              <w:bottom w:val="single" w:sz="4" w:space="0" w:color="auto"/>
              <w:right w:val="single" w:sz="4" w:space="0" w:color="auto"/>
            </w:tcBorders>
            <w:shd w:val="clear" w:color="auto" w:fill="auto"/>
            <w:vAlign w:val="center"/>
          </w:tcPr>
          <w:p w14:paraId="04FEBF5C"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warehouseID</w:t>
            </w:r>
          </w:p>
        </w:tc>
        <w:tc>
          <w:tcPr>
            <w:tcW w:w="2126" w:type="dxa"/>
            <w:tcBorders>
              <w:top w:val="nil"/>
              <w:left w:val="nil"/>
              <w:bottom w:val="single" w:sz="4" w:space="0" w:color="auto"/>
              <w:right w:val="single" w:sz="4" w:space="0" w:color="auto"/>
            </w:tcBorders>
            <w:shd w:val="clear" w:color="auto" w:fill="auto"/>
            <w:noWrap/>
            <w:vAlign w:val="center"/>
          </w:tcPr>
          <w:p w14:paraId="3BFFDF00"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仓库代码</w:t>
            </w:r>
          </w:p>
        </w:tc>
        <w:tc>
          <w:tcPr>
            <w:tcW w:w="709" w:type="dxa"/>
            <w:tcBorders>
              <w:top w:val="nil"/>
              <w:left w:val="nil"/>
              <w:bottom w:val="single" w:sz="4" w:space="0" w:color="auto"/>
              <w:right w:val="single" w:sz="4" w:space="0" w:color="auto"/>
            </w:tcBorders>
            <w:shd w:val="clear" w:color="auto" w:fill="auto"/>
            <w:noWrap/>
            <w:vAlign w:val="center"/>
          </w:tcPr>
          <w:p w14:paraId="621ACDC7"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39552FC6"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141688AA"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76700CDB"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01340210"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433FC3DA"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T52</w:t>
            </w:r>
          </w:p>
        </w:tc>
        <w:tc>
          <w:tcPr>
            <w:tcW w:w="1843" w:type="dxa"/>
            <w:tcBorders>
              <w:top w:val="nil"/>
              <w:left w:val="nil"/>
              <w:bottom w:val="single" w:sz="4" w:space="0" w:color="auto"/>
              <w:right w:val="single" w:sz="4" w:space="0" w:color="auto"/>
            </w:tcBorders>
            <w:shd w:val="clear" w:color="auto" w:fill="auto"/>
            <w:noWrap/>
            <w:vAlign w:val="center"/>
            <w:hideMark/>
          </w:tcPr>
          <w:p w14:paraId="00496A33"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stdWeight</w:t>
            </w:r>
          </w:p>
        </w:tc>
        <w:tc>
          <w:tcPr>
            <w:tcW w:w="2126" w:type="dxa"/>
            <w:tcBorders>
              <w:top w:val="nil"/>
              <w:left w:val="nil"/>
              <w:bottom w:val="single" w:sz="4" w:space="0" w:color="auto"/>
              <w:right w:val="single" w:sz="4" w:space="0" w:color="auto"/>
            </w:tcBorders>
            <w:shd w:val="clear" w:color="auto" w:fill="auto"/>
            <w:noWrap/>
            <w:vAlign w:val="center"/>
            <w:hideMark/>
          </w:tcPr>
          <w:p w14:paraId="1B7BE9F7"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租借</w:t>
            </w:r>
            <w:r w:rsidRPr="00710A79">
              <w:rPr>
                <w:rFonts w:ascii="宋体" w:eastAsia="宋体" w:hAnsi="宋体" w:cs="宋体" w:hint="eastAsia"/>
                <w:color w:val="000000"/>
                <w:kern w:val="0"/>
                <w:sz w:val="20"/>
                <w:szCs w:val="20"/>
              </w:rPr>
              <w:t>重量</w:t>
            </w:r>
          </w:p>
        </w:tc>
        <w:tc>
          <w:tcPr>
            <w:tcW w:w="709" w:type="dxa"/>
            <w:tcBorders>
              <w:top w:val="nil"/>
              <w:left w:val="nil"/>
              <w:bottom w:val="single" w:sz="4" w:space="0" w:color="auto"/>
              <w:right w:val="single" w:sz="4" w:space="0" w:color="auto"/>
            </w:tcBorders>
            <w:shd w:val="clear" w:color="auto" w:fill="auto"/>
            <w:noWrap/>
            <w:vAlign w:val="center"/>
            <w:hideMark/>
          </w:tcPr>
          <w:p w14:paraId="7BCB6E7D"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465A9DC2"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hideMark/>
          </w:tcPr>
          <w:p w14:paraId="1D62E821"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2D4B61B6"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43AA29B7"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720F2A91"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X39</w:t>
            </w:r>
          </w:p>
        </w:tc>
        <w:tc>
          <w:tcPr>
            <w:tcW w:w="1843" w:type="dxa"/>
            <w:tcBorders>
              <w:top w:val="nil"/>
              <w:left w:val="nil"/>
              <w:bottom w:val="single" w:sz="4" w:space="0" w:color="auto"/>
              <w:right w:val="single" w:sz="4" w:space="0" w:color="auto"/>
            </w:tcBorders>
            <w:shd w:val="clear" w:color="auto" w:fill="auto"/>
            <w:noWrap/>
            <w:vAlign w:val="center"/>
            <w:hideMark/>
          </w:tcPr>
          <w:p w14:paraId="4AE0FBC1"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RspCode</w:t>
            </w:r>
          </w:p>
        </w:tc>
        <w:tc>
          <w:tcPr>
            <w:tcW w:w="2126" w:type="dxa"/>
            <w:tcBorders>
              <w:top w:val="nil"/>
              <w:left w:val="nil"/>
              <w:bottom w:val="single" w:sz="4" w:space="0" w:color="auto"/>
              <w:right w:val="single" w:sz="4" w:space="0" w:color="auto"/>
            </w:tcBorders>
            <w:shd w:val="clear" w:color="auto" w:fill="auto"/>
            <w:noWrap/>
            <w:vAlign w:val="center"/>
            <w:hideMark/>
          </w:tcPr>
          <w:p w14:paraId="3426F75A"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响应代码</w:t>
            </w:r>
          </w:p>
        </w:tc>
        <w:tc>
          <w:tcPr>
            <w:tcW w:w="709" w:type="dxa"/>
            <w:tcBorders>
              <w:top w:val="nil"/>
              <w:left w:val="nil"/>
              <w:bottom w:val="single" w:sz="4" w:space="0" w:color="auto"/>
              <w:right w:val="single" w:sz="4" w:space="0" w:color="auto"/>
            </w:tcBorders>
            <w:shd w:val="clear" w:color="auto" w:fill="auto"/>
            <w:noWrap/>
            <w:vAlign w:val="center"/>
            <w:hideMark/>
          </w:tcPr>
          <w:p w14:paraId="55EC022C"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5A1C40F4"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268" w:type="dxa"/>
            <w:tcBorders>
              <w:top w:val="nil"/>
              <w:left w:val="nil"/>
              <w:bottom w:val="single" w:sz="4" w:space="0" w:color="auto"/>
              <w:right w:val="single" w:sz="4" w:space="0" w:color="auto"/>
            </w:tcBorders>
            <w:shd w:val="clear" w:color="auto" w:fill="auto"/>
            <w:noWrap/>
            <w:vAlign w:val="center"/>
            <w:hideMark/>
          </w:tcPr>
          <w:p w14:paraId="08F4AADC"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p>
        </w:tc>
      </w:tr>
      <w:tr w:rsidR="00DF5F7C" w:rsidRPr="00710A79" w14:paraId="70459B77" w14:textId="77777777" w:rsidTr="009F4DBB">
        <w:trPr>
          <w:trHeight w:val="270"/>
        </w:trPr>
        <w:tc>
          <w:tcPr>
            <w:tcW w:w="798" w:type="dxa"/>
            <w:tcBorders>
              <w:top w:val="nil"/>
              <w:left w:val="single" w:sz="4" w:space="0" w:color="auto"/>
              <w:bottom w:val="single" w:sz="4" w:space="0" w:color="auto"/>
              <w:right w:val="single" w:sz="4" w:space="0" w:color="auto"/>
            </w:tcBorders>
            <w:vAlign w:val="center"/>
          </w:tcPr>
          <w:p w14:paraId="3FF047E7"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p>
        </w:tc>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00033905"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X40</w:t>
            </w:r>
          </w:p>
        </w:tc>
        <w:tc>
          <w:tcPr>
            <w:tcW w:w="1843" w:type="dxa"/>
            <w:tcBorders>
              <w:top w:val="nil"/>
              <w:left w:val="nil"/>
              <w:bottom w:val="single" w:sz="4" w:space="0" w:color="auto"/>
              <w:right w:val="single" w:sz="4" w:space="0" w:color="auto"/>
            </w:tcBorders>
            <w:shd w:val="clear" w:color="auto" w:fill="auto"/>
            <w:noWrap/>
            <w:vAlign w:val="center"/>
            <w:hideMark/>
          </w:tcPr>
          <w:p w14:paraId="16AF2EF7"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RspMsg</w:t>
            </w:r>
          </w:p>
        </w:tc>
        <w:tc>
          <w:tcPr>
            <w:tcW w:w="2126" w:type="dxa"/>
            <w:tcBorders>
              <w:top w:val="nil"/>
              <w:left w:val="nil"/>
              <w:bottom w:val="single" w:sz="4" w:space="0" w:color="auto"/>
              <w:right w:val="single" w:sz="4" w:space="0" w:color="auto"/>
            </w:tcBorders>
            <w:shd w:val="clear" w:color="auto" w:fill="auto"/>
            <w:noWrap/>
            <w:vAlign w:val="center"/>
            <w:hideMark/>
          </w:tcPr>
          <w:p w14:paraId="59A96B68"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响应消息</w:t>
            </w:r>
          </w:p>
        </w:tc>
        <w:tc>
          <w:tcPr>
            <w:tcW w:w="709" w:type="dxa"/>
            <w:tcBorders>
              <w:top w:val="nil"/>
              <w:left w:val="nil"/>
              <w:bottom w:val="single" w:sz="4" w:space="0" w:color="auto"/>
              <w:right w:val="single" w:sz="4" w:space="0" w:color="auto"/>
            </w:tcBorders>
            <w:shd w:val="clear" w:color="auto" w:fill="auto"/>
            <w:noWrap/>
            <w:vAlign w:val="center"/>
            <w:hideMark/>
          </w:tcPr>
          <w:p w14:paraId="538A6CDA"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007ED74B"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268" w:type="dxa"/>
            <w:tcBorders>
              <w:top w:val="nil"/>
              <w:left w:val="nil"/>
              <w:bottom w:val="single" w:sz="4" w:space="0" w:color="auto"/>
              <w:right w:val="single" w:sz="4" w:space="0" w:color="auto"/>
            </w:tcBorders>
            <w:shd w:val="clear" w:color="auto" w:fill="auto"/>
            <w:noWrap/>
            <w:vAlign w:val="center"/>
            <w:hideMark/>
          </w:tcPr>
          <w:p w14:paraId="1D160189" w14:textId="77777777" w:rsidR="00DF5F7C" w:rsidRPr="00710A79" w:rsidRDefault="00DF5F7C" w:rsidP="00DF5F7C">
            <w:pPr>
              <w:widowControl/>
              <w:spacing w:line="240" w:lineRule="auto"/>
              <w:ind w:firstLineChars="0" w:firstLine="0"/>
              <w:rPr>
                <w:rFonts w:ascii="宋体" w:eastAsia="宋体" w:hAnsi="宋体" w:cs="宋体"/>
                <w:color w:val="000000"/>
                <w:kern w:val="0"/>
                <w:sz w:val="20"/>
                <w:szCs w:val="20"/>
              </w:rPr>
            </w:pPr>
          </w:p>
        </w:tc>
      </w:tr>
    </w:tbl>
    <w:p w14:paraId="396A2080" w14:textId="77777777" w:rsidR="0054341C" w:rsidRDefault="0054341C" w:rsidP="00F6548B">
      <w:pPr>
        <w:ind w:firstLine="480"/>
      </w:pPr>
    </w:p>
    <w:p w14:paraId="376D9EE6" w14:textId="77777777" w:rsidR="00137A7F" w:rsidRDefault="00137A7F" w:rsidP="00137A7F">
      <w:pPr>
        <w:pStyle w:val="4"/>
        <w:numPr>
          <w:ilvl w:val="3"/>
          <w:numId w:val="4"/>
        </w:numPr>
        <w:ind w:left="0" w:firstLineChars="0" w:firstLine="0"/>
      </w:pPr>
      <w:r w:rsidRPr="0096390C">
        <w:rPr>
          <w:rFonts w:hint="eastAsia"/>
        </w:rPr>
        <w:t>提交租借</w:t>
      </w:r>
      <w:r>
        <w:rPr>
          <w:rFonts w:hint="eastAsia"/>
        </w:rPr>
        <w:t>还金</w:t>
      </w:r>
      <w:r w:rsidRPr="0096390C">
        <w:rPr>
          <w:rFonts w:hint="eastAsia"/>
        </w:rPr>
        <w:t>申报请求及应答</w:t>
      </w:r>
    </w:p>
    <w:p w14:paraId="0375B394" w14:textId="77777777" w:rsidR="00137A7F" w:rsidRDefault="00137A7F" w:rsidP="001643FA">
      <w:pPr>
        <w:ind w:firstLine="482"/>
      </w:pPr>
      <w:r w:rsidRPr="00191417">
        <w:rPr>
          <w:rFonts w:hint="eastAsia"/>
          <w:b/>
        </w:rPr>
        <w:t>功能：</w:t>
      </w:r>
      <w:r>
        <w:rPr>
          <w:rFonts w:hint="eastAsia"/>
        </w:rPr>
        <w:t>租借还金申报指令用于会员二级系统把该会员</w:t>
      </w:r>
      <w:r w:rsidR="00C602E4">
        <w:rPr>
          <w:rFonts w:hint="eastAsia"/>
        </w:rPr>
        <w:t>席位</w:t>
      </w:r>
      <w:r>
        <w:rPr>
          <w:rFonts w:hint="eastAsia"/>
        </w:rPr>
        <w:t>所属客户填写的租借还金申报单提交给一级系统。二级系统一定要经过增加、复核租借还金申报单操作后，才能将其提交给一级系统。申报时，可请求归还多个交割品种。</w:t>
      </w:r>
    </w:p>
    <w:p w14:paraId="5576D5F5" w14:textId="77777777" w:rsidR="00137A7F" w:rsidRPr="00B1055E" w:rsidRDefault="00137A7F" w:rsidP="00137A7F">
      <w:pPr>
        <w:ind w:firstLine="480"/>
      </w:pPr>
      <w:r>
        <w:rPr>
          <w:rFonts w:hint="eastAsia"/>
        </w:rPr>
        <w:t>消息体格式如下：</w:t>
      </w:r>
    </w:p>
    <w:tbl>
      <w:tblPr>
        <w:tblW w:w="8652" w:type="dxa"/>
        <w:tblInd w:w="103" w:type="dxa"/>
        <w:tblLayout w:type="fixed"/>
        <w:tblLook w:val="04A0" w:firstRow="1" w:lastRow="0" w:firstColumn="1" w:lastColumn="0" w:noHBand="0" w:noVBand="1"/>
      </w:tblPr>
      <w:tblGrid>
        <w:gridCol w:w="655"/>
        <w:gridCol w:w="618"/>
        <w:gridCol w:w="1851"/>
        <w:gridCol w:w="1701"/>
        <w:gridCol w:w="618"/>
        <w:gridCol w:w="618"/>
        <w:gridCol w:w="2591"/>
      </w:tblGrid>
      <w:tr w:rsidR="00137A7F" w:rsidRPr="004D0D64" w14:paraId="08CA1CC0" w14:textId="77777777" w:rsidTr="00D25EF1">
        <w:trPr>
          <w:trHeight w:val="270"/>
          <w:tblHeader/>
        </w:trPr>
        <w:tc>
          <w:tcPr>
            <w:tcW w:w="655" w:type="dxa"/>
            <w:tcBorders>
              <w:top w:val="single" w:sz="4" w:space="0" w:color="auto"/>
              <w:left w:val="single" w:sz="4" w:space="0" w:color="auto"/>
              <w:bottom w:val="single" w:sz="4" w:space="0" w:color="auto"/>
              <w:right w:val="single" w:sz="4" w:space="0" w:color="auto"/>
            </w:tcBorders>
            <w:shd w:val="clear" w:color="000000" w:fill="D9D9D9"/>
          </w:tcPr>
          <w:p w14:paraId="4AFB03C0" w14:textId="77777777" w:rsidR="00137A7F" w:rsidRPr="004D0D64" w:rsidRDefault="00137A7F"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61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ACBBE3C" w14:textId="77777777" w:rsidR="00137A7F" w:rsidRPr="004D0D64"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4D0D64">
              <w:rPr>
                <w:rFonts w:ascii="宋体" w:eastAsia="宋体" w:hAnsi="宋体" w:cs="宋体" w:hint="eastAsia"/>
                <w:b/>
                <w:bCs/>
                <w:color w:val="000000"/>
                <w:kern w:val="0"/>
                <w:sz w:val="20"/>
                <w:szCs w:val="20"/>
              </w:rPr>
              <w:t>域号</w:t>
            </w:r>
          </w:p>
        </w:tc>
        <w:tc>
          <w:tcPr>
            <w:tcW w:w="1851" w:type="dxa"/>
            <w:tcBorders>
              <w:top w:val="single" w:sz="4" w:space="0" w:color="auto"/>
              <w:left w:val="nil"/>
              <w:bottom w:val="single" w:sz="4" w:space="0" w:color="auto"/>
              <w:right w:val="single" w:sz="4" w:space="0" w:color="auto"/>
            </w:tcBorders>
            <w:shd w:val="clear" w:color="000000" w:fill="D9D9D9"/>
            <w:noWrap/>
            <w:vAlign w:val="center"/>
            <w:hideMark/>
          </w:tcPr>
          <w:p w14:paraId="154DC357" w14:textId="77777777" w:rsidR="00137A7F" w:rsidRPr="004D0D64"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4D0D64">
              <w:rPr>
                <w:rFonts w:ascii="宋体" w:eastAsia="宋体" w:hAnsi="宋体" w:cs="宋体" w:hint="eastAsia"/>
                <w:b/>
                <w:bCs/>
                <w:color w:val="000000"/>
                <w:kern w:val="0"/>
                <w:sz w:val="20"/>
                <w:szCs w:val="20"/>
              </w:rPr>
              <w:t>域名</w:t>
            </w:r>
          </w:p>
        </w:tc>
        <w:tc>
          <w:tcPr>
            <w:tcW w:w="1701" w:type="dxa"/>
            <w:tcBorders>
              <w:top w:val="single" w:sz="4" w:space="0" w:color="auto"/>
              <w:left w:val="nil"/>
              <w:bottom w:val="single" w:sz="4" w:space="0" w:color="auto"/>
              <w:right w:val="single" w:sz="4" w:space="0" w:color="auto"/>
            </w:tcBorders>
            <w:shd w:val="clear" w:color="000000" w:fill="D9D9D9"/>
            <w:noWrap/>
            <w:vAlign w:val="center"/>
            <w:hideMark/>
          </w:tcPr>
          <w:p w14:paraId="634B9547" w14:textId="77777777" w:rsidR="00137A7F" w:rsidRPr="004D0D64" w:rsidRDefault="00137A7F"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14:paraId="65AAB93B" w14:textId="77777777" w:rsidR="00137A7F" w:rsidRPr="004D0D64"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4D0D64">
              <w:rPr>
                <w:rFonts w:ascii="宋体" w:eastAsia="宋体" w:hAnsi="宋体" w:cs="宋体" w:hint="eastAsia"/>
                <w:b/>
                <w:bCs/>
                <w:color w:val="000000"/>
                <w:kern w:val="0"/>
                <w:sz w:val="20"/>
                <w:szCs w:val="20"/>
              </w:rPr>
              <w:t>请求</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14:paraId="6190F09C" w14:textId="77777777" w:rsidR="00137A7F" w:rsidRPr="004D0D64"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4D0D64">
              <w:rPr>
                <w:rFonts w:ascii="宋体" w:eastAsia="宋体" w:hAnsi="宋体" w:cs="宋体" w:hint="eastAsia"/>
                <w:b/>
                <w:bCs/>
                <w:color w:val="000000"/>
                <w:kern w:val="0"/>
                <w:sz w:val="20"/>
                <w:szCs w:val="20"/>
              </w:rPr>
              <w:t>应答</w:t>
            </w:r>
          </w:p>
        </w:tc>
        <w:tc>
          <w:tcPr>
            <w:tcW w:w="2591" w:type="dxa"/>
            <w:tcBorders>
              <w:top w:val="single" w:sz="4" w:space="0" w:color="auto"/>
              <w:left w:val="nil"/>
              <w:bottom w:val="single" w:sz="4" w:space="0" w:color="auto"/>
              <w:right w:val="single" w:sz="4" w:space="0" w:color="auto"/>
            </w:tcBorders>
            <w:shd w:val="clear" w:color="000000" w:fill="D9D9D9"/>
            <w:noWrap/>
            <w:vAlign w:val="center"/>
            <w:hideMark/>
          </w:tcPr>
          <w:p w14:paraId="106B8B42" w14:textId="77777777" w:rsidR="00137A7F" w:rsidRPr="004D0D64"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4D0D64">
              <w:rPr>
                <w:rFonts w:ascii="宋体" w:eastAsia="宋体" w:hAnsi="宋体" w:cs="宋体" w:hint="eastAsia"/>
                <w:b/>
                <w:bCs/>
                <w:color w:val="000000"/>
                <w:kern w:val="0"/>
                <w:sz w:val="20"/>
                <w:szCs w:val="20"/>
              </w:rPr>
              <w:t>说明</w:t>
            </w:r>
          </w:p>
        </w:tc>
      </w:tr>
      <w:tr w:rsidR="00137A7F" w:rsidRPr="004D0D64" w14:paraId="50E42A65" w14:textId="77777777" w:rsidTr="00D25EF1">
        <w:trPr>
          <w:trHeight w:val="270"/>
        </w:trPr>
        <w:tc>
          <w:tcPr>
            <w:tcW w:w="655" w:type="dxa"/>
            <w:tcBorders>
              <w:top w:val="nil"/>
              <w:left w:val="single" w:sz="4" w:space="0" w:color="auto"/>
              <w:bottom w:val="single" w:sz="4" w:space="0" w:color="auto"/>
              <w:right w:val="single" w:sz="4" w:space="0" w:color="auto"/>
            </w:tcBorders>
          </w:tcPr>
          <w:p w14:paraId="4CBDA6F3"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22BA90C5" w14:textId="77777777" w:rsidR="00137A7F" w:rsidRPr="004D0D64" w:rsidRDefault="00B52748"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00</w:t>
            </w:r>
          </w:p>
        </w:tc>
        <w:tc>
          <w:tcPr>
            <w:tcW w:w="1851" w:type="dxa"/>
            <w:tcBorders>
              <w:top w:val="nil"/>
              <w:left w:val="nil"/>
              <w:bottom w:val="single" w:sz="4" w:space="0" w:color="auto"/>
              <w:right w:val="single" w:sz="4" w:space="0" w:color="auto"/>
            </w:tcBorders>
            <w:shd w:val="clear" w:color="auto" w:fill="auto"/>
            <w:noWrap/>
            <w:vAlign w:val="center"/>
            <w:hideMark/>
          </w:tcPr>
          <w:p w14:paraId="6A509CE5"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localNo</w:t>
            </w:r>
          </w:p>
        </w:tc>
        <w:tc>
          <w:tcPr>
            <w:tcW w:w="1701" w:type="dxa"/>
            <w:tcBorders>
              <w:top w:val="nil"/>
              <w:left w:val="nil"/>
              <w:bottom w:val="single" w:sz="4" w:space="0" w:color="auto"/>
              <w:right w:val="single" w:sz="4" w:space="0" w:color="auto"/>
            </w:tcBorders>
            <w:shd w:val="clear" w:color="auto" w:fill="auto"/>
            <w:noWrap/>
            <w:vAlign w:val="center"/>
            <w:hideMark/>
          </w:tcPr>
          <w:p w14:paraId="319FFA66" w14:textId="77777777" w:rsidR="00137A7F" w:rsidRPr="004D0D64" w:rsidRDefault="00CD3594"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00137A7F" w:rsidRPr="004D0D64">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申报单</w:t>
            </w:r>
            <w:r w:rsidR="00137A7F" w:rsidRPr="004D0D64">
              <w:rPr>
                <w:rFonts w:ascii="宋体" w:eastAsia="宋体" w:hAnsi="宋体" w:cs="宋体" w:hint="eastAsia"/>
                <w:color w:val="000000"/>
                <w:kern w:val="0"/>
                <w:sz w:val="20"/>
                <w:szCs w:val="20"/>
              </w:rPr>
              <w:t>编号</w:t>
            </w:r>
          </w:p>
        </w:tc>
        <w:tc>
          <w:tcPr>
            <w:tcW w:w="618" w:type="dxa"/>
            <w:tcBorders>
              <w:top w:val="nil"/>
              <w:left w:val="nil"/>
              <w:bottom w:val="single" w:sz="4" w:space="0" w:color="auto"/>
              <w:right w:val="single" w:sz="4" w:space="0" w:color="auto"/>
            </w:tcBorders>
            <w:shd w:val="clear" w:color="auto" w:fill="auto"/>
            <w:vAlign w:val="center"/>
            <w:hideMark/>
          </w:tcPr>
          <w:p w14:paraId="6155E289"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36E0868D"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hideMark/>
          </w:tcPr>
          <w:p w14:paraId="5E968E76"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137A7F" w:rsidRPr="004D0D64" w14:paraId="3B4024EC" w14:textId="77777777" w:rsidTr="00D25EF1">
        <w:trPr>
          <w:trHeight w:val="270"/>
        </w:trPr>
        <w:tc>
          <w:tcPr>
            <w:tcW w:w="655" w:type="dxa"/>
            <w:tcBorders>
              <w:top w:val="nil"/>
              <w:left w:val="single" w:sz="4" w:space="0" w:color="auto"/>
              <w:bottom w:val="single" w:sz="4" w:space="0" w:color="auto"/>
              <w:right w:val="single" w:sz="4" w:space="0" w:color="auto"/>
            </w:tcBorders>
          </w:tcPr>
          <w:p w14:paraId="5C3B4340"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688FD0EE"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M00</w:t>
            </w:r>
          </w:p>
        </w:tc>
        <w:tc>
          <w:tcPr>
            <w:tcW w:w="1851" w:type="dxa"/>
            <w:tcBorders>
              <w:top w:val="nil"/>
              <w:left w:val="nil"/>
              <w:bottom w:val="single" w:sz="4" w:space="0" w:color="auto"/>
              <w:right w:val="single" w:sz="4" w:space="0" w:color="auto"/>
            </w:tcBorders>
            <w:shd w:val="clear" w:color="auto" w:fill="auto"/>
            <w:vAlign w:val="center"/>
            <w:hideMark/>
          </w:tcPr>
          <w:p w14:paraId="704F1CC4"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memberID</w:t>
            </w:r>
          </w:p>
        </w:tc>
        <w:tc>
          <w:tcPr>
            <w:tcW w:w="1701" w:type="dxa"/>
            <w:tcBorders>
              <w:top w:val="nil"/>
              <w:left w:val="nil"/>
              <w:bottom w:val="single" w:sz="4" w:space="0" w:color="auto"/>
              <w:right w:val="single" w:sz="4" w:space="0" w:color="auto"/>
            </w:tcBorders>
            <w:shd w:val="clear" w:color="auto" w:fill="auto"/>
            <w:noWrap/>
            <w:vAlign w:val="center"/>
            <w:hideMark/>
          </w:tcPr>
          <w:p w14:paraId="260F7108"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会员代码</w:t>
            </w:r>
          </w:p>
        </w:tc>
        <w:tc>
          <w:tcPr>
            <w:tcW w:w="618" w:type="dxa"/>
            <w:tcBorders>
              <w:top w:val="nil"/>
              <w:left w:val="nil"/>
              <w:bottom w:val="single" w:sz="4" w:space="0" w:color="auto"/>
              <w:right w:val="single" w:sz="4" w:space="0" w:color="auto"/>
            </w:tcBorders>
            <w:shd w:val="clear" w:color="auto" w:fill="auto"/>
            <w:vAlign w:val="center"/>
            <w:hideMark/>
          </w:tcPr>
          <w:p w14:paraId="3970140D"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1BBE0FE4"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hideMark/>
          </w:tcPr>
          <w:p w14:paraId="65745725"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137A7F" w:rsidRPr="004D0D64" w14:paraId="0C086497" w14:textId="77777777" w:rsidTr="00D25EF1">
        <w:trPr>
          <w:trHeight w:val="270"/>
        </w:trPr>
        <w:tc>
          <w:tcPr>
            <w:tcW w:w="655" w:type="dxa"/>
            <w:tcBorders>
              <w:top w:val="nil"/>
              <w:left w:val="single" w:sz="4" w:space="0" w:color="auto"/>
              <w:bottom w:val="single" w:sz="4" w:space="0" w:color="auto"/>
              <w:right w:val="single" w:sz="4" w:space="0" w:color="auto"/>
            </w:tcBorders>
          </w:tcPr>
          <w:p w14:paraId="26D53C97"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5D8231F0" w14:textId="77777777" w:rsidR="00137A7F" w:rsidRPr="00984E1E" w:rsidRDefault="00137A7F" w:rsidP="00BA35CD">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851" w:type="dxa"/>
            <w:tcBorders>
              <w:top w:val="nil"/>
              <w:left w:val="nil"/>
              <w:bottom w:val="single" w:sz="4" w:space="0" w:color="auto"/>
              <w:right w:val="single" w:sz="4" w:space="0" w:color="auto"/>
            </w:tcBorders>
            <w:shd w:val="clear" w:color="auto" w:fill="auto"/>
            <w:vAlign w:val="center"/>
          </w:tcPr>
          <w:p w14:paraId="66C2B028" w14:textId="77777777" w:rsidR="00137A7F" w:rsidRPr="00984E1E" w:rsidRDefault="00137A7F" w:rsidP="00BA35CD">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701" w:type="dxa"/>
            <w:tcBorders>
              <w:top w:val="nil"/>
              <w:left w:val="nil"/>
              <w:bottom w:val="single" w:sz="4" w:space="0" w:color="auto"/>
              <w:right w:val="single" w:sz="4" w:space="0" w:color="auto"/>
            </w:tcBorders>
            <w:shd w:val="clear" w:color="auto" w:fill="auto"/>
            <w:noWrap/>
            <w:vAlign w:val="center"/>
          </w:tcPr>
          <w:p w14:paraId="55ECE4EB" w14:textId="77777777" w:rsidR="00137A7F" w:rsidRPr="00984E1E" w:rsidRDefault="00137A7F" w:rsidP="00BA35CD">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tcBorders>
              <w:top w:val="nil"/>
              <w:left w:val="nil"/>
              <w:bottom w:val="single" w:sz="4" w:space="0" w:color="auto"/>
              <w:right w:val="single" w:sz="4" w:space="0" w:color="auto"/>
            </w:tcBorders>
            <w:shd w:val="clear" w:color="auto" w:fill="auto"/>
            <w:vAlign w:val="center"/>
          </w:tcPr>
          <w:p w14:paraId="7C16E4E8" w14:textId="77777777" w:rsidR="00137A7F" w:rsidRPr="007E3DAF" w:rsidRDefault="00137A7F" w:rsidP="00BA35CD">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618" w:type="dxa"/>
            <w:tcBorders>
              <w:top w:val="nil"/>
              <w:left w:val="nil"/>
              <w:bottom w:val="single" w:sz="4" w:space="0" w:color="auto"/>
              <w:right w:val="single" w:sz="4" w:space="0" w:color="auto"/>
            </w:tcBorders>
            <w:shd w:val="clear" w:color="auto" w:fill="auto"/>
            <w:noWrap/>
          </w:tcPr>
          <w:p w14:paraId="15589ACF" w14:textId="77777777" w:rsidR="00137A7F" w:rsidRPr="00984E1E" w:rsidRDefault="00137A7F" w:rsidP="00BA35CD">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tcPr>
          <w:p w14:paraId="0337BADD" w14:textId="77777777" w:rsidR="00137A7F" w:rsidRPr="004D0D64"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4C1986" w:rsidRPr="004D0D64" w14:paraId="246EEAAB" w14:textId="77777777" w:rsidTr="00227877">
        <w:trPr>
          <w:trHeight w:val="270"/>
        </w:trPr>
        <w:tc>
          <w:tcPr>
            <w:tcW w:w="655" w:type="dxa"/>
            <w:tcBorders>
              <w:top w:val="nil"/>
              <w:left w:val="single" w:sz="4" w:space="0" w:color="auto"/>
              <w:bottom w:val="single" w:sz="4" w:space="0" w:color="auto"/>
              <w:right w:val="single" w:sz="4" w:space="0" w:color="auto"/>
            </w:tcBorders>
            <w:vAlign w:val="center"/>
          </w:tcPr>
          <w:p w14:paraId="3907A018"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74957BC4"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851" w:type="dxa"/>
            <w:tcBorders>
              <w:top w:val="nil"/>
              <w:left w:val="nil"/>
              <w:bottom w:val="single" w:sz="4" w:space="0" w:color="auto"/>
              <w:right w:val="single" w:sz="4" w:space="0" w:color="auto"/>
            </w:tcBorders>
            <w:shd w:val="clear" w:color="auto" w:fill="auto"/>
            <w:vAlign w:val="center"/>
          </w:tcPr>
          <w:p w14:paraId="25BA14ED"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r w:rsidRPr="00E42239">
              <w:rPr>
                <w:rFonts w:ascii="宋体" w:eastAsia="宋体" w:hAnsi="宋体" w:cs="宋体"/>
                <w:color w:val="000000"/>
                <w:kern w:val="0"/>
                <w:sz w:val="20"/>
                <w:szCs w:val="20"/>
              </w:rPr>
              <w:t>clientID</w:t>
            </w:r>
          </w:p>
        </w:tc>
        <w:tc>
          <w:tcPr>
            <w:tcW w:w="1701" w:type="dxa"/>
            <w:tcBorders>
              <w:top w:val="nil"/>
              <w:left w:val="nil"/>
              <w:bottom w:val="single" w:sz="4" w:space="0" w:color="auto"/>
              <w:right w:val="single" w:sz="4" w:space="0" w:color="auto"/>
            </w:tcBorders>
            <w:shd w:val="clear" w:color="auto" w:fill="auto"/>
            <w:noWrap/>
            <w:vAlign w:val="center"/>
          </w:tcPr>
          <w:p w14:paraId="6EC19259"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客户代码</w:t>
            </w:r>
          </w:p>
        </w:tc>
        <w:tc>
          <w:tcPr>
            <w:tcW w:w="618" w:type="dxa"/>
            <w:tcBorders>
              <w:top w:val="nil"/>
              <w:left w:val="nil"/>
              <w:bottom w:val="single" w:sz="4" w:space="0" w:color="auto"/>
              <w:right w:val="single" w:sz="4" w:space="0" w:color="auto"/>
            </w:tcBorders>
            <w:shd w:val="clear" w:color="auto" w:fill="auto"/>
            <w:vAlign w:val="center"/>
          </w:tcPr>
          <w:p w14:paraId="131860C3" w14:textId="77777777" w:rsidR="004C1986" w:rsidRPr="00492469" w:rsidRDefault="004C198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tcPr>
          <w:p w14:paraId="2944D934" w14:textId="77777777" w:rsidR="004C1986" w:rsidRPr="00492469" w:rsidRDefault="004C1986" w:rsidP="00227877">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tcPr>
          <w:p w14:paraId="514D7ADA" w14:textId="77777777" w:rsidR="004C1986" w:rsidRPr="003E783F" w:rsidRDefault="004C1986" w:rsidP="00227877">
            <w:pPr>
              <w:widowControl/>
              <w:spacing w:line="240" w:lineRule="auto"/>
              <w:ind w:firstLineChars="0" w:firstLine="0"/>
              <w:rPr>
                <w:rFonts w:ascii="宋体" w:eastAsia="宋体" w:hAnsi="宋体" w:cs="宋体"/>
                <w:color w:val="000000"/>
                <w:kern w:val="0"/>
                <w:sz w:val="20"/>
                <w:szCs w:val="20"/>
              </w:rPr>
            </w:pPr>
          </w:p>
        </w:tc>
      </w:tr>
      <w:tr w:rsidR="004C1986" w:rsidRPr="004D0D64" w14:paraId="2563C81E" w14:textId="77777777" w:rsidTr="00D25EF1">
        <w:trPr>
          <w:trHeight w:val="270"/>
        </w:trPr>
        <w:tc>
          <w:tcPr>
            <w:tcW w:w="655" w:type="dxa"/>
            <w:tcBorders>
              <w:top w:val="nil"/>
              <w:left w:val="single" w:sz="4" w:space="0" w:color="auto"/>
              <w:bottom w:val="single" w:sz="4" w:space="0" w:color="auto"/>
              <w:right w:val="single" w:sz="4" w:space="0" w:color="auto"/>
            </w:tcBorders>
          </w:tcPr>
          <w:p w14:paraId="4E2D640F"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3E64674B"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T00</w:t>
            </w:r>
          </w:p>
        </w:tc>
        <w:tc>
          <w:tcPr>
            <w:tcW w:w="1851" w:type="dxa"/>
            <w:tcBorders>
              <w:top w:val="nil"/>
              <w:left w:val="nil"/>
              <w:bottom w:val="single" w:sz="4" w:space="0" w:color="auto"/>
              <w:right w:val="single" w:sz="4" w:space="0" w:color="auto"/>
            </w:tcBorders>
            <w:shd w:val="clear" w:color="auto" w:fill="auto"/>
            <w:noWrap/>
            <w:vAlign w:val="center"/>
            <w:hideMark/>
          </w:tcPr>
          <w:p w14:paraId="2CDB8BE7"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origApp</w:t>
            </w:r>
          </w:p>
        </w:tc>
        <w:tc>
          <w:tcPr>
            <w:tcW w:w="1701" w:type="dxa"/>
            <w:tcBorders>
              <w:top w:val="nil"/>
              <w:left w:val="nil"/>
              <w:bottom w:val="single" w:sz="4" w:space="0" w:color="auto"/>
              <w:right w:val="single" w:sz="4" w:space="0" w:color="auto"/>
            </w:tcBorders>
            <w:shd w:val="clear" w:color="auto" w:fill="auto"/>
            <w:noWrap/>
            <w:vAlign w:val="center"/>
            <w:hideMark/>
          </w:tcPr>
          <w:p w14:paraId="7D92E6B8"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申报方</w:t>
            </w:r>
          </w:p>
        </w:tc>
        <w:tc>
          <w:tcPr>
            <w:tcW w:w="618" w:type="dxa"/>
            <w:tcBorders>
              <w:top w:val="nil"/>
              <w:left w:val="nil"/>
              <w:bottom w:val="single" w:sz="4" w:space="0" w:color="auto"/>
              <w:right w:val="single" w:sz="4" w:space="0" w:color="auto"/>
            </w:tcBorders>
            <w:shd w:val="clear" w:color="auto" w:fill="auto"/>
            <w:vAlign w:val="center"/>
            <w:hideMark/>
          </w:tcPr>
          <w:p w14:paraId="07AA1DD4"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24470098"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hideMark/>
          </w:tcPr>
          <w:p w14:paraId="52EE91FF"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1-还金方，2-收金方</w:t>
            </w:r>
          </w:p>
        </w:tc>
      </w:tr>
      <w:tr w:rsidR="004C1986" w:rsidRPr="004D0D64" w14:paraId="06302157" w14:textId="77777777" w:rsidTr="00227877">
        <w:trPr>
          <w:trHeight w:val="270"/>
        </w:trPr>
        <w:tc>
          <w:tcPr>
            <w:tcW w:w="655" w:type="dxa"/>
            <w:tcBorders>
              <w:top w:val="nil"/>
              <w:left w:val="single" w:sz="4" w:space="0" w:color="auto"/>
              <w:bottom w:val="single" w:sz="4" w:space="0" w:color="auto"/>
              <w:right w:val="single" w:sz="4" w:space="0" w:color="auto"/>
            </w:tcBorders>
            <w:vAlign w:val="center"/>
          </w:tcPr>
          <w:p w14:paraId="0000F0A2"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3F1C2023" w14:textId="77777777" w:rsidR="004C1986" w:rsidRPr="00492469" w:rsidRDefault="004C198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851" w:type="dxa"/>
            <w:tcBorders>
              <w:top w:val="nil"/>
              <w:left w:val="nil"/>
              <w:bottom w:val="single" w:sz="4" w:space="0" w:color="auto"/>
              <w:right w:val="single" w:sz="4" w:space="0" w:color="auto"/>
            </w:tcBorders>
            <w:shd w:val="clear" w:color="auto" w:fill="auto"/>
            <w:noWrap/>
            <w:vAlign w:val="center"/>
          </w:tcPr>
          <w:p w14:paraId="3509BBC7" w14:textId="77777777" w:rsidR="004C1986" w:rsidRPr="00492469" w:rsidRDefault="004C198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1701" w:type="dxa"/>
            <w:tcBorders>
              <w:top w:val="nil"/>
              <w:left w:val="nil"/>
              <w:bottom w:val="single" w:sz="4" w:space="0" w:color="auto"/>
              <w:right w:val="single" w:sz="4" w:space="0" w:color="auto"/>
            </w:tcBorders>
            <w:shd w:val="clear" w:color="auto" w:fill="auto"/>
            <w:noWrap/>
            <w:vAlign w:val="center"/>
          </w:tcPr>
          <w:p w14:paraId="5175997C" w14:textId="77777777" w:rsidR="004C1986" w:rsidRPr="00492469" w:rsidRDefault="004C198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618" w:type="dxa"/>
            <w:tcBorders>
              <w:top w:val="nil"/>
              <w:left w:val="nil"/>
              <w:bottom w:val="single" w:sz="4" w:space="0" w:color="auto"/>
              <w:right w:val="single" w:sz="4" w:space="0" w:color="auto"/>
            </w:tcBorders>
            <w:shd w:val="clear" w:color="auto" w:fill="auto"/>
            <w:vAlign w:val="center"/>
          </w:tcPr>
          <w:p w14:paraId="278DFBDF" w14:textId="4FACC8CE" w:rsidR="004C1986" w:rsidRPr="00492469" w:rsidRDefault="00FD2F2E"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tcPr>
          <w:p w14:paraId="0D045AFA" w14:textId="77777777" w:rsidR="004C1986" w:rsidRPr="00492469" w:rsidRDefault="004C198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tcPr>
          <w:p w14:paraId="7B22EECD" w14:textId="77777777" w:rsidR="004C1986" w:rsidRPr="00492469" w:rsidRDefault="004C1986" w:rsidP="00227877">
            <w:pPr>
              <w:widowControl/>
              <w:spacing w:line="240" w:lineRule="auto"/>
              <w:ind w:firstLineChars="0" w:firstLine="0"/>
              <w:rPr>
                <w:rFonts w:ascii="宋体" w:eastAsia="宋体" w:hAnsi="宋体" w:cs="宋体"/>
                <w:color w:val="000000"/>
                <w:kern w:val="0"/>
                <w:sz w:val="20"/>
                <w:szCs w:val="20"/>
              </w:rPr>
            </w:pPr>
          </w:p>
        </w:tc>
      </w:tr>
      <w:tr w:rsidR="0077711C" w:rsidRPr="004D0D64" w14:paraId="0156FC24" w14:textId="77777777" w:rsidTr="00227877">
        <w:trPr>
          <w:trHeight w:val="270"/>
        </w:trPr>
        <w:tc>
          <w:tcPr>
            <w:tcW w:w="655" w:type="dxa"/>
            <w:tcBorders>
              <w:top w:val="nil"/>
              <w:left w:val="single" w:sz="4" w:space="0" w:color="auto"/>
              <w:bottom w:val="single" w:sz="4" w:space="0" w:color="auto"/>
              <w:right w:val="single" w:sz="4" w:space="0" w:color="auto"/>
            </w:tcBorders>
            <w:vAlign w:val="center"/>
          </w:tcPr>
          <w:p w14:paraId="7F7BCB9C" w14:textId="77777777" w:rsidR="0077711C" w:rsidRPr="0030576E" w:rsidRDefault="0077711C" w:rsidP="00227877">
            <w:pPr>
              <w:widowControl/>
              <w:spacing w:line="240" w:lineRule="auto"/>
              <w:ind w:firstLineChars="0" w:firstLine="0"/>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4B3F2B0A"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851" w:type="dxa"/>
            <w:tcBorders>
              <w:top w:val="nil"/>
              <w:left w:val="nil"/>
              <w:bottom w:val="single" w:sz="4" w:space="0" w:color="auto"/>
              <w:right w:val="single" w:sz="4" w:space="0" w:color="auto"/>
            </w:tcBorders>
            <w:shd w:val="clear" w:color="auto" w:fill="auto"/>
            <w:noWrap/>
            <w:vAlign w:val="center"/>
          </w:tcPr>
          <w:p w14:paraId="5162F2C7"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1701" w:type="dxa"/>
            <w:tcBorders>
              <w:top w:val="nil"/>
              <w:left w:val="nil"/>
              <w:bottom w:val="single" w:sz="4" w:space="0" w:color="auto"/>
              <w:right w:val="single" w:sz="4" w:space="0" w:color="auto"/>
            </w:tcBorders>
            <w:shd w:val="clear" w:color="auto" w:fill="auto"/>
            <w:noWrap/>
            <w:vAlign w:val="center"/>
          </w:tcPr>
          <w:p w14:paraId="5C089575"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618" w:type="dxa"/>
            <w:tcBorders>
              <w:top w:val="nil"/>
              <w:left w:val="nil"/>
              <w:bottom w:val="single" w:sz="4" w:space="0" w:color="auto"/>
              <w:right w:val="single" w:sz="4" w:space="0" w:color="auto"/>
            </w:tcBorders>
            <w:shd w:val="clear" w:color="auto" w:fill="auto"/>
            <w:vAlign w:val="center"/>
          </w:tcPr>
          <w:p w14:paraId="505A8930" w14:textId="32A073C8" w:rsidR="0077711C" w:rsidRPr="00492469" w:rsidRDefault="00FD2F2E"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tcPr>
          <w:p w14:paraId="3C4DCE8E"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tcPr>
          <w:p w14:paraId="0FF9E871"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p>
        </w:tc>
      </w:tr>
      <w:tr w:rsidR="004C1986" w:rsidRPr="004D0D64" w14:paraId="57D7B18F" w14:textId="77777777" w:rsidTr="00227877">
        <w:trPr>
          <w:trHeight w:val="270"/>
        </w:trPr>
        <w:tc>
          <w:tcPr>
            <w:tcW w:w="655" w:type="dxa"/>
            <w:tcBorders>
              <w:top w:val="nil"/>
              <w:left w:val="single" w:sz="4" w:space="0" w:color="auto"/>
              <w:bottom w:val="single" w:sz="4" w:space="0" w:color="auto"/>
              <w:right w:val="single" w:sz="4" w:space="0" w:color="auto"/>
            </w:tcBorders>
            <w:vAlign w:val="center"/>
          </w:tcPr>
          <w:p w14:paraId="01139054"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6694902D"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851" w:type="dxa"/>
            <w:tcBorders>
              <w:top w:val="nil"/>
              <w:left w:val="nil"/>
              <w:bottom w:val="single" w:sz="4" w:space="0" w:color="auto"/>
              <w:right w:val="single" w:sz="4" w:space="0" w:color="auto"/>
            </w:tcBorders>
            <w:shd w:val="clear" w:color="auto" w:fill="auto"/>
            <w:noWrap/>
            <w:vAlign w:val="center"/>
          </w:tcPr>
          <w:p w14:paraId="6C6BF362"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1701" w:type="dxa"/>
            <w:tcBorders>
              <w:top w:val="nil"/>
              <w:left w:val="nil"/>
              <w:bottom w:val="single" w:sz="4" w:space="0" w:color="auto"/>
              <w:right w:val="single" w:sz="4" w:space="0" w:color="auto"/>
            </w:tcBorders>
            <w:shd w:val="clear" w:color="auto" w:fill="auto"/>
            <w:noWrap/>
            <w:vAlign w:val="center"/>
          </w:tcPr>
          <w:p w14:paraId="0464F0D0"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618" w:type="dxa"/>
            <w:tcBorders>
              <w:top w:val="nil"/>
              <w:left w:val="nil"/>
              <w:bottom w:val="single" w:sz="4" w:space="0" w:color="auto"/>
              <w:right w:val="single" w:sz="4" w:space="0" w:color="auto"/>
            </w:tcBorders>
            <w:shd w:val="clear" w:color="auto" w:fill="auto"/>
            <w:vAlign w:val="center"/>
          </w:tcPr>
          <w:p w14:paraId="2F7718EE" w14:textId="50869D8A" w:rsidR="004C1986" w:rsidRPr="00492469" w:rsidRDefault="00FD2F2E"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tcPr>
          <w:p w14:paraId="0704333D" w14:textId="77777777" w:rsidR="004C1986" w:rsidRPr="00492469" w:rsidRDefault="004C198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tcPr>
          <w:p w14:paraId="472E574B" w14:textId="77777777" w:rsidR="004C1986" w:rsidRPr="0030576E" w:rsidRDefault="004C1986" w:rsidP="00227877">
            <w:pPr>
              <w:widowControl/>
              <w:spacing w:line="240" w:lineRule="auto"/>
              <w:ind w:firstLineChars="0" w:firstLine="0"/>
              <w:rPr>
                <w:rFonts w:ascii="宋体" w:eastAsia="宋体" w:hAnsi="宋体" w:cs="宋体"/>
                <w:color w:val="000000"/>
                <w:kern w:val="0"/>
                <w:sz w:val="20"/>
                <w:szCs w:val="20"/>
              </w:rPr>
            </w:pPr>
          </w:p>
        </w:tc>
      </w:tr>
      <w:tr w:rsidR="00ED281F" w:rsidRPr="004D0D64" w14:paraId="14100BAE" w14:textId="77777777" w:rsidTr="00D25EF1">
        <w:trPr>
          <w:trHeight w:val="480"/>
        </w:trPr>
        <w:tc>
          <w:tcPr>
            <w:tcW w:w="655" w:type="dxa"/>
            <w:tcBorders>
              <w:top w:val="nil"/>
              <w:left w:val="single" w:sz="4" w:space="0" w:color="auto"/>
              <w:bottom w:val="single" w:sz="4" w:space="0" w:color="auto"/>
              <w:right w:val="single" w:sz="4" w:space="0" w:color="auto"/>
            </w:tcBorders>
          </w:tcPr>
          <w:p w14:paraId="08C3A893" w14:textId="77777777" w:rsidR="00ED281F" w:rsidRPr="004D0D64" w:rsidRDefault="00ED281F"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5526B8E9"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1851" w:type="dxa"/>
            <w:tcBorders>
              <w:top w:val="nil"/>
              <w:left w:val="nil"/>
              <w:bottom w:val="single" w:sz="4" w:space="0" w:color="auto"/>
              <w:right w:val="single" w:sz="4" w:space="0" w:color="auto"/>
            </w:tcBorders>
            <w:shd w:val="clear" w:color="auto" w:fill="auto"/>
            <w:noWrap/>
            <w:vAlign w:val="center"/>
            <w:hideMark/>
          </w:tcPr>
          <w:p w14:paraId="4990B49C"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sidRPr="000855BA">
              <w:rPr>
                <w:rFonts w:ascii="宋体" w:eastAsia="宋体" w:hAnsi="宋体" w:cs="宋体"/>
                <w:color w:val="000000"/>
                <w:kern w:val="0"/>
                <w:sz w:val="20"/>
                <w:szCs w:val="20"/>
              </w:rPr>
              <w:t>sheetNo</w:t>
            </w:r>
          </w:p>
        </w:tc>
        <w:tc>
          <w:tcPr>
            <w:tcW w:w="1701" w:type="dxa"/>
            <w:tcBorders>
              <w:top w:val="nil"/>
              <w:left w:val="nil"/>
              <w:bottom w:val="single" w:sz="4" w:space="0" w:color="auto"/>
              <w:right w:val="single" w:sz="4" w:space="0" w:color="auto"/>
            </w:tcBorders>
            <w:shd w:val="clear" w:color="auto" w:fill="auto"/>
            <w:noWrap/>
            <w:vAlign w:val="center"/>
            <w:hideMark/>
          </w:tcPr>
          <w:p w14:paraId="4F6DA913" w14:textId="77777777" w:rsidR="00ED281F" w:rsidRPr="004D0D64" w:rsidRDefault="00ED281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租借登记编号</w:t>
            </w:r>
          </w:p>
        </w:tc>
        <w:tc>
          <w:tcPr>
            <w:tcW w:w="618" w:type="dxa"/>
            <w:tcBorders>
              <w:top w:val="nil"/>
              <w:left w:val="nil"/>
              <w:bottom w:val="single" w:sz="4" w:space="0" w:color="auto"/>
              <w:right w:val="single" w:sz="4" w:space="0" w:color="auto"/>
            </w:tcBorders>
            <w:shd w:val="clear" w:color="auto" w:fill="auto"/>
            <w:vAlign w:val="center"/>
            <w:hideMark/>
          </w:tcPr>
          <w:p w14:paraId="3CFC2707" w14:textId="77777777" w:rsidR="00ED281F" w:rsidRPr="004D0D64" w:rsidRDefault="00ED281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30720B50" w14:textId="77777777" w:rsidR="00ED281F" w:rsidRPr="004D0D64" w:rsidRDefault="00ED281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vAlign w:val="center"/>
            <w:hideMark/>
          </w:tcPr>
          <w:p w14:paraId="2228D8C0" w14:textId="77777777" w:rsidR="00ED281F" w:rsidRPr="004D0D64" w:rsidRDefault="00ED281F" w:rsidP="00B24D32">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租借还金业务对应租借登记记录的编号，1</w:t>
            </w:r>
            <w:r>
              <w:rPr>
                <w:rFonts w:ascii="宋体" w:eastAsia="宋体" w:hAnsi="宋体" w:cs="宋体" w:hint="eastAsia"/>
                <w:color w:val="000000"/>
                <w:kern w:val="0"/>
                <w:sz w:val="20"/>
                <w:szCs w:val="20"/>
              </w:rPr>
              <w:t>8</w:t>
            </w:r>
            <w:r w:rsidRPr="004D0D64">
              <w:rPr>
                <w:rFonts w:ascii="宋体" w:eastAsia="宋体" w:hAnsi="宋体" w:cs="宋体" w:hint="eastAsia"/>
                <w:color w:val="000000"/>
                <w:kern w:val="0"/>
                <w:sz w:val="20"/>
                <w:szCs w:val="20"/>
              </w:rPr>
              <w:t>位字符：ZJDJ＋</w:t>
            </w:r>
            <w:r>
              <w:rPr>
                <w:rFonts w:ascii="宋体" w:eastAsia="宋体" w:hAnsi="宋体" w:cs="宋体" w:hint="eastAsia"/>
                <w:color w:val="000000"/>
                <w:kern w:val="0"/>
                <w:sz w:val="20"/>
                <w:szCs w:val="20"/>
              </w:rPr>
              <w:t>YYYYMMDD+</w:t>
            </w:r>
            <w:r w:rsidRPr="004D0D64">
              <w:rPr>
                <w:rFonts w:ascii="宋体" w:eastAsia="宋体" w:hAnsi="宋体" w:cs="宋体" w:hint="eastAsia"/>
                <w:color w:val="000000"/>
                <w:kern w:val="0"/>
                <w:sz w:val="20"/>
                <w:szCs w:val="20"/>
              </w:rPr>
              <w:t>6位数字。</w:t>
            </w:r>
          </w:p>
        </w:tc>
      </w:tr>
      <w:tr w:rsidR="004C1986" w:rsidRPr="004D0D64" w14:paraId="7ADD4888" w14:textId="77777777" w:rsidTr="00D25EF1">
        <w:trPr>
          <w:trHeight w:val="480"/>
        </w:trPr>
        <w:tc>
          <w:tcPr>
            <w:tcW w:w="655" w:type="dxa"/>
            <w:tcBorders>
              <w:top w:val="nil"/>
              <w:left w:val="single" w:sz="4" w:space="0" w:color="auto"/>
              <w:bottom w:val="single" w:sz="4" w:space="0" w:color="auto"/>
              <w:right w:val="single" w:sz="4" w:space="0" w:color="auto"/>
            </w:tcBorders>
          </w:tcPr>
          <w:p w14:paraId="469CC217"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06CEC8D2"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D25EF1">
              <w:rPr>
                <w:rFonts w:ascii="宋体" w:eastAsia="宋体" w:hAnsi="宋体" w:cs="宋体" w:hint="eastAsia"/>
                <w:color w:val="000000"/>
                <w:kern w:val="0"/>
                <w:sz w:val="20"/>
                <w:szCs w:val="20"/>
              </w:rPr>
              <w:t>F63</w:t>
            </w:r>
          </w:p>
        </w:tc>
        <w:tc>
          <w:tcPr>
            <w:tcW w:w="1851" w:type="dxa"/>
            <w:tcBorders>
              <w:top w:val="nil"/>
              <w:left w:val="nil"/>
              <w:bottom w:val="single" w:sz="4" w:space="0" w:color="auto"/>
              <w:right w:val="single" w:sz="4" w:space="0" w:color="auto"/>
            </w:tcBorders>
            <w:shd w:val="clear" w:color="auto" w:fill="auto"/>
            <w:noWrap/>
            <w:vAlign w:val="center"/>
          </w:tcPr>
          <w:p w14:paraId="45FAD94F"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D25EF1">
              <w:rPr>
                <w:rFonts w:ascii="宋体" w:eastAsia="宋体" w:hAnsi="宋体" w:cs="宋体" w:hint="eastAsia"/>
                <w:color w:val="000000"/>
                <w:kern w:val="0"/>
                <w:sz w:val="20"/>
                <w:szCs w:val="20"/>
              </w:rPr>
              <w:t>interest</w:t>
            </w:r>
          </w:p>
        </w:tc>
        <w:tc>
          <w:tcPr>
            <w:tcW w:w="1701" w:type="dxa"/>
            <w:tcBorders>
              <w:top w:val="nil"/>
              <w:left w:val="nil"/>
              <w:bottom w:val="single" w:sz="4" w:space="0" w:color="auto"/>
              <w:right w:val="single" w:sz="4" w:space="0" w:color="auto"/>
            </w:tcBorders>
            <w:shd w:val="clear" w:color="auto" w:fill="auto"/>
            <w:noWrap/>
            <w:vAlign w:val="center"/>
          </w:tcPr>
          <w:p w14:paraId="436F8E4E"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租借利息</w:t>
            </w:r>
          </w:p>
        </w:tc>
        <w:tc>
          <w:tcPr>
            <w:tcW w:w="618" w:type="dxa"/>
            <w:tcBorders>
              <w:top w:val="nil"/>
              <w:left w:val="nil"/>
              <w:bottom w:val="single" w:sz="4" w:space="0" w:color="auto"/>
              <w:right w:val="single" w:sz="4" w:space="0" w:color="auto"/>
            </w:tcBorders>
            <w:shd w:val="clear" w:color="auto" w:fill="auto"/>
            <w:vAlign w:val="center"/>
          </w:tcPr>
          <w:p w14:paraId="29B321AD" w14:textId="73F01D9B" w:rsidR="004C1986" w:rsidRPr="004D0D64" w:rsidRDefault="004276B1"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tcPr>
          <w:p w14:paraId="581FAD6F" w14:textId="77777777" w:rsidR="004C1986" w:rsidRPr="003E783F"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vAlign w:val="center"/>
          </w:tcPr>
          <w:p w14:paraId="524D4F05" w14:textId="37BF46E2" w:rsidR="004C1986" w:rsidRPr="004D0D64" w:rsidRDefault="004276B1" w:rsidP="00BA35CD">
            <w:pPr>
              <w:widowControl/>
              <w:spacing w:line="240" w:lineRule="auto"/>
              <w:ind w:firstLineChars="0" w:firstLine="0"/>
              <w:jc w:val="left"/>
              <w:rPr>
                <w:rFonts w:ascii="宋体" w:eastAsia="宋体" w:hAnsi="宋体" w:cs="宋体"/>
                <w:color w:val="000000"/>
                <w:kern w:val="0"/>
                <w:sz w:val="20"/>
                <w:szCs w:val="20"/>
              </w:rPr>
            </w:pPr>
            <w:r>
              <w:rPr>
                <w:rFonts w:ascii="宋体" w:hAnsi="宋体" w:cs="宋体" w:hint="eastAsia"/>
                <w:color w:val="000000"/>
                <w:kern w:val="0"/>
                <w:sz w:val="20"/>
                <w:szCs w:val="20"/>
              </w:rPr>
              <w:t>可以为0</w:t>
            </w:r>
          </w:p>
        </w:tc>
      </w:tr>
      <w:tr w:rsidR="004C1986" w:rsidRPr="004D0D64" w14:paraId="39FB1A4C" w14:textId="77777777" w:rsidTr="00D25EF1">
        <w:trPr>
          <w:trHeight w:val="270"/>
        </w:trPr>
        <w:tc>
          <w:tcPr>
            <w:tcW w:w="655" w:type="dxa"/>
            <w:tcBorders>
              <w:top w:val="nil"/>
              <w:left w:val="single" w:sz="4" w:space="0" w:color="auto"/>
              <w:bottom w:val="single" w:sz="4" w:space="0" w:color="auto"/>
              <w:right w:val="single" w:sz="4" w:space="0" w:color="auto"/>
            </w:tcBorders>
          </w:tcPr>
          <w:p w14:paraId="163481D2"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776504DE"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K05</w:t>
            </w:r>
          </w:p>
        </w:tc>
        <w:tc>
          <w:tcPr>
            <w:tcW w:w="1851" w:type="dxa"/>
            <w:tcBorders>
              <w:top w:val="nil"/>
              <w:left w:val="nil"/>
              <w:bottom w:val="single" w:sz="4" w:space="0" w:color="auto"/>
              <w:right w:val="single" w:sz="4" w:space="0" w:color="auto"/>
            </w:tcBorders>
            <w:shd w:val="clear" w:color="auto" w:fill="auto"/>
            <w:noWrap/>
            <w:vAlign w:val="center"/>
            <w:hideMark/>
          </w:tcPr>
          <w:p w14:paraId="79789F99"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applyState</w:t>
            </w:r>
          </w:p>
        </w:tc>
        <w:tc>
          <w:tcPr>
            <w:tcW w:w="1701" w:type="dxa"/>
            <w:tcBorders>
              <w:top w:val="nil"/>
              <w:left w:val="nil"/>
              <w:bottom w:val="single" w:sz="4" w:space="0" w:color="auto"/>
              <w:right w:val="single" w:sz="4" w:space="0" w:color="auto"/>
            </w:tcBorders>
            <w:shd w:val="clear" w:color="auto" w:fill="auto"/>
            <w:noWrap/>
            <w:vAlign w:val="center"/>
            <w:hideMark/>
          </w:tcPr>
          <w:p w14:paraId="238FA09A"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申报状态</w:t>
            </w:r>
          </w:p>
        </w:tc>
        <w:tc>
          <w:tcPr>
            <w:tcW w:w="618" w:type="dxa"/>
            <w:tcBorders>
              <w:top w:val="nil"/>
              <w:left w:val="nil"/>
              <w:bottom w:val="single" w:sz="4" w:space="0" w:color="auto"/>
              <w:right w:val="single" w:sz="4" w:space="0" w:color="auto"/>
            </w:tcBorders>
            <w:shd w:val="clear" w:color="auto" w:fill="auto"/>
            <w:vAlign w:val="center"/>
            <w:hideMark/>
          </w:tcPr>
          <w:p w14:paraId="5810FCB3"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1EBB472E"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hideMark/>
          </w:tcPr>
          <w:p w14:paraId="11A6759F" w14:textId="77777777" w:rsidR="004C1986" w:rsidRPr="004D0D64" w:rsidRDefault="004C1986" w:rsidP="00191DEA">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对于请求，</w:t>
            </w:r>
            <w:r w:rsidRPr="004D0D64">
              <w:rPr>
                <w:rFonts w:ascii="宋体" w:eastAsia="宋体" w:hAnsi="宋体" w:cs="宋体" w:hint="eastAsia"/>
                <w:color w:val="000000"/>
                <w:kern w:val="0"/>
                <w:sz w:val="20"/>
                <w:szCs w:val="20"/>
              </w:rPr>
              <w:t>取值一定是2-已复核</w:t>
            </w:r>
            <w:r>
              <w:rPr>
                <w:rFonts w:ascii="宋体" w:eastAsia="宋体" w:hAnsi="宋体" w:cs="宋体" w:hint="eastAsia"/>
                <w:color w:val="000000"/>
                <w:kern w:val="0"/>
                <w:sz w:val="20"/>
                <w:szCs w:val="20"/>
              </w:rPr>
              <w:t>。对于应答，如果提交成功，才会有新的申报状态值，取值可以是已提交、已配对、审批失败、审批通过、审批不通过。</w:t>
            </w:r>
          </w:p>
        </w:tc>
      </w:tr>
      <w:tr w:rsidR="004C1986" w:rsidRPr="004D0D64" w14:paraId="74545388" w14:textId="77777777" w:rsidTr="00D25EF1">
        <w:trPr>
          <w:trHeight w:val="270"/>
        </w:trPr>
        <w:tc>
          <w:tcPr>
            <w:tcW w:w="655" w:type="dxa"/>
            <w:tcBorders>
              <w:top w:val="nil"/>
              <w:left w:val="single" w:sz="4" w:space="0" w:color="auto"/>
              <w:bottom w:val="single" w:sz="4" w:space="0" w:color="auto"/>
              <w:right w:val="single" w:sz="4" w:space="0" w:color="auto"/>
            </w:tcBorders>
          </w:tcPr>
          <w:p w14:paraId="712C9EA9"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57CFBD6B"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M60</w:t>
            </w:r>
          </w:p>
        </w:tc>
        <w:tc>
          <w:tcPr>
            <w:tcW w:w="1851" w:type="dxa"/>
            <w:tcBorders>
              <w:top w:val="nil"/>
              <w:left w:val="nil"/>
              <w:bottom w:val="single" w:sz="4" w:space="0" w:color="auto"/>
              <w:right w:val="single" w:sz="4" w:space="0" w:color="auto"/>
            </w:tcBorders>
            <w:shd w:val="clear" w:color="auto" w:fill="auto"/>
            <w:vAlign w:val="center"/>
            <w:hideMark/>
          </w:tcPr>
          <w:p w14:paraId="57A28DCF"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traderID</w:t>
            </w:r>
          </w:p>
        </w:tc>
        <w:tc>
          <w:tcPr>
            <w:tcW w:w="1701" w:type="dxa"/>
            <w:tcBorders>
              <w:top w:val="nil"/>
              <w:left w:val="nil"/>
              <w:bottom w:val="single" w:sz="4" w:space="0" w:color="auto"/>
              <w:right w:val="single" w:sz="4" w:space="0" w:color="auto"/>
            </w:tcBorders>
            <w:shd w:val="clear" w:color="auto" w:fill="auto"/>
            <w:noWrap/>
            <w:vAlign w:val="center"/>
            <w:hideMark/>
          </w:tcPr>
          <w:p w14:paraId="1227132C"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用户</w:t>
            </w:r>
            <w:r w:rsidRPr="004D0D64">
              <w:rPr>
                <w:rFonts w:ascii="宋体" w:eastAsia="宋体" w:hAnsi="宋体" w:cs="宋体" w:hint="eastAsia"/>
                <w:color w:val="000000"/>
                <w:kern w:val="0"/>
                <w:sz w:val="20"/>
                <w:szCs w:val="20"/>
              </w:rPr>
              <w:t>代码</w:t>
            </w:r>
          </w:p>
        </w:tc>
        <w:tc>
          <w:tcPr>
            <w:tcW w:w="618" w:type="dxa"/>
            <w:tcBorders>
              <w:top w:val="nil"/>
              <w:left w:val="nil"/>
              <w:bottom w:val="single" w:sz="4" w:space="0" w:color="auto"/>
              <w:right w:val="single" w:sz="4" w:space="0" w:color="auto"/>
            </w:tcBorders>
            <w:shd w:val="clear" w:color="auto" w:fill="auto"/>
            <w:vAlign w:val="center"/>
            <w:hideMark/>
          </w:tcPr>
          <w:p w14:paraId="001731B7"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14DAEBD6"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2591" w:type="dxa"/>
            <w:tcBorders>
              <w:top w:val="nil"/>
              <w:left w:val="nil"/>
              <w:bottom w:val="single" w:sz="4" w:space="0" w:color="auto"/>
              <w:right w:val="single" w:sz="4" w:space="0" w:color="auto"/>
            </w:tcBorders>
            <w:shd w:val="clear" w:color="auto" w:fill="auto"/>
            <w:noWrap/>
            <w:vAlign w:val="center"/>
            <w:hideMark/>
          </w:tcPr>
          <w:p w14:paraId="2D96269E"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r>
      <w:tr w:rsidR="00384B8B" w:rsidRPr="004D0D64" w14:paraId="6A9ABE11" w14:textId="77777777" w:rsidTr="00227877">
        <w:trPr>
          <w:trHeight w:val="270"/>
        </w:trPr>
        <w:tc>
          <w:tcPr>
            <w:tcW w:w="655" w:type="dxa"/>
            <w:tcBorders>
              <w:top w:val="nil"/>
              <w:left w:val="single" w:sz="4" w:space="0" w:color="auto"/>
              <w:bottom w:val="single" w:sz="4" w:space="0" w:color="auto"/>
              <w:right w:val="single" w:sz="4" w:space="0" w:color="auto"/>
            </w:tcBorders>
          </w:tcPr>
          <w:p w14:paraId="621571C1"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6BB9E1F0" w14:textId="77777777" w:rsidR="00384B8B" w:rsidRPr="005D16ED" w:rsidRDefault="00384B8B" w:rsidP="00227877">
            <w:pPr>
              <w:widowControl/>
              <w:spacing w:line="240" w:lineRule="auto"/>
              <w:ind w:firstLineChars="0" w:firstLine="0"/>
              <w:rPr>
                <w:rFonts w:ascii="宋体" w:eastAsia="宋体" w:hAnsi="宋体" w:cs="宋体"/>
                <w:color w:val="000000"/>
                <w:kern w:val="0"/>
                <w:sz w:val="20"/>
                <w:szCs w:val="20"/>
                <w:highlight w:val="cyan"/>
              </w:rPr>
            </w:pPr>
            <w:r w:rsidRPr="009B77B2">
              <w:rPr>
                <w:rFonts w:ascii="宋体" w:eastAsia="宋体" w:hAnsi="宋体" w:cs="宋体" w:hint="eastAsia"/>
                <w:color w:val="000000"/>
                <w:kern w:val="0"/>
                <w:sz w:val="20"/>
                <w:szCs w:val="20"/>
              </w:rPr>
              <w:t>S95</w:t>
            </w:r>
          </w:p>
        </w:tc>
        <w:tc>
          <w:tcPr>
            <w:tcW w:w="1851" w:type="dxa"/>
            <w:tcBorders>
              <w:top w:val="nil"/>
              <w:left w:val="nil"/>
              <w:bottom w:val="single" w:sz="4" w:space="0" w:color="auto"/>
              <w:right w:val="single" w:sz="4" w:space="0" w:color="auto"/>
            </w:tcBorders>
            <w:shd w:val="clear" w:color="auto" w:fill="auto"/>
            <w:noWrap/>
            <w:vAlign w:val="center"/>
            <w:hideMark/>
          </w:tcPr>
          <w:p w14:paraId="551D9272" w14:textId="77777777" w:rsidR="00384B8B" w:rsidRPr="005D16ED" w:rsidRDefault="00384B8B" w:rsidP="00227877">
            <w:pPr>
              <w:widowControl/>
              <w:spacing w:line="240" w:lineRule="auto"/>
              <w:ind w:firstLineChars="0" w:firstLine="0"/>
              <w:rPr>
                <w:rFonts w:ascii="宋体" w:eastAsia="宋体" w:hAnsi="宋体" w:cs="宋体"/>
                <w:color w:val="000000"/>
                <w:kern w:val="0"/>
                <w:sz w:val="20"/>
                <w:szCs w:val="20"/>
                <w:highlight w:val="cyan"/>
              </w:rPr>
            </w:pPr>
            <w:r w:rsidRPr="009B77B2">
              <w:rPr>
                <w:rFonts w:ascii="宋体" w:eastAsia="宋体" w:hAnsi="宋体" w:cs="宋体" w:hint="eastAsia"/>
                <w:color w:val="000000"/>
                <w:kern w:val="0"/>
                <w:sz w:val="20"/>
                <w:szCs w:val="20"/>
              </w:rPr>
              <w:t>[clientStorageChangeInfoData]</w:t>
            </w:r>
          </w:p>
        </w:tc>
        <w:tc>
          <w:tcPr>
            <w:tcW w:w="1701" w:type="dxa"/>
            <w:tcBorders>
              <w:top w:val="nil"/>
              <w:left w:val="nil"/>
              <w:bottom w:val="single" w:sz="4" w:space="0" w:color="auto"/>
              <w:right w:val="single" w:sz="4" w:space="0" w:color="auto"/>
            </w:tcBorders>
            <w:shd w:val="clear" w:color="auto" w:fill="auto"/>
            <w:noWrap/>
            <w:vAlign w:val="center"/>
            <w:hideMark/>
          </w:tcPr>
          <w:p w14:paraId="6A880CBB" w14:textId="77777777" w:rsidR="00384B8B" w:rsidRPr="004D0D64" w:rsidRDefault="00384B8B" w:rsidP="00CD3594">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租借</w:t>
            </w:r>
            <w:r>
              <w:rPr>
                <w:rFonts w:ascii="宋体" w:eastAsia="宋体" w:hAnsi="宋体" w:cs="宋体" w:hint="eastAsia"/>
                <w:color w:val="000000"/>
                <w:kern w:val="0"/>
                <w:sz w:val="20"/>
                <w:szCs w:val="20"/>
              </w:rPr>
              <w:t>还金交割品种</w:t>
            </w:r>
            <w:r w:rsidRPr="004D0D64">
              <w:rPr>
                <w:rFonts w:ascii="宋体" w:eastAsia="宋体" w:hAnsi="宋体" w:cs="宋体" w:hint="eastAsia"/>
                <w:color w:val="000000"/>
                <w:kern w:val="0"/>
                <w:sz w:val="20"/>
                <w:szCs w:val="20"/>
              </w:rPr>
              <w:t>明细</w:t>
            </w:r>
            <w:r>
              <w:rPr>
                <w:rFonts w:ascii="宋体" w:eastAsia="宋体" w:hAnsi="宋体" w:cs="宋体" w:hint="eastAsia"/>
                <w:color w:val="000000"/>
                <w:kern w:val="0"/>
                <w:sz w:val="20"/>
                <w:szCs w:val="20"/>
              </w:rPr>
              <w:t>数据</w:t>
            </w:r>
          </w:p>
        </w:tc>
        <w:tc>
          <w:tcPr>
            <w:tcW w:w="618" w:type="dxa"/>
            <w:tcBorders>
              <w:top w:val="nil"/>
              <w:left w:val="nil"/>
              <w:bottom w:val="single" w:sz="4" w:space="0" w:color="auto"/>
              <w:right w:val="single" w:sz="4" w:space="0" w:color="auto"/>
            </w:tcBorders>
            <w:shd w:val="clear" w:color="auto" w:fill="auto"/>
            <w:vAlign w:val="center"/>
            <w:hideMark/>
          </w:tcPr>
          <w:p w14:paraId="005D62AA"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199EC97C"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2591" w:type="dxa"/>
            <w:vMerge w:val="restart"/>
            <w:tcBorders>
              <w:top w:val="nil"/>
              <w:left w:val="nil"/>
              <w:right w:val="single" w:sz="4" w:space="0" w:color="auto"/>
            </w:tcBorders>
            <w:shd w:val="clear" w:color="auto" w:fill="auto"/>
            <w:noWrap/>
            <w:vAlign w:val="center"/>
            <w:hideMark/>
          </w:tcPr>
          <w:p w14:paraId="7BA45696" w14:textId="77777777" w:rsidR="00384B8B" w:rsidRPr="004D0D64" w:rsidRDefault="00384B8B" w:rsidP="00C723E4">
            <w:pPr>
              <w:spacing w:line="240" w:lineRule="auto"/>
              <w:ind w:firstLine="40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租借还金交割品种信息可以输入多个交割品种多个仓库的还金重量，但是每个仓库每个交割品种只能输入一次，不能重复。租借还金的交割品种可以与对应的租借登记中的交割品种不一样，但必须是同一</w:t>
            </w:r>
            <w:r>
              <w:rPr>
                <w:rFonts w:ascii="宋体" w:eastAsia="宋体" w:hAnsi="宋体" w:cs="宋体" w:hint="eastAsia"/>
                <w:color w:val="000000"/>
                <w:kern w:val="0"/>
                <w:sz w:val="20"/>
                <w:szCs w:val="20"/>
              </w:rPr>
              <w:t>实物品种小</w:t>
            </w:r>
            <w:r w:rsidRPr="004D0D64">
              <w:rPr>
                <w:rFonts w:ascii="宋体" w:eastAsia="宋体" w:hAnsi="宋体" w:cs="宋体" w:hint="eastAsia"/>
                <w:color w:val="000000"/>
                <w:kern w:val="0"/>
                <w:sz w:val="20"/>
                <w:szCs w:val="20"/>
              </w:rPr>
              <w:t>类，即黄金的交割品种可以使用黄金的另一个交割品种归还，但是不能用白银、铂金的交割品种来归还</w:t>
            </w:r>
            <w:r>
              <w:rPr>
                <w:rFonts w:ascii="宋体" w:eastAsia="宋体" w:hAnsi="宋体" w:cs="宋体" w:hint="eastAsia"/>
                <w:color w:val="000000"/>
                <w:kern w:val="0"/>
                <w:sz w:val="20"/>
                <w:szCs w:val="20"/>
              </w:rPr>
              <w:t>，也不能使用黄金的另一个保管品种归还</w:t>
            </w:r>
            <w:r w:rsidRPr="004D0D64">
              <w:rPr>
                <w:rFonts w:ascii="宋体" w:eastAsia="宋体" w:hAnsi="宋体" w:cs="宋体" w:hint="eastAsia"/>
                <w:color w:val="000000"/>
                <w:kern w:val="0"/>
                <w:sz w:val="20"/>
                <w:szCs w:val="20"/>
              </w:rPr>
              <w:t>。</w:t>
            </w:r>
          </w:p>
        </w:tc>
      </w:tr>
      <w:tr w:rsidR="00384B8B" w:rsidRPr="004D0D64" w14:paraId="567F46F6" w14:textId="77777777" w:rsidTr="00227877">
        <w:trPr>
          <w:trHeight w:val="270"/>
        </w:trPr>
        <w:tc>
          <w:tcPr>
            <w:tcW w:w="655" w:type="dxa"/>
            <w:tcBorders>
              <w:top w:val="nil"/>
              <w:left w:val="single" w:sz="4" w:space="0" w:color="auto"/>
              <w:bottom w:val="single" w:sz="4" w:space="0" w:color="auto"/>
              <w:right w:val="single" w:sz="4" w:space="0" w:color="auto"/>
            </w:tcBorders>
          </w:tcPr>
          <w:p w14:paraId="4D7A9513"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72B5E040"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1851" w:type="dxa"/>
            <w:tcBorders>
              <w:top w:val="nil"/>
              <w:left w:val="nil"/>
              <w:bottom w:val="single" w:sz="4" w:space="0" w:color="auto"/>
              <w:right w:val="single" w:sz="4" w:space="0" w:color="auto"/>
            </w:tcBorders>
            <w:shd w:val="clear" w:color="auto" w:fill="auto"/>
            <w:noWrap/>
            <w:vAlign w:val="center"/>
          </w:tcPr>
          <w:p w14:paraId="4668FC19"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1701" w:type="dxa"/>
            <w:tcBorders>
              <w:top w:val="nil"/>
              <w:left w:val="nil"/>
              <w:bottom w:val="single" w:sz="4" w:space="0" w:color="auto"/>
              <w:right w:val="single" w:sz="4" w:space="0" w:color="auto"/>
            </w:tcBorders>
            <w:shd w:val="clear" w:color="auto" w:fill="auto"/>
            <w:noWrap/>
            <w:vAlign w:val="center"/>
            <w:hideMark/>
          </w:tcPr>
          <w:p w14:paraId="449C26DF"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租借</w:t>
            </w:r>
            <w:r>
              <w:rPr>
                <w:rFonts w:ascii="宋体" w:eastAsia="宋体" w:hAnsi="宋体" w:cs="宋体" w:hint="eastAsia"/>
                <w:color w:val="000000"/>
                <w:kern w:val="0"/>
                <w:sz w:val="20"/>
                <w:szCs w:val="20"/>
              </w:rPr>
              <w:t>还金交割品种</w:t>
            </w:r>
            <w:r w:rsidRPr="004D0D64">
              <w:rPr>
                <w:rFonts w:ascii="宋体" w:eastAsia="宋体" w:hAnsi="宋体" w:cs="宋体" w:hint="eastAsia"/>
                <w:color w:val="000000"/>
                <w:kern w:val="0"/>
                <w:sz w:val="20"/>
                <w:szCs w:val="20"/>
              </w:rPr>
              <w:t>明细</w:t>
            </w:r>
          </w:p>
        </w:tc>
        <w:tc>
          <w:tcPr>
            <w:tcW w:w="618" w:type="dxa"/>
            <w:tcBorders>
              <w:top w:val="nil"/>
              <w:left w:val="nil"/>
              <w:bottom w:val="single" w:sz="4" w:space="0" w:color="auto"/>
              <w:right w:val="single" w:sz="4" w:space="0" w:color="auto"/>
            </w:tcBorders>
            <w:shd w:val="clear" w:color="auto" w:fill="auto"/>
            <w:vAlign w:val="center"/>
          </w:tcPr>
          <w:p w14:paraId="358C000B"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nil"/>
              <w:bottom w:val="single" w:sz="4" w:space="0" w:color="auto"/>
              <w:right w:val="single" w:sz="4" w:space="0" w:color="auto"/>
            </w:tcBorders>
            <w:shd w:val="clear" w:color="auto" w:fill="auto"/>
            <w:noWrap/>
            <w:vAlign w:val="center"/>
          </w:tcPr>
          <w:p w14:paraId="56EA8754"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2591" w:type="dxa"/>
            <w:vMerge/>
            <w:tcBorders>
              <w:left w:val="nil"/>
              <w:right w:val="single" w:sz="4" w:space="0" w:color="auto"/>
            </w:tcBorders>
            <w:shd w:val="clear" w:color="auto" w:fill="auto"/>
            <w:noWrap/>
            <w:vAlign w:val="center"/>
            <w:hideMark/>
          </w:tcPr>
          <w:p w14:paraId="7E56797A" w14:textId="77777777" w:rsidR="00384B8B" w:rsidRPr="004D0D64" w:rsidRDefault="00384B8B" w:rsidP="00227877">
            <w:pPr>
              <w:spacing w:line="240" w:lineRule="auto"/>
              <w:ind w:firstLine="400"/>
              <w:jc w:val="left"/>
              <w:rPr>
                <w:rFonts w:ascii="宋体" w:eastAsia="宋体" w:hAnsi="宋体" w:cs="宋体"/>
                <w:color w:val="000000"/>
                <w:kern w:val="0"/>
                <w:sz w:val="20"/>
                <w:szCs w:val="20"/>
              </w:rPr>
            </w:pPr>
          </w:p>
        </w:tc>
      </w:tr>
      <w:tr w:rsidR="00384B8B" w:rsidRPr="004D0D64" w14:paraId="204574B9" w14:textId="77777777" w:rsidTr="00227877">
        <w:trPr>
          <w:trHeight w:val="1920"/>
        </w:trPr>
        <w:tc>
          <w:tcPr>
            <w:tcW w:w="655" w:type="dxa"/>
            <w:tcBorders>
              <w:top w:val="nil"/>
              <w:left w:val="single" w:sz="4" w:space="0" w:color="auto"/>
              <w:bottom w:val="single" w:sz="4" w:space="0" w:color="auto"/>
              <w:right w:val="single" w:sz="4" w:space="0" w:color="auto"/>
            </w:tcBorders>
          </w:tcPr>
          <w:p w14:paraId="6BD23F21"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7BCCC72D"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V00</w:t>
            </w:r>
          </w:p>
        </w:tc>
        <w:tc>
          <w:tcPr>
            <w:tcW w:w="1851" w:type="dxa"/>
            <w:tcBorders>
              <w:top w:val="nil"/>
              <w:left w:val="nil"/>
              <w:bottom w:val="single" w:sz="4" w:space="0" w:color="auto"/>
              <w:right w:val="single" w:sz="4" w:space="0" w:color="auto"/>
            </w:tcBorders>
            <w:shd w:val="clear" w:color="auto" w:fill="auto"/>
            <w:vAlign w:val="center"/>
            <w:hideMark/>
          </w:tcPr>
          <w:p w14:paraId="7A0202A7"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varietyID</w:t>
            </w:r>
          </w:p>
        </w:tc>
        <w:tc>
          <w:tcPr>
            <w:tcW w:w="1701" w:type="dxa"/>
            <w:tcBorders>
              <w:top w:val="nil"/>
              <w:left w:val="nil"/>
              <w:bottom w:val="single" w:sz="4" w:space="0" w:color="auto"/>
              <w:right w:val="single" w:sz="4" w:space="0" w:color="auto"/>
            </w:tcBorders>
            <w:shd w:val="clear" w:color="auto" w:fill="auto"/>
            <w:noWrap/>
            <w:vAlign w:val="center"/>
            <w:hideMark/>
          </w:tcPr>
          <w:p w14:paraId="3A2CC3DE"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交割品种代码</w:t>
            </w:r>
          </w:p>
        </w:tc>
        <w:tc>
          <w:tcPr>
            <w:tcW w:w="618" w:type="dxa"/>
            <w:tcBorders>
              <w:top w:val="nil"/>
              <w:left w:val="nil"/>
              <w:bottom w:val="single" w:sz="4" w:space="0" w:color="auto"/>
              <w:right w:val="single" w:sz="4" w:space="0" w:color="auto"/>
            </w:tcBorders>
            <w:shd w:val="clear" w:color="auto" w:fill="auto"/>
            <w:vAlign w:val="center"/>
            <w:hideMark/>
          </w:tcPr>
          <w:p w14:paraId="6262F795"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09C10A77"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2591" w:type="dxa"/>
            <w:vMerge/>
            <w:tcBorders>
              <w:left w:val="nil"/>
              <w:right w:val="single" w:sz="4" w:space="0" w:color="auto"/>
            </w:tcBorders>
            <w:shd w:val="clear" w:color="auto" w:fill="auto"/>
            <w:vAlign w:val="center"/>
            <w:hideMark/>
          </w:tcPr>
          <w:p w14:paraId="4DBB29F5" w14:textId="77777777" w:rsidR="00384B8B" w:rsidRPr="004D0D64" w:rsidRDefault="00384B8B" w:rsidP="00C723E4">
            <w:pPr>
              <w:widowControl/>
              <w:spacing w:line="240" w:lineRule="auto"/>
              <w:ind w:firstLineChars="0" w:firstLine="0"/>
              <w:jc w:val="left"/>
              <w:rPr>
                <w:rFonts w:ascii="宋体" w:eastAsia="宋体" w:hAnsi="宋体" w:cs="宋体"/>
                <w:color w:val="000000"/>
                <w:kern w:val="0"/>
                <w:sz w:val="20"/>
                <w:szCs w:val="20"/>
              </w:rPr>
            </w:pPr>
          </w:p>
        </w:tc>
      </w:tr>
      <w:tr w:rsidR="00384B8B" w:rsidRPr="004D0D64" w14:paraId="7617F40F" w14:textId="77777777" w:rsidTr="00227877">
        <w:trPr>
          <w:trHeight w:val="325"/>
        </w:trPr>
        <w:tc>
          <w:tcPr>
            <w:tcW w:w="655" w:type="dxa"/>
            <w:tcBorders>
              <w:top w:val="nil"/>
              <w:left w:val="single" w:sz="4" w:space="0" w:color="auto"/>
              <w:bottom w:val="single" w:sz="4" w:space="0" w:color="auto"/>
              <w:right w:val="single" w:sz="4" w:space="0" w:color="auto"/>
            </w:tcBorders>
          </w:tcPr>
          <w:p w14:paraId="239B9315" w14:textId="77777777" w:rsidR="00384B8B" w:rsidRDefault="00384B8B" w:rsidP="00CD35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2266571C" w14:textId="77777777" w:rsidR="00384B8B" w:rsidRPr="004D0D64" w:rsidRDefault="00384B8B" w:rsidP="00CD3594">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W00</w:t>
            </w:r>
          </w:p>
        </w:tc>
        <w:tc>
          <w:tcPr>
            <w:tcW w:w="1851" w:type="dxa"/>
            <w:tcBorders>
              <w:top w:val="nil"/>
              <w:left w:val="nil"/>
              <w:bottom w:val="single" w:sz="4" w:space="0" w:color="auto"/>
              <w:right w:val="single" w:sz="4" w:space="0" w:color="auto"/>
            </w:tcBorders>
            <w:shd w:val="clear" w:color="auto" w:fill="auto"/>
            <w:vAlign w:val="center"/>
          </w:tcPr>
          <w:p w14:paraId="4B2895C7" w14:textId="77777777" w:rsidR="00384B8B" w:rsidRPr="004D0D64" w:rsidRDefault="00384B8B" w:rsidP="00CD3594">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warehouseID</w:t>
            </w:r>
          </w:p>
        </w:tc>
        <w:tc>
          <w:tcPr>
            <w:tcW w:w="1701" w:type="dxa"/>
            <w:tcBorders>
              <w:top w:val="nil"/>
              <w:left w:val="nil"/>
              <w:bottom w:val="single" w:sz="4" w:space="0" w:color="auto"/>
              <w:right w:val="single" w:sz="4" w:space="0" w:color="auto"/>
            </w:tcBorders>
            <w:shd w:val="clear" w:color="auto" w:fill="auto"/>
            <w:noWrap/>
            <w:vAlign w:val="center"/>
          </w:tcPr>
          <w:p w14:paraId="6F06CD81" w14:textId="77777777" w:rsidR="00384B8B" w:rsidRPr="004D0D64" w:rsidRDefault="00384B8B" w:rsidP="00CD3594">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仓库代码</w:t>
            </w:r>
          </w:p>
        </w:tc>
        <w:tc>
          <w:tcPr>
            <w:tcW w:w="618" w:type="dxa"/>
            <w:tcBorders>
              <w:top w:val="nil"/>
              <w:left w:val="nil"/>
              <w:bottom w:val="single" w:sz="4" w:space="0" w:color="auto"/>
              <w:right w:val="single" w:sz="4" w:space="0" w:color="auto"/>
            </w:tcBorders>
            <w:shd w:val="clear" w:color="auto" w:fill="auto"/>
            <w:vAlign w:val="center"/>
          </w:tcPr>
          <w:p w14:paraId="7306C260" w14:textId="77777777" w:rsidR="00384B8B" w:rsidRPr="004D0D64" w:rsidRDefault="00384B8B" w:rsidP="00CD3594">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tcPr>
          <w:p w14:paraId="655BC818" w14:textId="77777777" w:rsidR="00384B8B" w:rsidRPr="004D0D64" w:rsidRDefault="00384B8B" w:rsidP="00CD3594">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2591" w:type="dxa"/>
            <w:vMerge/>
            <w:tcBorders>
              <w:left w:val="nil"/>
              <w:right w:val="single" w:sz="4" w:space="0" w:color="auto"/>
            </w:tcBorders>
            <w:shd w:val="clear" w:color="auto" w:fill="auto"/>
            <w:vAlign w:val="center"/>
          </w:tcPr>
          <w:p w14:paraId="0D183E3A" w14:textId="77777777" w:rsidR="00384B8B" w:rsidRPr="004D0D64" w:rsidRDefault="00384B8B" w:rsidP="00CD3594">
            <w:pPr>
              <w:widowControl/>
              <w:spacing w:line="240" w:lineRule="auto"/>
              <w:ind w:firstLineChars="0" w:firstLine="0"/>
              <w:jc w:val="left"/>
              <w:rPr>
                <w:rFonts w:ascii="宋体" w:eastAsia="宋体" w:hAnsi="宋体" w:cs="宋体"/>
                <w:color w:val="000000"/>
                <w:kern w:val="0"/>
                <w:sz w:val="20"/>
                <w:szCs w:val="20"/>
              </w:rPr>
            </w:pPr>
          </w:p>
        </w:tc>
      </w:tr>
      <w:tr w:rsidR="00384B8B" w:rsidRPr="004D0D64" w14:paraId="70D226F2" w14:textId="77777777" w:rsidTr="00227877">
        <w:trPr>
          <w:trHeight w:val="1680"/>
        </w:trPr>
        <w:tc>
          <w:tcPr>
            <w:tcW w:w="655" w:type="dxa"/>
            <w:tcBorders>
              <w:top w:val="nil"/>
              <w:left w:val="single" w:sz="4" w:space="0" w:color="auto"/>
              <w:bottom w:val="single" w:sz="4" w:space="0" w:color="auto"/>
              <w:right w:val="single" w:sz="4" w:space="0" w:color="auto"/>
            </w:tcBorders>
          </w:tcPr>
          <w:p w14:paraId="0FFADE1C"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262798FD"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T52</w:t>
            </w:r>
          </w:p>
        </w:tc>
        <w:tc>
          <w:tcPr>
            <w:tcW w:w="1851" w:type="dxa"/>
            <w:tcBorders>
              <w:top w:val="nil"/>
              <w:left w:val="nil"/>
              <w:bottom w:val="single" w:sz="4" w:space="0" w:color="auto"/>
              <w:right w:val="single" w:sz="4" w:space="0" w:color="auto"/>
            </w:tcBorders>
            <w:shd w:val="clear" w:color="auto" w:fill="auto"/>
            <w:noWrap/>
            <w:vAlign w:val="center"/>
            <w:hideMark/>
          </w:tcPr>
          <w:p w14:paraId="5824D9F5"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stdWeight</w:t>
            </w:r>
          </w:p>
        </w:tc>
        <w:tc>
          <w:tcPr>
            <w:tcW w:w="1701" w:type="dxa"/>
            <w:tcBorders>
              <w:top w:val="nil"/>
              <w:left w:val="nil"/>
              <w:bottom w:val="single" w:sz="4" w:space="0" w:color="auto"/>
              <w:right w:val="single" w:sz="4" w:space="0" w:color="auto"/>
            </w:tcBorders>
            <w:shd w:val="clear" w:color="auto" w:fill="auto"/>
            <w:noWrap/>
            <w:vAlign w:val="center"/>
            <w:hideMark/>
          </w:tcPr>
          <w:p w14:paraId="18CA60C0"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租借还金</w:t>
            </w:r>
            <w:r w:rsidRPr="004D0D64">
              <w:rPr>
                <w:rFonts w:ascii="宋体" w:eastAsia="宋体" w:hAnsi="宋体" w:cs="宋体" w:hint="eastAsia"/>
                <w:color w:val="000000"/>
                <w:kern w:val="0"/>
                <w:sz w:val="20"/>
                <w:szCs w:val="20"/>
              </w:rPr>
              <w:t>重量</w:t>
            </w:r>
          </w:p>
        </w:tc>
        <w:tc>
          <w:tcPr>
            <w:tcW w:w="618" w:type="dxa"/>
            <w:tcBorders>
              <w:top w:val="nil"/>
              <w:left w:val="nil"/>
              <w:bottom w:val="single" w:sz="4" w:space="0" w:color="auto"/>
              <w:right w:val="single" w:sz="4" w:space="0" w:color="auto"/>
            </w:tcBorders>
            <w:shd w:val="clear" w:color="auto" w:fill="auto"/>
            <w:vAlign w:val="center"/>
            <w:hideMark/>
          </w:tcPr>
          <w:p w14:paraId="26EE69F0"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14:paraId="2362DAE8"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2591" w:type="dxa"/>
            <w:vMerge/>
            <w:tcBorders>
              <w:left w:val="nil"/>
              <w:bottom w:val="single" w:sz="4" w:space="0" w:color="auto"/>
              <w:right w:val="single" w:sz="4" w:space="0" w:color="auto"/>
            </w:tcBorders>
            <w:shd w:val="clear" w:color="auto" w:fill="auto"/>
            <w:vAlign w:val="center"/>
            <w:hideMark/>
          </w:tcPr>
          <w:p w14:paraId="2274AB08" w14:textId="77777777" w:rsidR="00384B8B" w:rsidRPr="004D0D64" w:rsidRDefault="00384B8B" w:rsidP="00BA35CD">
            <w:pPr>
              <w:widowControl/>
              <w:spacing w:line="240" w:lineRule="auto"/>
              <w:ind w:firstLineChars="0" w:firstLine="0"/>
              <w:jc w:val="left"/>
              <w:rPr>
                <w:rFonts w:ascii="宋体" w:eastAsia="宋体" w:hAnsi="宋体" w:cs="宋体"/>
                <w:color w:val="000000"/>
                <w:kern w:val="0"/>
                <w:sz w:val="20"/>
                <w:szCs w:val="20"/>
              </w:rPr>
            </w:pPr>
          </w:p>
        </w:tc>
      </w:tr>
      <w:tr w:rsidR="00ED281F" w:rsidRPr="004D0D64" w14:paraId="6FC4CCFE" w14:textId="77777777" w:rsidTr="00D25EF1">
        <w:trPr>
          <w:trHeight w:val="480"/>
        </w:trPr>
        <w:tc>
          <w:tcPr>
            <w:tcW w:w="655" w:type="dxa"/>
            <w:tcBorders>
              <w:top w:val="nil"/>
              <w:left w:val="single" w:sz="4" w:space="0" w:color="auto"/>
              <w:bottom w:val="single" w:sz="4" w:space="0" w:color="auto"/>
              <w:right w:val="single" w:sz="4" w:space="0" w:color="auto"/>
            </w:tcBorders>
          </w:tcPr>
          <w:p w14:paraId="492D1856" w14:textId="77777777" w:rsidR="00ED281F" w:rsidRPr="004D0D64" w:rsidRDefault="00ED281F"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620B6FFC"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851" w:type="dxa"/>
            <w:tcBorders>
              <w:top w:val="nil"/>
              <w:left w:val="nil"/>
              <w:bottom w:val="single" w:sz="4" w:space="0" w:color="auto"/>
              <w:right w:val="single" w:sz="4" w:space="0" w:color="auto"/>
            </w:tcBorders>
            <w:shd w:val="clear" w:color="auto" w:fill="auto"/>
            <w:vAlign w:val="center"/>
            <w:hideMark/>
          </w:tcPr>
          <w:p w14:paraId="6BD40118"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1701" w:type="dxa"/>
            <w:tcBorders>
              <w:top w:val="nil"/>
              <w:left w:val="nil"/>
              <w:bottom w:val="single" w:sz="4" w:space="0" w:color="auto"/>
              <w:right w:val="single" w:sz="4" w:space="0" w:color="auto"/>
            </w:tcBorders>
            <w:shd w:val="clear" w:color="auto" w:fill="auto"/>
            <w:noWrap/>
            <w:vAlign w:val="center"/>
            <w:hideMark/>
          </w:tcPr>
          <w:p w14:paraId="3F3ADACC" w14:textId="77777777" w:rsidR="00ED281F" w:rsidRPr="004D0D64" w:rsidRDefault="00ED281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租借还金申报编号</w:t>
            </w:r>
          </w:p>
        </w:tc>
        <w:tc>
          <w:tcPr>
            <w:tcW w:w="618" w:type="dxa"/>
            <w:tcBorders>
              <w:top w:val="nil"/>
              <w:left w:val="nil"/>
              <w:bottom w:val="single" w:sz="4" w:space="0" w:color="auto"/>
              <w:right w:val="single" w:sz="4" w:space="0" w:color="auto"/>
            </w:tcBorders>
            <w:shd w:val="clear" w:color="auto" w:fill="auto"/>
            <w:noWrap/>
            <w:vAlign w:val="center"/>
            <w:hideMark/>
          </w:tcPr>
          <w:p w14:paraId="4FE89F4C" w14:textId="77777777" w:rsidR="00ED281F" w:rsidRPr="004D0D64" w:rsidRDefault="00ED281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vAlign w:val="center"/>
            <w:hideMark/>
          </w:tcPr>
          <w:p w14:paraId="2A34029F" w14:textId="77777777" w:rsidR="00ED281F" w:rsidRPr="004D0D64" w:rsidRDefault="00ED281F"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2591" w:type="dxa"/>
            <w:tcBorders>
              <w:top w:val="nil"/>
              <w:left w:val="nil"/>
              <w:bottom w:val="single" w:sz="4" w:space="0" w:color="auto"/>
              <w:right w:val="single" w:sz="4" w:space="0" w:color="auto"/>
            </w:tcBorders>
            <w:shd w:val="clear" w:color="auto" w:fill="auto"/>
            <w:vAlign w:val="center"/>
            <w:hideMark/>
          </w:tcPr>
          <w:p w14:paraId="285569B3" w14:textId="12A1E29E" w:rsidR="00ED281F" w:rsidRPr="004D0D64" w:rsidRDefault="00ED281F" w:rsidP="00BA35CD">
            <w:pPr>
              <w:widowControl/>
              <w:spacing w:line="240" w:lineRule="auto"/>
              <w:ind w:firstLineChars="0" w:firstLine="0"/>
              <w:jc w:val="left"/>
              <w:rPr>
                <w:rFonts w:ascii="宋体" w:eastAsia="宋体" w:hAnsi="宋体" w:cs="宋体"/>
                <w:color w:val="000000"/>
                <w:kern w:val="0"/>
                <w:sz w:val="20"/>
                <w:szCs w:val="20"/>
              </w:rPr>
            </w:pPr>
          </w:p>
        </w:tc>
      </w:tr>
      <w:tr w:rsidR="004C1986" w:rsidRPr="004D0D64" w14:paraId="35FE7AFC" w14:textId="77777777" w:rsidTr="00D25EF1">
        <w:trPr>
          <w:trHeight w:val="270"/>
        </w:trPr>
        <w:tc>
          <w:tcPr>
            <w:tcW w:w="655" w:type="dxa"/>
            <w:tcBorders>
              <w:top w:val="nil"/>
              <w:left w:val="single" w:sz="4" w:space="0" w:color="auto"/>
              <w:bottom w:val="single" w:sz="4" w:space="0" w:color="auto"/>
              <w:right w:val="single" w:sz="4" w:space="0" w:color="auto"/>
            </w:tcBorders>
          </w:tcPr>
          <w:p w14:paraId="6BF92BB9"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510F575C"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T11</w:t>
            </w:r>
          </w:p>
        </w:tc>
        <w:tc>
          <w:tcPr>
            <w:tcW w:w="1851" w:type="dxa"/>
            <w:tcBorders>
              <w:top w:val="nil"/>
              <w:left w:val="nil"/>
              <w:bottom w:val="single" w:sz="4" w:space="0" w:color="auto"/>
              <w:right w:val="single" w:sz="4" w:space="0" w:color="auto"/>
            </w:tcBorders>
            <w:shd w:val="clear" w:color="auto" w:fill="auto"/>
            <w:noWrap/>
            <w:vAlign w:val="center"/>
            <w:hideMark/>
          </w:tcPr>
          <w:p w14:paraId="549747B3"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applyDate</w:t>
            </w:r>
          </w:p>
        </w:tc>
        <w:tc>
          <w:tcPr>
            <w:tcW w:w="1701" w:type="dxa"/>
            <w:tcBorders>
              <w:top w:val="nil"/>
              <w:left w:val="nil"/>
              <w:bottom w:val="single" w:sz="4" w:space="0" w:color="auto"/>
              <w:right w:val="single" w:sz="4" w:space="0" w:color="auto"/>
            </w:tcBorders>
            <w:shd w:val="clear" w:color="auto" w:fill="auto"/>
            <w:noWrap/>
            <w:vAlign w:val="center"/>
            <w:hideMark/>
          </w:tcPr>
          <w:p w14:paraId="4AA691B7"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4D0D64">
              <w:rPr>
                <w:rFonts w:ascii="宋体" w:eastAsia="宋体" w:hAnsi="宋体" w:cs="宋体" w:hint="eastAsia"/>
                <w:color w:val="000000"/>
                <w:kern w:val="0"/>
                <w:sz w:val="20"/>
                <w:szCs w:val="20"/>
              </w:rPr>
              <w:t>日期</w:t>
            </w:r>
          </w:p>
        </w:tc>
        <w:tc>
          <w:tcPr>
            <w:tcW w:w="618" w:type="dxa"/>
            <w:tcBorders>
              <w:top w:val="nil"/>
              <w:left w:val="nil"/>
              <w:bottom w:val="single" w:sz="4" w:space="0" w:color="auto"/>
              <w:right w:val="single" w:sz="4" w:space="0" w:color="auto"/>
            </w:tcBorders>
            <w:shd w:val="clear" w:color="auto" w:fill="auto"/>
            <w:noWrap/>
            <w:vAlign w:val="center"/>
            <w:hideMark/>
          </w:tcPr>
          <w:p w14:paraId="733104B3"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14:paraId="3A8E4475"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2591" w:type="dxa"/>
            <w:tcBorders>
              <w:top w:val="nil"/>
              <w:left w:val="nil"/>
              <w:bottom w:val="single" w:sz="4" w:space="0" w:color="auto"/>
              <w:right w:val="single" w:sz="4" w:space="0" w:color="auto"/>
            </w:tcBorders>
            <w:shd w:val="clear" w:color="auto" w:fill="auto"/>
            <w:noWrap/>
            <w:vAlign w:val="center"/>
            <w:hideMark/>
          </w:tcPr>
          <w:p w14:paraId="7EE51909"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r>
      <w:tr w:rsidR="004C1986" w:rsidRPr="004D0D64" w14:paraId="2ADB1E6C" w14:textId="77777777" w:rsidTr="00D25EF1">
        <w:trPr>
          <w:trHeight w:val="270"/>
        </w:trPr>
        <w:tc>
          <w:tcPr>
            <w:tcW w:w="655" w:type="dxa"/>
            <w:tcBorders>
              <w:top w:val="nil"/>
              <w:left w:val="single" w:sz="4" w:space="0" w:color="auto"/>
              <w:bottom w:val="single" w:sz="4" w:space="0" w:color="auto"/>
              <w:right w:val="single" w:sz="4" w:space="0" w:color="auto"/>
            </w:tcBorders>
          </w:tcPr>
          <w:p w14:paraId="7EC0F42E"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14:paraId="4B64725C"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D25EF1">
              <w:rPr>
                <w:rFonts w:ascii="宋体" w:eastAsia="宋体" w:hAnsi="宋体" w:cs="宋体" w:hint="eastAsia"/>
                <w:color w:val="000000"/>
                <w:kern w:val="0"/>
                <w:sz w:val="20"/>
                <w:szCs w:val="20"/>
              </w:rPr>
              <w:t>T15</w:t>
            </w:r>
          </w:p>
        </w:tc>
        <w:tc>
          <w:tcPr>
            <w:tcW w:w="1851" w:type="dxa"/>
            <w:tcBorders>
              <w:top w:val="nil"/>
              <w:left w:val="nil"/>
              <w:bottom w:val="single" w:sz="4" w:space="0" w:color="auto"/>
              <w:right w:val="single" w:sz="4" w:space="0" w:color="auto"/>
            </w:tcBorders>
            <w:shd w:val="clear" w:color="auto" w:fill="auto"/>
            <w:noWrap/>
            <w:vAlign w:val="center"/>
          </w:tcPr>
          <w:p w14:paraId="678411C1"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D25EF1">
              <w:rPr>
                <w:rFonts w:ascii="宋体" w:eastAsia="宋体" w:hAnsi="宋体" w:cs="宋体" w:hint="eastAsia"/>
                <w:color w:val="000000"/>
                <w:kern w:val="0"/>
                <w:sz w:val="20"/>
                <w:szCs w:val="20"/>
              </w:rPr>
              <w:t>applyTradeDate</w:t>
            </w:r>
          </w:p>
        </w:tc>
        <w:tc>
          <w:tcPr>
            <w:tcW w:w="1701" w:type="dxa"/>
            <w:tcBorders>
              <w:top w:val="nil"/>
              <w:left w:val="nil"/>
              <w:bottom w:val="single" w:sz="4" w:space="0" w:color="auto"/>
              <w:right w:val="single" w:sz="4" w:space="0" w:color="auto"/>
            </w:tcBorders>
            <w:shd w:val="clear" w:color="auto" w:fill="auto"/>
            <w:noWrap/>
            <w:vAlign w:val="center"/>
          </w:tcPr>
          <w:p w14:paraId="50AA0D40"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申报交易日期</w:t>
            </w:r>
          </w:p>
        </w:tc>
        <w:tc>
          <w:tcPr>
            <w:tcW w:w="618" w:type="dxa"/>
            <w:tcBorders>
              <w:top w:val="nil"/>
              <w:left w:val="nil"/>
              <w:bottom w:val="single" w:sz="4" w:space="0" w:color="auto"/>
              <w:right w:val="single" w:sz="4" w:space="0" w:color="auto"/>
            </w:tcBorders>
            <w:shd w:val="clear" w:color="auto" w:fill="auto"/>
            <w:noWrap/>
            <w:vAlign w:val="center"/>
          </w:tcPr>
          <w:p w14:paraId="26CB3EEC"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14:paraId="5E39A213"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591" w:type="dxa"/>
            <w:tcBorders>
              <w:top w:val="nil"/>
              <w:left w:val="nil"/>
              <w:bottom w:val="single" w:sz="4" w:space="0" w:color="auto"/>
              <w:right w:val="single" w:sz="4" w:space="0" w:color="auto"/>
            </w:tcBorders>
            <w:shd w:val="clear" w:color="auto" w:fill="auto"/>
            <w:noWrap/>
            <w:vAlign w:val="center"/>
          </w:tcPr>
          <w:p w14:paraId="640B9189"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r>
      <w:tr w:rsidR="004C1986" w:rsidRPr="004D0D64" w14:paraId="313665C4" w14:textId="77777777" w:rsidTr="00D25EF1">
        <w:trPr>
          <w:trHeight w:val="270"/>
        </w:trPr>
        <w:tc>
          <w:tcPr>
            <w:tcW w:w="655" w:type="dxa"/>
            <w:tcBorders>
              <w:top w:val="nil"/>
              <w:left w:val="single" w:sz="4" w:space="0" w:color="auto"/>
              <w:bottom w:val="single" w:sz="4" w:space="0" w:color="auto"/>
              <w:right w:val="single" w:sz="4" w:space="0" w:color="auto"/>
            </w:tcBorders>
          </w:tcPr>
          <w:p w14:paraId="332ACD0F"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0C09784B"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X39</w:t>
            </w:r>
          </w:p>
        </w:tc>
        <w:tc>
          <w:tcPr>
            <w:tcW w:w="1851" w:type="dxa"/>
            <w:tcBorders>
              <w:top w:val="nil"/>
              <w:left w:val="nil"/>
              <w:bottom w:val="single" w:sz="4" w:space="0" w:color="auto"/>
              <w:right w:val="single" w:sz="4" w:space="0" w:color="auto"/>
            </w:tcBorders>
            <w:shd w:val="clear" w:color="auto" w:fill="auto"/>
            <w:noWrap/>
            <w:vAlign w:val="center"/>
            <w:hideMark/>
          </w:tcPr>
          <w:p w14:paraId="62587F6E"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RspCode</w:t>
            </w:r>
          </w:p>
        </w:tc>
        <w:tc>
          <w:tcPr>
            <w:tcW w:w="1701" w:type="dxa"/>
            <w:tcBorders>
              <w:top w:val="nil"/>
              <w:left w:val="nil"/>
              <w:bottom w:val="single" w:sz="4" w:space="0" w:color="auto"/>
              <w:right w:val="single" w:sz="4" w:space="0" w:color="auto"/>
            </w:tcBorders>
            <w:shd w:val="clear" w:color="auto" w:fill="auto"/>
            <w:noWrap/>
            <w:vAlign w:val="center"/>
            <w:hideMark/>
          </w:tcPr>
          <w:p w14:paraId="781D82EA"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响应代码</w:t>
            </w:r>
          </w:p>
        </w:tc>
        <w:tc>
          <w:tcPr>
            <w:tcW w:w="618" w:type="dxa"/>
            <w:tcBorders>
              <w:top w:val="nil"/>
              <w:left w:val="nil"/>
              <w:bottom w:val="single" w:sz="4" w:space="0" w:color="auto"/>
              <w:right w:val="single" w:sz="4" w:space="0" w:color="auto"/>
            </w:tcBorders>
            <w:shd w:val="clear" w:color="auto" w:fill="auto"/>
            <w:noWrap/>
            <w:vAlign w:val="center"/>
            <w:hideMark/>
          </w:tcPr>
          <w:p w14:paraId="1F3430B0"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14:paraId="303C9626"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2591" w:type="dxa"/>
            <w:tcBorders>
              <w:top w:val="nil"/>
              <w:left w:val="nil"/>
              <w:bottom w:val="single" w:sz="4" w:space="0" w:color="auto"/>
              <w:right w:val="single" w:sz="4" w:space="0" w:color="auto"/>
            </w:tcBorders>
            <w:shd w:val="clear" w:color="auto" w:fill="auto"/>
            <w:noWrap/>
            <w:vAlign w:val="center"/>
            <w:hideMark/>
          </w:tcPr>
          <w:p w14:paraId="1F58EADA"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r>
      <w:tr w:rsidR="004C1986" w:rsidRPr="004D0D64" w14:paraId="07D76E81" w14:textId="77777777" w:rsidTr="00D25EF1">
        <w:trPr>
          <w:trHeight w:val="270"/>
        </w:trPr>
        <w:tc>
          <w:tcPr>
            <w:tcW w:w="655" w:type="dxa"/>
            <w:tcBorders>
              <w:top w:val="nil"/>
              <w:left w:val="single" w:sz="4" w:space="0" w:color="auto"/>
              <w:bottom w:val="single" w:sz="4" w:space="0" w:color="auto"/>
              <w:right w:val="single" w:sz="4" w:space="0" w:color="auto"/>
            </w:tcBorders>
          </w:tcPr>
          <w:p w14:paraId="0EEAEF5E"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65ED907C"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X40</w:t>
            </w:r>
          </w:p>
        </w:tc>
        <w:tc>
          <w:tcPr>
            <w:tcW w:w="1851" w:type="dxa"/>
            <w:tcBorders>
              <w:top w:val="nil"/>
              <w:left w:val="nil"/>
              <w:bottom w:val="single" w:sz="4" w:space="0" w:color="auto"/>
              <w:right w:val="single" w:sz="4" w:space="0" w:color="auto"/>
            </w:tcBorders>
            <w:shd w:val="clear" w:color="auto" w:fill="auto"/>
            <w:noWrap/>
            <w:vAlign w:val="center"/>
            <w:hideMark/>
          </w:tcPr>
          <w:p w14:paraId="65CCCCBF"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RspMsg</w:t>
            </w:r>
          </w:p>
        </w:tc>
        <w:tc>
          <w:tcPr>
            <w:tcW w:w="1701" w:type="dxa"/>
            <w:tcBorders>
              <w:top w:val="nil"/>
              <w:left w:val="nil"/>
              <w:bottom w:val="single" w:sz="4" w:space="0" w:color="auto"/>
              <w:right w:val="single" w:sz="4" w:space="0" w:color="auto"/>
            </w:tcBorders>
            <w:shd w:val="clear" w:color="auto" w:fill="auto"/>
            <w:noWrap/>
            <w:vAlign w:val="center"/>
            <w:hideMark/>
          </w:tcPr>
          <w:p w14:paraId="7CD7A435"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响应消息</w:t>
            </w:r>
          </w:p>
        </w:tc>
        <w:tc>
          <w:tcPr>
            <w:tcW w:w="618" w:type="dxa"/>
            <w:tcBorders>
              <w:top w:val="nil"/>
              <w:left w:val="nil"/>
              <w:bottom w:val="single" w:sz="4" w:space="0" w:color="auto"/>
              <w:right w:val="single" w:sz="4" w:space="0" w:color="auto"/>
            </w:tcBorders>
            <w:shd w:val="clear" w:color="auto" w:fill="auto"/>
            <w:noWrap/>
            <w:vAlign w:val="center"/>
            <w:hideMark/>
          </w:tcPr>
          <w:p w14:paraId="77C389E0"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14:paraId="238D43B3"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2591" w:type="dxa"/>
            <w:tcBorders>
              <w:top w:val="nil"/>
              <w:left w:val="nil"/>
              <w:bottom w:val="single" w:sz="4" w:space="0" w:color="auto"/>
              <w:right w:val="single" w:sz="4" w:space="0" w:color="auto"/>
            </w:tcBorders>
            <w:shd w:val="clear" w:color="auto" w:fill="auto"/>
            <w:noWrap/>
            <w:vAlign w:val="center"/>
            <w:hideMark/>
          </w:tcPr>
          <w:p w14:paraId="7D6ADE19" w14:textId="77777777" w:rsidR="004C1986" w:rsidRPr="004D0D64" w:rsidRDefault="004C1986" w:rsidP="00BA35CD">
            <w:pPr>
              <w:widowControl/>
              <w:spacing w:line="240" w:lineRule="auto"/>
              <w:ind w:firstLineChars="0" w:firstLine="0"/>
              <w:jc w:val="left"/>
              <w:rPr>
                <w:rFonts w:ascii="宋体" w:eastAsia="宋体" w:hAnsi="宋体" w:cs="宋体"/>
                <w:color w:val="000000"/>
                <w:kern w:val="0"/>
                <w:sz w:val="20"/>
                <w:szCs w:val="20"/>
              </w:rPr>
            </w:pPr>
          </w:p>
        </w:tc>
      </w:tr>
    </w:tbl>
    <w:p w14:paraId="6EB7036E" w14:textId="77777777" w:rsidR="00137A7F" w:rsidRPr="0030576E" w:rsidRDefault="00137A7F" w:rsidP="00137A7F">
      <w:pPr>
        <w:ind w:firstLine="480"/>
      </w:pPr>
    </w:p>
    <w:p w14:paraId="7E0B987B" w14:textId="77777777" w:rsidR="00137A7F" w:rsidRDefault="00137A7F" w:rsidP="00137A7F">
      <w:pPr>
        <w:pStyle w:val="4"/>
        <w:numPr>
          <w:ilvl w:val="3"/>
          <w:numId w:val="4"/>
        </w:numPr>
        <w:ind w:left="0" w:firstLineChars="0" w:firstLine="0"/>
      </w:pPr>
      <w:r w:rsidRPr="0096390C">
        <w:rPr>
          <w:rFonts w:hint="eastAsia"/>
        </w:rPr>
        <w:t>撤销租借</w:t>
      </w:r>
      <w:r>
        <w:rPr>
          <w:rFonts w:hint="eastAsia"/>
        </w:rPr>
        <w:t>还金</w:t>
      </w:r>
      <w:r w:rsidRPr="0096390C">
        <w:rPr>
          <w:rFonts w:hint="eastAsia"/>
        </w:rPr>
        <w:t>申报请求及应答</w:t>
      </w:r>
    </w:p>
    <w:p w14:paraId="1DE59AE6" w14:textId="77777777" w:rsidR="00137A7F" w:rsidRDefault="00137A7F" w:rsidP="001643FA">
      <w:pPr>
        <w:ind w:firstLine="482"/>
      </w:pPr>
      <w:r w:rsidRPr="00191417">
        <w:rPr>
          <w:rFonts w:hint="eastAsia"/>
          <w:b/>
        </w:rPr>
        <w:t>功能：</w:t>
      </w:r>
      <w:r>
        <w:rPr>
          <w:rFonts w:hint="eastAsia"/>
        </w:rPr>
        <w:t>租借还金申报撤销指令用于会员二级系统撤销该会员</w:t>
      </w:r>
      <w:r w:rsidR="00F04654">
        <w:rPr>
          <w:rFonts w:hint="eastAsia"/>
        </w:rPr>
        <w:t>席位</w:t>
      </w:r>
      <w:r>
        <w:rPr>
          <w:rFonts w:hint="eastAsia"/>
        </w:rPr>
        <w:t>所属客户提交给一级系统的状态为“已提交”的租借还金申报单。</w:t>
      </w:r>
    </w:p>
    <w:p w14:paraId="0C7438E8" w14:textId="77777777" w:rsidR="00137A7F" w:rsidRPr="00B1055E" w:rsidRDefault="00137A7F" w:rsidP="00137A7F">
      <w:pPr>
        <w:ind w:firstLine="480"/>
      </w:pPr>
      <w:r>
        <w:rPr>
          <w:rFonts w:hint="eastAsia"/>
        </w:rPr>
        <w:t>消息体格式如下：</w:t>
      </w:r>
    </w:p>
    <w:tbl>
      <w:tblPr>
        <w:tblW w:w="9297" w:type="dxa"/>
        <w:tblInd w:w="103" w:type="dxa"/>
        <w:tblLook w:val="04A0" w:firstRow="1" w:lastRow="0" w:firstColumn="1" w:lastColumn="0" w:noHBand="0" w:noVBand="1"/>
      </w:tblPr>
      <w:tblGrid>
        <w:gridCol w:w="798"/>
        <w:gridCol w:w="1716"/>
        <w:gridCol w:w="2160"/>
        <w:gridCol w:w="760"/>
        <w:gridCol w:w="920"/>
        <w:gridCol w:w="2943"/>
      </w:tblGrid>
      <w:tr w:rsidR="00137A7F" w:rsidRPr="0030576E" w14:paraId="13334E76" w14:textId="77777777" w:rsidTr="00ED281F">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1B7DD78"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1716" w:type="dxa"/>
            <w:tcBorders>
              <w:top w:val="single" w:sz="4" w:space="0" w:color="auto"/>
              <w:left w:val="nil"/>
              <w:bottom w:val="single" w:sz="4" w:space="0" w:color="auto"/>
              <w:right w:val="single" w:sz="4" w:space="0" w:color="auto"/>
            </w:tcBorders>
            <w:shd w:val="clear" w:color="000000" w:fill="D9D9D9"/>
            <w:noWrap/>
            <w:vAlign w:val="center"/>
            <w:hideMark/>
          </w:tcPr>
          <w:p w14:paraId="65B81F7B"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14:paraId="639C982F"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09872F80"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2235EE9C"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2943" w:type="dxa"/>
            <w:tcBorders>
              <w:top w:val="single" w:sz="4" w:space="0" w:color="auto"/>
              <w:left w:val="nil"/>
              <w:bottom w:val="single" w:sz="4" w:space="0" w:color="auto"/>
              <w:right w:val="single" w:sz="4" w:space="0" w:color="auto"/>
            </w:tcBorders>
            <w:shd w:val="clear" w:color="000000" w:fill="D9D9D9"/>
            <w:noWrap/>
            <w:vAlign w:val="center"/>
            <w:hideMark/>
          </w:tcPr>
          <w:p w14:paraId="0A0F977D" w14:textId="77777777" w:rsidR="00137A7F" w:rsidRPr="0030576E"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ED281F" w:rsidRPr="0030576E" w14:paraId="70315E34" w14:textId="77777777" w:rsidTr="00ED281F">
        <w:trPr>
          <w:trHeight w:val="48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255B340"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lastRenderedPageBreak/>
              <w:t>K</w:t>
            </w:r>
            <w:r>
              <w:rPr>
                <w:rFonts w:ascii="宋体" w:eastAsia="宋体" w:hAnsi="宋体" w:cs="宋体" w:hint="eastAsia"/>
                <w:color w:val="000000"/>
                <w:kern w:val="0"/>
                <w:sz w:val="20"/>
                <w:szCs w:val="20"/>
              </w:rPr>
              <w:t>03</w:t>
            </w:r>
          </w:p>
        </w:tc>
        <w:tc>
          <w:tcPr>
            <w:tcW w:w="1716" w:type="dxa"/>
            <w:tcBorders>
              <w:top w:val="nil"/>
              <w:left w:val="nil"/>
              <w:bottom w:val="single" w:sz="4" w:space="0" w:color="auto"/>
              <w:right w:val="single" w:sz="4" w:space="0" w:color="auto"/>
            </w:tcBorders>
            <w:shd w:val="clear" w:color="auto" w:fill="auto"/>
            <w:vAlign w:val="center"/>
            <w:hideMark/>
          </w:tcPr>
          <w:p w14:paraId="1CCA6270"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2160" w:type="dxa"/>
            <w:tcBorders>
              <w:top w:val="nil"/>
              <w:left w:val="nil"/>
              <w:bottom w:val="single" w:sz="4" w:space="0" w:color="auto"/>
              <w:right w:val="single" w:sz="4" w:space="0" w:color="auto"/>
            </w:tcBorders>
            <w:shd w:val="clear" w:color="auto" w:fill="auto"/>
            <w:noWrap/>
            <w:vAlign w:val="center"/>
            <w:hideMark/>
          </w:tcPr>
          <w:p w14:paraId="1B2F2168" w14:textId="77777777" w:rsidR="00ED281F" w:rsidRPr="0030576E" w:rsidRDefault="00ED281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租借还金申报编号</w:t>
            </w:r>
          </w:p>
        </w:tc>
        <w:tc>
          <w:tcPr>
            <w:tcW w:w="760" w:type="dxa"/>
            <w:tcBorders>
              <w:top w:val="nil"/>
              <w:left w:val="nil"/>
              <w:bottom w:val="single" w:sz="4" w:space="0" w:color="auto"/>
              <w:right w:val="single" w:sz="4" w:space="0" w:color="auto"/>
            </w:tcBorders>
            <w:shd w:val="clear" w:color="auto" w:fill="auto"/>
            <w:vAlign w:val="center"/>
            <w:hideMark/>
          </w:tcPr>
          <w:p w14:paraId="7A214787" w14:textId="77777777" w:rsidR="00ED281F" w:rsidRPr="0030576E" w:rsidRDefault="00ED281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69C20173" w14:textId="77777777" w:rsidR="00ED281F" w:rsidRPr="0030576E" w:rsidRDefault="00ED281F"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vAlign w:val="center"/>
            <w:hideMark/>
          </w:tcPr>
          <w:p w14:paraId="52BE78E9" w14:textId="77777777" w:rsidR="00ED281F" w:rsidRPr="0030576E" w:rsidRDefault="00ED281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同提交租借还金申报应答中该字段说明，必填。</w:t>
            </w:r>
          </w:p>
        </w:tc>
      </w:tr>
      <w:tr w:rsidR="00137A7F" w:rsidRPr="0030576E" w14:paraId="589C3D9B" w14:textId="77777777" w:rsidTr="00ED281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0F7EFBF"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1716" w:type="dxa"/>
            <w:tcBorders>
              <w:top w:val="nil"/>
              <w:left w:val="nil"/>
              <w:bottom w:val="single" w:sz="4" w:space="0" w:color="auto"/>
              <w:right w:val="single" w:sz="4" w:space="0" w:color="auto"/>
            </w:tcBorders>
            <w:shd w:val="clear" w:color="auto" w:fill="auto"/>
            <w:vAlign w:val="center"/>
            <w:hideMark/>
          </w:tcPr>
          <w:p w14:paraId="32B539CB"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2160" w:type="dxa"/>
            <w:tcBorders>
              <w:top w:val="nil"/>
              <w:left w:val="nil"/>
              <w:bottom w:val="single" w:sz="4" w:space="0" w:color="auto"/>
              <w:right w:val="single" w:sz="4" w:space="0" w:color="auto"/>
            </w:tcBorders>
            <w:shd w:val="clear" w:color="auto" w:fill="auto"/>
            <w:noWrap/>
            <w:vAlign w:val="center"/>
            <w:hideMark/>
          </w:tcPr>
          <w:p w14:paraId="6D76FE8E"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09107750"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57BDF6ED"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2DB6CB26"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137A7F" w:rsidRPr="0030576E" w14:paraId="1B476690" w14:textId="77777777" w:rsidTr="00ED281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CF4441D" w14:textId="77777777" w:rsidR="00137A7F" w:rsidRPr="00984E1E" w:rsidRDefault="00137A7F" w:rsidP="00BA35CD">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16" w:type="dxa"/>
            <w:tcBorders>
              <w:top w:val="nil"/>
              <w:left w:val="nil"/>
              <w:bottom w:val="single" w:sz="4" w:space="0" w:color="auto"/>
              <w:right w:val="single" w:sz="4" w:space="0" w:color="auto"/>
            </w:tcBorders>
            <w:shd w:val="clear" w:color="auto" w:fill="auto"/>
            <w:vAlign w:val="center"/>
          </w:tcPr>
          <w:p w14:paraId="41E60073" w14:textId="77777777" w:rsidR="00137A7F" w:rsidRPr="00984E1E" w:rsidRDefault="00137A7F" w:rsidP="00BA35CD">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160" w:type="dxa"/>
            <w:tcBorders>
              <w:top w:val="nil"/>
              <w:left w:val="nil"/>
              <w:bottom w:val="single" w:sz="4" w:space="0" w:color="auto"/>
              <w:right w:val="single" w:sz="4" w:space="0" w:color="auto"/>
            </w:tcBorders>
            <w:shd w:val="clear" w:color="auto" w:fill="auto"/>
            <w:noWrap/>
            <w:vAlign w:val="center"/>
          </w:tcPr>
          <w:p w14:paraId="2FAC159E" w14:textId="77777777" w:rsidR="00137A7F" w:rsidRPr="00984E1E" w:rsidRDefault="00137A7F" w:rsidP="00BA35CD">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77C62011" w14:textId="77777777" w:rsidR="00137A7F" w:rsidRPr="007E3DAF" w:rsidRDefault="00137A7F" w:rsidP="00BA35CD">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06C92BEF" w14:textId="77777777" w:rsidR="00137A7F" w:rsidRPr="00984E1E" w:rsidRDefault="00137A7F" w:rsidP="00BA35CD">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tcPr>
          <w:p w14:paraId="6EA717C2"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137A7F" w:rsidRPr="0030576E" w14:paraId="7D8CEF2B" w14:textId="77777777" w:rsidTr="00ED281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D366A2C"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716" w:type="dxa"/>
            <w:tcBorders>
              <w:top w:val="nil"/>
              <w:left w:val="nil"/>
              <w:bottom w:val="single" w:sz="4" w:space="0" w:color="auto"/>
              <w:right w:val="single" w:sz="4" w:space="0" w:color="auto"/>
            </w:tcBorders>
            <w:shd w:val="clear" w:color="auto" w:fill="auto"/>
            <w:noWrap/>
            <w:vAlign w:val="center"/>
            <w:hideMark/>
          </w:tcPr>
          <w:p w14:paraId="4B93D4E1"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clientID</w:t>
            </w:r>
          </w:p>
        </w:tc>
        <w:tc>
          <w:tcPr>
            <w:tcW w:w="2160" w:type="dxa"/>
            <w:tcBorders>
              <w:top w:val="nil"/>
              <w:left w:val="nil"/>
              <w:bottom w:val="single" w:sz="4" w:space="0" w:color="auto"/>
              <w:right w:val="single" w:sz="4" w:space="0" w:color="auto"/>
            </w:tcBorders>
            <w:shd w:val="clear" w:color="auto" w:fill="auto"/>
            <w:noWrap/>
            <w:vAlign w:val="center"/>
            <w:hideMark/>
          </w:tcPr>
          <w:p w14:paraId="015A8CBD"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hideMark/>
          </w:tcPr>
          <w:p w14:paraId="09D5EFB4"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6F5972FA"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559CDB11" w14:textId="77777777" w:rsidR="00137A7F" w:rsidRPr="0030576E"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D25EF1" w:rsidRPr="0030576E" w14:paraId="6D55D2BB" w14:textId="77777777" w:rsidTr="00ED281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22C03637" w14:textId="77777777" w:rsidR="00D25EF1" w:rsidRDefault="00D25EF1" w:rsidP="00BA35CD">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T00</w:t>
            </w:r>
          </w:p>
        </w:tc>
        <w:tc>
          <w:tcPr>
            <w:tcW w:w="1716" w:type="dxa"/>
            <w:tcBorders>
              <w:top w:val="nil"/>
              <w:left w:val="nil"/>
              <w:bottom w:val="single" w:sz="4" w:space="0" w:color="auto"/>
              <w:right w:val="single" w:sz="4" w:space="0" w:color="auto"/>
            </w:tcBorders>
            <w:shd w:val="clear" w:color="auto" w:fill="auto"/>
            <w:noWrap/>
            <w:vAlign w:val="center"/>
          </w:tcPr>
          <w:p w14:paraId="42EC9D8B"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origApp</w:t>
            </w:r>
          </w:p>
        </w:tc>
        <w:tc>
          <w:tcPr>
            <w:tcW w:w="2160" w:type="dxa"/>
            <w:tcBorders>
              <w:top w:val="nil"/>
              <w:left w:val="nil"/>
              <w:bottom w:val="single" w:sz="4" w:space="0" w:color="auto"/>
              <w:right w:val="single" w:sz="4" w:space="0" w:color="auto"/>
            </w:tcBorders>
            <w:shd w:val="clear" w:color="auto" w:fill="auto"/>
            <w:noWrap/>
            <w:vAlign w:val="center"/>
          </w:tcPr>
          <w:p w14:paraId="0A64B4DE"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vAlign w:val="center"/>
          </w:tcPr>
          <w:p w14:paraId="547B542E"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1A595702"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tcPr>
          <w:p w14:paraId="706BA996"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1-还金方，2-收金方</w:t>
            </w:r>
          </w:p>
        </w:tc>
      </w:tr>
      <w:tr w:rsidR="00F04654" w:rsidRPr="0030576E" w14:paraId="3893FCEF" w14:textId="77777777" w:rsidTr="00ED281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08237DD" w14:textId="77777777" w:rsidR="00F04654" w:rsidRPr="0030576E" w:rsidRDefault="00F04654"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M60</w:t>
            </w:r>
          </w:p>
        </w:tc>
        <w:tc>
          <w:tcPr>
            <w:tcW w:w="1716" w:type="dxa"/>
            <w:tcBorders>
              <w:top w:val="nil"/>
              <w:left w:val="nil"/>
              <w:bottom w:val="single" w:sz="4" w:space="0" w:color="auto"/>
              <w:right w:val="single" w:sz="4" w:space="0" w:color="auto"/>
            </w:tcBorders>
            <w:shd w:val="clear" w:color="auto" w:fill="auto"/>
            <w:vAlign w:val="center"/>
            <w:hideMark/>
          </w:tcPr>
          <w:p w14:paraId="6EA5CA5C" w14:textId="77777777" w:rsidR="00F04654" w:rsidRPr="0030576E" w:rsidRDefault="00F04654"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traderID</w:t>
            </w:r>
          </w:p>
        </w:tc>
        <w:tc>
          <w:tcPr>
            <w:tcW w:w="2160" w:type="dxa"/>
            <w:tcBorders>
              <w:top w:val="nil"/>
              <w:left w:val="nil"/>
              <w:bottom w:val="single" w:sz="4" w:space="0" w:color="auto"/>
              <w:right w:val="single" w:sz="4" w:space="0" w:color="auto"/>
            </w:tcBorders>
            <w:shd w:val="clear" w:color="auto" w:fill="auto"/>
            <w:noWrap/>
            <w:vAlign w:val="center"/>
            <w:hideMark/>
          </w:tcPr>
          <w:p w14:paraId="69512AA6" w14:textId="77777777" w:rsidR="00F04654" w:rsidRPr="0030576E" w:rsidRDefault="00F04654"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撤销申报用户</w:t>
            </w:r>
            <w:r w:rsidRPr="0030576E">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hideMark/>
          </w:tcPr>
          <w:p w14:paraId="69DE0CA0" w14:textId="77777777" w:rsidR="00F04654" w:rsidRPr="0030576E" w:rsidRDefault="00F04654"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06974CAA" w14:textId="77777777" w:rsidR="00F04654" w:rsidRPr="0030576E" w:rsidRDefault="00F04654"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7564D6DE" w14:textId="77777777" w:rsidR="00F04654" w:rsidRPr="0030576E" w:rsidRDefault="00F04654" w:rsidP="00BA35CD">
            <w:pPr>
              <w:widowControl/>
              <w:spacing w:line="240" w:lineRule="auto"/>
              <w:ind w:firstLineChars="0" w:firstLine="0"/>
              <w:jc w:val="left"/>
              <w:rPr>
                <w:rFonts w:ascii="宋体" w:eastAsia="宋体" w:hAnsi="宋体" w:cs="宋体"/>
                <w:color w:val="000000"/>
                <w:kern w:val="0"/>
                <w:sz w:val="20"/>
                <w:szCs w:val="20"/>
              </w:rPr>
            </w:pPr>
          </w:p>
        </w:tc>
      </w:tr>
      <w:tr w:rsidR="00D25EF1" w:rsidRPr="0030576E" w14:paraId="581F525D" w14:textId="77777777" w:rsidTr="00ED281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205B2116"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T23</w:t>
            </w:r>
          </w:p>
        </w:tc>
        <w:tc>
          <w:tcPr>
            <w:tcW w:w="1716" w:type="dxa"/>
            <w:tcBorders>
              <w:top w:val="nil"/>
              <w:left w:val="nil"/>
              <w:bottom w:val="single" w:sz="4" w:space="0" w:color="auto"/>
              <w:right w:val="single" w:sz="4" w:space="0" w:color="auto"/>
            </w:tcBorders>
            <w:shd w:val="clear" w:color="auto" w:fill="auto"/>
            <w:vAlign w:val="center"/>
          </w:tcPr>
          <w:p w14:paraId="63110EAC"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sidRPr="003F6993">
              <w:rPr>
                <w:rFonts w:ascii="宋体" w:eastAsia="宋体" w:hAnsi="宋体" w:cs="宋体"/>
                <w:color w:val="000000"/>
                <w:kern w:val="0"/>
                <w:sz w:val="20"/>
                <w:szCs w:val="20"/>
              </w:rPr>
              <w:t>cancelDate</w:t>
            </w:r>
          </w:p>
        </w:tc>
        <w:tc>
          <w:tcPr>
            <w:tcW w:w="2160" w:type="dxa"/>
            <w:tcBorders>
              <w:top w:val="nil"/>
              <w:left w:val="nil"/>
              <w:bottom w:val="single" w:sz="4" w:space="0" w:color="auto"/>
              <w:right w:val="single" w:sz="4" w:space="0" w:color="auto"/>
            </w:tcBorders>
            <w:shd w:val="clear" w:color="auto" w:fill="auto"/>
            <w:noWrap/>
            <w:vAlign w:val="center"/>
          </w:tcPr>
          <w:p w14:paraId="206CD9D7" w14:textId="76DFC5A7" w:rsidR="00D25EF1" w:rsidRDefault="00D25EF1" w:rsidP="00C3500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w:t>
            </w:r>
            <w:r w:rsidR="00C35007">
              <w:rPr>
                <w:rFonts w:ascii="宋体" w:eastAsia="宋体" w:hAnsi="宋体" w:cs="宋体" w:hint="eastAsia"/>
                <w:color w:val="000000"/>
                <w:kern w:val="0"/>
                <w:sz w:val="20"/>
                <w:szCs w:val="20"/>
              </w:rPr>
              <w:t>自然</w:t>
            </w:r>
            <w:r>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vAlign w:val="center"/>
          </w:tcPr>
          <w:p w14:paraId="0AEDE287"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63180B37"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tcPr>
          <w:p w14:paraId="2C732356"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p>
        </w:tc>
      </w:tr>
      <w:tr w:rsidR="00D25EF1" w:rsidRPr="0030576E" w14:paraId="34284108" w14:textId="77777777" w:rsidTr="00ED281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44A7957F"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28</w:t>
            </w:r>
          </w:p>
        </w:tc>
        <w:tc>
          <w:tcPr>
            <w:tcW w:w="1716" w:type="dxa"/>
            <w:tcBorders>
              <w:top w:val="nil"/>
              <w:left w:val="nil"/>
              <w:bottom w:val="single" w:sz="4" w:space="0" w:color="auto"/>
              <w:right w:val="single" w:sz="4" w:space="0" w:color="auto"/>
            </w:tcBorders>
            <w:shd w:val="clear" w:color="auto" w:fill="auto"/>
            <w:vAlign w:val="center"/>
          </w:tcPr>
          <w:p w14:paraId="6C1F0F90"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sidRPr="00262EFC">
              <w:rPr>
                <w:rFonts w:ascii="宋体" w:eastAsia="宋体" w:hAnsi="宋体" w:cs="宋体"/>
                <w:color w:val="000000"/>
                <w:kern w:val="0"/>
                <w:sz w:val="20"/>
                <w:szCs w:val="20"/>
              </w:rPr>
              <w:t>cancelTradeDate</w:t>
            </w:r>
          </w:p>
        </w:tc>
        <w:tc>
          <w:tcPr>
            <w:tcW w:w="2160" w:type="dxa"/>
            <w:tcBorders>
              <w:top w:val="nil"/>
              <w:left w:val="nil"/>
              <w:bottom w:val="single" w:sz="4" w:space="0" w:color="auto"/>
              <w:right w:val="single" w:sz="4" w:space="0" w:color="auto"/>
            </w:tcBorders>
            <w:shd w:val="clear" w:color="auto" w:fill="auto"/>
            <w:noWrap/>
            <w:vAlign w:val="center"/>
          </w:tcPr>
          <w:p w14:paraId="7EA4ECC3" w14:textId="01AE8584" w:rsidR="00D25EF1" w:rsidRDefault="00D25EF1" w:rsidP="00C35007">
            <w:pPr>
              <w:widowControl/>
              <w:spacing w:line="240" w:lineRule="auto"/>
              <w:ind w:firstLineChars="0" w:firstLine="0"/>
              <w:jc w:val="left"/>
              <w:rPr>
                <w:rFonts w:ascii="宋体" w:eastAsia="宋体" w:hAnsi="宋体" w:cs="宋体"/>
                <w:color w:val="000000"/>
                <w:kern w:val="0"/>
                <w:sz w:val="20"/>
                <w:szCs w:val="20"/>
              </w:rPr>
            </w:pPr>
            <w:r w:rsidRPr="002F50A3">
              <w:rPr>
                <w:rFonts w:ascii="宋体" w:eastAsia="宋体" w:hAnsi="宋体" w:cs="宋体" w:hint="eastAsia"/>
                <w:color w:val="000000"/>
                <w:kern w:val="0"/>
                <w:sz w:val="20"/>
                <w:szCs w:val="20"/>
              </w:rPr>
              <w:t>撤销申报</w:t>
            </w:r>
            <w:r w:rsidR="00C35007">
              <w:rPr>
                <w:rFonts w:ascii="宋体" w:eastAsia="宋体" w:hAnsi="宋体" w:cs="宋体" w:hint="eastAsia"/>
                <w:color w:val="000000"/>
                <w:kern w:val="0"/>
                <w:sz w:val="20"/>
                <w:szCs w:val="20"/>
              </w:rPr>
              <w:t>交易</w:t>
            </w:r>
            <w:r w:rsidRPr="002F50A3">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vAlign w:val="center"/>
          </w:tcPr>
          <w:p w14:paraId="181BF2F2"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0343FC5E"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tcPr>
          <w:p w14:paraId="62355C71" w14:textId="77777777" w:rsidR="00D25EF1" w:rsidRPr="0030576E" w:rsidRDefault="00D25EF1" w:rsidP="00BA35CD">
            <w:pPr>
              <w:widowControl/>
              <w:spacing w:line="240" w:lineRule="auto"/>
              <w:ind w:firstLineChars="0" w:firstLine="0"/>
              <w:jc w:val="left"/>
              <w:rPr>
                <w:rFonts w:ascii="宋体" w:eastAsia="宋体" w:hAnsi="宋体" w:cs="宋体"/>
                <w:color w:val="000000"/>
                <w:kern w:val="0"/>
                <w:sz w:val="20"/>
                <w:szCs w:val="20"/>
              </w:rPr>
            </w:pPr>
          </w:p>
        </w:tc>
      </w:tr>
      <w:tr w:rsidR="00E45D87" w:rsidRPr="0030576E" w14:paraId="195F9CF2" w14:textId="77777777" w:rsidTr="00ED281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753A28E"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X39</w:t>
            </w:r>
          </w:p>
        </w:tc>
        <w:tc>
          <w:tcPr>
            <w:tcW w:w="1716" w:type="dxa"/>
            <w:tcBorders>
              <w:top w:val="nil"/>
              <w:left w:val="nil"/>
              <w:bottom w:val="single" w:sz="4" w:space="0" w:color="auto"/>
              <w:right w:val="single" w:sz="4" w:space="0" w:color="auto"/>
            </w:tcBorders>
            <w:shd w:val="clear" w:color="auto" w:fill="auto"/>
            <w:vAlign w:val="center"/>
            <w:hideMark/>
          </w:tcPr>
          <w:p w14:paraId="2E8FE27A"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RspCode</w:t>
            </w:r>
          </w:p>
        </w:tc>
        <w:tc>
          <w:tcPr>
            <w:tcW w:w="2160" w:type="dxa"/>
            <w:tcBorders>
              <w:top w:val="nil"/>
              <w:left w:val="nil"/>
              <w:bottom w:val="single" w:sz="4" w:space="0" w:color="auto"/>
              <w:right w:val="single" w:sz="4" w:space="0" w:color="auto"/>
            </w:tcBorders>
            <w:shd w:val="clear" w:color="auto" w:fill="auto"/>
            <w:noWrap/>
            <w:vAlign w:val="center"/>
            <w:hideMark/>
          </w:tcPr>
          <w:p w14:paraId="60F02155"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773BB0DD"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47FCF935"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hideMark/>
          </w:tcPr>
          <w:p w14:paraId="4EF147E3"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p>
        </w:tc>
      </w:tr>
      <w:tr w:rsidR="00E45D87" w:rsidRPr="0030576E" w14:paraId="37EDAE7E" w14:textId="77777777" w:rsidTr="00ED281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4149C5A"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X40</w:t>
            </w:r>
          </w:p>
        </w:tc>
        <w:tc>
          <w:tcPr>
            <w:tcW w:w="1716" w:type="dxa"/>
            <w:tcBorders>
              <w:top w:val="nil"/>
              <w:left w:val="nil"/>
              <w:bottom w:val="single" w:sz="4" w:space="0" w:color="auto"/>
              <w:right w:val="single" w:sz="4" w:space="0" w:color="auto"/>
            </w:tcBorders>
            <w:shd w:val="clear" w:color="auto" w:fill="auto"/>
            <w:vAlign w:val="center"/>
            <w:hideMark/>
          </w:tcPr>
          <w:p w14:paraId="25BED129"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RspMsg</w:t>
            </w:r>
          </w:p>
        </w:tc>
        <w:tc>
          <w:tcPr>
            <w:tcW w:w="2160" w:type="dxa"/>
            <w:tcBorders>
              <w:top w:val="nil"/>
              <w:left w:val="nil"/>
              <w:bottom w:val="single" w:sz="4" w:space="0" w:color="auto"/>
              <w:right w:val="single" w:sz="4" w:space="0" w:color="auto"/>
            </w:tcBorders>
            <w:shd w:val="clear" w:color="auto" w:fill="auto"/>
            <w:noWrap/>
            <w:vAlign w:val="center"/>
            <w:hideMark/>
          </w:tcPr>
          <w:p w14:paraId="246AC8AB"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2FA1197F"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525BDAA7"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hideMark/>
          </w:tcPr>
          <w:p w14:paraId="28E01761" w14:textId="77777777" w:rsidR="00E45D87" w:rsidRPr="0030576E" w:rsidRDefault="00E45D87" w:rsidP="00BA35CD">
            <w:pPr>
              <w:widowControl/>
              <w:spacing w:line="240" w:lineRule="auto"/>
              <w:ind w:firstLineChars="0" w:firstLine="0"/>
              <w:jc w:val="left"/>
              <w:rPr>
                <w:rFonts w:ascii="宋体" w:eastAsia="宋体" w:hAnsi="宋体" w:cs="宋体"/>
                <w:color w:val="000000"/>
                <w:kern w:val="0"/>
                <w:sz w:val="20"/>
                <w:szCs w:val="20"/>
              </w:rPr>
            </w:pPr>
          </w:p>
        </w:tc>
      </w:tr>
    </w:tbl>
    <w:p w14:paraId="344BF1D7" w14:textId="77777777" w:rsidR="00137A7F" w:rsidRDefault="00137A7F" w:rsidP="00137A7F">
      <w:pPr>
        <w:pStyle w:val="4"/>
        <w:numPr>
          <w:ilvl w:val="3"/>
          <w:numId w:val="4"/>
        </w:numPr>
        <w:ind w:left="0" w:firstLineChars="0" w:firstLine="0"/>
      </w:pPr>
      <w:r w:rsidRPr="0096390C">
        <w:rPr>
          <w:rFonts w:hint="eastAsia"/>
        </w:rPr>
        <w:t>租借还金申报查询请求及应答</w:t>
      </w:r>
    </w:p>
    <w:p w14:paraId="60898551" w14:textId="77777777" w:rsidR="00137A7F" w:rsidRDefault="00137A7F" w:rsidP="001643FA">
      <w:pPr>
        <w:ind w:firstLine="482"/>
      </w:pPr>
      <w:r w:rsidRPr="0089519E">
        <w:rPr>
          <w:rFonts w:hint="eastAsia"/>
          <w:b/>
        </w:rPr>
        <w:t>功能</w:t>
      </w:r>
      <w:r>
        <w:rPr>
          <w:rFonts w:hint="eastAsia"/>
        </w:rPr>
        <w:t>：租借还金申报查询指令用于会员二级系统查询该会员</w:t>
      </w:r>
      <w:r w:rsidR="00B94976">
        <w:rPr>
          <w:rFonts w:hint="eastAsia"/>
        </w:rPr>
        <w:t>席位</w:t>
      </w:r>
      <w:r>
        <w:rPr>
          <w:rFonts w:hint="eastAsia"/>
        </w:rPr>
        <w:t>所属客户填写的租借还金申报单，支持同时查询多条租借还金申报信息。</w:t>
      </w:r>
    </w:p>
    <w:p w14:paraId="16CC67D1" w14:textId="77777777" w:rsidR="00137A7F" w:rsidRPr="0089519E" w:rsidRDefault="00137A7F" w:rsidP="00137A7F">
      <w:pPr>
        <w:ind w:firstLine="480"/>
      </w:pPr>
      <w:r>
        <w:rPr>
          <w:rFonts w:hint="eastAsia"/>
        </w:rPr>
        <w:t>消息体格式如下：</w:t>
      </w:r>
    </w:p>
    <w:tbl>
      <w:tblPr>
        <w:tblW w:w="9594" w:type="dxa"/>
        <w:tblInd w:w="103" w:type="dxa"/>
        <w:tblLayout w:type="fixed"/>
        <w:tblLook w:val="04A0" w:firstRow="1" w:lastRow="0" w:firstColumn="1" w:lastColumn="0" w:noHBand="0" w:noVBand="1"/>
      </w:tblPr>
      <w:tblGrid>
        <w:gridCol w:w="653"/>
        <w:gridCol w:w="798"/>
        <w:gridCol w:w="2476"/>
        <w:gridCol w:w="1822"/>
        <w:gridCol w:w="760"/>
        <w:gridCol w:w="816"/>
        <w:gridCol w:w="2269"/>
      </w:tblGrid>
      <w:tr w:rsidR="00137A7F" w:rsidRPr="00710A79" w14:paraId="0BF37641" w14:textId="77777777" w:rsidTr="00E86099">
        <w:trPr>
          <w:trHeight w:val="270"/>
          <w:tblHeader/>
        </w:trPr>
        <w:tc>
          <w:tcPr>
            <w:tcW w:w="653" w:type="dxa"/>
            <w:tcBorders>
              <w:top w:val="single" w:sz="4" w:space="0" w:color="auto"/>
              <w:left w:val="single" w:sz="4" w:space="0" w:color="auto"/>
              <w:bottom w:val="single" w:sz="4" w:space="0" w:color="auto"/>
              <w:right w:val="single" w:sz="4" w:space="0" w:color="auto"/>
            </w:tcBorders>
            <w:shd w:val="clear" w:color="000000" w:fill="D9D9D9"/>
          </w:tcPr>
          <w:p w14:paraId="3AB78C47" w14:textId="77777777" w:rsidR="00137A7F" w:rsidRPr="00710A79" w:rsidRDefault="00137A7F"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E8D40FB" w14:textId="77777777" w:rsidR="00137A7F" w:rsidRPr="00710A79"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域号</w:t>
            </w:r>
          </w:p>
        </w:tc>
        <w:tc>
          <w:tcPr>
            <w:tcW w:w="2476" w:type="dxa"/>
            <w:tcBorders>
              <w:top w:val="single" w:sz="4" w:space="0" w:color="auto"/>
              <w:left w:val="nil"/>
              <w:bottom w:val="single" w:sz="4" w:space="0" w:color="auto"/>
              <w:right w:val="single" w:sz="4" w:space="0" w:color="auto"/>
            </w:tcBorders>
            <w:shd w:val="clear" w:color="000000" w:fill="D9D9D9"/>
            <w:noWrap/>
            <w:vAlign w:val="center"/>
            <w:hideMark/>
          </w:tcPr>
          <w:p w14:paraId="7C02B811" w14:textId="77777777" w:rsidR="00137A7F" w:rsidRPr="00710A79"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域名</w:t>
            </w:r>
          </w:p>
        </w:tc>
        <w:tc>
          <w:tcPr>
            <w:tcW w:w="1822" w:type="dxa"/>
            <w:tcBorders>
              <w:top w:val="single" w:sz="4" w:space="0" w:color="auto"/>
              <w:left w:val="nil"/>
              <w:bottom w:val="single" w:sz="4" w:space="0" w:color="auto"/>
              <w:right w:val="single" w:sz="4" w:space="0" w:color="auto"/>
            </w:tcBorders>
            <w:shd w:val="clear" w:color="000000" w:fill="D9D9D9"/>
            <w:noWrap/>
            <w:vAlign w:val="center"/>
            <w:hideMark/>
          </w:tcPr>
          <w:p w14:paraId="0F5C710B" w14:textId="77777777" w:rsidR="00137A7F" w:rsidRPr="00710A79" w:rsidRDefault="00137A7F"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6869790D" w14:textId="77777777" w:rsidR="00137A7F" w:rsidRPr="00710A79"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请求</w:t>
            </w:r>
          </w:p>
        </w:tc>
        <w:tc>
          <w:tcPr>
            <w:tcW w:w="816" w:type="dxa"/>
            <w:tcBorders>
              <w:top w:val="single" w:sz="4" w:space="0" w:color="auto"/>
              <w:left w:val="nil"/>
              <w:bottom w:val="single" w:sz="4" w:space="0" w:color="auto"/>
              <w:right w:val="single" w:sz="4" w:space="0" w:color="auto"/>
            </w:tcBorders>
            <w:shd w:val="clear" w:color="000000" w:fill="D9D9D9"/>
            <w:noWrap/>
            <w:vAlign w:val="center"/>
            <w:hideMark/>
          </w:tcPr>
          <w:p w14:paraId="3155E18F" w14:textId="77777777" w:rsidR="00137A7F" w:rsidRPr="00710A79"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应答</w:t>
            </w:r>
          </w:p>
        </w:tc>
        <w:tc>
          <w:tcPr>
            <w:tcW w:w="2269" w:type="dxa"/>
            <w:tcBorders>
              <w:top w:val="single" w:sz="4" w:space="0" w:color="auto"/>
              <w:left w:val="nil"/>
              <w:bottom w:val="single" w:sz="4" w:space="0" w:color="auto"/>
              <w:right w:val="single" w:sz="4" w:space="0" w:color="auto"/>
            </w:tcBorders>
            <w:shd w:val="clear" w:color="000000" w:fill="D9D9D9"/>
            <w:noWrap/>
            <w:vAlign w:val="center"/>
            <w:hideMark/>
          </w:tcPr>
          <w:p w14:paraId="46BAEBC3" w14:textId="77777777" w:rsidR="00137A7F" w:rsidRPr="00710A79" w:rsidRDefault="00137A7F" w:rsidP="00BA35CD">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说明</w:t>
            </w:r>
          </w:p>
        </w:tc>
      </w:tr>
      <w:tr w:rsidR="00137A7F" w:rsidRPr="00710A79" w14:paraId="4651ABE4" w14:textId="77777777" w:rsidTr="00E86099">
        <w:trPr>
          <w:trHeight w:val="270"/>
        </w:trPr>
        <w:tc>
          <w:tcPr>
            <w:tcW w:w="653" w:type="dxa"/>
            <w:tcBorders>
              <w:top w:val="nil"/>
              <w:left w:val="single" w:sz="4" w:space="0" w:color="auto"/>
              <w:bottom w:val="single" w:sz="4" w:space="0" w:color="auto"/>
              <w:right w:val="single" w:sz="4" w:space="0" w:color="auto"/>
            </w:tcBorders>
          </w:tcPr>
          <w:p w14:paraId="160C49FF" w14:textId="77777777" w:rsidR="00137A7F" w:rsidRPr="00710A79" w:rsidRDefault="00137A7F"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07F7FD2" w14:textId="77777777" w:rsidR="00137A7F" w:rsidRPr="00710A79" w:rsidRDefault="00137A7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M00</w:t>
            </w:r>
          </w:p>
        </w:tc>
        <w:tc>
          <w:tcPr>
            <w:tcW w:w="2476" w:type="dxa"/>
            <w:tcBorders>
              <w:top w:val="nil"/>
              <w:left w:val="nil"/>
              <w:bottom w:val="single" w:sz="4" w:space="0" w:color="auto"/>
              <w:right w:val="single" w:sz="4" w:space="0" w:color="auto"/>
            </w:tcBorders>
            <w:shd w:val="clear" w:color="auto" w:fill="auto"/>
            <w:vAlign w:val="center"/>
            <w:hideMark/>
          </w:tcPr>
          <w:p w14:paraId="6657805E" w14:textId="77777777" w:rsidR="00137A7F" w:rsidRPr="00710A79" w:rsidRDefault="00137A7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memberID</w:t>
            </w:r>
          </w:p>
        </w:tc>
        <w:tc>
          <w:tcPr>
            <w:tcW w:w="1822" w:type="dxa"/>
            <w:tcBorders>
              <w:top w:val="nil"/>
              <w:left w:val="nil"/>
              <w:bottom w:val="single" w:sz="4" w:space="0" w:color="auto"/>
              <w:right w:val="single" w:sz="4" w:space="0" w:color="auto"/>
            </w:tcBorders>
            <w:shd w:val="clear" w:color="auto" w:fill="auto"/>
            <w:noWrap/>
            <w:vAlign w:val="center"/>
            <w:hideMark/>
          </w:tcPr>
          <w:p w14:paraId="45E47156" w14:textId="77777777" w:rsidR="00137A7F" w:rsidRPr="00710A79" w:rsidRDefault="00137A7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67DCCC41" w14:textId="77777777" w:rsidR="00137A7F" w:rsidRPr="00710A79" w:rsidRDefault="00137A7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1C94B58E" w14:textId="77777777" w:rsidR="00137A7F" w:rsidRPr="00710A79" w:rsidRDefault="00137A7F"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hideMark/>
          </w:tcPr>
          <w:p w14:paraId="1005B732" w14:textId="77777777" w:rsidR="00137A7F" w:rsidRPr="00710A79"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137A7F" w:rsidRPr="00710A79" w14:paraId="7E75BDBC" w14:textId="77777777" w:rsidTr="00E86099">
        <w:trPr>
          <w:trHeight w:val="270"/>
        </w:trPr>
        <w:tc>
          <w:tcPr>
            <w:tcW w:w="653" w:type="dxa"/>
            <w:tcBorders>
              <w:top w:val="nil"/>
              <w:left w:val="single" w:sz="4" w:space="0" w:color="auto"/>
              <w:bottom w:val="single" w:sz="4" w:space="0" w:color="auto"/>
              <w:right w:val="single" w:sz="4" w:space="0" w:color="auto"/>
            </w:tcBorders>
          </w:tcPr>
          <w:p w14:paraId="463C228B" w14:textId="77777777" w:rsidR="00137A7F" w:rsidRPr="00710A79" w:rsidRDefault="00137A7F"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C060ABC" w14:textId="77777777" w:rsidR="00137A7F" w:rsidRPr="00984E1E" w:rsidRDefault="00137A7F" w:rsidP="00BA35CD">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476" w:type="dxa"/>
            <w:tcBorders>
              <w:top w:val="nil"/>
              <w:left w:val="nil"/>
              <w:bottom w:val="single" w:sz="4" w:space="0" w:color="auto"/>
              <w:right w:val="single" w:sz="4" w:space="0" w:color="auto"/>
            </w:tcBorders>
            <w:shd w:val="clear" w:color="auto" w:fill="auto"/>
            <w:vAlign w:val="center"/>
          </w:tcPr>
          <w:p w14:paraId="5ED698C6" w14:textId="77777777" w:rsidR="00137A7F" w:rsidRPr="00984E1E" w:rsidRDefault="00137A7F" w:rsidP="00BA35CD">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822" w:type="dxa"/>
            <w:tcBorders>
              <w:top w:val="nil"/>
              <w:left w:val="nil"/>
              <w:bottom w:val="single" w:sz="4" w:space="0" w:color="auto"/>
              <w:right w:val="single" w:sz="4" w:space="0" w:color="auto"/>
            </w:tcBorders>
            <w:shd w:val="clear" w:color="auto" w:fill="auto"/>
            <w:noWrap/>
            <w:vAlign w:val="center"/>
          </w:tcPr>
          <w:p w14:paraId="69AFD2E5" w14:textId="77777777" w:rsidR="00137A7F" w:rsidRPr="00984E1E" w:rsidRDefault="00137A7F" w:rsidP="00BA35CD">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193A9BC5" w14:textId="77777777" w:rsidR="00137A7F" w:rsidRPr="007D5A61" w:rsidRDefault="00137A7F" w:rsidP="00BA35CD">
            <w:pPr>
              <w:spacing w:line="240" w:lineRule="auto"/>
              <w:ind w:firstLineChars="0" w:firstLine="0"/>
              <w:rPr>
                <w:rFonts w:asciiTheme="minorEastAsia" w:hAnsiTheme="minorEastAsia"/>
                <w:color w:val="000000"/>
                <w:sz w:val="21"/>
                <w:szCs w:val="21"/>
              </w:rPr>
            </w:pPr>
            <w:r w:rsidRPr="007D5A61">
              <w:rPr>
                <w:rFonts w:asciiTheme="minorEastAsia" w:hAnsiTheme="minorEastAsia" w:hint="eastAsia"/>
                <w:color w:val="000000"/>
                <w:sz w:val="21"/>
                <w:szCs w:val="21"/>
              </w:rPr>
              <w:t>M</w:t>
            </w:r>
          </w:p>
        </w:tc>
        <w:tc>
          <w:tcPr>
            <w:tcW w:w="816" w:type="dxa"/>
            <w:tcBorders>
              <w:top w:val="nil"/>
              <w:left w:val="nil"/>
              <w:bottom w:val="single" w:sz="4" w:space="0" w:color="auto"/>
              <w:right w:val="single" w:sz="4" w:space="0" w:color="auto"/>
            </w:tcBorders>
            <w:shd w:val="clear" w:color="auto" w:fill="auto"/>
            <w:noWrap/>
            <w:vAlign w:val="center"/>
          </w:tcPr>
          <w:p w14:paraId="7876A2B7" w14:textId="77777777" w:rsidR="00137A7F" w:rsidRPr="007803DC" w:rsidRDefault="00137A7F"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tcPr>
          <w:p w14:paraId="7A4D31A0" w14:textId="77777777" w:rsidR="00137A7F" w:rsidRPr="00710A79" w:rsidRDefault="00137A7F" w:rsidP="00BA35CD">
            <w:pPr>
              <w:widowControl/>
              <w:spacing w:line="240" w:lineRule="auto"/>
              <w:ind w:firstLineChars="0" w:firstLine="0"/>
              <w:jc w:val="left"/>
              <w:rPr>
                <w:rFonts w:ascii="宋体" w:eastAsia="宋体" w:hAnsi="宋体" w:cs="宋体"/>
                <w:color w:val="000000"/>
                <w:kern w:val="0"/>
                <w:sz w:val="20"/>
                <w:szCs w:val="20"/>
              </w:rPr>
            </w:pPr>
          </w:p>
        </w:tc>
      </w:tr>
      <w:tr w:rsidR="00456396" w:rsidRPr="00710A79" w14:paraId="6631875B" w14:textId="77777777" w:rsidTr="00E86099">
        <w:trPr>
          <w:trHeight w:val="270"/>
        </w:trPr>
        <w:tc>
          <w:tcPr>
            <w:tcW w:w="653" w:type="dxa"/>
            <w:tcBorders>
              <w:top w:val="nil"/>
              <w:left w:val="single" w:sz="4" w:space="0" w:color="auto"/>
              <w:bottom w:val="single" w:sz="4" w:space="0" w:color="auto"/>
              <w:right w:val="single" w:sz="4" w:space="0" w:color="auto"/>
            </w:tcBorders>
            <w:vAlign w:val="center"/>
          </w:tcPr>
          <w:p w14:paraId="05FCC3D2"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CF0FFC4"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476" w:type="dxa"/>
            <w:tcBorders>
              <w:top w:val="nil"/>
              <w:left w:val="nil"/>
              <w:bottom w:val="single" w:sz="4" w:space="0" w:color="auto"/>
              <w:right w:val="single" w:sz="4" w:space="0" w:color="auto"/>
            </w:tcBorders>
            <w:shd w:val="clear" w:color="auto" w:fill="auto"/>
            <w:vAlign w:val="center"/>
          </w:tcPr>
          <w:p w14:paraId="5490F00C"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r w:rsidRPr="00E42239">
              <w:rPr>
                <w:rFonts w:ascii="宋体" w:eastAsia="宋体" w:hAnsi="宋体" w:cs="宋体"/>
                <w:color w:val="000000"/>
                <w:kern w:val="0"/>
                <w:sz w:val="20"/>
                <w:szCs w:val="20"/>
              </w:rPr>
              <w:t>clientID</w:t>
            </w:r>
          </w:p>
        </w:tc>
        <w:tc>
          <w:tcPr>
            <w:tcW w:w="1822" w:type="dxa"/>
            <w:tcBorders>
              <w:top w:val="nil"/>
              <w:left w:val="nil"/>
              <w:bottom w:val="single" w:sz="4" w:space="0" w:color="auto"/>
              <w:right w:val="single" w:sz="4" w:space="0" w:color="auto"/>
            </w:tcBorders>
            <w:shd w:val="clear" w:color="auto" w:fill="auto"/>
            <w:noWrap/>
            <w:vAlign w:val="center"/>
          </w:tcPr>
          <w:p w14:paraId="5755E123"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tcPr>
          <w:p w14:paraId="14AAE152"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7A92C5F3"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tcPr>
          <w:p w14:paraId="6BC10033" w14:textId="77777777" w:rsidR="00456396" w:rsidRPr="003E783F" w:rsidRDefault="00456396" w:rsidP="00227877">
            <w:pPr>
              <w:widowControl/>
              <w:spacing w:line="240" w:lineRule="auto"/>
              <w:ind w:firstLineChars="0" w:firstLine="0"/>
              <w:rPr>
                <w:rFonts w:ascii="宋体" w:eastAsia="宋体" w:hAnsi="宋体" w:cs="宋体"/>
                <w:color w:val="000000"/>
                <w:kern w:val="0"/>
                <w:sz w:val="20"/>
                <w:szCs w:val="20"/>
              </w:rPr>
            </w:pPr>
          </w:p>
        </w:tc>
      </w:tr>
      <w:tr w:rsidR="00456396" w:rsidRPr="00710A79" w14:paraId="03B4C994" w14:textId="77777777" w:rsidTr="00E86099">
        <w:trPr>
          <w:trHeight w:val="270"/>
        </w:trPr>
        <w:tc>
          <w:tcPr>
            <w:tcW w:w="653" w:type="dxa"/>
            <w:tcBorders>
              <w:top w:val="nil"/>
              <w:left w:val="single" w:sz="4" w:space="0" w:color="auto"/>
              <w:bottom w:val="single" w:sz="4" w:space="0" w:color="auto"/>
              <w:right w:val="single" w:sz="4" w:space="0" w:color="auto"/>
            </w:tcBorders>
          </w:tcPr>
          <w:p w14:paraId="15229E61"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C22AD6D"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2476" w:type="dxa"/>
            <w:tcBorders>
              <w:top w:val="nil"/>
              <w:left w:val="nil"/>
              <w:bottom w:val="single" w:sz="4" w:space="0" w:color="auto"/>
              <w:right w:val="single" w:sz="4" w:space="0" w:color="auto"/>
            </w:tcBorders>
            <w:shd w:val="clear" w:color="auto" w:fill="auto"/>
            <w:noWrap/>
            <w:vAlign w:val="center"/>
            <w:hideMark/>
          </w:tcPr>
          <w:p w14:paraId="096425AA"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applyDate</w:t>
            </w:r>
          </w:p>
        </w:tc>
        <w:tc>
          <w:tcPr>
            <w:tcW w:w="1822" w:type="dxa"/>
            <w:tcBorders>
              <w:top w:val="nil"/>
              <w:left w:val="nil"/>
              <w:bottom w:val="single" w:sz="4" w:space="0" w:color="auto"/>
              <w:right w:val="single" w:sz="4" w:space="0" w:color="auto"/>
            </w:tcBorders>
            <w:shd w:val="clear" w:color="auto" w:fill="auto"/>
            <w:noWrap/>
            <w:vAlign w:val="center"/>
            <w:hideMark/>
          </w:tcPr>
          <w:p w14:paraId="62058FFF" w14:textId="77777777" w:rsidR="00456396" w:rsidRPr="00710A79" w:rsidRDefault="00456396" w:rsidP="00DC0502">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710A79">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noWrap/>
            <w:vAlign w:val="center"/>
            <w:hideMark/>
          </w:tcPr>
          <w:p w14:paraId="0A720E0B"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54917EC2"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hideMark/>
          </w:tcPr>
          <w:p w14:paraId="6CB8AC3E"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p>
        </w:tc>
      </w:tr>
      <w:tr w:rsidR="00ED281F" w:rsidRPr="00710A79" w14:paraId="568D5002" w14:textId="77777777" w:rsidTr="00E86099">
        <w:trPr>
          <w:trHeight w:val="270"/>
        </w:trPr>
        <w:tc>
          <w:tcPr>
            <w:tcW w:w="653" w:type="dxa"/>
            <w:tcBorders>
              <w:top w:val="nil"/>
              <w:left w:val="single" w:sz="4" w:space="0" w:color="auto"/>
              <w:bottom w:val="single" w:sz="4" w:space="0" w:color="auto"/>
              <w:right w:val="single" w:sz="4" w:space="0" w:color="auto"/>
            </w:tcBorders>
          </w:tcPr>
          <w:p w14:paraId="49A5DA67"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AB87EA0"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2476" w:type="dxa"/>
            <w:tcBorders>
              <w:top w:val="nil"/>
              <w:left w:val="nil"/>
              <w:bottom w:val="single" w:sz="4" w:space="0" w:color="auto"/>
              <w:right w:val="single" w:sz="4" w:space="0" w:color="auto"/>
            </w:tcBorders>
            <w:shd w:val="clear" w:color="auto" w:fill="auto"/>
            <w:vAlign w:val="center"/>
            <w:hideMark/>
          </w:tcPr>
          <w:p w14:paraId="12DEBED5"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1822" w:type="dxa"/>
            <w:tcBorders>
              <w:top w:val="nil"/>
              <w:left w:val="nil"/>
              <w:bottom w:val="single" w:sz="4" w:space="0" w:color="auto"/>
              <w:right w:val="single" w:sz="4" w:space="0" w:color="auto"/>
            </w:tcBorders>
            <w:shd w:val="clear" w:color="auto" w:fill="auto"/>
            <w:noWrap/>
            <w:vAlign w:val="center"/>
            <w:hideMark/>
          </w:tcPr>
          <w:p w14:paraId="064BAADA"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租借还金申报编号</w:t>
            </w:r>
          </w:p>
        </w:tc>
        <w:tc>
          <w:tcPr>
            <w:tcW w:w="760" w:type="dxa"/>
            <w:tcBorders>
              <w:top w:val="nil"/>
              <w:left w:val="nil"/>
              <w:bottom w:val="single" w:sz="4" w:space="0" w:color="auto"/>
              <w:right w:val="single" w:sz="4" w:space="0" w:color="auto"/>
            </w:tcBorders>
            <w:shd w:val="clear" w:color="auto" w:fill="auto"/>
            <w:vAlign w:val="center"/>
            <w:hideMark/>
          </w:tcPr>
          <w:p w14:paraId="1FE62CE3" w14:textId="2C833DA0" w:rsidR="00ED281F" w:rsidRPr="00710A79" w:rsidRDefault="006D2CA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816" w:type="dxa"/>
            <w:tcBorders>
              <w:top w:val="nil"/>
              <w:left w:val="nil"/>
              <w:bottom w:val="single" w:sz="4" w:space="0" w:color="auto"/>
              <w:right w:val="single" w:sz="4" w:space="0" w:color="auto"/>
            </w:tcBorders>
            <w:shd w:val="clear" w:color="auto" w:fill="auto"/>
            <w:noWrap/>
            <w:vAlign w:val="center"/>
            <w:hideMark/>
          </w:tcPr>
          <w:p w14:paraId="5C54C313"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tcPr>
          <w:p w14:paraId="3ACC9C19"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p>
        </w:tc>
      </w:tr>
      <w:tr w:rsidR="00ED281F" w:rsidRPr="00710A79" w14:paraId="2ECB16ED" w14:textId="77777777" w:rsidTr="00E86099">
        <w:trPr>
          <w:trHeight w:val="270"/>
        </w:trPr>
        <w:tc>
          <w:tcPr>
            <w:tcW w:w="653" w:type="dxa"/>
            <w:tcBorders>
              <w:top w:val="nil"/>
              <w:left w:val="single" w:sz="4" w:space="0" w:color="auto"/>
              <w:bottom w:val="single" w:sz="4" w:space="0" w:color="auto"/>
              <w:right w:val="single" w:sz="4" w:space="0" w:color="auto"/>
            </w:tcBorders>
          </w:tcPr>
          <w:p w14:paraId="06435045"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F6B1DFD"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2476" w:type="dxa"/>
            <w:tcBorders>
              <w:top w:val="nil"/>
              <w:left w:val="nil"/>
              <w:bottom w:val="single" w:sz="4" w:space="0" w:color="auto"/>
              <w:right w:val="single" w:sz="4" w:space="0" w:color="auto"/>
            </w:tcBorders>
            <w:shd w:val="clear" w:color="auto" w:fill="auto"/>
            <w:vAlign w:val="center"/>
          </w:tcPr>
          <w:p w14:paraId="2B6A5238"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sidRPr="000855BA">
              <w:rPr>
                <w:rFonts w:ascii="宋体" w:eastAsia="宋体" w:hAnsi="宋体" w:cs="宋体"/>
                <w:color w:val="000000"/>
                <w:kern w:val="0"/>
                <w:sz w:val="20"/>
                <w:szCs w:val="20"/>
              </w:rPr>
              <w:t>sheetNo</w:t>
            </w:r>
          </w:p>
        </w:tc>
        <w:tc>
          <w:tcPr>
            <w:tcW w:w="1822" w:type="dxa"/>
            <w:tcBorders>
              <w:top w:val="nil"/>
              <w:left w:val="nil"/>
              <w:bottom w:val="single" w:sz="4" w:space="0" w:color="auto"/>
              <w:right w:val="single" w:sz="4" w:space="0" w:color="auto"/>
            </w:tcBorders>
            <w:shd w:val="clear" w:color="auto" w:fill="auto"/>
            <w:noWrap/>
            <w:vAlign w:val="center"/>
          </w:tcPr>
          <w:p w14:paraId="28E109FC"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租借登记</w:t>
            </w:r>
            <w:r w:rsidRPr="00316455">
              <w:rPr>
                <w:rFonts w:ascii="宋体" w:eastAsia="宋体" w:hAnsi="宋体" w:cs="宋体" w:hint="eastAsia"/>
                <w:color w:val="000000"/>
                <w:kern w:val="0"/>
                <w:sz w:val="20"/>
                <w:szCs w:val="20"/>
              </w:rPr>
              <w:t>编号</w:t>
            </w:r>
          </w:p>
        </w:tc>
        <w:tc>
          <w:tcPr>
            <w:tcW w:w="760" w:type="dxa"/>
            <w:tcBorders>
              <w:top w:val="nil"/>
              <w:left w:val="nil"/>
              <w:bottom w:val="single" w:sz="4" w:space="0" w:color="auto"/>
              <w:right w:val="single" w:sz="4" w:space="0" w:color="auto"/>
            </w:tcBorders>
            <w:shd w:val="clear" w:color="auto" w:fill="auto"/>
            <w:vAlign w:val="center"/>
          </w:tcPr>
          <w:p w14:paraId="5C48C1A4"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816" w:type="dxa"/>
            <w:tcBorders>
              <w:top w:val="nil"/>
              <w:left w:val="nil"/>
              <w:bottom w:val="single" w:sz="4" w:space="0" w:color="auto"/>
              <w:right w:val="single" w:sz="4" w:space="0" w:color="auto"/>
            </w:tcBorders>
            <w:shd w:val="clear" w:color="auto" w:fill="auto"/>
            <w:noWrap/>
            <w:vAlign w:val="center"/>
          </w:tcPr>
          <w:p w14:paraId="6E399A26"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tcPr>
          <w:p w14:paraId="32DBA163"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p>
        </w:tc>
      </w:tr>
      <w:tr w:rsidR="00456396" w:rsidRPr="00710A79" w14:paraId="0547A504" w14:textId="77777777" w:rsidTr="00E86099">
        <w:trPr>
          <w:trHeight w:val="270"/>
        </w:trPr>
        <w:tc>
          <w:tcPr>
            <w:tcW w:w="653" w:type="dxa"/>
            <w:tcBorders>
              <w:top w:val="nil"/>
              <w:left w:val="single" w:sz="4" w:space="0" w:color="auto"/>
              <w:bottom w:val="single" w:sz="4" w:space="0" w:color="auto"/>
              <w:right w:val="single" w:sz="4" w:space="0" w:color="auto"/>
            </w:tcBorders>
          </w:tcPr>
          <w:p w14:paraId="403B5245"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ED0088B"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T00</w:t>
            </w:r>
          </w:p>
        </w:tc>
        <w:tc>
          <w:tcPr>
            <w:tcW w:w="2476" w:type="dxa"/>
            <w:tcBorders>
              <w:top w:val="nil"/>
              <w:left w:val="nil"/>
              <w:bottom w:val="single" w:sz="4" w:space="0" w:color="auto"/>
              <w:right w:val="single" w:sz="4" w:space="0" w:color="auto"/>
            </w:tcBorders>
            <w:shd w:val="clear" w:color="auto" w:fill="auto"/>
            <w:noWrap/>
            <w:vAlign w:val="center"/>
            <w:hideMark/>
          </w:tcPr>
          <w:p w14:paraId="4DE4906A"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origApp</w:t>
            </w:r>
          </w:p>
        </w:tc>
        <w:tc>
          <w:tcPr>
            <w:tcW w:w="1822" w:type="dxa"/>
            <w:tcBorders>
              <w:top w:val="nil"/>
              <w:left w:val="nil"/>
              <w:bottom w:val="single" w:sz="4" w:space="0" w:color="auto"/>
              <w:right w:val="single" w:sz="4" w:space="0" w:color="auto"/>
            </w:tcBorders>
            <w:shd w:val="clear" w:color="auto" w:fill="auto"/>
            <w:noWrap/>
            <w:vAlign w:val="center"/>
            <w:hideMark/>
          </w:tcPr>
          <w:p w14:paraId="54851D21"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vAlign w:val="center"/>
            <w:hideMark/>
          </w:tcPr>
          <w:p w14:paraId="11BB670A"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5D6C9B43"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hideMark/>
          </w:tcPr>
          <w:p w14:paraId="2A8D2EC2"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1-还金方，2-收金方</w:t>
            </w:r>
          </w:p>
        </w:tc>
      </w:tr>
      <w:tr w:rsidR="00456396" w:rsidRPr="00710A79" w14:paraId="5E979208" w14:textId="77777777" w:rsidTr="00E86099">
        <w:trPr>
          <w:trHeight w:val="270"/>
        </w:trPr>
        <w:tc>
          <w:tcPr>
            <w:tcW w:w="653" w:type="dxa"/>
            <w:tcBorders>
              <w:top w:val="nil"/>
              <w:left w:val="single" w:sz="4" w:space="0" w:color="auto"/>
              <w:bottom w:val="single" w:sz="4" w:space="0" w:color="auto"/>
              <w:right w:val="single" w:sz="4" w:space="0" w:color="auto"/>
            </w:tcBorders>
            <w:vAlign w:val="center"/>
          </w:tcPr>
          <w:p w14:paraId="28924A72"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F3EAF8A"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2476" w:type="dxa"/>
            <w:tcBorders>
              <w:top w:val="nil"/>
              <w:left w:val="nil"/>
              <w:bottom w:val="single" w:sz="4" w:space="0" w:color="auto"/>
              <w:right w:val="single" w:sz="4" w:space="0" w:color="auto"/>
            </w:tcBorders>
            <w:shd w:val="clear" w:color="auto" w:fill="auto"/>
            <w:noWrap/>
            <w:vAlign w:val="center"/>
          </w:tcPr>
          <w:p w14:paraId="72E0F67B"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1822" w:type="dxa"/>
            <w:tcBorders>
              <w:top w:val="nil"/>
              <w:left w:val="nil"/>
              <w:bottom w:val="single" w:sz="4" w:space="0" w:color="auto"/>
              <w:right w:val="single" w:sz="4" w:space="0" w:color="auto"/>
            </w:tcBorders>
            <w:shd w:val="clear" w:color="auto" w:fill="auto"/>
            <w:noWrap/>
            <w:vAlign w:val="center"/>
          </w:tcPr>
          <w:p w14:paraId="3B5CB31C"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vAlign w:val="center"/>
          </w:tcPr>
          <w:p w14:paraId="6E501EB2"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816" w:type="dxa"/>
            <w:tcBorders>
              <w:top w:val="nil"/>
              <w:left w:val="nil"/>
              <w:bottom w:val="single" w:sz="4" w:space="0" w:color="auto"/>
              <w:right w:val="single" w:sz="4" w:space="0" w:color="auto"/>
            </w:tcBorders>
            <w:shd w:val="clear" w:color="auto" w:fill="auto"/>
            <w:noWrap/>
            <w:vAlign w:val="center"/>
          </w:tcPr>
          <w:p w14:paraId="12B69797"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tcPr>
          <w:p w14:paraId="01E23854"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p>
        </w:tc>
      </w:tr>
      <w:tr w:rsidR="0077711C" w:rsidRPr="00710A79" w14:paraId="0C61748F" w14:textId="77777777" w:rsidTr="00E86099">
        <w:trPr>
          <w:trHeight w:val="270"/>
        </w:trPr>
        <w:tc>
          <w:tcPr>
            <w:tcW w:w="653" w:type="dxa"/>
            <w:tcBorders>
              <w:top w:val="nil"/>
              <w:left w:val="single" w:sz="4" w:space="0" w:color="auto"/>
              <w:bottom w:val="single" w:sz="4" w:space="0" w:color="auto"/>
              <w:right w:val="single" w:sz="4" w:space="0" w:color="auto"/>
            </w:tcBorders>
            <w:vAlign w:val="center"/>
          </w:tcPr>
          <w:p w14:paraId="77CA1A7E" w14:textId="77777777" w:rsidR="0077711C" w:rsidRPr="0030576E" w:rsidRDefault="0077711C"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F673F99"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2476" w:type="dxa"/>
            <w:tcBorders>
              <w:top w:val="nil"/>
              <w:left w:val="nil"/>
              <w:bottom w:val="single" w:sz="4" w:space="0" w:color="auto"/>
              <w:right w:val="single" w:sz="4" w:space="0" w:color="auto"/>
            </w:tcBorders>
            <w:shd w:val="clear" w:color="auto" w:fill="auto"/>
            <w:noWrap/>
            <w:vAlign w:val="center"/>
          </w:tcPr>
          <w:p w14:paraId="56FF92BE"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1822" w:type="dxa"/>
            <w:tcBorders>
              <w:top w:val="nil"/>
              <w:left w:val="nil"/>
              <w:bottom w:val="single" w:sz="4" w:space="0" w:color="auto"/>
              <w:right w:val="single" w:sz="4" w:space="0" w:color="auto"/>
            </w:tcBorders>
            <w:shd w:val="clear" w:color="auto" w:fill="auto"/>
            <w:noWrap/>
            <w:vAlign w:val="center"/>
          </w:tcPr>
          <w:p w14:paraId="25AD6BC6"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tcPr>
          <w:p w14:paraId="090C623A"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816" w:type="dxa"/>
            <w:tcBorders>
              <w:top w:val="nil"/>
              <w:left w:val="nil"/>
              <w:bottom w:val="single" w:sz="4" w:space="0" w:color="auto"/>
              <w:right w:val="single" w:sz="4" w:space="0" w:color="auto"/>
            </w:tcBorders>
            <w:shd w:val="clear" w:color="auto" w:fill="auto"/>
            <w:noWrap/>
            <w:vAlign w:val="center"/>
          </w:tcPr>
          <w:p w14:paraId="3B20EFA3"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tcPr>
          <w:p w14:paraId="79960C44"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p>
        </w:tc>
      </w:tr>
      <w:tr w:rsidR="00456396" w:rsidRPr="00710A79" w14:paraId="431FBFE2" w14:textId="77777777" w:rsidTr="00E86099">
        <w:trPr>
          <w:trHeight w:val="270"/>
        </w:trPr>
        <w:tc>
          <w:tcPr>
            <w:tcW w:w="653" w:type="dxa"/>
            <w:tcBorders>
              <w:top w:val="nil"/>
              <w:left w:val="single" w:sz="4" w:space="0" w:color="auto"/>
              <w:bottom w:val="single" w:sz="4" w:space="0" w:color="auto"/>
              <w:right w:val="single" w:sz="4" w:space="0" w:color="auto"/>
            </w:tcBorders>
            <w:vAlign w:val="center"/>
          </w:tcPr>
          <w:p w14:paraId="11C13C23"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D2CC84E"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2476" w:type="dxa"/>
            <w:tcBorders>
              <w:top w:val="nil"/>
              <w:left w:val="nil"/>
              <w:bottom w:val="single" w:sz="4" w:space="0" w:color="auto"/>
              <w:right w:val="single" w:sz="4" w:space="0" w:color="auto"/>
            </w:tcBorders>
            <w:shd w:val="clear" w:color="auto" w:fill="auto"/>
            <w:noWrap/>
            <w:vAlign w:val="center"/>
          </w:tcPr>
          <w:p w14:paraId="7A0D3E03"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1822" w:type="dxa"/>
            <w:tcBorders>
              <w:top w:val="nil"/>
              <w:left w:val="nil"/>
              <w:bottom w:val="single" w:sz="4" w:space="0" w:color="auto"/>
              <w:right w:val="single" w:sz="4" w:space="0" w:color="auto"/>
            </w:tcBorders>
            <w:shd w:val="clear" w:color="auto" w:fill="auto"/>
            <w:noWrap/>
            <w:vAlign w:val="center"/>
          </w:tcPr>
          <w:p w14:paraId="6910E595"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vAlign w:val="center"/>
          </w:tcPr>
          <w:p w14:paraId="484485EE"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816" w:type="dxa"/>
            <w:tcBorders>
              <w:top w:val="nil"/>
              <w:left w:val="nil"/>
              <w:bottom w:val="single" w:sz="4" w:space="0" w:color="auto"/>
              <w:right w:val="single" w:sz="4" w:space="0" w:color="auto"/>
            </w:tcBorders>
            <w:shd w:val="clear" w:color="auto" w:fill="auto"/>
            <w:noWrap/>
            <w:vAlign w:val="center"/>
          </w:tcPr>
          <w:p w14:paraId="07D2DE85" w14:textId="77777777" w:rsidR="00456396" w:rsidRPr="00492469" w:rsidRDefault="00456396"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tcPr>
          <w:p w14:paraId="3FAF4CBD" w14:textId="77777777" w:rsidR="00456396" w:rsidRPr="0030576E" w:rsidRDefault="00456396" w:rsidP="00227877">
            <w:pPr>
              <w:widowControl/>
              <w:spacing w:line="240" w:lineRule="auto"/>
              <w:ind w:firstLineChars="0" w:firstLine="0"/>
              <w:rPr>
                <w:rFonts w:ascii="宋体" w:eastAsia="宋体" w:hAnsi="宋体" w:cs="宋体"/>
                <w:color w:val="000000"/>
                <w:kern w:val="0"/>
                <w:sz w:val="20"/>
                <w:szCs w:val="20"/>
              </w:rPr>
            </w:pPr>
          </w:p>
        </w:tc>
      </w:tr>
      <w:tr w:rsidR="00456396" w:rsidRPr="00710A79" w14:paraId="38F8A240" w14:textId="77777777" w:rsidTr="00E86099">
        <w:trPr>
          <w:trHeight w:val="720"/>
        </w:trPr>
        <w:tc>
          <w:tcPr>
            <w:tcW w:w="653" w:type="dxa"/>
            <w:tcBorders>
              <w:top w:val="nil"/>
              <w:left w:val="single" w:sz="4" w:space="0" w:color="auto"/>
              <w:bottom w:val="single" w:sz="4" w:space="0" w:color="auto"/>
              <w:right w:val="single" w:sz="4" w:space="0" w:color="auto"/>
            </w:tcBorders>
          </w:tcPr>
          <w:p w14:paraId="3411170C"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EADE7F3"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K05</w:t>
            </w:r>
          </w:p>
        </w:tc>
        <w:tc>
          <w:tcPr>
            <w:tcW w:w="2476" w:type="dxa"/>
            <w:tcBorders>
              <w:top w:val="nil"/>
              <w:left w:val="nil"/>
              <w:bottom w:val="single" w:sz="4" w:space="0" w:color="auto"/>
              <w:right w:val="single" w:sz="4" w:space="0" w:color="auto"/>
            </w:tcBorders>
            <w:shd w:val="clear" w:color="auto" w:fill="auto"/>
            <w:noWrap/>
            <w:vAlign w:val="center"/>
            <w:hideMark/>
          </w:tcPr>
          <w:p w14:paraId="40A81EC8"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applyState</w:t>
            </w:r>
          </w:p>
        </w:tc>
        <w:tc>
          <w:tcPr>
            <w:tcW w:w="1822" w:type="dxa"/>
            <w:tcBorders>
              <w:top w:val="nil"/>
              <w:left w:val="nil"/>
              <w:bottom w:val="single" w:sz="4" w:space="0" w:color="auto"/>
              <w:right w:val="single" w:sz="4" w:space="0" w:color="auto"/>
            </w:tcBorders>
            <w:shd w:val="clear" w:color="auto" w:fill="auto"/>
            <w:noWrap/>
            <w:vAlign w:val="center"/>
            <w:hideMark/>
          </w:tcPr>
          <w:p w14:paraId="0CB1BFC4"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申报状态</w:t>
            </w:r>
          </w:p>
        </w:tc>
        <w:tc>
          <w:tcPr>
            <w:tcW w:w="760" w:type="dxa"/>
            <w:tcBorders>
              <w:top w:val="nil"/>
              <w:left w:val="nil"/>
              <w:bottom w:val="single" w:sz="4" w:space="0" w:color="auto"/>
              <w:right w:val="single" w:sz="4" w:space="0" w:color="auto"/>
            </w:tcBorders>
            <w:shd w:val="clear" w:color="auto" w:fill="auto"/>
            <w:vAlign w:val="center"/>
            <w:hideMark/>
          </w:tcPr>
          <w:p w14:paraId="1A168544"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O</w:t>
            </w:r>
          </w:p>
        </w:tc>
        <w:tc>
          <w:tcPr>
            <w:tcW w:w="816" w:type="dxa"/>
            <w:tcBorders>
              <w:top w:val="nil"/>
              <w:left w:val="nil"/>
              <w:bottom w:val="single" w:sz="4" w:space="0" w:color="auto"/>
              <w:right w:val="single" w:sz="4" w:space="0" w:color="auto"/>
            </w:tcBorders>
            <w:shd w:val="clear" w:color="auto" w:fill="auto"/>
            <w:noWrap/>
            <w:vAlign w:val="center"/>
            <w:hideMark/>
          </w:tcPr>
          <w:p w14:paraId="6D034AFB"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vAlign w:val="center"/>
            <w:hideMark/>
          </w:tcPr>
          <w:p w14:paraId="326071C0"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3-已提交，4-已撤销，5-已配对，6-审批通过，7-审批不通过，8-审批失败。</w:t>
            </w:r>
          </w:p>
        </w:tc>
      </w:tr>
      <w:tr w:rsidR="00456396" w:rsidRPr="00710A79" w14:paraId="48BB8607" w14:textId="77777777" w:rsidTr="00E86099">
        <w:trPr>
          <w:trHeight w:val="270"/>
        </w:trPr>
        <w:tc>
          <w:tcPr>
            <w:tcW w:w="653" w:type="dxa"/>
            <w:tcBorders>
              <w:top w:val="nil"/>
              <w:left w:val="single" w:sz="4" w:space="0" w:color="auto"/>
              <w:bottom w:val="single" w:sz="4" w:space="0" w:color="auto"/>
              <w:right w:val="single" w:sz="4" w:space="0" w:color="auto"/>
            </w:tcBorders>
          </w:tcPr>
          <w:p w14:paraId="35754060"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E337585"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M60</w:t>
            </w:r>
          </w:p>
        </w:tc>
        <w:tc>
          <w:tcPr>
            <w:tcW w:w="2476" w:type="dxa"/>
            <w:tcBorders>
              <w:top w:val="nil"/>
              <w:left w:val="nil"/>
              <w:bottom w:val="single" w:sz="4" w:space="0" w:color="auto"/>
              <w:right w:val="single" w:sz="4" w:space="0" w:color="auto"/>
            </w:tcBorders>
            <w:shd w:val="clear" w:color="auto" w:fill="auto"/>
            <w:vAlign w:val="center"/>
            <w:hideMark/>
          </w:tcPr>
          <w:p w14:paraId="47305691"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traderID</w:t>
            </w:r>
          </w:p>
        </w:tc>
        <w:tc>
          <w:tcPr>
            <w:tcW w:w="1822" w:type="dxa"/>
            <w:tcBorders>
              <w:top w:val="nil"/>
              <w:left w:val="nil"/>
              <w:bottom w:val="single" w:sz="4" w:space="0" w:color="auto"/>
              <w:right w:val="single" w:sz="4" w:space="0" w:color="auto"/>
            </w:tcBorders>
            <w:shd w:val="clear" w:color="auto" w:fill="auto"/>
            <w:noWrap/>
            <w:vAlign w:val="center"/>
            <w:hideMark/>
          </w:tcPr>
          <w:p w14:paraId="2475DE35"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用户</w:t>
            </w:r>
            <w:r w:rsidRPr="00710A7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hideMark/>
          </w:tcPr>
          <w:p w14:paraId="58DA4F73"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4A26D175"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2269" w:type="dxa"/>
            <w:tcBorders>
              <w:top w:val="nil"/>
              <w:left w:val="nil"/>
              <w:bottom w:val="single" w:sz="4" w:space="0" w:color="auto"/>
              <w:right w:val="single" w:sz="4" w:space="0" w:color="auto"/>
            </w:tcBorders>
            <w:shd w:val="clear" w:color="auto" w:fill="auto"/>
            <w:noWrap/>
            <w:vAlign w:val="center"/>
            <w:hideMark/>
          </w:tcPr>
          <w:p w14:paraId="4E3E57CF"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p>
        </w:tc>
      </w:tr>
      <w:tr w:rsidR="00456396" w:rsidRPr="00710A79" w14:paraId="3874945E" w14:textId="77777777" w:rsidTr="00E86099">
        <w:trPr>
          <w:trHeight w:val="270"/>
        </w:trPr>
        <w:tc>
          <w:tcPr>
            <w:tcW w:w="653" w:type="dxa"/>
            <w:tcBorders>
              <w:top w:val="nil"/>
              <w:left w:val="single" w:sz="4" w:space="0" w:color="auto"/>
              <w:bottom w:val="single" w:sz="4" w:space="0" w:color="auto"/>
              <w:right w:val="single" w:sz="4" w:space="0" w:color="auto"/>
            </w:tcBorders>
          </w:tcPr>
          <w:p w14:paraId="5D118E9C"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598EF3C" w14:textId="6404CEF6" w:rsidR="00456396" w:rsidRPr="00710A79" w:rsidRDefault="005E7D9A" w:rsidP="005A585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sidR="005A5857">
              <w:rPr>
                <w:rFonts w:ascii="宋体" w:eastAsia="宋体" w:hAnsi="宋体" w:cs="宋体" w:hint="eastAsia"/>
                <w:color w:val="000000"/>
                <w:kern w:val="0"/>
                <w:sz w:val="20"/>
                <w:szCs w:val="20"/>
              </w:rPr>
              <w:t>95</w:t>
            </w:r>
          </w:p>
        </w:tc>
        <w:tc>
          <w:tcPr>
            <w:tcW w:w="2476" w:type="dxa"/>
            <w:tcBorders>
              <w:top w:val="nil"/>
              <w:left w:val="nil"/>
              <w:bottom w:val="single" w:sz="4" w:space="0" w:color="auto"/>
              <w:right w:val="single" w:sz="4" w:space="0" w:color="auto"/>
            </w:tcBorders>
            <w:shd w:val="clear" w:color="auto" w:fill="auto"/>
            <w:vAlign w:val="center"/>
            <w:hideMark/>
          </w:tcPr>
          <w:p w14:paraId="571E8E3D" w14:textId="78E2176D"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r w:rsidR="00420BC5" w:rsidRPr="004F120C">
              <w:rPr>
                <w:rFonts w:ascii="宋体" w:eastAsia="宋体" w:hAnsi="宋体" w:cs="宋体"/>
                <w:color w:val="000000"/>
                <w:kern w:val="0"/>
                <w:sz w:val="20"/>
                <w:szCs w:val="20"/>
              </w:rPr>
              <w:t>applyDetailInfoData</w:t>
            </w:r>
            <w:r w:rsidRPr="00710A79">
              <w:rPr>
                <w:rFonts w:ascii="宋体" w:eastAsia="宋体" w:hAnsi="宋体" w:cs="宋体" w:hint="eastAsia"/>
                <w:color w:val="000000"/>
                <w:kern w:val="0"/>
                <w:sz w:val="20"/>
                <w:szCs w:val="20"/>
              </w:rPr>
              <w:t>]</w:t>
            </w:r>
          </w:p>
        </w:tc>
        <w:tc>
          <w:tcPr>
            <w:tcW w:w="1822" w:type="dxa"/>
            <w:tcBorders>
              <w:top w:val="nil"/>
              <w:left w:val="nil"/>
              <w:bottom w:val="single" w:sz="4" w:space="0" w:color="auto"/>
              <w:right w:val="single" w:sz="4" w:space="0" w:color="auto"/>
            </w:tcBorders>
            <w:shd w:val="clear" w:color="auto" w:fill="auto"/>
            <w:noWrap/>
            <w:vAlign w:val="center"/>
            <w:hideMark/>
          </w:tcPr>
          <w:p w14:paraId="4A4391E7" w14:textId="77777777" w:rsidR="00456396" w:rsidRPr="00710A79" w:rsidRDefault="00456396" w:rsidP="008F25A2">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租借还金申</w:t>
            </w:r>
            <w:r>
              <w:rPr>
                <w:rFonts w:ascii="宋体" w:eastAsia="宋体" w:hAnsi="宋体" w:cs="宋体" w:hint="eastAsia"/>
                <w:color w:val="000000"/>
                <w:kern w:val="0"/>
                <w:sz w:val="20"/>
                <w:szCs w:val="20"/>
              </w:rPr>
              <w:t>报</w:t>
            </w:r>
            <w:r w:rsidRPr="00710A79">
              <w:rPr>
                <w:rFonts w:ascii="宋体" w:eastAsia="宋体" w:hAnsi="宋体" w:cs="宋体" w:hint="eastAsia"/>
                <w:color w:val="000000"/>
                <w:kern w:val="0"/>
                <w:sz w:val="20"/>
                <w:szCs w:val="20"/>
              </w:rPr>
              <w:t>信息</w:t>
            </w:r>
            <w:r>
              <w:rPr>
                <w:rFonts w:ascii="宋体" w:eastAsia="宋体" w:hAnsi="宋体" w:cs="宋体" w:hint="eastAsia"/>
                <w:color w:val="000000"/>
                <w:kern w:val="0"/>
                <w:sz w:val="20"/>
                <w:szCs w:val="20"/>
              </w:rPr>
              <w:t>数据</w:t>
            </w:r>
          </w:p>
        </w:tc>
        <w:tc>
          <w:tcPr>
            <w:tcW w:w="760" w:type="dxa"/>
            <w:tcBorders>
              <w:top w:val="nil"/>
              <w:left w:val="nil"/>
              <w:bottom w:val="single" w:sz="4" w:space="0" w:color="auto"/>
              <w:right w:val="single" w:sz="4" w:space="0" w:color="auto"/>
            </w:tcBorders>
            <w:shd w:val="clear" w:color="auto" w:fill="auto"/>
            <w:noWrap/>
            <w:vAlign w:val="center"/>
            <w:hideMark/>
          </w:tcPr>
          <w:p w14:paraId="1D41194C"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hideMark/>
          </w:tcPr>
          <w:p w14:paraId="65742BEF"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hideMark/>
          </w:tcPr>
          <w:p w14:paraId="34C659EC" w14:textId="77777777" w:rsidR="00456396" w:rsidRPr="00D84A76"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456396" w:rsidRPr="00710A79" w14:paraId="0E7B1C85" w14:textId="77777777" w:rsidTr="00860B23">
        <w:trPr>
          <w:trHeight w:val="270"/>
        </w:trPr>
        <w:tc>
          <w:tcPr>
            <w:tcW w:w="653" w:type="dxa"/>
            <w:tcBorders>
              <w:top w:val="nil"/>
              <w:left w:val="single" w:sz="4" w:space="0" w:color="auto"/>
              <w:bottom w:val="single" w:sz="4" w:space="0" w:color="auto"/>
              <w:right w:val="single" w:sz="4" w:space="0" w:color="auto"/>
            </w:tcBorders>
          </w:tcPr>
          <w:p w14:paraId="6B6CA79F"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26777EC"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p>
        </w:tc>
        <w:tc>
          <w:tcPr>
            <w:tcW w:w="2476" w:type="dxa"/>
            <w:tcBorders>
              <w:top w:val="nil"/>
              <w:left w:val="nil"/>
              <w:bottom w:val="single" w:sz="4" w:space="0" w:color="auto"/>
              <w:right w:val="single" w:sz="4" w:space="0" w:color="auto"/>
            </w:tcBorders>
            <w:shd w:val="clear" w:color="auto" w:fill="auto"/>
            <w:vAlign w:val="center"/>
          </w:tcPr>
          <w:p w14:paraId="167067A3"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p>
        </w:tc>
        <w:tc>
          <w:tcPr>
            <w:tcW w:w="1822" w:type="dxa"/>
            <w:tcBorders>
              <w:top w:val="nil"/>
              <w:left w:val="nil"/>
              <w:bottom w:val="single" w:sz="4" w:space="0" w:color="auto"/>
              <w:right w:val="single" w:sz="4" w:space="0" w:color="auto"/>
            </w:tcBorders>
            <w:shd w:val="clear" w:color="auto" w:fill="auto"/>
            <w:noWrap/>
            <w:vAlign w:val="center"/>
            <w:hideMark/>
          </w:tcPr>
          <w:p w14:paraId="714495F4" w14:textId="77777777" w:rsidR="00456396" w:rsidRPr="00710A79" w:rsidRDefault="00456396" w:rsidP="008F25A2">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租借还金申</w:t>
            </w:r>
            <w:r>
              <w:rPr>
                <w:rFonts w:ascii="宋体" w:eastAsia="宋体" w:hAnsi="宋体" w:cs="宋体" w:hint="eastAsia"/>
                <w:color w:val="000000"/>
                <w:kern w:val="0"/>
                <w:sz w:val="20"/>
                <w:szCs w:val="20"/>
              </w:rPr>
              <w:t>报</w:t>
            </w:r>
            <w:r w:rsidRPr="00710A79">
              <w:rPr>
                <w:rFonts w:ascii="宋体" w:eastAsia="宋体" w:hAnsi="宋体" w:cs="宋体" w:hint="eastAsia"/>
                <w:color w:val="000000"/>
                <w:kern w:val="0"/>
                <w:sz w:val="20"/>
                <w:szCs w:val="20"/>
              </w:rPr>
              <w:t>信息</w:t>
            </w:r>
          </w:p>
        </w:tc>
        <w:tc>
          <w:tcPr>
            <w:tcW w:w="760" w:type="dxa"/>
            <w:tcBorders>
              <w:top w:val="nil"/>
              <w:left w:val="nil"/>
              <w:bottom w:val="single" w:sz="4" w:space="0" w:color="auto"/>
              <w:right w:val="single" w:sz="4" w:space="0" w:color="auto"/>
            </w:tcBorders>
            <w:shd w:val="clear" w:color="auto" w:fill="auto"/>
            <w:noWrap/>
            <w:vAlign w:val="center"/>
          </w:tcPr>
          <w:p w14:paraId="6F39A541"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p>
        </w:tc>
        <w:tc>
          <w:tcPr>
            <w:tcW w:w="816" w:type="dxa"/>
            <w:tcBorders>
              <w:top w:val="nil"/>
              <w:left w:val="nil"/>
              <w:bottom w:val="single" w:sz="4" w:space="0" w:color="auto"/>
              <w:right w:val="single" w:sz="4" w:space="0" w:color="auto"/>
            </w:tcBorders>
            <w:shd w:val="clear" w:color="auto" w:fill="auto"/>
            <w:vAlign w:val="center"/>
          </w:tcPr>
          <w:p w14:paraId="118592F2" w14:textId="77777777" w:rsidR="00456396" w:rsidRPr="00D84A76" w:rsidRDefault="00456396" w:rsidP="00BA35CD">
            <w:pPr>
              <w:widowControl/>
              <w:spacing w:line="240" w:lineRule="auto"/>
              <w:ind w:firstLineChars="0" w:firstLine="0"/>
              <w:jc w:val="left"/>
              <w:rPr>
                <w:rFonts w:ascii="宋体" w:eastAsia="宋体" w:hAnsi="宋体" w:cs="宋体"/>
                <w:color w:val="000000"/>
                <w:kern w:val="0"/>
                <w:sz w:val="20"/>
                <w:szCs w:val="20"/>
              </w:rPr>
            </w:pPr>
          </w:p>
        </w:tc>
        <w:tc>
          <w:tcPr>
            <w:tcW w:w="2269" w:type="dxa"/>
            <w:tcBorders>
              <w:top w:val="nil"/>
              <w:left w:val="nil"/>
              <w:bottom w:val="single" w:sz="4" w:space="0" w:color="auto"/>
              <w:right w:val="single" w:sz="4" w:space="0" w:color="auto"/>
            </w:tcBorders>
            <w:shd w:val="clear" w:color="auto" w:fill="auto"/>
            <w:noWrap/>
          </w:tcPr>
          <w:p w14:paraId="4C6309C8" w14:textId="77777777" w:rsidR="00456396" w:rsidRPr="00D84A76" w:rsidRDefault="00456396" w:rsidP="00BA35CD">
            <w:pPr>
              <w:widowControl/>
              <w:spacing w:line="240" w:lineRule="auto"/>
              <w:ind w:firstLineChars="0" w:firstLine="0"/>
              <w:jc w:val="left"/>
              <w:rPr>
                <w:rFonts w:ascii="宋体" w:eastAsia="宋体" w:hAnsi="宋体" w:cs="宋体"/>
                <w:color w:val="000000"/>
                <w:kern w:val="0"/>
                <w:sz w:val="20"/>
                <w:szCs w:val="20"/>
              </w:rPr>
            </w:pPr>
          </w:p>
        </w:tc>
      </w:tr>
      <w:tr w:rsidR="00ED281F" w:rsidRPr="00710A79" w14:paraId="5BABFF52" w14:textId="77777777" w:rsidTr="00E86099">
        <w:trPr>
          <w:trHeight w:val="270"/>
        </w:trPr>
        <w:tc>
          <w:tcPr>
            <w:tcW w:w="653" w:type="dxa"/>
            <w:tcBorders>
              <w:top w:val="nil"/>
              <w:left w:val="single" w:sz="4" w:space="0" w:color="auto"/>
              <w:bottom w:val="single" w:sz="4" w:space="0" w:color="auto"/>
              <w:right w:val="single" w:sz="4" w:space="0" w:color="auto"/>
            </w:tcBorders>
          </w:tcPr>
          <w:p w14:paraId="2401CC25" w14:textId="77777777" w:rsidR="00ED281F" w:rsidRPr="00316455" w:rsidRDefault="00ED281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lastRenderedPageBreak/>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4017943"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2476" w:type="dxa"/>
            <w:tcBorders>
              <w:top w:val="nil"/>
              <w:left w:val="nil"/>
              <w:bottom w:val="single" w:sz="4" w:space="0" w:color="auto"/>
              <w:right w:val="single" w:sz="4" w:space="0" w:color="auto"/>
            </w:tcBorders>
            <w:shd w:val="clear" w:color="auto" w:fill="auto"/>
            <w:vAlign w:val="center"/>
            <w:hideMark/>
          </w:tcPr>
          <w:p w14:paraId="7795E6AA"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1822" w:type="dxa"/>
            <w:tcBorders>
              <w:top w:val="nil"/>
              <w:left w:val="nil"/>
              <w:bottom w:val="single" w:sz="4" w:space="0" w:color="auto"/>
              <w:right w:val="single" w:sz="4" w:space="0" w:color="auto"/>
            </w:tcBorders>
            <w:shd w:val="clear" w:color="auto" w:fill="auto"/>
            <w:noWrap/>
            <w:vAlign w:val="center"/>
            <w:hideMark/>
          </w:tcPr>
          <w:p w14:paraId="4CBEF42E"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租借还金申报编号</w:t>
            </w:r>
          </w:p>
        </w:tc>
        <w:tc>
          <w:tcPr>
            <w:tcW w:w="760" w:type="dxa"/>
            <w:tcBorders>
              <w:top w:val="nil"/>
              <w:left w:val="nil"/>
              <w:bottom w:val="single" w:sz="4" w:space="0" w:color="auto"/>
              <w:right w:val="single" w:sz="4" w:space="0" w:color="auto"/>
            </w:tcBorders>
            <w:shd w:val="clear" w:color="auto" w:fill="auto"/>
            <w:noWrap/>
            <w:vAlign w:val="center"/>
            <w:hideMark/>
          </w:tcPr>
          <w:p w14:paraId="54AA5C41"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hideMark/>
          </w:tcPr>
          <w:p w14:paraId="26A217C2" w14:textId="77777777" w:rsidR="00ED281F" w:rsidRPr="00D84A76" w:rsidRDefault="00ED281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hideMark/>
          </w:tcPr>
          <w:p w14:paraId="337647C4" w14:textId="77777777" w:rsidR="00ED281F" w:rsidRPr="00D84A76" w:rsidRDefault="00ED281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07658FF8" w14:textId="77777777" w:rsidTr="00E86099">
        <w:trPr>
          <w:trHeight w:val="270"/>
        </w:trPr>
        <w:tc>
          <w:tcPr>
            <w:tcW w:w="653" w:type="dxa"/>
            <w:tcBorders>
              <w:top w:val="nil"/>
              <w:left w:val="single" w:sz="4" w:space="0" w:color="auto"/>
              <w:bottom w:val="single" w:sz="4" w:space="0" w:color="auto"/>
              <w:right w:val="single" w:sz="4" w:space="0" w:color="auto"/>
            </w:tcBorders>
          </w:tcPr>
          <w:p w14:paraId="706ED3D0" w14:textId="77777777" w:rsidR="00ED281F" w:rsidRDefault="00ED281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6C0C966"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2476" w:type="dxa"/>
            <w:tcBorders>
              <w:top w:val="nil"/>
              <w:left w:val="nil"/>
              <w:bottom w:val="single" w:sz="4" w:space="0" w:color="auto"/>
              <w:right w:val="single" w:sz="4" w:space="0" w:color="auto"/>
            </w:tcBorders>
            <w:shd w:val="clear" w:color="auto" w:fill="auto"/>
            <w:vAlign w:val="center"/>
          </w:tcPr>
          <w:p w14:paraId="0CFB2B32"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sidRPr="000855BA">
              <w:rPr>
                <w:rFonts w:ascii="宋体" w:eastAsia="宋体" w:hAnsi="宋体" w:cs="宋体"/>
                <w:color w:val="000000"/>
                <w:kern w:val="0"/>
                <w:sz w:val="20"/>
                <w:szCs w:val="20"/>
              </w:rPr>
              <w:t>sheetNo</w:t>
            </w:r>
          </w:p>
        </w:tc>
        <w:tc>
          <w:tcPr>
            <w:tcW w:w="1822" w:type="dxa"/>
            <w:tcBorders>
              <w:top w:val="nil"/>
              <w:left w:val="nil"/>
              <w:bottom w:val="single" w:sz="4" w:space="0" w:color="auto"/>
              <w:right w:val="single" w:sz="4" w:space="0" w:color="auto"/>
            </w:tcBorders>
            <w:shd w:val="clear" w:color="auto" w:fill="auto"/>
            <w:noWrap/>
            <w:vAlign w:val="center"/>
          </w:tcPr>
          <w:p w14:paraId="1AB4C82D"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租借登记编号</w:t>
            </w:r>
          </w:p>
        </w:tc>
        <w:tc>
          <w:tcPr>
            <w:tcW w:w="760" w:type="dxa"/>
            <w:tcBorders>
              <w:top w:val="nil"/>
              <w:left w:val="nil"/>
              <w:bottom w:val="single" w:sz="4" w:space="0" w:color="auto"/>
              <w:right w:val="single" w:sz="4" w:space="0" w:color="auto"/>
            </w:tcBorders>
            <w:shd w:val="clear" w:color="auto" w:fill="auto"/>
            <w:noWrap/>
            <w:vAlign w:val="center"/>
          </w:tcPr>
          <w:p w14:paraId="247023DE" w14:textId="77777777" w:rsidR="00ED281F" w:rsidRPr="00710A79" w:rsidRDefault="00ED281F"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7D1CB3FE" w14:textId="77777777" w:rsidR="00ED281F" w:rsidRDefault="00ED281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513207E4" w14:textId="77777777" w:rsidR="00ED281F" w:rsidRDefault="00ED281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456396" w:rsidRPr="00710A79" w14:paraId="2B98B1D0" w14:textId="77777777" w:rsidTr="00E86099">
        <w:trPr>
          <w:trHeight w:val="270"/>
        </w:trPr>
        <w:tc>
          <w:tcPr>
            <w:tcW w:w="653" w:type="dxa"/>
            <w:tcBorders>
              <w:top w:val="nil"/>
              <w:left w:val="single" w:sz="4" w:space="0" w:color="auto"/>
              <w:bottom w:val="single" w:sz="4" w:space="0" w:color="auto"/>
              <w:right w:val="single" w:sz="4" w:space="0" w:color="auto"/>
            </w:tcBorders>
          </w:tcPr>
          <w:p w14:paraId="5E50E446" w14:textId="77777777" w:rsidR="00456396" w:rsidRPr="00316455"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05240B2"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2476" w:type="dxa"/>
            <w:tcBorders>
              <w:top w:val="nil"/>
              <w:left w:val="nil"/>
              <w:bottom w:val="single" w:sz="4" w:space="0" w:color="auto"/>
              <w:right w:val="single" w:sz="4" w:space="0" w:color="auto"/>
            </w:tcBorders>
            <w:shd w:val="clear" w:color="auto" w:fill="auto"/>
            <w:noWrap/>
            <w:vAlign w:val="center"/>
            <w:hideMark/>
          </w:tcPr>
          <w:p w14:paraId="4E88E2C0"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applyDate</w:t>
            </w:r>
          </w:p>
        </w:tc>
        <w:tc>
          <w:tcPr>
            <w:tcW w:w="1822" w:type="dxa"/>
            <w:tcBorders>
              <w:top w:val="nil"/>
              <w:left w:val="nil"/>
              <w:bottom w:val="single" w:sz="4" w:space="0" w:color="auto"/>
              <w:right w:val="single" w:sz="4" w:space="0" w:color="auto"/>
            </w:tcBorders>
            <w:shd w:val="clear" w:color="auto" w:fill="auto"/>
            <w:noWrap/>
            <w:vAlign w:val="center"/>
            <w:hideMark/>
          </w:tcPr>
          <w:p w14:paraId="746FC3C7"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710A79">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noWrap/>
            <w:vAlign w:val="center"/>
            <w:hideMark/>
          </w:tcPr>
          <w:p w14:paraId="7EB695EF"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hideMark/>
          </w:tcPr>
          <w:p w14:paraId="3DA300B7" w14:textId="77777777" w:rsidR="00456396" w:rsidRPr="00D84A76"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hideMark/>
          </w:tcPr>
          <w:p w14:paraId="315F2EF1" w14:textId="77777777" w:rsidR="00456396" w:rsidRPr="00D84A76"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456396" w:rsidRPr="00710A79" w14:paraId="1ACF9048" w14:textId="77777777" w:rsidTr="00E86099">
        <w:trPr>
          <w:trHeight w:val="270"/>
        </w:trPr>
        <w:tc>
          <w:tcPr>
            <w:tcW w:w="653" w:type="dxa"/>
            <w:tcBorders>
              <w:top w:val="nil"/>
              <w:left w:val="single" w:sz="4" w:space="0" w:color="auto"/>
              <w:bottom w:val="single" w:sz="4" w:space="0" w:color="auto"/>
              <w:right w:val="single" w:sz="4" w:space="0" w:color="auto"/>
            </w:tcBorders>
          </w:tcPr>
          <w:p w14:paraId="1BEA3F5F" w14:textId="77777777" w:rsidR="00456396" w:rsidRDefault="00456396" w:rsidP="00BA35CD">
            <w:pPr>
              <w:widowControl/>
              <w:spacing w:line="240" w:lineRule="auto"/>
              <w:ind w:firstLineChars="0" w:firstLine="0"/>
              <w:jc w:val="left"/>
              <w:rPr>
                <w:rFonts w:ascii="宋体" w:eastAsia="宋体" w:hAnsi="宋体" w:cs="宋体"/>
                <w:color w:val="000000"/>
                <w:kern w:val="0"/>
                <w:sz w:val="20"/>
                <w:szCs w:val="20"/>
              </w:rPr>
            </w:pPr>
            <w:r w:rsidRPr="00AC07C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48DEBF1"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581F76">
              <w:rPr>
                <w:rFonts w:ascii="宋体" w:eastAsia="宋体" w:hAnsi="宋体" w:cs="宋体" w:hint="eastAsia"/>
                <w:color w:val="000000"/>
                <w:kern w:val="0"/>
                <w:sz w:val="20"/>
                <w:szCs w:val="20"/>
              </w:rPr>
              <w:t>T15</w:t>
            </w:r>
          </w:p>
        </w:tc>
        <w:tc>
          <w:tcPr>
            <w:tcW w:w="2476" w:type="dxa"/>
            <w:tcBorders>
              <w:top w:val="nil"/>
              <w:left w:val="nil"/>
              <w:bottom w:val="single" w:sz="4" w:space="0" w:color="auto"/>
              <w:right w:val="single" w:sz="4" w:space="0" w:color="auto"/>
            </w:tcBorders>
            <w:shd w:val="clear" w:color="auto" w:fill="auto"/>
            <w:noWrap/>
            <w:vAlign w:val="center"/>
          </w:tcPr>
          <w:p w14:paraId="53A13A84"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581F76">
              <w:rPr>
                <w:rFonts w:ascii="宋体" w:eastAsia="宋体" w:hAnsi="宋体" w:cs="宋体" w:hint="eastAsia"/>
                <w:color w:val="000000"/>
                <w:kern w:val="0"/>
                <w:sz w:val="20"/>
                <w:szCs w:val="20"/>
              </w:rPr>
              <w:t>applyTradeDate</w:t>
            </w:r>
          </w:p>
        </w:tc>
        <w:tc>
          <w:tcPr>
            <w:tcW w:w="1822" w:type="dxa"/>
            <w:tcBorders>
              <w:top w:val="nil"/>
              <w:left w:val="nil"/>
              <w:bottom w:val="single" w:sz="4" w:space="0" w:color="auto"/>
              <w:right w:val="single" w:sz="4" w:space="0" w:color="auto"/>
            </w:tcBorders>
            <w:shd w:val="clear" w:color="auto" w:fill="auto"/>
            <w:noWrap/>
            <w:vAlign w:val="center"/>
          </w:tcPr>
          <w:p w14:paraId="6B4EBC1B"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申报交易日期</w:t>
            </w:r>
          </w:p>
        </w:tc>
        <w:tc>
          <w:tcPr>
            <w:tcW w:w="760" w:type="dxa"/>
            <w:tcBorders>
              <w:top w:val="nil"/>
              <w:left w:val="nil"/>
              <w:bottom w:val="single" w:sz="4" w:space="0" w:color="auto"/>
              <w:right w:val="single" w:sz="4" w:space="0" w:color="auto"/>
            </w:tcBorders>
            <w:shd w:val="clear" w:color="auto" w:fill="auto"/>
            <w:noWrap/>
            <w:vAlign w:val="center"/>
          </w:tcPr>
          <w:p w14:paraId="46935610"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tcPr>
          <w:p w14:paraId="1D598034" w14:textId="77777777" w:rsidR="00456396"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0D97FCF2" w14:textId="77777777" w:rsidR="00456396"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456396" w:rsidRPr="00710A79" w14:paraId="6623FF52" w14:textId="77777777" w:rsidTr="00E86099">
        <w:trPr>
          <w:trHeight w:val="270"/>
        </w:trPr>
        <w:tc>
          <w:tcPr>
            <w:tcW w:w="653" w:type="dxa"/>
            <w:tcBorders>
              <w:top w:val="nil"/>
              <w:left w:val="single" w:sz="4" w:space="0" w:color="auto"/>
              <w:bottom w:val="single" w:sz="4" w:space="0" w:color="auto"/>
              <w:right w:val="single" w:sz="4" w:space="0" w:color="auto"/>
            </w:tcBorders>
          </w:tcPr>
          <w:p w14:paraId="27DECEC2" w14:textId="77777777" w:rsidR="00456396" w:rsidRPr="00316455" w:rsidRDefault="00456396" w:rsidP="00BA35CD">
            <w:pPr>
              <w:widowControl/>
              <w:spacing w:line="240" w:lineRule="auto"/>
              <w:ind w:firstLineChars="0" w:firstLine="0"/>
              <w:jc w:val="left"/>
              <w:rPr>
                <w:rFonts w:ascii="宋体" w:eastAsia="宋体" w:hAnsi="宋体" w:cs="宋体"/>
                <w:color w:val="000000"/>
                <w:kern w:val="0"/>
                <w:sz w:val="20"/>
                <w:szCs w:val="20"/>
              </w:rPr>
            </w:pPr>
            <w:r w:rsidRPr="00AC07C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9AEAF96"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T00</w:t>
            </w:r>
          </w:p>
        </w:tc>
        <w:tc>
          <w:tcPr>
            <w:tcW w:w="2476" w:type="dxa"/>
            <w:tcBorders>
              <w:top w:val="nil"/>
              <w:left w:val="nil"/>
              <w:bottom w:val="single" w:sz="4" w:space="0" w:color="auto"/>
              <w:right w:val="single" w:sz="4" w:space="0" w:color="auto"/>
            </w:tcBorders>
            <w:shd w:val="clear" w:color="auto" w:fill="auto"/>
            <w:noWrap/>
            <w:vAlign w:val="center"/>
            <w:hideMark/>
          </w:tcPr>
          <w:p w14:paraId="2D92CF6E"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origApp</w:t>
            </w:r>
          </w:p>
        </w:tc>
        <w:tc>
          <w:tcPr>
            <w:tcW w:w="1822" w:type="dxa"/>
            <w:tcBorders>
              <w:top w:val="nil"/>
              <w:left w:val="nil"/>
              <w:bottom w:val="single" w:sz="4" w:space="0" w:color="auto"/>
              <w:right w:val="single" w:sz="4" w:space="0" w:color="auto"/>
            </w:tcBorders>
            <w:shd w:val="clear" w:color="auto" w:fill="auto"/>
            <w:noWrap/>
            <w:vAlign w:val="center"/>
            <w:hideMark/>
          </w:tcPr>
          <w:p w14:paraId="742C82CE"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noWrap/>
            <w:vAlign w:val="center"/>
            <w:hideMark/>
          </w:tcPr>
          <w:p w14:paraId="6AA2FC7D" w14:textId="77777777" w:rsidR="00456396" w:rsidRPr="00710A79" w:rsidRDefault="00456396"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hideMark/>
          </w:tcPr>
          <w:p w14:paraId="09BD37BB" w14:textId="77777777" w:rsidR="00456396" w:rsidRPr="00D84A76"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hideMark/>
          </w:tcPr>
          <w:p w14:paraId="3B0FBF20" w14:textId="77777777" w:rsidR="00456396" w:rsidRPr="00D84A76" w:rsidRDefault="00456396"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533E4C35" w14:textId="77777777" w:rsidTr="00E86099">
        <w:trPr>
          <w:trHeight w:val="270"/>
        </w:trPr>
        <w:tc>
          <w:tcPr>
            <w:tcW w:w="653" w:type="dxa"/>
            <w:tcBorders>
              <w:top w:val="nil"/>
              <w:left w:val="single" w:sz="4" w:space="0" w:color="auto"/>
              <w:bottom w:val="single" w:sz="4" w:space="0" w:color="auto"/>
              <w:right w:val="single" w:sz="4" w:space="0" w:color="auto"/>
            </w:tcBorders>
          </w:tcPr>
          <w:p w14:paraId="0E06DEAF"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89996A6"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2476" w:type="dxa"/>
            <w:tcBorders>
              <w:top w:val="nil"/>
              <w:left w:val="nil"/>
              <w:bottom w:val="single" w:sz="4" w:space="0" w:color="auto"/>
              <w:right w:val="single" w:sz="4" w:space="0" w:color="auto"/>
            </w:tcBorders>
            <w:shd w:val="clear" w:color="auto" w:fill="auto"/>
            <w:noWrap/>
            <w:vAlign w:val="center"/>
          </w:tcPr>
          <w:p w14:paraId="7735252F"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1822" w:type="dxa"/>
            <w:tcBorders>
              <w:top w:val="nil"/>
              <w:left w:val="nil"/>
              <w:bottom w:val="single" w:sz="4" w:space="0" w:color="auto"/>
              <w:right w:val="single" w:sz="4" w:space="0" w:color="auto"/>
            </w:tcBorders>
            <w:shd w:val="clear" w:color="auto" w:fill="auto"/>
            <w:noWrap/>
            <w:vAlign w:val="center"/>
          </w:tcPr>
          <w:p w14:paraId="4CE075D5"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noWrap/>
            <w:vAlign w:val="center"/>
          </w:tcPr>
          <w:p w14:paraId="5A154CA9"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7E2AD8E4"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4CCF9970"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321C5887" w14:textId="77777777" w:rsidTr="00E86099">
        <w:trPr>
          <w:trHeight w:val="270"/>
        </w:trPr>
        <w:tc>
          <w:tcPr>
            <w:tcW w:w="653" w:type="dxa"/>
            <w:tcBorders>
              <w:top w:val="nil"/>
              <w:left w:val="single" w:sz="4" w:space="0" w:color="auto"/>
              <w:bottom w:val="single" w:sz="4" w:space="0" w:color="auto"/>
              <w:right w:val="single" w:sz="4" w:space="0" w:color="auto"/>
            </w:tcBorders>
          </w:tcPr>
          <w:p w14:paraId="17FE6406"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54FFAB2"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M12</w:t>
            </w:r>
          </w:p>
        </w:tc>
        <w:tc>
          <w:tcPr>
            <w:tcW w:w="2476" w:type="dxa"/>
            <w:tcBorders>
              <w:top w:val="nil"/>
              <w:left w:val="nil"/>
              <w:bottom w:val="single" w:sz="4" w:space="0" w:color="auto"/>
              <w:right w:val="single" w:sz="4" w:space="0" w:color="auto"/>
            </w:tcBorders>
            <w:shd w:val="clear" w:color="auto" w:fill="auto"/>
            <w:noWrap/>
            <w:vAlign w:val="center"/>
          </w:tcPr>
          <w:p w14:paraId="38514134"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memberName</w:t>
            </w:r>
          </w:p>
        </w:tc>
        <w:tc>
          <w:tcPr>
            <w:tcW w:w="1822" w:type="dxa"/>
            <w:tcBorders>
              <w:top w:val="nil"/>
              <w:left w:val="nil"/>
              <w:bottom w:val="single" w:sz="4" w:space="0" w:color="auto"/>
              <w:right w:val="single" w:sz="4" w:space="0" w:color="auto"/>
            </w:tcBorders>
            <w:shd w:val="clear" w:color="auto" w:fill="auto"/>
            <w:noWrap/>
            <w:vAlign w:val="center"/>
          </w:tcPr>
          <w:p w14:paraId="203F26C2"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交易对手方会员名称</w:t>
            </w:r>
          </w:p>
        </w:tc>
        <w:tc>
          <w:tcPr>
            <w:tcW w:w="760" w:type="dxa"/>
            <w:tcBorders>
              <w:top w:val="nil"/>
              <w:left w:val="nil"/>
              <w:bottom w:val="single" w:sz="4" w:space="0" w:color="auto"/>
              <w:right w:val="single" w:sz="4" w:space="0" w:color="auto"/>
            </w:tcBorders>
            <w:shd w:val="clear" w:color="auto" w:fill="auto"/>
            <w:noWrap/>
            <w:vAlign w:val="center"/>
          </w:tcPr>
          <w:p w14:paraId="31BEA32A"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79864F0E"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3093D342"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271C4D06" w14:textId="77777777" w:rsidTr="00E86099">
        <w:trPr>
          <w:trHeight w:val="270"/>
        </w:trPr>
        <w:tc>
          <w:tcPr>
            <w:tcW w:w="653" w:type="dxa"/>
            <w:tcBorders>
              <w:top w:val="nil"/>
              <w:left w:val="single" w:sz="4" w:space="0" w:color="auto"/>
              <w:bottom w:val="single" w:sz="4" w:space="0" w:color="auto"/>
              <w:right w:val="single" w:sz="4" w:space="0" w:color="auto"/>
            </w:tcBorders>
          </w:tcPr>
          <w:p w14:paraId="047D0CD0"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C612BE7"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2476" w:type="dxa"/>
            <w:tcBorders>
              <w:top w:val="nil"/>
              <w:left w:val="nil"/>
              <w:bottom w:val="single" w:sz="4" w:space="0" w:color="auto"/>
              <w:right w:val="single" w:sz="4" w:space="0" w:color="auto"/>
            </w:tcBorders>
            <w:shd w:val="clear" w:color="auto" w:fill="auto"/>
            <w:noWrap/>
            <w:vAlign w:val="center"/>
          </w:tcPr>
          <w:p w14:paraId="46DE1A6E"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1822" w:type="dxa"/>
            <w:tcBorders>
              <w:top w:val="nil"/>
              <w:left w:val="nil"/>
              <w:bottom w:val="single" w:sz="4" w:space="0" w:color="auto"/>
              <w:right w:val="single" w:sz="4" w:space="0" w:color="auto"/>
            </w:tcBorders>
            <w:shd w:val="clear" w:color="auto" w:fill="auto"/>
            <w:noWrap/>
            <w:vAlign w:val="center"/>
          </w:tcPr>
          <w:p w14:paraId="51A8BBD0"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noWrap/>
            <w:vAlign w:val="center"/>
          </w:tcPr>
          <w:p w14:paraId="5139E9D6"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35CC9753"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04D62A2A"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419F6172" w14:textId="77777777" w:rsidTr="00E86099">
        <w:trPr>
          <w:trHeight w:val="270"/>
        </w:trPr>
        <w:tc>
          <w:tcPr>
            <w:tcW w:w="653" w:type="dxa"/>
            <w:tcBorders>
              <w:top w:val="nil"/>
              <w:left w:val="single" w:sz="4" w:space="0" w:color="auto"/>
              <w:bottom w:val="single" w:sz="4" w:space="0" w:color="auto"/>
              <w:right w:val="single" w:sz="4" w:space="0" w:color="auto"/>
            </w:tcBorders>
          </w:tcPr>
          <w:p w14:paraId="03C3A8C3" w14:textId="77777777" w:rsidR="00384B8B"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42E028E" w14:textId="77777777" w:rsidR="00384B8B" w:rsidRPr="00316455" w:rsidRDefault="00384B8B"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M25</w:t>
            </w:r>
          </w:p>
        </w:tc>
        <w:tc>
          <w:tcPr>
            <w:tcW w:w="2476" w:type="dxa"/>
            <w:tcBorders>
              <w:top w:val="nil"/>
              <w:left w:val="nil"/>
              <w:bottom w:val="single" w:sz="4" w:space="0" w:color="auto"/>
              <w:right w:val="single" w:sz="4" w:space="0" w:color="auto"/>
            </w:tcBorders>
            <w:shd w:val="clear" w:color="auto" w:fill="auto"/>
            <w:noWrap/>
            <w:vAlign w:val="center"/>
          </w:tcPr>
          <w:p w14:paraId="7424C086" w14:textId="77777777" w:rsidR="00384B8B" w:rsidRPr="00316455" w:rsidRDefault="00384B8B"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seatName</w:t>
            </w:r>
          </w:p>
        </w:tc>
        <w:tc>
          <w:tcPr>
            <w:tcW w:w="1822" w:type="dxa"/>
            <w:tcBorders>
              <w:top w:val="nil"/>
              <w:left w:val="nil"/>
              <w:bottom w:val="single" w:sz="4" w:space="0" w:color="auto"/>
              <w:right w:val="single" w:sz="4" w:space="0" w:color="auto"/>
            </w:tcBorders>
            <w:shd w:val="clear" w:color="auto" w:fill="auto"/>
            <w:noWrap/>
            <w:vAlign w:val="center"/>
          </w:tcPr>
          <w:p w14:paraId="40FAC4B3"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席位名称</w:t>
            </w:r>
          </w:p>
        </w:tc>
        <w:tc>
          <w:tcPr>
            <w:tcW w:w="760" w:type="dxa"/>
            <w:tcBorders>
              <w:top w:val="nil"/>
              <w:left w:val="nil"/>
              <w:bottom w:val="single" w:sz="4" w:space="0" w:color="auto"/>
              <w:right w:val="single" w:sz="4" w:space="0" w:color="auto"/>
            </w:tcBorders>
            <w:shd w:val="clear" w:color="auto" w:fill="auto"/>
            <w:noWrap/>
            <w:vAlign w:val="center"/>
          </w:tcPr>
          <w:p w14:paraId="6F58CFC8"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3D2813CF"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458CB242"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0CA141A0" w14:textId="77777777" w:rsidTr="00E86099">
        <w:trPr>
          <w:trHeight w:val="270"/>
        </w:trPr>
        <w:tc>
          <w:tcPr>
            <w:tcW w:w="653" w:type="dxa"/>
            <w:tcBorders>
              <w:top w:val="nil"/>
              <w:left w:val="single" w:sz="4" w:space="0" w:color="auto"/>
              <w:bottom w:val="single" w:sz="4" w:space="0" w:color="auto"/>
              <w:right w:val="single" w:sz="4" w:space="0" w:color="auto"/>
            </w:tcBorders>
          </w:tcPr>
          <w:p w14:paraId="1A6A3998"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8303443"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2476" w:type="dxa"/>
            <w:tcBorders>
              <w:top w:val="nil"/>
              <w:left w:val="nil"/>
              <w:bottom w:val="single" w:sz="4" w:space="0" w:color="auto"/>
              <w:right w:val="single" w:sz="4" w:space="0" w:color="auto"/>
            </w:tcBorders>
            <w:shd w:val="clear" w:color="auto" w:fill="auto"/>
            <w:noWrap/>
            <w:vAlign w:val="center"/>
          </w:tcPr>
          <w:p w14:paraId="6C51E972"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1822" w:type="dxa"/>
            <w:tcBorders>
              <w:top w:val="nil"/>
              <w:left w:val="nil"/>
              <w:bottom w:val="single" w:sz="4" w:space="0" w:color="auto"/>
              <w:right w:val="single" w:sz="4" w:space="0" w:color="auto"/>
            </w:tcBorders>
            <w:shd w:val="clear" w:color="auto" w:fill="auto"/>
            <w:noWrap/>
            <w:vAlign w:val="center"/>
          </w:tcPr>
          <w:p w14:paraId="1D75A50A"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noWrap/>
            <w:vAlign w:val="center"/>
          </w:tcPr>
          <w:p w14:paraId="45493664"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24B8784A"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53EB802E"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251FE0E3" w14:textId="77777777" w:rsidTr="00E86099">
        <w:trPr>
          <w:trHeight w:val="270"/>
        </w:trPr>
        <w:tc>
          <w:tcPr>
            <w:tcW w:w="653" w:type="dxa"/>
            <w:tcBorders>
              <w:top w:val="nil"/>
              <w:left w:val="single" w:sz="4" w:space="0" w:color="auto"/>
              <w:bottom w:val="single" w:sz="4" w:space="0" w:color="auto"/>
              <w:right w:val="single" w:sz="4" w:space="0" w:color="auto"/>
            </w:tcBorders>
          </w:tcPr>
          <w:p w14:paraId="215F5398" w14:textId="77777777" w:rsidR="00384B8B"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116B819" w14:textId="77777777" w:rsidR="00384B8B" w:rsidRPr="00316455" w:rsidRDefault="00384B8B"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r>
              <w:rPr>
                <w:rFonts w:ascii="宋体" w:eastAsia="宋体" w:hAnsi="宋体" w:cs="宋体" w:hint="eastAsia"/>
                <w:color w:val="000000"/>
                <w:kern w:val="0"/>
                <w:sz w:val="20"/>
                <w:szCs w:val="20"/>
              </w:rPr>
              <w:t>32</w:t>
            </w:r>
          </w:p>
        </w:tc>
        <w:tc>
          <w:tcPr>
            <w:tcW w:w="2476" w:type="dxa"/>
            <w:tcBorders>
              <w:top w:val="nil"/>
              <w:left w:val="nil"/>
              <w:bottom w:val="single" w:sz="4" w:space="0" w:color="auto"/>
              <w:right w:val="single" w:sz="4" w:space="0" w:color="auto"/>
            </w:tcBorders>
            <w:shd w:val="clear" w:color="auto" w:fill="auto"/>
            <w:noWrap/>
            <w:vAlign w:val="center"/>
          </w:tcPr>
          <w:p w14:paraId="3FA174AB" w14:textId="77777777" w:rsidR="00384B8B" w:rsidRPr="00316455" w:rsidRDefault="00384B8B"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clientName</w:t>
            </w:r>
          </w:p>
        </w:tc>
        <w:tc>
          <w:tcPr>
            <w:tcW w:w="1822" w:type="dxa"/>
            <w:tcBorders>
              <w:top w:val="nil"/>
              <w:left w:val="nil"/>
              <w:bottom w:val="single" w:sz="4" w:space="0" w:color="auto"/>
              <w:right w:val="single" w:sz="4" w:space="0" w:color="auto"/>
            </w:tcBorders>
            <w:shd w:val="clear" w:color="auto" w:fill="auto"/>
            <w:noWrap/>
            <w:vAlign w:val="center"/>
          </w:tcPr>
          <w:p w14:paraId="300598F1"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客户名称</w:t>
            </w:r>
          </w:p>
        </w:tc>
        <w:tc>
          <w:tcPr>
            <w:tcW w:w="760" w:type="dxa"/>
            <w:tcBorders>
              <w:top w:val="nil"/>
              <w:left w:val="nil"/>
              <w:bottom w:val="single" w:sz="4" w:space="0" w:color="auto"/>
              <w:right w:val="single" w:sz="4" w:space="0" w:color="auto"/>
            </w:tcBorders>
            <w:shd w:val="clear" w:color="auto" w:fill="auto"/>
            <w:noWrap/>
            <w:vAlign w:val="center"/>
          </w:tcPr>
          <w:p w14:paraId="61C920B4"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7BF87A58"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067A83D3"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475E7C6B" w14:textId="77777777" w:rsidTr="00E86099">
        <w:trPr>
          <w:trHeight w:val="270"/>
        </w:trPr>
        <w:tc>
          <w:tcPr>
            <w:tcW w:w="653" w:type="dxa"/>
            <w:tcBorders>
              <w:top w:val="nil"/>
              <w:left w:val="single" w:sz="4" w:space="0" w:color="auto"/>
              <w:bottom w:val="single" w:sz="4" w:space="0" w:color="auto"/>
              <w:right w:val="single" w:sz="4" w:space="0" w:color="auto"/>
            </w:tcBorders>
          </w:tcPr>
          <w:p w14:paraId="530336E3" w14:textId="77777777" w:rsidR="00384B8B" w:rsidRDefault="00384B8B" w:rsidP="00BA35CD">
            <w:pPr>
              <w:widowControl/>
              <w:spacing w:line="240" w:lineRule="auto"/>
              <w:ind w:firstLineChars="0" w:firstLine="0"/>
              <w:jc w:val="left"/>
              <w:rPr>
                <w:rFonts w:ascii="宋体" w:eastAsia="宋体" w:hAnsi="宋体" w:cs="宋体"/>
                <w:color w:val="000000"/>
                <w:kern w:val="0"/>
                <w:sz w:val="20"/>
                <w:szCs w:val="20"/>
              </w:rPr>
            </w:pPr>
            <w:r w:rsidRPr="00AC07C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D5D74D0"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D25EF1">
              <w:rPr>
                <w:rFonts w:ascii="宋体" w:eastAsia="宋体" w:hAnsi="宋体" w:cs="宋体" w:hint="eastAsia"/>
                <w:color w:val="000000"/>
                <w:kern w:val="0"/>
                <w:sz w:val="20"/>
                <w:szCs w:val="20"/>
              </w:rPr>
              <w:t>F63</w:t>
            </w:r>
          </w:p>
        </w:tc>
        <w:tc>
          <w:tcPr>
            <w:tcW w:w="2476" w:type="dxa"/>
            <w:tcBorders>
              <w:top w:val="nil"/>
              <w:left w:val="nil"/>
              <w:bottom w:val="single" w:sz="4" w:space="0" w:color="auto"/>
              <w:right w:val="single" w:sz="4" w:space="0" w:color="auto"/>
            </w:tcBorders>
            <w:shd w:val="clear" w:color="auto" w:fill="auto"/>
            <w:noWrap/>
            <w:vAlign w:val="center"/>
          </w:tcPr>
          <w:p w14:paraId="45571AF1"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D25EF1">
              <w:rPr>
                <w:rFonts w:ascii="宋体" w:eastAsia="宋体" w:hAnsi="宋体" w:cs="宋体" w:hint="eastAsia"/>
                <w:color w:val="000000"/>
                <w:kern w:val="0"/>
                <w:sz w:val="20"/>
                <w:szCs w:val="20"/>
              </w:rPr>
              <w:t>interest</w:t>
            </w:r>
          </w:p>
        </w:tc>
        <w:tc>
          <w:tcPr>
            <w:tcW w:w="1822" w:type="dxa"/>
            <w:tcBorders>
              <w:top w:val="nil"/>
              <w:left w:val="nil"/>
              <w:bottom w:val="single" w:sz="4" w:space="0" w:color="auto"/>
              <w:right w:val="single" w:sz="4" w:space="0" w:color="auto"/>
            </w:tcBorders>
            <w:shd w:val="clear" w:color="auto" w:fill="auto"/>
            <w:noWrap/>
            <w:vAlign w:val="center"/>
          </w:tcPr>
          <w:p w14:paraId="39B15F0D"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租借利息</w:t>
            </w:r>
          </w:p>
        </w:tc>
        <w:tc>
          <w:tcPr>
            <w:tcW w:w="760" w:type="dxa"/>
            <w:tcBorders>
              <w:top w:val="nil"/>
              <w:left w:val="nil"/>
              <w:bottom w:val="single" w:sz="4" w:space="0" w:color="auto"/>
              <w:right w:val="single" w:sz="4" w:space="0" w:color="auto"/>
            </w:tcBorders>
            <w:shd w:val="clear" w:color="auto" w:fill="auto"/>
            <w:noWrap/>
            <w:vAlign w:val="center"/>
          </w:tcPr>
          <w:p w14:paraId="649844D8"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40960B7A" w14:textId="77777777" w:rsidR="00384B8B"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57432E92" w14:textId="77777777" w:rsidR="00384B8B"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24C8D6CC" w14:textId="77777777" w:rsidTr="00E86099">
        <w:trPr>
          <w:trHeight w:val="270"/>
        </w:trPr>
        <w:tc>
          <w:tcPr>
            <w:tcW w:w="653" w:type="dxa"/>
            <w:tcBorders>
              <w:top w:val="nil"/>
              <w:left w:val="single" w:sz="4" w:space="0" w:color="auto"/>
              <w:bottom w:val="single" w:sz="4" w:space="0" w:color="auto"/>
              <w:right w:val="single" w:sz="4" w:space="0" w:color="auto"/>
            </w:tcBorders>
          </w:tcPr>
          <w:p w14:paraId="0ED7E57F" w14:textId="77777777" w:rsidR="00384B8B" w:rsidRPr="00316455" w:rsidRDefault="00384B8B" w:rsidP="00BA35CD">
            <w:pPr>
              <w:widowControl/>
              <w:spacing w:line="240" w:lineRule="auto"/>
              <w:ind w:firstLineChars="0" w:firstLine="0"/>
              <w:jc w:val="left"/>
              <w:rPr>
                <w:rFonts w:ascii="宋体" w:eastAsia="宋体" w:hAnsi="宋体" w:cs="宋体"/>
                <w:color w:val="000000"/>
                <w:kern w:val="0"/>
                <w:sz w:val="20"/>
                <w:szCs w:val="20"/>
              </w:rPr>
            </w:pPr>
            <w:r w:rsidRPr="00AC07C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B8BFDB3"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K05</w:t>
            </w:r>
          </w:p>
        </w:tc>
        <w:tc>
          <w:tcPr>
            <w:tcW w:w="2476" w:type="dxa"/>
            <w:tcBorders>
              <w:top w:val="nil"/>
              <w:left w:val="nil"/>
              <w:bottom w:val="single" w:sz="4" w:space="0" w:color="auto"/>
              <w:right w:val="single" w:sz="4" w:space="0" w:color="auto"/>
            </w:tcBorders>
            <w:shd w:val="clear" w:color="auto" w:fill="auto"/>
            <w:noWrap/>
            <w:vAlign w:val="center"/>
            <w:hideMark/>
          </w:tcPr>
          <w:p w14:paraId="14907739"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applyState</w:t>
            </w:r>
          </w:p>
        </w:tc>
        <w:tc>
          <w:tcPr>
            <w:tcW w:w="1822" w:type="dxa"/>
            <w:tcBorders>
              <w:top w:val="nil"/>
              <w:left w:val="nil"/>
              <w:bottom w:val="single" w:sz="4" w:space="0" w:color="auto"/>
              <w:right w:val="single" w:sz="4" w:space="0" w:color="auto"/>
            </w:tcBorders>
            <w:shd w:val="clear" w:color="auto" w:fill="auto"/>
            <w:noWrap/>
            <w:vAlign w:val="center"/>
            <w:hideMark/>
          </w:tcPr>
          <w:p w14:paraId="053A8C38"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申报状态</w:t>
            </w:r>
          </w:p>
        </w:tc>
        <w:tc>
          <w:tcPr>
            <w:tcW w:w="760" w:type="dxa"/>
            <w:tcBorders>
              <w:top w:val="nil"/>
              <w:left w:val="nil"/>
              <w:bottom w:val="single" w:sz="4" w:space="0" w:color="auto"/>
              <w:right w:val="single" w:sz="4" w:space="0" w:color="auto"/>
            </w:tcBorders>
            <w:shd w:val="clear" w:color="auto" w:fill="auto"/>
            <w:noWrap/>
            <w:vAlign w:val="center"/>
            <w:hideMark/>
          </w:tcPr>
          <w:p w14:paraId="3221F0E6"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hideMark/>
          </w:tcPr>
          <w:p w14:paraId="5B237601" w14:textId="77777777" w:rsidR="00384B8B" w:rsidRPr="00D84A76"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hideMark/>
          </w:tcPr>
          <w:p w14:paraId="7A72E504" w14:textId="77777777" w:rsidR="00384B8B" w:rsidRPr="00D84A76"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7D911040" w14:textId="77777777" w:rsidTr="00E86099">
        <w:trPr>
          <w:trHeight w:val="270"/>
        </w:trPr>
        <w:tc>
          <w:tcPr>
            <w:tcW w:w="653" w:type="dxa"/>
            <w:tcBorders>
              <w:top w:val="nil"/>
              <w:left w:val="single" w:sz="4" w:space="0" w:color="auto"/>
              <w:bottom w:val="single" w:sz="4" w:space="0" w:color="auto"/>
              <w:right w:val="single" w:sz="4" w:space="0" w:color="auto"/>
            </w:tcBorders>
          </w:tcPr>
          <w:p w14:paraId="47E50BD4" w14:textId="77777777" w:rsidR="00384B8B" w:rsidRPr="00316455" w:rsidRDefault="00384B8B" w:rsidP="00BA35CD">
            <w:pPr>
              <w:widowControl/>
              <w:spacing w:line="240" w:lineRule="auto"/>
              <w:ind w:firstLineChars="0" w:firstLine="0"/>
              <w:jc w:val="left"/>
              <w:rPr>
                <w:rFonts w:ascii="宋体" w:eastAsia="宋体" w:hAnsi="宋体" w:cs="宋体"/>
                <w:color w:val="000000"/>
                <w:kern w:val="0"/>
                <w:sz w:val="20"/>
                <w:szCs w:val="20"/>
              </w:rPr>
            </w:pPr>
            <w:r w:rsidRPr="00AC07C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90394F0"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M60</w:t>
            </w:r>
          </w:p>
        </w:tc>
        <w:tc>
          <w:tcPr>
            <w:tcW w:w="2476" w:type="dxa"/>
            <w:tcBorders>
              <w:top w:val="nil"/>
              <w:left w:val="nil"/>
              <w:bottom w:val="single" w:sz="4" w:space="0" w:color="auto"/>
              <w:right w:val="single" w:sz="4" w:space="0" w:color="auto"/>
            </w:tcBorders>
            <w:shd w:val="clear" w:color="auto" w:fill="auto"/>
            <w:vAlign w:val="center"/>
            <w:hideMark/>
          </w:tcPr>
          <w:p w14:paraId="59759B9E"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traderID</w:t>
            </w:r>
          </w:p>
        </w:tc>
        <w:tc>
          <w:tcPr>
            <w:tcW w:w="1822" w:type="dxa"/>
            <w:tcBorders>
              <w:top w:val="nil"/>
              <w:left w:val="nil"/>
              <w:bottom w:val="single" w:sz="4" w:space="0" w:color="auto"/>
              <w:right w:val="single" w:sz="4" w:space="0" w:color="auto"/>
            </w:tcBorders>
            <w:shd w:val="clear" w:color="auto" w:fill="auto"/>
            <w:noWrap/>
            <w:vAlign w:val="center"/>
            <w:hideMark/>
          </w:tcPr>
          <w:p w14:paraId="0FDFF3D6" w14:textId="77777777" w:rsidR="00384B8B" w:rsidRPr="00710A79" w:rsidRDefault="00384B8B" w:rsidP="008F25A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申报用户</w:t>
            </w:r>
            <w:r w:rsidRPr="00710A7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noWrap/>
            <w:vAlign w:val="center"/>
            <w:hideMark/>
          </w:tcPr>
          <w:p w14:paraId="1D9A20C0"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hideMark/>
          </w:tcPr>
          <w:p w14:paraId="3CE72E95" w14:textId="77777777" w:rsidR="00384B8B" w:rsidRPr="00D84A76"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hideMark/>
          </w:tcPr>
          <w:p w14:paraId="0BF2D2E3" w14:textId="77777777" w:rsidR="00384B8B" w:rsidRPr="00D84A76"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0879B933" w14:textId="77777777" w:rsidTr="00E86099">
        <w:trPr>
          <w:trHeight w:val="270"/>
        </w:trPr>
        <w:tc>
          <w:tcPr>
            <w:tcW w:w="653" w:type="dxa"/>
            <w:tcBorders>
              <w:top w:val="nil"/>
              <w:left w:val="single" w:sz="4" w:space="0" w:color="auto"/>
              <w:bottom w:val="single" w:sz="4" w:space="0" w:color="auto"/>
              <w:right w:val="single" w:sz="4" w:space="0" w:color="auto"/>
            </w:tcBorders>
          </w:tcPr>
          <w:p w14:paraId="248EC90A"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4C35269"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T82</w:t>
            </w:r>
          </w:p>
        </w:tc>
        <w:tc>
          <w:tcPr>
            <w:tcW w:w="2476" w:type="dxa"/>
            <w:tcBorders>
              <w:top w:val="nil"/>
              <w:left w:val="nil"/>
              <w:bottom w:val="single" w:sz="4" w:space="0" w:color="auto"/>
              <w:right w:val="single" w:sz="4" w:space="0" w:color="auto"/>
            </w:tcBorders>
            <w:shd w:val="clear" w:color="auto" w:fill="auto"/>
            <w:vAlign w:val="center"/>
          </w:tcPr>
          <w:p w14:paraId="243D4E74"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source</w:t>
            </w:r>
          </w:p>
        </w:tc>
        <w:tc>
          <w:tcPr>
            <w:tcW w:w="1822" w:type="dxa"/>
            <w:tcBorders>
              <w:top w:val="nil"/>
              <w:left w:val="nil"/>
              <w:bottom w:val="single" w:sz="4" w:space="0" w:color="auto"/>
              <w:right w:val="single" w:sz="4" w:space="0" w:color="auto"/>
            </w:tcBorders>
            <w:shd w:val="clear" w:color="auto" w:fill="auto"/>
            <w:noWrap/>
            <w:vAlign w:val="center"/>
          </w:tcPr>
          <w:p w14:paraId="5EF7767B"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来源</w:t>
            </w:r>
          </w:p>
        </w:tc>
        <w:tc>
          <w:tcPr>
            <w:tcW w:w="760" w:type="dxa"/>
            <w:tcBorders>
              <w:top w:val="nil"/>
              <w:left w:val="nil"/>
              <w:bottom w:val="single" w:sz="4" w:space="0" w:color="auto"/>
              <w:right w:val="single" w:sz="4" w:space="0" w:color="auto"/>
            </w:tcBorders>
            <w:shd w:val="clear" w:color="auto" w:fill="auto"/>
            <w:noWrap/>
            <w:vAlign w:val="center"/>
          </w:tcPr>
          <w:p w14:paraId="56892B51"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674FAC13"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76893316"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384B8B" w:rsidRPr="00710A79" w14:paraId="72B69717" w14:textId="77777777" w:rsidTr="00E86099">
        <w:trPr>
          <w:trHeight w:val="270"/>
        </w:trPr>
        <w:tc>
          <w:tcPr>
            <w:tcW w:w="653" w:type="dxa"/>
            <w:tcBorders>
              <w:top w:val="nil"/>
              <w:left w:val="single" w:sz="4" w:space="0" w:color="auto"/>
              <w:bottom w:val="single" w:sz="4" w:space="0" w:color="auto"/>
              <w:right w:val="single" w:sz="4" w:space="0" w:color="auto"/>
            </w:tcBorders>
          </w:tcPr>
          <w:p w14:paraId="40C283B6"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143C113"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K</w:t>
            </w:r>
            <w:r w:rsidRPr="00FA0AF2">
              <w:rPr>
                <w:rFonts w:ascii="宋体" w:eastAsia="宋体" w:hAnsi="宋体" w:cs="宋体" w:hint="eastAsia"/>
                <w:color w:val="000000"/>
                <w:kern w:val="0"/>
                <w:sz w:val="20"/>
                <w:szCs w:val="20"/>
              </w:rPr>
              <w:t>00</w:t>
            </w:r>
          </w:p>
        </w:tc>
        <w:tc>
          <w:tcPr>
            <w:tcW w:w="2476" w:type="dxa"/>
            <w:tcBorders>
              <w:top w:val="nil"/>
              <w:left w:val="nil"/>
              <w:bottom w:val="single" w:sz="4" w:space="0" w:color="auto"/>
              <w:right w:val="single" w:sz="4" w:space="0" w:color="auto"/>
            </w:tcBorders>
            <w:shd w:val="clear" w:color="auto" w:fill="auto"/>
            <w:vAlign w:val="center"/>
          </w:tcPr>
          <w:p w14:paraId="1F52B538"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localNo</w:t>
            </w:r>
          </w:p>
        </w:tc>
        <w:tc>
          <w:tcPr>
            <w:tcW w:w="1822" w:type="dxa"/>
            <w:tcBorders>
              <w:top w:val="nil"/>
              <w:left w:val="nil"/>
              <w:bottom w:val="single" w:sz="4" w:space="0" w:color="auto"/>
              <w:right w:val="single" w:sz="4" w:space="0" w:color="auto"/>
            </w:tcBorders>
            <w:shd w:val="clear" w:color="auto" w:fill="auto"/>
            <w:noWrap/>
            <w:vAlign w:val="center"/>
          </w:tcPr>
          <w:p w14:paraId="42FEEB7A"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会员本地申报单编号</w:t>
            </w:r>
          </w:p>
        </w:tc>
        <w:tc>
          <w:tcPr>
            <w:tcW w:w="760" w:type="dxa"/>
            <w:tcBorders>
              <w:top w:val="nil"/>
              <w:left w:val="nil"/>
              <w:bottom w:val="single" w:sz="4" w:space="0" w:color="auto"/>
              <w:right w:val="single" w:sz="4" w:space="0" w:color="auto"/>
            </w:tcBorders>
            <w:shd w:val="clear" w:color="auto" w:fill="auto"/>
            <w:noWrap/>
            <w:vAlign w:val="center"/>
          </w:tcPr>
          <w:p w14:paraId="489C8D43"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38E40EB8"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20157858"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384B8B" w:rsidRPr="00710A79" w14:paraId="5FE0E2E0" w14:textId="77777777" w:rsidTr="00E86099">
        <w:trPr>
          <w:trHeight w:val="270"/>
        </w:trPr>
        <w:tc>
          <w:tcPr>
            <w:tcW w:w="653" w:type="dxa"/>
            <w:tcBorders>
              <w:top w:val="nil"/>
              <w:left w:val="single" w:sz="4" w:space="0" w:color="auto"/>
              <w:bottom w:val="single" w:sz="4" w:space="0" w:color="auto"/>
              <w:right w:val="single" w:sz="4" w:space="0" w:color="auto"/>
            </w:tcBorders>
          </w:tcPr>
          <w:p w14:paraId="61CF465D"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7CB451C" w14:textId="77777777" w:rsidR="00384B8B" w:rsidRPr="00FA0AF2" w:rsidRDefault="00384B8B"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S95</w:t>
            </w:r>
          </w:p>
        </w:tc>
        <w:tc>
          <w:tcPr>
            <w:tcW w:w="2476" w:type="dxa"/>
            <w:tcBorders>
              <w:top w:val="nil"/>
              <w:left w:val="nil"/>
              <w:bottom w:val="single" w:sz="4" w:space="0" w:color="auto"/>
              <w:right w:val="single" w:sz="4" w:space="0" w:color="auto"/>
            </w:tcBorders>
            <w:shd w:val="clear" w:color="auto" w:fill="auto"/>
            <w:vAlign w:val="center"/>
          </w:tcPr>
          <w:p w14:paraId="7C272F84" w14:textId="77777777" w:rsidR="00384B8B" w:rsidRPr="00FA0AF2" w:rsidRDefault="00384B8B"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[clientStorageChangeInfoData]</w:t>
            </w:r>
          </w:p>
        </w:tc>
        <w:tc>
          <w:tcPr>
            <w:tcW w:w="1822" w:type="dxa"/>
            <w:tcBorders>
              <w:top w:val="nil"/>
              <w:left w:val="nil"/>
              <w:bottom w:val="single" w:sz="4" w:space="0" w:color="auto"/>
              <w:right w:val="single" w:sz="4" w:space="0" w:color="auto"/>
            </w:tcBorders>
            <w:shd w:val="clear" w:color="auto" w:fill="auto"/>
            <w:noWrap/>
            <w:vAlign w:val="center"/>
          </w:tcPr>
          <w:p w14:paraId="0656CDD2"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租借还金申报交割品种明细信息</w:t>
            </w:r>
          </w:p>
        </w:tc>
        <w:tc>
          <w:tcPr>
            <w:tcW w:w="760" w:type="dxa"/>
            <w:tcBorders>
              <w:top w:val="nil"/>
              <w:left w:val="nil"/>
              <w:bottom w:val="single" w:sz="4" w:space="0" w:color="auto"/>
              <w:right w:val="single" w:sz="4" w:space="0" w:color="auto"/>
            </w:tcBorders>
            <w:shd w:val="clear" w:color="auto" w:fill="auto"/>
            <w:noWrap/>
            <w:vAlign w:val="center"/>
          </w:tcPr>
          <w:p w14:paraId="4B22B64C"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0DB8669E"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7645692D" w14:textId="77777777" w:rsidR="00384B8B" w:rsidRPr="00FA0AF2" w:rsidRDefault="00384B8B" w:rsidP="00BA35CD">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384B8B" w:rsidRPr="00710A79" w14:paraId="64591DC4" w14:textId="77777777" w:rsidTr="00E86099">
        <w:trPr>
          <w:trHeight w:val="270"/>
        </w:trPr>
        <w:tc>
          <w:tcPr>
            <w:tcW w:w="653" w:type="dxa"/>
            <w:tcBorders>
              <w:top w:val="nil"/>
              <w:left w:val="single" w:sz="4" w:space="0" w:color="auto"/>
              <w:bottom w:val="single" w:sz="4" w:space="0" w:color="auto"/>
              <w:right w:val="single" w:sz="4" w:space="0" w:color="auto"/>
            </w:tcBorders>
          </w:tcPr>
          <w:p w14:paraId="516C8B35" w14:textId="77777777" w:rsidR="00384B8B"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C25564E"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2476" w:type="dxa"/>
            <w:tcBorders>
              <w:top w:val="nil"/>
              <w:left w:val="nil"/>
              <w:bottom w:val="single" w:sz="4" w:space="0" w:color="auto"/>
              <w:right w:val="single" w:sz="4" w:space="0" w:color="auto"/>
            </w:tcBorders>
            <w:shd w:val="clear" w:color="auto" w:fill="auto"/>
            <w:vAlign w:val="center"/>
          </w:tcPr>
          <w:p w14:paraId="4F6CD74F"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1822" w:type="dxa"/>
            <w:tcBorders>
              <w:top w:val="nil"/>
              <w:left w:val="nil"/>
              <w:bottom w:val="single" w:sz="4" w:space="0" w:color="auto"/>
              <w:right w:val="single" w:sz="4" w:space="0" w:color="auto"/>
            </w:tcBorders>
            <w:shd w:val="clear" w:color="auto" w:fill="auto"/>
            <w:noWrap/>
            <w:vAlign w:val="center"/>
          </w:tcPr>
          <w:p w14:paraId="1D8CDDE6"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租借还金申报交割品种明细</w:t>
            </w:r>
          </w:p>
        </w:tc>
        <w:tc>
          <w:tcPr>
            <w:tcW w:w="760" w:type="dxa"/>
            <w:tcBorders>
              <w:top w:val="nil"/>
              <w:left w:val="nil"/>
              <w:bottom w:val="single" w:sz="4" w:space="0" w:color="auto"/>
              <w:right w:val="single" w:sz="4" w:space="0" w:color="auto"/>
            </w:tcBorders>
            <w:shd w:val="clear" w:color="auto" w:fill="auto"/>
            <w:noWrap/>
            <w:vAlign w:val="center"/>
          </w:tcPr>
          <w:p w14:paraId="40297F1F"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816" w:type="dxa"/>
            <w:tcBorders>
              <w:top w:val="nil"/>
              <w:left w:val="nil"/>
              <w:bottom w:val="single" w:sz="4" w:space="0" w:color="auto"/>
              <w:right w:val="single" w:sz="4" w:space="0" w:color="auto"/>
            </w:tcBorders>
            <w:shd w:val="clear" w:color="auto" w:fill="auto"/>
            <w:vAlign w:val="center"/>
          </w:tcPr>
          <w:p w14:paraId="12FE9571" w14:textId="77777777" w:rsidR="00384B8B"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2269" w:type="dxa"/>
            <w:tcBorders>
              <w:top w:val="nil"/>
              <w:left w:val="nil"/>
              <w:bottom w:val="single" w:sz="4" w:space="0" w:color="auto"/>
              <w:right w:val="single" w:sz="4" w:space="0" w:color="auto"/>
            </w:tcBorders>
            <w:shd w:val="clear" w:color="auto" w:fill="auto"/>
            <w:noWrap/>
          </w:tcPr>
          <w:p w14:paraId="4BB7C6F9" w14:textId="77777777" w:rsidR="00384B8B" w:rsidRDefault="00384B8B" w:rsidP="00BA35CD">
            <w:pPr>
              <w:widowControl/>
              <w:spacing w:line="240" w:lineRule="auto"/>
              <w:ind w:firstLineChars="0" w:firstLine="0"/>
              <w:jc w:val="left"/>
              <w:rPr>
                <w:rFonts w:ascii="宋体" w:eastAsia="宋体" w:hAnsi="宋体" w:cs="宋体"/>
                <w:color w:val="000000"/>
                <w:kern w:val="0"/>
                <w:sz w:val="20"/>
                <w:szCs w:val="20"/>
              </w:rPr>
            </w:pPr>
          </w:p>
        </w:tc>
      </w:tr>
      <w:tr w:rsidR="00384B8B" w:rsidRPr="00710A79" w14:paraId="5969DB08" w14:textId="77777777" w:rsidTr="00E86099">
        <w:trPr>
          <w:trHeight w:val="270"/>
        </w:trPr>
        <w:tc>
          <w:tcPr>
            <w:tcW w:w="653" w:type="dxa"/>
            <w:tcBorders>
              <w:top w:val="nil"/>
              <w:left w:val="single" w:sz="4" w:space="0" w:color="auto"/>
              <w:bottom w:val="single" w:sz="4" w:space="0" w:color="auto"/>
              <w:right w:val="single" w:sz="4" w:space="0" w:color="auto"/>
            </w:tcBorders>
          </w:tcPr>
          <w:p w14:paraId="49D7C3D7" w14:textId="77777777" w:rsidR="00384B8B" w:rsidRPr="00316455"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580EE90"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V00</w:t>
            </w:r>
          </w:p>
        </w:tc>
        <w:tc>
          <w:tcPr>
            <w:tcW w:w="2476" w:type="dxa"/>
            <w:tcBorders>
              <w:top w:val="nil"/>
              <w:left w:val="nil"/>
              <w:bottom w:val="single" w:sz="4" w:space="0" w:color="auto"/>
              <w:right w:val="single" w:sz="4" w:space="0" w:color="auto"/>
            </w:tcBorders>
            <w:shd w:val="clear" w:color="auto" w:fill="auto"/>
            <w:vAlign w:val="center"/>
            <w:hideMark/>
          </w:tcPr>
          <w:p w14:paraId="6E4CF3E2"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varietyID</w:t>
            </w:r>
          </w:p>
        </w:tc>
        <w:tc>
          <w:tcPr>
            <w:tcW w:w="1822" w:type="dxa"/>
            <w:tcBorders>
              <w:top w:val="nil"/>
              <w:left w:val="nil"/>
              <w:bottom w:val="single" w:sz="4" w:space="0" w:color="auto"/>
              <w:right w:val="single" w:sz="4" w:space="0" w:color="auto"/>
            </w:tcBorders>
            <w:shd w:val="clear" w:color="auto" w:fill="auto"/>
            <w:noWrap/>
            <w:vAlign w:val="center"/>
            <w:hideMark/>
          </w:tcPr>
          <w:p w14:paraId="193522C2"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交割品种代码</w:t>
            </w:r>
          </w:p>
        </w:tc>
        <w:tc>
          <w:tcPr>
            <w:tcW w:w="760" w:type="dxa"/>
            <w:tcBorders>
              <w:top w:val="nil"/>
              <w:left w:val="nil"/>
              <w:bottom w:val="single" w:sz="4" w:space="0" w:color="auto"/>
              <w:right w:val="single" w:sz="4" w:space="0" w:color="auto"/>
            </w:tcBorders>
            <w:shd w:val="clear" w:color="auto" w:fill="auto"/>
            <w:noWrap/>
            <w:vAlign w:val="center"/>
            <w:hideMark/>
          </w:tcPr>
          <w:p w14:paraId="2683377B"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hideMark/>
          </w:tcPr>
          <w:p w14:paraId="12F43CB5" w14:textId="77777777" w:rsidR="00384B8B" w:rsidRPr="00D84A76"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hideMark/>
          </w:tcPr>
          <w:p w14:paraId="3EC9A91F" w14:textId="77777777" w:rsidR="00384B8B" w:rsidRPr="00D84A76"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77D32BB7" w14:textId="77777777" w:rsidTr="00E86099">
        <w:trPr>
          <w:trHeight w:val="270"/>
        </w:trPr>
        <w:tc>
          <w:tcPr>
            <w:tcW w:w="653" w:type="dxa"/>
            <w:tcBorders>
              <w:top w:val="nil"/>
              <w:left w:val="single" w:sz="4" w:space="0" w:color="auto"/>
              <w:bottom w:val="single" w:sz="4" w:space="0" w:color="auto"/>
              <w:right w:val="single" w:sz="4" w:space="0" w:color="auto"/>
            </w:tcBorders>
          </w:tcPr>
          <w:p w14:paraId="4D04BAC4" w14:textId="77777777" w:rsidR="00384B8B"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97DCA84"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W00</w:t>
            </w:r>
          </w:p>
        </w:tc>
        <w:tc>
          <w:tcPr>
            <w:tcW w:w="2476" w:type="dxa"/>
            <w:tcBorders>
              <w:top w:val="nil"/>
              <w:left w:val="nil"/>
              <w:bottom w:val="single" w:sz="4" w:space="0" w:color="auto"/>
              <w:right w:val="single" w:sz="4" w:space="0" w:color="auto"/>
            </w:tcBorders>
            <w:shd w:val="clear" w:color="auto" w:fill="auto"/>
            <w:vAlign w:val="center"/>
          </w:tcPr>
          <w:p w14:paraId="79CF1792"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warehouseID</w:t>
            </w:r>
          </w:p>
        </w:tc>
        <w:tc>
          <w:tcPr>
            <w:tcW w:w="1822" w:type="dxa"/>
            <w:tcBorders>
              <w:top w:val="nil"/>
              <w:left w:val="nil"/>
              <w:bottom w:val="single" w:sz="4" w:space="0" w:color="auto"/>
              <w:right w:val="single" w:sz="4" w:space="0" w:color="auto"/>
            </w:tcBorders>
            <w:shd w:val="clear" w:color="auto" w:fill="auto"/>
            <w:noWrap/>
            <w:vAlign w:val="center"/>
          </w:tcPr>
          <w:p w14:paraId="18C83247"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仓库代码</w:t>
            </w:r>
          </w:p>
        </w:tc>
        <w:tc>
          <w:tcPr>
            <w:tcW w:w="760" w:type="dxa"/>
            <w:tcBorders>
              <w:top w:val="nil"/>
              <w:left w:val="nil"/>
              <w:bottom w:val="single" w:sz="4" w:space="0" w:color="auto"/>
              <w:right w:val="single" w:sz="4" w:space="0" w:color="auto"/>
            </w:tcBorders>
            <w:shd w:val="clear" w:color="auto" w:fill="auto"/>
            <w:noWrap/>
            <w:vAlign w:val="center"/>
          </w:tcPr>
          <w:p w14:paraId="533D998B"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tcPr>
          <w:p w14:paraId="7D385BD5" w14:textId="77777777" w:rsidR="00384B8B"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tcPr>
          <w:p w14:paraId="7628019F" w14:textId="77777777" w:rsidR="00384B8B"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4F2FD1E6" w14:textId="77777777" w:rsidTr="00E86099">
        <w:trPr>
          <w:trHeight w:val="270"/>
        </w:trPr>
        <w:tc>
          <w:tcPr>
            <w:tcW w:w="653" w:type="dxa"/>
            <w:tcBorders>
              <w:top w:val="nil"/>
              <w:left w:val="single" w:sz="4" w:space="0" w:color="auto"/>
              <w:bottom w:val="single" w:sz="4" w:space="0" w:color="auto"/>
              <w:right w:val="single" w:sz="4" w:space="0" w:color="auto"/>
            </w:tcBorders>
          </w:tcPr>
          <w:p w14:paraId="7B410E87" w14:textId="77777777" w:rsidR="00384B8B" w:rsidRPr="00316455"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9D74569"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T52</w:t>
            </w:r>
          </w:p>
        </w:tc>
        <w:tc>
          <w:tcPr>
            <w:tcW w:w="2476" w:type="dxa"/>
            <w:tcBorders>
              <w:top w:val="nil"/>
              <w:left w:val="nil"/>
              <w:bottom w:val="single" w:sz="4" w:space="0" w:color="auto"/>
              <w:right w:val="single" w:sz="4" w:space="0" w:color="auto"/>
            </w:tcBorders>
            <w:shd w:val="clear" w:color="auto" w:fill="auto"/>
            <w:noWrap/>
            <w:vAlign w:val="center"/>
            <w:hideMark/>
          </w:tcPr>
          <w:p w14:paraId="228E8412"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stdWeight</w:t>
            </w:r>
          </w:p>
        </w:tc>
        <w:tc>
          <w:tcPr>
            <w:tcW w:w="1822" w:type="dxa"/>
            <w:tcBorders>
              <w:top w:val="nil"/>
              <w:left w:val="nil"/>
              <w:bottom w:val="single" w:sz="4" w:space="0" w:color="auto"/>
              <w:right w:val="single" w:sz="4" w:space="0" w:color="auto"/>
            </w:tcBorders>
            <w:shd w:val="clear" w:color="auto" w:fill="auto"/>
            <w:noWrap/>
            <w:vAlign w:val="center"/>
            <w:hideMark/>
          </w:tcPr>
          <w:p w14:paraId="506D5F7C"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租借还金</w:t>
            </w:r>
            <w:r w:rsidRPr="00710A79">
              <w:rPr>
                <w:rFonts w:ascii="宋体" w:eastAsia="宋体" w:hAnsi="宋体" w:cs="宋体" w:hint="eastAsia"/>
                <w:color w:val="000000"/>
                <w:kern w:val="0"/>
                <w:sz w:val="20"/>
                <w:szCs w:val="20"/>
              </w:rPr>
              <w:t>重量</w:t>
            </w:r>
          </w:p>
        </w:tc>
        <w:tc>
          <w:tcPr>
            <w:tcW w:w="760" w:type="dxa"/>
            <w:tcBorders>
              <w:top w:val="nil"/>
              <w:left w:val="nil"/>
              <w:bottom w:val="single" w:sz="4" w:space="0" w:color="auto"/>
              <w:right w:val="single" w:sz="4" w:space="0" w:color="auto"/>
            </w:tcBorders>
            <w:shd w:val="clear" w:color="auto" w:fill="auto"/>
            <w:noWrap/>
            <w:vAlign w:val="center"/>
            <w:hideMark/>
          </w:tcPr>
          <w:p w14:paraId="0EF4F3B0"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hideMark/>
          </w:tcPr>
          <w:p w14:paraId="66356008" w14:textId="77777777" w:rsidR="00384B8B" w:rsidRPr="00D84A76"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9" w:type="dxa"/>
            <w:tcBorders>
              <w:top w:val="nil"/>
              <w:left w:val="nil"/>
              <w:bottom w:val="single" w:sz="4" w:space="0" w:color="auto"/>
              <w:right w:val="single" w:sz="4" w:space="0" w:color="auto"/>
            </w:tcBorders>
            <w:shd w:val="clear" w:color="auto" w:fill="auto"/>
            <w:noWrap/>
            <w:hideMark/>
          </w:tcPr>
          <w:p w14:paraId="28B1FC7B" w14:textId="77777777" w:rsidR="00384B8B" w:rsidRPr="00D84A76" w:rsidRDefault="00384B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77783B2A" w14:textId="77777777" w:rsidTr="00E86099">
        <w:trPr>
          <w:trHeight w:val="270"/>
        </w:trPr>
        <w:tc>
          <w:tcPr>
            <w:tcW w:w="653" w:type="dxa"/>
            <w:tcBorders>
              <w:top w:val="nil"/>
              <w:left w:val="single" w:sz="4" w:space="0" w:color="auto"/>
              <w:bottom w:val="single" w:sz="4" w:space="0" w:color="auto"/>
              <w:right w:val="single" w:sz="4" w:space="0" w:color="auto"/>
            </w:tcBorders>
          </w:tcPr>
          <w:p w14:paraId="78944EE0"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CA2DDE9"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X39</w:t>
            </w:r>
          </w:p>
        </w:tc>
        <w:tc>
          <w:tcPr>
            <w:tcW w:w="2476" w:type="dxa"/>
            <w:tcBorders>
              <w:top w:val="nil"/>
              <w:left w:val="nil"/>
              <w:bottom w:val="single" w:sz="4" w:space="0" w:color="auto"/>
              <w:right w:val="single" w:sz="4" w:space="0" w:color="auto"/>
            </w:tcBorders>
            <w:shd w:val="clear" w:color="auto" w:fill="auto"/>
            <w:noWrap/>
            <w:vAlign w:val="center"/>
            <w:hideMark/>
          </w:tcPr>
          <w:p w14:paraId="3F281B45"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RspCode</w:t>
            </w:r>
          </w:p>
        </w:tc>
        <w:tc>
          <w:tcPr>
            <w:tcW w:w="1822" w:type="dxa"/>
            <w:tcBorders>
              <w:top w:val="nil"/>
              <w:left w:val="nil"/>
              <w:bottom w:val="single" w:sz="4" w:space="0" w:color="auto"/>
              <w:right w:val="single" w:sz="4" w:space="0" w:color="auto"/>
            </w:tcBorders>
            <w:shd w:val="clear" w:color="auto" w:fill="auto"/>
            <w:noWrap/>
            <w:vAlign w:val="center"/>
            <w:hideMark/>
          </w:tcPr>
          <w:p w14:paraId="00AB0800"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3C5EAAFD"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hideMark/>
          </w:tcPr>
          <w:p w14:paraId="16D26E3A"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269" w:type="dxa"/>
            <w:tcBorders>
              <w:top w:val="nil"/>
              <w:left w:val="nil"/>
              <w:bottom w:val="single" w:sz="4" w:space="0" w:color="auto"/>
              <w:right w:val="single" w:sz="4" w:space="0" w:color="auto"/>
            </w:tcBorders>
            <w:shd w:val="clear" w:color="auto" w:fill="auto"/>
            <w:noWrap/>
            <w:hideMark/>
          </w:tcPr>
          <w:p w14:paraId="21DB5C7F"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p>
        </w:tc>
      </w:tr>
      <w:tr w:rsidR="00384B8B" w:rsidRPr="00710A79" w14:paraId="0C682F8E" w14:textId="77777777" w:rsidTr="00E86099">
        <w:trPr>
          <w:trHeight w:val="270"/>
        </w:trPr>
        <w:tc>
          <w:tcPr>
            <w:tcW w:w="653" w:type="dxa"/>
            <w:tcBorders>
              <w:top w:val="nil"/>
              <w:left w:val="single" w:sz="4" w:space="0" w:color="auto"/>
              <w:bottom w:val="single" w:sz="4" w:space="0" w:color="auto"/>
              <w:right w:val="single" w:sz="4" w:space="0" w:color="auto"/>
            </w:tcBorders>
          </w:tcPr>
          <w:p w14:paraId="5A82C1F4"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55785AE"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X40</w:t>
            </w:r>
          </w:p>
        </w:tc>
        <w:tc>
          <w:tcPr>
            <w:tcW w:w="2476" w:type="dxa"/>
            <w:tcBorders>
              <w:top w:val="nil"/>
              <w:left w:val="nil"/>
              <w:bottom w:val="single" w:sz="4" w:space="0" w:color="auto"/>
              <w:right w:val="single" w:sz="4" w:space="0" w:color="auto"/>
            </w:tcBorders>
            <w:shd w:val="clear" w:color="auto" w:fill="auto"/>
            <w:noWrap/>
            <w:vAlign w:val="center"/>
            <w:hideMark/>
          </w:tcPr>
          <w:p w14:paraId="69B04E75"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RspMsg</w:t>
            </w:r>
          </w:p>
        </w:tc>
        <w:tc>
          <w:tcPr>
            <w:tcW w:w="1822" w:type="dxa"/>
            <w:tcBorders>
              <w:top w:val="nil"/>
              <w:left w:val="nil"/>
              <w:bottom w:val="single" w:sz="4" w:space="0" w:color="auto"/>
              <w:right w:val="single" w:sz="4" w:space="0" w:color="auto"/>
            </w:tcBorders>
            <w:shd w:val="clear" w:color="auto" w:fill="auto"/>
            <w:noWrap/>
            <w:vAlign w:val="center"/>
            <w:hideMark/>
          </w:tcPr>
          <w:p w14:paraId="2BBECE13"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51F47423"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vAlign w:val="center"/>
            <w:hideMark/>
          </w:tcPr>
          <w:p w14:paraId="2A183643"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269" w:type="dxa"/>
            <w:tcBorders>
              <w:top w:val="nil"/>
              <w:left w:val="nil"/>
              <w:bottom w:val="single" w:sz="4" w:space="0" w:color="auto"/>
              <w:right w:val="single" w:sz="4" w:space="0" w:color="auto"/>
            </w:tcBorders>
            <w:shd w:val="clear" w:color="auto" w:fill="auto"/>
            <w:noWrap/>
            <w:hideMark/>
          </w:tcPr>
          <w:p w14:paraId="7DE6701E" w14:textId="77777777" w:rsidR="00384B8B" w:rsidRPr="00710A79" w:rsidRDefault="00384B8B" w:rsidP="00BA35CD">
            <w:pPr>
              <w:widowControl/>
              <w:spacing w:line="240" w:lineRule="auto"/>
              <w:ind w:firstLineChars="0" w:firstLine="0"/>
              <w:jc w:val="left"/>
              <w:rPr>
                <w:rFonts w:ascii="宋体" w:eastAsia="宋体" w:hAnsi="宋体" w:cs="宋体"/>
                <w:color w:val="000000"/>
                <w:kern w:val="0"/>
                <w:sz w:val="20"/>
                <w:szCs w:val="20"/>
              </w:rPr>
            </w:pPr>
          </w:p>
        </w:tc>
      </w:tr>
    </w:tbl>
    <w:p w14:paraId="13F5096B" w14:textId="77777777" w:rsidR="00137A7F" w:rsidRDefault="00137A7F" w:rsidP="00137A7F">
      <w:pPr>
        <w:ind w:firstLine="480"/>
      </w:pPr>
    </w:p>
    <w:p w14:paraId="3A771581" w14:textId="77777777" w:rsidR="007942C6" w:rsidRDefault="007942C6" w:rsidP="007942C6">
      <w:pPr>
        <w:pStyle w:val="4"/>
        <w:numPr>
          <w:ilvl w:val="3"/>
          <w:numId w:val="4"/>
        </w:numPr>
        <w:ind w:left="0" w:firstLineChars="0" w:firstLine="0"/>
      </w:pPr>
      <w:r w:rsidRPr="0096390C">
        <w:rPr>
          <w:rFonts w:hint="eastAsia"/>
        </w:rPr>
        <w:t>提交租借</w:t>
      </w:r>
      <w:r w:rsidR="00051E46">
        <w:rPr>
          <w:rFonts w:hint="eastAsia"/>
        </w:rPr>
        <w:t>续租</w:t>
      </w:r>
      <w:r w:rsidRPr="0096390C">
        <w:rPr>
          <w:rFonts w:hint="eastAsia"/>
        </w:rPr>
        <w:t>申报请求及应答</w:t>
      </w:r>
    </w:p>
    <w:p w14:paraId="0580C238" w14:textId="77777777" w:rsidR="007942C6" w:rsidRDefault="007942C6" w:rsidP="001643FA">
      <w:pPr>
        <w:ind w:firstLine="482"/>
      </w:pPr>
      <w:r w:rsidRPr="00191417">
        <w:rPr>
          <w:rFonts w:hint="eastAsia"/>
          <w:b/>
        </w:rPr>
        <w:t>功能：</w:t>
      </w:r>
      <w:r>
        <w:rPr>
          <w:rFonts w:hint="eastAsia"/>
        </w:rPr>
        <w:t>租借</w:t>
      </w:r>
      <w:r w:rsidR="00B24D32">
        <w:rPr>
          <w:rFonts w:hint="eastAsia"/>
        </w:rPr>
        <w:t>续租</w:t>
      </w:r>
      <w:r>
        <w:rPr>
          <w:rFonts w:hint="eastAsia"/>
        </w:rPr>
        <w:t>申报指令用于会员二级系统把该会员席位所属客户填写的租借</w:t>
      </w:r>
      <w:r w:rsidR="00B24D32">
        <w:rPr>
          <w:rFonts w:hint="eastAsia"/>
        </w:rPr>
        <w:t>续租</w:t>
      </w:r>
      <w:r>
        <w:rPr>
          <w:rFonts w:hint="eastAsia"/>
        </w:rPr>
        <w:t>申报单提交给一级系统。二级系统一定要经过增加、复核租借</w:t>
      </w:r>
      <w:r w:rsidR="00E2343B">
        <w:rPr>
          <w:rFonts w:hint="eastAsia"/>
        </w:rPr>
        <w:t>续租</w:t>
      </w:r>
      <w:r>
        <w:rPr>
          <w:rFonts w:hint="eastAsia"/>
        </w:rPr>
        <w:t>申报单操作后，才能将其提交给一级系统。</w:t>
      </w:r>
    </w:p>
    <w:p w14:paraId="37A79558" w14:textId="77777777" w:rsidR="007942C6" w:rsidRPr="00B1055E" w:rsidRDefault="007942C6" w:rsidP="007942C6">
      <w:pPr>
        <w:ind w:firstLine="480"/>
      </w:pPr>
      <w:r>
        <w:rPr>
          <w:rFonts w:hint="eastAsia"/>
        </w:rPr>
        <w:lastRenderedPageBreak/>
        <w:t>消息体格式如下：</w:t>
      </w:r>
    </w:p>
    <w:tbl>
      <w:tblPr>
        <w:tblW w:w="8891" w:type="dxa"/>
        <w:tblInd w:w="103" w:type="dxa"/>
        <w:tblLook w:val="04A0" w:firstRow="1" w:lastRow="0" w:firstColumn="1" w:lastColumn="0" w:noHBand="0" w:noVBand="1"/>
      </w:tblPr>
      <w:tblGrid>
        <w:gridCol w:w="677"/>
        <w:gridCol w:w="703"/>
        <w:gridCol w:w="2062"/>
        <w:gridCol w:w="1985"/>
        <w:gridCol w:w="708"/>
        <w:gridCol w:w="816"/>
        <w:gridCol w:w="1940"/>
      </w:tblGrid>
      <w:tr w:rsidR="007942C6" w:rsidRPr="0030576E" w14:paraId="711F7A78" w14:textId="77777777" w:rsidTr="00ED281F">
        <w:trPr>
          <w:trHeight w:val="270"/>
          <w:tblHeader/>
        </w:trPr>
        <w:tc>
          <w:tcPr>
            <w:tcW w:w="677" w:type="dxa"/>
            <w:tcBorders>
              <w:top w:val="single" w:sz="4" w:space="0" w:color="auto"/>
              <w:left w:val="single" w:sz="4" w:space="0" w:color="auto"/>
              <w:bottom w:val="single" w:sz="4" w:space="0" w:color="auto"/>
              <w:right w:val="single" w:sz="4" w:space="0" w:color="auto"/>
            </w:tcBorders>
            <w:shd w:val="clear" w:color="000000" w:fill="D9D9D9"/>
          </w:tcPr>
          <w:p w14:paraId="331910E2"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3"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3A9859E"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2062" w:type="dxa"/>
            <w:tcBorders>
              <w:top w:val="single" w:sz="4" w:space="0" w:color="auto"/>
              <w:left w:val="nil"/>
              <w:bottom w:val="single" w:sz="4" w:space="0" w:color="auto"/>
              <w:right w:val="single" w:sz="4" w:space="0" w:color="auto"/>
            </w:tcBorders>
            <w:shd w:val="clear" w:color="000000" w:fill="D9D9D9"/>
            <w:noWrap/>
            <w:vAlign w:val="center"/>
            <w:hideMark/>
          </w:tcPr>
          <w:p w14:paraId="7977DE3B"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1985" w:type="dxa"/>
            <w:tcBorders>
              <w:top w:val="single" w:sz="4" w:space="0" w:color="auto"/>
              <w:left w:val="nil"/>
              <w:bottom w:val="single" w:sz="4" w:space="0" w:color="auto"/>
              <w:right w:val="single" w:sz="4" w:space="0" w:color="auto"/>
            </w:tcBorders>
            <w:shd w:val="clear" w:color="000000" w:fill="D9D9D9"/>
            <w:noWrap/>
            <w:vAlign w:val="center"/>
            <w:hideMark/>
          </w:tcPr>
          <w:p w14:paraId="0695637D"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8" w:type="dxa"/>
            <w:tcBorders>
              <w:top w:val="single" w:sz="4" w:space="0" w:color="auto"/>
              <w:left w:val="nil"/>
              <w:bottom w:val="single" w:sz="4" w:space="0" w:color="auto"/>
              <w:right w:val="single" w:sz="4" w:space="0" w:color="auto"/>
            </w:tcBorders>
            <w:shd w:val="clear" w:color="000000" w:fill="D9D9D9"/>
            <w:noWrap/>
            <w:vAlign w:val="center"/>
            <w:hideMark/>
          </w:tcPr>
          <w:p w14:paraId="2C16752C"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816" w:type="dxa"/>
            <w:tcBorders>
              <w:top w:val="single" w:sz="4" w:space="0" w:color="auto"/>
              <w:left w:val="nil"/>
              <w:bottom w:val="single" w:sz="4" w:space="0" w:color="auto"/>
              <w:right w:val="single" w:sz="4" w:space="0" w:color="auto"/>
            </w:tcBorders>
            <w:shd w:val="clear" w:color="000000" w:fill="D9D9D9"/>
            <w:noWrap/>
            <w:vAlign w:val="center"/>
            <w:hideMark/>
          </w:tcPr>
          <w:p w14:paraId="7499ECC0"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1940" w:type="dxa"/>
            <w:tcBorders>
              <w:top w:val="single" w:sz="4" w:space="0" w:color="auto"/>
              <w:left w:val="nil"/>
              <w:bottom w:val="single" w:sz="4" w:space="0" w:color="auto"/>
              <w:right w:val="single" w:sz="4" w:space="0" w:color="auto"/>
            </w:tcBorders>
            <w:shd w:val="clear" w:color="000000" w:fill="D9D9D9"/>
            <w:noWrap/>
            <w:vAlign w:val="center"/>
            <w:hideMark/>
          </w:tcPr>
          <w:p w14:paraId="501C84CD"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7942C6" w:rsidRPr="0030576E" w14:paraId="04ABE8AF" w14:textId="77777777" w:rsidTr="00ED281F">
        <w:trPr>
          <w:trHeight w:val="270"/>
        </w:trPr>
        <w:tc>
          <w:tcPr>
            <w:tcW w:w="677" w:type="dxa"/>
            <w:tcBorders>
              <w:top w:val="nil"/>
              <w:left w:val="single" w:sz="4" w:space="0" w:color="auto"/>
              <w:bottom w:val="single" w:sz="4" w:space="0" w:color="auto"/>
              <w:right w:val="single" w:sz="4" w:space="0" w:color="auto"/>
            </w:tcBorders>
          </w:tcPr>
          <w:p w14:paraId="5FAA512B"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23F8B6F7" w14:textId="77777777" w:rsidR="007942C6" w:rsidRPr="0030576E" w:rsidRDefault="00B52748"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00</w:t>
            </w:r>
          </w:p>
        </w:tc>
        <w:tc>
          <w:tcPr>
            <w:tcW w:w="2062" w:type="dxa"/>
            <w:tcBorders>
              <w:top w:val="nil"/>
              <w:left w:val="nil"/>
              <w:bottom w:val="single" w:sz="4" w:space="0" w:color="auto"/>
              <w:right w:val="single" w:sz="4" w:space="0" w:color="auto"/>
            </w:tcBorders>
            <w:shd w:val="clear" w:color="auto" w:fill="auto"/>
            <w:noWrap/>
            <w:vAlign w:val="center"/>
            <w:hideMark/>
          </w:tcPr>
          <w:p w14:paraId="178FDB21"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localNo</w:t>
            </w:r>
          </w:p>
        </w:tc>
        <w:tc>
          <w:tcPr>
            <w:tcW w:w="1985" w:type="dxa"/>
            <w:tcBorders>
              <w:top w:val="nil"/>
              <w:left w:val="nil"/>
              <w:bottom w:val="single" w:sz="4" w:space="0" w:color="auto"/>
              <w:right w:val="single" w:sz="4" w:space="0" w:color="auto"/>
            </w:tcBorders>
            <w:shd w:val="clear" w:color="auto" w:fill="auto"/>
            <w:noWrap/>
            <w:vAlign w:val="center"/>
            <w:hideMark/>
          </w:tcPr>
          <w:p w14:paraId="04D639B7"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Pr="0030576E">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申报单</w:t>
            </w:r>
            <w:r w:rsidRPr="0030576E">
              <w:rPr>
                <w:rFonts w:ascii="宋体" w:eastAsia="宋体" w:hAnsi="宋体" w:cs="宋体" w:hint="eastAsia"/>
                <w:color w:val="000000"/>
                <w:kern w:val="0"/>
                <w:sz w:val="20"/>
                <w:szCs w:val="20"/>
              </w:rPr>
              <w:t>编号</w:t>
            </w:r>
          </w:p>
        </w:tc>
        <w:tc>
          <w:tcPr>
            <w:tcW w:w="708" w:type="dxa"/>
            <w:tcBorders>
              <w:top w:val="nil"/>
              <w:left w:val="nil"/>
              <w:bottom w:val="single" w:sz="4" w:space="0" w:color="auto"/>
              <w:right w:val="single" w:sz="4" w:space="0" w:color="auto"/>
            </w:tcBorders>
            <w:shd w:val="clear" w:color="auto" w:fill="auto"/>
            <w:vAlign w:val="center"/>
            <w:hideMark/>
          </w:tcPr>
          <w:p w14:paraId="2970C1DA"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65C98DA7"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hideMark/>
          </w:tcPr>
          <w:p w14:paraId="004C281F"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6541C35C" w14:textId="77777777" w:rsidTr="00ED281F">
        <w:trPr>
          <w:trHeight w:val="270"/>
        </w:trPr>
        <w:tc>
          <w:tcPr>
            <w:tcW w:w="677" w:type="dxa"/>
            <w:tcBorders>
              <w:top w:val="nil"/>
              <w:left w:val="single" w:sz="4" w:space="0" w:color="auto"/>
              <w:bottom w:val="single" w:sz="4" w:space="0" w:color="auto"/>
              <w:right w:val="single" w:sz="4" w:space="0" w:color="auto"/>
            </w:tcBorders>
          </w:tcPr>
          <w:p w14:paraId="0D8B9228"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3E72BB7C" w14:textId="5A932707" w:rsidR="00375F40" w:rsidRDefault="00375F40" w:rsidP="00375F40">
            <w:pPr>
              <w:widowControl/>
              <w:spacing w:line="240" w:lineRule="auto"/>
              <w:ind w:firstLineChars="0" w:firstLine="0"/>
              <w:jc w:val="left"/>
              <w:rPr>
                <w:rFonts w:ascii="宋体" w:eastAsia="宋体" w:hAnsi="宋体" w:cs="宋体"/>
                <w:color w:val="000000"/>
                <w:kern w:val="0"/>
                <w:sz w:val="20"/>
                <w:szCs w:val="20"/>
              </w:rPr>
            </w:pPr>
            <w:r w:rsidRPr="00375F40">
              <w:rPr>
                <w:rFonts w:ascii="宋体" w:eastAsia="宋体" w:hAnsi="宋体" w:cs="宋体" w:hint="eastAsia"/>
                <w:color w:val="000000"/>
                <w:kern w:val="0"/>
                <w:sz w:val="20"/>
                <w:szCs w:val="20"/>
              </w:rPr>
              <w:t>K61</w:t>
            </w:r>
          </w:p>
        </w:tc>
        <w:tc>
          <w:tcPr>
            <w:tcW w:w="2062" w:type="dxa"/>
            <w:tcBorders>
              <w:top w:val="nil"/>
              <w:left w:val="nil"/>
              <w:bottom w:val="single" w:sz="4" w:space="0" w:color="auto"/>
              <w:right w:val="single" w:sz="4" w:space="0" w:color="auto"/>
            </w:tcBorders>
            <w:shd w:val="clear" w:color="auto" w:fill="auto"/>
            <w:noWrap/>
            <w:vAlign w:val="center"/>
          </w:tcPr>
          <w:p w14:paraId="528F4B4E" w14:textId="5A4D1760"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75F40">
              <w:rPr>
                <w:rFonts w:ascii="宋体" w:eastAsia="宋体" w:hAnsi="宋体" w:cs="宋体"/>
                <w:color w:val="000000"/>
                <w:kern w:val="0"/>
                <w:sz w:val="20"/>
                <w:szCs w:val="20"/>
              </w:rPr>
              <w:t>reLeaseRenewNo</w:t>
            </w:r>
          </w:p>
        </w:tc>
        <w:tc>
          <w:tcPr>
            <w:tcW w:w="1985" w:type="dxa"/>
            <w:tcBorders>
              <w:top w:val="nil"/>
              <w:left w:val="nil"/>
              <w:bottom w:val="single" w:sz="4" w:space="0" w:color="auto"/>
              <w:right w:val="single" w:sz="4" w:space="0" w:color="auto"/>
            </w:tcBorders>
            <w:shd w:val="clear" w:color="auto" w:fill="auto"/>
            <w:noWrap/>
            <w:vAlign w:val="center"/>
          </w:tcPr>
          <w:p w14:paraId="5E48BF35" w14:textId="5A86A3ED" w:rsidR="00375F40" w:rsidRDefault="00375F40" w:rsidP="00375F40">
            <w:pPr>
              <w:widowControl/>
              <w:spacing w:line="240" w:lineRule="auto"/>
              <w:ind w:firstLineChars="0" w:firstLine="0"/>
              <w:jc w:val="left"/>
              <w:rPr>
                <w:rFonts w:ascii="宋体" w:eastAsia="宋体" w:hAnsi="宋体" w:cs="宋体"/>
                <w:color w:val="000000"/>
                <w:kern w:val="0"/>
                <w:sz w:val="20"/>
                <w:szCs w:val="20"/>
              </w:rPr>
            </w:pPr>
            <w:r w:rsidRPr="00375F40">
              <w:rPr>
                <w:rFonts w:ascii="宋体" w:eastAsia="宋体" w:hAnsi="宋体" w:cs="宋体" w:hint="eastAsia"/>
                <w:color w:val="000000"/>
                <w:kern w:val="0"/>
                <w:sz w:val="20"/>
                <w:szCs w:val="20"/>
              </w:rPr>
              <w:t>租借续租预申报编号</w:t>
            </w:r>
          </w:p>
        </w:tc>
        <w:tc>
          <w:tcPr>
            <w:tcW w:w="708" w:type="dxa"/>
            <w:tcBorders>
              <w:top w:val="nil"/>
              <w:left w:val="nil"/>
              <w:bottom w:val="single" w:sz="4" w:space="0" w:color="auto"/>
              <w:right w:val="single" w:sz="4" w:space="0" w:color="auto"/>
            </w:tcBorders>
            <w:shd w:val="clear" w:color="auto" w:fill="auto"/>
            <w:vAlign w:val="center"/>
          </w:tcPr>
          <w:p w14:paraId="27DC4639" w14:textId="7A4BA412"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75F40">
              <w:rPr>
                <w:rFonts w:ascii="宋体" w:eastAsia="宋体" w:hAnsi="宋体" w:cs="宋体"/>
                <w:color w:val="000000"/>
                <w:kern w:val="0"/>
                <w:sz w:val="20"/>
                <w:szCs w:val="20"/>
              </w:rPr>
              <w:t>O</w:t>
            </w:r>
          </w:p>
        </w:tc>
        <w:tc>
          <w:tcPr>
            <w:tcW w:w="816" w:type="dxa"/>
            <w:tcBorders>
              <w:top w:val="nil"/>
              <w:left w:val="nil"/>
              <w:bottom w:val="single" w:sz="4" w:space="0" w:color="auto"/>
              <w:right w:val="single" w:sz="4" w:space="0" w:color="auto"/>
            </w:tcBorders>
            <w:shd w:val="clear" w:color="auto" w:fill="auto"/>
            <w:noWrap/>
            <w:vAlign w:val="center"/>
          </w:tcPr>
          <w:p w14:paraId="487EB6BF" w14:textId="7FCBBF76" w:rsidR="00375F40" w:rsidRPr="003E783F" w:rsidRDefault="00375F40" w:rsidP="00375F40">
            <w:pPr>
              <w:widowControl/>
              <w:spacing w:line="240" w:lineRule="auto"/>
              <w:ind w:firstLineChars="0" w:firstLine="0"/>
              <w:jc w:val="left"/>
              <w:rPr>
                <w:rFonts w:ascii="宋体" w:eastAsia="宋体" w:hAnsi="宋体" w:cs="宋体"/>
                <w:color w:val="000000"/>
                <w:kern w:val="0"/>
                <w:sz w:val="20"/>
                <w:szCs w:val="20"/>
              </w:rPr>
            </w:pPr>
            <w:del w:id="53" w:author="拓跋 小宝" w:date="2019-09-19T11:18:00Z">
              <w:r w:rsidRPr="00375F40" w:rsidDel="007275E2">
                <w:rPr>
                  <w:rFonts w:ascii="宋体" w:eastAsia="宋体" w:hAnsi="宋体" w:cs="宋体" w:hint="eastAsia"/>
                  <w:color w:val="000000"/>
                  <w:kern w:val="0"/>
                  <w:sz w:val="20"/>
                  <w:szCs w:val="20"/>
                </w:rPr>
                <w:delText>←</w:delText>
              </w:r>
            </w:del>
            <w:ins w:id="54" w:author="拓跋 小宝" w:date="2019-09-19T11:18:00Z">
              <w:r w:rsidR="007275E2">
                <w:rPr>
                  <w:rFonts w:ascii="宋体" w:eastAsia="宋体" w:hAnsi="宋体" w:cs="宋体" w:hint="eastAsia"/>
                  <w:color w:val="000000"/>
                  <w:kern w:val="0"/>
                  <w:sz w:val="20"/>
                  <w:szCs w:val="20"/>
                </w:rPr>
                <w:t>-</w:t>
              </w:r>
            </w:ins>
          </w:p>
        </w:tc>
        <w:tc>
          <w:tcPr>
            <w:tcW w:w="1940" w:type="dxa"/>
            <w:tcBorders>
              <w:top w:val="nil"/>
              <w:left w:val="nil"/>
              <w:bottom w:val="single" w:sz="4" w:space="0" w:color="auto"/>
              <w:right w:val="single" w:sz="4" w:space="0" w:color="auto"/>
            </w:tcBorders>
            <w:shd w:val="clear" w:color="auto" w:fill="auto"/>
            <w:noWrap/>
            <w:vAlign w:val="center"/>
          </w:tcPr>
          <w:p w14:paraId="4035A683"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2DB88820" w14:textId="77777777" w:rsidTr="00ED281F">
        <w:trPr>
          <w:trHeight w:val="270"/>
        </w:trPr>
        <w:tc>
          <w:tcPr>
            <w:tcW w:w="677" w:type="dxa"/>
            <w:tcBorders>
              <w:top w:val="nil"/>
              <w:left w:val="single" w:sz="4" w:space="0" w:color="auto"/>
              <w:bottom w:val="single" w:sz="4" w:space="0" w:color="auto"/>
              <w:right w:val="single" w:sz="4" w:space="0" w:color="auto"/>
            </w:tcBorders>
          </w:tcPr>
          <w:p w14:paraId="520A36A0"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6CDE710C"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2062" w:type="dxa"/>
            <w:tcBorders>
              <w:top w:val="nil"/>
              <w:left w:val="nil"/>
              <w:bottom w:val="single" w:sz="4" w:space="0" w:color="auto"/>
              <w:right w:val="single" w:sz="4" w:space="0" w:color="auto"/>
            </w:tcBorders>
            <w:shd w:val="clear" w:color="auto" w:fill="auto"/>
            <w:vAlign w:val="center"/>
            <w:hideMark/>
          </w:tcPr>
          <w:p w14:paraId="2CA3DA03"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1985" w:type="dxa"/>
            <w:tcBorders>
              <w:top w:val="nil"/>
              <w:left w:val="nil"/>
              <w:bottom w:val="single" w:sz="4" w:space="0" w:color="auto"/>
              <w:right w:val="single" w:sz="4" w:space="0" w:color="auto"/>
            </w:tcBorders>
            <w:shd w:val="clear" w:color="auto" w:fill="auto"/>
            <w:noWrap/>
            <w:vAlign w:val="center"/>
            <w:hideMark/>
          </w:tcPr>
          <w:p w14:paraId="24EF7A49"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708" w:type="dxa"/>
            <w:tcBorders>
              <w:top w:val="nil"/>
              <w:left w:val="nil"/>
              <w:bottom w:val="single" w:sz="4" w:space="0" w:color="auto"/>
              <w:right w:val="single" w:sz="4" w:space="0" w:color="auto"/>
            </w:tcBorders>
            <w:shd w:val="clear" w:color="auto" w:fill="auto"/>
            <w:vAlign w:val="center"/>
            <w:hideMark/>
          </w:tcPr>
          <w:p w14:paraId="12330A27"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4B194685"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hideMark/>
          </w:tcPr>
          <w:p w14:paraId="23B339AE"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73DA108C" w14:textId="77777777" w:rsidTr="00ED281F">
        <w:trPr>
          <w:trHeight w:val="270"/>
        </w:trPr>
        <w:tc>
          <w:tcPr>
            <w:tcW w:w="677" w:type="dxa"/>
            <w:tcBorders>
              <w:top w:val="nil"/>
              <w:left w:val="single" w:sz="4" w:space="0" w:color="auto"/>
              <w:bottom w:val="single" w:sz="4" w:space="0" w:color="auto"/>
              <w:right w:val="single" w:sz="4" w:space="0" w:color="auto"/>
            </w:tcBorders>
          </w:tcPr>
          <w:p w14:paraId="1B4B0B25"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28F743EA" w14:textId="77777777" w:rsidR="00375F40" w:rsidRPr="00984E1E" w:rsidRDefault="00375F40" w:rsidP="00375F40">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062" w:type="dxa"/>
            <w:tcBorders>
              <w:top w:val="nil"/>
              <w:left w:val="nil"/>
              <w:bottom w:val="single" w:sz="4" w:space="0" w:color="auto"/>
              <w:right w:val="single" w:sz="4" w:space="0" w:color="auto"/>
            </w:tcBorders>
            <w:shd w:val="clear" w:color="auto" w:fill="auto"/>
            <w:vAlign w:val="center"/>
          </w:tcPr>
          <w:p w14:paraId="30F527B3" w14:textId="77777777" w:rsidR="00375F40" w:rsidRPr="00984E1E" w:rsidRDefault="00375F40" w:rsidP="00375F40">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985" w:type="dxa"/>
            <w:tcBorders>
              <w:top w:val="nil"/>
              <w:left w:val="nil"/>
              <w:bottom w:val="single" w:sz="4" w:space="0" w:color="auto"/>
              <w:right w:val="single" w:sz="4" w:space="0" w:color="auto"/>
            </w:tcBorders>
            <w:shd w:val="clear" w:color="auto" w:fill="auto"/>
            <w:noWrap/>
            <w:vAlign w:val="center"/>
          </w:tcPr>
          <w:p w14:paraId="4800C0A3" w14:textId="77777777" w:rsidR="00375F40" w:rsidRPr="00984E1E" w:rsidRDefault="00375F40" w:rsidP="00375F40">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08" w:type="dxa"/>
            <w:tcBorders>
              <w:top w:val="nil"/>
              <w:left w:val="nil"/>
              <w:bottom w:val="single" w:sz="4" w:space="0" w:color="auto"/>
              <w:right w:val="single" w:sz="4" w:space="0" w:color="auto"/>
            </w:tcBorders>
            <w:shd w:val="clear" w:color="auto" w:fill="auto"/>
            <w:vAlign w:val="center"/>
          </w:tcPr>
          <w:p w14:paraId="5FEB1969" w14:textId="77777777" w:rsidR="00375F40" w:rsidRPr="007E3DAF" w:rsidRDefault="00375F40" w:rsidP="00375F40">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816" w:type="dxa"/>
            <w:tcBorders>
              <w:top w:val="nil"/>
              <w:left w:val="nil"/>
              <w:bottom w:val="single" w:sz="4" w:space="0" w:color="auto"/>
              <w:right w:val="single" w:sz="4" w:space="0" w:color="auto"/>
            </w:tcBorders>
            <w:shd w:val="clear" w:color="auto" w:fill="auto"/>
            <w:noWrap/>
          </w:tcPr>
          <w:p w14:paraId="593AB612" w14:textId="77777777" w:rsidR="00375F40" w:rsidRPr="00984E1E" w:rsidRDefault="00375F40" w:rsidP="00375F40">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3C67C414"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7950151A" w14:textId="77777777" w:rsidTr="00ED281F">
        <w:trPr>
          <w:trHeight w:val="270"/>
        </w:trPr>
        <w:tc>
          <w:tcPr>
            <w:tcW w:w="677" w:type="dxa"/>
            <w:tcBorders>
              <w:top w:val="nil"/>
              <w:left w:val="single" w:sz="4" w:space="0" w:color="auto"/>
              <w:bottom w:val="single" w:sz="4" w:space="0" w:color="auto"/>
              <w:right w:val="single" w:sz="4" w:space="0" w:color="auto"/>
            </w:tcBorders>
            <w:vAlign w:val="center"/>
          </w:tcPr>
          <w:p w14:paraId="0FB9D089"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6681CD0B"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062" w:type="dxa"/>
            <w:tcBorders>
              <w:top w:val="nil"/>
              <w:left w:val="nil"/>
              <w:bottom w:val="single" w:sz="4" w:space="0" w:color="auto"/>
              <w:right w:val="single" w:sz="4" w:space="0" w:color="auto"/>
            </w:tcBorders>
            <w:shd w:val="clear" w:color="auto" w:fill="auto"/>
            <w:vAlign w:val="center"/>
          </w:tcPr>
          <w:p w14:paraId="1CA3FE75"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r w:rsidRPr="00E42239">
              <w:rPr>
                <w:rFonts w:ascii="宋体" w:eastAsia="宋体" w:hAnsi="宋体" w:cs="宋体"/>
                <w:color w:val="000000"/>
                <w:kern w:val="0"/>
                <w:sz w:val="20"/>
                <w:szCs w:val="20"/>
              </w:rPr>
              <w:t>clientID</w:t>
            </w:r>
          </w:p>
        </w:tc>
        <w:tc>
          <w:tcPr>
            <w:tcW w:w="1985" w:type="dxa"/>
            <w:tcBorders>
              <w:top w:val="nil"/>
              <w:left w:val="nil"/>
              <w:bottom w:val="single" w:sz="4" w:space="0" w:color="auto"/>
              <w:right w:val="single" w:sz="4" w:space="0" w:color="auto"/>
            </w:tcBorders>
            <w:shd w:val="clear" w:color="auto" w:fill="auto"/>
            <w:noWrap/>
            <w:vAlign w:val="center"/>
          </w:tcPr>
          <w:p w14:paraId="5A6591B7"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客户代码</w:t>
            </w:r>
          </w:p>
        </w:tc>
        <w:tc>
          <w:tcPr>
            <w:tcW w:w="708" w:type="dxa"/>
            <w:tcBorders>
              <w:top w:val="nil"/>
              <w:left w:val="nil"/>
              <w:bottom w:val="single" w:sz="4" w:space="0" w:color="auto"/>
              <w:right w:val="single" w:sz="4" w:space="0" w:color="auto"/>
            </w:tcBorders>
            <w:shd w:val="clear" w:color="auto" w:fill="auto"/>
            <w:vAlign w:val="center"/>
          </w:tcPr>
          <w:p w14:paraId="0593F0B3"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1785C6FD"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022FA816" w14:textId="77777777" w:rsidR="00375F40" w:rsidRPr="003E783F" w:rsidRDefault="00375F40" w:rsidP="00375F40">
            <w:pPr>
              <w:widowControl/>
              <w:spacing w:line="240" w:lineRule="auto"/>
              <w:ind w:firstLineChars="0" w:firstLine="0"/>
              <w:rPr>
                <w:rFonts w:ascii="宋体" w:eastAsia="宋体" w:hAnsi="宋体" w:cs="宋体"/>
                <w:color w:val="000000"/>
                <w:kern w:val="0"/>
                <w:sz w:val="20"/>
                <w:szCs w:val="20"/>
              </w:rPr>
            </w:pPr>
          </w:p>
        </w:tc>
      </w:tr>
      <w:tr w:rsidR="00375F40" w:rsidRPr="0030576E" w14:paraId="54ABD447" w14:textId="77777777" w:rsidTr="00ED281F">
        <w:trPr>
          <w:trHeight w:val="270"/>
        </w:trPr>
        <w:tc>
          <w:tcPr>
            <w:tcW w:w="677" w:type="dxa"/>
            <w:tcBorders>
              <w:top w:val="nil"/>
              <w:left w:val="single" w:sz="4" w:space="0" w:color="auto"/>
              <w:bottom w:val="single" w:sz="4" w:space="0" w:color="auto"/>
              <w:right w:val="single" w:sz="4" w:space="0" w:color="auto"/>
            </w:tcBorders>
          </w:tcPr>
          <w:p w14:paraId="104680BC"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7BC56145"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T00</w:t>
            </w:r>
          </w:p>
        </w:tc>
        <w:tc>
          <w:tcPr>
            <w:tcW w:w="2062" w:type="dxa"/>
            <w:tcBorders>
              <w:top w:val="nil"/>
              <w:left w:val="nil"/>
              <w:bottom w:val="single" w:sz="4" w:space="0" w:color="auto"/>
              <w:right w:val="single" w:sz="4" w:space="0" w:color="auto"/>
            </w:tcBorders>
            <w:shd w:val="clear" w:color="auto" w:fill="auto"/>
            <w:noWrap/>
            <w:vAlign w:val="center"/>
            <w:hideMark/>
          </w:tcPr>
          <w:p w14:paraId="5E317E03"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origApp</w:t>
            </w:r>
          </w:p>
        </w:tc>
        <w:tc>
          <w:tcPr>
            <w:tcW w:w="1985" w:type="dxa"/>
            <w:tcBorders>
              <w:top w:val="nil"/>
              <w:left w:val="nil"/>
              <w:bottom w:val="single" w:sz="4" w:space="0" w:color="auto"/>
              <w:right w:val="single" w:sz="4" w:space="0" w:color="auto"/>
            </w:tcBorders>
            <w:shd w:val="clear" w:color="auto" w:fill="auto"/>
            <w:noWrap/>
            <w:vAlign w:val="center"/>
            <w:hideMark/>
          </w:tcPr>
          <w:p w14:paraId="2BBC334D"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申报方</w:t>
            </w:r>
          </w:p>
        </w:tc>
        <w:tc>
          <w:tcPr>
            <w:tcW w:w="708" w:type="dxa"/>
            <w:tcBorders>
              <w:top w:val="nil"/>
              <w:left w:val="nil"/>
              <w:bottom w:val="single" w:sz="4" w:space="0" w:color="auto"/>
              <w:right w:val="single" w:sz="4" w:space="0" w:color="auto"/>
            </w:tcBorders>
            <w:shd w:val="clear" w:color="auto" w:fill="auto"/>
            <w:vAlign w:val="center"/>
            <w:hideMark/>
          </w:tcPr>
          <w:p w14:paraId="6E08CE43"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62DDD081"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hideMark/>
          </w:tcPr>
          <w:p w14:paraId="7294E1EA"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1位字符，取值：</w:t>
            </w:r>
            <w:r w:rsidRPr="00710A79">
              <w:rPr>
                <w:rFonts w:ascii="宋体" w:eastAsia="宋体" w:hAnsi="宋体" w:cs="宋体" w:hint="eastAsia"/>
                <w:color w:val="000000"/>
                <w:kern w:val="0"/>
                <w:sz w:val="20"/>
                <w:szCs w:val="20"/>
              </w:rPr>
              <w:t>1-借出方，2-借入方</w:t>
            </w:r>
          </w:p>
        </w:tc>
      </w:tr>
      <w:tr w:rsidR="00375F40" w:rsidRPr="0030576E" w14:paraId="1AE09162" w14:textId="77777777" w:rsidTr="00ED281F">
        <w:trPr>
          <w:trHeight w:val="270"/>
        </w:trPr>
        <w:tc>
          <w:tcPr>
            <w:tcW w:w="677" w:type="dxa"/>
            <w:tcBorders>
              <w:top w:val="nil"/>
              <w:left w:val="single" w:sz="4" w:space="0" w:color="auto"/>
              <w:bottom w:val="single" w:sz="4" w:space="0" w:color="auto"/>
              <w:right w:val="single" w:sz="4" w:space="0" w:color="auto"/>
            </w:tcBorders>
            <w:vAlign w:val="center"/>
          </w:tcPr>
          <w:p w14:paraId="5EFB94D0"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7488D46A"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2062" w:type="dxa"/>
            <w:tcBorders>
              <w:top w:val="nil"/>
              <w:left w:val="nil"/>
              <w:bottom w:val="single" w:sz="4" w:space="0" w:color="auto"/>
              <w:right w:val="single" w:sz="4" w:space="0" w:color="auto"/>
            </w:tcBorders>
            <w:shd w:val="clear" w:color="auto" w:fill="auto"/>
            <w:noWrap/>
            <w:vAlign w:val="center"/>
          </w:tcPr>
          <w:p w14:paraId="4049D314"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1985" w:type="dxa"/>
            <w:tcBorders>
              <w:top w:val="nil"/>
              <w:left w:val="nil"/>
              <w:bottom w:val="single" w:sz="4" w:space="0" w:color="auto"/>
              <w:right w:val="single" w:sz="4" w:space="0" w:color="auto"/>
            </w:tcBorders>
            <w:shd w:val="clear" w:color="auto" w:fill="auto"/>
            <w:noWrap/>
            <w:vAlign w:val="center"/>
          </w:tcPr>
          <w:p w14:paraId="6B3387BF"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08" w:type="dxa"/>
            <w:tcBorders>
              <w:top w:val="nil"/>
              <w:left w:val="nil"/>
              <w:bottom w:val="single" w:sz="4" w:space="0" w:color="auto"/>
              <w:right w:val="single" w:sz="4" w:space="0" w:color="auto"/>
            </w:tcBorders>
            <w:shd w:val="clear" w:color="auto" w:fill="auto"/>
            <w:vAlign w:val="center"/>
          </w:tcPr>
          <w:p w14:paraId="32EB904A" w14:textId="7737D99D"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120B41EC"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54ECC8CF"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p>
        </w:tc>
      </w:tr>
      <w:tr w:rsidR="00375F40" w:rsidRPr="0030576E" w14:paraId="11C0E1B0" w14:textId="77777777" w:rsidTr="00ED281F">
        <w:trPr>
          <w:trHeight w:val="270"/>
        </w:trPr>
        <w:tc>
          <w:tcPr>
            <w:tcW w:w="677" w:type="dxa"/>
            <w:tcBorders>
              <w:top w:val="nil"/>
              <w:left w:val="single" w:sz="4" w:space="0" w:color="auto"/>
              <w:bottom w:val="single" w:sz="4" w:space="0" w:color="auto"/>
              <w:right w:val="single" w:sz="4" w:space="0" w:color="auto"/>
            </w:tcBorders>
            <w:vAlign w:val="center"/>
          </w:tcPr>
          <w:p w14:paraId="34360A75"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183C0AA4"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2062" w:type="dxa"/>
            <w:tcBorders>
              <w:top w:val="nil"/>
              <w:left w:val="nil"/>
              <w:bottom w:val="single" w:sz="4" w:space="0" w:color="auto"/>
              <w:right w:val="single" w:sz="4" w:space="0" w:color="auto"/>
            </w:tcBorders>
            <w:shd w:val="clear" w:color="auto" w:fill="auto"/>
            <w:noWrap/>
            <w:vAlign w:val="center"/>
          </w:tcPr>
          <w:p w14:paraId="5270EAC7"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1985" w:type="dxa"/>
            <w:tcBorders>
              <w:top w:val="nil"/>
              <w:left w:val="nil"/>
              <w:bottom w:val="single" w:sz="4" w:space="0" w:color="auto"/>
              <w:right w:val="single" w:sz="4" w:space="0" w:color="auto"/>
            </w:tcBorders>
            <w:shd w:val="clear" w:color="auto" w:fill="auto"/>
            <w:noWrap/>
            <w:vAlign w:val="center"/>
          </w:tcPr>
          <w:p w14:paraId="50EBACC8"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08" w:type="dxa"/>
            <w:tcBorders>
              <w:top w:val="nil"/>
              <w:left w:val="nil"/>
              <w:bottom w:val="single" w:sz="4" w:space="0" w:color="auto"/>
              <w:right w:val="single" w:sz="4" w:space="0" w:color="auto"/>
            </w:tcBorders>
            <w:shd w:val="clear" w:color="auto" w:fill="auto"/>
            <w:vAlign w:val="center"/>
          </w:tcPr>
          <w:p w14:paraId="7C506259" w14:textId="34A4612F"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32D9ED8A"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6D7A8EB0"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p>
        </w:tc>
      </w:tr>
      <w:tr w:rsidR="00375F40" w:rsidRPr="0030576E" w14:paraId="7847139F" w14:textId="77777777" w:rsidTr="00ED281F">
        <w:trPr>
          <w:trHeight w:val="270"/>
        </w:trPr>
        <w:tc>
          <w:tcPr>
            <w:tcW w:w="677" w:type="dxa"/>
            <w:tcBorders>
              <w:top w:val="nil"/>
              <w:left w:val="single" w:sz="4" w:space="0" w:color="auto"/>
              <w:bottom w:val="single" w:sz="4" w:space="0" w:color="auto"/>
              <w:right w:val="single" w:sz="4" w:space="0" w:color="auto"/>
            </w:tcBorders>
            <w:vAlign w:val="center"/>
          </w:tcPr>
          <w:p w14:paraId="2F9ED835"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7BD936BA"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2062" w:type="dxa"/>
            <w:tcBorders>
              <w:top w:val="nil"/>
              <w:left w:val="nil"/>
              <w:bottom w:val="single" w:sz="4" w:space="0" w:color="auto"/>
              <w:right w:val="single" w:sz="4" w:space="0" w:color="auto"/>
            </w:tcBorders>
            <w:shd w:val="clear" w:color="auto" w:fill="auto"/>
            <w:noWrap/>
            <w:vAlign w:val="center"/>
          </w:tcPr>
          <w:p w14:paraId="571576BA"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1985" w:type="dxa"/>
            <w:tcBorders>
              <w:top w:val="nil"/>
              <w:left w:val="nil"/>
              <w:bottom w:val="single" w:sz="4" w:space="0" w:color="auto"/>
              <w:right w:val="single" w:sz="4" w:space="0" w:color="auto"/>
            </w:tcBorders>
            <w:shd w:val="clear" w:color="auto" w:fill="auto"/>
            <w:noWrap/>
            <w:vAlign w:val="center"/>
          </w:tcPr>
          <w:p w14:paraId="6D78B2D5"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08" w:type="dxa"/>
            <w:tcBorders>
              <w:top w:val="nil"/>
              <w:left w:val="nil"/>
              <w:bottom w:val="single" w:sz="4" w:space="0" w:color="auto"/>
              <w:right w:val="single" w:sz="4" w:space="0" w:color="auto"/>
            </w:tcBorders>
            <w:shd w:val="clear" w:color="auto" w:fill="auto"/>
            <w:vAlign w:val="center"/>
          </w:tcPr>
          <w:p w14:paraId="4A71797C" w14:textId="21311960"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7E4E574B" w14:textId="77777777" w:rsidR="00375F40" w:rsidRPr="00492469" w:rsidRDefault="00375F40" w:rsidP="00375F4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1E77E2DE" w14:textId="77777777" w:rsidR="00375F40" w:rsidRPr="0030576E" w:rsidRDefault="00375F40" w:rsidP="00375F40">
            <w:pPr>
              <w:widowControl/>
              <w:spacing w:line="240" w:lineRule="auto"/>
              <w:ind w:firstLineChars="0" w:firstLine="0"/>
              <w:rPr>
                <w:rFonts w:ascii="宋体" w:eastAsia="宋体" w:hAnsi="宋体" w:cs="宋体"/>
                <w:color w:val="000000"/>
                <w:kern w:val="0"/>
                <w:sz w:val="20"/>
                <w:szCs w:val="20"/>
              </w:rPr>
            </w:pPr>
          </w:p>
        </w:tc>
      </w:tr>
      <w:tr w:rsidR="00375F40" w:rsidRPr="0030576E" w14:paraId="0D2F8DD7" w14:textId="77777777" w:rsidTr="00ED281F">
        <w:trPr>
          <w:trHeight w:val="270"/>
        </w:trPr>
        <w:tc>
          <w:tcPr>
            <w:tcW w:w="677" w:type="dxa"/>
            <w:tcBorders>
              <w:top w:val="nil"/>
              <w:left w:val="single" w:sz="4" w:space="0" w:color="auto"/>
              <w:bottom w:val="single" w:sz="4" w:space="0" w:color="auto"/>
              <w:right w:val="single" w:sz="4" w:space="0" w:color="auto"/>
            </w:tcBorders>
          </w:tcPr>
          <w:p w14:paraId="59C8A4B6"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0163ADF7" w14:textId="77777777" w:rsidR="00375F40" w:rsidRPr="00316455" w:rsidRDefault="00375F40" w:rsidP="00375F4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2062" w:type="dxa"/>
            <w:tcBorders>
              <w:top w:val="nil"/>
              <w:left w:val="nil"/>
              <w:bottom w:val="single" w:sz="4" w:space="0" w:color="auto"/>
              <w:right w:val="single" w:sz="4" w:space="0" w:color="auto"/>
            </w:tcBorders>
            <w:shd w:val="clear" w:color="auto" w:fill="auto"/>
            <w:noWrap/>
            <w:vAlign w:val="center"/>
          </w:tcPr>
          <w:p w14:paraId="68159A05" w14:textId="77777777" w:rsidR="00375F40" w:rsidRPr="00316455" w:rsidRDefault="00375F40" w:rsidP="00375F40">
            <w:pPr>
              <w:widowControl/>
              <w:spacing w:line="240" w:lineRule="auto"/>
              <w:ind w:firstLineChars="0" w:firstLine="0"/>
              <w:jc w:val="left"/>
              <w:rPr>
                <w:rFonts w:ascii="宋体" w:eastAsia="宋体" w:hAnsi="宋体" w:cs="宋体"/>
                <w:color w:val="000000"/>
                <w:kern w:val="0"/>
                <w:sz w:val="20"/>
                <w:szCs w:val="20"/>
              </w:rPr>
            </w:pPr>
            <w:r w:rsidRPr="000855BA">
              <w:rPr>
                <w:rFonts w:ascii="宋体" w:eastAsia="宋体" w:hAnsi="宋体" w:cs="宋体"/>
                <w:color w:val="000000"/>
                <w:kern w:val="0"/>
                <w:sz w:val="20"/>
                <w:szCs w:val="20"/>
              </w:rPr>
              <w:t>sheetNo</w:t>
            </w:r>
          </w:p>
        </w:tc>
        <w:tc>
          <w:tcPr>
            <w:tcW w:w="1985" w:type="dxa"/>
            <w:tcBorders>
              <w:top w:val="nil"/>
              <w:left w:val="nil"/>
              <w:bottom w:val="single" w:sz="4" w:space="0" w:color="auto"/>
              <w:right w:val="single" w:sz="4" w:space="0" w:color="auto"/>
            </w:tcBorders>
            <w:shd w:val="clear" w:color="auto" w:fill="auto"/>
            <w:noWrap/>
            <w:vAlign w:val="center"/>
          </w:tcPr>
          <w:p w14:paraId="1FC2A1FD"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租借登记编号</w:t>
            </w:r>
          </w:p>
        </w:tc>
        <w:tc>
          <w:tcPr>
            <w:tcW w:w="708" w:type="dxa"/>
            <w:tcBorders>
              <w:top w:val="nil"/>
              <w:left w:val="nil"/>
              <w:bottom w:val="single" w:sz="4" w:space="0" w:color="auto"/>
              <w:right w:val="single" w:sz="4" w:space="0" w:color="auto"/>
            </w:tcBorders>
            <w:shd w:val="clear" w:color="auto" w:fill="auto"/>
            <w:vAlign w:val="center"/>
          </w:tcPr>
          <w:p w14:paraId="08CD22A2"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40B64B69"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2C77DB94"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5E793D8F" w14:textId="77777777" w:rsidTr="00ED281F">
        <w:trPr>
          <w:trHeight w:val="270"/>
        </w:trPr>
        <w:tc>
          <w:tcPr>
            <w:tcW w:w="677" w:type="dxa"/>
            <w:tcBorders>
              <w:top w:val="nil"/>
              <w:left w:val="single" w:sz="4" w:space="0" w:color="auto"/>
              <w:bottom w:val="single" w:sz="4" w:space="0" w:color="auto"/>
              <w:right w:val="single" w:sz="4" w:space="0" w:color="auto"/>
            </w:tcBorders>
          </w:tcPr>
          <w:p w14:paraId="7461391C"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50D8D65D"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K47</w:t>
            </w:r>
          </w:p>
        </w:tc>
        <w:tc>
          <w:tcPr>
            <w:tcW w:w="2062" w:type="dxa"/>
            <w:tcBorders>
              <w:top w:val="nil"/>
              <w:left w:val="nil"/>
              <w:bottom w:val="single" w:sz="4" w:space="0" w:color="auto"/>
              <w:right w:val="single" w:sz="4" w:space="0" w:color="auto"/>
            </w:tcBorders>
            <w:shd w:val="clear" w:color="auto" w:fill="auto"/>
            <w:noWrap/>
            <w:vAlign w:val="center"/>
            <w:hideMark/>
          </w:tcPr>
          <w:p w14:paraId="29A49CE8"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contractNo</w:t>
            </w:r>
          </w:p>
        </w:tc>
        <w:tc>
          <w:tcPr>
            <w:tcW w:w="1985" w:type="dxa"/>
            <w:tcBorders>
              <w:top w:val="nil"/>
              <w:left w:val="nil"/>
              <w:bottom w:val="single" w:sz="4" w:space="0" w:color="auto"/>
              <w:right w:val="single" w:sz="4" w:space="0" w:color="auto"/>
            </w:tcBorders>
            <w:shd w:val="clear" w:color="auto" w:fill="auto"/>
            <w:noWrap/>
            <w:vAlign w:val="center"/>
            <w:hideMark/>
          </w:tcPr>
          <w:p w14:paraId="2B24321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续租合约编号</w:t>
            </w:r>
          </w:p>
        </w:tc>
        <w:tc>
          <w:tcPr>
            <w:tcW w:w="708" w:type="dxa"/>
            <w:tcBorders>
              <w:top w:val="nil"/>
              <w:left w:val="nil"/>
              <w:bottom w:val="single" w:sz="4" w:space="0" w:color="auto"/>
              <w:right w:val="single" w:sz="4" w:space="0" w:color="auto"/>
            </w:tcBorders>
            <w:shd w:val="clear" w:color="auto" w:fill="auto"/>
            <w:vAlign w:val="center"/>
            <w:hideMark/>
          </w:tcPr>
          <w:p w14:paraId="26A1A273"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21E1DB50"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hideMark/>
          </w:tcPr>
          <w:p w14:paraId="70A7551D"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182233A4" w14:textId="77777777" w:rsidTr="00ED281F">
        <w:trPr>
          <w:trHeight w:val="270"/>
        </w:trPr>
        <w:tc>
          <w:tcPr>
            <w:tcW w:w="677" w:type="dxa"/>
            <w:tcBorders>
              <w:top w:val="nil"/>
              <w:left w:val="single" w:sz="4" w:space="0" w:color="auto"/>
              <w:bottom w:val="single" w:sz="4" w:space="0" w:color="auto"/>
              <w:right w:val="single" w:sz="4" w:space="0" w:color="auto"/>
            </w:tcBorders>
          </w:tcPr>
          <w:p w14:paraId="6C3B72E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3FB3436F"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I22</w:t>
            </w:r>
          </w:p>
        </w:tc>
        <w:tc>
          <w:tcPr>
            <w:tcW w:w="2062" w:type="dxa"/>
            <w:tcBorders>
              <w:top w:val="nil"/>
              <w:left w:val="nil"/>
              <w:bottom w:val="single" w:sz="4" w:space="0" w:color="auto"/>
              <w:right w:val="single" w:sz="4" w:space="0" w:color="auto"/>
            </w:tcBorders>
            <w:shd w:val="clear" w:color="auto" w:fill="auto"/>
            <w:noWrap/>
            <w:vAlign w:val="center"/>
            <w:hideMark/>
          </w:tcPr>
          <w:p w14:paraId="5B2ED290"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dueDate</w:t>
            </w:r>
          </w:p>
        </w:tc>
        <w:tc>
          <w:tcPr>
            <w:tcW w:w="1985" w:type="dxa"/>
            <w:tcBorders>
              <w:top w:val="nil"/>
              <w:left w:val="nil"/>
              <w:bottom w:val="single" w:sz="4" w:space="0" w:color="auto"/>
              <w:right w:val="single" w:sz="4" w:space="0" w:color="auto"/>
            </w:tcBorders>
            <w:shd w:val="clear" w:color="auto" w:fill="auto"/>
            <w:noWrap/>
            <w:vAlign w:val="center"/>
            <w:hideMark/>
          </w:tcPr>
          <w:p w14:paraId="2E50C4F7"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续租到期日</w:t>
            </w:r>
          </w:p>
        </w:tc>
        <w:tc>
          <w:tcPr>
            <w:tcW w:w="708" w:type="dxa"/>
            <w:tcBorders>
              <w:top w:val="nil"/>
              <w:left w:val="nil"/>
              <w:bottom w:val="single" w:sz="4" w:space="0" w:color="auto"/>
              <w:right w:val="single" w:sz="4" w:space="0" w:color="auto"/>
            </w:tcBorders>
            <w:shd w:val="clear" w:color="auto" w:fill="auto"/>
            <w:vAlign w:val="center"/>
            <w:hideMark/>
          </w:tcPr>
          <w:p w14:paraId="6BA10BB9"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1C4BA9CD"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hideMark/>
          </w:tcPr>
          <w:p w14:paraId="1DBDDF0A"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08F8CCB6" w14:textId="77777777" w:rsidTr="00ED281F">
        <w:trPr>
          <w:trHeight w:val="270"/>
        </w:trPr>
        <w:tc>
          <w:tcPr>
            <w:tcW w:w="677" w:type="dxa"/>
            <w:tcBorders>
              <w:top w:val="nil"/>
              <w:left w:val="single" w:sz="4" w:space="0" w:color="auto"/>
              <w:bottom w:val="single" w:sz="4" w:space="0" w:color="auto"/>
              <w:right w:val="single" w:sz="4" w:space="0" w:color="auto"/>
            </w:tcBorders>
          </w:tcPr>
          <w:p w14:paraId="7323C61C"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3E740E77"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T54</w:t>
            </w:r>
          </w:p>
        </w:tc>
        <w:tc>
          <w:tcPr>
            <w:tcW w:w="2062" w:type="dxa"/>
            <w:tcBorders>
              <w:top w:val="nil"/>
              <w:left w:val="nil"/>
              <w:bottom w:val="single" w:sz="4" w:space="0" w:color="auto"/>
              <w:right w:val="single" w:sz="4" w:space="0" w:color="auto"/>
            </w:tcBorders>
            <w:shd w:val="clear" w:color="auto" w:fill="auto"/>
            <w:noWrap/>
            <w:vAlign w:val="center"/>
          </w:tcPr>
          <w:p w14:paraId="055BD376"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daysCount</w:t>
            </w:r>
          </w:p>
        </w:tc>
        <w:tc>
          <w:tcPr>
            <w:tcW w:w="1985" w:type="dxa"/>
            <w:tcBorders>
              <w:top w:val="nil"/>
              <w:left w:val="nil"/>
              <w:bottom w:val="single" w:sz="4" w:space="0" w:color="auto"/>
              <w:right w:val="single" w:sz="4" w:space="0" w:color="auto"/>
            </w:tcBorders>
            <w:shd w:val="clear" w:color="auto" w:fill="auto"/>
            <w:noWrap/>
            <w:vAlign w:val="center"/>
          </w:tcPr>
          <w:p w14:paraId="2ECBFC6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续租天数</w:t>
            </w:r>
          </w:p>
        </w:tc>
        <w:tc>
          <w:tcPr>
            <w:tcW w:w="708" w:type="dxa"/>
            <w:tcBorders>
              <w:top w:val="nil"/>
              <w:left w:val="nil"/>
              <w:bottom w:val="single" w:sz="4" w:space="0" w:color="auto"/>
              <w:right w:val="single" w:sz="4" w:space="0" w:color="auto"/>
            </w:tcBorders>
            <w:shd w:val="clear" w:color="auto" w:fill="auto"/>
            <w:vAlign w:val="center"/>
          </w:tcPr>
          <w:p w14:paraId="629DFD03"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62004BE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406BF73E"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35487C04" w14:textId="77777777" w:rsidTr="00ED281F">
        <w:trPr>
          <w:trHeight w:val="270"/>
        </w:trPr>
        <w:tc>
          <w:tcPr>
            <w:tcW w:w="677" w:type="dxa"/>
            <w:tcBorders>
              <w:top w:val="nil"/>
              <w:left w:val="single" w:sz="4" w:space="0" w:color="auto"/>
              <w:bottom w:val="single" w:sz="4" w:space="0" w:color="auto"/>
              <w:right w:val="single" w:sz="4" w:space="0" w:color="auto"/>
            </w:tcBorders>
          </w:tcPr>
          <w:p w14:paraId="4BD204A9"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5309971E"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I61</w:t>
            </w:r>
          </w:p>
        </w:tc>
        <w:tc>
          <w:tcPr>
            <w:tcW w:w="2062" w:type="dxa"/>
            <w:tcBorders>
              <w:top w:val="nil"/>
              <w:left w:val="nil"/>
              <w:bottom w:val="single" w:sz="4" w:space="0" w:color="auto"/>
              <w:right w:val="single" w:sz="4" w:space="0" w:color="auto"/>
            </w:tcBorders>
            <w:shd w:val="clear" w:color="auto" w:fill="auto"/>
            <w:noWrap/>
            <w:vAlign w:val="center"/>
          </w:tcPr>
          <w:p w14:paraId="31F73DEE"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 xml:space="preserve">notionalPrincipal </w:t>
            </w:r>
          </w:p>
        </w:tc>
        <w:tc>
          <w:tcPr>
            <w:tcW w:w="1985" w:type="dxa"/>
            <w:tcBorders>
              <w:top w:val="nil"/>
              <w:left w:val="nil"/>
              <w:bottom w:val="single" w:sz="4" w:space="0" w:color="auto"/>
              <w:right w:val="single" w:sz="4" w:space="0" w:color="auto"/>
            </w:tcBorders>
            <w:shd w:val="clear" w:color="auto" w:fill="auto"/>
            <w:noWrap/>
            <w:vAlign w:val="center"/>
          </w:tcPr>
          <w:p w14:paraId="750F99BE"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续租名义本金</w:t>
            </w:r>
          </w:p>
        </w:tc>
        <w:tc>
          <w:tcPr>
            <w:tcW w:w="708" w:type="dxa"/>
            <w:tcBorders>
              <w:top w:val="nil"/>
              <w:left w:val="nil"/>
              <w:bottom w:val="single" w:sz="4" w:space="0" w:color="auto"/>
              <w:right w:val="single" w:sz="4" w:space="0" w:color="auto"/>
            </w:tcBorders>
            <w:shd w:val="clear" w:color="auto" w:fill="auto"/>
            <w:vAlign w:val="center"/>
          </w:tcPr>
          <w:p w14:paraId="7289F665"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31BE81F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748BE120"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1BC7F211" w14:textId="77777777" w:rsidTr="00ED281F">
        <w:trPr>
          <w:trHeight w:val="270"/>
        </w:trPr>
        <w:tc>
          <w:tcPr>
            <w:tcW w:w="677" w:type="dxa"/>
            <w:tcBorders>
              <w:top w:val="nil"/>
              <w:left w:val="single" w:sz="4" w:space="0" w:color="auto"/>
              <w:bottom w:val="single" w:sz="4" w:space="0" w:color="auto"/>
              <w:right w:val="single" w:sz="4" w:space="0" w:color="auto"/>
            </w:tcBorders>
          </w:tcPr>
          <w:p w14:paraId="38CA74CE"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49EFC406"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T52</w:t>
            </w:r>
          </w:p>
        </w:tc>
        <w:tc>
          <w:tcPr>
            <w:tcW w:w="2062" w:type="dxa"/>
            <w:tcBorders>
              <w:top w:val="nil"/>
              <w:left w:val="nil"/>
              <w:bottom w:val="single" w:sz="4" w:space="0" w:color="auto"/>
              <w:right w:val="single" w:sz="4" w:space="0" w:color="auto"/>
            </w:tcBorders>
            <w:shd w:val="clear" w:color="auto" w:fill="auto"/>
            <w:noWrap/>
            <w:vAlign w:val="center"/>
          </w:tcPr>
          <w:p w14:paraId="0E3FF51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stdWeight</w:t>
            </w:r>
          </w:p>
        </w:tc>
        <w:tc>
          <w:tcPr>
            <w:tcW w:w="1985" w:type="dxa"/>
            <w:tcBorders>
              <w:top w:val="nil"/>
              <w:left w:val="nil"/>
              <w:bottom w:val="single" w:sz="4" w:space="0" w:color="auto"/>
              <w:right w:val="single" w:sz="4" w:space="0" w:color="auto"/>
            </w:tcBorders>
            <w:shd w:val="clear" w:color="auto" w:fill="auto"/>
            <w:noWrap/>
            <w:vAlign w:val="center"/>
          </w:tcPr>
          <w:p w14:paraId="46A973AD"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续租重量</w:t>
            </w:r>
          </w:p>
        </w:tc>
        <w:tc>
          <w:tcPr>
            <w:tcW w:w="708" w:type="dxa"/>
            <w:tcBorders>
              <w:top w:val="nil"/>
              <w:left w:val="nil"/>
              <w:bottom w:val="single" w:sz="4" w:space="0" w:color="auto"/>
              <w:right w:val="single" w:sz="4" w:space="0" w:color="auto"/>
            </w:tcBorders>
            <w:shd w:val="clear" w:color="auto" w:fill="auto"/>
            <w:vAlign w:val="center"/>
          </w:tcPr>
          <w:p w14:paraId="6DC7A044"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1E5C4A8A"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55A45118"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16B7BD6D" w14:textId="77777777" w:rsidTr="00ED281F">
        <w:trPr>
          <w:trHeight w:val="270"/>
        </w:trPr>
        <w:tc>
          <w:tcPr>
            <w:tcW w:w="677" w:type="dxa"/>
            <w:tcBorders>
              <w:top w:val="nil"/>
              <w:left w:val="single" w:sz="4" w:space="0" w:color="auto"/>
              <w:bottom w:val="single" w:sz="4" w:space="0" w:color="auto"/>
              <w:right w:val="single" w:sz="4" w:space="0" w:color="auto"/>
            </w:tcBorders>
          </w:tcPr>
          <w:p w14:paraId="609E42AD"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3270D225"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K65</w:t>
            </w:r>
          </w:p>
        </w:tc>
        <w:tc>
          <w:tcPr>
            <w:tcW w:w="2062" w:type="dxa"/>
            <w:tcBorders>
              <w:top w:val="nil"/>
              <w:left w:val="nil"/>
              <w:bottom w:val="single" w:sz="4" w:space="0" w:color="auto"/>
              <w:right w:val="single" w:sz="4" w:space="0" w:color="auto"/>
            </w:tcBorders>
            <w:shd w:val="clear" w:color="auto" w:fill="auto"/>
            <w:noWrap/>
            <w:vAlign w:val="center"/>
          </w:tcPr>
          <w:p w14:paraId="2D3AB37A" w14:textId="4A3A638A"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annualr</w:t>
            </w:r>
            <w:r w:rsidRPr="00FA0AF2">
              <w:rPr>
                <w:rFonts w:ascii="宋体" w:eastAsia="宋体" w:hAnsi="宋体" w:cs="宋体" w:hint="eastAsia"/>
                <w:color w:val="000000"/>
                <w:kern w:val="0"/>
                <w:sz w:val="20"/>
                <w:szCs w:val="20"/>
              </w:rPr>
              <w:t>ate</w:t>
            </w:r>
          </w:p>
        </w:tc>
        <w:tc>
          <w:tcPr>
            <w:tcW w:w="1985" w:type="dxa"/>
            <w:tcBorders>
              <w:top w:val="nil"/>
              <w:left w:val="nil"/>
              <w:bottom w:val="single" w:sz="4" w:space="0" w:color="auto"/>
              <w:right w:val="single" w:sz="4" w:space="0" w:color="auto"/>
            </w:tcBorders>
            <w:shd w:val="clear" w:color="auto" w:fill="auto"/>
            <w:noWrap/>
            <w:vAlign w:val="center"/>
          </w:tcPr>
          <w:p w14:paraId="40042796"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续租年费率</w:t>
            </w:r>
          </w:p>
        </w:tc>
        <w:tc>
          <w:tcPr>
            <w:tcW w:w="708" w:type="dxa"/>
            <w:tcBorders>
              <w:top w:val="nil"/>
              <w:left w:val="nil"/>
              <w:bottom w:val="single" w:sz="4" w:space="0" w:color="auto"/>
              <w:right w:val="single" w:sz="4" w:space="0" w:color="auto"/>
            </w:tcBorders>
            <w:shd w:val="clear" w:color="auto" w:fill="auto"/>
            <w:vAlign w:val="center"/>
          </w:tcPr>
          <w:p w14:paraId="7A6F7E47"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224C735D"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69F27D24"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4158B116" w14:textId="77777777" w:rsidTr="00ED281F">
        <w:trPr>
          <w:trHeight w:val="270"/>
        </w:trPr>
        <w:tc>
          <w:tcPr>
            <w:tcW w:w="677" w:type="dxa"/>
            <w:tcBorders>
              <w:top w:val="nil"/>
              <w:left w:val="single" w:sz="4" w:space="0" w:color="auto"/>
              <w:bottom w:val="single" w:sz="4" w:space="0" w:color="auto"/>
              <w:right w:val="single" w:sz="4" w:space="0" w:color="auto"/>
            </w:tcBorders>
          </w:tcPr>
          <w:p w14:paraId="21EAAEEE"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43459A0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K05</w:t>
            </w:r>
          </w:p>
        </w:tc>
        <w:tc>
          <w:tcPr>
            <w:tcW w:w="2062" w:type="dxa"/>
            <w:tcBorders>
              <w:top w:val="nil"/>
              <w:left w:val="nil"/>
              <w:bottom w:val="single" w:sz="4" w:space="0" w:color="auto"/>
              <w:right w:val="single" w:sz="4" w:space="0" w:color="auto"/>
            </w:tcBorders>
            <w:shd w:val="clear" w:color="auto" w:fill="auto"/>
            <w:noWrap/>
            <w:vAlign w:val="center"/>
            <w:hideMark/>
          </w:tcPr>
          <w:p w14:paraId="6032056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applyState</w:t>
            </w:r>
          </w:p>
        </w:tc>
        <w:tc>
          <w:tcPr>
            <w:tcW w:w="1985" w:type="dxa"/>
            <w:tcBorders>
              <w:top w:val="nil"/>
              <w:left w:val="nil"/>
              <w:bottom w:val="single" w:sz="4" w:space="0" w:color="auto"/>
              <w:right w:val="single" w:sz="4" w:space="0" w:color="auto"/>
            </w:tcBorders>
            <w:shd w:val="clear" w:color="auto" w:fill="auto"/>
            <w:noWrap/>
            <w:vAlign w:val="center"/>
            <w:hideMark/>
          </w:tcPr>
          <w:p w14:paraId="7A056574"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申报状态</w:t>
            </w:r>
          </w:p>
        </w:tc>
        <w:tc>
          <w:tcPr>
            <w:tcW w:w="708" w:type="dxa"/>
            <w:tcBorders>
              <w:top w:val="nil"/>
              <w:left w:val="nil"/>
              <w:bottom w:val="single" w:sz="4" w:space="0" w:color="auto"/>
              <w:right w:val="single" w:sz="4" w:space="0" w:color="auto"/>
            </w:tcBorders>
            <w:shd w:val="clear" w:color="auto" w:fill="auto"/>
            <w:vAlign w:val="center"/>
            <w:hideMark/>
          </w:tcPr>
          <w:p w14:paraId="3C11FFB6"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198BCA9A"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1940" w:type="dxa"/>
            <w:tcBorders>
              <w:top w:val="nil"/>
              <w:left w:val="nil"/>
              <w:bottom w:val="single" w:sz="4" w:space="0" w:color="auto"/>
              <w:right w:val="single" w:sz="4" w:space="0" w:color="auto"/>
            </w:tcBorders>
            <w:shd w:val="clear" w:color="auto" w:fill="auto"/>
            <w:noWrap/>
            <w:vAlign w:val="center"/>
            <w:hideMark/>
          </w:tcPr>
          <w:p w14:paraId="22E8357D"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对于请求，取值一定是2-已复核。对于应答，如果提交成功，才会有新的申报状态值，取值可以是已提交、已配对。</w:t>
            </w:r>
          </w:p>
        </w:tc>
      </w:tr>
      <w:tr w:rsidR="00375F40" w:rsidRPr="0030576E" w14:paraId="76D48D3B" w14:textId="77777777" w:rsidTr="00ED281F">
        <w:trPr>
          <w:trHeight w:val="270"/>
        </w:trPr>
        <w:tc>
          <w:tcPr>
            <w:tcW w:w="677" w:type="dxa"/>
            <w:tcBorders>
              <w:top w:val="nil"/>
              <w:left w:val="single" w:sz="4" w:space="0" w:color="auto"/>
              <w:bottom w:val="single" w:sz="4" w:space="0" w:color="auto"/>
              <w:right w:val="single" w:sz="4" w:space="0" w:color="auto"/>
            </w:tcBorders>
          </w:tcPr>
          <w:p w14:paraId="028E671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2C14DB5B"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M60</w:t>
            </w:r>
          </w:p>
        </w:tc>
        <w:tc>
          <w:tcPr>
            <w:tcW w:w="2062" w:type="dxa"/>
            <w:tcBorders>
              <w:top w:val="nil"/>
              <w:left w:val="nil"/>
              <w:bottom w:val="single" w:sz="4" w:space="0" w:color="auto"/>
              <w:right w:val="single" w:sz="4" w:space="0" w:color="auto"/>
            </w:tcBorders>
            <w:shd w:val="clear" w:color="auto" w:fill="auto"/>
            <w:vAlign w:val="center"/>
            <w:hideMark/>
          </w:tcPr>
          <w:p w14:paraId="37300648"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traderID</w:t>
            </w:r>
          </w:p>
        </w:tc>
        <w:tc>
          <w:tcPr>
            <w:tcW w:w="1985" w:type="dxa"/>
            <w:tcBorders>
              <w:top w:val="nil"/>
              <w:left w:val="nil"/>
              <w:bottom w:val="single" w:sz="4" w:space="0" w:color="auto"/>
              <w:right w:val="single" w:sz="4" w:space="0" w:color="auto"/>
            </w:tcBorders>
            <w:shd w:val="clear" w:color="auto" w:fill="auto"/>
            <w:noWrap/>
            <w:vAlign w:val="center"/>
            <w:hideMark/>
          </w:tcPr>
          <w:p w14:paraId="486DC8EE"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用户代码</w:t>
            </w:r>
          </w:p>
        </w:tc>
        <w:tc>
          <w:tcPr>
            <w:tcW w:w="708" w:type="dxa"/>
            <w:tcBorders>
              <w:top w:val="nil"/>
              <w:left w:val="nil"/>
              <w:bottom w:val="single" w:sz="4" w:space="0" w:color="auto"/>
              <w:right w:val="single" w:sz="4" w:space="0" w:color="auto"/>
            </w:tcBorders>
            <w:shd w:val="clear" w:color="auto" w:fill="auto"/>
            <w:vAlign w:val="center"/>
            <w:hideMark/>
          </w:tcPr>
          <w:p w14:paraId="36C224F5"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5110A451"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hideMark/>
          </w:tcPr>
          <w:p w14:paraId="067CA50D"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766A1452" w14:textId="77777777" w:rsidTr="00ED281F">
        <w:trPr>
          <w:trHeight w:val="270"/>
        </w:trPr>
        <w:tc>
          <w:tcPr>
            <w:tcW w:w="677" w:type="dxa"/>
            <w:tcBorders>
              <w:top w:val="nil"/>
              <w:left w:val="single" w:sz="4" w:space="0" w:color="auto"/>
              <w:bottom w:val="single" w:sz="4" w:space="0" w:color="auto"/>
              <w:right w:val="single" w:sz="4" w:space="0" w:color="auto"/>
            </w:tcBorders>
          </w:tcPr>
          <w:p w14:paraId="533B0266"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19D7E789" w14:textId="77777777" w:rsidR="00375F40" w:rsidRPr="00FA0AF2" w:rsidRDefault="00375F40" w:rsidP="00375F4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K03</w:t>
            </w:r>
          </w:p>
        </w:tc>
        <w:tc>
          <w:tcPr>
            <w:tcW w:w="2062" w:type="dxa"/>
            <w:tcBorders>
              <w:top w:val="nil"/>
              <w:left w:val="nil"/>
              <w:bottom w:val="single" w:sz="4" w:space="0" w:color="auto"/>
              <w:right w:val="single" w:sz="4" w:space="0" w:color="auto"/>
            </w:tcBorders>
            <w:shd w:val="clear" w:color="auto" w:fill="auto"/>
            <w:vAlign w:val="center"/>
          </w:tcPr>
          <w:p w14:paraId="0ADA3C81" w14:textId="77777777" w:rsidR="00375F40" w:rsidRPr="00FA0AF2" w:rsidRDefault="00375F40" w:rsidP="00375F4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applySheetNo</w:t>
            </w:r>
          </w:p>
        </w:tc>
        <w:tc>
          <w:tcPr>
            <w:tcW w:w="1985" w:type="dxa"/>
            <w:tcBorders>
              <w:top w:val="nil"/>
              <w:left w:val="nil"/>
              <w:bottom w:val="single" w:sz="4" w:space="0" w:color="auto"/>
              <w:right w:val="single" w:sz="4" w:space="0" w:color="auto"/>
            </w:tcBorders>
            <w:shd w:val="clear" w:color="auto" w:fill="auto"/>
            <w:noWrap/>
            <w:vAlign w:val="center"/>
            <w:hideMark/>
          </w:tcPr>
          <w:p w14:paraId="714FCA25"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租借续租申报编号</w:t>
            </w:r>
          </w:p>
        </w:tc>
        <w:tc>
          <w:tcPr>
            <w:tcW w:w="708" w:type="dxa"/>
            <w:tcBorders>
              <w:top w:val="nil"/>
              <w:left w:val="nil"/>
              <w:bottom w:val="single" w:sz="4" w:space="0" w:color="auto"/>
              <w:right w:val="single" w:sz="4" w:space="0" w:color="auto"/>
            </w:tcBorders>
            <w:shd w:val="clear" w:color="auto" w:fill="auto"/>
            <w:noWrap/>
            <w:vAlign w:val="center"/>
            <w:hideMark/>
          </w:tcPr>
          <w:p w14:paraId="1D0AF0DE"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hideMark/>
          </w:tcPr>
          <w:p w14:paraId="47C73F34"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hideMark/>
          </w:tcPr>
          <w:p w14:paraId="41D07D77"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353035DB" w14:textId="77777777" w:rsidTr="00ED281F">
        <w:trPr>
          <w:trHeight w:val="270"/>
        </w:trPr>
        <w:tc>
          <w:tcPr>
            <w:tcW w:w="677" w:type="dxa"/>
            <w:tcBorders>
              <w:top w:val="nil"/>
              <w:left w:val="single" w:sz="4" w:space="0" w:color="auto"/>
              <w:bottom w:val="single" w:sz="4" w:space="0" w:color="auto"/>
              <w:right w:val="single" w:sz="4" w:space="0" w:color="auto"/>
            </w:tcBorders>
          </w:tcPr>
          <w:p w14:paraId="5E9A82AD"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68940E79"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T11</w:t>
            </w:r>
          </w:p>
        </w:tc>
        <w:tc>
          <w:tcPr>
            <w:tcW w:w="2062" w:type="dxa"/>
            <w:tcBorders>
              <w:top w:val="nil"/>
              <w:left w:val="nil"/>
              <w:bottom w:val="single" w:sz="4" w:space="0" w:color="auto"/>
              <w:right w:val="single" w:sz="4" w:space="0" w:color="auto"/>
            </w:tcBorders>
            <w:shd w:val="clear" w:color="auto" w:fill="auto"/>
            <w:noWrap/>
            <w:vAlign w:val="center"/>
            <w:hideMark/>
          </w:tcPr>
          <w:p w14:paraId="12FC19D1"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applyDate</w:t>
            </w:r>
          </w:p>
        </w:tc>
        <w:tc>
          <w:tcPr>
            <w:tcW w:w="1985" w:type="dxa"/>
            <w:tcBorders>
              <w:top w:val="nil"/>
              <w:left w:val="nil"/>
              <w:bottom w:val="single" w:sz="4" w:space="0" w:color="auto"/>
              <w:right w:val="single" w:sz="4" w:space="0" w:color="auto"/>
            </w:tcBorders>
            <w:shd w:val="clear" w:color="auto" w:fill="auto"/>
            <w:noWrap/>
            <w:vAlign w:val="center"/>
            <w:hideMark/>
          </w:tcPr>
          <w:p w14:paraId="6C7722F1"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申报自然日期</w:t>
            </w:r>
          </w:p>
        </w:tc>
        <w:tc>
          <w:tcPr>
            <w:tcW w:w="708" w:type="dxa"/>
            <w:tcBorders>
              <w:top w:val="nil"/>
              <w:left w:val="nil"/>
              <w:bottom w:val="single" w:sz="4" w:space="0" w:color="auto"/>
              <w:right w:val="single" w:sz="4" w:space="0" w:color="auto"/>
            </w:tcBorders>
            <w:shd w:val="clear" w:color="auto" w:fill="auto"/>
            <w:noWrap/>
            <w:vAlign w:val="center"/>
            <w:hideMark/>
          </w:tcPr>
          <w:p w14:paraId="31846459"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hideMark/>
          </w:tcPr>
          <w:p w14:paraId="3F0A7A48"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hideMark/>
          </w:tcPr>
          <w:p w14:paraId="1001EEBB"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6B0F6012" w14:textId="77777777" w:rsidTr="00ED281F">
        <w:trPr>
          <w:trHeight w:val="270"/>
        </w:trPr>
        <w:tc>
          <w:tcPr>
            <w:tcW w:w="677" w:type="dxa"/>
            <w:tcBorders>
              <w:top w:val="nil"/>
              <w:left w:val="single" w:sz="4" w:space="0" w:color="auto"/>
              <w:bottom w:val="single" w:sz="4" w:space="0" w:color="auto"/>
              <w:right w:val="single" w:sz="4" w:space="0" w:color="auto"/>
            </w:tcBorders>
          </w:tcPr>
          <w:p w14:paraId="158ED5B2"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tcPr>
          <w:p w14:paraId="23A8DDEA"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T15</w:t>
            </w:r>
          </w:p>
        </w:tc>
        <w:tc>
          <w:tcPr>
            <w:tcW w:w="2062" w:type="dxa"/>
            <w:tcBorders>
              <w:top w:val="nil"/>
              <w:left w:val="nil"/>
              <w:bottom w:val="single" w:sz="4" w:space="0" w:color="auto"/>
              <w:right w:val="single" w:sz="4" w:space="0" w:color="auto"/>
            </w:tcBorders>
            <w:shd w:val="clear" w:color="auto" w:fill="auto"/>
            <w:noWrap/>
            <w:vAlign w:val="center"/>
          </w:tcPr>
          <w:p w14:paraId="20562217"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applyTradeDate</w:t>
            </w:r>
          </w:p>
        </w:tc>
        <w:tc>
          <w:tcPr>
            <w:tcW w:w="1985" w:type="dxa"/>
            <w:tcBorders>
              <w:top w:val="nil"/>
              <w:left w:val="nil"/>
              <w:bottom w:val="single" w:sz="4" w:space="0" w:color="auto"/>
              <w:right w:val="single" w:sz="4" w:space="0" w:color="auto"/>
            </w:tcBorders>
            <w:shd w:val="clear" w:color="auto" w:fill="auto"/>
            <w:noWrap/>
            <w:vAlign w:val="center"/>
          </w:tcPr>
          <w:p w14:paraId="23669C28"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申报交易日期</w:t>
            </w:r>
          </w:p>
        </w:tc>
        <w:tc>
          <w:tcPr>
            <w:tcW w:w="708" w:type="dxa"/>
            <w:tcBorders>
              <w:top w:val="nil"/>
              <w:left w:val="nil"/>
              <w:bottom w:val="single" w:sz="4" w:space="0" w:color="auto"/>
              <w:right w:val="single" w:sz="4" w:space="0" w:color="auto"/>
            </w:tcBorders>
            <w:shd w:val="clear" w:color="auto" w:fill="auto"/>
            <w:noWrap/>
            <w:vAlign w:val="center"/>
          </w:tcPr>
          <w:p w14:paraId="32816F2B"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tcPr>
          <w:p w14:paraId="2A9286C9"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tcPr>
          <w:p w14:paraId="52498F68" w14:textId="77777777" w:rsidR="00375F40" w:rsidRPr="00FA0AF2"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0BDE6D4C" w14:textId="77777777" w:rsidTr="00ED281F">
        <w:trPr>
          <w:trHeight w:val="270"/>
        </w:trPr>
        <w:tc>
          <w:tcPr>
            <w:tcW w:w="677" w:type="dxa"/>
            <w:tcBorders>
              <w:top w:val="nil"/>
              <w:left w:val="single" w:sz="4" w:space="0" w:color="auto"/>
              <w:bottom w:val="single" w:sz="4" w:space="0" w:color="auto"/>
              <w:right w:val="single" w:sz="4" w:space="0" w:color="auto"/>
            </w:tcBorders>
          </w:tcPr>
          <w:p w14:paraId="47E583D5"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4AFF4E6E"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X39</w:t>
            </w:r>
          </w:p>
        </w:tc>
        <w:tc>
          <w:tcPr>
            <w:tcW w:w="2062" w:type="dxa"/>
            <w:tcBorders>
              <w:top w:val="nil"/>
              <w:left w:val="nil"/>
              <w:bottom w:val="single" w:sz="4" w:space="0" w:color="auto"/>
              <w:right w:val="single" w:sz="4" w:space="0" w:color="auto"/>
            </w:tcBorders>
            <w:shd w:val="clear" w:color="auto" w:fill="auto"/>
            <w:noWrap/>
            <w:vAlign w:val="center"/>
            <w:hideMark/>
          </w:tcPr>
          <w:p w14:paraId="3F70B9D0"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RspCode</w:t>
            </w:r>
          </w:p>
        </w:tc>
        <w:tc>
          <w:tcPr>
            <w:tcW w:w="1985" w:type="dxa"/>
            <w:tcBorders>
              <w:top w:val="nil"/>
              <w:left w:val="nil"/>
              <w:bottom w:val="single" w:sz="4" w:space="0" w:color="auto"/>
              <w:right w:val="single" w:sz="4" w:space="0" w:color="auto"/>
            </w:tcBorders>
            <w:shd w:val="clear" w:color="auto" w:fill="auto"/>
            <w:noWrap/>
            <w:vAlign w:val="center"/>
            <w:hideMark/>
          </w:tcPr>
          <w:p w14:paraId="629530F5"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响应代码</w:t>
            </w:r>
          </w:p>
        </w:tc>
        <w:tc>
          <w:tcPr>
            <w:tcW w:w="708" w:type="dxa"/>
            <w:tcBorders>
              <w:top w:val="nil"/>
              <w:left w:val="nil"/>
              <w:bottom w:val="single" w:sz="4" w:space="0" w:color="auto"/>
              <w:right w:val="single" w:sz="4" w:space="0" w:color="auto"/>
            </w:tcBorders>
            <w:shd w:val="clear" w:color="auto" w:fill="auto"/>
            <w:noWrap/>
            <w:vAlign w:val="center"/>
            <w:hideMark/>
          </w:tcPr>
          <w:p w14:paraId="10842363"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hideMark/>
          </w:tcPr>
          <w:p w14:paraId="384E5486"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hideMark/>
          </w:tcPr>
          <w:p w14:paraId="300D5E11"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r>
      <w:tr w:rsidR="00375F40" w:rsidRPr="0030576E" w14:paraId="18266CD0" w14:textId="77777777" w:rsidTr="00ED281F">
        <w:trPr>
          <w:trHeight w:val="270"/>
        </w:trPr>
        <w:tc>
          <w:tcPr>
            <w:tcW w:w="677" w:type="dxa"/>
            <w:tcBorders>
              <w:top w:val="nil"/>
              <w:left w:val="single" w:sz="4" w:space="0" w:color="auto"/>
              <w:bottom w:val="single" w:sz="4" w:space="0" w:color="auto"/>
              <w:right w:val="single" w:sz="4" w:space="0" w:color="auto"/>
            </w:tcBorders>
          </w:tcPr>
          <w:p w14:paraId="6F13BC25"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6325D8D7"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X40</w:t>
            </w:r>
          </w:p>
        </w:tc>
        <w:tc>
          <w:tcPr>
            <w:tcW w:w="2062" w:type="dxa"/>
            <w:tcBorders>
              <w:top w:val="nil"/>
              <w:left w:val="nil"/>
              <w:bottom w:val="single" w:sz="4" w:space="0" w:color="auto"/>
              <w:right w:val="single" w:sz="4" w:space="0" w:color="auto"/>
            </w:tcBorders>
            <w:shd w:val="clear" w:color="auto" w:fill="auto"/>
            <w:noWrap/>
            <w:vAlign w:val="center"/>
            <w:hideMark/>
          </w:tcPr>
          <w:p w14:paraId="3DFCA49F"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RspMsg</w:t>
            </w:r>
          </w:p>
        </w:tc>
        <w:tc>
          <w:tcPr>
            <w:tcW w:w="1985" w:type="dxa"/>
            <w:tcBorders>
              <w:top w:val="nil"/>
              <w:left w:val="nil"/>
              <w:bottom w:val="single" w:sz="4" w:space="0" w:color="auto"/>
              <w:right w:val="single" w:sz="4" w:space="0" w:color="auto"/>
            </w:tcBorders>
            <w:shd w:val="clear" w:color="auto" w:fill="auto"/>
            <w:noWrap/>
            <w:vAlign w:val="center"/>
            <w:hideMark/>
          </w:tcPr>
          <w:p w14:paraId="20442C8C"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响应消息</w:t>
            </w:r>
          </w:p>
        </w:tc>
        <w:tc>
          <w:tcPr>
            <w:tcW w:w="708" w:type="dxa"/>
            <w:tcBorders>
              <w:top w:val="nil"/>
              <w:left w:val="nil"/>
              <w:bottom w:val="single" w:sz="4" w:space="0" w:color="auto"/>
              <w:right w:val="single" w:sz="4" w:space="0" w:color="auto"/>
            </w:tcBorders>
            <w:shd w:val="clear" w:color="auto" w:fill="auto"/>
            <w:noWrap/>
            <w:vAlign w:val="center"/>
            <w:hideMark/>
          </w:tcPr>
          <w:p w14:paraId="726DC6F4"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hideMark/>
          </w:tcPr>
          <w:p w14:paraId="78768582"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hideMark/>
          </w:tcPr>
          <w:p w14:paraId="75ECCAA1" w14:textId="77777777" w:rsidR="00375F40" w:rsidRPr="0030576E" w:rsidRDefault="00375F40" w:rsidP="00375F40">
            <w:pPr>
              <w:widowControl/>
              <w:spacing w:line="240" w:lineRule="auto"/>
              <w:ind w:firstLineChars="0" w:firstLine="0"/>
              <w:jc w:val="left"/>
              <w:rPr>
                <w:rFonts w:ascii="宋体" w:eastAsia="宋体" w:hAnsi="宋体" w:cs="宋体"/>
                <w:color w:val="000000"/>
                <w:kern w:val="0"/>
                <w:sz w:val="20"/>
                <w:szCs w:val="20"/>
              </w:rPr>
            </w:pPr>
          </w:p>
        </w:tc>
      </w:tr>
    </w:tbl>
    <w:p w14:paraId="152937D0" w14:textId="77777777" w:rsidR="007942C6" w:rsidRDefault="007942C6" w:rsidP="007942C6">
      <w:pPr>
        <w:ind w:firstLine="480"/>
      </w:pPr>
    </w:p>
    <w:p w14:paraId="694EEEA4" w14:textId="77777777" w:rsidR="007942C6" w:rsidRDefault="007942C6" w:rsidP="007942C6">
      <w:pPr>
        <w:pStyle w:val="4"/>
        <w:numPr>
          <w:ilvl w:val="3"/>
          <w:numId w:val="4"/>
        </w:numPr>
        <w:ind w:left="0" w:firstLineChars="0" w:firstLine="0"/>
      </w:pPr>
      <w:r w:rsidRPr="0096390C">
        <w:rPr>
          <w:rFonts w:hint="eastAsia"/>
        </w:rPr>
        <w:t>撤销租借</w:t>
      </w:r>
      <w:r w:rsidR="00051E46">
        <w:rPr>
          <w:rFonts w:hint="eastAsia"/>
        </w:rPr>
        <w:t>续租</w:t>
      </w:r>
      <w:r w:rsidRPr="0096390C">
        <w:rPr>
          <w:rFonts w:hint="eastAsia"/>
        </w:rPr>
        <w:t>申报请求及应答</w:t>
      </w:r>
    </w:p>
    <w:p w14:paraId="1425FFBE" w14:textId="77777777" w:rsidR="007942C6" w:rsidRDefault="007942C6" w:rsidP="001643FA">
      <w:pPr>
        <w:ind w:firstLine="482"/>
      </w:pPr>
      <w:r w:rsidRPr="00191417">
        <w:rPr>
          <w:rFonts w:hint="eastAsia"/>
          <w:b/>
        </w:rPr>
        <w:t>功能：</w:t>
      </w:r>
      <w:r>
        <w:rPr>
          <w:rFonts w:hint="eastAsia"/>
        </w:rPr>
        <w:t>租借</w:t>
      </w:r>
      <w:r w:rsidR="00876D36">
        <w:rPr>
          <w:rFonts w:hint="eastAsia"/>
        </w:rPr>
        <w:t>续租</w:t>
      </w:r>
      <w:r>
        <w:rPr>
          <w:rFonts w:hint="eastAsia"/>
        </w:rPr>
        <w:t>申报撤销指令用于会员二级系统撤销该会员席位所属客户提</w:t>
      </w:r>
      <w:r>
        <w:rPr>
          <w:rFonts w:hint="eastAsia"/>
        </w:rPr>
        <w:lastRenderedPageBreak/>
        <w:t>交给一级系统的状态为“已提交”的租借</w:t>
      </w:r>
      <w:r w:rsidR="00876D36">
        <w:rPr>
          <w:rFonts w:hint="eastAsia"/>
        </w:rPr>
        <w:t>续租</w:t>
      </w:r>
      <w:r>
        <w:rPr>
          <w:rFonts w:hint="eastAsia"/>
        </w:rPr>
        <w:t>申报单。</w:t>
      </w:r>
    </w:p>
    <w:p w14:paraId="10D0E0A9" w14:textId="77777777" w:rsidR="007942C6" w:rsidRPr="00B1055E" w:rsidRDefault="007942C6" w:rsidP="007942C6">
      <w:pPr>
        <w:ind w:firstLine="480"/>
      </w:pPr>
      <w:r>
        <w:rPr>
          <w:rFonts w:hint="eastAsia"/>
        </w:rPr>
        <w:t>消息体格式如下：</w:t>
      </w:r>
    </w:p>
    <w:tbl>
      <w:tblPr>
        <w:tblW w:w="9297" w:type="dxa"/>
        <w:tblInd w:w="103" w:type="dxa"/>
        <w:tblLook w:val="04A0" w:firstRow="1" w:lastRow="0" w:firstColumn="1" w:lastColumn="0" w:noHBand="0" w:noVBand="1"/>
      </w:tblPr>
      <w:tblGrid>
        <w:gridCol w:w="798"/>
        <w:gridCol w:w="1716"/>
        <w:gridCol w:w="2160"/>
        <w:gridCol w:w="760"/>
        <w:gridCol w:w="920"/>
        <w:gridCol w:w="2943"/>
      </w:tblGrid>
      <w:tr w:rsidR="007942C6" w:rsidRPr="0030576E" w14:paraId="1022422C" w14:textId="77777777" w:rsidTr="006D2EE6">
        <w:trPr>
          <w:trHeight w:val="270"/>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847758F"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1716" w:type="dxa"/>
            <w:tcBorders>
              <w:top w:val="single" w:sz="4" w:space="0" w:color="auto"/>
              <w:left w:val="nil"/>
              <w:bottom w:val="single" w:sz="4" w:space="0" w:color="auto"/>
              <w:right w:val="single" w:sz="4" w:space="0" w:color="auto"/>
            </w:tcBorders>
            <w:shd w:val="clear" w:color="000000" w:fill="D9D9D9"/>
            <w:noWrap/>
            <w:vAlign w:val="center"/>
            <w:hideMark/>
          </w:tcPr>
          <w:p w14:paraId="2875B156"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14:paraId="46210789"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7C2ADDB2"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1387E815"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2943" w:type="dxa"/>
            <w:tcBorders>
              <w:top w:val="single" w:sz="4" w:space="0" w:color="auto"/>
              <w:left w:val="nil"/>
              <w:bottom w:val="single" w:sz="4" w:space="0" w:color="auto"/>
              <w:right w:val="single" w:sz="4" w:space="0" w:color="auto"/>
            </w:tcBorders>
            <w:shd w:val="clear" w:color="000000" w:fill="D9D9D9"/>
            <w:noWrap/>
            <w:vAlign w:val="center"/>
            <w:hideMark/>
          </w:tcPr>
          <w:p w14:paraId="5FDF2F31"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ED281F" w:rsidRPr="0030576E" w14:paraId="10FE80AD"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D513D85"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716" w:type="dxa"/>
            <w:tcBorders>
              <w:top w:val="nil"/>
              <w:left w:val="nil"/>
              <w:bottom w:val="single" w:sz="4" w:space="0" w:color="auto"/>
              <w:right w:val="single" w:sz="4" w:space="0" w:color="auto"/>
            </w:tcBorders>
            <w:shd w:val="clear" w:color="auto" w:fill="auto"/>
            <w:vAlign w:val="center"/>
            <w:hideMark/>
          </w:tcPr>
          <w:p w14:paraId="00B1DF40" w14:textId="77777777" w:rsidR="00ED281F" w:rsidRPr="00FA0AF2" w:rsidRDefault="00ED281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applySheetNo</w:t>
            </w:r>
          </w:p>
        </w:tc>
        <w:tc>
          <w:tcPr>
            <w:tcW w:w="2160" w:type="dxa"/>
            <w:tcBorders>
              <w:top w:val="nil"/>
              <w:left w:val="nil"/>
              <w:bottom w:val="single" w:sz="4" w:space="0" w:color="auto"/>
              <w:right w:val="single" w:sz="4" w:space="0" w:color="auto"/>
            </w:tcBorders>
            <w:shd w:val="clear" w:color="auto" w:fill="auto"/>
            <w:noWrap/>
            <w:vAlign w:val="center"/>
            <w:hideMark/>
          </w:tcPr>
          <w:p w14:paraId="42CE5C1D"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租借续租申报编号</w:t>
            </w:r>
          </w:p>
        </w:tc>
        <w:tc>
          <w:tcPr>
            <w:tcW w:w="760" w:type="dxa"/>
            <w:tcBorders>
              <w:top w:val="nil"/>
              <w:left w:val="nil"/>
              <w:bottom w:val="single" w:sz="4" w:space="0" w:color="auto"/>
              <w:right w:val="single" w:sz="4" w:space="0" w:color="auto"/>
            </w:tcBorders>
            <w:shd w:val="clear" w:color="auto" w:fill="auto"/>
            <w:noWrap/>
            <w:vAlign w:val="center"/>
            <w:hideMark/>
          </w:tcPr>
          <w:p w14:paraId="01B0916B"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6DC75C62"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14300362"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同提交租借续租申报应答中该字段说明</w:t>
            </w:r>
          </w:p>
        </w:tc>
      </w:tr>
      <w:tr w:rsidR="007942C6" w:rsidRPr="0030576E" w14:paraId="51DFCE5B"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E9B178F"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1716" w:type="dxa"/>
            <w:tcBorders>
              <w:top w:val="nil"/>
              <w:left w:val="nil"/>
              <w:bottom w:val="single" w:sz="4" w:space="0" w:color="auto"/>
              <w:right w:val="single" w:sz="4" w:space="0" w:color="auto"/>
            </w:tcBorders>
            <w:shd w:val="clear" w:color="auto" w:fill="auto"/>
            <w:vAlign w:val="center"/>
            <w:hideMark/>
          </w:tcPr>
          <w:p w14:paraId="6EE390F4"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2160" w:type="dxa"/>
            <w:tcBorders>
              <w:top w:val="nil"/>
              <w:left w:val="nil"/>
              <w:bottom w:val="single" w:sz="4" w:space="0" w:color="auto"/>
              <w:right w:val="single" w:sz="4" w:space="0" w:color="auto"/>
            </w:tcBorders>
            <w:shd w:val="clear" w:color="auto" w:fill="auto"/>
            <w:noWrap/>
            <w:vAlign w:val="center"/>
            <w:hideMark/>
          </w:tcPr>
          <w:p w14:paraId="2B3CCFD6"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noWrap/>
            <w:vAlign w:val="center"/>
            <w:hideMark/>
          </w:tcPr>
          <w:p w14:paraId="56FE0D7F"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6B58A949"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436341CB"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7942C6" w:rsidRPr="0030576E" w14:paraId="4EB1AC79"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1FC4916" w14:textId="77777777" w:rsidR="007942C6" w:rsidRPr="00984E1E" w:rsidRDefault="007942C6" w:rsidP="007942C6">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16" w:type="dxa"/>
            <w:tcBorders>
              <w:top w:val="nil"/>
              <w:left w:val="nil"/>
              <w:bottom w:val="single" w:sz="4" w:space="0" w:color="auto"/>
              <w:right w:val="single" w:sz="4" w:space="0" w:color="auto"/>
            </w:tcBorders>
            <w:shd w:val="clear" w:color="auto" w:fill="auto"/>
            <w:vAlign w:val="center"/>
          </w:tcPr>
          <w:p w14:paraId="168C842C" w14:textId="77777777" w:rsidR="007942C6" w:rsidRPr="00984E1E" w:rsidRDefault="007942C6" w:rsidP="007942C6">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160" w:type="dxa"/>
            <w:tcBorders>
              <w:top w:val="nil"/>
              <w:left w:val="nil"/>
              <w:bottom w:val="single" w:sz="4" w:space="0" w:color="auto"/>
              <w:right w:val="single" w:sz="4" w:space="0" w:color="auto"/>
            </w:tcBorders>
            <w:shd w:val="clear" w:color="auto" w:fill="auto"/>
            <w:noWrap/>
            <w:vAlign w:val="center"/>
          </w:tcPr>
          <w:p w14:paraId="27B741C9" w14:textId="77777777" w:rsidR="007942C6" w:rsidRPr="00984E1E" w:rsidRDefault="007942C6" w:rsidP="007942C6">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14:paraId="3C637F88" w14:textId="77777777" w:rsidR="007942C6" w:rsidRPr="007E3DAF" w:rsidRDefault="007942C6" w:rsidP="007942C6">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50205122" w14:textId="77777777" w:rsidR="007942C6" w:rsidRPr="00984E1E" w:rsidRDefault="007942C6" w:rsidP="007942C6">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tcPr>
          <w:p w14:paraId="02D55F32"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7942C6" w:rsidRPr="0030576E" w14:paraId="18383685"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132775A"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716" w:type="dxa"/>
            <w:tcBorders>
              <w:top w:val="nil"/>
              <w:left w:val="nil"/>
              <w:bottom w:val="single" w:sz="4" w:space="0" w:color="auto"/>
              <w:right w:val="single" w:sz="4" w:space="0" w:color="auto"/>
            </w:tcBorders>
            <w:shd w:val="clear" w:color="auto" w:fill="auto"/>
            <w:noWrap/>
            <w:vAlign w:val="center"/>
            <w:hideMark/>
          </w:tcPr>
          <w:p w14:paraId="5819768F"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clientID</w:t>
            </w:r>
          </w:p>
        </w:tc>
        <w:tc>
          <w:tcPr>
            <w:tcW w:w="2160" w:type="dxa"/>
            <w:tcBorders>
              <w:top w:val="nil"/>
              <w:left w:val="nil"/>
              <w:bottom w:val="single" w:sz="4" w:space="0" w:color="auto"/>
              <w:right w:val="single" w:sz="4" w:space="0" w:color="auto"/>
            </w:tcBorders>
            <w:shd w:val="clear" w:color="auto" w:fill="auto"/>
            <w:noWrap/>
            <w:vAlign w:val="center"/>
            <w:hideMark/>
          </w:tcPr>
          <w:p w14:paraId="63E634FF"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118C0DCE"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44FA5248"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523361B5"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6D2EE6" w:rsidRPr="0030576E" w14:paraId="0855E2F5"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3F905705" w14:textId="77777777" w:rsidR="006D2EE6" w:rsidRDefault="006D2EE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T00</w:t>
            </w:r>
          </w:p>
        </w:tc>
        <w:tc>
          <w:tcPr>
            <w:tcW w:w="1716" w:type="dxa"/>
            <w:tcBorders>
              <w:top w:val="nil"/>
              <w:left w:val="nil"/>
              <w:bottom w:val="single" w:sz="4" w:space="0" w:color="auto"/>
              <w:right w:val="single" w:sz="4" w:space="0" w:color="auto"/>
            </w:tcBorders>
            <w:shd w:val="clear" w:color="auto" w:fill="auto"/>
            <w:noWrap/>
            <w:vAlign w:val="center"/>
          </w:tcPr>
          <w:p w14:paraId="1F673854"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origApp</w:t>
            </w:r>
          </w:p>
        </w:tc>
        <w:tc>
          <w:tcPr>
            <w:tcW w:w="2160" w:type="dxa"/>
            <w:tcBorders>
              <w:top w:val="nil"/>
              <w:left w:val="nil"/>
              <w:bottom w:val="single" w:sz="4" w:space="0" w:color="auto"/>
              <w:right w:val="single" w:sz="4" w:space="0" w:color="auto"/>
            </w:tcBorders>
            <w:shd w:val="clear" w:color="auto" w:fill="auto"/>
            <w:noWrap/>
            <w:vAlign w:val="center"/>
          </w:tcPr>
          <w:p w14:paraId="55E8BC5D"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noWrap/>
            <w:vAlign w:val="center"/>
          </w:tcPr>
          <w:p w14:paraId="5C8F316C"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7C67DCD0"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tcPr>
          <w:p w14:paraId="378F1CF0"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1位字符，取值：</w:t>
            </w:r>
            <w:r w:rsidRPr="00710A79">
              <w:rPr>
                <w:rFonts w:ascii="宋体" w:eastAsia="宋体" w:hAnsi="宋体" w:cs="宋体" w:hint="eastAsia"/>
                <w:color w:val="000000"/>
                <w:kern w:val="0"/>
                <w:sz w:val="20"/>
                <w:szCs w:val="20"/>
              </w:rPr>
              <w:t>1-借出方，2-借入方</w:t>
            </w:r>
          </w:p>
        </w:tc>
      </w:tr>
      <w:tr w:rsidR="007942C6" w:rsidRPr="0030576E" w14:paraId="2B4406BE"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1F07438"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M60</w:t>
            </w:r>
          </w:p>
        </w:tc>
        <w:tc>
          <w:tcPr>
            <w:tcW w:w="1716" w:type="dxa"/>
            <w:tcBorders>
              <w:top w:val="nil"/>
              <w:left w:val="nil"/>
              <w:bottom w:val="single" w:sz="4" w:space="0" w:color="auto"/>
              <w:right w:val="single" w:sz="4" w:space="0" w:color="auto"/>
            </w:tcBorders>
            <w:shd w:val="clear" w:color="auto" w:fill="auto"/>
            <w:vAlign w:val="center"/>
            <w:hideMark/>
          </w:tcPr>
          <w:p w14:paraId="60A7706B"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traderID</w:t>
            </w:r>
          </w:p>
        </w:tc>
        <w:tc>
          <w:tcPr>
            <w:tcW w:w="2160" w:type="dxa"/>
            <w:tcBorders>
              <w:top w:val="nil"/>
              <w:left w:val="nil"/>
              <w:bottom w:val="single" w:sz="4" w:space="0" w:color="auto"/>
              <w:right w:val="single" w:sz="4" w:space="0" w:color="auto"/>
            </w:tcBorders>
            <w:shd w:val="clear" w:color="auto" w:fill="auto"/>
            <w:noWrap/>
            <w:vAlign w:val="center"/>
            <w:hideMark/>
          </w:tcPr>
          <w:p w14:paraId="12909E2D"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撤销申报用户</w:t>
            </w:r>
            <w:r w:rsidRPr="0030576E">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noWrap/>
            <w:vAlign w:val="center"/>
            <w:hideMark/>
          </w:tcPr>
          <w:p w14:paraId="5110EE00"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1187650C"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123C382E"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6D2EE6" w:rsidRPr="0030576E" w14:paraId="7451B1EF"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BC36C2E"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T23</w:t>
            </w:r>
          </w:p>
        </w:tc>
        <w:tc>
          <w:tcPr>
            <w:tcW w:w="1716" w:type="dxa"/>
            <w:tcBorders>
              <w:top w:val="nil"/>
              <w:left w:val="nil"/>
              <w:bottom w:val="single" w:sz="4" w:space="0" w:color="auto"/>
              <w:right w:val="single" w:sz="4" w:space="0" w:color="auto"/>
            </w:tcBorders>
            <w:shd w:val="clear" w:color="auto" w:fill="auto"/>
            <w:vAlign w:val="center"/>
          </w:tcPr>
          <w:p w14:paraId="431A13A7"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sidRPr="003F6993">
              <w:rPr>
                <w:rFonts w:ascii="宋体" w:eastAsia="宋体" w:hAnsi="宋体" w:cs="宋体"/>
                <w:color w:val="000000"/>
                <w:kern w:val="0"/>
                <w:sz w:val="20"/>
                <w:szCs w:val="20"/>
              </w:rPr>
              <w:t>cancelDate</w:t>
            </w:r>
          </w:p>
        </w:tc>
        <w:tc>
          <w:tcPr>
            <w:tcW w:w="2160" w:type="dxa"/>
            <w:tcBorders>
              <w:top w:val="nil"/>
              <w:left w:val="nil"/>
              <w:bottom w:val="single" w:sz="4" w:space="0" w:color="auto"/>
              <w:right w:val="single" w:sz="4" w:space="0" w:color="auto"/>
            </w:tcBorders>
            <w:shd w:val="clear" w:color="auto" w:fill="auto"/>
            <w:noWrap/>
            <w:vAlign w:val="center"/>
          </w:tcPr>
          <w:p w14:paraId="5A70B9B8" w14:textId="1F44D75F" w:rsidR="006D2EE6" w:rsidRDefault="006D2EE6" w:rsidP="005E7D9A">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撤销申报</w:t>
            </w:r>
            <w:r w:rsidR="005E7D9A">
              <w:rPr>
                <w:rFonts w:ascii="宋体" w:eastAsia="宋体" w:hAnsi="宋体" w:cs="宋体" w:hint="eastAsia"/>
                <w:color w:val="000000"/>
                <w:kern w:val="0"/>
                <w:sz w:val="20"/>
                <w:szCs w:val="20"/>
              </w:rPr>
              <w:t>自然</w:t>
            </w:r>
            <w:r>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noWrap/>
            <w:vAlign w:val="center"/>
          </w:tcPr>
          <w:p w14:paraId="3191AFB2"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3D0E1010"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tcPr>
          <w:p w14:paraId="5F8B0BD4"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p>
        </w:tc>
      </w:tr>
      <w:tr w:rsidR="006D2EE6" w:rsidRPr="0030576E" w14:paraId="40B1F9D1"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D240991"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28</w:t>
            </w:r>
          </w:p>
        </w:tc>
        <w:tc>
          <w:tcPr>
            <w:tcW w:w="1716" w:type="dxa"/>
            <w:tcBorders>
              <w:top w:val="nil"/>
              <w:left w:val="nil"/>
              <w:bottom w:val="single" w:sz="4" w:space="0" w:color="auto"/>
              <w:right w:val="single" w:sz="4" w:space="0" w:color="auto"/>
            </w:tcBorders>
            <w:shd w:val="clear" w:color="auto" w:fill="auto"/>
            <w:vAlign w:val="center"/>
          </w:tcPr>
          <w:p w14:paraId="6A9007AB"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sidRPr="00262EFC">
              <w:rPr>
                <w:rFonts w:ascii="宋体" w:eastAsia="宋体" w:hAnsi="宋体" w:cs="宋体"/>
                <w:color w:val="000000"/>
                <w:kern w:val="0"/>
                <w:sz w:val="20"/>
                <w:szCs w:val="20"/>
              </w:rPr>
              <w:t>cancelTradeDate</w:t>
            </w:r>
          </w:p>
        </w:tc>
        <w:tc>
          <w:tcPr>
            <w:tcW w:w="2160" w:type="dxa"/>
            <w:tcBorders>
              <w:top w:val="nil"/>
              <w:left w:val="nil"/>
              <w:bottom w:val="single" w:sz="4" w:space="0" w:color="auto"/>
              <w:right w:val="single" w:sz="4" w:space="0" w:color="auto"/>
            </w:tcBorders>
            <w:shd w:val="clear" w:color="auto" w:fill="auto"/>
            <w:noWrap/>
            <w:vAlign w:val="center"/>
          </w:tcPr>
          <w:p w14:paraId="32831F09" w14:textId="2F0716C1" w:rsidR="006D2EE6" w:rsidRDefault="006D2EE6" w:rsidP="005E7D9A">
            <w:pPr>
              <w:widowControl/>
              <w:spacing w:line="240" w:lineRule="auto"/>
              <w:ind w:firstLineChars="0" w:firstLine="0"/>
              <w:jc w:val="left"/>
              <w:rPr>
                <w:rFonts w:ascii="宋体" w:eastAsia="宋体" w:hAnsi="宋体" w:cs="宋体"/>
                <w:color w:val="000000"/>
                <w:kern w:val="0"/>
                <w:sz w:val="20"/>
                <w:szCs w:val="20"/>
              </w:rPr>
            </w:pPr>
            <w:r w:rsidRPr="002F50A3">
              <w:rPr>
                <w:rFonts w:ascii="宋体" w:eastAsia="宋体" w:hAnsi="宋体" w:cs="宋体" w:hint="eastAsia"/>
                <w:color w:val="000000"/>
                <w:kern w:val="0"/>
                <w:sz w:val="20"/>
                <w:szCs w:val="20"/>
              </w:rPr>
              <w:t>撤销申报</w:t>
            </w:r>
            <w:r w:rsidR="005E7D9A">
              <w:rPr>
                <w:rFonts w:ascii="宋体" w:eastAsia="宋体" w:hAnsi="宋体" w:cs="宋体" w:hint="eastAsia"/>
                <w:color w:val="000000"/>
                <w:kern w:val="0"/>
                <w:sz w:val="20"/>
                <w:szCs w:val="20"/>
              </w:rPr>
              <w:t>交易</w:t>
            </w:r>
            <w:r w:rsidRPr="002F50A3">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noWrap/>
            <w:vAlign w:val="center"/>
          </w:tcPr>
          <w:p w14:paraId="6B4A7608"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229F01FA"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tcPr>
          <w:p w14:paraId="491B8B0B" w14:textId="77777777" w:rsidR="006D2EE6" w:rsidRPr="0030576E" w:rsidRDefault="006D2EE6" w:rsidP="007942C6">
            <w:pPr>
              <w:widowControl/>
              <w:spacing w:line="240" w:lineRule="auto"/>
              <w:ind w:firstLineChars="0" w:firstLine="0"/>
              <w:jc w:val="left"/>
              <w:rPr>
                <w:rFonts w:ascii="宋体" w:eastAsia="宋体" w:hAnsi="宋体" w:cs="宋体"/>
                <w:color w:val="000000"/>
                <w:kern w:val="0"/>
                <w:sz w:val="20"/>
                <w:szCs w:val="20"/>
              </w:rPr>
            </w:pPr>
          </w:p>
        </w:tc>
      </w:tr>
      <w:tr w:rsidR="00BA57D6" w:rsidRPr="0030576E" w14:paraId="25602D51"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6C99215"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X39</w:t>
            </w:r>
          </w:p>
        </w:tc>
        <w:tc>
          <w:tcPr>
            <w:tcW w:w="1716" w:type="dxa"/>
            <w:tcBorders>
              <w:top w:val="nil"/>
              <w:left w:val="nil"/>
              <w:bottom w:val="single" w:sz="4" w:space="0" w:color="auto"/>
              <w:right w:val="single" w:sz="4" w:space="0" w:color="auto"/>
            </w:tcBorders>
            <w:shd w:val="clear" w:color="auto" w:fill="auto"/>
            <w:vAlign w:val="center"/>
            <w:hideMark/>
          </w:tcPr>
          <w:p w14:paraId="7DF5EA38"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RspCode</w:t>
            </w:r>
          </w:p>
        </w:tc>
        <w:tc>
          <w:tcPr>
            <w:tcW w:w="2160" w:type="dxa"/>
            <w:tcBorders>
              <w:top w:val="nil"/>
              <w:left w:val="nil"/>
              <w:bottom w:val="single" w:sz="4" w:space="0" w:color="auto"/>
              <w:right w:val="single" w:sz="4" w:space="0" w:color="auto"/>
            </w:tcBorders>
            <w:shd w:val="clear" w:color="auto" w:fill="auto"/>
            <w:noWrap/>
            <w:vAlign w:val="center"/>
            <w:hideMark/>
          </w:tcPr>
          <w:p w14:paraId="5E276831"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28D517C3"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11FD6644"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hideMark/>
          </w:tcPr>
          <w:p w14:paraId="4148EAB0"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p>
        </w:tc>
      </w:tr>
      <w:tr w:rsidR="00BA57D6" w:rsidRPr="0030576E" w14:paraId="48F61F92" w14:textId="77777777" w:rsidTr="006D2EE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5B74BEC"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X40</w:t>
            </w:r>
          </w:p>
        </w:tc>
        <w:tc>
          <w:tcPr>
            <w:tcW w:w="1716" w:type="dxa"/>
            <w:tcBorders>
              <w:top w:val="nil"/>
              <w:left w:val="nil"/>
              <w:bottom w:val="single" w:sz="4" w:space="0" w:color="auto"/>
              <w:right w:val="single" w:sz="4" w:space="0" w:color="auto"/>
            </w:tcBorders>
            <w:shd w:val="clear" w:color="auto" w:fill="auto"/>
            <w:vAlign w:val="center"/>
            <w:hideMark/>
          </w:tcPr>
          <w:p w14:paraId="13E8923A"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RspMsg</w:t>
            </w:r>
          </w:p>
        </w:tc>
        <w:tc>
          <w:tcPr>
            <w:tcW w:w="2160" w:type="dxa"/>
            <w:tcBorders>
              <w:top w:val="nil"/>
              <w:left w:val="nil"/>
              <w:bottom w:val="single" w:sz="4" w:space="0" w:color="auto"/>
              <w:right w:val="single" w:sz="4" w:space="0" w:color="auto"/>
            </w:tcBorders>
            <w:shd w:val="clear" w:color="auto" w:fill="auto"/>
            <w:noWrap/>
            <w:vAlign w:val="center"/>
            <w:hideMark/>
          </w:tcPr>
          <w:p w14:paraId="5C3E675A"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610FCEF2"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3682FF4B"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hideMark/>
          </w:tcPr>
          <w:p w14:paraId="5A88B0DE" w14:textId="77777777" w:rsidR="00BA57D6" w:rsidRPr="0030576E" w:rsidRDefault="00BA57D6" w:rsidP="007942C6">
            <w:pPr>
              <w:widowControl/>
              <w:spacing w:line="240" w:lineRule="auto"/>
              <w:ind w:firstLineChars="0" w:firstLine="0"/>
              <w:jc w:val="left"/>
              <w:rPr>
                <w:rFonts w:ascii="宋体" w:eastAsia="宋体" w:hAnsi="宋体" w:cs="宋体"/>
                <w:color w:val="000000"/>
                <w:kern w:val="0"/>
                <w:sz w:val="20"/>
                <w:szCs w:val="20"/>
              </w:rPr>
            </w:pPr>
          </w:p>
        </w:tc>
      </w:tr>
    </w:tbl>
    <w:p w14:paraId="25260599" w14:textId="77777777" w:rsidR="007942C6" w:rsidRDefault="007942C6" w:rsidP="007942C6">
      <w:pPr>
        <w:ind w:firstLine="480"/>
      </w:pPr>
    </w:p>
    <w:p w14:paraId="3EB18517" w14:textId="77777777" w:rsidR="007942C6" w:rsidRDefault="007942C6" w:rsidP="007942C6">
      <w:pPr>
        <w:pStyle w:val="4"/>
        <w:numPr>
          <w:ilvl w:val="3"/>
          <w:numId w:val="4"/>
        </w:numPr>
        <w:ind w:left="0" w:firstLineChars="0" w:firstLine="0"/>
      </w:pPr>
      <w:r w:rsidRPr="0096390C">
        <w:rPr>
          <w:rFonts w:hint="eastAsia"/>
        </w:rPr>
        <w:t>租借</w:t>
      </w:r>
      <w:r w:rsidR="00051E46">
        <w:rPr>
          <w:rFonts w:hint="eastAsia"/>
        </w:rPr>
        <w:t>续租</w:t>
      </w:r>
      <w:r w:rsidRPr="0096390C">
        <w:rPr>
          <w:rFonts w:hint="eastAsia"/>
        </w:rPr>
        <w:t>申报查询请求及应答</w:t>
      </w:r>
    </w:p>
    <w:p w14:paraId="3B4B9A46" w14:textId="77777777" w:rsidR="007942C6" w:rsidRDefault="007942C6" w:rsidP="001643FA">
      <w:pPr>
        <w:ind w:firstLine="482"/>
      </w:pPr>
      <w:r w:rsidRPr="0089519E">
        <w:rPr>
          <w:rFonts w:hint="eastAsia"/>
          <w:b/>
        </w:rPr>
        <w:t>功能</w:t>
      </w:r>
      <w:r>
        <w:rPr>
          <w:rFonts w:hint="eastAsia"/>
        </w:rPr>
        <w:t>：租借</w:t>
      </w:r>
      <w:r w:rsidR="001E7C15">
        <w:rPr>
          <w:rFonts w:hint="eastAsia"/>
        </w:rPr>
        <w:t>续租</w:t>
      </w:r>
      <w:r>
        <w:rPr>
          <w:rFonts w:hint="eastAsia"/>
        </w:rPr>
        <w:t>申报查询指令用于会员二级系统查询该会员</w:t>
      </w:r>
      <w:r w:rsidR="008A5261">
        <w:rPr>
          <w:rFonts w:hint="eastAsia"/>
        </w:rPr>
        <w:t>席位</w:t>
      </w:r>
      <w:r>
        <w:rPr>
          <w:rFonts w:hint="eastAsia"/>
        </w:rPr>
        <w:t>所属客户填写的租借</w:t>
      </w:r>
      <w:r w:rsidR="008A5261">
        <w:rPr>
          <w:rFonts w:hint="eastAsia"/>
        </w:rPr>
        <w:t>续租</w:t>
      </w:r>
      <w:r>
        <w:rPr>
          <w:rFonts w:hint="eastAsia"/>
        </w:rPr>
        <w:t>申报单，支持同时查询多条租借</w:t>
      </w:r>
      <w:r w:rsidR="008A5261">
        <w:rPr>
          <w:rFonts w:hint="eastAsia"/>
        </w:rPr>
        <w:t>续租</w:t>
      </w:r>
      <w:r>
        <w:rPr>
          <w:rFonts w:hint="eastAsia"/>
        </w:rPr>
        <w:t>申报信息。</w:t>
      </w:r>
    </w:p>
    <w:p w14:paraId="5E6A3DE1" w14:textId="77777777" w:rsidR="007942C6" w:rsidRPr="0089519E" w:rsidRDefault="007942C6" w:rsidP="007942C6">
      <w:pPr>
        <w:ind w:firstLine="480"/>
      </w:pPr>
      <w:r>
        <w:rPr>
          <w:rFonts w:hint="eastAsia"/>
        </w:rPr>
        <w:t>消息体格式如下：</w:t>
      </w:r>
    </w:p>
    <w:tbl>
      <w:tblPr>
        <w:tblW w:w="9077" w:type="dxa"/>
        <w:tblInd w:w="103" w:type="dxa"/>
        <w:tblLayout w:type="fixed"/>
        <w:tblLook w:val="04A0" w:firstRow="1" w:lastRow="0" w:firstColumn="1" w:lastColumn="0" w:noHBand="0" w:noVBand="1"/>
      </w:tblPr>
      <w:tblGrid>
        <w:gridCol w:w="714"/>
        <w:gridCol w:w="709"/>
        <w:gridCol w:w="1984"/>
        <w:gridCol w:w="1843"/>
        <w:gridCol w:w="709"/>
        <w:gridCol w:w="707"/>
        <w:gridCol w:w="2411"/>
      </w:tblGrid>
      <w:tr w:rsidR="007942C6" w:rsidRPr="00710A79" w14:paraId="59899F8C" w14:textId="77777777" w:rsidTr="00C1762B">
        <w:trPr>
          <w:trHeight w:val="270"/>
          <w:tblHeader/>
        </w:trPr>
        <w:tc>
          <w:tcPr>
            <w:tcW w:w="714" w:type="dxa"/>
            <w:tcBorders>
              <w:top w:val="single" w:sz="4" w:space="0" w:color="auto"/>
              <w:left w:val="single" w:sz="4" w:space="0" w:color="auto"/>
              <w:bottom w:val="single" w:sz="4" w:space="0" w:color="auto"/>
              <w:right w:val="single" w:sz="4" w:space="0" w:color="auto"/>
            </w:tcBorders>
            <w:shd w:val="clear" w:color="000000" w:fill="D9D9D9"/>
          </w:tcPr>
          <w:p w14:paraId="2CD4C166"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90C25AA"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域号</w:t>
            </w:r>
          </w:p>
        </w:tc>
        <w:tc>
          <w:tcPr>
            <w:tcW w:w="1984" w:type="dxa"/>
            <w:tcBorders>
              <w:top w:val="single" w:sz="4" w:space="0" w:color="auto"/>
              <w:left w:val="nil"/>
              <w:bottom w:val="single" w:sz="4" w:space="0" w:color="auto"/>
              <w:right w:val="single" w:sz="4" w:space="0" w:color="auto"/>
            </w:tcBorders>
            <w:shd w:val="clear" w:color="000000" w:fill="D9D9D9"/>
            <w:noWrap/>
            <w:vAlign w:val="center"/>
            <w:hideMark/>
          </w:tcPr>
          <w:p w14:paraId="620DF320"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域名</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4C3502F1"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28BEBC1B"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请求</w:t>
            </w:r>
          </w:p>
        </w:tc>
        <w:tc>
          <w:tcPr>
            <w:tcW w:w="707" w:type="dxa"/>
            <w:tcBorders>
              <w:top w:val="single" w:sz="4" w:space="0" w:color="auto"/>
              <w:left w:val="nil"/>
              <w:bottom w:val="single" w:sz="4" w:space="0" w:color="auto"/>
              <w:right w:val="single" w:sz="4" w:space="0" w:color="auto"/>
            </w:tcBorders>
            <w:shd w:val="clear" w:color="000000" w:fill="D9D9D9"/>
            <w:noWrap/>
            <w:vAlign w:val="center"/>
            <w:hideMark/>
          </w:tcPr>
          <w:p w14:paraId="38432882"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应答</w:t>
            </w:r>
          </w:p>
        </w:tc>
        <w:tc>
          <w:tcPr>
            <w:tcW w:w="2411" w:type="dxa"/>
            <w:tcBorders>
              <w:top w:val="single" w:sz="4" w:space="0" w:color="auto"/>
              <w:left w:val="nil"/>
              <w:bottom w:val="single" w:sz="4" w:space="0" w:color="auto"/>
              <w:right w:val="single" w:sz="4" w:space="0" w:color="auto"/>
            </w:tcBorders>
            <w:shd w:val="clear" w:color="000000" w:fill="D9D9D9"/>
            <w:noWrap/>
            <w:vAlign w:val="center"/>
            <w:hideMark/>
          </w:tcPr>
          <w:p w14:paraId="0375CEC2"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说明</w:t>
            </w:r>
          </w:p>
        </w:tc>
      </w:tr>
      <w:tr w:rsidR="007942C6" w:rsidRPr="00710A79" w14:paraId="2E6ACF2D" w14:textId="77777777" w:rsidTr="00C1762B">
        <w:trPr>
          <w:trHeight w:val="270"/>
        </w:trPr>
        <w:tc>
          <w:tcPr>
            <w:tcW w:w="714" w:type="dxa"/>
            <w:tcBorders>
              <w:top w:val="nil"/>
              <w:left w:val="single" w:sz="4" w:space="0" w:color="auto"/>
              <w:bottom w:val="single" w:sz="4" w:space="0" w:color="auto"/>
              <w:right w:val="single" w:sz="4" w:space="0" w:color="auto"/>
            </w:tcBorders>
          </w:tcPr>
          <w:p w14:paraId="0FBAAB1C"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742FE35"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M00</w:t>
            </w:r>
          </w:p>
        </w:tc>
        <w:tc>
          <w:tcPr>
            <w:tcW w:w="1984" w:type="dxa"/>
            <w:tcBorders>
              <w:top w:val="nil"/>
              <w:left w:val="nil"/>
              <w:bottom w:val="single" w:sz="4" w:space="0" w:color="auto"/>
              <w:right w:val="single" w:sz="4" w:space="0" w:color="auto"/>
            </w:tcBorders>
            <w:shd w:val="clear" w:color="auto" w:fill="auto"/>
            <w:vAlign w:val="center"/>
            <w:hideMark/>
          </w:tcPr>
          <w:p w14:paraId="301EF11A"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memberID</w:t>
            </w:r>
          </w:p>
        </w:tc>
        <w:tc>
          <w:tcPr>
            <w:tcW w:w="1843" w:type="dxa"/>
            <w:tcBorders>
              <w:top w:val="nil"/>
              <w:left w:val="nil"/>
              <w:bottom w:val="single" w:sz="4" w:space="0" w:color="auto"/>
              <w:right w:val="single" w:sz="4" w:space="0" w:color="auto"/>
            </w:tcBorders>
            <w:shd w:val="clear" w:color="auto" w:fill="auto"/>
            <w:noWrap/>
            <w:vAlign w:val="center"/>
            <w:hideMark/>
          </w:tcPr>
          <w:p w14:paraId="2E142E9D"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会员代码</w:t>
            </w:r>
          </w:p>
        </w:tc>
        <w:tc>
          <w:tcPr>
            <w:tcW w:w="709" w:type="dxa"/>
            <w:tcBorders>
              <w:top w:val="nil"/>
              <w:left w:val="nil"/>
              <w:bottom w:val="single" w:sz="4" w:space="0" w:color="auto"/>
              <w:right w:val="single" w:sz="4" w:space="0" w:color="auto"/>
            </w:tcBorders>
            <w:shd w:val="clear" w:color="auto" w:fill="auto"/>
            <w:vAlign w:val="center"/>
            <w:hideMark/>
          </w:tcPr>
          <w:p w14:paraId="574D1167"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707" w:type="dxa"/>
            <w:tcBorders>
              <w:top w:val="nil"/>
              <w:left w:val="nil"/>
              <w:bottom w:val="single" w:sz="4" w:space="0" w:color="auto"/>
              <w:right w:val="single" w:sz="4" w:space="0" w:color="auto"/>
            </w:tcBorders>
            <w:shd w:val="clear" w:color="auto" w:fill="auto"/>
            <w:noWrap/>
            <w:vAlign w:val="center"/>
            <w:hideMark/>
          </w:tcPr>
          <w:p w14:paraId="42A18A7D"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4A4AB0BB"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7942C6" w:rsidRPr="00710A79" w14:paraId="31756892" w14:textId="77777777" w:rsidTr="00C1762B">
        <w:trPr>
          <w:trHeight w:val="270"/>
        </w:trPr>
        <w:tc>
          <w:tcPr>
            <w:tcW w:w="714" w:type="dxa"/>
            <w:tcBorders>
              <w:top w:val="nil"/>
              <w:left w:val="single" w:sz="4" w:space="0" w:color="auto"/>
              <w:bottom w:val="single" w:sz="4" w:space="0" w:color="auto"/>
              <w:right w:val="single" w:sz="4" w:space="0" w:color="auto"/>
            </w:tcBorders>
          </w:tcPr>
          <w:p w14:paraId="529AB1A3"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39D8E36" w14:textId="77777777" w:rsidR="007942C6" w:rsidRPr="00984E1E" w:rsidRDefault="007942C6" w:rsidP="007942C6">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84" w:type="dxa"/>
            <w:tcBorders>
              <w:top w:val="nil"/>
              <w:left w:val="nil"/>
              <w:bottom w:val="single" w:sz="4" w:space="0" w:color="auto"/>
              <w:right w:val="single" w:sz="4" w:space="0" w:color="auto"/>
            </w:tcBorders>
            <w:shd w:val="clear" w:color="auto" w:fill="auto"/>
            <w:vAlign w:val="center"/>
          </w:tcPr>
          <w:p w14:paraId="1E6578D9" w14:textId="77777777" w:rsidR="007942C6" w:rsidRPr="00FA0AF2" w:rsidRDefault="007942C6" w:rsidP="007942C6">
            <w:pPr>
              <w:spacing w:line="240" w:lineRule="auto"/>
              <w:ind w:firstLineChars="0" w:firstLine="0"/>
              <w:rPr>
                <w:rFonts w:asciiTheme="minorEastAsia" w:hAnsiTheme="minorEastAsia"/>
                <w:color w:val="000000"/>
                <w:sz w:val="21"/>
                <w:szCs w:val="21"/>
              </w:rPr>
            </w:pPr>
            <w:r w:rsidRPr="00FA0AF2">
              <w:rPr>
                <w:rFonts w:asciiTheme="minorEastAsia" w:hAnsiTheme="minorEastAsia"/>
                <w:color w:val="000000"/>
                <w:sz w:val="21"/>
                <w:szCs w:val="21"/>
              </w:rPr>
              <w:t>seatID</w:t>
            </w:r>
          </w:p>
        </w:tc>
        <w:tc>
          <w:tcPr>
            <w:tcW w:w="1843" w:type="dxa"/>
            <w:tcBorders>
              <w:top w:val="nil"/>
              <w:left w:val="nil"/>
              <w:bottom w:val="single" w:sz="4" w:space="0" w:color="auto"/>
              <w:right w:val="single" w:sz="4" w:space="0" w:color="auto"/>
            </w:tcBorders>
            <w:shd w:val="clear" w:color="auto" w:fill="auto"/>
            <w:noWrap/>
            <w:vAlign w:val="center"/>
          </w:tcPr>
          <w:p w14:paraId="35D9DE65" w14:textId="77777777" w:rsidR="007942C6" w:rsidRPr="00FA0AF2" w:rsidRDefault="007942C6" w:rsidP="007942C6">
            <w:pPr>
              <w:widowControl/>
              <w:spacing w:line="240" w:lineRule="auto"/>
              <w:ind w:firstLineChars="0" w:firstLine="0"/>
              <w:jc w:val="left"/>
              <w:rPr>
                <w:rFonts w:asciiTheme="minorEastAsia" w:hAnsiTheme="minorEastAsia" w:cs="宋体"/>
                <w:color w:val="000000"/>
                <w:kern w:val="0"/>
                <w:sz w:val="20"/>
                <w:szCs w:val="20"/>
              </w:rPr>
            </w:pPr>
            <w:r w:rsidRPr="00FA0AF2">
              <w:rPr>
                <w:rFonts w:asciiTheme="minorEastAsia" w:hAnsiTheme="minorEastAsia" w:cs="宋体" w:hint="eastAsia"/>
                <w:color w:val="000000"/>
                <w:kern w:val="0"/>
                <w:sz w:val="20"/>
                <w:szCs w:val="20"/>
              </w:rPr>
              <w:t>席位代码</w:t>
            </w:r>
          </w:p>
        </w:tc>
        <w:tc>
          <w:tcPr>
            <w:tcW w:w="709" w:type="dxa"/>
            <w:tcBorders>
              <w:top w:val="nil"/>
              <w:left w:val="nil"/>
              <w:bottom w:val="single" w:sz="4" w:space="0" w:color="auto"/>
              <w:right w:val="single" w:sz="4" w:space="0" w:color="auto"/>
            </w:tcBorders>
            <w:shd w:val="clear" w:color="auto" w:fill="auto"/>
            <w:vAlign w:val="center"/>
          </w:tcPr>
          <w:p w14:paraId="0235A010" w14:textId="77777777" w:rsidR="007942C6" w:rsidRPr="00FA0AF2" w:rsidRDefault="007942C6" w:rsidP="007942C6">
            <w:pPr>
              <w:spacing w:line="240" w:lineRule="auto"/>
              <w:ind w:firstLineChars="0" w:firstLine="0"/>
              <w:rPr>
                <w:rFonts w:asciiTheme="minorEastAsia" w:hAnsiTheme="minorEastAsia"/>
                <w:color w:val="000000"/>
                <w:sz w:val="21"/>
                <w:szCs w:val="21"/>
              </w:rPr>
            </w:pPr>
            <w:r w:rsidRPr="00FA0AF2">
              <w:rPr>
                <w:rFonts w:asciiTheme="minorEastAsia" w:hAnsiTheme="minorEastAsia" w:hint="eastAsia"/>
                <w:color w:val="000000"/>
                <w:sz w:val="21"/>
                <w:szCs w:val="21"/>
              </w:rPr>
              <w:t>M</w:t>
            </w:r>
          </w:p>
        </w:tc>
        <w:tc>
          <w:tcPr>
            <w:tcW w:w="707" w:type="dxa"/>
            <w:tcBorders>
              <w:top w:val="nil"/>
              <w:left w:val="nil"/>
              <w:bottom w:val="single" w:sz="4" w:space="0" w:color="auto"/>
              <w:right w:val="single" w:sz="4" w:space="0" w:color="auto"/>
            </w:tcBorders>
            <w:shd w:val="clear" w:color="auto" w:fill="auto"/>
            <w:noWrap/>
            <w:vAlign w:val="center"/>
          </w:tcPr>
          <w:p w14:paraId="5E4A3158" w14:textId="77777777" w:rsidR="007942C6" w:rsidRPr="00FA0AF2" w:rsidRDefault="007942C6"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5F53EB44" w14:textId="77777777" w:rsidR="007942C6" w:rsidRPr="00FA0AF2"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710A79" w14:paraId="5C2C4864" w14:textId="77777777" w:rsidTr="00227877">
        <w:trPr>
          <w:trHeight w:val="270"/>
        </w:trPr>
        <w:tc>
          <w:tcPr>
            <w:tcW w:w="714" w:type="dxa"/>
            <w:tcBorders>
              <w:top w:val="nil"/>
              <w:left w:val="single" w:sz="4" w:space="0" w:color="auto"/>
              <w:bottom w:val="single" w:sz="4" w:space="0" w:color="auto"/>
              <w:right w:val="single" w:sz="4" w:space="0" w:color="auto"/>
            </w:tcBorders>
            <w:vAlign w:val="center"/>
          </w:tcPr>
          <w:p w14:paraId="00396CDA"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611A96F"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84" w:type="dxa"/>
            <w:tcBorders>
              <w:top w:val="nil"/>
              <w:left w:val="nil"/>
              <w:bottom w:val="single" w:sz="4" w:space="0" w:color="auto"/>
              <w:right w:val="single" w:sz="4" w:space="0" w:color="auto"/>
            </w:tcBorders>
            <w:shd w:val="clear" w:color="auto" w:fill="auto"/>
            <w:vAlign w:val="center"/>
          </w:tcPr>
          <w:p w14:paraId="5E9DD0AE"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clientID</w:t>
            </w:r>
          </w:p>
        </w:tc>
        <w:tc>
          <w:tcPr>
            <w:tcW w:w="1843" w:type="dxa"/>
            <w:tcBorders>
              <w:top w:val="nil"/>
              <w:left w:val="nil"/>
              <w:bottom w:val="single" w:sz="4" w:space="0" w:color="auto"/>
              <w:right w:val="single" w:sz="4" w:space="0" w:color="auto"/>
            </w:tcBorders>
            <w:shd w:val="clear" w:color="auto" w:fill="auto"/>
            <w:noWrap/>
            <w:vAlign w:val="center"/>
          </w:tcPr>
          <w:p w14:paraId="675B84C4"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客户代码</w:t>
            </w:r>
          </w:p>
        </w:tc>
        <w:tc>
          <w:tcPr>
            <w:tcW w:w="709" w:type="dxa"/>
            <w:tcBorders>
              <w:top w:val="nil"/>
              <w:left w:val="nil"/>
              <w:bottom w:val="single" w:sz="4" w:space="0" w:color="auto"/>
              <w:right w:val="single" w:sz="4" w:space="0" w:color="auto"/>
            </w:tcBorders>
            <w:shd w:val="clear" w:color="auto" w:fill="auto"/>
            <w:vAlign w:val="center"/>
          </w:tcPr>
          <w:p w14:paraId="3D014013"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707" w:type="dxa"/>
            <w:tcBorders>
              <w:top w:val="nil"/>
              <w:left w:val="nil"/>
              <w:bottom w:val="single" w:sz="4" w:space="0" w:color="auto"/>
              <w:right w:val="single" w:sz="4" w:space="0" w:color="auto"/>
            </w:tcBorders>
            <w:shd w:val="clear" w:color="auto" w:fill="auto"/>
            <w:noWrap/>
            <w:vAlign w:val="center"/>
          </w:tcPr>
          <w:p w14:paraId="7403EFD1"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561419BD"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p>
        </w:tc>
      </w:tr>
      <w:tr w:rsidR="00F95B3A" w:rsidRPr="00710A79" w14:paraId="45BE578A" w14:textId="77777777" w:rsidTr="00C1762B">
        <w:trPr>
          <w:trHeight w:val="270"/>
        </w:trPr>
        <w:tc>
          <w:tcPr>
            <w:tcW w:w="714" w:type="dxa"/>
            <w:tcBorders>
              <w:top w:val="nil"/>
              <w:left w:val="single" w:sz="4" w:space="0" w:color="auto"/>
              <w:bottom w:val="single" w:sz="4" w:space="0" w:color="auto"/>
              <w:right w:val="single" w:sz="4" w:space="0" w:color="auto"/>
            </w:tcBorders>
          </w:tcPr>
          <w:p w14:paraId="29E21147"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0BD8850"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1984" w:type="dxa"/>
            <w:tcBorders>
              <w:top w:val="nil"/>
              <w:left w:val="nil"/>
              <w:bottom w:val="single" w:sz="4" w:space="0" w:color="auto"/>
              <w:right w:val="single" w:sz="4" w:space="0" w:color="auto"/>
            </w:tcBorders>
            <w:shd w:val="clear" w:color="auto" w:fill="auto"/>
            <w:noWrap/>
            <w:vAlign w:val="center"/>
            <w:hideMark/>
          </w:tcPr>
          <w:p w14:paraId="622355C1"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applyDate</w:t>
            </w:r>
          </w:p>
        </w:tc>
        <w:tc>
          <w:tcPr>
            <w:tcW w:w="1843" w:type="dxa"/>
            <w:tcBorders>
              <w:top w:val="nil"/>
              <w:left w:val="nil"/>
              <w:bottom w:val="single" w:sz="4" w:space="0" w:color="auto"/>
              <w:right w:val="single" w:sz="4" w:space="0" w:color="auto"/>
            </w:tcBorders>
            <w:shd w:val="clear" w:color="auto" w:fill="auto"/>
            <w:noWrap/>
            <w:vAlign w:val="center"/>
            <w:hideMark/>
          </w:tcPr>
          <w:p w14:paraId="009DAE26" w14:textId="77777777" w:rsidR="00F95B3A" w:rsidRPr="00FA0AF2" w:rsidRDefault="00F95B3A" w:rsidP="00E2343B">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申报自然日期</w:t>
            </w:r>
          </w:p>
        </w:tc>
        <w:tc>
          <w:tcPr>
            <w:tcW w:w="709" w:type="dxa"/>
            <w:tcBorders>
              <w:top w:val="nil"/>
              <w:left w:val="nil"/>
              <w:bottom w:val="single" w:sz="4" w:space="0" w:color="auto"/>
              <w:right w:val="single" w:sz="4" w:space="0" w:color="auto"/>
            </w:tcBorders>
            <w:shd w:val="clear" w:color="auto" w:fill="auto"/>
            <w:noWrap/>
            <w:vAlign w:val="center"/>
            <w:hideMark/>
          </w:tcPr>
          <w:p w14:paraId="3C2EA3E6"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707" w:type="dxa"/>
            <w:tcBorders>
              <w:top w:val="nil"/>
              <w:left w:val="nil"/>
              <w:bottom w:val="single" w:sz="4" w:space="0" w:color="auto"/>
              <w:right w:val="single" w:sz="4" w:space="0" w:color="auto"/>
            </w:tcBorders>
            <w:shd w:val="clear" w:color="auto" w:fill="auto"/>
            <w:noWrap/>
            <w:vAlign w:val="center"/>
            <w:hideMark/>
          </w:tcPr>
          <w:p w14:paraId="64527BF4"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4B6A3D4C"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r w:rsidR="00ED281F" w:rsidRPr="00710A79" w14:paraId="0BFE98FC" w14:textId="77777777" w:rsidTr="00C1762B">
        <w:trPr>
          <w:trHeight w:val="270"/>
        </w:trPr>
        <w:tc>
          <w:tcPr>
            <w:tcW w:w="714" w:type="dxa"/>
            <w:tcBorders>
              <w:top w:val="nil"/>
              <w:left w:val="single" w:sz="4" w:space="0" w:color="auto"/>
              <w:bottom w:val="single" w:sz="4" w:space="0" w:color="auto"/>
              <w:right w:val="single" w:sz="4" w:space="0" w:color="auto"/>
            </w:tcBorders>
          </w:tcPr>
          <w:p w14:paraId="32311530"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00693ED"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984" w:type="dxa"/>
            <w:tcBorders>
              <w:top w:val="nil"/>
              <w:left w:val="nil"/>
              <w:bottom w:val="single" w:sz="4" w:space="0" w:color="auto"/>
              <w:right w:val="single" w:sz="4" w:space="0" w:color="auto"/>
            </w:tcBorders>
            <w:shd w:val="clear" w:color="auto" w:fill="auto"/>
            <w:vAlign w:val="center"/>
          </w:tcPr>
          <w:p w14:paraId="3765BB7F" w14:textId="77777777" w:rsidR="00ED281F" w:rsidRPr="00FA0AF2" w:rsidRDefault="00ED281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applySheetNo</w:t>
            </w:r>
          </w:p>
        </w:tc>
        <w:tc>
          <w:tcPr>
            <w:tcW w:w="1843" w:type="dxa"/>
            <w:tcBorders>
              <w:top w:val="nil"/>
              <w:left w:val="nil"/>
              <w:bottom w:val="single" w:sz="4" w:space="0" w:color="auto"/>
              <w:right w:val="single" w:sz="4" w:space="0" w:color="auto"/>
            </w:tcBorders>
            <w:shd w:val="clear" w:color="auto" w:fill="auto"/>
            <w:noWrap/>
            <w:vAlign w:val="center"/>
            <w:hideMark/>
          </w:tcPr>
          <w:p w14:paraId="54D6CD27"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租借续租申报编号</w:t>
            </w:r>
          </w:p>
        </w:tc>
        <w:tc>
          <w:tcPr>
            <w:tcW w:w="709" w:type="dxa"/>
            <w:tcBorders>
              <w:top w:val="nil"/>
              <w:left w:val="nil"/>
              <w:bottom w:val="single" w:sz="4" w:space="0" w:color="auto"/>
              <w:right w:val="single" w:sz="4" w:space="0" w:color="auto"/>
            </w:tcBorders>
            <w:shd w:val="clear" w:color="auto" w:fill="auto"/>
            <w:vAlign w:val="center"/>
            <w:hideMark/>
          </w:tcPr>
          <w:p w14:paraId="4F893F16"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w:t>
            </w:r>
          </w:p>
        </w:tc>
        <w:tc>
          <w:tcPr>
            <w:tcW w:w="707" w:type="dxa"/>
            <w:tcBorders>
              <w:top w:val="nil"/>
              <w:left w:val="nil"/>
              <w:bottom w:val="single" w:sz="4" w:space="0" w:color="auto"/>
              <w:right w:val="single" w:sz="4" w:space="0" w:color="auto"/>
            </w:tcBorders>
            <w:shd w:val="clear" w:color="auto" w:fill="auto"/>
            <w:noWrap/>
            <w:vAlign w:val="center"/>
            <w:hideMark/>
          </w:tcPr>
          <w:p w14:paraId="5F461ABD"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1F7CA625"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p>
        </w:tc>
      </w:tr>
      <w:tr w:rsidR="00ED281F" w:rsidRPr="00710A79" w14:paraId="052731AC" w14:textId="77777777" w:rsidTr="00C1762B">
        <w:trPr>
          <w:trHeight w:val="270"/>
        </w:trPr>
        <w:tc>
          <w:tcPr>
            <w:tcW w:w="714" w:type="dxa"/>
            <w:tcBorders>
              <w:top w:val="nil"/>
              <w:left w:val="single" w:sz="4" w:space="0" w:color="auto"/>
              <w:bottom w:val="single" w:sz="4" w:space="0" w:color="auto"/>
              <w:right w:val="single" w:sz="4" w:space="0" w:color="auto"/>
            </w:tcBorders>
          </w:tcPr>
          <w:p w14:paraId="413FB039"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35848C8"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vAlign w:val="center"/>
          </w:tcPr>
          <w:p w14:paraId="2CED04D6" w14:textId="77777777" w:rsidR="00ED281F" w:rsidRPr="00FA0AF2" w:rsidRDefault="00ED281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sheetNo</w:t>
            </w:r>
          </w:p>
        </w:tc>
        <w:tc>
          <w:tcPr>
            <w:tcW w:w="1843" w:type="dxa"/>
            <w:tcBorders>
              <w:top w:val="nil"/>
              <w:left w:val="nil"/>
              <w:bottom w:val="single" w:sz="4" w:space="0" w:color="auto"/>
              <w:right w:val="single" w:sz="4" w:space="0" w:color="auto"/>
            </w:tcBorders>
            <w:shd w:val="clear" w:color="auto" w:fill="auto"/>
            <w:noWrap/>
            <w:vAlign w:val="center"/>
          </w:tcPr>
          <w:p w14:paraId="1BDF59F7"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租借登记编号</w:t>
            </w:r>
          </w:p>
        </w:tc>
        <w:tc>
          <w:tcPr>
            <w:tcW w:w="709" w:type="dxa"/>
            <w:tcBorders>
              <w:top w:val="nil"/>
              <w:left w:val="nil"/>
              <w:bottom w:val="single" w:sz="4" w:space="0" w:color="auto"/>
              <w:right w:val="single" w:sz="4" w:space="0" w:color="auto"/>
            </w:tcBorders>
            <w:shd w:val="clear" w:color="auto" w:fill="auto"/>
            <w:vAlign w:val="center"/>
          </w:tcPr>
          <w:p w14:paraId="628B1280"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w:t>
            </w:r>
          </w:p>
        </w:tc>
        <w:tc>
          <w:tcPr>
            <w:tcW w:w="707" w:type="dxa"/>
            <w:tcBorders>
              <w:top w:val="nil"/>
              <w:left w:val="nil"/>
              <w:bottom w:val="single" w:sz="4" w:space="0" w:color="auto"/>
              <w:right w:val="single" w:sz="4" w:space="0" w:color="auto"/>
            </w:tcBorders>
            <w:shd w:val="clear" w:color="auto" w:fill="auto"/>
            <w:noWrap/>
            <w:vAlign w:val="center"/>
          </w:tcPr>
          <w:p w14:paraId="0C519411"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30AA024E"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710A79" w14:paraId="7245E4A9" w14:textId="77777777" w:rsidTr="00C1762B">
        <w:trPr>
          <w:trHeight w:val="270"/>
        </w:trPr>
        <w:tc>
          <w:tcPr>
            <w:tcW w:w="714" w:type="dxa"/>
            <w:tcBorders>
              <w:top w:val="nil"/>
              <w:left w:val="single" w:sz="4" w:space="0" w:color="auto"/>
              <w:bottom w:val="single" w:sz="4" w:space="0" w:color="auto"/>
              <w:right w:val="single" w:sz="4" w:space="0" w:color="auto"/>
            </w:tcBorders>
          </w:tcPr>
          <w:p w14:paraId="4BA943F6"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7A12237"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T00</w:t>
            </w:r>
          </w:p>
        </w:tc>
        <w:tc>
          <w:tcPr>
            <w:tcW w:w="1984" w:type="dxa"/>
            <w:tcBorders>
              <w:top w:val="nil"/>
              <w:left w:val="nil"/>
              <w:bottom w:val="single" w:sz="4" w:space="0" w:color="auto"/>
              <w:right w:val="single" w:sz="4" w:space="0" w:color="auto"/>
            </w:tcBorders>
            <w:shd w:val="clear" w:color="auto" w:fill="auto"/>
            <w:noWrap/>
            <w:vAlign w:val="center"/>
            <w:hideMark/>
          </w:tcPr>
          <w:p w14:paraId="3BAA5665"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origApp</w:t>
            </w:r>
          </w:p>
        </w:tc>
        <w:tc>
          <w:tcPr>
            <w:tcW w:w="1843" w:type="dxa"/>
            <w:tcBorders>
              <w:top w:val="nil"/>
              <w:left w:val="nil"/>
              <w:bottom w:val="single" w:sz="4" w:space="0" w:color="auto"/>
              <w:right w:val="single" w:sz="4" w:space="0" w:color="auto"/>
            </w:tcBorders>
            <w:shd w:val="clear" w:color="auto" w:fill="auto"/>
            <w:noWrap/>
            <w:vAlign w:val="center"/>
            <w:hideMark/>
          </w:tcPr>
          <w:p w14:paraId="10C1464C"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申报方</w:t>
            </w:r>
          </w:p>
        </w:tc>
        <w:tc>
          <w:tcPr>
            <w:tcW w:w="709" w:type="dxa"/>
            <w:tcBorders>
              <w:top w:val="nil"/>
              <w:left w:val="nil"/>
              <w:bottom w:val="single" w:sz="4" w:space="0" w:color="auto"/>
              <w:right w:val="single" w:sz="4" w:space="0" w:color="auto"/>
            </w:tcBorders>
            <w:shd w:val="clear" w:color="auto" w:fill="auto"/>
            <w:vAlign w:val="center"/>
            <w:hideMark/>
          </w:tcPr>
          <w:p w14:paraId="61B290C6"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w:t>
            </w:r>
          </w:p>
        </w:tc>
        <w:tc>
          <w:tcPr>
            <w:tcW w:w="707" w:type="dxa"/>
            <w:tcBorders>
              <w:top w:val="nil"/>
              <w:left w:val="nil"/>
              <w:bottom w:val="single" w:sz="4" w:space="0" w:color="auto"/>
              <w:right w:val="single" w:sz="4" w:space="0" w:color="auto"/>
            </w:tcBorders>
            <w:shd w:val="clear" w:color="auto" w:fill="auto"/>
            <w:noWrap/>
            <w:vAlign w:val="center"/>
            <w:hideMark/>
          </w:tcPr>
          <w:p w14:paraId="1A68DA7E"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hideMark/>
          </w:tcPr>
          <w:p w14:paraId="4392D017" w14:textId="77777777" w:rsidR="00F95B3A" w:rsidRPr="00FA0AF2" w:rsidRDefault="00F95B3A" w:rsidP="00F95B3A">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1位字符，取值：1-借出方，2-借入方。</w:t>
            </w:r>
          </w:p>
        </w:tc>
      </w:tr>
      <w:tr w:rsidR="00F95B3A" w:rsidRPr="00710A79" w14:paraId="643B827D" w14:textId="77777777" w:rsidTr="00227877">
        <w:trPr>
          <w:trHeight w:val="270"/>
        </w:trPr>
        <w:tc>
          <w:tcPr>
            <w:tcW w:w="714" w:type="dxa"/>
            <w:tcBorders>
              <w:top w:val="nil"/>
              <w:left w:val="single" w:sz="4" w:space="0" w:color="auto"/>
              <w:bottom w:val="single" w:sz="4" w:space="0" w:color="auto"/>
              <w:right w:val="single" w:sz="4" w:space="0" w:color="auto"/>
            </w:tcBorders>
            <w:vAlign w:val="center"/>
          </w:tcPr>
          <w:p w14:paraId="7E620D38"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2A217DB" w14:textId="77777777" w:rsidR="00F95B3A" w:rsidRPr="00492469" w:rsidRDefault="00F95B3A"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984" w:type="dxa"/>
            <w:tcBorders>
              <w:top w:val="nil"/>
              <w:left w:val="nil"/>
              <w:bottom w:val="single" w:sz="4" w:space="0" w:color="auto"/>
              <w:right w:val="single" w:sz="4" w:space="0" w:color="auto"/>
            </w:tcBorders>
            <w:shd w:val="clear" w:color="auto" w:fill="auto"/>
            <w:noWrap/>
            <w:vAlign w:val="center"/>
          </w:tcPr>
          <w:p w14:paraId="6F79DF6F"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opMemberID</w:t>
            </w:r>
          </w:p>
        </w:tc>
        <w:tc>
          <w:tcPr>
            <w:tcW w:w="1843" w:type="dxa"/>
            <w:tcBorders>
              <w:top w:val="nil"/>
              <w:left w:val="nil"/>
              <w:bottom w:val="single" w:sz="4" w:space="0" w:color="auto"/>
              <w:right w:val="single" w:sz="4" w:space="0" w:color="auto"/>
            </w:tcBorders>
            <w:shd w:val="clear" w:color="auto" w:fill="auto"/>
            <w:noWrap/>
            <w:vAlign w:val="center"/>
          </w:tcPr>
          <w:p w14:paraId="317D8BFA"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交易对手方会员代码</w:t>
            </w:r>
          </w:p>
        </w:tc>
        <w:tc>
          <w:tcPr>
            <w:tcW w:w="709" w:type="dxa"/>
            <w:tcBorders>
              <w:top w:val="nil"/>
              <w:left w:val="nil"/>
              <w:bottom w:val="single" w:sz="4" w:space="0" w:color="auto"/>
              <w:right w:val="single" w:sz="4" w:space="0" w:color="auto"/>
            </w:tcBorders>
            <w:shd w:val="clear" w:color="auto" w:fill="auto"/>
            <w:vAlign w:val="center"/>
          </w:tcPr>
          <w:p w14:paraId="386FC9F7"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707" w:type="dxa"/>
            <w:tcBorders>
              <w:top w:val="nil"/>
              <w:left w:val="nil"/>
              <w:bottom w:val="single" w:sz="4" w:space="0" w:color="auto"/>
              <w:right w:val="single" w:sz="4" w:space="0" w:color="auto"/>
            </w:tcBorders>
            <w:shd w:val="clear" w:color="auto" w:fill="auto"/>
            <w:noWrap/>
            <w:vAlign w:val="center"/>
          </w:tcPr>
          <w:p w14:paraId="33A3E1E5"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311DEDE0"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p>
        </w:tc>
      </w:tr>
      <w:tr w:rsidR="0077711C" w:rsidRPr="00710A79" w14:paraId="1ECDADAB" w14:textId="77777777" w:rsidTr="00227877">
        <w:trPr>
          <w:trHeight w:val="270"/>
        </w:trPr>
        <w:tc>
          <w:tcPr>
            <w:tcW w:w="714" w:type="dxa"/>
            <w:tcBorders>
              <w:top w:val="nil"/>
              <w:left w:val="single" w:sz="4" w:space="0" w:color="auto"/>
              <w:bottom w:val="single" w:sz="4" w:space="0" w:color="auto"/>
              <w:right w:val="single" w:sz="4" w:space="0" w:color="auto"/>
            </w:tcBorders>
            <w:vAlign w:val="center"/>
          </w:tcPr>
          <w:p w14:paraId="5A09E6A0" w14:textId="77777777" w:rsidR="0077711C" w:rsidRPr="0030576E" w:rsidRDefault="0077711C"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8E17392"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984" w:type="dxa"/>
            <w:tcBorders>
              <w:top w:val="nil"/>
              <w:left w:val="nil"/>
              <w:bottom w:val="single" w:sz="4" w:space="0" w:color="auto"/>
              <w:right w:val="single" w:sz="4" w:space="0" w:color="auto"/>
            </w:tcBorders>
            <w:shd w:val="clear" w:color="auto" w:fill="auto"/>
            <w:noWrap/>
            <w:vAlign w:val="center"/>
          </w:tcPr>
          <w:p w14:paraId="0C1B9404"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opSeatID</w:t>
            </w:r>
          </w:p>
        </w:tc>
        <w:tc>
          <w:tcPr>
            <w:tcW w:w="1843" w:type="dxa"/>
            <w:tcBorders>
              <w:top w:val="nil"/>
              <w:left w:val="nil"/>
              <w:bottom w:val="single" w:sz="4" w:space="0" w:color="auto"/>
              <w:right w:val="single" w:sz="4" w:space="0" w:color="auto"/>
            </w:tcBorders>
            <w:shd w:val="clear" w:color="auto" w:fill="auto"/>
            <w:noWrap/>
            <w:vAlign w:val="center"/>
          </w:tcPr>
          <w:p w14:paraId="190A071E"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交易对手方席位代码</w:t>
            </w:r>
          </w:p>
        </w:tc>
        <w:tc>
          <w:tcPr>
            <w:tcW w:w="709" w:type="dxa"/>
            <w:tcBorders>
              <w:top w:val="nil"/>
              <w:left w:val="nil"/>
              <w:bottom w:val="single" w:sz="4" w:space="0" w:color="auto"/>
              <w:right w:val="single" w:sz="4" w:space="0" w:color="auto"/>
            </w:tcBorders>
            <w:shd w:val="clear" w:color="auto" w:fill="auto"/>
            <w:vAlign w:val="center"/>
          </w:tcPr>
          <w:p w14:paraId="30BFBD13"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707" w:type="dxa"/>
            <w:tcBorders>
              <w:top w:val="nil"/>
              <w:left w:val="nil"/>
              <w:bottom w:val="single" w:sz="4" w:space="0" w:color="auto"/>
              <w:right w:val="single" w:sz="4" w:space="0" w:color="auto"/>
            </w:tcBorders>
            <w:shd w:val="clear" w:color="auto" w:fill="auto"/>
            <w:noWrap/>
            <w:vAlign w:val="center"/>
          </w:tcPr>
          <w:p w14:paraId="46C55E10"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1CB675B0"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p>
        </w:tc>
      </w:tr>
      <w:tr w:rsidR="00F95B3A" w:rsidRPr="00710A79" w14:paraId="43B8CCB3" w14:textId="77777777" w:rsidTr="00227877">
        <w:trPr>
          <w:trHeight w:val="270"/>
        </w:trPr>
        <w:tc>
          <w:tcPr>
            <w:tcW w:w="714" w:type="dxa"/>
            <w:tcBorders>
              <w:top w:val="nil"/>
              <w:left w:val="single" w:sz="4" w:space="0" w:color="auto"/>
              <w:bottom w:val="single" w:sz="4" w:space="0" w:color="auto"/>
              <w:right w:val="single" w:sz="4" w:space="0" w:color="auto"/>
            </w:tcBorders>
            <w:vAlign w:val="center"/>
          </w:tcPr>
          <w:p w14:paraId="538C2C99"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397BB41"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noWrap/>
            <w:vAlign w:val="center"/>
          </w:tcPr>
          <w:p w14:paraId="2EF78601"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opClientID</w:t>
            </w:r>
          </w:p>
        </w:tc>
        <w:tc>
          <w:tcPr>
            <w:tcW w:w="1843" w:type="dxa"/>
            <w:tcBorders>
              <w:top w:val="nil"/>
              <w:left w:val="nil"/>
              <w:bottom w:val="single" w:sz="4" w:space="0" w:color="auto"/>
              <w:right w:val="single" w:sz="4" w:space="0" w:color="auto"/>
            </w:tcBorders>
            <w:shd w:val="clear" w:color="auto" w:fill="auto"/>
            <w:noWrap/>
            <w:vAlign w:val="center"/>
          </w:tcPr>
          <w:p w14:paraId="68DCA296"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交易对手方客户代码</w:t>
            </w:r>
          </w:p>
        </w:tc>
        <w:tc>
          <w:tcPr>
            <w:tcW w:w="709" w:type="dxa"/>
            <w:tcBorders>
              <w:top w:val="nil"/>
              <w:left w:val="nil"/>
              <w:bottom w:val="single" w:sz="4" w:space="0" w:color="auto"/>
              <w:right w:val="single" w:sz="4" w:space="0" w:color="auto"/>
            </w:tcBorders>
            <w:shd w:val="clear" w:color="auto" w:fill="auto"/>
            <w:vAlign w:val="center"/>
          </w:tcPr>
          <w:p w14:paraId="7356469B"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707" w:type="dxa"/>
            <w:tcBorders>
              <w:top w:val="nil"/>
              <w:left w:val="nil"/>
              <w:bottom w:val="single" w:sz="4" w:space="0" w:color="auto"/>
              <w:right w:val="single" w:sz="4" w:space="0" w:color="auto"/>
            </w:tcBorders>
            <w:shd w:val="clear" w:color="auto" w:fill="auto"/>
            <w:noWrap/>
            <w:vAlign w:val="center"/>
          </w:tcPr>
          <w:p w14:paraId="4FDF9AA6"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tcPr>
          <w:p w14:paraId="503CB356" w14:textId="77777777" w:rsidR="00F95B3A" w:rsidRPr="00FA0AF2" w:rsidRDefault="00F95B3A" w:rsidP="00227877">
            <w:pPr>
              <w:widowControl/>
              <w:spacing w:line="240" w:lineRule="auto"/>
              <w:ind w:firstLineChars="0" w:firstLine="0"/>
              <w:rPr>
                <w:rFonts w:ascii="宋体" w:eastAsia="宋体" w:hAnsi="宋体" w:cs="宋体"/>
                <w:color w:val="000000"/>
                <w:kern w:val="0"/>
                <w:sz w:val="20"/>
                <w:szCs w:val="20"/>
              </w:rPr>
            </w:pPr>
          </w:p>
        </w:tc>
      </w:tr>
      <w:tr w:rsidR="00F95B3A" w:rsidRPr="00710A79" w14:paraId="12B80862" w14:textId="77777777" w:rsidTr="00C1762B">
        <w:trPr>
          <w:trHeight w:val="720"/>
        </w:trPr>
        <w:tc>
          <w:tcPr>
            <w:tcW w:w="714" w:type="dxa"/>
            <w:tcBorders>
              <w:top w:val="nil"/>
              <w:left w:val="single" w:sz="4" w:space="0" w:color="auto"/>
              <w:bottom w:val="single" w:sz="4" w:space="0" w:color="auto"/>
              <w:right w:val="single" w:sz="4" w:space="0" w:color="auto"/>
            </w:tcBorders>
          </w:tcPr>
          <w:p w14:paraId="2391BC6E"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8F693CA"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K05</w:t>
            </w:r>
          </w:p>
        </w:tc>
        <w:tc>
          <w:tcPr>
            <w:tcW w:w="1984" w:type="dxa"/>
            <w:tcBorders>
              <w:top w:val="nil"/>
              <w:left w:val="nil"/>
              <w:bottom w:val="single" w:sz="4" w:space="0" w:color="auto"/>
              <w:right w:val="single" w:sz="4" w:space="0" w:color="auto"/>
            </w:tcBorders>
            <w:shd w:val="clear" w:color="auto" w:fill="auto"/>
            <w:noWrap/>
            <w:vAlign w:val="center"/>
            <w:hideMark/>
          </w:tcPr>
          <w:p w14:paraId="16907F55"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applyState</w:t>
            </w:r>
          </w:p>
        </w:tc>
        <w:tc>
          <w:tcPr>
            <w:tcW w:w="1843" w:type="dxa"/>
            <w:tcBorders>
              <w:top w:val="nil"/>
              <w:left w:val="nil"/>
              <w:bottom w:val="single" w:sz="4" w:space="0" w:color="auto"/>
              <w:right w:val="single" w:sz="4" w:space="0" w:color="auto"/>
            </w:tcBorders>
            <w:shd w:val="clear" w:color="auto" w:fill="auto"/>
            <w:noWrap/>
            <w:vAlign w:val="center"/>
            <w:hideMark/>
          </w:tcPr>
          <w:p w14:paraId="40719647"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vAlign w:val="center"/>
            <w:hideMark/>
          </w:tcPr>
          <w:p w14:paraId="609EF6AF"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w:t>
            </w:r>
          </w:p>
        </w:tc>
        <w:tc>
          <w:tcPr>
            <w:tcW w:w="707" w:type="dxa"/>
            <w:tcBorders>
              <w:top w:val="nil"/>
              <w:left w:val="nil"/>
              <w:bottom w:val="single" w:sz="4" w:space="0" w:color="auto"/>
              <w:right w:val="single" w:sz="4" w:space="0" w:color="auto"/>
            </w:tcBorders>
            <w:shd w:val="clear" w:color="auto" w:fill="auto"/>
            <w:noWrap/>
            <w:vAlign w:val="center"/>
            <w:hideMark/>
          </w:tcPr>
          <w:p w14:paraId="4D6A900F"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hideMark/>
          </w:tcPr>
          <w:p w14:paraId="0C256C4A"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1位字符，取值：3-已提交，4-已撤销，5-已配对，</w:t>
            </w:r>
            <w:r w:rsidRPr="00FA0AF2">
              <w:rPr>
                <w:rFonts w:ascii="宋体" w:eastAsia="宋体" w:hAnsi="宋体" w:cs="宋体" w:hint="eastAsia"/>
                <w:color w:val="000000"/>
                <w:kern w:val="0"/>
                <w:sz w:val="20"/>
                <w:szCs w:val="20"/>
              </w:rPr>
              <w:lastRenderedPageBreak/>
              <w:t>6-审批通过，7-审批不通过，8-审批失败。</w:t>
            </w:r>
          </w:p>
        </w:tc>
      </w:tr>
      <w:tr w:rsidR="00F95B3A" w:rsidRPr="00710A79" w14:paraId="64ECA0D3" w14:textId="77777777" w:rsidTr="00C1762B">
        <w:trPr>
          <w:trHeight w:val="270"/>
        </w:trPr>
        <w:tc>
          <w:tcPr>
            <w:tcW w:w="714" w:type="dxa"/>
            <w:tcBorders>
              <w:top w:val="nil"/>
              <w:left w:val="single" w:sz="4" w:space="0" w:color="auto"/>
              <w:bottom w:val="single" w:sz="4" w:space="0" w:color="auto"/>
              <w:right w:val="single" w:sz="4" w:space="0" w:color="auto"/>
            </w:tcBorders>
          </w:tcPr>
          <w:p w14:paraId="3926659A"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114A229"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hideMark/>
          </w:tcPr>
          <w:p w14:paraId="5F9DB0DF"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traderID</w:t>
            </w:r>
          </w:p>
        </w:tc>
        <w:tc>
          <w:tcPr>
            <w:tcW w:w="1843" w:type="dxa"/>
            <w:tcBorders>
              <w:top w:val="nil"/>
              <w:left w:val="nil"/>
              <w:bottom w:val="single" w:sz="4" w:space="0" w:color="auto"/>
              <w:right w:val="single" w:sz="4" w:space="0" w:color="auto"/>
            </w:tcBorders>
            <w:shd w:val="clear" w:color="auto" w:fill="auto"/>
            <w:noWrap/>
            <w:vAlign w:val="center"/>
            <w:hideMark/>
          </w:tcPr>
          <w:p w14:paraId="3F973AC5"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用户代码</w:t>
            </w:r>
          </w:p>
        </w:tc>
        <w:tc>
          <w:tcPr>
            <w:tcW w:w="709" w:type="dxa"/>
            <w:tcBorders>
              <w:top w:val="nil"/>
              <w:left w:val="nil"/>
              <w:bottom w:val="single" w:sz="4" w:space="0" w:color="auto"/>
              <w:right w:val="single" w:sz="4" w:space="0" w:color="auto"/>
            </w:tcBorders>
            <w:shd w:val="clear" w:color="auto" w:fill="auto"/>
            <w:vAlign w:val="center"/>
            <w:hideMark/>
          </w:tcPr>
          <w:p w14:paraId="27B676A7"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707" w:type="dxa"/>
            <w:tcBorders>
              <w:top w:val="nil"/>
              <w:left w:val="nil"/>
              <w:bottom w:val="single" w:sz="4" w:space="0" w:color="auto"/>
              <w:right w:val="single" w:sz="4" w:space="0" w:color="auto"/>
            </w:tcBorders>
            <w:shd w:val="clear" w:color="auto" w:fill="auto"/>
            <w:noWrap/>
            <w:vAlign w:val="center"/>
            <w:hideMark/>
          </w:tcPr>
          <w:p w14:paraId="1DF2AB67"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01A653E1"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710A79" w14:paraId="1E7CE319" w14:textId="77777777" w:rsidTr="00C1762B">
        <w:trPr>
          <w:trHeight w:val="270"/>
        </w:trPr>
        <w:tc>
          <w:tcPr>
            <w:tcW w:w="714" w:type="dxa"/>
            <w:tcBorders>
              <w:top w:val="nil"/>
              <w:left w:val="single" w:sz="4" w:space="0" w:color="auto"/>
              <w:bottom w:val="single" w:sz="4" w:space="0" w:color="auto"/>
              <w:right w:val="single" w:sz="4" w:space="0" w:color="auto"/>
            </w:tcBorders>
          </w:tcPr>
          <w:p w14:paraId="64E2A06F"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531A933" w14:textId="673A46A2" w:rsidR="00F95B3A" w:rsidRPr="006D2EE6" w:rsidRDefault="004E55B4" w:rsidP="007942C6">
            <w:pPr>
              <w:widowControl/>
              <w:spacing w:line="240" w:lineRule="auto"/>
              <w:ind w:firstLineChars="0" w:firstLine="0"/>
              <w:jc w:val="left"/>
              <w:rPr>
                <w:rFonts w:ascii="宋体" w:eastAsia="宋体" w:hAnsi="宋体" w:cs="宋体"/>
                <w:color w:val="000000"/>
                <w:kern w:val="0"/>
                <w:sz w:val="20"/>
                <w:szCs w:val="20"/>
                <w:highlight w:val="cyan"/>
              </w:rPr>
            </w:pPr>
            <w:r w:rsidRPr="004E55B4">
              <w:rPr>
                <w:rFonts w:ascii="宋体" w:eastAsia="宋体" w:hAnsi="宋体" w:cs="宋体" w:hint="eastAsia"/>
                <w:color w:val="000000"/>
                <w:kern w:val="0"/>
                <w:sz w:val="20"/>
                <w:szCs w:val="20"/>
              </w:rPr>
              <w:t>K95</w:t>
            </w:r>
          </w:p>
        </w:tc>
        <w:tc>
          <w:tcPr>
            <w:tcW w:w="1984" w:type="dxa"/>
            <w:tcBorders>
              <w:top w:val="nil"/>
              <w:left w:val="nil"/>
              <w:bottom w:val="single" w:sz="4" w:space="0" w:color="auto"/>
              <w:right w:val="single" w:sz="4" w:space="0" w:color="auto"/>
            </w:tcBorders>
            <w:shd w:val="clear" w:color="auto" w:fill="auto"/>
            <w:vAlign w:val="center"/>
          </w:tcPr>
          <w:p w14:paraId="3D34F26D" w14:textId="0960F240" w:rsidR="00F95B3A" w:rsidRPr="00FA0AF2" w:rsidRDefault="004E55B4" w:rsidP="007942C6">
            <w:pPr>
              <w:widowControl/>
              <w:spacing w:line="240" w:lineRule="auto"/>
              <w:ind w:firstLineChars="0" w:firstLine="0"/>
              <w:jc w:val="left"/>
              <w:rPr>
                <w:rFonts w:ascii="宋体" w:eastAsia="宋体" w:hAnsi="宋体" w:cs="宋体"/>
                <w:color w:val="000000"/>
                <w:kern w:val="0"/>
                <w:sz w:val="20"/>
                <w:szCs w:val="20"/>
              </w:rPr>
            </w:pPr>
            <w:r w:rsidRPr="004F120C">
              <w:rPr>
                <w:rFonts w:ascii="宋体" w:eastAsia="宋体" w:hAnsi="宋体" w:cs="宋体"/>
                <w:color w:val="000000"/>
                <w:kern w:val="0"/>
                <w:sz w:val="20"/>
                <w:szCs w:val="20"/>
              </w:rPr>
              <w:t>applyDetailInfoData</w:t>
            </w:r>
          </w:p>
        </w:tc>
        <w:tc>
          <w:tcPr>
            <w:tcW w:w="1843" w:type="dxa"/>
            <w:tcBorders>
              <w:top w:val="nil"/>
              <w:left w:val="nil"/>
              <w:bottom w:val="single" w:sz="4" w:space="0" w:color="auto"/>
              <w:right w:val="single" w:sz="4" w:space="0" w:color="auto"/>
            </w:tcBorders>
            <w:shd w:val="clear" w:color="auto" w:fill="auto"/>
            <w:noWrap/>
            <w:vAlign w:val="center"/>
            <w:hideMark/>
          </w:tcPr>
          <w:p w14:paraId="334524D4"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租借续租申报信息数据</w:t>
            </w:r>
          </w:p>
        </w:tc>
        <w:tc>
          <w:tcPr>
            <w:tcW w:w="709" w:type="dxa"/>
            <w:tcBorders>
              <w:top w:val="nil"/>
              <w:left w:val="nil"/>
              <w:bottom w:val="single" w:sz="4" w:space="0" w:color="auto"/>
              <w:right w:val="single" w:sz="4" w:space="0" w:color="auto"/>
            </w:tcBorders>
            <w:shd w:val="clear" w:color="auto" w:fill="auto"/>
            <w:noWrap/>
            <w:vAlign w:val="center"/>
            <w:hideMark/>
          </w:tcPr>
          <w:p w14:paraId="7EA29BB3"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hideMark/>
          </w:tcPr>
          <w:p w14:paraId="3F3C1531"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7F05D9AE"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F95B3A" w:rsidRPr="00710A79" w14:paraId="5FC8A371" w14:textId="77777777" w:rsidTr="00860B23">
        <w:trPr>
          <w:trHeight w:val="270"/>
        </w:trPr>
        <w:tc>
          <w:tcPr>
            <w:tcW w:w="714" w:type="dxa"/>
            <w:tcBorders>
              <w:top w:val="nil"/>
              <w:left w:val="single" w:sz="4" w:space="0" w:color="auto"/>
              <w:bottom w:val="single" w:sz="4" w:space="0" w:color="auto"/>
              <w:right w:val="single" w:sz="4" w:space="0" w:color="auto"/>
            </w:tcBorders>
          </w:tcPr>
          <w:p w14:paraId="3820E55D"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10BEBDD" w14:textId="77777777" w:rsidR="00F95B3A" w:rsidRPr="00710A79"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1984" w:type="dxa"/>
            <w:tcBorders>
              <w:top w:val="nil"/>
              <w:left w:val="nil"/>
              <w:bottom w:val="single" w:sz="4" w:space="0" w:color="auto"/>
              <w:right w:val="single" w:sz="4" w:space="0" w:color="auto"/>
            </w:tcBorders>
            <w:shd w:val="clear" w:color="auto" w:fill="auto"/>
            <w:vAlign w:val="center"/>
          </w:tcPr>
          <w:p w14:paraId="21645747"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1843" w:type="dxa"/>
            <w:tcBorders>
              <w:top w:val="nil"/>
              <w:left w:val="nil"/>
              <w:bottom w:val="single" w:sz="4" w:space="0" w:color="auto"/>
              <w:right w:val="single" w:sz="4" w:space="0" w:color="auto"/>
            </w:tcBorders>
            <w:shd w:val="clear" w:color="auto" w:fill="auto"/>
            <w:noWrap/>
            <w:vAlign w:val="center"/>
            <w:hideMark/>
          </w:tcPr>
          <w:p w14:paraId="2174F80A"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租借续租申报信息</w:t>
            </w:r>
          </w:p>
        </w:tc>
        <w:tc>
          <w:tcPr>
            <w:tcW w:w="709" w:type="dxa"/>
            <w:tcBorders>
              <w:top w:val="nil"/>
              <w:left w:val="nil"/>
              <w:bottom w:val="single" w:sz="4" w:space="0" w:color="auto"/>
              <w:right w:val="single" w:sz="4" w:space="0" w:color="auto"/>
            </w:tcBorders>
            <w:shd w:val="clear" w:color="auto" w:fill="auto"/>
            <w:noWrap/>
            <w:vAlign w:val="center"/>
          </w:tcPr>
          <w:p w14:paraId="1F5C68C8"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7" w:type="dxa"/>
            <w:tcBorders>
              <w:top w:val="nil"/>
              <w:left w:val="nil"/>
              <w:bottom w:val="single" w:sz="4" w:space="0" w:color="auto"/>
              <w:right w:val="single" w:sz="4" w:space="0" w:color="auto"/>
            </w:tcBorders>
            <w:shd w:val="clear" w:color="auto" w:fill="auto"/>
            <w:vAlign w:val="center"/>
          </w:tcPr>
          <w:p w14:paraId="372C8FA2"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tcPr>
          <w:p w14:paraId="438EFE90"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r w:rsidR="00ED281F" w:rsidRPr="00710A79" w14:paraId="24E7CC0A" w14:textId="77777777" w:rsidTr="00C1762B">
        <w:trPr>
          <w:trHeight w:val="270"/>
        </w:trPr>
        <w:tc>
          <w:tcPr>
            <w:tcW w:w="714" w:type="dxa"/>
            <w:tcBorders>
              <w:top w:val="nil"/>
              <w:left w:val="single" w:sz="4" w:space="0" w:color="auto"/>
              <w:bottom w:val="single" w:sz="4" w:space="0" w:color="auto"/>
              <w:right w:val="single" w:sz="4" w:space="0" w:color="auto"/>
            </w:tcBorders>
          </w:tcPr>
          <w:p w14:paraId="2F330AAE" w14:textId="77777777" w:rsidR="00ED281F" w:rsidRPr="00316455" w:rsidRDefault="00ED281F"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42D8CE0"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984" w:type="dxa"/>
            <w:tcBorders>
              <w:top w:val="nil"/>
              <w:left w:val="nil"/>
              <w:bottom w:val="single" w:sz="4" w:space="0" w:color="auto"/>
              <w:right w:val="single" w:sz="4" w:space="0" w:color="auto"/>
            </w:tcBorders>
            <w:shd w:val="clear" w:color="auto" w:fill="auto"/>
            <w:vAlign w:val="center"/>
            <w:hideMark/>
          </w:tcPr>
          <w:p w14:paraId="72825B24"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1843" w:type="dxa"/>
            <w:tcBorders>
              <w:top w:val="nil"/>
              <w:left w:val="nil"/>
              <w:bottom w:val="single" w:sz="4" w:space="0" w:color="auto"/>
              <w:right w:val="single" w:sz="4" w:space="0" w:color="auto"/>
            </w:tcBorders>
            <w:shd w:val="clear" w:color="auto" w:fill="auto"/>
            <w:noWrap/>
            <w:vAlign w:val="center"/>
            <w:hideMark/>
          </w:tcPr>
          <w:p w14:paraId="0DEF7841"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w:t>
            </w:r>
            <w:r>
              <w:rPr>
                <w:rFonts w:ascii="宋体" w:eastAsia="宋体" w:hAnsi="宋体" w:cs="宋体" w:hint="eastAsia"/>
                <w:color w:val="000000"/>
                <w:kern w:val="0"/>
                <w:sz w:val="20"/>
                <w:szCs w:val="20"/>
              </w:rPr>
              <w:t>续租</w:t>
            </w:r>
            <w:r w:rsidRPr="00710A79">
              <w:rPr>
                <w:rFonts w:ascii="宋体" w:eastAsia="宋体" w:hAnsi="宋体" w:cs="宋体" w:hint="eastAsia"/>
                <w:color w:val="000000"/>
                <w:kern w:val="0"/>
                <w:sz w:val="20"/>
                <w:szCs w:val="20"/>
              </w:rPr>
              <w:t>申报编号</w:t>
            </w:r>
          </w:p>
        </w:tc>
        <w:tc>
          <w:tcPr>
            <w:tcW w:w="709" w:type="dxa"/>
            <w:tcBorders>
              <w:top w:val="nil"/>
              <w:left w:val="nil"/>
              <w:bottom w:val="single" w:sz="4" w:space="0" w:color="auto"/>
              <w:right w:val="single" w:sz="4" w:space="0" w:color="auto"/>
            </w:tcBorders>
            <w:shd w:val="clear" w:color="auto" w:fill="auto"/>
            <w:noWrap/>
            <w:vAlign w:val="center"/>
            <w:hideMark/>
          </w:tcPr>
          <w:p w14:paraId="36E518FA"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hideMark/>
          </w:tcPr>
          <w:p w14:paraId="0DFBED9D" w14:textId="77777777" w:rsidR="00ED281F" w:rsidRPr="00D84A76" w:rsidRDefault="00ED281F"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14D75BC2" w14:textId="77777777" w:rsidR="00ED281F" w:rsidRPr="00D84A76" w:rsidRDefault="00ED281F"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001A108A" w14:textId="77777777" w:rsidTr="0093735C">
        <w:trPr>
          <w:trHeight w:val="270"/>
        </w:trPr>
        <w:tc>
          <w:tcPr>
            <w:tcW w:w="714" w:type="dxa"/>
            <w:tcBorders>
              <w:top w:val="nil"/>
              <w:left w:val="single" w:sz="4" w:space="0" w:color="auto"/>
              <w:bottom w:val="single" w:sz="4" w:space="0" w:color="auto"/>
              <w:right w:val="single" w:sz="4" w:space="0" w:color="auto"/>
            </w:tcBorders>
            <w:vAlign w:val="center"/>
          </w:tcPr>
          <w:p w14:paraId="4E98143C" w14:textId="7F4162C8"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sidRPr="0093735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B4D2351" w14:textId="0A778D3E" w:rsidR="0093735C" w:rsidRPr="00710A79" w:rsidRDefault="0093735C" w:rsidP="0093735C">
            <w:pPr>
              <w:widowControl/>
              <w:spacing w:line="240" w:lineRule="auto"/>
              <w:ind w:firstLineChars="0" w:firstLine="0"/>
              <w:rPr>
                <w:rFonts w:ascii="宋体" w:eastAsia="宋体" w:hAnsi="宋体" w:cs="宋体"/>
                <w:color w:val="000000"/>
                <w:kern w:val="0"/>
                <w:sz w:val="20"/>
                <w:szCs w:val="20"/>
              </w:rPr>
            </w:pPr>
            <w:r w:rsidRPr="0093735C">
              <w:rPr>
                <w:rFonts w:ascii="宋体" w:eastAsia="宋体" w:hAnsi="宋体" w:cs="宋体" w:hint="eastAsia"/>
                <w:color w:val="000000"/>
                <w:kern w:val="0"/>
                <w:sz w:val="20"/>
                <w:szCs w:val="20"/>
              </w:rPr>
              <w:t>K61</w:t>
            </w:r>
          </w:p>
        </w:tc>
        <w:tc>
          <w:tcPr>
            <w:tcW w:w="1984" w:type="dxa"/>
            <w:tcBorders>
              <w:top w:val="nil"/>
              <w:left w:val="nil"/>
              <w:bottom w:val="single" w:sz="4" w:space="0" w:color="auto"/>
              <w:right w:val="single" w:sz="4" w:space="0" w:color="auto"/>
            </w:tcBorders>
            <w:shd w:val="clear" w:color="auto" w:fill="auto"/>
            <w:vAlign w:val="center"/>
          </w:tcPr>
          <w:p w14:paraId="1950B099" w14:textId="27723D4C" w:rsidR="0093735C" w:rsidRPr="00ED281F" w:rsidRDefault="0093735C" w:rsidP="0093735C">
            <w:pPr>
              <w:widowControl/>
              <w:spacing w:line="240" w:lineRule="auto"/>
              <w:ind w:firstLineChars="0" w:firstLine="0"/>
              <w:rPr>
                <w:rFonts w:ascii="宋体" w:eastAsia="宋体" w:hAnsi="宋体" w:cs="宋体"/>
                <w:color w:val="000000"/>
                <w:kern w:val="0"/>
                <w:sz w:val="20"/>
                <w:szCs w:val="20"/>
              </w:rPr>
            </w:pPr>
            <w:r w:rsidRPr="0093735C">
              <w:rPr>
                <w:rFonts w:ascii="宋体" w:eastAsia="宋体" w:hAnsi="宋体" w:cs="宋体" w:hint="eastAsia"/>
                <w:color w:val="000000"/>
                <w:kern w:val="0"/>
                <w:sz w:val="20"/>
                <w:szCs w:val="20"/>
              </w:rPr>
              <w:t>reLeaseRenewNo</w:t>
            </w:r>
          </w:p>
        </w:tc>
        <w:tc>
          <w:tcPr>
            <w:tcW w:w="1843" w:type="dxa"/>
            <w:tcBorders>
              <w:top w:val="nil"/>
              <w:left w:val="nil"/>
              <w:bottom w:val="single" w:sz="4" w:space="0" w:color="auto"/>
              <w:right w:val="single" w:sz="4" w:space="0" w:color="auto"/>
            </w:tcBorders>
            <w:shd w:val="clear" w:color="auto" w:fill="auto"/>
            <w:noWrap/>
            <w:vAlign w:val="center"/>
          </w:tcPr>
          <w:p w14:paraId="47938CB6" w14:textId="64A641CE"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93735C">
              <w:rPr>
                <w:rFonts w:ascii="宋体" w:eastAsia="宋体" w:hAnsi="宋体" w:cs="宋体" w:hint="eastAsia"/>
                <w:color w:val="000000"/>
                <w:kern w:val="0"/>
                <w:sz w:val="20"/>
                <w:szCs w:val="20"/>
              </w:rPr>
              <w:t>租借续租预申报编号</w:t>
            </w:r>
          </w:p>
        </w:tc>
        <w:tc>
          <w:tcPr>
            <w:tcW w:w="709" w:type="dxa"/>
            <w:tcBorders>
              <w:top w:val="nil"/>
              <w:left w:val="nil"/>
              <w:bottom w:val="single" w:sz="4" w:space="0" w:color="auto"/>
              <w:right w:val="single" w:sz="4" w:space="0" w:color="auto"/>
            </w:tcBorders>
            <w:shd w:val="clear" w:color="auto" w:fill="auto"/>
            <w:noWrap/>
            <w:vAlign w:val="center"/>
          </w:tcPr>
          <w:p w14:paraId="028A05A0" w14:textId="59377AB0"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93735C">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040686FF" w14:textId="406A9FA2"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sidRPr="0093735C">
              <w:rPr>
                <w:rFonts w:ascii="宋体" w:eastAsia="宋体" w:hAnsi="宋体" w:cs="宋体"/>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9759D23" w14:textId="508F625B"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003DAFA5" w14:textId="77777777" w:rsidTr="00C1762B">
        <w:trPr>
          <w:trHeight w:val="270"/>
        </w:trPr>
        <w:tc>
          <w:tcPr>
            <w:tcW w:w="714" w:type="dxa"/>
            <w:tcBorders>
              <w:top w:val="nil"/>
              <w:left w:val="single" w:sz="4" w:space="0" w:color="auto"/>
              <w:bottom w:val="single" w:sz="4" w:space="0" w:color="auto"/>
              <w:right w:val="single" w:sz="4" w:space="0" w:color="auto"/>
            </w:tcBorders>
          </w:tcPr>
          <w:p w14:paraId="6B8B55B3"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B63AB76"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vAlign w:val="center"/>
          </w:tcPr>
          <w:p w14:paraId="19B5BC64"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sidRPr="000855BA">
              <w:rPr>
                <w:rFonts w:ascii="宋体" w:eastAsia="宋体" w:hAnsi="宋体" w:cs="宋体"/>
                <w:color w:val="000000"/>
                <w:kern w:val="0"/>
                <w:sz w:val="20"/>
                <w:szCs w:val="20"/>
              </w:rPr>
              <w:t>sheetNo</w:t>
            </w:r>
          </w:p>
        </w:tc>
        <w:tc>
          <w:tcPr>
            <w:tcW w:w="1843" w:type="dxa"/>
            <w:tcBorders>
              <w:top w:val="nil"/>
              <w:left w:val="nil"/>
              <w:bottom w:val="single" w:sz="4" w:space="0" w:color="auto"/>
              <w:right w:val="single" w:sz="4" w:space="0" w:color="auto"/>
            </w:tcBorders>
            <w:shd w:val="clear" w:color="auto" w:fill="auto"/>
            <w:noWrap/>
            <w:vAlign w:val="center"/>
          </w:tcPr>
          <w:p w14:paraId="6C08F8BB"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租借登记编号</w:t>
            </w:r>
          </w:p>
        </w:tc>
        <w:tc>
          <w:tcPr>
            <w:tcW w:w="709" w:type="dxa"/>
            <w:tcBorders>
              <w:top w:val="nil"/>
              <w:left w:val="nil"/>
              <w:bottom w:val="single" w:sz="4" w:space="0" w:color="auto"/>
              <w:right w:val="single" w:sz="4" w:space="0" w:color="auto"/>
            </w:tcBorders>
            <w:shd w:val="clear" w:color="auto" w:fill="auto"/>
            <w:noWrap/>
            <w:vAlign w:val="center"/>
          </w:tcPr>
          <w:p w14:paraId="2F3B04D0"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0634622D"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22A71E2F"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42124137" w14:textId="77777777" w:rsidTr="00C1762B">
        <w:trPr>
          <w:trHeight w:val="270"/>
        </w:trPr>
        <w:tc>
          <w:tcPr>
            <w:tcW w:w="714" w:type="dxa"/>
            <w:tcBorders>
              <w:top w:val="nil"/>
              <w:left w:val="single" w:sz="4" w:space="0" w:color="auto"/>
              <w:bottom w:val="single" w:sz="4" w:space="0" w:color="auto"/>
              <w:right w:val="single" w:sz="4" w:space="0" w:color="auto"/>
            </w:tcBorders>
          </w:tcPr>
          <w:p w14:paraId="5987F3C1"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F9F1066"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1984" w:type="dxa"/>
            <w:tcBorders>
              <w:top w:val="nil"/>
              <w:left w:val="nil"/>
              <w:bottom w:val="single" w:sz="4" w:space="0" w:color="auto"/>
              <w:right w:val="single" w:sz="4" w:space="0" w:color="auto"/>
            </w:tcBorders>
            <w:shd w:val="clear" w:color="auto" w:fill="auto"/>
            <w:noWrap/>
            <w:vAlign w:val="center"/>
            <w:hideMark/>
          </w:tcPr>
          <w:p w14:paraId="244506C0"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applyDate</w:t>
            </w:r>
          </w:p>
        </w:tc>
        <w:tc>
          <w:tcPr>
            <w:tcW w:w="1843" w:type="dxa"/>
            <w:tcBorders>
              <w:top w:val="nil"/>
              <w:left w:val="nil"/>
              <w:bottom w:val="single" w:sz="4" w:space="0" w:color="auto"/>
              <w:right w:val="single" w:sz="4" w:space="0" w:color="auto"/>
            </w:tcBorders>
            <w:shd w:val="clear" w:color="auto" w:fill="auto"/>
            <w:noWrap/>
            <w:vAlign w:val="center"/>
            <w:hideMark/>
          </w:tcPr>
          <w:p w14:paraId="0720CA98"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710A79">
              <w:rPr>
                <w:rFonts w:ascii="宋体" w:eastAsia="宋体" w:hAnsi="宋体" w:cs="宋体" w:hint="eastAsia"/>
                <w:color w:val="000000"/>
                <w:kern w:val="0"/>
                <w:sz w:val="20"/>
                <w:szCs w:val="20"/>
              </w:rPr>
              <w:t>日期</w:t>
            </w:r>
          </w:p>
        </w:tc>
        <w:tc>
          <w:tcPr>
            <w:tcW w:w="709" w:type="dxa"/>
            <w:tcBorders>
              <w:top w:val="nil"/>
              <w:left w:val="nil"/>
              <w:bottom w:val="single" w:sz="4" w:space="0" w:color="auto"/>
              <w:right w:val="single" w:sz="4" w:space="0" w:color="auto"/>
            </w:tcBorders>
            <w:shd w:val="clear" w:color="auto" w:fill="auto"/>
            <w:noWrap/>
            <w:vAlign w:val="center"/>
            <w:hideMark/>
          </w:tcPr>
          <w:p w14:paraId="1008F0B4"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noWrap/>
            <w:vAlign w:val="center"/>
            <w:hideMark/>
          </w:tcPr>
          <w:p w14:paraId="4206E7CE" w14:textId="77777777" w:rsidR="0093735C" w:rsidRPr="00D84A76"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1DF7AF71" w14:textId="77777777" w:rsidR="0093735C" w:rsidRPr="00D84A76"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26335ECA" w14:textId="77777777" w:rsidTr="00C1762B">
        <w:trPr>
          <w:trHeight w:val="270"/>
        </w:trPr>
        <w:tc>
          <w:tcPr>
            <w:tcW w:w="714" w:type="dxa"/>
            <w:tcBorders>
              <w:top w:val="nil"/>
              <w:left w:val="single" w:sz="4" w:space="0" w:color="auto"/>
              <w:bottom w:val="single" w:sz="4" w:space="0" w:color="auto"/>
              <w:right w:val="single" w:sz="4" w:space="0" w:color="auto"/>
            </w:tcBorders>
          </w:tcPr>
          <w:p w14:paraId="515CB98A"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sidRPr="00503DC6">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D46C5D0"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C21BF7">
              <w:rPr>
                <w:rFonts w:ascii="宋体" w:eastAsia="宋体" w:hAnsi="宋体" w:cs="宋体" w:hint="eastAsia"/>
                <w:color w:val="000000"/>
                <w:kern w:val="0"/>
                <w:sz w:val="20"/>
                <w:szCs w:val="20"/>
              </w:rPr>
              <w:t>T15</w:t>
            </w:r>
          </w:p>
        </w:tc>
        <w:tc>
          <w:tcPr>
            <w:tcW w:w="1984" w:type="dxa"/>
            <w:tcBorders>
              <w:top w:val="nil"/>
              <w:left w:val="nil"/>
              <w:bottom w:val="single" w:sz="4" w:space="0" w:color="auto"/>
              <w:right w:val="single" w:sz="4" w:space="0" w:color="auto"/>
            </w:tcBorders>
            <w:shd w:val="clear" w:color="auto" w:fill="auto"/>
            <w:noWrap/>
            <w:vAlign w:val="center"/>
          </w:tcPr>
          <w:p w14:paraId="4F1F9EDE"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C21BF7">
              <w:rPr>
                <w:rFonts w:ascii="宋体" w:eastAsia="宋体" w:hAnsi="宋体" w:cs="宋体" w:hint="eastAsia"/>
                <w:color w:val="000000"/>
                <w:kern w:val="0"/>
                <w:sz w:val="20"/>
                <w:szCs w:val="20"/>
              </w:rPr>
              <w:t>applyTradeDate</w:t>
            </w:r>
          </w:p>
        </w:tc>
        <w:tc>
          <w:tcPr>
            <w:tcW w:w="1843" w:type="dxa"/>
            <w:tcBorders>
              <w:top w:val="nil"/>
              <w:left w:val="nil"/>
              <w:bottom w:val="single" w:sz="4" w:space="0" w:color="auto"/>
              <w:right w:val="single" w:sz="4" w:space="0" w:color="auto"/>
            </w:tcBorders>
            <w:shd w:val="clear" w:color="auto" w:fill="auto"/>
            <w:noWrap/>
            <w:vAlign w:val="center"/>
          </w:tcPr>
          <w:p w14:paraId="0B1E907B"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申报交易日期</w:t>
            </w:r>
          </w:p>
        </w:tc>
        <w:tc>
          <w:tcPr>
            <w:tcW w:w="709" w:type="dxa"/>
            <w:tcBorders>
              <w:top w:val="nil"/>
              <w:left w:val="nil"/>
              <w:bottom w:val="single" w:sz="4" w:space="0" w:color="auto"/>
              <w:right w:val="single" w:sz="4" w:space="0" w:color="auto"/>
            </w:tcBorders>
            <w:shd w:val="clear" w:color="auto" w:fill="auto"/>
            <w:noWrap/>
            <w:vAlign w:val="center"/>
          </w:tcPr>
          <w:p w14:paraId="2E996C64"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noWrap/>
            <w:vAlign w:val="center"/>
          </w:tcPr>
          <w:p w14:paraId="4EE00A86"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4009A7D"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4FDC18D9" w14:textId="77777777" w:rsidTr="00C1762B">
        <w:trPr>
          <w:trHeight w:val="270"/>
        </w:trPr>
        <w:tc>
          <w:tcPr>
            <w:tcW w:w="714" w:type="dxa"/>
            <w:tcBorders>
              <w:top w:val="nil"/>
              <w:left w:val="single" w:sz="4" w:space="0" w:color="auto"/>
              <w:bottom w:val="single" w:sz="4" w:space="0" w:color="auto"/>
              <w:right w:val="single" w:sz="4" w:space="0" w:color="auto"/>
            </w:tcBorders>
          </w:tcPr>
          <w:p w14:paraId="1BC839C3"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sidRPr="00503DC6">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B5CA12A"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T00</w:t>
            </w:r>
          </w:p>
        </w:tc>
        <w:tc>
          <w:tcPr>
            <w:tcW w:w="1984" w:type="dxa"/>
            <w:tcBorders>
              <w:top w:val="nil"/>
              <w:left w:val="nil"/>
              <w:bottom w:val="single" w:sz="4" w:space="0" w:color="auto"/>
              <w:right w:val="single" w:sz="4" w:space="0" w:color="auto"/>
            </w:tcBorders>
            <w:shd w:val="clear" w:color="auto" w:fill="auto"/>
            <w:noWrap/>
            <w:vAlign w:val="center"/>
            <w:hideMark/>
          </w:tcPr>
          <w:p w14:paraId="5B9FB25B"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origApp</w:t>
            </w:r>
          </w:p>
        </w:tc>
        <w:tc>
          <w:tcPr>
            <w:tcW w:w="1843" w:type="dxa"/>
            <w:tcBorders>
              <w:top w:val="nil"/>
              <w:left w:val="nil"/>
              <w:bottom w:val="single" w:sz="4" w:space="0" w:color="auto"/>
              <w:right w:val="single" w:sz="4" w:space="0" w:color="auto"/>
            </w:tcBorders>
            <w:shd w:val="clear" w:color="auto" w:fill="auto"/>
            <w:noWrap/>
            <w:vAlign w:val="center"/>
            <w:hideMark/>
          </w:tcPr>
          <w:p w14:paraId="188A2EB1"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申报方</w:t>
            </w:r>
          </w:p>
        </w:tc>
        <w:tc>
          <w:tcPr>
            <w:tcW w:w="709" w:type="dxa"/>
            <w:tcBorders>
              <w:top w:val="nil"/>
              <w:left w:val="nil"/>
              <w:bottom w:val="single" w:sz="4" w:space="0" w:color="auto"/>
              <w:right w:val="single" w:sz="4" w:space="0" w:color="auto"/>
            </w:tcBorders>
            <w:shd w:val="clear" w:color="auto" w:fill="auto"/>
            <w:noWrap/>
            <w:vAlign w:val="center"/>
            <w:hideMark/>
          </w:tcPr>
          <w:p w14:paraId="082E09C8"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hideMark/>
          </w:tcPr>
          <w:p w14:paraId="6939EA16" w14:textId="77777777" w:rsidR="0093735C" w:rsidRPr="00D84A76"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6DD6432D" w14:textId="77777777" w:rsidR="0093735C" w:rsidRPr="00D84A76"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65AF7620" w14:textId="77777777" w:rsidTr="00C1762B">
        <w:trPr>
          <w:trHeight w:val="270"/>
        </w:trPr>
        <w:tc>
          <w:tcPr>
            <w:tcW w:w="714" w:type="dxa"/>
            <w:tcBorders>
              <w:top w:val="nil"/>
              <w:left w:val="single" w:sz="4" w:space="0" w:color="auto"/>
              <w:bottom w:val="single" w:sz="4" w:space="0" w:color="auto"/>
              <w:right w:val="single" w:sz="4" w:space="0" w:color="auto"/>
            </w:tcBorders>
          </w:tcPr>
          <w:p w14:paraId="49B20E47" w14:textId="77777777" w:rsidR="0093735C" w:rsidRPr="0030576E" w:rsidRDefault="0093735C" w:rsidP="0093735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EDAA4A4" w14:textId="77777777" w:rsidR="0093735C" w:rsidRPr="00492469" w:rsidRDefault="0093735C" w:rsidP="0093735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984" w:type="dxa"/>
            <w:tcBorders>
              <w:top w:val="nil"/>
              <w:left w:val="nil"/>
              <w:bottom w:val="single" w:sz="4" w:space="0" w:color="auto"/>
              <w:right w:val="single" w:sz="4" w:space="0" w:color="auto"/>
            </w:tcBorders>
            <w:shd w:val="clear" w:color="auto" w:fill="auto"/>
            <w:noWrap/>
            <w:vAlign w:val="center"/>
          </w:tcPr>
          <w:p w14:paraId="34EB022B" w14:textId="77777777" w:rsidR="0093735C" w:rsidRPr="00492469" w:rsidRDefault="0093735C" w:rsidP="0093735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1843" w:type="dxa"/>
            <w:tcBorders>
              <w:top w:val="nil"/>
              <w:left w:val="nil"/>
              <w:bottom w:val="single" w:sz="4" w:space="0" w:color="auto"/>
              <w:right w:val="single" w:sz="4" w:space="0" w:color="auto"/>
            </w:tcBorders>
            <w:shd w:val="clear" w:color="auto" w:fill="auto"/>
            <w:noWrap/>
            <w:vAlign w:val="center"/>
          </w:tcPr>
          <w:p w14:paraId="36BEF640" w14:textId="77777777" w:rsidR="0093735C" w:rsidRPr="00492469" w:rsidRDefault="0093735C" w:rsidP="0093735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09" w:type="dxa"/>
            <w:tcBorders>
              <w:top w:val="nil"/>
              <w:left w:val="nil"/>
              <w:bottom w:val="single" w:sz="4" w:space="0" w:color="auto"/>
              <w:right w:val="single" w:sz="4" w:space="0" w:color="auto"/>
            </w:tcBorders>
            <w:shd w:val="clear" w:color="auto" w:fill="auto"/>
            <w:noWrap/>
            <w:vAlign w:val="center"/>
          </w:tcPr>
          <w:p w14:paraId="56F9CBCB" w14:textId="77777777" w:rsidR="0093735C" w:rsidRPr="00316455" w:rsidRDefault="0093735C" w:rsidP="0093735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480BFCB8"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EEAEDBF"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378FC3F5" w14:textId="77777777" w:rsidTr="00C1762B">
        <w:trPr>
          <w:trHeight w:val="270"/>
        </w:trPr>
        <w:tc>
          <w:tcPr>
            <w:tcW w:w="714" w:type="dxa"/>
            <w:tcBorders>
              <w:top w:val="nil"/>
              <w:left w:val="single" w:sz="4" w:space="0" w:color="auto"/>
              <w:bottom w:val="single" w:sz="4" w:space="0" w:color="auto"/>
              <w:right w:val="single" w:sz="4" w:space="0" w:color="auto"/>
            </w:tcBorders>
          </w:tcPr>
          <w:p w14:paraId="17539D3E" w14:textId="77777777" w:rsidR="0093735C" w:rsidRPr="0030576E" w:rsidRDefault="0093735C" w:rsidP="0093735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DC41169" w14:textId="77777777" w:rsidR="0093735C" w:rsidRPr="0030576E"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M12</w:t>
            </w:r>
          </w:p>
        </w:tc>
        <w:tc>
          <w:tcPr>
            <w:tcW w:w="1984" w:type="dxa"/>
            <w:tcBorders>
              <w:top w:val="nil"/>
              <w:left w:val="nil"/>
              <w:bottom w:val="single" w:sz="4" w:space="0" w:color="auto"/>
              <w:right w:val="single" w:sz="4" w:space="0" w:color="auto"/>
            </w:tcBorders>
            <w:shd w:val="clear" w:color="auto" w:fill="auto"/>
            <w:noWrap/>
            <w:vAlign w:val="center"/>
          </w:tcPr>
          <w:p w14:paraId="65DCEAB2" w14:textId="77777777" w:rsidR="0093735C" w:rsidRPr="0030576E"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memberName</w:t>
            </w:r>
          </w:p>
        </w:tc>
        <w:tc>
          <w:tcPr>
            <w:tcW w:w="1843" w:type="dxa"/>
            <w:tcBorders>
              <w:top w:val="nil"/>
              <w:left w:val="nil"/>
              <w:bottom w:val="single" w:sz="4" w:space="0" w:color="auto"/>
              <w:right w:val="single" w:sz="4" w:space="0" w:color="auto"/>
            </w:tcBorders>
            <w:shd w:val="clear" w:color="auto" w:fill="auto"/>
            <w:noWrap/>
            <w:vAlign w:val="center"/>
          </w:tcPr>
          <w:p w14:paraId="67248AC0" w14:textId="77777777" w:rsidR="0093735C" w:rsidRPr="00492469"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交易对手方会员名称</w:t>
            </w:r>
          </w:p>
        </w:tc>
        <w:tc>
          <w:tcPr>
            <w:tcW w:w="709" w:type="dxa"/>
            <w:tcBorders>
              <w:top w:val="nil"/>
              <w:left w:val="nil"/>
              <w:bottom w:val="single" w:sz="4" w:space="0" w:color="auto"/>
              <w:right w:val="single" w:sz="4" w:space="0" w:color="auto"/>
            </w:tcBorders>
            <w:shd w:val="clear" w:color="auto" w:fill="auto"/>
            <w:noWrap/>
            <w:vAlign w:val="center"/>
          </w:tcPr>
          <w:p w14:paraId="7FEBCAA7" w14:textId="77777777" w:rsidR="0093735C" w:rsidRPr="00316455" w:rsidRDefault="0093735C" w:rsidP="0093735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13CA5FE2"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5CD1447"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0D660F1E" w14:textId="77777777" w:rsidTr="00C1762B">
        <w:trPr>
          <w:trHeight w:val="270"/>
        </w:trPr>
        <w:tc>
          <w:tcPr>
            <w:tcW w:w="714" w:type="dxa"/>
            <w:tcBorders>
              <w:top w:val="nil"/>
              <w:left w:val="single" w:sz="4" w:space="0" w:color="auto"/>
              <w:bottom w:val="single" w:sz="4" w:space="0" w:color="auto"/>
              <w:right w:val="single" w:sz="4" w:space="0" w:color="auto"/>
            </w:tcBorders>
          </w:tcPr>
          <w:p w14:paraId="215D5184" w14:textId="77777777" w:rsidR="0093735C" w:rsidRPr="0030576E" w:rsidRDefault="0093735C" w:rsidP="0093735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40D01AF" w14:textId="77777777" w:rsidR="0093735C" w:rsidRPr="00492469"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984" w:type="dxa"/>
            <w:tcBorders>
              <w:top w:val="nil"/>
              <w:left w:val="nil"/>
              <w:bottom w:val="single" w:sz="4" w:space="0" w:color="auto"/>
              <w:right w:val="single" w:sz="4" w:space="0" w:color="auto"/>
            </w:tcBorders>
            <w:shd w:val="clear" w:color="auto" w:fill="auto"/>
            <w:noWrap/>
            <w:vAlign w:val="center"/>
          </w:tcPr>
          <w:p w14:paraId="52064A0D" w14:textId="77777777" w:rsidR="0093735C" w:rsidRPr="00492469"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1843" w:type="dxa"/>
            <w:tcBorders>
              <w:top w:val="nil"/>
              <w:left w:val="nil"/>
              <w:bottom w:val="single" w:sz="4" w:space="0" w:color="auto"/>
              <w:right w:val="single" w:sz="4" w:space="0" w:color="auto"/>
            </w:tcBorders>
            <w:shd w:val="clear" w:color="auto" w:fill="auto"/>
            <w:noWrap/>
            <w:vAlign w:val="center"/>
          </w:tcPr>
          <w:p w14:paraId="5653A665" w14:textId="77777777" w:rsidR="0093735C" w:rsidRPr="00492469" w:rsidRDefault="0093735C" w:rsidP="0093735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09" w:type="dxa"/>
            <w:tcBorders>
              <w:top w:val="nil"/>
              <w:left w:val="nil"/>
              <w:bottom w:val="single" w:sz="4" w:space="0" w:color="auto"/>
              <w:right w:val="single" w:sz="4" w:space="0" w:color="auto"/>
            </w:tcBorders>
            <w:shd w:val="clear" w:color="auto" w:fill="auto"/>
            <w:noWrap/>
            <w:vAlign w:val="center"/>
          </w:tcPr>
          <w:p w14:paraId="62234A14" w14:textId="77777777" w:rsidR="0093735C" w:rsidRPr="00316455" w:rsidRDefault="0093735C" w:rsidP="0093735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7EDDD5DA"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F61FE50"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062FAEE8" w14:textId="77777777" w:rsidTr="00C1762B">
        <w:trPr>
          <w:trHeight w:val="270"/>
        </w:trPr>
        <w:tc>
          <w:tcPr>
            <w:tcW w:w="714" w:type="dxa"/>
            <w:tcBorders>
              <w:top w:val="nil"/>
              <w:left w:val="single" w:sz="4" w:space="0" w:color="auto"/>
              <w:bottom w:val="single" w:sz="4" w:space="0" w:color="auto"/>
              <w:right w:val="single" w:sz="4" w:space="0" w:color="auto"/>
            </w:tcBorders>
          </w:tcPr>
          <w:p w14:paraId="1F5EB363" w14:textId="77777777" w:rsidR="0093735C" w:rsidRDefault="0093735C" w:rsidP="0093735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F14AD5E"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M25</w:t>
            </w:r>
          </w:p>
        </w:tc>
        <w:tc>
          <w:tcPr>
            <w:tcW w:w="1984" w:type="dxa"/>
            <w:tcBorders>
              <w:top w:val="nil"/>
              <w:left w:val="nil"/>
              <w:bottom w:val="single" w:sz="4" w:space="0" w:color="auto"/>
              <w:right w:val="single" w:sz="4" w:space="0" w:color="auto"/>
            </w:tcBorders>
            <w:shd w:val="clear" w:color="auto" w:fill="auto"/>
            <w:noWrap/>
            <w:vAlign w:val="center"/>
          </w:tcPr>
          <w:p w14:paraId="274B9ECE"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seatName</w:t>
            </w:r>
          </w:p>
        </w:tc>
        <w:tc>
          <w:tcPr>
            <w:tcW w:w="1843" w:type="dxa"/>
            <w:tcBorders>
              <w:top w:val="nil"/>
              <w:left w:val="nil"/>
              <w:bottom w:val="single" w:sz="4" w:space="0" w:color="auto"/>
              <w:right w:val="single" w:sz="4" w:space="0" w:color="auto"/>
            </w:tcBorders>
            <w:shd w:val="clear" w:color="auto" w:fill="auto"/>
            <w:noWrap/>
            <w:vAlign w:val="center"/>
          </w:tcPr>
          <w:p w14:paraId="1B180C65" w14:textId="77777777" w:rsidR="0093735C" w:rsidRPr="00316455" w:rsidRDefault="0093735C" w:rsidP="0093735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席位名称</w:t>
            </w:r>
          </w:p>
        </w:tc>
        <w:tc>
          <w:tcPr>
            <w:tcW w:w="709" w:type="dxa"/>
            <w:tcBorders>
              <w:top w:val="nil"/>
              <w:left w:val="nil"/>
              <w:bottom w:val="single" w:sz="4" w:space="0" w:color="auto"/>
              <w:right w:val="single" w:sz="4" w:space="0" w:color="auto"/>
            </w:tcBorders>
            <w:shd w:val="clear" w:color="auto" w:fill="auto"/>
            <w:noWrap/>
            <w:vAlign w:val="center"/>
          </w:tcPr>
          <w:p w14:paraId="04A04414" w14:textId="77777777" w:rsidR="0093735C" w:rsidRPr="00316455" w:rsidRDefault="0093735C" w:rsidP="0093735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13606E63"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75778B80"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246E1289" w14:textId="77777777" w:rsidTr="00C1762B">
        <w:trPr>
          <w:trHeight w:val="270"/>
        </w:trPr>
        <w:tc>
          <w:tcPr>
            <w:tcW w:w="714" w:type="dxa"/>
            <w:tcBorders>
              <w:top w:val="nil"/>
              <w:left w:val="single" w:sz="4" w:space="0" w:color="auto"/>
              <w:bottom w:val="single" w:sz="4" w:space="0" w:color="auto"/>
              <w:right w:val="single" w:sz="4" w:space="0" w:color="auto"/>
            </w:tcBorders>
          </w:tcPr>
          <w:p w14:paraId="6E55A211" w14:textId="77777777" w:rsidR="0093735C" w:rsidRPr="0030576E" w:rsidRDefault="0093735C" w:rsidP="0093735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6375152" w14:textId="77777777" w:rsidR="0093735C" w:rsidRPr="0030576E"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noWrap/>
            <w:vAlign w:val="center"/>
          </w:tcPr>
          <w:p w14:paraId="7337AD66" w14:textId="77777777" w:rsidR="0093735C" w:rsidRPr="0030576E" w:rsidRDefault="0093735C" w:rsidP="0093735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1843" w:type="dxa"/>
            <w:tcBorders>
              <w:top w:val="nil"/>
              <w:left w:val="nil"/>
              <w:bottom w:val="single" w:sz="4" w:space="0" w:color="auto"/>
              <w:right w:val="single" w:sz="4" w:space="0" w:color="auto"/>
            </w:tcBorders>
            <w:shd w:val="clear" w:color="auto" w:fill="auto"/>
            <w:noWrap/>
            <w:vAlign w:val="center"/>
          </w:tcPr>
          <w:p w14:paraId="3A041080" w14:textId="77777777" w:rsidR="0093735C" w:rsidRPr="0030576E" w:rsidRDefault="0093735C" w:rsidP="0093735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09" w:type="dxa"/>
            <w:tcBorders>
              <w:top w:val="nil"/>
              <w:left w:val="nil"/>
              <w:bottom w:val="single" w:sz="4" w:space="0" w:color="auto"/>
              <w:right w:val="single" w:sz="4" w:space="0" w:color="auto"/>
            </w:tcBorders>
            <w:shd w:val="clear" w:color="auto" w:fill="auto"/>
            <w:noWrap/>
            <w:vAlign w:val="center"/>
          </w:tcPr>
          <w:p w14:paraId="48F9CE73" w14:textId="77777777" w:rsidR="0093735C" w:rsidRPr="00316455" w:rsidRDefault="0093735C" w:rsidP="0093735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3271E459"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6520A9D"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2D5F2F0C" w14:textId="77777777" w:rsidTr="00C1762B">
        <w:trPr>
          <w:trHeight w:val="270"/>
        </w:trPr>
        <w:tc>
          <w:tcPr>
            <w:tcW w:w="714" w:type="dxa"/>
            <w:tcBorders>
              <w:top w:val="nil"/>
              <w:left w:val="single" w:sz="4" w:space="0" w:color="auto"/>
              <w:bottom w:val="single" w:sz="4" w:space="0" w:color="auto"/>
              <w:right w:val="single" w:sz="4" w:space="0" w:color="auto"/>
            </w:tcBorders>
          </w:tcPr>
          <w:p w14:paraId="2DC9E205" w14:textId="77777777" w:rsidR="0093735C" w:rsidRDefault="0093735C" w:rsidP="0093735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4F0A1E6"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r>
              <w:rPr>
                <w:rFonts w:ascii="宋体" w:eastAsia="宋体" w:hAnsi="宋体" w:cs="宋体" w:hint="eastAsia"/>
                <w:color w:val="000000"/>
                <w:kern w:val="0"/>
                <w:sz w:val="20"/>
                <w:szCs w:val="20"/>
              </w:rPr>
              <w:t>32</w:t>
            </w:r>
          </w:p>
        </w:tc>
        <w:tc>
          <w:tcPr>
            <w:tcW w:w="1984" w:type="dxa"/>
            <w:tcBorders>
              <w:top w:val="nil"/>
              <w:left w:val="nil"/>
              <w:bottom w:val="single" w:sz="4" w:space="0" w:color="auto"/>
              <w:right w:val="single" w:sz="4" w:space="0" w:color="auto"/>
            </w:tcBorders>
            <w:shd w:val="clear" w:color="auto" w:fill="auto"/>
            <w:noWrap/>
            <w:vAlign w:val="center"/>
          </w:tcPr>
          <w:p w14:paraId="0E7FC45B"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clientName</w:t>
            </w:r>
          </w:p>
        </w:tc>
        <w:tc>
          <w:tcPr>
            <w:tcW w:w="1843" w:type="dxa"/>
            <w:tcBorders>
              <w:top w:val="nil"/>
              <w:left w:val="nil"/>
              <w:bottom w:val="single" w:sz="4" w:space="0" w:color="auto"/>
              <w:right w:val="single" w:sz="4" w:space="0" w:color="auto"/>
            </w:tcBorders>
            <w:shd w:val="clear" w:color="auto" w:fill="auto"/>
            <w:noWrap/>
            <w:vAlign w:val="center"/>
          </w:tcPr>
          <w:p w14:paraId="569C9BB1" w14:textId="77777777" w:rsidR="0093735C" w:rsidRPr="00316455" w:rsidRDefault="0093735C" w:rsidP="0093735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客户名称</w:t>
            </w:r>
          </w:p>
        </w:tc>
        <w:tc>
          <w:tcPr>
            <w:tcW w:w="709" w:type="dxa"/>
            <w:tcBorders>
              <w:top w:val="nil"/>
              <w:left w:val="nil"/>
              <w:bottom w:val="single" w:sz="4" w:space="0" w:color="auto"/>
              <w:right w:val="single" w:sz="4" w:space="0" w:color="auto"/>
            </w:tcBorders>
            <w:shd w:val="clear" w:color="auto" w:fill="auto"/>
            <w:noWrap/>
            <w:vAlign w:val="center"/>
          </w:tcPr>
          <w:p w14:paraId="510DBDD3" w14:textId="77777777" w:rsidR="0093735C" w:rsidRPr="00316455" w:rsidRDefault="0093735C" w:rsidP="0093735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17383068"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61A5B6B5" w14:textId="77777777" w:rsidR="0093735C" w:rsidRPr="00D84A76" w:rsidRDefault="0093735C" w:rsidP="0093735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182DD1BE" w14:textId="77777777" w:rsidTr="00C1762B">
        <w:trPr>
          <w:trHeight w:val="270"/>
        </w:trPr>
        <w:tc>
          <w:tcPr>
            <w:tcW w:w="714" w:type="dxa"/>
            <w:tcBorders>
              <w:top w:val="nil"/>
              <w:left w:val="single" w:sz="4" w:space="0" w:color="auto"/>
              <w:bottom w:val="single" w:sz="4" w:space="0" w:color="auto"/>
              <w:right w:val="single" w:sz="4" w:space="0" w:color="auto"/>
            </w:tcBorders>
          </w:tcPr>
          <w:p w14:paraId="379CAB6A"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068C300"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K47</w:t>
            </w:r>
          </w:p>
        </w:tc>
        <w:tc>
          <w:tcPr>
            <w:tcW w:w="1984" w:type="dxa"/>
            <w:tcBorders>
              <w:top w:val="nil"/>
              <w:left w:val="nil"/>
              <w:bottom w:val="single" w:sz="4" w:space="0" w:color="auto"/>
              <w:right w:val="single" w:sz="4" w:space="0" w:color="auto"/>
            </w:tcBorders>
            <w:shd w:val="clear" w:color="auto" w:fill="auto"/>
            <w:noWrap/>
            <w:vAlign w:val="center"/>
            <w:hideMark/>
          </w:tcPr>
          <w:p w14:paraId="1E0D810A"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contractNo</w:t>
            </w:r>
          </w:p>
        </w:tc>
        <w:tc>
          <w:tcPr>
            <w:tcW w:w="1843" w:type="dxa"/>
            <w:tcBorders>
              <w:top w:val="nil"/>
              <w:left w:val="nil"/>
              <w:bottom w:val="single" w:sz="4" w:space="0" w:color="auto"/>
              <w:right w:val="single" w:sz="4" w:space="0" w:color="auto"/>
            </w:tcBorders>
            <w:shd w:val="clear" w:color="auto" w:fill="auto"/>
            <w:noWrap/>
            <w:vAlign w:val="center"/>
            <w:hideMark/>
          </w:tcPr>
          <w:p w14:paraId="071C0C4A"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续租</w:t>
            </w:r>
            <w:r w:rsidRPr="00710A79">
              <w:rPr>
                <w:rFonts w:ascii="宋体" w:eastAsia="宋体" w:hAnsi="宋体" w:cs="宋体" w:hint="eastAsia"/>
                <w:color w:val="000000"/>
                <w:kern w:val="0"/>
                <w:sz w:val="20"/>
                <w:szCs w:val="20"/>
              </w:rPr>
              <w:t>合</w:t>
            </w:r>
            <w:r>
              <w:rPr>
                <w:rFonts w:ascii="宋体" w:eastAsia="宋体" w:hAnsi="宋体" w:cs="宋体" w:hint="eastAsia"/>
                <w:color w:val="000000"/>
                <w:kern w:val="0"/>
                <w:sz w:val="20"/>
                <w:szCs w:val="20"/>
              </w:rPr>
              <w:t>约</w:t>
            </w:r>
            <w:r w:rsidRPr="00710A79">
              <w:rPr>
                <w:rFonts w:ascii="宋体" w:eastAsia="宋体" w:hAnsi="宋体" w:cs="宋体" w:hint="eastAsia"/>
                <w:color w:val="000000"/>
                <w:kern w:val="0"/>
                <w:sz w:val="20"/>
                <w:szCs w:val="20"/>
              </w:rPr>
              <w:t>编号</w:t>
            </w:r>
          </w:p>
        </w:tc>
        <w:tc>
          <w:tcPr>
            <w:tcW w:w="709" w:type="dxa"/>
            <w:tcBorders>
              <w:top w:val="nil"/>
              <w:left w:val="nil"/>
              <w:bottom w:val="single" w:sz="4" w:space="0" w:color="auto"/>
              <w:right w:val="single" w:sz="4" w:space="0" w:color="auto"/>
            </w:tcBorders>
            <w:shd w:val="clear" w:color="auto" w:fill="auto"/>
            <w:noWrap/>
            <w:vAlign w:val="center"/>
            <w:hideMark/>
          </w:tcPr>
          <w:p w14:paraId="5A103A70"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hideMark/>
          </w:tcPr>
          <w:p w14:paraId="3B9EC66F" w14:textId="77777777" w:rsidR="0093735C" w:rsidRPr="00D84A76"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552F71CE" w14:textId="77777777" w:rsidR="0093735C" w:rsidRPr="00D84A76"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402F93AD" w14:textId="77777777" w:rsidTr="00C1762B">
        <w:trPr>
          <w:trHeight w:val="270"/>
        </w:trPr>
        <w:tc>
          <w:tcPr>
            <w:tcW w:w="714" w:type="dxa"/>
            <w:tcBorders>
              <w:top w:val="nil"/>
              <w:left w:val="single" w:sz="4" w:space="0" w:color="auto"/>
              <w:bottom w:val="single" w:sz="4" w:space="0" w:color="auto"/>
              <w:right w:val="single" w:sz="4" w:space="0" w:color="auto"/>
            </w:tcBorders>
          </w:tcPr>
          <w:p w14:paraId="30D41AB3"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411131A"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I22</w:t>
            </w:r>
          </w:p>
        </w:tc>
        <w:tc>
          <w:tcPr>
            <w:tcW w:w="1984" w:type="dxa"/>
            <w:tcBorders>
              <w:top w:val="nil"/>
              <w:left w:val="nil"/>
              <w:bottom w:val="single" w:sz="4" w:space="0" w:color="auto"/>
              <w:right w:val="single" w:sz="4" w:space="0" w:color="auto"/>
            </w:tcBorders>
            <w:shd w:val="clear" w:color="auto" w:fill="auto"/>
            <w:noWrap/>
            <w:vAlign w:val="center"/>
            <w:hideMark/>
          </w:tcPr>
          <w:p w14:paraId="2E16B0A0"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dueDate</w:t>
            </w:r>
          </w:p>
        </w:tc>
        <w:tc>
          <w:tcPr>
            <w:tcW w:w="1843" w:type="dxa"/>
            <w:tcBorders>
              <w:top w:val="nil"/>
              <w:left w:val="nil"/>
              <w:bottom w:val="single" w:sz="4" w:space="0" w:color="auto"/>
              <w:right w:val="single" w:sz="4" w:space="0" w:color="auto"/>
            </w:tcBorders>
            <w:shd w:val="clear" w:color="auto" w:fill="auto"/>
            <w:noWrap/>
            <w:vAlign w:val="center"/>
            <w:hideMark/>
          </w:tcPr>
          <w:p w14:paraId="3782BE58"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续租</w:t>
            </w:r>
            <w:r w:rsidRPr="00710A79">
              <w:rPr>
                <w:rFonts w:ascii="宋体" w:eastAsia="宋体" w:hAnsi="宋体" w:cs="宋体" w:hint="eastAsia"/>
                <w:color w:val="000000"/>
                <w:kern w:val="0"/>
                <w:sz w:val="20"/>
                <w:szCs w:val="20"/>
              </w:rPr>
              <w:t>到期日</w:t>
            </w:r>
          </w:p>
        </w:tc>
        <w:tc>
          <w:tcPr>
            <w:tcW w:w="709" w:type="dxa"/>
            <w:tcBorders>
              <w:top w:val="nil"/>
              <w:left w:val="nil"/>
              <w:bottom w:val="single" w:sz="4" w:space="0" w:color="auto"/>
              <w:right w:val="single" w:sz="4" w:space="0" w:color="auto"/>
            </w:tcBorders>
            <w:shd w:val="clear" w:color="auto" w:fill="auto"/>
            <w:noWrap/>
            <w:vAlign w:val="center"/>
            <w:hideMark/>
          </w:tcPr>
          <w:p w14:paraId="2DCD161A"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noWrap/>
            <w:vAlign w:val="center"/>
            <w:hideMark/>
          </w:tcPr>
          <w:p w14:paraId="2FD5BF02" w14:textId="77777777" w:rsidR="0093735C" w:rsidRPr="00D84A76"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360D8838" w14:textId="77777777" w:rsidR="0093735C" w:rsidRPr="00D84A76"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0D5C951B" w14:textId="77777777" w:rsidTr="00C1762B">
        <w:trPr>
          <w:trHeight w:val="270"/>
        </w:trPr>
        <w:tc>
          <w:tcPr>
            <w:tcW w:w="714" w:type="dxa"/>
            <w:tcBorders>
              <w:top w:val="nil"/>
              <w:left w:val="single" w:sz="4" w:space="0" w:color="auto"/>
              <w:bottom w:val="single" w:sz="4" w:space="0" w:color="auto"/>
              <w:right w:val="single" w:sz="4" w:space="0" w:color="auto"/>
            </w:tcBorders>
          </w:tcPr>
          <w:p w14:paraId="7C412AB0"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sidRPr="00420F23">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B0F8FC8"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T54</w:t>
            </w:r>
          </w:p>
        </w:tc>
        <w:tc>
          <w:tcPr>
            <w:tcW w:w="1984" w:type="dxa"/>
            <w:tcBorders>
              <w:top w:val="nil"/>
              <w:left w:val="nil"/>
              <w:bottom w:val="single" w:sz="4" w:space="0" w:color="auto"/>
              <w:right w:val="single" w:sz="4" w:space="0" w:color="auto"/>
            </w:tcBorders>
            <w:shd w:val="clear" w:color="auto" w:fill="auto"/>
            <w:noWrap/>
            <w:vAlign w:val="center"/>
          </w:tcPr>
          <w:p w14:paraId="4F0BD096"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daysCount</w:t>
            </w:r>
          </w:p>
        </w:tc>
        <w:tc>
          <w:tcPr>
            <w:tcW w:w="1843" w:type="dxa"/>
            <w:tcBorders>
              <w:top w:val="nil"/>
              <w:left w:val="nil"/>
              <w:bottom w:val="single" w:sz="4" w:space="0" w:color="auto"/>
              <w:right w:val="single" w:sz="4" w:space="0" w:color="auto"/>
            </w:tcBorders>
            <w:shd w:val="clear" w:color="auto" w:fill="auto"/>
            <w:noWrap/>
            <w:vAlign w:val="center"/>
          </w:tcPr>
          <w:p w14:paraId="134DD7BF"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续租天数</w:t>
            </w:r>
          </w:p>
        </w:tc>
        <w:tc>
          <w:tcPr>
            <w:tcW w:w="709" w:type="dxa"/>
            <w:tcBorders>
              <w:top w:val="nil"/>
              <w:left w:val="nil"/>
              <w:bottom w:val="single" w:sz="4" w:space="0" w:color="auto"/>
              <w:right w:val="single" w:sz="4" w:space="0" w:color="auto"/>
            </w:tcBorders>
            <w:shd w:val="clear" w:color="auto" w:fill="auto"/>
            <w:noWrap/>
            <w:vAlign w:val="center"/>
          </w:tcPr>
          <w:p w14:paraId="2C5A7847"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noWrap/>
            <w:vAlign w:val="center"/>
          </w:tcPr>
          <w:p w14:paraId="25C516FC"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50F7733"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4760EC7C" w14:textId="77777777" w:rsidTr="00C1762B">
        <w:trPr>
          <w:trHeight w:val="270"/>
        </w:trPr>
        <w:tc>
          <w:tcPr>
            <w:tcW w:w="714" w:type="dxa"/>
            <w:tcBorders>
              <w:top w:val="nil"/>
              <w:left w:val="single" w:sz="4" w:space="0" w:color="auto"/>
              <w:bottom w:val="single" w:sz="4" w:space="0" w:color="auto"/>
              <w:right w:val="single" w:sz="4" w:space="0" w:color="auto"/>
            </w:tcBorders>
          </w:tcPr>
          <w:p w14:paraId="33D0DB6A"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sidRPr="00420F23">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E7E4A98"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I61</w:t>
            </w:r>
          </w:p>
        </w:tc>
        <w:tc>
          <w:tcPr>
            <w:tcW w:w="1984" w:type="dxa"/>
            <w:tcBorders>
              <w:top w:val="nil"/>
              <w:left w:val="nil"/>
              <w:bottom w:val="single" w:sz="4" w:space="0" w:color="auto"/>
              <w:right w:val="single" w:sz="4" w:space="0" w:color="auto"/>
            </w:tcBorders>
            <w:shd w:val="clear" w:color="auto" w:fill="auto"/>
            <w:noWrap/>
            <w:vAlign w:val="center"/>
          </w:tcPr>
          <w:p w14:paraId="7E00A84B"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 xml:space="preserve">notionalPrincipal </w:t>
            </w:r>
          </w:p>
        </w:tc>
        <w:tc>
          <w:tcPr>
            <w:tcW w:w="1843" w:type="dxa"/>
            <w:tcBorders>
              <w:top w:val="nil"/>
              <w:left w:val="nil"/>
              <w:bottom w:val="single" w:sz="4" w:space="0" w:color="auto"/>
              <w:right w:val="single" w:sz="4" w:space="0" w:color="auto"/>
            </w:tcBorders>
            <w:shd w:val="clear" w:color="auto" w:fill="auto"/>
            <w:noWrap/>
            <w:vAlign w:val="center"/>
          </w:tcPr>
          <w:p w14:paraId="7A4547D8"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续租名义本金</w:t>
            </w:r>
          </w:p>
        </w:tc>
        <w:tc>
          <w:tcPr>
            <w:tcW w:w="709" w:type="dxa"/>
            <w:tcBorders>
              <w:top w:val="nil"/>
              <w:left w:val="nil"/>
              <w:bottom w:val="single" w:sz="4" w:space="0" w:color="auto"/>
              <w:right w:val="single" w:sz="4" w:space="0" w:color="auto"/>
            </w:tcBorders>
            <w:shd w:val="clear" w:color="auto" w:fill="auto"/>
            <w:noWrap/>
            <w:vAlign w:val="center"/>
          </w:tcPr>
          <w:p w14:paraId="4EE21A63"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noWrap/>
            <w:vAlign w:val="center"/>
          </w:tcPr>
          <w:p w14:paraId="531B179D"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165BF18"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93735C" w:rsidRPr="00710A79" w14:paraId="7D49AC65" w14:textId="77777777" w:rsidTr="00C1762B">
        <w:trPr>
          <w:trHeight w:val="270"/>
        </w:trPr>
        <w:tc>
          <w:tcPr>
            <w:tcW w:w="714" w:type="dxa"/>
            <w:tcBorders>
              <w:top w:val="nil"/>
              <w:left w:val="single" w:sz="4" w:space="0" w:color="auto"/>
              <w:bottom w:val="single" w:sz="4" w:space="0" w:color="auto"/>
              <w:right w:val="single" w:sz="4" w:space="0" w:color="auto"/>
            </w:tcBorders>
          </w:tcPr>
          <w:p w14:paraId="6C5D390C"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sidRPr="00420F23">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F625FB2"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T52</w:t>
            </w:r>
          </w:p>
        </w:tc>
        <w:tc>
          <w:tcPr>
            <w:tcW w:w="1984" w:type="dxa"/>
            <w:tcBorders>
              <w:top w:val="nil"/>
              <w:left w:val="nil"/>
              <w:bottom w:val="single" w:sz="4" w:space="0" w:color="auto"/>
              <w:right w:val="single" w:sz="4" w:space="0" w:color="auto"/>
            </w:tcBorders>
            <w:shd w:val="clear" w:color="auto" w:fill="auto"/>
            <w:noWrap/>
            <w:vAlign w:val="center"/>
          </w:tcPr>
          <w:p w14:paraId="0BFDFD85"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stdWeight</w:t>
            </w:r>
          </w:p>
        </w:tc>
        <w:tc>
          <w:tcPr>
            <w:tcW w:w="1843" w:type="dxa"/>
            <w:tcBorders>
              <w:top w:val="nil"/>
              <w:left w:val="nil"/>
              <w:bottom w:val="single" w:sz="4" w:space="0" w:color="auto"/>
              <w:right w:val="single" w:sz="4" w:space="0" w:color="auto"/>
            </w:tcBorders>
            <w:shd w:val="clear" w:color="auto" w:fill="auto"/>
            <w:noWrap/>
            <w:vAlign w:val="center"/>
          </w:tcPr>
          <w:p w14:paraId="29F3803B"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续租重量</w:t>
            </w:r>
          </w:p>
        </w:tc>
        <w:tc>
          <w:tcPr>
            <w:tcW w:w="709" w:type="dxa"/>
            <w:tcBorders>
              <w:top w:val="nil"/>
              <w:left w:val="nil"/>
              <w:bottom w:val="single" w:sz="4" w:space="0" w:color="auto"/>
              <w:right w:val="single" w:sz="4" w:space="0" w:color="auto"/>
            </w:tcBorders>
            <w:shd w:val="clear" w:color="auto" w:fill="auto"/>
            <w:noWrap/>
            <w:vAlign w:val="center"/>
          </w:tcPr>
          <w:p w14:paraId="7D8B11A6"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noWrap/>
            <w:vAlign w:val="center"/>
          </w:tcPr>
          <w:p w14:paraId="5B3112AD"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4A65CFB"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93735C" w:rsidRPr="00710A79" w14:paraId="52AFF8BC" w14:textId="77777777" w:rsidTr="00C1762B">
        <w:trPr>
          <w:trHeight w:val="270"/>
        </w:trPr>
        <w:tc>
          <w:tcPr>
            <w:tcW w:w="714" w:type="dxa"/>
            <w:tcBorders>
              <w:top w:val="nil"/>
              <w:left w:val="single" w:sz="4" w:space="0" w:color="auto"/>
              <w:bottom w:val="single" w:sz="4" w:space="0" w:color="auto"/>
              <w:right w:val="single" w:sz="4" w:space="0" w:color="auto"/>
            </w:tcBorders>
          </w:tcPr>
          <w:p w14:paraId="0E67AD22"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sidRPr="00420F23">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A69B05E"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K65</w:t>
            </w:r>
          </w:p>
        </w:tc>
        <w:tc>
          <w:tcPr>
            <w:tcW w:w="1984" w:type="dxa"/>
            <w:tcBorders>
              <w:top w:val="nil"/>
              <w:left w:val="nil"/>
              <w:bottom w:val="single" w:sz="4" w:space="0" w:color="auto"/>
              <w:right w:val="single" w:sz="4" w:space="0" w:color="auto"/>
            </w:tcBorders>
            <w:shd w:val="clear" w:color="auto" w:fill="auto"/>
            <w:noWrap/>
            <w:vAlign w:val="center"/>
          </w:tcPr>
          <w:p w14:paraId="039FD6C6" w14:textId="244A7C6E"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annual</w:t>
            </w:r>
            <w:r>
              <w:rPr>
                <w:rFonts w:ascii="宋体" w:eastAsia="宋体" w:hAnsi="宋体" w:cs="宋体"/>
                <w:color w:val="000000"/>
                <w:kern w:val="0"/>
                <w:sz w:val="20"/>
                <w:szCs w:val="20"/>
              </w:rPr>
              <w:t>r</w:t>
            </w:r>
            <w:r w:rsidRPr="00FA0AF2">
              <w:rPr>
                <w:rFonts w:ascii="宋体" w:eastAsia="宋体" w:hAnsi="宋体" w:cs="宋体" w:hint="eastAsia"/>
                <w:color w:val="000000"/>
                <w:kern w:val="0"/>
                <w:sz w:val="20"/>
                <w:szCs w:val="20"/>
              </w:rPr>
              <w:t>ate</w:t>
            </w:r>
          </w:p>
        </w:tc>
        <w:tc>
          <w:tcPr>
            <w:tcW w:w="1843" w:type="dxa"/>
            <w:tcBorders>
              <w:top w:val="nil"/>
              <w:left w:val="nil"/>
              <w:bottom w:val="single" w:sz="4" w:space="0" w:color="auto"/>
              <w:right w:val="single" w:sz="4" w:space="0" w:color="auto"/>
            </w:tcBorders>
            <w:shd w:val="clear" w:color="auto" w:fill="auto"/>
            <w:noWrap/>
            <w:vAlign w:val="center"/>
          </w:tcPr>
          <w:p w14:paraId="25FF2E7E"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续租年费率</w:t>
            </w:r>
          </w:p>
        </w:tc>
        <w:tc>
          <w:tcPr>
            <w:tcW w:w="709" w:type="dxa"/>
            <w:tcBorders>
              <w:top w:val="nil"/>
              <w:left w:val="nil"/>
              <w:bottom w:val="single" w:sz="4" w:space="0" w:color="auto"/>
              <w:right w:val="single" w:sz="4" w:space="0" w:color="auto"/>
            </w:tcBorders>
            <w:shd w:val="clear" w:color="auto" w:fill="auto"/>
            <w:noWrap/>
            <w:vAlign w:val="center"/>
          </w:tcPr>
          <w:p w14:paraId="49A752F7"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noWrap/>
            <w:vAlign w:val="center"/>
          </w:tcPr>
          <w:p w14:paraId="3326BA9A"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6FD17CDC"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93735C" w:rsidRPr="00710A79" w14:paraId="1BE06F93" w14:textId="77777777" w:rsidTr="00C1762B">
        <w:trPr>
          <w:trHeight w:val="270"/>
        </w:trPr>
        <w:tc>
          <w:tcPr>
            <w:tcW w:w="714" w:type="dxa"/>
            <w:tcBorders>
              <w:top w:val="nil"/>
              <w:left w:val="single" w:sz="4" w:space="0" w:color="auto"/>
              <w:bottom w:val="single" w:sz="4" w:space="0" w:color="auto"/>
              <w:right w:val="single" w:sz="4" w:space="0" w:color="auto"/>
            </w:tcBorders>
          </w:tcPr>
          <w:p w14:paraId="43E62508"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sidRPr="00420F23">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F276A7C"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K05</w:t>
            </w:r>
          </w:p>
        </w:tc>
        <w:tc>
          <w:tcPr>
            <w:tcW w:w="1984" w:type="dxa"/>
            <w:tcBorders>
              <w:top w:val="nil"/>
              <w:left w:val="nil"/>
              <w:bottom w:val="single" w:sz="4" w:space="0" w:color="auto"/>
              <w:right w:val="single" w:sz="4" w:space="0" w:color="auto"/>
            </w:tcBorders>
            <w:shd w:val="clear" w:color="auto" w:fill="auto"/>
            <w:noWrap/>
            <w:vAlign w:val="center"/>
            <w:hideMark/>
          </w:tcPr>
          <w:p w14:paraId="562D1B4B"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applyState</w:t>
            </w:r>
          </w:p>
        </w:tc>
        <w:tc>
          <w:tcPr>
            <w:tcW w:w="1843" w:type="dxa"/>
            <w:tcBorders>
              <w:top w:val="nil"/>
              <w:left w:val="nil"/>
              <w:bottom w:val="single" w:sz="4" w:space="0" w:color="auto"/>
              <w:right w:val="single" w:sz="4" w:space="0" w:color="auto"/>
            </w:tcBorders>
            <w:shd w:val="clear" w:color="auto" w:fill="auto"/>
            <w:noWrap/>
            <w:vAlign w:val="center"/>
            <w:hideMark/>
          </w:tcPr>
          <w:p w14:paraId="1B7CFD04"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noWrap/>
            <w:vAlign w:val="center"/>
            <w:hideMark/>
          </w:tcPr>
          <w:p w14:paraId="25034418"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hideMark/>
          </w:tcPr>
          <w:p w14:paraId="095804B2"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10B8C814"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93735C" w:rsidRPr="00710A79" w14:paraId="48F001EA" w14:textId="77777777" w:rsidTr="00C1762B">
        <w:trPr>
          <w:trHeight w:val="270"/>
        </w:trPr>
        <w:tc>
          <w:tcPr>
            <w:tcW w:w="714" w:type="dxa"/>
            <w:tcBorders>
              <w:top w:val="nil"/>
              <w:left w:val="single" w:sz="4" w:space="0" w:color="auto"/>
              <w:bottom w:val="single" w:sz="4" w:space="0" w:color="auto"/>
              <w:right w:val="single" w:sz="4" w:space="0" w:color="auto"/>
            </w:tcBorders>
          </w:tcPr>
          <w:p w14:paraId="0C2518BF"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sidRPr="00420F23">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6330FA9"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hideMark/>
          </w:tcPr>
          <w:p w14:paraId="6FEC89AD"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traderID</w:t>
            </w:r>
          </w:p>
        </w:tc>
        <w:tc>
          <w:tcPr>
            <w:tcW w:w="1843" w:type="dxa"/>
            <w:tcBorders>
              <w:top w:val="nil"/>
              <w:left w:val="nil"/>
              <w:bottom w:val="single" w:sz="4" w:space="0" w:color="auto"/>
              <w:right w:val="single" w:sz="4" w:space="0" w:color="auto"/>
            </w:tcBorders>
            <w:shd w:val="clear" w:color="auto" w:fill="auto"/>
            <w:noWrap/>
            <w:vAlign w:val="center"/>
            <w:hideMark/>
          </w:tcPr>
          <w:p w14:paraId="606AB665"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申报用户代码</w:t>
            </w:r>
          </w:p>
        </w:tc>
        <w:tc>
          <w:tcPr>
            <w:tcW w:w="709" w:type="dxa"/>
            <w:tcBorders>
              <w:top w:val="nil"/>
              <w:left w:val="nil"/>
              <w:bottom w:val="single" w:sz="4" w:space="0" w:color="auto"/>
              <w:right w:val="single" w:sz="4" w:space="0" w:color="auto"/>
            </w:tcBorders>
            <w:shd w:val="clear" w:color="auto" w:fill="auto"/>
            <w:noWrap/>
            <w:vAlign w:val="center"/>
            <w:hideMark/>
          </w:tcPr>
          <w:p w14:paraId="78E426F7"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hideMark/>
          </w:tcPr>
          <w:p w14:paraId="63B7CF9C"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1DA47382" w14:textId="77777777" w:rsidR="0093735C" w:rsidRPr="00FA0AF2" w:rsidRDefault="0093735C" w:rsidP="0093735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93735C" w:rsidRPr="00710A79" w14:paraId="73E02B6A" w14:textId="77777777" w:rsidTr="00C1762B">
        <w:trPr>
          <w:trHeight w:val="270"/>
        </w:trPr>
        <w:tc>
          <w:tcPr>
            <w:tcW w:w="714" w:type="dxa"/>
            <w:tcBorders>
              <w:top w:val="nil"/>
              <w:left w:val="single" w:sz="4" w:space="0" w:color="auto"/>
              <w:bottom w:val="single" w:sz="4" w:space="0" w:color="auto"/>
              <w:right w:val="single" w:sz="4" w:space="0" w:color="auto"/>
            </w:tcBorders>
          </w:tcPr>
          <w:p w14:paraId="65B1A96C"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sidRPr="00420F23">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BBD8F57"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T82</w:t>
            </w:r>
          </w:p>
        </w:tc>
        <w:tc>
          <w:tcPr>
            <w:tcW w:w="1984" w:type="dxa"/>
            <w:tcBorders>
              <w:top w:val="nil"/>
              <w:left w:val="nil"/>
              <w:bottom w:val="single" w:sz="4" w:space="0" w:color="auto"/>
              <w:right w:val="single" w:sz="4" w:space="0" w:color="auto"/>
            </w:tcBorders>
            <w:shd w:val="clear" w:color="auto" w:fill="auto"/>
            <w:noWrap/>
            <w:vAlign w:val="center"/>
          </w:tcPr>
          <w:p w14:paraId="6230E727"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source</w:t>
            </w:r>
          </w:p>
        </w:tc>
        <w:tc>
          <w:tcPr>
            <w:tcW w:w="1843" w:type="dxa"/>
            <w:tcBorders>
              <w:top w:val="nil"/>
              <w:left w:val="nil"/>
              <w:bottom w:val="single" w:sz="4" w:space="0" w:color="auto"/>
              <w:right w:val="single" w:sz="4" w:space="0" w:color="auto"/>
            </w:tcBorders>
            <w:shd w:val="clear" w:color="auto" w:fill="auto"/>
            <w:noWrap/>
            <w:vAlign w:val="center"/>
          </w:tcPr>
          <w:p w14:paraId="0920A866"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来源</w:t>
            </w:r>
          </w:p>
        </w:tc>
        <w:tc>
          <w:tcPr>
            <w:tcW w:w="709" w:type="dxa"/>
            <w:tcBorders>
              <w:top w:val="nil"/>
              <w:left w:val="nil"/>
              <w:bottom w:val="single" w:sz="4" w:space="0" w:color="auto"/>
              <w:right w:val="single" w:sz="4" w:space="0" w:color="auto"/>
            </w:tcBorders>
            <w:shd w:val="clear" w:color="auto" w:fill="auto"/>
            <w:noWrap/>
            <w:vAlign w:val="center"/>
          </w:tcPr>
          <w:p w14:paraId="44E913BE"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3CA72CD3"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746F7B75"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2DE208B2" w14:textId="77777777" w:rsidTr="00C1762B">
        <w:trPr>
          <w:trHeight w:val="270"/>
        </w:trPr>
        <w:tc>
          <w:tcPr>
            <w:tcW w:w="714" w:type="dxa"/>
            <w:tcBorders>
              <w:top w:val="nil"/>
              <w:left w:val="single" w:sz="4" w:space="0" w:color="auto"/>
              <w:bottom w:val="single" w:sz="4" w:space="0" w:color="auto"/>
              <w:right w:val="single" w:sz="4" w:space="0" w:color="auto"/>
            </w:tcBorders>
          </w:tcPr>
          <w:p w14:paraId="79EE81B5"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DF2F4DD"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00</w:t>
            </w:r>
          </w:p>
        </w:tc>
        <w:tc>
          <w:tcPr>
            <w:tcW w:w="1984" w:type="dxa"/>
            <w:tcBorders>
              <w:top w:val="nil"/>
              <w:left w:val="nil"/>
              <w:bottom w:val="single" w:sz="4" w:space="0" w:color="auto"/>
              <w:right w:val="single" w:sz="4" w:space="0" w:color="auto"/>
            </w:tcBorders>
            <w:shd w:val="clear" w:color="auto" w:fill="auto"/>
            <w:noWrap/>
            <w:vAlign w:val="center"/>
          </w:tcPr>
          <w:p w14:paraId="7CA8A2B7"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localNo</w:t>
            </w:r>
          </w:p>
        </w:tc>
        <w:tc>
          <w:tcPr>
            <w:tcW w:w="1843" w:type="dxa"/>
            <w:tcBorders>
              <w:top w:val="nil"/>
              <w:left w:val="nil"/>
              <w:bottom w:val="single" w:sz="4" w:space="0" w:color="auto"/>
              <w:right w:val="single" w:sz="4" w:space="0" w:color="auto"/>
            </w:tcBorders>
            <w:shd w:val="clear" w:color="auto" w:fill="auto"/>
            <w:noWrap/>
            <w:vAlign w:val="center"/>
          </w:tcPr>
          <w:p w14:paraId="6C773DEA"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Pr="00710A79">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申报单</w:t>
            </w:r>
            <w:r w:rsidRPr="00710A79">
              <w:rPr>
                <w:rFonts w:ascii="宋体" w:eastAsia="宋体" w:hAnsi="宋体" w:cs="宋体" w:hint="eastAsia"/>
                <w:color w:val="000000"/>
                <w:kern w:val="0"/>
                <w:sz w:val="20"/>
                <w:szCs w:val="20"/>
              </w:rPr>
              <w:t>编号</w:t>
            </w:r>
          </w:p>
        </w:tc>
        <w:tc>
          <w:tcPr>
            <w:tcW w:w="709" w:type="dxa"/>
            <w:tcBorders>
              <w:top w:val="nil"/>
              <w:left w:val="nil"/>
              <w:bottom w:val="single" w:sz="4" w:space="0" w:color="auto"/>
              <w:right w:val="single" w:sz="4" w:space="0" w:color="auto"/>
            </w:tcBorders>
            <w:shd w:val="clear" w:color="auto" w:fill="auto"/>
            <w:noWrap/>
            <w:vAlign w:val="center"/>
          </w:tcPr>
          <w:p w14:paraId="358F2887" w14:textId="77777777" w:rsidR="0093735C" w:rsidRPr="00316455"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tcPr>
          <w:p w14:paraId="501299E2"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74A660F2" w14:textId="77777777" w:rsidR="0093735C" w:rsidRDefault="0093735C" w:rsidP="0093735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3735C" w:rsidRPr="00710A79" w14:paraId="2CB0581A" w14:textId="77777777" w:rsidTr="00C1762B">
        <w:trPr>
          <w:trHeight w:val="270"/>
        </w:trPr>
        <w:tc>
          <w:tcPr>
            <w:tcW w:w="714" w:type="dxa"/>
            <w:tcBorders>
              <w:top w:val="nil"/>
              <w:left w:val="single" w:sz="4" w:space="0" w:color="auto"/>
              <w:bottom w:val="single" w:sz="4" w:space="0" w:color="auto"/>
              <w:right w:val="single" w:sz="4" w:space="0" w:color="auto"/>
            </w:tcBorders>
          </w:tcPr>
          <w:p w14:paraId="537453FA"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0C68A51"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X39</w:t>
            </w:r>
          </w:p>
        </w:tc>
        <w:tc>
          <w:tcPr>
            <w:tcW w:w="1984" w:type="dxa"/>
            <w:tcBorders>
              <w:top w:val="nil"/>
              <w:left w:val="nil"/>
              <w:bottom w:val="single" w:sz="4" w:space="0" w:color="auto"/>
              <w:right w:val="single" w:sz="4" w:space="0" w:color="auto"/>
            </w:tcBorders>
            <w:shd w:val="clear" w:color="auto" w:fill="auto"/>
            <w:noWrap/>
            <w:vAlign w:val="center"/>
            <w:hideMark/>
          </w:tcPr>
          <w:p w14:paraId="4BB51FDD"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RspCode</w:t>
            </w:r>
          </w:p>
        </w:tc>
        <w:tc>
          <w:tcPr>
            <w:tcW w:w="1843" w:type="dxa"/>
            <w:tcBorders>
              <w:top w:val="nil"/>
              <w:left w:val="nil"/>
              <w:bottom w:val="single" w:sz="4" w:space="0" w:color="auto"/>
              <w:right w:val="single" w:sz="4" w:space="0" w:color="auto"/>
            </w:tcBorders>
            <w:shd w:val="clear" w:color="auto" w:fill="auto"/>
            <w:noWrap/>
            <w:vAlign w:val="center"/>
            <w:hideMark/>
          </w:tcPr>
          <w:p w14:paraId="7E944456"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响应代码</w:t>
            </w:r>
          </w:p>
        </w:tc>
        <w:tc>
          <w:tcPr>
            <w:tcW w:w="709" w:type="dxa"/>
            <w:tcBorders>
              <w:top w:val="nil"/>
              <w:left w:val="nil"/>
              <w:bottom w:val="single" w:sz="4" w:space="0" w:color="auto"/>
              <w:right w:val="single" w:sz="4" w:space="0" w:color="auto"/>
            </w:tcBorders>
            <w:shd w:val="clear" w:color="auto" w:fill="auto"/>
            <w:noWrap/>
            <w:vAlign w:val="center"/>
            <w:hideMark/>
          </w:tcPr>
          <w:p w14:paraId="190E9C64"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hideMark/>
          </w:tcPr>
          <w:p w14:paraId="609279A0"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6E50CC09"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p>
        </w:tc>
      </w:tr>
      <w:tr w:rsidR="0093735C" w:rsidRPr="00710A79" w14:paraId="670389B2" w14:textId="77777777" w:rsidTr="00C1762B">
        <w:trPr>
          <w:trHeight w:val="270"/>
        </w:trPr>
        <w:tc>
          <w:tcPr>
            <w:tcW w:w="714" w:type="dxa"/>
            <w:tcBorders>
              <w:top w:val="nil"/>
              <w:left w:val="single" w:sz="4" w:space="0" w:color="auto"/>
              <w:bottom w:val="single" w:sz="4" w:space="0" w:color="auto"/>
              <w:right w:val="single" w:sz="4" w:space="0" w:color="auto"/>
            </w:tcBorders>
          </w:tcPr>
          <w:p w14:paraId="0430A767"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992D89B"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X40</w:t>
            </w:r>
          </w:p>
        </w:tc>
        <w:tc>
          <w:tcPr>
            <w:tcW w:w="1984" w:type="dxa"/>
            <w:tcBorders>
              <w:top w:val="nil"/>
              <w:left w:val="nil"/>
              <w:bottom w:val="single" w:sz="4" w:space="0" w:color="auto"/>
              <w:right w:val="single" w:sz="4" w:space="0" w:color="auto"/>
            </w:tcBorders>
            <w:shd w:val="clear" w:color="auto" w:fill="auto"/>
            <w:noWrap/>
            <w:vAlign w:val="center"/>
            <w:hideMark/>
          </w:tcPr>
          <w:p w14:paraId="718CA95E"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RspMsg</w:t>
            </w:r>
          </w:p>
        </w:tc>
        <w:tc>
          <w:tcPr>
            <w:tcW w:w="1843" w:type="dxa"/>
            <w:tcBorders>
              <w:top w:val="nil"/>
              <w:left w:val="nil"/>
              <w:bottom w:val="single" w:sz="4" w:space="0" w:color="auto"/>
              <w:right w:val="single" w:sz="4" w:space="0" w:color="auto"/>
            </w:tcBorders>
            <w:shd w:val="clear" w:color="auto" w:fill="auto"/>
            <w:noWrap/>
            <w:vAlign w:val="center"/>
            <w:hideMark/>
          </w:tcPr>
          <w:p w14:paraId="3C4A6D0A"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响应消息</w:t>
            </w:r>
          </w:p>
        </w:tc>
        <w:tc>
          <w:tcPr>
            <w:tcW w:w="709" w:type="dxa"/>
            <w:tcBorders>
              <w:top w:val="nil"/>
              <w:left w:val="nil"/>
              <w:bottom w:val="single" w:sz="4" w:space="0" w:color="auto"/>
              <w:right w:val="single" w:sz="4" w:space="0" w:color="auto"/>
            </w:tcBorders>
            <w:shd w:val="clear" w:color="auto" w:fill="auto"/>
            <w:noWrap/>
            <w:vAlign w:val="center"/>
            <w:hideMark/>
          </w:tcPr>
          <w:p w14:paraId="0E45F612"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7" w:type="dxa"/>
            <w:tcBorders>
              <w:top w:val="nil"/>
              <w:left w:val="nil"/>
              <w:bottom w:val="single" w:sz="4" w:space="0" w:color="auto"/>
              <w:right w:val="single" w:sz="4" w:space="0" w:color="auto"/>
            </w:tcBorders>
            <w:shd w:val="clear" w:color="auto" w:fill="auto"/>
            <w:vAlign w:val="center"/>
            <w:hideMark/>
          </w:tcPr>
          <w:p w14:paraId="2CFDD76C"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213E1DA2" w14:textId="77777777" w:rsidR="0093735C" w:rsidRPr="00710A79" w:rsidRDefault="0093735C" w:rsidP="0093735C">
            <w:pPr>
              <w:widowControl/>
              <w:spacing w:line="240" w:lineRule="auto"/>
              <w:ind w:firstLineChars="0" w:firstLine="0"/>
              <w:jc w:val="left"/>
              <w:rPr>
                <w:rFonts w:ascii="宋体" w:eastAsia="宋体" w:hAnsi="宋体" w:cs="宋体"/>
                <w:color w:val="000000"/>
                <w:kern w:val="0"/>
                <w:sz w:val="20"/>
                <w:szCs w:val="20"/>
              </w:rPr>
            </w:pPr>
          </w:p>
        </w:tc>
      </w:tr>
    </w:tbl>
    <w:p w14:paraId="0DC65433" w14:textId="77777777" w:rsidR="007942C6" w:rsidRDefault="007942C6" w:rsidP="007942C6">
      <w:pPr>
        <w:ind w:firstLine="480"/>
      </w:pPr>
    </w:p>
    <w:p w14:paraId="0C98D689" w14:textId="77777777" w:rsidR="007942C6" w:rsidRDefault="007942C6" w:rsidP="007942C6">
      <w:pPr>
        <w:pStyle w:val="4"/>
        <w:numPr>
          <w:ilvl w:val="3"/>
          <w:numId w:val="4"/>
        </w:numPr>
        <w:ind w:left="0" w:firstLineChars="0" w:firstLine="0"/>
      </w:pPr>
      <w:r w:rsidRPr="0096390C">
        <w:rPr>
          <w:rFonts w:hint="eastAsia"/>
        </w:rPr>
        <w:lastRenderedPageBreak/>
        <w:t>提交租借</w:t>
      </w:r>
      <w:r w:rsidR="00051E46">
        <w:rPr>
          <w:rFonts w:hint="eastAsia"/>
        </w:rPr>
        <w:t>状态变更</w:t>
      </w:r>
      <w:r w:rsidRPr="0096390C">
        <w:rPr>
          <w:rFonts w:hint="eastAsia"/>
        </w:rPr>
        <w:t>申报请求及应答</w:t>
      </w:r>
    </w:p>
    <w:p w14:paraId="5E6B0D79" w14:textId="77777777" w:rsidR="00E5035E" w:rsidRDefault="007942C6" w:rsidP="001643FA">
      <w:pPr>
        <w:pStyle w:val="af5"/>
        <w:ind w:firstLine="482"/>
      </w:pPr>
      <w:r w:rsidRPr="00191417">
        <w:rPr>
          <w:rFonts w:hint="eastAsia"/>
          <w:b/>
        </w:rPr>
        <w:t>功能：</w:t>
      </w:r>
      <w:r>
        <w:rPr>
          <w:rFonts w:hint="eastAsia"/>
        </w:rPr>
        <w:t>租借</w:t>
      </w:r>
      <w:r w:rsidR="005D5EDE">
        <w:rPr>
          <w:rFonts w:hint="eastAsia"/>
        </w:rPr>
        <w:t>状态变更</w:t>
      </w:r>
      <w:r>
        <w:rPr>
          <w:rFonts w:hint="eastAsia"/>
        </w:rPr>
        <w:t>申报指令用于会员二级系统把该会员席位所属客户填写的租借</w:t>
      </w:r>
      <w:r w:rsidR="005D5EDE">
        <w:rPr>
          <w:rFonts w:hint="eastAsia"/>
        </w:rPr>
        <w:t>状态变更</w:t>
      </w:r>
      <w:r>
        <w:rPr>
          <w:rFonts w:hint="eastAsia"/>
        </w:rPr>
        <w:t>申报单提交给一级系统。二级系统一定要经过增加、复核租借申报单操作后，才能将其提交给一级系统。</w:t>
      </w:r>
    </w:p>
    <w:p w14:paraId="4BF0D4A4" w14:textId="77777777" w:rsidR="007942C6" w:rsidRDefault="00E5035E" w:rsidP="00E5035E">
      <w:pPr>
        <w:ind w:firstLine="480"/>
      </w:pPr>
      <w:r>
        <w:rPr>
          <w:rFonts w:hint="eastAsia"/>
          <w:szCs w:val="24"/>
        </w:rPr>
        <w:t>租借状态变更申报请求只能借出方提交，所以接口中不增加申报方字段。后台处理时需要</w:t>
      </w:r>
      <w:r w:rsidRPr="00590365">
        <w:rPr>
          <w:rFonts w:hint="eastAsia"/>
          <w:szCs w:val="24"/>
        </w:rPr>
        <w:t>校验</w:t>
      </w:r>
      <w:r>
        <w:rPr>
          <w:rFonts w:hint="eastAsia"/>
          <w:szCs w:val="24"/>
        </w:rPr>
        <w:t>提交</w:t>
      </w:r>
      <w:r w:rsidRPr="00590365">
        <w:rPr>
          <w:rFonts w:hint="eastAsia"/>
          <w:szCs w:val="24"/>
        </w:rPr>
        <w:t>申报的会员、席位、客户同</w:t>
      </w:r>
      <w:r>
        <w:rPr>
          <w:rFonts w:hint="eastAsia"/>
          <w:szCs w:val="24"/>
        </w:rPr>
        <w:t>对应</w:t>
      </w:r>
      <w:r w:rsidRPr="00590365">
        <w:rPr>
          <w:rFonts w:hint="eastAsia"/>
          <w:szCs w:val="24"/>
        </w:rPr>
        <w:t>租借</w:t>
      </w:r>
      <w:r>
        <w:rPr>
          <w:rFonts w:hint="eastAsia"/>
          <w:szCs w:val="24"/>
        </w:rPr>
        <w:t>登记</w:t>
      </w:r>
      <w:r w:rsidRPr="00590365">
        <w:rPr>
          <w:rFonts w:hint="eastAsia"/>
          <w:szCs w:val="24"/>
        </w:rPr>
        <w:t>的借出方会员、席位、客户</w:t>
      </w:r>
      <w:r>
        <w:rPr>
          <w:rFonts w:hint="eastAsia"/>
          <w:szCs w:val="24"/>
        </w:rPr>
        <w:t>相同</w:t>
      </w:r>
      <w:r w:rsidRPr="00590365">
        <w:rPr>
          <w:rFonts w:hint="eastAsia"/>
          <w:szCs w:val="24"/>
        </w:rPr>
        <w:t>。</w:t>
      </w:r>
    </w:p>
    <w:p w14:paraId="711A70D1" w14:textId="77777777" w:rsidR="007942C6" w:rsidRPr="00B1055E" w:rsidRDefault="007942C6" w:rsidP="007942C6">
      <w:pPr>
        <w:ind w:firstLine="480"/>
      </w:pPr>
      <w:r>
        <w:rPr>
          <w:rFonts w:hint="eastAsia"/>
        </w:rPr>
        <w:t>消息体格式如下：</w:t>
      </w:r>
    </w:p>
    <w:tbl>
      <w:tblPr>
        <w:tblW w:w="9082" w:type="dxa"/>
        <w:tblInd w:w="103" w:type="dxa"/>
        <w:tblLook w:val="04A0" w:firstRow="1" w:lastRow="0" w:firstColumn="1" w:lastColumn="0" w:noHBand="0" w:noVBand="1"/>
      </w:tblPr>
      <w:tblGrid>
        <w:gridCol w:w="798"/>
        <w:gridCol w:w="709"/>
        <w:gridCol w:w="1984"/>
        <w:gridCol w:w="2127"/>
        <w:gridCol w:w="708"/>
        <w:gridCol w:w="816"/>
        <w:gridCol w:w="1940"/>
      </w:tblGrid>
      <w:tr w:rsidR="007942C6" w:rsidRPr="0030576E" w14:paraId="03157877" w14:textId="77777777" w:rsidTr="00B52748">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tcPr>
          <w:p w14:paraId="1E66E894"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CF549E8"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域号</w:t>
            </w:r>
          </w:p>
        </w:tc>
        <w:tc>
          <w:tcPr>
            <w:tcW w:w="1984" w:type="dxa"/>
            <w:tcBorders>
              <w:top w:val="single" w:sz="4" w:space="0" w:color="auto"/>
              <w:left w:val="nil"/>
              <w:bottom w:val="single" w:sz="4" w:space="0" w:color="auto"/>
              <w:right w:val="single" w:sz="4" w:space="0" w:color="auto"/>
            </w:tcBorders>
            <w:shd w:val="clear" w:color="000000" w:fill="D9D9D9"/>
            <w:noWrap/>
            <w:vAlign w:val="center"/>
            <w:hideMark/>
          </w:tcPr>
          <w:p w14:paraId="192148D0"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域名</w:t>
            </w:r>
          </w:p>
        </w:tc>
        <w:tc>
          <w:tcPr>
            <w:tcW w:w="2127" w:type="dxa"/>
            <w:tcBorders>
              <w:top w:val="single" w:sz="4" w:space="0" w:color="auto"/>
              <w:left w:val="nil"/>
              <w:bottom w:val="single" w:sz="4" w:space="0" w:color="auto"/>
              <w:right w:val="single" w:sz="4" w:space="0" w:color="auto"/>
            </w:tcBorders>
            <w:shd w:val="clear" w:color="000000" w:fill="D9D9D9"/>
            <w:noWrap/>
            <w:vAlign w:val="center"/>
            <w:hideMark/>
          </w:tcPr>
          <w:p w14:paraId="2CF30D09"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8" w:type="dxa"/>
            <w:tcBorders>
              <w:top w:val="single" w:sz="4" w:space="0" w:color="auto"/>
              <w:left w:val="nil"/>
              <w:bottom w:val="single" w:sz="4" w:space="0" w:color="auto"/>
              <w:right w:val="single" w:sz="4" w:space="0" w:color="auto"/>
            </w:tcBorders>
            <w:shd w:val="clear" w:color="000000" w:fill="D9D9D9"/>
            <w:noWrap/>
            <w:vAlign w:val="center"/>
            <w:hideMark/>
          </w:tcPr>
          <w:p w14:paraId="0347D1F6"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请求</w:t>
            </w:r>
          </w:p>
        </w:tc>
        <w:tc>
          <w:tcPr>
            <w:tcW w:w="816" w:type="dxa"/>
            <w:tcBorders>
              <w:top w:val="single" w:sz="4" w:space="0" w:color="auto"/>
              <w:left w:val="nil"/>
              <w:bottom w:val="single" w:sz="4" w:space="0" w:color="auto"/>
              <w:right w:val="single" w:sz="4" w:space="0" w:color="auto"/>
            </w:tcBorders>
            <w:shd w:val="clear" w:color="000000" w:fill="D9D9D9"/>
            <w:noWrap/>
            <w:vAlign w:val="center"/>
            <w:hideMark/>
          </w:tcPr>
          <w:p w14:paraId="754E8CFA"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应答</w:t>
            </w:r>
          </w:p>
        </w:tc>
        <w:tc>
          <w:tcPr>
            <w:tcW w:w="1940" w:type="dxa"/>
            <w:tcBorders>
              <w:top w:val="single" w:sz="4" w:space="0" w:color="auto"/>
              <w:left w:val="nil"/>
              <w:bottom w:val="single" w:sz="4" w:space="0" w:color="auto"/>
              <w:right w:val="single" w:sz="4" w:space="0" w:color="auto"/>
            </w:tcBorders>
            <w:shd w:val="clear" w:color="000000" w:fill="D9D9D9"/>
            <w:noWrap/>
            <w:vAlign w:val="center"/>
            <w:hideMark/>
          </w:tcPr>
          <w:p w14:paraId="61833F04" w14:textId="77777777" w:rsidR="007942C6" w:rsidRPr="0030576E"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30576E">
              <w:rPr>
                <w:rFonts w:ascii="宋体" w:eastAsia="宋体" w:hAnsi="宋体" w:cs="宋体" w:hint="eastAsia"/>
                <w:b/>
                <w:bCs/>
                <w:color w:val="000000"/>
                <w:kern w:val="0"/>
                <w:sz w:val="20"/>
                <w:szCs w:val="20"/>
              </w:rPr>
              <w:t>说明</w:t>
            </w:r>
          </w:p>
        </w:tc>
      </w:tr>
      <w:tr w:rsidR="007942C6" w:rsidRPr="0030576E" w14:paraId="2FE659FA" w14:textId="77777777" w:rsidTr="00B52748">
        <w:trPr>
          <w:trHeight w:val="270"/>
        </w:trPr>
        <w:tc>
          <w:tcPr>
            <w:tcW w:w="798" w:type="dxa"/>
            <w:tcBorders>
              <w:top w:val="nil"/>
              <w:left w:val="single" w:sz="4" w:space="0" w:color="auto"/>
              <w:bottom w:val="single" w:sz="4" w:space="0" w:color="auto"/>
              <w:right w:val="single" w:sz="4" w:space="0" w:color="auto"/>
            </w:tcBorders>
          </w:tcPr>
          <w:p w14:paraId="69BB11F1"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8AC4AE8" w14:textId="77777777" w:rsidR="007942C6" w:rsidRPr="0030576E" w:rsidRDefault="00B52748"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00</w:t>
            </w:r>
          </w:p>
        </w:tc>
        <w:tc>
          <w:tcPr>
            <w:tcW w:w="1984" w:type="dxa"/>
            <w:tcBorders>
              <w:top w:val="nil"/>
              <w:left w:val="nil"/>
              <w:bottom w:val="single" w:sz="4" w:space="0" w:color="auto"/>
              <w:right w:val="single" w:sz="4" w:space="0" w:color="auto"/>
            </w:tcBorders>
            <w:shd w:val="clear" w:color="auto" w:fill="auto"/>
            <w:noWrap/>
            <w:vAlign w:val="center"/>
            <w:hideMark/>
          </w:tcPr>
          <w:p w14:paraId="14C27688"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localNo</w:t>
            </w:r>
          </w:p>
        </w:tc>
        <w:tc>
          <w:tcPr>
            <w:tcW w:w="2127" w:type="dxa"/>
            <w:tcBorders>
              <w:top w:val="nil"/>
              <w:left w:val="nil"/>
              <w:bottom w:val="single" w:sz="4" w:space="0" w:color="auto"/>
              <w:right w:val="single" w:sz="4" w:space="0" w:color="auto"/>
            </w:tcBorders>
            <w:shd w:val="clear" w:color="auto" w:fill="auto"/>
            <w:noWrap/>
            <w:vAlign w:val="center"/>
            <w:hideMark/>
          </w:tcPr>
          <w:p w14:paraId="034A077E"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Pr="0030576E">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申报单</w:t>
            </w:r>
            <w:r w:rsidRPr="0030576E">
              <w:rPr>
                <w:rFonts w:ascii="宋体" w:eastAsia="宋体" w:hAnsi="宋体" w:cs="宋体" w:hint="eastAsia"/>
                <w:color w:val="000000"/>
                <w:kern w:val="0"/>
                <w:sz w:val="20"/>
                <w:szCs w:val="20"/>
              </w:rPr>
              <w:t>编号</w:t>
            </w:r>
          </w:p>
        </w:tc>
        <w:tc>
          <w:tcPr>
            <w:tcW w:w="708" w:type="dxa"/>
            <w:tcBorders>
              <w:top w:val="nil"/>
              <w:left w:val="nil"/>
              <w:bottom w:val="single" w:sz="4" w:space="0" w:color="auto"/>
              <w:right w:val="single" w:sz="4" w:space="0" w:color="auto"/>
            </w:tcBorders>
            <w:shd w:val="clear" w:color="auto" w:fill="auto"/>
            <w:vAlign w:val="center"/>
            <w:hideMark/>
          </w:tcPr>
          <w:p w14:paraId="4A0E1635"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1976DA42"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hideMark/>
          </w:tcPr>
          <w:p w14:paraId="7F9FC8C6"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7942C6" w:rsidRPr="0030576E" w14:paraId="7A120EF5" w14:textId="77777777" w:rsidTr="00B52748">
        <w:trPr>
          <w:trHeight w:val="270"/>
        </w:trPr>
        <w:tc>
          <w:tcPr>
            <w:tcW w:w="798" w:type="dxa"/>
            <w:tcBorders>
              <w:top w:val="nil"/>
              <w:left w:val="single" w:sz="4" w:space="0" w:color="auto"/>
              <w:bottom w:val="single" w:sz="4" w:space="0" w:color="auto"/>
              <w:right w:val="single" w:sz="4" w:space="0" w:color="auto"/>
            </w:tcBorders>
          </w:tcPr>
          <w:p w14:paraId="3316A403"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69ED8EA"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M00</w:t>
            </w:r>
          </w:p>
        </w:tc>
        <w:tc>
          <w:tcPr>
            <w:tcW w:w="1984" w:type="dxa"/>
            <w:tcBorders>
              <w:top w:val="nil"/>
              <w:left w:val="nil"/>
              <w:bottom w:val="single" w:sz="4" w:space="0" w:color="auto"/>
              <w:right w:val="single" w:sz="4" w:space="0" w:color="auto"/>
            </w:tcBorders>
            <w:shd w:val="clear" w:color="auto" w:fill="auto"/>
            <w:vAlign w:val="center"/>
            <w:hideMark/>
          </w:tcPr>
          <w:p w14:paraId="16F449F9"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memberID</w:t>
            </w:r>
          </w:p>
        </w:tc>
        <w:tc>
          <w:tcPr>
            <w:tcW w:w="2127" w:type="dxa"/>
            <w:tcBorders>
              <w:top w:val="nil"/>
              <w:left w:val="nil"/>
              <w:bottom w:val="single" w:sz="4" w:space="0" w:color="auto"/>
              <w:right w:val="single" w:sz="4" w:space="0" w:color="auto"/>
            </w:tcBorders>
            <w:shd w:val="clear" w:color="auto" w:fill="auto"/>
            <w:noWrap/>
            <w:vAlign w:val="center"/>
            <w:hideMark/>
          </w:tcPr>
          <w:p w14:paraId="34C69B71"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会员代码</w:t>
            </w:r>
          </w:p>
        </w:tc>
        <w:tc>
          <w:tcPr>
            <w:tcW w:w="708" w:type="dxa"/>
            <w:tcBorders>
              <w:top w:val="nil"/>
              <w:left w:val="nil"/>
              <w:bottom w:val="single" w:sz="4" w:space="0" w:color="auto"/>
              <w:right w:val="single" w:sz="4" w:space="0" w:color="auto"/>
            </w:tcBorders>
            <w:shd w:val="clear" w:color="auto" w:fill="auto"/>
            <w:vAlign w:val="center"/>
            <w:hideMark/>
          </w:tcPr>
          <w:p w14:paraId="42460A8E"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0576E">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140FAE86"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hideMark/>
          </w:tcPr>
          <w:p w14:paraId="38A7025A"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7942C6" w:rsidRPr="0030576E" w14:paraId="4371A8FC" w14:textId="77777777" w:rsidTr="00B52748">
        <w:trPr>
          <w:trHeight w:val="270"/>
        </w:trPr>
        <w:tc>
          <w:tcPr>
            <w:tcW w:w="798" w:type="dxa"/>
            <w:tcBorders>
              <w:top w:val="nil"/>
              <w:left w:val="single" w:sz="4" w:space="0" w:color="auto"/>
              <w:bottom w:val="single" w:sz="4" w:space="0" w:color="auto"/>
              <w:right w:val="single" w:sz="4" w:space="0" w:color="auto"/>
            </w:tcBorders>
          </w:tcPr>
          <w:p w14:paraId="21D4CC29"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BA8FDCF" w14:textId="77777777" w:rsidR="007942C6" w:rsidRPr="00984E1E" w:rsidRDefault="007942C6" w:rsidP="007942C6">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84" w:type="dxa"/>
            <w:tcBorders>
              <w:top w:val="nil"/>
              <w:left w:val="nil"/>
              <w:bottom w:val="single" w:sz="4" w:space="0" w:color="auto"/>
              <w:right w:val="single" w:sz="4" w:space="0" w:color="auto"/>
            </w:tcBorders>
            <w:shd w:val="clear" w:color="auto" w:fill="auto"/>
            <w:vAlign w:val="center"/>
          </w:tcPr>
          <w:p w14:paraId="1D1DE1E4" w14:textId="77777777" w:rsidR="007942C6" w:rsidRPr="00984E1E" w:rsidRDefault="007942C6" w:rsidP="007942C6">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127" w:type="dxa"/>
            <w:tcBorders>
              <w:top w:val="nil"/>
              <w:left w:val="nil"/>
              <w:bottom w:val="single" w:sz="4" w:space="0" w:color="auto"/>
              <w:right w:val="single" w:sz="4" w:space="0" w:color="auto"/>
            </w:tcBorders>
            <w:shd w:val="clear" w:color="auto" w:fill="auto"/>
            <w:noWrap/>
            <w:vAlign w:val="center"/>
          </w:tcPr>
          <w:p w14:paraId="1E6FACB1" w14:textId="77777777" w:rsidR="007942C6" w:rsidRPr="00984E1E" w:rsidRDefault="007942C6" w:rsidP="007942C6">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08" w:type="dxa"/>
            <w:tcBorders>
              <w:top w:val="nil"/>
              <w:left w:val="nil"/>
              <w:bottom w:val="single" w:sz="4" w:space="0" w:color="auto"/>
              <w:right w:val="single" w:sz="4" w:space="0" w:color="auto"/>
            </w:tcBorders>
            <w:shd w:val="clear" w:color="auto" w:fill="auto"/>
            <w:vAlign w:val="center"/>
          </w:tcPr>
          <w:p w14:paraId="3D40B301" w14:textId="77777777" w:rsidR="007942C6" w:rsidRPr="007E3DAF" w:rsidRDefault="007942C6" w:rsidP="007942C6">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816" w:type="dxa"/>
            <w:tcBorders>
              <w:top w:val="nil"/>
              <w:left w:val="nil"/>
              <w:bottom w:val="single" w:sz="4" w:space="0" w:color="auto"/>
              <w:right w:val="single" w:sz="4" w:space="0" w:color="auto"/>
            </w:tcBorders>
            <w:shd w:val="clear" w:color="auto" w:fill="auto"/>
            <w:noWrap/>
          </w:tcPr>
          <w:p w14:paraId="762009BF" w14:textId="77777777" w:rsidR="007942C6" w:rsidRPr="00984E1E" w:rsidRDefault="007942C6" w:rsidP="007942C6">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4622E32A" w14:textId="77777777" w:rsidR="007942C6" w:rsidRPr="0030576E"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30576E" w14:paraId="26B4B048" w14:textId="77777777" w:rsidTr="00B52748">
        <w:trPr>
          <w:trHeight w:val="270"/>
        </w:trPr>
        <w:tc>
          <w:tcPr>
            <w:tcW w:w="798" w:type="dxa"/>
            <w:tcBorders>
              <w:top w:val="nil"/>
              <w:left w:val="single" w:sz="4" w:space="0" w:color="auto"/>
              <w:bottom w:val="single" w:sz="4" w:space="0" w:color="auto"/>
              <w:right w:val="single" w:sz="4" w:space="0" w:color="auto"/>
            </w:tcBorders>
            <w:vAlign w:val="center"/>
          </w:tcPr>
          <w:p w14:paraId="7A6CA682"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53CB6B3"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84" w:type="dxa"/>
            <w:tcBorders>
              <w:top w:val="nil"/>
              <w:left w:val="nil"/>
              <w:bottom w:val="single" w:sz="4" w:space="0" w:color="auto"/>
              <w:right w:val="single" w:sz="4" w:space="0" w:color="auto"/>
            </w:tcBorders>
            <w:shd w:val="clear" w:color="auto" w:fill="auto"/>
            <w:vAlign w:val="center"/>
          </w:tcPr>
          <w:p w14:paraId="7539B309"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r w:rsidRPr="00E42239">
              <w:rPr>
                <w:rFonts w:ascii="宋体" w:eastAsia="宋体" w:hAnsi="宋体" w:cs="宋体"/>
                <w:color w:val="000000"/>
                <w:kern w:val="0"/>
                <w:sz w:val="20"/>
                <w:szCs w:val="20"/>
              </w:rPr>
              <w:t>clientID</w:t>
            </w:r>
          </w:p>
        </w:tc>
        <w:tc>
          <w:tcPr>
            <w:tcW w:w="2127" w:type="dxa"/>
            <w:tcBorders>
              <w:top w:val="nil"/>
              <w:left w:val="nil"/>
              <w:bottom w:val="single" w:sz="4" w:space="0" w:color="auto"/>
              <w:right w:val="single" w:sz="4" w:space="0" w:color="auto"/>
            </w:tcBorders>
            <w:shd w:val="clear" w:color="auto" w:fill="auto"/>
            <w:noWrap/>
            <w:vAlign w:val="center"/>
          </w:tcPr>
          <w:p w14:paraId="41966172"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客户代码</w:t>
            </w:r>
          </w:p>
        </w:tc>
        <w:tc>
          <w:tcPr>
            <w:tcW w:w="708" w:type="dxa"/>
            <w:tcBorders>
              <w:top w:val="nil"/>
              <w:left w:val="nil"/>
              <w:bottom w:val="single" w:sz="4" w:space="0" w:color="auto"/>
              <w:right w:val="single" w:sz="4" w:space="0" w:color="auto"/>
            </w:tcBorders>
            <w:shd w:val="clear" w:color="auto" w:fill="auto"/>
            <w:vAlign w:val="center"/>
          </w:tcPr>
          <w:p w14:paraId="412531F3" w14:textId="77777777" w:rsidR="00F95B3A" w:rsidRPr="00492469" w:rsidRDefault="00F95B3A"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4AFA0175" w14:textId="77777777" w:rsidR="00F95B3A" w:rsidRPr="00492469" w:rsidRDefault="00F95B3A" w:rsidP="00227877">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7416B899" w14:textId="77777777" w:rsidR="00F95B3A" w:rsidRPr="003E783F" w:rsidRDefault="00F95B3A" w:rsidP="00227877">
            <w:pPr>
              <w:widowControl/>
              <w:spacing w:line="240" w:lineRule="auto"/>
              <w:ind w:firstLineChars="0" w:firstLine="0"/>
              <w:rPr>
                <w:rFonts w:ascii="宋体" w:eastAsia="宋体" w:hAnsi="宋体" w:cs="宋体"/>
                <w:color w:val="000000"/>
                <w:kern w:val="0"/>
                <w:sz w:val="20"/>
                <w:szCs w:val="20"/>
              </w:rPr>
            </w:pPr>
          </w:p>
        </w:tc>
      </w:tr>
      <w:tr w:rsidR="00F95B3A" w:rsidRPr="0030576E" w14:paraId="24671F38" w14:textId="77777777" w:rsidTr="00B52748">
        <w:trPr>
          <w:trHeight w:val="270"/>
        </w:trPr>
        <w:tc>
          <w:tcPr>
            <w:tcW w:w="798" w:type="dxa"/>
            <w:tcBorders>
              <w:top w:val="nil"/>
              <w:left w:val="single" w:sz="4" w:space="0" w:color="auto"/>
              <w:bottom w:val="single" w:sz="4" w:space="0" w:color="auto"/>
              <w:right w:val="single" w:sz="4" w:space="0" w:color="auto"/>
            </w:tcBorders>
            <w:vAlign w:val="center"/>
          </w:tcPr>
          <w:p w14:paraId="4740D3E4"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D0D9DBC" w14:textId="77777777" w:rsidR="00F95B3A" w:rsidRPr="00492469" w:rsidRDefault="00F95B3A"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984" w:type="dxa"/>
            <w:tcBorders>
              <w:top w:val="nil"/>
              <w:left w:val="nil"/>
              <w:bottom w:val="single" w:sz="4" w:space="0" w:color="auto"/>
              <w:right w:val="single" w:sz="4" w:space="0" w:color="auto"/>
            </w:tcBorders>
            <w:shd w:val="clear" w:color="auto" w:fill="auto"/>
            <w:vAlign w:val="center"/>
          </w:tcPr>
          <w:p w14:paraId="2E68E8D9" w14:textId="77777777" w:rsidR="00F95B3A" w:rsidRPr="00492469" w:rsidRDefault="00F95B3A"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2127" w:type="dxa"/>
            <w:tcBorders>
              <w:top w:val="nil"/>
              <w:left w:val="nil"/>
              <w:bottom w:val="single" w:sz="4" w:space="0" w:color="auto"/>
              <w:right w:val="single" w:sz="4" w:space="0" w:color="auto"/>
            </w:tcBorders>
            <w:shd w:val="clear" w:color="auto" w:fill="auto"/>
            <w:noWrap/>
            <w:vAlign w:val="center"/>
          </w:tcPr>
          <w:p w14:paraId="09B9A57A" w14:textId="77777777" w:rsidR="00F95B3A" w:rsidRPr="00492469" w:rsidRDefault="00F95B3A"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08" w:type="dxa"/>
            <w:tcBorders>
              <w:top w:val="nil"/>
              <w:left w:val="nil"/>
              <w:bottom w:val="single" w:sz="4" w:space="0" w:color="auto"/>
              <w:right w:val="single" w:sz="4" w:space="0" w:color="auto"/>
            </w:tcBorders>
            <w:shd w:val="clear" w:color="auto" w:fill="auto"/>
            <w:vAlign w:val="center"/>
          </w:tcPr>
          <w:p w14:paraId="320DE83A" w14:textId="4AB009E0" w:rsidR="00F95B3A" w:rsidRPr="00492469" w:rsidRDefault="00901A8F"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5A92C7AB" w14:textId="77777777" w:rsidR="00F95B3A" w:rsidRPr="00492469" w:rsidRDefault="00F95B3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4C02D9B7" w14:textId="77777777" w:rsidR="00F95B3A" w:rsidRPr="00492469" w:rsidRDefault="00F95B3A" w:rsidP="00227877">
            <w:pPr>
              <w:widowControl/>
              <w:spacing w:line="240" w:lineRule="auto"/>
              <w:ind w:firstLineChars="0" w:firstLine="0"/>
              <w:rPr>
                <w:rFonts w:ascii="宋体" w:eastAsia="宋体" w:hAnsi="宋体" w:cs="宋体"/>
                <w:color w:val="000000"/>
                <w:kern w:val="0"/>
                <w:sz w:val="20"/>
                <w:szCs w:val="20"/>
              </w:rPr>
            </w:pPr>
          </w:p>
        </w:tc>
      </w:tr>
      <w:tr w:rsidR="0077711C" w:rsidRPr="0030576E" w14:paraId="0EDDA444" w14:textId="77777777" w:rsidTr="00B52748">
        <w:trPr>
          <w:trHeight w:val="270"/>
        </w:trPr>
        <w:tc>
          <w:tcPr>
            <w:tcW w:w="798" w:type="dxa"/>
            <w:tcBorders>
              <w:top w:val="nil"/>
              <w:left w:val="single" w:sz="4" w:space="0" w:color="auto"/>
              <w:bottom w:val="single" w:sz="4" w:space="0" w:color="auto"/>
              <w:right w:val="single" w:sz="4" w:space="0" w:color="auto"/>
            </w:tcBorders>
            <w:vAlign w:val="center"/>
          </w:tcPr>
          <w:p w14:paraId="232563BD" w14:textId="77777777" w:rsidR="0077711C" w:rsidRPr="0030576E" w:rsidRDefault="0077711C"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C700C92"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984" w:type="dxa"/>
            <w:tcBorders>
              <w:top w:val="nil"/>
              <w:left w:val="nil"/>
              <w:bottom w:val="single" w:sz="4" w:space="0" w:color="auto"/>
              <w:right w:val="single" w:sz="4" w:space="0" w:color="auto"/>
            </w:tcBorders>
            <w:shd w:val="clear" w:color="auto" w:fill="auto"/>
            <w:vAlign w:val="center"/>
          </w:tcPr>
          <w:p w14:paraId="219F1EBF"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2127" w:type="dxa"/>
            <w:tcBorders>
              <w:top w:val="nil"/>
              <w:left w:val="nil"/>
              <w:bottom w:val="single" w:sz="4" w:space="0" w:color="auto"/>
              <w:right w:val="single" w:sz="4" w:space="0" w:color="auto"/>
            </w:tcBorders>
            <w:shd w:val="clear" w:color="auto" w:fill="auto"/>
            <w:noWrap/>
            <w:vAlign w:val="center"/>
          </w:tcPr>
          <w:p w14:paraId="706B59D4"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08" w:type="dxa"/>
            <w:tcBorders>
              <w:top w:val="nil"/>
              <w:left w:val="nil"/>
              <w:bottom w:val="single" w:sz="4" w:space="0" w:color="auto"/>
              <w:right w:val="single" w:sz="4" w:space="0" w:color="auto"/>
            </w:tcBorders>
            <w:shd w:val="clear" w:color="auto" w:fill="auto"/>
            <w:vAlign w:val="center"/>
          </w:tcPr>
          <w:p w14:paraId="61620F0D" w14:textId="5E77C38B" w:rsidR="0077711C" w:rsidRPr="00492469" w:rsidRDefault="00901A8F"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09E85B70"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320898E0"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p>
        </w:tc>
      </w:tr>
      <w:tr w:rsidR="00F95B3A" w:rsidRPr="0030576E" w14:paraId="05586330" w14:textId="77777777" w:rsidTr="00B52748">
        <w:trPr>
          <w:trHeight w:val="270"/>
        </w:trPr>
        <w:tc>
          <w:tcPr>
            <w:tcW w:w="798" w:type="dxa"/>
            <w:tcBorders>
              <w:top w:val="nil"/>
              <w:left w:val="single" w:sz="4" w:space="0" w:color="auto"/>
              <w:bottom w:val="single" w:sz="4" w:space="0" w:color="auto"/>
              <w:right w:val="single" w:sz="4" w:space="0" w:color="auto"/>
            </w:tcBorders>
            <w:vAlign w:val="center"/>
          </w:tcPr>
          <w:p w14:paraId="67F384D7"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43C1888"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vAlign w:val="center"/>
          </w:tcPr>
          <w:p w14:paraId="1085C684"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2127" w:type="dxa"/>
            <w:tcBorders>
              <w:top w:val="nil"/>
              <w:left w:val="nil"/>
              <w:bottom w:val="single" w:sz="4" w:space="0" w:color="auto"/>
              <w:right w:val="single" w:sz="4" w:space="0" w:color="auto"/>
            </w:tcBorders>
            <w:shd w:val="clear" w:color="auto" w:fill="auto"/>
            <w:noWrap/>
            <w:vAlign w:val="center"/>
          </w:tcPr>
          <w:p w14:paraId="771D76C3"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08" w:type="dxa"/>
            <w:tcBorders>
              <w:top w:val="nil"/>
              <w:left w:val="nil"/>
              <w:bottom w:val="single" w:sz="4" w:space="0" w:color="auto"/>
              <w:right w:val="single" w:sz="4" w:space="0" w:color="auto"/>
            </w:tcBorders>
            <w:shd w:val="clear" w:color="auto" w:fill="auto"/>
            <w:vAlign w:val="center"/>
          </w:tcPr>
          <w:p w14:paraId="40621B9D" w14:textId="33959E4A" w:rsidR="00F95B3A" w:rsidRPr="00492469" w:rsidRDefault="00901A8F"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0ECA2AC8" w14:textId="77777777" w:rsidR="00F95B3A" w:rsidRPr="00492469" w:rsidRDefault="00F95B3A"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7CD7FED6" w14:textId="77777777" w:rsidR="00F95B3A" w:rsidRPr="0030576E" w:rsidRDefault="00F95B3A" w:rsidP="00227877">
            <w:pPr>
              <w:widowControl/>
              <w:spacing w:line="240" w:lineRule="auto"/>
              <w:ind w:firstLineChars="0" w:firstLine="0"/>
              <w:rPr>
                <w:rFonts w:ascii="宋体" w:eastAsia="宋体" w:hAnsi="宋体" w:cs="宋体"/>
                <w:color w:val="000000"/>
                <w:kern w:val="0"/>
                <w:sz w:val="20"/>
                <w:szCs w:val="20"/>
              </w:rPr>
            </w:pPr>
          </w:p>
        </w:tc>
      </w:tr>
      <w:tr w:rsidR="00ED281F" w:rsidRPr="0030576E" w14:paraId="476E9638" w14:textId="77777777" w:rsidTr="00B52748">
        <w:trPr>
          <w:trHeight w:val="270"/>
        </w:trPr>
        <w:tc>
          <w:tcPr>
            <w:tcW w:w="798" w:type="dxa"/>
            <w:tcBorders>
              <w:top w:val="nil"/>
              <w:left w:val="single" w:sz="4" w:space="0" w:color="auto"/>
              <w:bottom w:val="single" w:sz="4" w:space="0" w:color="auto"/>
              <w:right w:val="single" w:sz="4" w:space="0" w:color="auto"/>
            </w:tcBorders>
          </w:tcPr>
          <w:p w14:paraId="2AE1DD43" w14:textId="77777777" w:rsidR="00ED281F" w:rsidRPr="0030576E" w:rsidRDefault="00ED281F"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5F22F5A" w14:textId="77777777" w:rsidR="00ED281F" w:rsidRPr="00FA0AF2" w:rsidRDefault="00ED281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K</w:t>
            </w:r>
            <w:r w:rsidRPr="00FA0AF2">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noWrap/>
            <w:vAlign w:val="center"/>
          </w:tcPr>
          <w:p w14:paraId="270F6BA2" w14:textId="77777777" w:rsidR="00ED281F" w:rsidRPr="00FA0AF2" w:rsidRDefault="00ED281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sheetNo</w:t>
            </w:r>
          </w:p>
        </w:tc>
        <w:tc>
          <w:tcPr>
            <w:tcW w:w="2127" w:type="dxa"/>
            <w:tcBorders>
              <w:top w:val="nil"/>
              <w:left w:val="nil"/>
              <w:bottom w:val="single" w:sz="4" w:space="0" w:color="auto"/>
              <w:right w:val="single" w:sz="4" w:space="0" w:color="auto"/>
            </w:tcBorders>
            <w:shd w:val="clear" w:color="auto" w:fill="auto"/>
            <w:noWrap/>
            <w:vAlign w:val="center"/>
          </w:tcPr>
          <w:p w14:paraId="15A0FAD3"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租借登记编号</w:t>
            </w:r>
          </w:p>
        </w:tc>
        <w:tc>
          <w:tcPr>
            <w:tcW w:w="708" w:type="dxa"/>
            <w:tcBorders>
              <w:top w:val="nil"/>
              <w:left w:val="nil"/>
              <w:bottom w:val="single" w:sz="4" w:space="0" w:color="auto"/>
              <w:right w:val="single" w:sz="4" w:space="0" w:color="auto"/>
            </w:tcBorders>
            <w:shd w:val="clear" w:color="auto" w:fill="auto"/>
            <w:vAlign w:val="center"/>
          </w:tcPr>
          <w:p w14:paraId="5BC32361"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683118F4"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3E9724E1"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30576E" w14:paraId="36FE626E" w14:textId="77777777" w:rsidTr="00B52748">
        <w:trPr>
          <w:trHeight w:val="270"/>
        </w:trPr>
        <w:tc>
          <w:tcPr>
            <w:tcW w:w="798" w:type="dxa"/>
            <w:tcBorders>
              <w:top w:val="nil"/>
              <w:left w:val="single" w:sz="4" w:space="0" w:color="auto"/>
              <w:bottom w:val="single" w:sz="4" w:space="0" w:color="auto"/>
              <w:right w:val="single" w:sz="4" w:space="0" w:color="auto"/>
            </w:tcBorders>
          </w:tcPr>
          <w:p w14:paraId="7885AAF2" w14:textId="77777777" w:rsidR="00F95B3A" w:rsidRPr="0030576E"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AFC067E"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T52</w:t>
            </w:r>
          </w:p>
        </w:tc>
        <w:tc>
          <w:tcPr>
            <w:tcW w:w="1984" w:type="dxa"/>
            <w:tcBorders>
              <w:top w:val="nil"/>
              <w:left w:val="nil"/>
              <w:bottom w:val="single" w:sz="4" w:space="0" w:color="auto"/>
              <w:right w:val="single" w:sz="4" w:space="0" w:color="auto"/>
            </w:tcBorders>
            <w:shd w:val="clear" w:color="auto" w:fill="auto"/>
            <w:noWrap/>
            <w:vAlign w:val="center"/>
          </w:tcPr>
          <w:p w14:paraId="7191DDEC"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stdWeight</w:t>
            </w:r>
          </w:p>
        </w:tc>
        <w:tc>
          <w:tcPr>
            <w:tcW w:w="2127" w:type="dxa"/>
            <w:tcBorders>
              <w:top w:val="nil"/>
              <w:left w:val="nil"/>
              <w:bottom w:val="single" w:sz="4" w:space="0" w:color="auto"/>
              <w:right w:val="single" w:sz="4" w:space="0" w:color="auto"/>
            </w:tcBorders>
            <w:shd w:val="clear" w:color="auto" w:fill="auto"/>
            <w:noWrap/>
            <w:vAlign w:val="center"/>
          </w:tcPr>
          <w:p w14:paraId="03FB91E3" w14:textId="77777777" w:rsidR="00F95B3A" w:rsidRPr="00FA0AF2" w:rsidRDefault="00F95B3A" w:rsidP="003B3CE1">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状态变更标准重量</w:t>
            </w:r>
          </w:p>
        </w:tc>
        <w:tc>
          <w:tcPr>
            <w:tcW w:w="708" w:type="dxa"/>
            <w:tcBorders>
              <w:top w:val="nil"/>
              <w:left w:val="nil"/>
              <w:bottom w:val="single" w:sz="4" w:space="0" w:color="auto"/>
              <w:right w:val="single" w:sz="4" w:space="0" w:color="auto"/>
            </w:tcBorders>
            <w:shd w:val="clear" w:color="auto" w:fill="auto"/>
            <w:vAlign w:val="center"/>
          </w:tcPr>
          <w:p w14:paraId="65185B59"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727553C6"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1A1BC918"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30576E" w14:paraId="44595A3E" w14:textId="77777777" w:rsidTr="00B52748">
        <w:trPr>
          <w:trHeight w:val="270"/>
        </w:trPr>
        <w:tc>
          <w:tcPr>
            <w:tcW w:w="798" w:type="dxa"/>
            <w:tcBorders>
              <w:top w:val="nil"/>
              <w:left w:val="single" w:sz="4" w:space="0" w:color="auto"/>
              <w:bottom w:val="single" w:sz="4" w:space="0" w:color="auto"/>
              <w:right w:val="single" w:sz="4" w:space="0" w:color="auto"/>
            </w:tcBorders>
          </w:tcPr>
          <w:p w14:paraId="5812DF17" w14:textId="77777777" w:rsidR="00F95B3A" w:rsidRPr="0030576E"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70559FB" w14:textId="77777777" w:rsidR="00F95B3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K33</w:t>
            </w:r>
          </w:p>
        </w:tc>
        <w:tc>
          <w:tcPr>
            <w:tcW w:w="1984" w:type="dxa"/>
            <w:tcBorders>
              <w:top w:val="nil"/>
              <w:left w:val="nil"/>
              <w:bottom w:val="single" w:sz="4" w:space="0" w:color="auto"/>
              <w:right w:val="single" w:sz="4" w:space="0" w:color="auto"/>
            </w:tcBorders>
            <w:shd w:val="clear" w:color="auto" w:fill="auto"/>
            <w:noWrap/>
            <w:vAlign w:val="center"/>
          </w:tcPr>
          <w:p w14:paraId="5359F036" w14:textId="77777777" w:rsidR="00F95B3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statusChageReason</w:t>
            </w:r>
          </w:p>
        </w:tc>
        <w:tc>
          <w:tcPr>
            <w:tcW w:w="2127" w:type="dxa"/>
            <w:tcBorders>
              <w:top w:val="nil"/>
              <w:left w:val="nil"/>
              <w:bottom w:val="single" w:sz="4" w:space="0" w:color="auto"/>
              <w:right w:val="single" w:sz="4" w:space="0" w:color="auto"/>
            </w:tcBorders>
            <w:shd w:val="clear" w:color="auto" w:fill="auto"/>
            <w:noWrap/>
            <w:vAlign w:val="center"/>
          </w:tcPr>
          <w:p w14:paraId="3C613563" w14:textId="77777777" w:rsidR="00F95B3A" w:rsidRPr="00FA0AF2" w:rsidRDefault="00F95B3A" w:rsidP="003B3CE1">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变更原因</w:t>
            </w:r>
          </w:p>
        </w:tc>
        <w:tc>
          <w:tcPr>
            <w:tcW w:w="708" w:type="dxa"/>
            <w:tcBorders>
              <w:top w:val="nil"/>
              <w:left w:val="nil"/>
              <w:bottom w:val="single" w:sz="4" w:space="0" w:color="auto"/>
              <w:right w:val="single" w:sz="4" w:space="0" w:color="auto"/>
            </w:tcBorders>
            <w:shd w:val="clear" w:color="auto" w:fill="auto"/>
            <w:vAlign w:val="center"/>
          </w:tcPr>
          <w:p w14:paraId="7849F4C6"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tcPr>
          <w:p w14:paraId="484039A7"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62F0A0E5" w14:textId="77777777" w:rsidR="00F95B3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1-坏账、2-现金归还、3-质物处置、4-第三方代偿、5-其它</w:t>
            </w:r>
          </w:p>
        </w:tc>
      </w:tr>
      <w:tr w:rsidR="00F95B3A" w:rsidRPr="0030576E" w14:paraId="198FDC71" w14:textId="77777777" w:rsidTr="00B52748">
        <w:trPr>
          <w:trHeight w:val="270"/>
        </w:trPr>
        <w:tc>
          <w:tcPr>
            <w:tcW w:w="798" w:type="dxa"/>
            <w:tcBorders>
              <w:top w:val="nil"/>
              <w:left w:val="single" w:sz="4" w:space="0" w:color="auto"/>
              <w:bottom w:val="single" w:sz="4" w:space="0" w:color="auto"/>
              <w:right w:val="single" w:sz="4" w:space="0" w:color="auto"/>
            </w:tcBorders>
          </w:tcPr>
          <w:p w14:paraId="32E7C953" w14:textId="77777777" w:rsidR="00F95B3A" w:rsidRPr="0030576E"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12355F7"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B89</w:t>
            </w:r>
          </w:p>
        </w:tc>
        <w:tc>
          <w:tcPr>
            <w:tcW w:w="1984" w:type="dxa"/>
            <w:tcBorders>
              <w:top w:val="nil"/>
              <w:left w:val="nil"/>
              <w:bottom w:val="single" w:sz="4" w:space="0" w:color="auto"/>
              <w:right w:val="single" w:sz="4" w:space="0" w:color="auto"/>
            </w:tcBorders>
            <w:shd w:val="clear" w:color="auto" w:fill="auto"/>
            <w:noWrap/>
            <w:vAlign w:val="center"/>
          </w:tcPr>
          <w:p w14:paraId="43A58BEB"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remark</w:t>
            </w:r>
          </w:p>
        </w:tc>
        <w:tc>
          <w:tcPr>
            <w:tcW w:w="2127" w:type="dxa"/>
            <w:tcBorders>
              <w:top w:val="nil"/>
              <w:left w:val="nil"/>
              <w:bottom w:val="single" w:sz="4" w:space="0" w:color="auto"/>
              <w:right w:val="single" w:sz="4" w:space="0" w:color="auto"/>
            </w:tcBorders>
            <w:shd w:val="clear" w:color="auto" w:fill="auto"/>
            <w:noWrap/>
            <w:vAlign w:val="center"/>
          </w:tcPr>
          <w:p w14:paraId="40F59023" w14:textId="77777777" w:rsidR="00F95B3A" w:rsidRPr="00FA0AF2" w:rsidRDefault="00F95B3A" w:rsidP="003B3CE1">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备注</w:t>
            </w:r>
          </w:p>
        </w:tc>
        <w:tc>
          <w:tcPr>
            <w:tcW w:w="708" w:type="dxa"/>
            <w:tcBorders>
              <w:top w:val="nil"/>
              <w:left w:val="nil"/>
              <w:bottom w:val="single" w:sz="4" w:space="0" w:color="auto"/>
              <w:right w:val="single" w:sz="4" w:space="0" w:color="auto"/>
            </w:tcBorders>
            <w:shd w:val="clear" w:color="auto" w:fill="auto"/>
            <w:vAlign w:val="center"/>
          </w:tcPr>
          <w:p w14:paraId="27A764E2" w14:textId="3E00C048" w:rsidR="00F95B3A" w:rsidRPr="00FA0AF2" w:rsidRDefault="008A1989"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816" w:type="dxa"/>
            <w:tcBorders>
              <w:top w:val="nil"/>
              <w:left w:val="nil"/>
              <w:bottom w:val="single" w:sz="4" w:space="0" w:color="auto"/>
              <w:right w:val="single" w:sz="4" w:space="0" w:color="auto"/>
            </w:tcBorders>
            <w:shd w:val="clear" w:color="auto" w:fill="auto"/>
            <w:noWrap/>
            <w:vAlign w:val="center"/>
          </w:tcPr>
          <w:p w14:paraId="5BD60798"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tcPr>
          <w:p w14:paraId="3CEE35B9"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30576E" w14:paraId="22CC91CA" w14:textId="77777777" w:rsidTr="00B52748">
        <w:trPr>
          <w:trHeight w:val="270"/>
        </w:trPr>
        <w:tc>
          <w:tcPr>
            <w:tcW w:w="798" w:type="dxa"/>
            <w:tcBorders>
              <w:top w:val="nil"/>
              <w:left w:val="single" w:sz="4" w:space="0" w:color="auto"/>
              <w:bottom w:val="single" w:sz="4" w:space="0" w:color="auto"/>
              <w:right w:val="single" w:sz="4" w:space="0" w:color="auto"/>
            </w:tcBorders>
          </w:tcPr>
          <w:p w14:paraId="3F08938C" w14:textId="77777777" w:rsidR="00F95B3A" w:rsidRPr="0030576E"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7113A0D"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K05</w:t>
            </w:r>
          </w:p>
        </w:tc>
        <w:tc>
          <w:tcPr>
            <w:tcW w:w="1984" w:type="dxa"/>
            <w:tcBorders>
              <w:top w:val="nil"/>
              <w:left w:val="nil"/>
              <w:bottom w:val="single" w:sz="4" w:space="0" w:color="auto"/>
              <w:right w:val="single" w:sz="4" w:space="0" w:color="auto"/>
            </w:tcBorders>
            <w:shd w:val="clear" w:color="auto" w:fill="auto"/>
            <w:noWrap/>
            <w:vAlign w:val="center"/>
            <w:hideMark/>
          </w:tcPr>
          <w:p w14:paraId="7AECD68B"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applyState</w:t>
            </w:r>
          </w:p>
        </w:tc>
        <w:tc>
          <w:tcPr>
            <w:tcW w:w="2127" w:type="dxa"/>
            <w:tcBorders>
              <w:top w:val="nil"/>
              <w:left w:val="nil"/>
              <w:bottom w:val="single" w:sz="4" w:space="0" w:color="auto"/>
              <w:right w:val="single" w:sz="4" w:space="0" w:color="auto"/>
            </w:tcBorders>
            <w:shd w:val="clear" w:color="auto" w:fill="auto"/>
            <w:noWrap/>
            <w:vAlign w:val="center"/>
            <w:hideMark/>
          </w:tcPr>
          <w:p w14:paraId="6AEF79D2"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申报状态</w:t>
            </w:r>
          </w:p>
        </w:tc>
        <w:tc>
          <w:tcPr>
            <w:tcW w:w="708" w:type="dxa"/>
            <w:tcBorders>
              <w:top w:val="nil"/>
              <w:left w:val="nil"/>
              <w:bottom w:val="single" w:sz="4" w:space="0" w:color="auto"/>
              <w:right w:val="single" w:sz="4" w:space="0" w:color="auto"/>
            </w:tcBorders>
            <w:shd w:val="clear" w:color="auto" w:fill="auto"/>
            <w:vAlign w:val="center"/>
            <w:hideMark/>
          </w:tcPr>
          <w:p w14:paraId="002159B7"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1A7B6EAA"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1940" w:type="dxa"/>
            <w:tcBorders>
              <w:top w:val="nil"/>
              <w:left w:val="nil"/>
              <w:bottom w:val="single" w:sz="4" w:space="0" w:color="auto"/>
              <w:right w:val="single" w:sz="4" w:space="0" w:color="auto"/>
            </w:tcBorders>
            <w:shd w:val="clear" w:color="auto" w:fill="auto"/>
            <w:noWrap/>
            <w:vAlign w:val="center"/>
            <w:hideMark/>
          </w:tcPr>
          <w:p w14:paraId="0C51378B" w14:textId="77777777" w:rsidR="00F95B3A" w:rsidRPr="00FA0AF2" w:rsidRDefault="00F95B3A" w:rsidP="003C251B">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对于请求，取值一定是2-已复核。对于应答，如果提交成功，才会有新的申报状态值，取值可以是已提交、变更失败、变更成功。</w:t>
            </w:r>
          </w:p>
        </w:tc>
      </w:tr>
      <w:tr w:rsidR="00F95B3A" w:rsidRPr="0030576E" w14:paraId="1BD0C15D" w14:textId="77777777" w:rsidTr="00B52748">
        <w:trPr>
          <w:trHeight w:val="270"/>
        </w:trPr>
        <w:tc>
          <w:tcPr>
            <w:tcW w:w="798" w:type="dxa"/>
            <w:tcBorders>
              <w:top w:val="nil"/>
              <w:left w:val="single" w:sz="4" w:space="0" w:color="auto"/>
              <w:bottom w:val="single" w:sz="4" w:space="0" w:color="auto"/>
              <w:right w:val="single" w:sz="4" w:space="0" w:color="auto"/>
            </w:tcBorders>
          </w:tcPr>
          <w:p w14:paraId="1D01CA8F" w14:textId="77777777" w:rsidR="00F95B3A" w:rsidRPr="0030576E"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8C48346"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hideMark/>
          </w:tcPr>
          <w:p w14:paraId="55ECFE87"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traderID</w:t>
            </w:r>
          </w:p>
        </w:tc>
        <w:tc>
          <w:tcPr>
            <w:tcW w:w="2127" w:type="dxa"/>
            <w:tcBorders>
              <w:top w:val="nil"/>
              <w:left w:val="nil"/>
              <w:bottom w:val="single" w:sz="4" w:space="0" w:color="auto"/>
              <w:right w:val="single" w:sz="4" w:space="0" w:color="auto"/>
            </w:tcBorders>
            <w:shd w:val="clear" w:color="auto" w:fill="auto"/>
            <w:noWrap/>
            <w:vAlign w:val="center"/>
            <w:hideMark/>
          </w:tcPr>
          <w:p w14:paraId="7FED62AC"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用户代码</w:t>
            </w:r>
          </w:p>
        </w:tc>
        <w:tc>
          <w:tcPr>
            <w:tcW w:w="708" w:type="dxa"/>
            <w:tcBorders>
              <w:top w:val="nil"/>
              <w:left w:val="nil"/>
              <w:bottom w:val="single" w:sz="4" w:space="0" w:color="auto"/>
              <w:right w:val="single" w:sz="4" w:space="0" w:color="auto"/>
            </w:tcBorders>
            <w:shd w:val="clear" w:color="auto" w:fill="auto"/>
            <w:vAlign w:val="center"/>
            <w:hideMark/>
          </w:tcPr>
          <w:p w14:paraId="50EF5453"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816" w:type="dxa"/>
            <w:tcBorders>
              <w:top w:val="nil"/>
              <w:left w:val="nil"/>
              <w:bottom w:val="single" w:sz="4" w:space="0" w:color="auto"/>
              <w:right w:val="single" w:sz="4" w:space="0" w:color="auto"/>
            </w:tcBorders>
            <w:shd w:val="clear" w:color="auto" w:fill="auto"/>
            <w:noWrap/>
            <w:vAlign w:val="center"/>
            <w:hideMark/>
          </w:tcPr>
          <w:p w14:paraId="0882C71A"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1940" w:type="dxa"/>
            <w:tcBorders>
              <w:top w:val="nil"/>
              <w:left w:val="nil"/>
              <w:bottom w:val="single" w:sz="4" w:space="0" w:color="auto"/>
              <w:right w:val="single" w:sz="4" w:space="0" w:color="auto"/>
            </w:tcBorders>
            <w:shd w:val="clear" w:color="auto" w:fill="auto"/>
            <w:noWrap/>
            <w:vAlign w:val="center"/>
            <w:hideMark/>
          </w:tcPr>
          <w:p w14:paraId="1C1CE6D9"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r w:rsidR="00ED281F" w:rsidRPr="0030576E" w14:paraId="4E2DE573" w14:textId="77777777" w:rsidTr="00B52748">
        <w:trPr>
          <w:trHeight w:val="270"/>
        </w:trPr>
        <w:tc>
          <w:tcPr>
            <w:tcW w:w="798" w:type="dxa"/>
            <w:tcBorders>
              <w:top w:val="nil"/>
              <w:left w:val="single" w:sz="4" w:space="0" w:color="auto"/>
              <w:bottom w:val="single" w:sz="4" w:space="0" w:color="auto"/>
              <w:right w:val="single" w:sz="4" w:space="0" w:color="auto"/>
            </w:tcBorders>
          </w:tcPr>
          <w:p w14:paraId="3296DEE8" w14:textId="77777777" w:rsidR="00ED281F" w:rsidRPr="0030576E" w:rsidRDefault="00ED281F"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0F2471E" w14:textId="77777777" w:rsidR="00ED281F" w:rsidRPr="00FA0AF2" w:rsidRDefault="00ED281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K03</w:t>
            </w:r>
          </w:p>
        </w:tc>
        <w:tc>
          <w:tcPr>
            <w:tcW w:w="1984" w:type="dxa"/>
            <w:tcBorders>
              <w:top w:val="nil"/>
              <w:left w:val="nil"/>
              <w:bottom w:val="single" w:sz="4" w:space="0" w:color="auto"/>
              <w:right w:val="single" w:sz="4" w:space="0" w:color="auto"/>
            </w:tcBorders>
            <w:shd w:val="clear" w:color="auto" w:fill="auto"/>
            <w:vAlign w:val="center"/>
          </w:tcPr>
          <w:p w14:paraId="499F25C3" w14:textId="77777777" w:rsidR="00ED281F" w:rsidRPr="00FA0AF2" w:rsidRDefault="00ED281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applySheetNo</w:t>
            </w:r>
          </w:p>
        </w:tc>
        <w:tc>
          <w:tcPr>
            <w:tcW w:w="2127" w:type="dxa"/>
            <w:tcBorders>
              <w:top w:val="nil"/>
              <w:left w:val="nil"/>
              <w:bottom w:val="single" w:sz="4" w:space="0" w:color="auto"/>
              <w:right w:val="single" w:sz="4" w:space="0" w:color="auto"/>
            </w:tcBorders>
            <w:shd w:val="clear" w:color="auto" w:fill="auto"/>
            <w:noWrap/>
            <w:vAlign w:val="center"/>
            <w:hideMark/>
          </w:tcPr>
          <w:p w14:paraId="797877D6"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租借状态变更申报编号</w:t>
            </w:r>
          </w:p>
        </w:tc>
        <w:tc>
          <w:tcPr>
            <w:tcW w:w="708" w:type="dxa"/>
            <w:tcBorders>
              <w:top w:val="nil"/>
              <w:left w:val="nil"/>
              <w:bottom w:val="single" w:sz="4" w:space="0" w:color="auto"/>
              <w:right w:val="single" w:sz="4" w:space="0" w:color="auto"/>
            </w:tcBorders>
            <w:shd w:val="clear" w:color="auto" w:fill="auto"/>
            <w:noWrap/>
            <w:vAlign w:val="center"/>
            <w:hideMark/>
          </w:tcPr>
          <w:p w14:paraId="1D9A5052"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hideMark/>
          </w:tcPr>
          <w:p w14:paraId="44080BC4"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hideMark/>
          </w:tcPr>
          <w:p w14:paraId="03B83DF7"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30576E" w14:paraId="54E553C1" w14:textId="77777777" w:rsidTr="00B52748">
        <w:trPr>
          <w:trHeight w:val="270"/>
        </w:trPr>
        <w:tc>
          <w:tcPr>
            <w:tcW w:w="798" w:type="dxa"/>
            <w:tcBorders>
              <w:top w:val="nil"/>
              <w:left w:val="single" w:sz="4" w:space="0" w:color="auto"/>
              <w:bottom w:val="single" w:sz="4" w:space="0" w:color="auto"/>
              <w:right w:val="single" w:sz="4" w:space="0" w:color="auto"/>
            </w:tcBorders>
          </w:tcPr>
          <w:p w14:paraId="51C859DF" w14:textId="77777777" w:rsidR="00F95B3A" w:rsidRPr="0030576E"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E2CABD6"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T11</w:t>
            </w:r>
          </w:p>
        </w:tc>
        <w:tc>
          <w:tcPr>
            <w:tcW w:w="1984" w:type="dxa"/>
            <w:tcBorders>
              <w:top w:val="nil"/>
              <w:left w:val="nil"/>
              <w:bottom w:val="single" w:sz="4" w:space="0" w:color="auto"/>
              <w:right w:val="single" w:sz="4" w:space="0" w:color="auto"/>
            </w:tcBorders>
            <w:shd w:val="clear" w:color="auto" w:fill="auto"/>
            <w:noWrap/>
            <w:vAlign w:val="center"/>
            <w:hideMark/>
          </w:tcPr>
          <w:p w14:paraId="62C8F2D4"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applyDate</w:t>
            </w:r>
          </w:p>
        </w:tc>
        <w:tc>
          <w:tcPr>
            <w:tcW w:w="2127" w:type="dxa"/>
            <w:tcBorders>
              <w:top w:val="nil"/>
              <w:left w:val="nil"/>
              <w:bottom w:val="single" w:sz="4" w:space="0" w:color="auto"/>
              <w:right w:val="single" w:sz="4" w:space="0" w:color="auto"/>
            </w:tcBorders>
            <w:shd w:val="clear" w:color="auto" w:fill="auto"/>
            <w:noWrap/>
            <w:vAlign w:val="center"/>
            <w:hideMark/>
          </w:tcPr>
          <w:p w14:paraId="521890CC" w14:textId="77777777" w:rsidR="00F95B3A" w:rsidRPr="00FA0AF2" w:rsidRDefault="00F95B3A" w:rsidP="0076604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申报自然日期</w:t>
            </w:r>
          </w:p>
        </w:tc>
        <w:tc>
          <w:tcPr>
            <w:tcW w:w="708" w:type="dxa"/>
            <w:tcBorders>
              <w:top w:val="nil"/>
              <w:left w:val="nil"/>
              <w:bottom w:val="single" w:sz="4" w:space="0" w:color="auto"/>
              <w:right w:val="single" w:sz="4" w:space="0" w:color="auto"/>
            </w:tcBorders>
            <w:shd w:val="clear" w:color="auto" w:fill="auto"/>
            <w:noWrap/>
            <w:vAlign w:val="center"/>
            <w:hideMark/>
          </w:tcPr>
          <w:p w14:paraId="1377BD86"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hideMark/>
          </w:tcPr>
          <w:p w14:paraId="73AE883B"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hideMark/>
          </w:tcPr>
          <w:p w14:paraId="09AD3560"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30576E" w14:paraId="3D891A66" w14:textId="77777777" w:rsidTr="00B52748">
        <w:trPr>
          <w:trHeight w:val="270"/>
        </w:trPr>
        <w:tc>
          <w:tcPr>
            <w:tcW w:w="798" w:type="dxa"/>
            <w:tcBorders>
              <w:top w:val="nil"/>
              <w:left w:val="single" w:sz="4" w:space="0" w:color="auto"/>
              <w:bottom w:val="single" w:sz="4" w:space="0" w:color="auto"/>
              <w:right w:val="single" w:sz="4" w:space="0" w:color="auto"/>
            </w:tcBorders>
          </w:tcPr>
          <w:p w14:paraId="7CCAEF92" w14:textId="77777777" w:rsidR="00F95B3A" w:rsidRPr="0030576E"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055B9CA"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T15</w:t>
            </w:r>
          </w:p>
        </w:tc>
        <w:tc>
          <w:tcPr>
            <w:tcW w:w="1984" w:type="dxa"/>
            <w:tcBorders>
              <w:top w:val="nil"/>
              <w:left w:val="nil"/>
              <w:bottom w:val="single" w:sz="4" w:space="0" w:color="auto"/>
              <w:right w:val="single" w:sz="4" w:space="0" w:color="auto"/>
            </w:tcBorders>
            <w:shd w:val="clear" w:color="auto" w:fill="auto"/>
            <w:noWrap/>
            <w:vAlign w:val="center"/>
          </w:tcPr>
          <w:p w14:paraId="43C536B3"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applyTradeDate</w:t>
            </w:r>
          </w:p>
        </w:tc>
        <w:tc>
          <w:tcPr>
            <w:tcW w:w="2127" w:type="dxa"/>
            <w:tcBorders>
              <w:top w:val="nil"/>
              <w:left w:val="nil"/>
              <w:bottom w:val="single" w:sz="4" w:space="0" w:color="auto"/>
              <w:right w:val="single" w:sz="4" w:space="0" w:color="auto"/>
            </w:tcBorders>
            <w:shd w:val="clear" w:color="auto" w:fill="auto"/>
            <w:noWrap/>
            <w:vAlign w:val="center"/>
          </w:tcPr>
          <w:p w14:paraId="7FD05354" w14:textId="77777777" w:rsidR="00F95B3A" w:rsidRPr="00FA0AF2" w:rsidRDefault="00F95B3A" w:rsidP="0076604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申报交易日期</w:t>
            </w:r>
          </w:p>
        </w:tc>
        <w:tc>
          <w:tcPr>
            <w:tcW w:w="708" w:type="dxa"/>
            <w:tcBorders>
              <w:top w:val="nil"/>
              <w:left w:val="nil"/>
              <w:bottom w:val="single" w:sz="4" w:space="0" w:color="auto"/>
              <w:right w:val="single" w:sz="4" w:space="0" w:color="auto"/>
            </w:tcBorders>
            <w:shd w:val="clear" w:color="auto" w:fill="auto"/>
            <w:noWrap/>
            <w:vAlign w:val="center"/>
          </w:tcPr>
          <w:p w14:paraId="7619C9B4"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tcPr>
          <w:p w14:paraId="565BF8E6"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tcPr>
          <w:p w14:paraId="216868CC"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30576E" w14:paraId="5C2CC914" w14:textId="77777777" w:rsidTr="00B52748">
        <w:trPr>
          <w:trHeight w:val="270"/>
        </w:trPr>
        <w:tc>
          <w:tcPr>
            <w:tcW w:w="798" w:type="dxa"/>
            <w:tcBorders>
              <w:top w:val="nil"/>
              <w:left w:val="single" w:sz="4" w:space="0" w:color="auto"/>
              <w:bottom w:val="single" w:sz="4" w:space="0" w:color="auto"/>
              <w:right w:val="single" w:sz="4" w:space="0" w:color="auto"/>
            </w:tcBorders>
          </w:tcPr>
          <w:p w14:paraId="4FC68F0C" w14:textId="77777777" w:rsidR="00F95B3A" w:rsidRPr="0030576E"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F6AB0F4"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X39</w:t>
            </w:r>
          </w:p>
        </w:tc>
        <w:tc>
          <w:tcPr>
            <w:tcW w:w="1984" w:type="dxa"/>
            <w:tcBorders>
              <w:top w:val="nil"/>
              <w:left w:val="nil"/>
              <w:bottom w:val="single" w:sz="4" w:space="0" w:color="auto"/>
              <w:right w:val="single" w:sz="4" w:space="0" w:color="auto"/>
            </w:tcBorders>
            <w:shd w:val="clear" w:color="auto" w:fill="auto"/>
            <w:noWrap/>
            <w:vAlign w:val="center"/>
            <w:hideMark/>
          </w:tcPr>
          <w:p w14:paraId="0B134235"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RspCode</w:t>
            </w:r>
          </w:p>
        </w:tc>
        <w:tc>
          <w:tcPr>
            <w:tcW w:w="2127" w:type="dxa"/>
            <w:tcBorders>
              <w:top w:val="nil"/>
              <w:left w:val="nil"/>
              <w:bottom w:val="single" w:sz="4" w:space="0" w:color="auto"/>
              <w:right w:val="single" w:sz="4" w:space="0" w:color="auto"/>
            </w:tcBorders>
            <w:shd w:val="clear" w:color="auto" w:fill="auto"/>
            <w:noWrap/>
            <w:vAlign w:val="center"/>
            <w:hideMark/>
          </w:tcPr>
          <w:p w14:paraId="7CDF9C41"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响应代码</w:t>
            </w:r>
          </w:p>
        </w:tc>
        <w:tc>
          <w:tcPr>
            <w:tcW w:w="708" w:type="dxa"/>
            <w:tcBorders>
              <w:top w:val="nil"/>
              <w:left w:val="nil"/>
              <w:bottom w:val="single" w:sz="4" w:space="0" w:color="auto"/>
              <w:right w:val="single" w:sz="4" w:space="0" w:color="auto"/>
            </w:tcBorders>
            <w:shd w:val="clear" w:color="auto" w:fill="auto"/>
            <w:noWrap/>
            <w:vAlign w:val="center"/>
            <w:hideMark/>
          </w:tcPr>
          <w:p w14:paraId="297A61E0"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hideMark/>
          </w:tcPr>
          <w:p w14:paraId="57099661"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hideMark/>
          </w:tcPr>
          <w:p w14:paraId="25DAF66F"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r w:rsidR="00F95B3A" w:rsidRPr="0030576E" w14:paraId="7A30BEEE" w14:textId="77777777" w:rsidTr="00B52748">
        <w:trPr>
          <w:trHeight w:val="270"/>
        </w:trPr>
        <w:tc>
          <w:tcPr>
            <w:tcW w:w="798" w:type="dxa"/>
            <w:tcBorders>
              <w:top w:val="nil"/>
              <w:left w:val="single" w:sz="4" w:space="0" w:color="auto"/>
              <w:bottom w:val="single" w:sz="4" w:space="0" w:color="auto"/>
              <w:right w:val="single" w:sz="4" w:space="0" w:color="auto"/>
            </w:tcBorders>
          </w:tcPr>
          <w:p w14:paraId="3D2AEC6B" w14:textId="77777777" w:rsidR="00F95B3A" w:rsidRPr="0030576E" w:rsidRDefault="00F95B3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2BC8AC8"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X40</w:t>
            </w:r>
          </w:p>
        </w:tc>
        <w:tc>
          <w:tcPr>
            <w:tcW w:w="1984" w:type="dxa"/>
            <w:tcBorders>
              <w:top w:val="nil"/>
              <w:left w:val="nil"/>
              <w:bottom w:val="single" w:sz="4" w:space="0" w:color="auto"/>
              <w:right w:val="single" w:sz="4" w:space="0" w:color="auto"/>
            </w:tcBorders>
            <w:shd w:val="clear" w:color="auto" w:fill="auto"/>
            <w:noWrap/>
            <w:vAlign w:val="center"/>
            <w:hideMark/>
          </w:tcPr>
          <w:p w14:paraId="0624E032"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RspMsg</w:t>
            </w:r>
          </w:p>
        </w:tc>
        <w:tc>
          <w:tcPr>
            <w:tcW w:w="2127" w:type="dxa"/>
            <w:tcBorders>
              <w:top w:val="nil"/>
              <w:left w:val="nil"/>
              <w:bottom w:val="single" w:sz="4" w:space="0" w:color="auto"/>
              <w:right w:val="single" w:sz="4" w:space="0" w:color="auto"/>
            </w:tcBorders>
            <w:shd w:val="clear" w:color="auto" w:fill="auto"/>
            <w:noWrap/>
            <w:vAlign w:val="center"/>
            <w:hideMark/>
          </w:tcPr>
          <w:p w14:paraId="4FB980DB"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响应消息</w:t>
            </w:r>
          </w:p>
        </w:tc>
        <w:tc>
          <w:tcPr>
            <w:tcW w:w="708" w:type="dxa"/>
            <w:tcBorders>
              <w:top w:val="nil"/>
              <w:left w:val="nil"/>
              <w:bottom w:val="single" w:sz="4" w:space="0" w:color="auto"/>
              <w:right w:val="single" w:sz="4" w:space="0" w:color="auto"/>
            </w:tcBorders>
            <w:shd w:val="clear" w:color="auto" w:fill="auto"/>
            <w:noWrap/>
            <w:vAlign w:val="center"/>
            <w:hideMark/>
          </w:tcPr>
          <w:p w14:paraId="1A912F39"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816" w:type="dxa"/>
            <w:tcBorders>
              <w:top w:val="nil"/>
              <w:left w:val="nil"/>
              <w:bottom w:val="single" w:sz="4" w:space="0" w:color="auto"/>
              <w:right w:val="single" w:sz="4" w:space="0" w:color="auto"/>
            </w:tcBorders>
            <w:shd w:val="clear" w:color="auto" w:fill="auto"/>
            <w:noWrap/>
            <w:vAlign w:val="center"/>
            <w:hideMark/>
          </w:tcPr>
          <w:p w14:paraId="4ECD5321"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1940" w:type="dxa"/>
            <w:tcBorders>
              <w:top w:val="nil"/>
              <w:left w:val="nil"/>
              <w:bottom w:val="single" w:sz="4" w:space="0" w:color="auto"/>
              <w:right w:val="single" w:sz="4" w:space="0" w:color="auto"/>
            </w:tcBorders>
            <w:shd w:val="clear" w:color="auto" w:fill="auto"/>
            <w:noWrap/>
            <w:vAlign w:val="center"/>
            <w:hideMark/>
          </w:tcPr>
          <w:p w14:paraId="35FB0662" w14:textId="77777777" w:rsidR="00F95B3A" w:rsidRPr="00FA0AF2" w:rsidRDefault="00F95B3A" w:rsidP="007942C6">
            <w:pPr>
              <w:widowControl/>
              <w:spacing w:line="240" w:lineRule="auto"/>
              <w:ind w:firstLineChars="0" w:firstLine="0"/>
              <w:jc w:val="left"/>
              <w:rPr>
                <w:rFonts w:ascii="宋体" w:eastAsia="宋体" w:hAnsi="宋体" w:cs="宋体"/>
                <w:color w:val="000000"/>
                <w:kern w:val="0"/>
                <w:sz w:val="20"/>
                <w:szCs w:val="20"/>
              </w:rPr>
            </w:pPr>
          </w:p>
        </w:tc>
      </w:tr>
    </w:tbl>
    <w:p w14:paraId="3B19AECA" w14:textId="77777777" w:rsidR="007942C6" w:rsidRDefault="007942C6" w:rsidP="007942C6">
      <w:pPr>
        <w:pStyle w:val="4"/>
        <w:numPr>
          <w:ilvl w:val="3"/>
          <w:numId w:val="4"/>
        </w:numPr>
        <w:ind w:left="0" w:firstLineChars="0" w:firstLine="0"/>
      </w:pPr>
      <w:r w:rsidRPr="0096390C">
        <w:rPr>
          <w:rFonts w:hint="eastAsia"/>
        </w:rPr>
        <w:lastRenderedPageBreak/>
        <w:t>租借</w:t>
      </w:r>
      <w:r w:rsidR="00051E46">
        <w:rPr>
          <w:rFonts w:hint="eastAsia"/>
        </w:rPr>
        <w:t>状态变更</w:t>
      </w:r>
      <w:r w:rsidRPr="0096390C">
        <w:rPr>
          <w:rFonts w:hint="eastAsia"/>
        </w:rPr>
        <w:t>申报查询请求及应答</w:t>
      </w:r>
    </w:p>
    <w:p w14:paraId="63535ED0" w14:textId="77777777" w:rsidR="007942C6" w:rsidRDefault="007942C6" w:rsidP="001643FA">
      <w:pPr>
        <w:ind w:firstLine="482"/>
      </w:pPr>
      <w:r w:rsidRPr="0089519E">
        <w:rPr>
          <w:rFonts w:hint="eastAsia"/>
          <w:b/>
        </w:rPr>
        <w:t>功能</w:t>
      </w:r>
      <w:r>
        <w:rPr>
          <w:rFonts w:hint="eastAsia"/>
        </w:rPr>
        <w:t>：租借</w:t>
      </w:r>
      <w:r w:rsidR="0015346A">
        <w:rPr>
          <w:rFonts w:hint="eastAsia"/>
        </w:rPr>
        <w:t>状态变更</w:t>
      </w:r>
      <w:r>
        <w:rPr>
          <w:rFonts w:hint="eastAsia"/>
        </w:rPr>
        <w:t>申报查询指令用于会员二级系统查询该会员</w:t>
      </w:r>
      <w:r w:rsidR="0015346A">
        <w:rPr>
          <w:rFonts w:hint="eastAsia"/>
        </w:rPr>
        <w:t>席位</w:t>
      </w:r>
      <w:r>
        <w:rPr>
          <w:rFonts w:hint="eastAsia"/>
        </w:rPr>
        <w:t>所属客户填写的租借</w:t>
      </w:r>
      <w:r w:rsidR="0015346A">
        <w:rPr>
          <w:rFonts w:hint="eastAsia"/>
        </w:rPr>
        <w:t>状态变更</w:t>
      </w:r>
      <w:r>
        <w:rPr>
          <w:rFonts w:hint="eastAsia"/>
        </w:rPr>
        <w:t>申报单，支持同时查询多条租借</w:t>
      </w:r>
      <w:r w:rsidR="0015346A">
        <w:rPr>
          <w:rFonts w:hint="eastAsia"/>
        </w:rPr>
        <w:t>状态变更</w:t>
      </w:r>
      <w:r>
        <w:rPr>
          <w:rFonts w:hint="eastAsia"/>
        </w:rPr>
        <w:t>申报信息。</w:t>
      </w:r>
    </w:p>
    <w:p w14:paraId="10692CD4" w14:textId="77777777" w:rsidR="007942C6" w:rsidRPr="0089519E" w:rsidRDefault="007942C6" w:rsidP="007942C6">
      <w:pPr>
        <w:ind w:firstLine="480"/>
      </w:pPr>
      <w:r>
        <w:rPr>
          <w:rFonts w:hint="eastAsia"/>
        </w:rPr>
        <w:t>消息体格式如下：</w:t>
      </w:r>
    </w:p>
    <w:tbl>
      <w:tblPr>
        <w:tblW w:w="9077" w:type="dxa"/>
        <w:tblInd w:w="103" w:type="dxa"/>
        <w:tblLayout w:type="fixed"/>
        <w:tblLook w:val="04A0" w:firstRow="1" w:lastRow="0" w:firstColumn="1" w:lastColumn="0" w:noHBand="0" w:noVBand="1"/>
      </w:tblPr>
      <w:tblGrid>
        <w:gridCol w:w="714"/>
        <w:gridCol w:w="709"/>
        <w:gridCol w:w="1984"/>
        <w:gridCol w:w="1701"/>
        <w:gridCol w:w="760"/>
        <w:gridCol w:w="798"/>
        <w:gridCol w:w="2411"/>
      </w:tblGrid>
      <w:tr w:rsidR="007942C6" w:rsidRPr="00710A79" w14:paraId="6222DDBA" w14:textId="77777777" w:rsidTr="001B6C8C">
        <w:trPr>
          <w:trHeight w:val="270"/>
          <w:tblHeader/>
        </w:trPr>
        <w:tc>
          <w:tcPr>
            <w:tcW w:w="714" w:type="dxa"/>
            <w:tcBorders>
              <w:top w:val="single" w:sz="4" w:space="0" w:color="auto"/>
              <w:left w:val="single" w:sz="4" w:space="0" w:color="auto"/>
              <w:bottom w:val="single" w:sz="4" w:space="0" w:color="auto"/>
              <w:right w:val="single" w:sz="4" w:space="0" w:color="auto"/>
            </w:tcBorders>
            <w:shd w:val="clear" w:color="000000" w:fill="D9D9D9"/>
          </w:tcPr>
          <w:p w14:paraId="2DE97DA2"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18587AA"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域号</w:t>
            </w:r>
          </w:p>
        </w:tc>
        <w:tc>
          <w:tcPr>
            <w:tcW w:w="1984" w:type="dxa"/>
            <w:tcBorders>
              <w:top w:val="single" w:sz="4" w:space="0" w:color="auto"/>
              <w:left w:val="nil"/>
              <w:bottom w:val="single" w:sz="4" w:space="0" w:color="auto"/>
              <w:right w:val="single" w:sz="4" w:space="0" w:color="auto"/>
            </w:tcBorders>
            <w:shd w:val="clear" w:color="000000" w:fill="D9D9D9"/>
            <w:noWrap/>
            <w:vAlign w:val="center"/>
            <w:hideMark/>
          </w:tcPr>
          <w:p w14:paraId="2AB28077"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域名</w:t>
            </w:r>
          </w:p>
        </w:tc>
        <w:tc>
          <w:tcPr>
            <w:tcW w:w="1701" w:type="dxa"/>
            <w:tcBorders>
              <w:top w:val="single" w:sz="4" w:space="0" w:color="auto"/>
              <w:left w:val="nil"/>
              <w:bottom w:val="single" w:sz="4" w:space="0" w:color="auto"/>
              <w:right w:val="single" w:sz="4" w:space="0" w:color="auto"/>
            </w:tcBorders>
            <w:shd w:val="clear" w:color="000000" w:fill="D9D9D9"/>
            <w:noWrap/>
            <w:vAlign w:val="center"/>
            <w:hideMark/>
          </w:tcPr>
          <w:p w14:paraId="1CF72AE0"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51349E74"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6AAFA221"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应答</w:t>
            </w:r>
          </w:p>
        </w:tc>
        <w:tc>
          <w:tcPr>
            <w:tcW w:w="2411" w:type="dxa"/>
            <w:tcBorders>
              <w:top w:val="single" w:sz="4" w:space="0" w:color="auto"/>
              <w:left w:val="nil"/>
              <w:bottom w:val="single" w:sz="4" w:space="0" w:color="auto"/>
              <w:right w:val="single" w:sz="4" w:space="0" w:color="auto"/>
            </w:tcBorders>
            <w:shd w:val="clear" w:color="000000" w:fill="D9D9D9"/>
            <w:noWrap/>
            <w:vAlign w:val="center"/>
            <w:hideMark/>
          </w:tcPr>
          <w:p w14:paraId="6EEBAB98"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说明</w:t>
            </w:r>
          </w:p>
        </w:tc>
      </w:tr>
      <w:tr w:rsidR="00763FCE" w:rsidRPr="00710A79" w14:paraId="0E9ACAC7" w14:textId="77777777" w:rsidTr="001B6C8C">
        <w:trPr>
          <w:trHeight w:val="270"/>
        </w:trPr>
        <w:tc>
          <w:tcPr>
            <w:tcW w:w="714" w:type="dxa"/>
            <w:tcBorders>
              <w:top w:val="nil"/>
              <w:left w:val="single" w:sz="4" w:space="0" w:color="auto"/>
              <w:bottom w:val="single" w:sz="4" w:space="0" w:color="auto"/>
              <w:right w:val="single" w:sz="4" w:space="0" w:color="auto"/>
            </w:tcBorders>
          </w:tcPr>
          <w:p w14:paraId="6EA11DFB" w14:textId="77777777" w:rsidR="00763FCE" w:rsidRPr="00710A79" w:rsidRDefault="00763FCE"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608183A" w14:textId="77777777" w:rsidR="00763FCE" w:rsidRPr="00710A79" w:rsidRDefault="00763FCE"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M00</w:t>
            </w:r>
          </w:p>
        </w:tc>
        <w:tc>
          <w:tcPr>
            <w:tcW w:w="1984" w:type="dxa"/>
            <w:tcBorders>
              <w:top w:val="nil"/>
              <w:left w:val="nil"/>
              <w:bottom w:val="single" w:sz="4" w:space="0" w:color="auto"/>
              <w:right w:val="single" w:sz="4" w:space="0" w:color="auto"/>
            </w:tcBorders>
            <w:shd w:val="clear" w:color="auto" w:fill="auto"/>
            <w:vAlign w:val="center"/>
            <w:hideMark/>
          </w:tcPr>
          <w:p w14:paraId="6F962E3A" w14:textId="77777777" w:rsidR="00763FCE" w:rsidRPr="00710A79" w:rsidRDefault="00763FCE"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memberID</w:t>
            </w:r>
          </w:p>
        </w:tc>
        <w:tc>
          <w:tcPr>
            <w:tcW w:w="1701" w:type="dxa"/>
            <w:tcBorders>
              <w:top w:val="nil"/>
              <w:left w:val="nil"/>
              <w:bottom w:val="single" w:sz="4" w:space="0" w:color="auto"/>
              <w:right w:val="single" w:sz="4" w:space="0" w:color="auto"/>
            </w:tcBorders>
            <w:shd w:val="clear" w:color="auto" w:fill="auto"/>
            <w:noWrap/>
            <w:vAlign w:val="center"/>
            <w:hideMark/>
          </w:tcPr>
          <w:p w14:paraId="6F785A02" w14:textId="77777777" w:rsidR="00763FCE" w:rsidRPr="00710A79" w:rsidRDefault="00763FCE"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7721F124" w14:textId="77777777" w:rsidR="00763FCE" w:rsidRPr="00710A79" w:rsidRDefault="00763FCE"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6C2CDA00" w14:textId="77777777" w:rsidR="00763FCE" w:rsidRPr="00710A79" w:rsidRDefault="00763FCE" w:rsidP="007942C6">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0FB42FCF" w14:textId="77777777" w:rsidR="00763FCE" w:rsidRPr="00710A79" w:rsidRDefault="00763FCE" w:rsidP="00763FC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该字段值只能作为借出方会员代码</w:t>
            </w:r>
          </w:p>
        </w:tc>
      </w:tr>
      <w:tr w:rsidR="00763FCE" w:rsidRPr="00710A79" w14:paraId="57090EA6" w14:textId="77777777" w:rsidTr="001B6C8C">
        <w:trPr>
          <w:trHeight w:val="270"/>
        </w:trPr>
        <w:tc>
          <w:tcPr>
            <w:tcW w:w="714" w:type="dxa"/>
            <w:tcBorders>
              <w:top w:val="nil"/>
              <w:left w:val="single" w:sz="4" w:space="0" w:color="auto"/>
              <w:bottom w:val="single" w:sz="4" w:space="0" w:color="auto"/>
              <w:right w:val="single" w:sz="4" w:space="0" w:color="auto"/>
            </w:tcBorders>
          </w:tcPr>
          <w:p w14:paraId="6361FF12" w14:textId="77777777" w:rsidR="00763FCE" w:rsidRPr="00710A79" w:rsidRDefault="00763FCE"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1833A05" w14:textId="77777777" w:rsidR="00763FCE" w:rsidRPr="00984E1E" w:rsidRDefault="00763FCE" w:rsidP="007942C6">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84" w:type="dxa"/>
            <w:tcBorders>
              <w:top w:val="nil"/>
              <w:left w:val="nil"/>
              <w:bottom w:val="single" w:sz="4" w:space="0" w:color="auto"/>
              <w:right w:val="single" w:sz="4" w:space="0" w:color="auto"/>
            </w:tcBorders>
            <w:shd w:val="clear" w:color="auto" w:fill="auto"/>
            <w:vAlign w:val="center"/>
          </w:tcPr>
          <w:p w14:paraId="62559B8B" w14:textId="77777777" w:rsidR="00763FCE" w:rsidRPr="00984E1E" w:rsidRDefault="00763FCE" w:rsidP="007942C6">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701" w:type="dxa"/>
            <w:tcBorders>
              <w:top w:val="nil"/>
              <w:left w:val="nil"/>
              <w:bottom w:val="single" w:sz="4" w:space="0" w:color="auto"/>
              <w:right w:val="single" w:sz="4" w:space="0" w:color="auto"/>
            </w:tcBorders>
            <w:shd w:val="clear" w:color="auto" w:fill="auto"/>
            <w:noWrap/>
            <w:vAlign w:val="center"/>
          </w:tcPr>
          <w:p w14:paraId="093D1983" w14:textId="77777777" w:rsidR="00763FCE" w:rsidRPr="00984E1E" w:rsidRDefault="00763FCE" w:rsidP="007942C6">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08086D4B" w14:textId="77777777" w:rsidR="00763FCE" w:rsidRPr="007D5A61" w:rsidRDefault="00763FCE" w:rsidP="007942C6">
            <w:pPr>
              <w:spacing w:line="240" w:lineRule="auto"/>
              <w:ind w:firstLineChars="0" w:firstLine="0"/>
              <w:rPr>
                <w:rFonts w:asciiTheme="minorEastAsia" w:hAnsiTheme="minorEastAsia"/>
                <w:color w:val="000000"/>
                <w:sz w:val="21"/>
                <w:szCs w:val="21"/>
              </w:rPr>
            </w:pPr>
            <w:r w:rsidRPr="007D5A61">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vAlign w:val="center"/>
          </w:tcPr>
          <w:p w14:paraId="46557A49" w14:textId="77777777" w:rsidR="00763FCE" w:rsidRPr="007803DC" w:rsidRDefault="00763FCE" w:rsidP="007942C6">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58412A85" w14:textId="77777777" w:rsidR="00763FCE" w:rsidRPr="00710A79" w:rsidRDefault="00763FCE" w:rsidP="00763FC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该字段值只能作为借出方席位代码</w:t>
            </w:r>
          </w:p>
        </w:tc>
      </w:tr>
      <w:tr w:rsidR="005C7AE4" w:rsidRPr="00710A79" w14:paraId="3D86973B" w14:textId="77777777" w:rsidTr="00227877">
        <w:trPr>
          <w:trHeight w:val="270"/>
        </w:trPr>
        <w:tc>
          <w:tcPr>
            <w:tcW w:w="714" w:type="dxa"/>
            <w:tcBorders>
              <w:top w:val="nil"/>
              <w:left w:val="single" w:sz="4" w:space="0" w:color="auto"/>
              <w:bottom w:val="single" w:sz="4" w:space="0" w:color="auto"/>
              <w:right w:val="single" w:sz="4" w:space="0" w:color="auto"/>
            </w:tcBorders>
            <w:vAlign w:val="center"/>
          </w:tcPr>
          <w:p w14:paraId="1183EA72" w14:textId="77777777" w:rsidR="005C7AE4" w:rsidRPr="0030576E" w:rsidRDefault="005C7AE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CC5DFB9" w14:textId="77777777" w:rsidR="005C7AE4" w:rsidRPr="0030576E" w:rsidRDefault="005C7AE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84" w:type="dxa"/>
            <w:tcBorders>
              <w:top w:val="nil"/>
              <w:left w:val="nil"/>
              <w:bottom w:val="single" w:sz="4" w:space="0" w:color="auto"/>
              <w:right w:val="single" w:sz="4" w:space="0" w:color="auto"/>
            </w:tcBorders>
            <w:shd w:val="clear" w:color="auto" w:fill="auto"/>
            <w:vAlign w:val="center"/>
          </w:tcPr>
          <w:p w14:paraId="1E247A8D" w14:textId="77777777" w:rsidR="005C7AE4" w:rsidRPr="0030576E" w:rsidRDefault="005C7AE4" w:rsidP="00227877">
            <w:pPr>
              <w:widowControl/>
              <w:spacing w:line="240" w:lineRule="auto"/>
              <w:ind w:firstLineChars="0" w:firstLine="0"/>
              <w:rPr>
                <w:rFonts w:ascii="宋体" w:eastAsia="宋体" w:hAnsi="宋体" w:cs="宋体"/>
                <w:color w:val="000000"/>
                <w:kern w:val="0"/>
                <w:sz w:val="20"/>
                <w:szCs w:val="20"/>
              </w:rPr>
            </w:pPr>
            <w:r w:rsidRPr="00E42239">
              <w:rPr>
                <w:rFonts w:ascii="宋体" w:eastAsia="宋体" w:hAnsi="宋体" w:cs="宋体"/>
                <w:color w:val="000000"/>
                <w:kern w:val="0"/>
                <w:sz w:val="20"/>
                <w:szCs w:val="20"/>
              </w:rPr>
              <w:t>clientID</w:t>
            </w:r>
          </w:p>
        </w:tc>
        <w:tc>
          <w:tcPr>
            <w:tcW w:w="1701" w:type="dxa"/>
            <w:tcBorders>
              <w:top w:val="nil"/>
              <w:left w:val="nil"/>
              <w:bottom w:val="single" w:sz="4" w:space="0" w:color="auto"/>
              <w:right w:val="single" w:sz="4" w:space="0" w:color="auto"/>
            </w:tcBorders>
            <w:shd w:val="clear" w:color="auto" w:fill="auto"/>
            <w:noWrap/>
            <w:vAlign w:val="center"/>
          </w:tcPr>
          <w:p w14:paraId="787E2B7E" w14:textId="77777777" w:rsidR="005C7AE4" w:rsidRPr="0030576E" w:rsidRDefault="005C7AE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tcPr>
          <w:p w14:paraId="1B576A6D" w14:textId="77777777" w:rsidR="005C7AE4" w:rsidRPr="00492469" w:rsidRDefault="005C7AE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039A8F93" w14:textId="77777777" w:rsidR="005C7AE4" w:rsidRPr="00492469" w:rsidRDefault="005C7AE4" w:rsidP="00227877">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5B82A1D0" w14:textId="77777777" w:rsidR="005C7AE4" w:rsidRPr="003E783F" w:rsidRDefault="005C7AE4" w:rsidP="00227877">
            <w:pPr>
              <w:widowControl/>
              <w:spacing w:line="240" w:lineRule="auto"/>
              <w:ind w:firstLineChars="0" w:firstLine="0"/>
              <w:rPr>
                <w:rFonts w:ascii="宋体" w:eastAsia="宋体" w:hAnsi="宋体" w:cs="宋体"/>
                <w:color w:val="000000"/>
                <w:kern w:val="0"/>
                <w:sz w:val="20"/>
                <w:szCs w:val="20"/>
              </w:rPr>
            </w:pPr>
          </w:p>
        </w:tc>
      </w:tr>
      <w:tr w:rsidR="005C7AE4" w:rsidRPr="00710A79" w14:paraId="05C53423" w14:textId="77777777" w:rsidTr="00227877">
        <w:trPr>
          <w:trHeight w:val="270"/>
        </w:trPr>
        <w:tc>
          <w:tcPr>
            <w:tcW w:w="714" w:type="dxa"/>
            <w:tcBorders>
              <w:top w:val="nil"/>
              <w:left w:val="single" w:sz="4" w:space="0" w:color="auto"/>
              <w:bottom w:val="single" w:sz="4" w:space="0" w:color="auto"/>
              <w:right w:val="single" w:sz="4" w:space="0" w:color="auto"/>
            </w:tcBorders>
            <w:vAlign w:val="center"/>
          </w:tcPr>
          <w:p w14:paraId="074997B0" w14:textId="77777777" w:rsidR="005C7AE4" w:rsidRPr="0030576E" w:rsidRDefault="005C7AE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D4CE845" w14:textId="77777777" w:rsidR="005C7AE4" w:rsidRPr="00492469" w:rsidRDefault="005C7AE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984" w:type="dxa"/>
            <w:tcBorders>
              <w:top w:val="nil"/>
              <w:left w:val="nil"/>
              <w:bottom w:val="single" w:sz="4" w:space="0" w:color="auto"/>
              <w:right w:val="single" w:sz="4" w:space="0" w:color="auto"/>
            </w:tcBorders>
            <w:shd w:val="clear" w:color="auto" w:fill="auto"/>
            <w:vAlign w:val="center"/>
          </w:tcPr>
          <w:p w14:paraId="7A7774C8" w14:textId="77777777" w:rsidR="005C7AE4" w:rsidRPr="00492469" w:rsidRDefault="005C7AE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1701" w:type="dxa"/>
            <w:tcBorders>
              <w:top w:val="nil"/>
              <w:left w:val="nil"/>
              <w:bottom w:val="single" w:sz="4" w:space="0" w:color="auto"/>
              <w:right w:val="single" w:sz="4" w:space="0" w:color="auto"/>
            </w:tcBorders>
            <w:shd w:val="clear" w:color="auto" w:fill="auto"/>
            <w:noWrap/>
            <w:vAlign w:val="center"/>
          </w:tcPr>
          <w:p w14:paraId="53C81511" w14:textId="77777777" w:rsidR="005C7AE4" w:rsidRPr="00492469" w:rsidRDefault="005C7AE4"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vAlign w:val="center"/>
          </w:tcPr>
          <w:p w14:paraId="3DDD031E" w14:textId="77777777" w:rsidR="005C7AE4" w:rsidRPr="00492469" w:rsidRDefault="005C7AE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62CD7CD9" w14:textId="77777777" w:rsidR="005C7AE4" w:rsidRPr="00492469" w:rsidRDefault="005C7AE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003B80B4" w14:textId="77777777" w:rsidR="005C7AE4" w:rsidRPr="00492469" w:rsidRDefault="005C7AE4" w:rsidP="00227877">
            <w:pPr>
              <w:widowControl/>
              <w:spacing w:line="240" w:lineRule="auto"/>
              <w:ind w:firstLineChars="0" w:firstLine="0"/>
              <w:rPr>
                <w:rFonts w:ascii="宋体" w:eastAsia="宋体" w:hAnsi="宋体" w:cs="宋体"/>
                <w:color w:val="000000"/>
                <w:kern w:val="0"/>
                <w:sz w:val="20"/>
                <w:szCs w:val="20"/>
              </w:rPr>
            </w:pPr>
          </w:p>
        </w:tc>
      </w:tr>
      <w:tr w:rsidR="0077711C" w:rsidRPr="00710A79" w14:paraId="13D7983D" w14:textId="77777777" w:rsidTr="00227877">
        <w:trPr>
          <w:trHeight w:val="270"/>
        </w:trPr>
        <w:tc>
          <w:tcPr>
            <w:tcW w:w="714" w:type="dxa"/>
            <w:tcBorders>
              <w:top w:val="nil"/>
              <w:left w:val="single" w:sz="4" w:space="0" w:color="auto"/>
              <w:bottom w:val="single" w:sz="4" w:space="0" w:color="auto"/>
              <w:right w:val="single" w:sz="4" w:space="0" w:color="auto"/>
            </w:tcBorders>
            <w:vAlign w:val="center"/>
          </w:tcPr>
          <w:p w14:paraId="796DE5C6" w14:textId="77777777" w:rsidR="0077711C" w:rsidRPr="0030576E" w:rsidRDefault="0077711C"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814DAF3"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984" w:type="dxa"/>
            <w:tcBorders>
              <w:top w:val="nil"/>
              <w:left w:val="nil"/>
              <w:bottom w:val="single" w:sz="4" w:space="0" w:color="auto"/>
              <w:right w:val="single" w:sz="4" w:space="0" w:color="auto"/>
            </w:tcBorders>
            <w:shd w:val="clear" w:color="auto" w:fill="auto"/>
            <w:vAlign w:val="center"/>
          </w:tcPr>
          <w:p w14:paraId="23204CE8"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1701" w:type="dxa"/>
            <w:tcBorders>
              <w:top w:val="nil"/>
              <w:left w:val="nil"/>
              <w:bottom w:val="single" w:sz="4" w:space="0" w:color="auto"/>
              <w:right w:val="single" w:sz="4" w:space="0" w:color="auto"/>
            </w:tcBorders>
            <w:shd w:val="clear" w:color="auto" w:fill="auto"/>
            <w:noWrap/>
            <w:vAlign w:val="center"/>
          </w:tcPr>
          <w:p w14:paraId="293335B4"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tcPr>
          <w:p w14:paraId="2C9FF091"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0EDCAAAB"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428C1A3E" w14:textId="77777777" w:rsidR="0077711C" w:rsidRPr="00492469" w:rsidRDefault="0077711C" w:rsidP="00227877">
            <w:pPr>
              <w:widowControl/>
              <w:spacing w:line="240" w:lineRule="auto"/>
              <w:ind w:firstLineChars="0" w:firstLine="0"/>
              <w:rPr>
                <w:rFonts w:ascii="宋体" w:eastAsia="宋体" w:hAnsi="宋体" w:cs="宋体"/>
                <w:color w:val="000000"/>
                <w:kern w:val="0"/>
                <w:sz w:val="20"/>
                <w:szCs w:val="20"/>
              </w:rPr>
            </w:pPr>
          </w:p>
        </w:tc>
      </w:tr>
      <w:tr w:rsidR="005C7AE4" w:rsidRPr="00710A79" w14:paraId="39EBFD9A" w14:textId="77777777" w:rsidTr="00227877">
        <w:trPr>
          <w:trHeight w:val="270"/>
        </w:trPr>
        <w:tc>
          <w:tcPr>
            <w:tcW w:w="714" w:type="dxa"/>
            <w:tcBorders>
              <w:top w:val="nil"/>
              <w:left w:val="single" w:sz="4" w:space="0" w:color="auto"/>
              <w:bottom w:val="single" w:sz="4" w:space="0" w:color="auto"/>
              <w:right w:val="single" w:sz="4" w:space="0" w:color="auto"/>
            </w:tcBorders>
            <w:vAlign w:val="center"/>
          </w:tcPr>
          <w:p w14:paraId="50F81C39" w14:textId="77777777" w:rsidR="005C7AE4" w:rsidRPr="0030576E" w:rsidRDefault="005C7AE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95F9C29" w14:textId="77777777" w:rsidR="005C7AE4" w:rsidRPr="0030576E" w:rsidRDefault="005C7AE4"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vAlign w:val="center"/>
          </w:tcPr>
          <w:p w14:paraId="43F6A87C" w14:textId="77777777" w:rsidR="005C7AE4" w:rsidRPr="00FA0AF2" w:rsidRDefault="005C7AE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opClientID</w:t>
            </w:r>
          </w:p>
        </w:tc>
        <w:tc>
          <w:tcPr>
            <w:tcW w:w="1701" w:type="dxa"/>
            <w:tcBorders>
              <w:top w:val="nil"/>
              <w:left w:val="nil"/>
              <w:bottom w:val="single" w:sz="4" w:space="0" w:color="auto"/>
              <w:right w:val="single" w:sz="4" w:space="0" w:color="auto"/>
            </w:tcBorders>
            <w:shd w:val="clear" w:color="auto" w:fill="auto"/>
            <w:noWrap/>
            <w:vAlign w:val="center"/>
          </w:tcPr>
          <w:p w14:paraId="68AA83D9" w14:textId="77777777" w:rsidR="005C7AE4" w:rsidRPr="00FA0AF2" w:rsidRDefault="005C7AE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vAlign w:val="center"/>
          </w:tcPr>
          <w:p w14:paraId="7090FDC3" w14:textId="77777777" w:rsidR="005C7AE4" w:rsidRPr="00FA0AF2" w:rsidRDefault="005C7AE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05640B31" w14:textId="77777777" w:rsidR="005C7AE4" w:rsidRPr="00FA0AF2" w:rsidRDefault="005C7AE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6A0E1943" w14:textId="77777777" w:rsidR="005C7AE4" w:rsidRPr="00FA0AF2" w:rsidRDefault="005C7AE4" w:rsidP="00227877">
            <w:pPr>
              <w:widowControl/>
              <w:spacing w:line="240" w:lineRule="auto"/>
              <w:ind w:firstLineChars="0" w:firstLine="0"/>
              <w:rPr>
                <w:rFonts w:ascii="宋体" w:eastAsia="宋体" w:hAnsi="宋体" w:cs="宋体"/>
                <w:color w:val="000000"/>
                <w:kern w:val="0"/>
                <w:sz w:val="20"/>
                <w:szCs w:val="20"/>
              </w:rPr>
            </w:pPr>
          </w:p>
        </w:tc>
      </w:tr>
      <w:tr w:rsidR="005C7AE4" w:rsidRPr="00710A79" w14:paraId="345EC150" w14:textId="77777777" w:rsidTr="001B6C8C">
        <w:trPr>
          <w:trHeight w:val="270"/>
        </w:trPr>
        <w:tc>
          <w:tcPr>
            <w:tcW w:w="714" w:type="dxa"/>
            <w:tcBorders>
              <w:top w:val="nil"/>
              <w:left w:val="single" w:sz="4" w:space="0" w:color="auto"/>
              <w:bottom w:val="single" w:sz="4" w:space="0" w:color="auto"/>
              <w:right w:val="single" w:sz="4" w:space="0" w:color="auto"/>
            </w:tcBorders>
          </w:tcPr>
          <w:p w14:paraId="2D6CC3C1"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09E8F8A"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1984" w:type="dxa"/>
            <w:tcBorders>
              <w:top w:val="nil"/>
              <w:left w:val="nil"/>
              <w:bottom w:val="single" w:sz="4" w:space="0" w:color="auto"/>
              <w:right w:val="single" w:sz="4" w:space="0" w:color="auto"/>
            </w:tcBorders>
            <w:shd w:val="clear" w:color="auto" w:fill="auto"/>
            <w:noWrap/>
            <w:vAlign w:val="center"/>
            <w:hideMark/>
          </w:tcPr>
          <w:p w14:paraId="1DF58577"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applyDate</w:t>
            </w:r>
          </w:p>
        </w:tc>
        <w:tc>
          <w:tcPr>
            <w:tcW w:w="1701" w:type="dxa"/>
            <w:tcBorders>
              <w:top w:val="nil"/>
              <w:left w:val="nil"/>
              <w:bottom w:val="single" w:sz="4" w:space="0" w:color="auto"/>
              <w:right w:val="single" w:sz="4" w:space="0" w:color="auto"/>
            </w:tcBorders>
            <w:shd w:val="clear" w:color="auto" w:fill="auto"/>
            <w:noWrap/>
            <w:vAlign w:val="center"/>
            <w:hideMark/>
          </w:tcPr>
          <w:p w14:paraId="6F0DE205"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申报自然日期</w:t>
            </w:r>
          </w:p>
        </w:tc>
        <w:tc>
          <w:tcPr>
            <w:tcW w:w="760" w:type="dxa"/>
            <w:tcBorders>
              <w:top w:val="nil"/>
              <w:left w:val="nil"/>
              <w:bottom w:val="single" w:sz="4" w:space="0" w:color="auto"/>
              <w:right w:val="single" w:sz="4" w:space="0" w:color="auto"/>
            </w:tcBorders>
            <w:shd w:val="clear" w:color="auto" w:fill="auto"/>
            <w:noWrap/>
            <w:vAlign w:val="center"/>
            <w:hideMark/>
          </w:tcPr>
          <w:p w14:paraId="02A4D813"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090206EE"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2DD08A84"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p>
        </w:tc>
      </w:tr>
      <w:tr w:rsidR="00ED281F" w:rsidRPr="00710A79" w14:paraId="62ECFD78" w14:textId="77777777" w:rsidTr="001B6C8C">
        <w:trPr>
          <w:trHeight w:val="270"/>
        </w:trPr>
        <w:tc>
          <w:tcPr>
            <w:tcW w:w="714" w:type="dxa"/>
            <w:tcBorders>
              <w:top w:val="nil"/>
              <w:left w:val="single" w:sz="4" w:space="0" w:color="auto"/>
              <w:bottom w:val="single" w:sz="4" w:space="0" w:color="auto"/>
              <w:right w:val="single" w:sz="4" w:space="0" w:color="auto"/>
            </w:tcBorders>
          </w:tcPr>
          <w:p w14:paraId="322ADCB6"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1620E9E"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984" w:type="dxa"/>
            <w:tcBorders>
              <w:top w:val="nil"/>
              <w:left w:val="nil"/>
              <w:bottom w:val="single" w:sz="4" w:space="0" w:color="auto"/>
              <w:right w:val="single" w:sz="4" w:space="0" w:color="auto"/>
            </w:tcBorders>
            <w:shd w:val="clear" w:color="auto" w:fill="auto"/>
            <w:vAlign w:val="center"/>
          </w:tcPr>
          <w:p w14:paraId="19D79316" w14:textId="77777777" w:rsidR="00ED281F" w:rsidRPr="00FA0AF2" w:rsidRDefault="00ED281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applySheetNo</w:t>
            </w:r>
          </w:p>
        </w:tc>
        <w:tc>
          <w:tcPr>
            <w:tcW w:w="1701" w:type="dxa"/>
            <w:tcBorders>
              <w:top w:val="nil"/>
              <w:left w:val="nil"/>
              <w:bottom w:val="single" w:sz="4" w:space="0" w:color="auto"/>
              <w:right w:val="single" w:sz="4" w:space="0" w:color="auto"/>
            </w:tcBorders>
            <w:shd w:val="clear" w:color="auto" w:fill="auto"/>
            <w:noWrap/>
            <w:vAlign w:val="center"/>
            <w:hideMark/>
          </w:tcPr>
          <w:p w14:paraId="7E32805A"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租借状态变更申报编号</w:t>
            </w:r>
          </w:p>
        </w:tc>
        <w:tc>
          <w:tcPr>
            <w:tcW w:w="760" w:type="dxa"/>
            <w:tcBorders>
              <w:top w:val="nil"/>
              <w:left w:val="nil"/>
              <w:bottom w:val="single" w:sz="4" w:space="0" w:color="auto"/>
              <w:right w:val="single" w:sz="4" w:space="0" w:color="auto"/>
            </w:tcBorders>
            <w:shd w:val="clear" w:color="auto" w:fill="auto"/>
            <w:vAlign w:val="center"/>
            <w:hideMark/>
          </w:tcPr>
          <w:p w14:paraId="7272FE95"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409D825B"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759EAA02"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p>
        </w:tc>
      </w:tr>
      <w:tr w:rsidR="00ED281F" w:rsidRPr="00710A79" w14:paraId="1CAB026D" w14:textId="77777777" w:rsidTr="001B6C8C">
        <w:trPr>
          <w:trHeight w:val="270"/>
        </w:trPr>
        <w:tc>
          <w:tcPr>
            <w:tcW w:w="714" w:type="dxa"/>
            <w:tcBorders>
              <w:top w:val="nil"/>
              <w:left w:val="single" w:sz="4" w:space="0" w:color="auto"/>
              <w:bottom w:val="single" w:sz="4" w:space="0" w:color="auto"/>
              <w:right w:val="single" w:sz="4" w:space="0" w:color="auto"/>
            </w:tcBorders>
          </w:tcPr>
          <w:p w14:paraId="38C4D06B"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17C5AF5"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vAlign w:val="center"/>
          </w:tcPr>
          <w:p w14:paraId="4ABA4AC9" w14:textId="77777777" w:rsidR="00ED281F" w:rsidRPr="00FA0AF2" w:rsidRDefault="00ED281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sheetNo</w:t>
            </w:r>
          </w:p>
        </w:tc>
        <w:tc>
          <w:tcPr>
            <w:tcW w:w="1701" w:type="dxa"/>
            <w:tcBorders>
              <w:top w:val="nil"/>
              <w:left w:val="nil"/>
              <w:bottom w:val="single" w:sz="4" w:space="0" w:color="auto"/>
              <w:right w:val="single" w:sz="4" w:space="0" w:color="auto"/>
            </w:tcBorders>
            <w:shd w:val="clear" w:color="auto" w:fill="auto"/>
            <w:noWrap/>
            <w:vAlign w:val="center"/>
          </w:tcPr>
          <w:p w14:paraId="67D3DC81"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租借登记编号</w:t>
            </w:r>
          </w:p>
        </w:tc>
        <w:tc>
          <w:tcPr>
            <w:tcW w:w="760" w:type="dxa"/>
            <w:tcBorders>
              <w:top w:val="nil"/>
              <w:left w:val="nil"/>
              <w:bottom w:val="single" w:sz="4" w:space="0" w:color="auto"/>
              <w:right w:val="single" w:sz="4" w:space="0" w:color="auto"/>
            </w:tcBorders>
            <w:shd w:val="clear" w:color="auto" w:fill="auto"/>
            <w:vAlign w:val="center"/>
          </w:tcPr>
          <w:p w14:paraId="45BF38C0"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53F0E934"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5C2F465B"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p>
        </w:tc>
      </w:tr>
      <w:tr w:rsidR="005C7AE4" w:rsidRPr="00710A79" w14:paraId="11A26B98" w14:textId="77777777" w:rsidTr="001B6C8C">
        <w:trPr>
          <w:trHeight w:val="720"/>
        </w:trPr>
        <w:tc>
          <w:tcPr>
            <w:tcW w:w="714" w:type="dxa"/>
            <w:tcBorders>
              <w:top w:val="nil"/>
              <w:left w:val="single" w:sz="4" w:space="0" w:color="auto"/>
              <w:bottom w:val="single" w:sz="4" w:space="0" w:color="auto"/>
              <w:right w:val="single" w:sz="4" w:space="0" w:color="auto"/>
            </w:tcBorders>
          </w:tcPr>
          <w:p w14:paraId="6788E29E"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96AAB22"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K05</w:t>
            </w:r>
          </w:p>
        </w:tc>
        <w:tc>
          <w:tcPr>
            <w:tcW w:w="1984" w:type="dxa"/>
            <w:tcBorders>
              <w:top w:val="nil"/>
              <w:left w:val="nil"/>
              <w:bottom w:val="single" w:sz="4" w:space="0" w:color="auto"/>
              <w:right w:val="single" w:sz="4" w:space="0" w:color="auto"/>
            </w:tcBorders>
            <w:shd w:val="clear" w:color="auto" w:fill="auto"/>
            <w:noWrap/>
            <w:vAlign w:val="center"/>
            <w:hideMark/>
          </w:tcPr>
          <w:p w14:paraId="5C33E1C2"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applyState</w:t>
            </w:r>
          </w:p>
        </w:tc>
        <w:tc>
          <w:tcPr>
            <w:tcW w:w="1701" w:type="dxa"/>
            <w:tcBorders>
              <w:top w:val="nil"/>
              <w:left w:val="nil"/>
              <w:bottom w:val="single" w:sz="4" w:space="0" w:color="auto"/>
              <w:right w:val="single" w:sz="4" w:space="0" w:color="auto"/>
            </w:tcBorders>
            <w:shd w:val="clear" w:color="auto" w:fill="auto"/>
            <w:noWrap/>
            <w:vAlign w:val="center"/>
            <w:hideMark/>
          </w:tcPr>
          <w:p w14:paraId="4D68C856"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申报状态</w:t>
            </w:r>
          </w:p>
        </w:tc>
        <w:tc>
          <w:tcPr>
            <w:tcW w:w="760" w:type="dxa"/>
            <w:tcBorders>
              <w:top w:val="nil"/>
              <w:left w:val="nil"/>
              <w:bottom w:val="single" w:sz="4" w:space="0" w:color="auto"/>
              <w:right w:val="single" w:sz="4" w:space="0" w:color="auto"/>
            </w:tcBorders>
            <w:shd w:val="clear" w:color="auto" w:fill="auto"/>
            <w:vAlign w:val="center"/>
            <w:hideMark/>
          </w:tcPr>
          <w:p w14:paraId="47DA648E"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20508935"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hideMark/>
          </w:tcPr>
          <w:p w14:paraId="4CAC8621" w14:textId="77777777" w:rsidR="005C7AE4" w:rsidRPr="00FA0AF2" w:rsidRDefault="005C7AE4" w:rsidP="00763FCE">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1位字符，取值：已提交，变更成功，变更失败。</w:t>
            </w:r>
          </w:p>
        </w:tc>
      </w:tr>
      <w:tr w:rsidR="005C7AE4" w:rsidRPr="00710A79" w14:paraId="0DC5B52B" w14:textId="77777777" w:rsidTr="001B6C8C">
        <w:trPr>
          <w:trHeight w:val="270"/>
        </w:trPr>
        <w:tc>
          <w:tcPr>
            <w:tcW w:w="714" w:type="dxa"/>
            <w:tcBorders>
              <w:top w:val="nil"/>
              <w:left w:val="single" w:sz="4" w:space="0" w:color="auto"/>
              <w:bottom w:val="single" w:sz="4" w:space="0" w:color="auto"/>
              <w:right w:val="single" w:sz="4" w:space="0" w:color="auto"/>
            </w:tcBorders>
          </w:tcPr>
          <w:p w14:paraId="1F066443"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341211A"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hideMark/>
          </w:tcPr>
          <w:p w14:paraId="049FB638"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traderID</w:t>
            </w:r>
          </w:p>
        </w:tc>
        <w:tc>
          <w:tcPr>
            <w:tcW w:w="1701" w:type="dxa"/>
            <w:tcBorders>
              <w:top w:val="nil"/>
              <w:left w:val="nil"/>
              <w:bottom w:val="single" w:sz="4" w:space="0" w:color="auto"/>
              <w:right w:val="single" w:sz="4" w:space="0" w:color="auto"/>
            </w:tcBorders>
            <w:shd w:val="clear" w:color="auto" w:fill="auto"/>
            <w:noWrap/>
            <w:vAlign w:val="center"/>
            <w:hideMark/>
          </w:tcPr>
          <w:p w14:paraId="7E1E38AA"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用户代码</w:t>
            </w:r>
          </w:p>
        </w:tc>
        <w:tc>
          <w:tcPr>
            <w:tcW w:w="760" w:type="dxa"/>
            <w:tcBorders>
              <w:top w:val="nil"/>
              <w:left w:val="nil"/>
              <w:bottom w:val="single" w:sz="4" w:space="0" w:color="auto"/>
              <w:right w:val="single" w:sz="4" w:space="0" w:color="auto"/>
            </w:tcBorders>
            <w:shd w:val="clear" w:color="auto" w:fill="auto"/>
            <w:vAlign w:val="center"/>
            <w:hideMark/>
          </w:tcPr>
          <w:p w14:paraId="6870C60B"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496A909A"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183A4069" w14:textId="77777777" w:rsidR="005C7AE4" w:rsidRPr="00FA0AF2" w:rsidRDefault="005C7AE4" w:rsidP="007942C6">
            <w:pPr>
              <w:widowControl/>
              <w:spacing w:line="240" w:lineRule="auto"/>
              <w:ind w:firstLineChars="0" w:firstLine="0"/>
              <w:jc w:val="left"/>
              <w:rPr>
                <w:rFonts w:ascii="宋体" w:eastAsia="宋体" w:hAnsi="宋体" w:cs="宋体"/>
                <w:color w:val="000000"/>
                <w:kern w:val="0"/>
                <w:sz w:val="20"/>
                <w:szCs w:val="20"/>
              </w:rPr>
            </w:pPr>
          </w:p>
        </w:tc>
      </w:tr>
      <w:tr w:rsidR="005C7AE4" w:rsidRPr="00710A79" w14:paraId="745A7941" w14:textId="77777777" w:rsidTr="001B6C8C">
        <w:trPr>
          <w:trHeight w:val="270"/>
        </w:trPr>
        <w:tc>
          <w:tcPr>
            <w:tcW w:w="714" w:type="dxa"/>
            <w:tcBorders>
              <w:top w:val="nil"/>
              <w:left w:val="single" w:sz="4" w:space="0" w:color="auto"/>
              <w:bottom w:val="single" w:sz="4" w:space="0" w:color="auto"/>
              <w:right w:val="single" w:sz="4" w:space="0" w:color="auto"/>
            </w:tcBorders>
          </w:tcPr>
          <w:p w14:paraId="74C3EEDC"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BAF6FA0" w14:textId="04F67156" w:rsidR="005C7AE4" w:rsidRPr="00710A79" w:rsidRDefault="00B90A33" w:rsidP="00B90A33">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color w:val="000000"/>
                <w:kern w:val="0"/>
                <w:sz w:val="20"/>
                <w:szCs w:val="20"/>
              </w:rPr>
              <w:t>95</w:t>
            </w:r>
          </w:p>
        </w:tc>
        <w:tc>
          <w:tcPr>
            <w:tcW w:w="1984" w:type="dxa"/>
            <w:tcBorders>
              <w:top w:val="nil"/>
              <w:left w:val="nil"/>
              <w:bottom w:val="single" w:sz="4" w:space="0" w:color="auto"/>
              <w:right w:val="single" w:sz="4" w:space="0" w:color="auto"/>
            </w:tcBorders>
            <w:shd w:val="clear" w:color="auto" w:fill="auto"/>
            <w:vAlign w:val="center"/>
            <w:hideMark/>
          </w:tcPr>
          <w:p w14:paraId="345A10C9" w14:textId="08A14CA8"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r w:rsidR="00EE3FE8" w:rsidRPr="004F120C">
              <w:rPr>
                <w:rFonts w:ascii="宋体" w:eastAsia="宋体" w:hAnsi="宋体" w:cs="宋体"/>
                <w:color w:val="000000"/>
                <w:kern w:val="0"/>
                <w:sz w:val="20"/>
                <w:szCs w:val="20"/>
              </w:rPr>
              <w:t>applyDetailInfoData</w:t>
            </w:r>
            <w:r w:rsidRPr="00710A79">
              <w:rPr>
                <w:rFonts w:ascii="宋体" w:eastAsia="宋体" w:hAnsi="宋体" w:cs="宋体" w:hint="eastAsia"/>
                <w:color w:val="000000"/>
                <w:kern w:val="0"/>
                <w:sz w:val="20"/>
                <w:szCs w:val="20"/>
              </w:rPr>
              <w:t>]</w:t>
            </w:r>
          </w:p>
        </w:tc>
        <w:tc>
          <w:tcPr>
            <w:tcW w:w="1701" w:type="dxa"/>
            <w:tcBorders>
              <w:top w:val="nil"/>
              <w:left w:val="nil"/>
              <w:bottom w:val="single" w:sz="4" w:space="0" w:color="auto"/>
              <w:right w:val="single" w:sz="4" w:space="0" w:color="auto"/>
            </w:tcBorders>
            <w:shd w:val="clear" w:color="auto" w:fill="auto"/>
            <w:noWrap/>
            <w:vAlign w:val="center"/>
            <w:hideMark/>
          </w:tcPr>
          <w:p w14:paraId="7E42C9AE" w14:textId="77777777" w:rsidR="005C7AE4" w:rsidRPr="00710A79" w:rsidRDefault="005C7AE4" w:rsidP="00BC651A">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w:t>
            </w:r>
            <w:r>
              <w:rPr>
                <w:rFonts w:ascii="宋体" w:eastAsia="宋体" w:hAnsi="宋体" w:cs="宋体" w:hint="eastAsia"/>
                <w:color w:val="000000"/>
                <w:kern w:val="0"/>
                <w:sz w:val="20"/>
                <w:szCs w:val="20"/>
              </w:rPr>
              <w:t>状态变更申报</w:t>
            </w:r>
            <w:r w:rsidRPr="00710A79">
              <w:rPr>
                <w:rFonts w:ascii="宋体" w:eastAsia="宋体" w:hAnsi="宋体" w:cs="宋体" w:hint="eastAsia"/>
                <w:color w:val="000000"/>
                <w:kern w:val="0"/>
                <w:sz w:val="20"/>
                <w:szCs w:val="20"/>
              </w:rPr>
              <w:t>信息</w:t>
            </w:r>
            <w:r>
              <w:rPr>
                <w:rFonts w:ascii="宋体" w:eastAsia="宋体" w:hAnsi="宋体" w:cs="宋体" w:hint="eastAsia"/>
                <w:color w:val="000000"/>
                <w:kern w:val="0"/>
                <w:sz w:val="20"/>
                <w:szCs w:val="20"/>
              </w:rPr>
              <w:t>数据</w:t>
            </w:r>
          </w:p>
        </w:tc>
        <w:tc>
          <w:tcPr>
            <w:tcW w:w="760" w:type="dxa"/>
            <w:tcBorders>
              <w:top w:val="nil"/>
              <w:left w:val="nil"/>
              <w:bottom w:val="single" w:sz="4" w:space="0" w:color="auto"/>
              <w:right w:val="single" w:sz="4" w:space="0" w:color="auto"/>
            </w:tcBorders>
            <w:shd w:val="clear" w:color="auto" w:fill="auto"/>
            <w:noWrap/>
            <w:vAlign w:val="center"/>
            <w:hideMark/>
          </w:tcPr>
          <w:p w14:paraId="6340102B"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2BB93A7B"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7C0559FF" w14:textId="77777777" w:rsidR="005C7AE4" w:rsidRPr="00D84A76" w:rsidRDefault="005C7AE4"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5C7AE4" w:rsidRPr="00710A79" w14:paraId="572B3E0F" w14:textId="77777777" w:rsidTr="00860B23">
        <w:trPr>
          <w:trHeight w:val="270"/>
        </w:trPr>
        <w:tc>
          <w:tcPr>
            <w:tcW w:w="714" w:type="dxa"/>
            <w:tcBorders>
              <w:top w:val="nil"/>
              <w:left w:val="single" w:sz="4" w:space="0" w:color="auto"/>
              <w:bottom w:val="single" w:sz="4" w:space="0" w:color="auto"/>
              <w:right w:val="single" w:sz="4" w:space="0" w:color="auto"/>
            </w:tcBorders>
          </w:tcPr>
          <w:p w14:paraId="4DEAA8ED"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E5F5EBE"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1984" w:type="dxa"/>
            <w:tcBorders>
              <w:top w:val="nil"/>
              <w:left w:val="nil"/>
              <w:bottom w:val="single" w:sz="4" w:space="0" w:color="auto"/>
              <w:right w:val="single" w:sz="4" w:space="0" w:color="auto"/>
            </w:tcBorders>
            <w:shd w:val="clear" w:color="auto" w:fill="auto"/>
            <w:vAlign w:val="center"/>
          </w:tcPr>
          <w:p w14:paraId="6BC28646"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1701" w:type="dxa"/>
            <w:tcBorders>
              <w:top w:val="nil"/>
              <w:left w:val="nil"/>
              <w:bottom w:val="single" w:sz="4" w:space="0" w:color="auto"/>
              <w:right w:val="single" w:sz="4" w:space="0" w:color="auto"/>
            </w:tcBorders>
            <w:shd w:val="clear" w:color="auto" w:fill="auto"/>
            <w:noWrap/>
            <w:vAlign w:val="center"/>
            <w:hideMark/>
          </w:tcPr>
          <w:p w14:paraId="20A610CF"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w:t>
            </w:r>
            <w:r>
              <w:rPr>
                <w:rFonts w:ascii="宋体" w:eastAsia="宋体" w:hAnsi="宋体" w:cs="宋体" w:hint="eastAsia"/>
                <w:color w:val="000000"/>
                <w:kern w:val="0"/>
                <w:sz w:val="20"/>
                <w:szCs w:val="20"/>
              </w:rPr>
              <w:t>状态变更</w:t>
            </w:r>
            <w:r w:rsidRPr="00710A79">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w:t>
            </w:r>
            <w:r w:rsidRPr="00710A79">
              <w:rPr>
                <w:rFonts w:ascii="宋体" w:eastAsia="宋体" w:hAnsi="宋体" w:cs="宋体" w:hint="eastAsia"/>
                <w:color w:val="000000"/>
                <w:kern w:val="0"/>
                <w:sz w:val="20"/>
                <w:szCs w:val="20"/>
              </w:rPr>
              <w:t>信息</w:t>
            </w:r>
          </w:p>
        </w:tc>
        <w:tc>
          <w:tcPr>
            <w:tcW w:w="760" w:type="dxa"/>
            <w:tcBorders>
              <w:top w:val="nil"/>
              <w:left w:val="nil"/>
              <w:bottom w:val="single" w:sz="4" w:space="0" w:color="auto"/>
              <w:right w:val="single" w:sz="4" w:space="0" w:color="auto"/>
            </w:tcBorders>
            <w:shd w:val="clear" w:color="auto" w:fill="auto"/>
            <w:noWrap/>
            <w:vAlign w:val="center"/>
          </w:tcPr>
          <w:p w14:paraId="1DDFA5E6"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vAlign w:val="center"/>
          </w:tcPr>
          <w:p w14:paraId="27EC3416" w14:textId="77777777" w:rsidR="005C7AE4" w:rsidRPr="00D84A76"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tcPr>
          <w:p w14:paraId="2B96E711" w14:textId="77777777" w:rsidR="005C7AE4" w:rsidRPr="00D84A76" w:rsidRDefault="005C7AE4" w:rsidP="007942C6">
            <w:pPr>
              <w:widowControl/>
              <w:spacing w:line="240" w:lineRule="auto"/>
              <w:ind w:firstLineChars="0" w:firstLine="0"/>
              <w:jc w:val="left"/>
              <w:rPr>
                <w:rFonts w:ascii="宋体" w:eastAsia="宋体" w:hAnsi="宋体" w:cs="宋体"/>
                <w:color w:val="000000"/>
                <w:kern w:val="0"/>
                <w:sz w:val="20"/>
                <w:szCs w:val="20"/>
              </w:rPr>
            </w:pPr>
          </w:p>
        </w:tc>
      </w:tr>
      <w:tr w:rsidR="00ED281F" w:rsidRPr="00710A79" w14:paraId="5F38FD16" w14:textId="77777777" w:rsidTr="001B6C8C">
        <w:trPr>
          <w:trHeight w:val="270"/>
        </w:trPr>
        <w:tc>
          <w:tcPr>
            <w:tcW w:w="714" w:type="dxa"/>
            <w:tcBorders>
              <w:top w:val="nil"/>
              <w:left w:val="single" w:sz="4" w:space="0" w:color="auto"/>
              <w:bottom w:val="single" w:sz="4" w:space="0" w:color="auto"/>
              <w:right w:val="single" w:sz="4" w:space="0" w:color="auto"/>
            </w:tcBorders>
          </w:tcPr>
          <w:p w14:paraId="30F898D8" w14:textId="77777777" w:rsidR="00ED281F" w:rsidRPr="00316455" w:rsidRDefault="00ED281F"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C0C76AD"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w:t>
            </w:r>
            <w:r>
              <w:rPr>
                <w:rFonts w:ascii="宋体" w:eastAsia="宋体" w:hAnsi="宋体" w:cs="宋体" w:hint="eastAsia"/>
                <w:color w:val="000000"/>
                <w:kern w:val="0"/>
                <w:sz w:val="20"/>
                <w:szCs w:val="20"/>
              </w:rPr>
              <w:t>03</w:t>
            </w:r>
          </w:p>
        </w:tc>
        <w:tc>
          <w:tcPr>
            <w:tcW w:w="1984" w:type="dxa"/>
            <w:tcBorders>
              <w:top w:val="nil"/>
              <w:left w:val="nil"/>
              <w:bottom w:val="single" w:sz="4" w:space="0" w:color="auto"/>
              <w:right w:val="single" w:sz="4" w:space="0" w:color="auto"/>
            </w:tcBorders>
            <w:shd w:val="clear" w:color="auto" w:fill="auto"/>
            <w:vAlign w:val="center"/>
            <w:hideMark/>
          </w:tcPr>
          <w:p w14:paraId="1531AD62" w14:textId="77777777" w:rsidR="00ED281F" w:rsidRPr="00710A79" w:rsidRDefault="00ED281F" w:rsidP="00227877">
            <w:pPr>
              <w:widowControl/>
              <w:spacing w:line="240" w:lineRule="auto"/>
              <w:ind w:firstLineChars="0" w:firstLine="0"/>
              <w:rPr>
                <w:rFonts w:ascii="宋体" w:eastAsia="宋体" w:hAnsi="宋体" w:cs="宋体"/>
                <w:color w:val="000000"/>
                <w:kern w:val="0"/>
                <w:sz w:val="20"/>
                <w:szCs w:val="20"/>
              </w:rPr>
            </w:pPr>
            <w:r w:rsidRPr="00ED281F">
              <w:rPr>
                <w:rFonts w:ascii="宋体" w:eastAsia="宋体" w:hAnsi="宋体" w:cs="宋体"/>
                <w:color w:val="000000"/>
                <w:kern w:val="0"/>
                <w:sz w:val="20"/>
                <w:szCs w:val="20"/>
              </w:rPr>
              <w:t>applySheetNo</w:t>
            </w:r>
          </w:p>
        </w:tc>
        <w:tc>
          <w:tcPr>
            <w:tcW w:w="1701" w:type="dxa"/>
            <w:tcBorders>
              <w:top w:val="nil"/>
              <w:left w:val="nil"/>
              <w:bottom w:val="single" w:sz="4" w:space="0" w:color="auto"/>
              <w:right w:val="single" w:sz="4" w:space="0" w:color="auto"/>
            </w:tcBorders>
            <w:shd w:val="clear" w:color="auto" w:fill="auto"/>
            <w:noWrap/>
            <w:vAlign w:val="center"/>
            <w:hideMark/>
          </w:tcPr>
          <w:p w14:paraId="2DD5369C"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租借</w:t>
            </w:r>
            <w:r>
              <w:rPr>
                <w:rFonts w:ascii="宋体" w:eastAsia="宋体" w:hAnsi="宋体" w:cs="宋体" w:hint="eastAsia"/>
                <w:color w:val="000000"/>
                <w:kern w:val="0"/>
                <w:sz w:val="20"/>
                <w:szCs w:val="20"/>
              </w:rPr>
              <w:t>状态变更</w:t>
            </w:r>
            <w:r w:rsidRPr="00710A79">
              <w:rPr>
                <w:rFonts w:ascii="宋体" w:eastAsia="宋体" w:hAnsi="宋体" w:cs="宋体" w:hint="eastAsia"/>
                <w:color w:val="000000"/>
                <w:kern w:val="0"/>
                <w:sz w:val="20"/>
                <w:szCs w:val="20"/>
              </w:rPr>
              <w:t>申报编号</w:t>
            </w:r>
          </w:p>
        </w:tc>
        <w:tc>
          <w:tcPr>
            <w:tcW w:w="760" w:type="dxa"/>
            <w:tcBorders>
              <w:top w:val="nil"/>
              <w:left w:val="nil"/>
              <w:bottom w:val="single" w:sz="4" w:space="0" w:color="auto"/>
              <w:right w:val="single" w:sz="4" w:space="0" w:color="auto"/>
            </w:tcBorders>
            <w:shd w:val="clear" w:color="auto" w:fill="auto"/>
            <w:noWrap/>
            <w:vAlign w:val="center"/>
            <w:hideMark/>
          </w:tcPr>
          <w:p w14:paraId="679CC660"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04734A90" w14:textId="77777777" w:rsidR="00ED281F" w:rsidRPr="00D84A76" w:rsidRDefault="00ED281F"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56002930" w14:textId="77777777" w:rsidR="00ED281F" w:rsidRPr="00D84A76" w:rsidRDefault="00ED281F"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D281F" w:rsidRPr="00710A79" w14:paraId="49F31FE0" w14:textId="77777777" w:rsidTr="001B6C8C">
        <w:trPr>
          <w:trHeight w:val="270"/>
        </w:trPr>
        <w:tc>
          <w:tcPr>
            <w:tcW w:w="714" w:type="dxa"/>
            <w:tcBorders>
              <w:top w:val="nil"/>
              <w:left w:val="single" w:sz="4" w:space="0" w:color="auto"/>
              <w:bottom w:val="single" w:sz="4" w:space="0" w:color="auto"/>
              <w:right w:val="single" w:sz="4" w:space="0" w:color="auto"/>
            </w:tcBorders>
          </w:tcPr>
          <w:p w14:paraId="28522F5A" w14:textId="77777777" w:rsidR="00ED281F" w:rsidRDefault="00ED281F" w:rsidP="007942C6">
            <w:pPr>
              <w:widowControl/>
              <w:spacing w:line="240" w:lineRule="auto"/>
              <w:ind w:firstLineChars="0" w:firstLine="0"/>
              <w:jc w:val="left"/>
              <w:rPr>
                <w:rFonts w:ascii="宋体" w:eastAsia="宋体" w:hAnsi="宋体" w:cs="宋体"/>
                <w:color w:val="000000"/>
                <w:kern w:val="0"/>
                <w:sz w:val="20"/>
                <w:szCs w:val="20"/>
              </w:rPr>
            </w:pPr>
            <w:r w:rsidRPr="00415C6A">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3EF5AEC"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vAlign w:val="center"/>
          </w:tcPr>
          <w:p w14:paraId="407FF7A9" w14:textId="77777777" w:rsidR="00ED281F" w:rsidRPr="00316455" w:rsidRDefault="00ED281F" w:rsidP="00227877">
            <w:pPr>
              <w:widowControl/>
              <w:spacing w:line="240" w:lineRule="auto"/>
              <w:ind w:firstLineChars="0" w:firstLine="0"/>
              <w:jc w:val="left"/>
              <w:rPr>
                <w:rFonts w:ascii="宋体" w:eastAsia="宋体" w:hAnsi="宋体" w:cs="宋体"/>
                <w:color w:val="000000"/>
                <w:kern w:val="0"/>
                <w:sz w:val="20"/>
                <w:szCs w:val="20"/>
              </w:rPr>
            </w:pPr>
            <w:r w:rsidRPr="000855BA">
              <w:rPr>
                <w:rFonts w:ascii="宋体" w:eastAsia="宋体" w:hAnsi="宋体" w:cs="宋体"/>
                <w:color w:val="000000"/>
                <w:kern w:val="0"/>
                <w:sz w:val="20"/>
                <w:szCs w:val="20"/>
              </w:rPr>
              <w:t>sheetNo</w:t>
            </w:r>
          </w:p>
        </w:tc>
        <w:tc>
          <w:tcPr>
            <w:tcW w:w="1701" w:type="dxa"/>
            <w:tcBorders>
              <w:top w:val="nil"/>
              <w:left w:val="nil"/>
              <w:bottom w:val="single" w:sz="4" w:space="0" w:color="auto"/>
              <w:right w:val="single" w:sz="4" w:space="0" w:color="auto"/>
            </w:tcBorders>
            <w:shd w:val="clear" w:color="auto" w:fill="auto"/>
            <w:noWrap/>
            <w:vAlign w:val="center"/>
          </w:tcPr>
          <w:p w14:paraId="084CE5D7"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r w:rsidRPr="004D0D64">
              <w:rPr>
                <w:rFonts w:ascii="宋体" w:eastAsia="宋体" w:hAnsi="宋体" w:cs="宋体" w:hint="eastAsia"/>
                <w:color w:val="000000"/>
                <w:kern w:val="0"/>
                <w:sz w:val="20"/>
                <w:szCs w:val="20"/>
              </w:rPr>
              <w:t>租借登记编号</w:t>
            </w:r>
          </w:p>
        </w:tc>
        <w:tc>
          <w:tcPr>
            <w:tcW w:w="760" w:type="dxa"/>
            <w:tcBorders>
              <w:top w:val="nil"/>
              <w:left w:val="nil"/>
              <w:bottom w:val="single" w:sz="4" w:space="0" w:color="auto"/>
              <w:right w:val="single" w:sz="4" w:space="0" w:color="auto"/>
            </w:tcBorders>
            <w:shd w:val="clear" w:color="auto" w:fill="auto"/>
            <w:noWrap/>
            <w:vAlign w:val="center"/>
          </w:tcPr>
          <w:p w14:paraId="091A1B9C"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49A1F37B" w14:textId="77777777" w:rsidR="00ED281F" w:rsidRDefault="00ED281F"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65069E48" w14:textId="77777777" w:rsidR="00ED281F" w:rsidRDefault="00ED281F"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5C7AE4" w:rsidRPr="00710A79" w14:paraId="0180066B" w14:textId="77777777" w:rsidTr="001B6C8C">
        <w:trPr>
          <w:trHeight w:val="270"/>
        </w:trPr>
        <w:tc>
          <w:tcPr>
            <w:tcW w:w="714" w:type="dxa"/>
            <w:tcBorders>
              <w:top w:val="nil"/>
              <w:left w:val="single" w:sz="4" w:space="0" w:color="auto"/>
              <w:bottom w:val="single" w:sz="4" w:space="0" w:color="auto"/>
              <w:right w:val="single" w:sz="4" w:space="0" w:color="auto"/>
            </w:tcBorders>
          </w:tcPr>
          <w:p w14:paraId="0F1AA78C" w14:textId="77777777" w:rsidR="005C7AE4" w:rsidRPr="00316455" w:rsidRDefault="005C7AE4" w:rsidP="007942C6">
            <w:pPr>
              <w:widowControl/>
              <w:spacing w:line="240" w:lineRule="auto"/>
              <w:ind w:firstLineChars="0" w:firstLine="0"/>
              <w:jc w:val="left"/>
              <w:rPr>
                <w:rFonts w:ascii="宋体" w:eastAsia="宋体" w:hAnsi="宋体" w:cs="宋体"/>
                <w:color w:val="000000"/>
                <w:kern w:val="0"/>
                <w:sz w:val="20"/>
                <w:szCs w:val="20"/>
              </w:rPr>
            </w:pPr>
            <w:r w:rsidRPr="00415C6A">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C9A712A"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T11</w:t>
            </w:r>
          </w:p>
        </w:tc>
        <w:tc>
          <w:tcPr>
            <w:tcW w:w="1984" w:type="dxa"/>
            <w:tcBorders>
              <w:top w:val="nil"/>
              <w:left w:val="nil"/>
              <w:bottom w:val="single" w:sz="4" w:space="0" w:color="auto"/>
              <w:right w:val="single" w:sz="4" w:space="0" w:color="auto"/>
            </w:tcBorders>
            <w:shd w:val="clear" w:color="auto" w:fill="auto"/>
            <w:noWrap/>
            <w:vAlign w:val="center"/>
            <w:hideMark/>
          </w:tcPr>
          <w:p w14:paraId="1BF420CA"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applyDate</w:t>
            </w:r>
          </w:p>
        </w:tc>
        <w:tc>
          <w:tcPr>
            <w:tcW w:w="1701" w:type="dxa"/>
            <w:tcBorders>
              <w:top w:val="nil"/>
              <w:left w:val="nil"/>
              <w:bottom w:val="single" w:sz="4" w:space="0" w:color="auto"/>
              <w:right w:val="single" w:sz="4" w:space="0" w:color="auto"/>
            </w:tcBorders>
            <w:shd w:val="clear" w:color="auto" w:fill="auto"/>
            <w:noWrap/>
            <w:vAlign w:val="center"/>
            <w:hideMark/>
          </w:tcPr>
          <w:p w14:paraId="7F9AB8A0"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申</w:t>
            </w:r>
            <w:r>
              <w:rPr>
                <w:rFonts w:ascii="宋体" w:eastAsia="宋体" w:hAnsi="宋体" w:cs="宋体" w:hint="eastAsia"/>
                <w:color w:val="000000"/>
                <w:kern w:val="0"/>
                <w:sz w:val="20"/>
                <w:szCs w:val="20"/>
              </w:rPr>
              <w:t>报自然</w:t>
            </w:r>
            <w:r w:rsidRPr="00710A79">
              <w:rPr>
                <w:rFonts w:ascii="宋体" w:eastAsia="宋体" w:hAnsi="宋体" w:cs="宋体" w:hint="eastAsia"/>
                <w:color w:val="000000"/>
                <w:kern w:val="0"/>
                <w:sz w:val="20"/>
                <w:szCs w:val="20"/>
              </w:rPr>
              <w:t>日期</w:t>
            </w:r>
          </w:p>
        </w:tc>
        <w:tc>
          <w:tcPr>
            <w:tcW w:w="760" w:type="dxa"/>
            <w:tcBorders>
              <w:top w:val="nil"/>
              <w:left w:val="nil"/>
              <w:bottom w:val="single" w:sz="4" w:space="0" w:color="auto"/>
              <w:right w:val="single" w:sz="4" w:space="0" w:color="auto"/>
            </w:tcBorders>
            <w:shd w:val="clear" w:color="auto" w:fill="auto"/>
            <w:noWrap/>
            <w:vAlign w:val="center"/>
            <w:hideMark/>
          </w:tcPr>
          <w:p w14:paraId="6DA9CAC2"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25D45F67" w14:textId="77777777" w:rsidR="005C7AE4" w:rsidRPr="00D84A76" w:rsidRDefault="005C7AE4"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5F5CADAF" w14:textId="77777777" w:rsidR="005C7AE4" w:rsidRPr="00D84A76" w:rsidRDefault="005C7AE4"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5C7AE4" w:rsidRPr="00710A79" w14:paraId="4BD1610E" w14:textId="77777777" w:rsidTr="001B6C8C">
        <w:trPr>
          <w:trHeight w:val="270"/>
        </w:trPr>
        <w:tc>
          <w:tcPr>
            <w:tcW w:w="714" w:type="dxa"/>
            <w:tcBorders>
              <w:top w:val="nil"/>
              <w:left w:val="single" w:sz="4" w:space="0" w:color="auto"/>
              <w:bottom w:val="single" w:sz="4" w:space="0" w:color="auto"/>
              <w:right w:val="single" w:sz="4" w:space="0" w:color="auto"/>
            </w:tcBorders>
          </w:tcPr>
          <w:p w14:paraId="2782E34E" w14:textId="77777777" w:rsidR="005C7AE4" w:rsidRDefault="005C7AE4" w:rsidP="007942C6">
            <w:pPr>
              <w:widowControl/>
              <w:spacing w:line="240" w:lineRule="auto"/>
              <w:ind w:firstLineChars="0" w:firstLine="0"/>
              <w:jc w:val="left"/>
              <w:rPr>
                <w:rFonts w:ascii="宋体" w:eastAsia="宋体" w:hAnsi="宋体" w:cs="宋体"/>
                <w:color w:val="000000"/>
                <w:kern w:val="0"/>
                <w:sz w:val="20"/>
                <w:szCs w:val="20"/>
              </w:rPr>
            </w:pPr>
            <w:r w:rsidRPr="00415C6A">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356F629"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2F4693">
              <w:rPr>
                <w:rFonts w:ascii="宋体" w:eastAsia="宋体" w:hAnsi="宋体" w:cs="宋体" w:hint="eastAsia"/>
                <w:color w:val="000000"/>
                <w:kern w:val="0"/>
                <w:sz w:val="20"/>
                <w:szCs w:val="20"/>
              </w:rPr>
              <w:t>T15</w:t>
            </w:r>
          </w:p>
        </w:tc>
        <w:tc>
          <w:tcPr>
            <w:tcW w:w="1984" w:type="dxa"/>
            <w:tcBorders>
              <w:top w:val="nil"/>
              <w:left w:val="nil"/>
              <w:bottom w:val="single" w:sz="4" w:space="0" w:color="auto"/>
              <w:right w:val="single" w:sz="4" w:space="0" w:color="auto"/>
            </w:tcBorders>
            <w:shd w:val="clear" w:color="auto" w:fill="auto"/>
            <w:noWrap/>
            <w:vAlign w:val="center"/>
          </w:tcPr>
          <w:p w14:paraId="1A2E6B89"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2F4693">
              <w:rPr>
                <w:rFonts w:ascii="宋体" w:eastAsia="宋体" w:hAnsi="宋体" w:cs="宋体" w:hint="eastAsia"/>
                <w:color w:val="000000"/>
                <w:kern w:val="0"/>
                <w:sz w:val="20"/>
                <w:szCs w:val="20"/>
              </w:rPr>
              <w:t>applyTradeDate</w:t>
            </w:r>
          </w:p>
        </w:tc>
        <w:tc>
          <w:tcPr>
            <w:tcW w:w="1701" w:type="dxa"/>
            <w:tcBorders>
              <w:top w:val="nil"/>
              <w:left w:val="nil"/>
              <w:bottom w:val="single" w:sz="4" w:space="0" w:color="auto"/>
              <w:right w:val="single" w:sz="4" w:space="0" w:color="auto"/>
            </w:tcBorders>
            <w:shd w:val="clear" w:color="auto" w:fill="auto"/>
            <w:noWrap/>
            <w:vAlign w:val="center"/>
          </w:tcPr>
          <w:p w14:paraId="01E02078"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申报交易日期</w:t>
            </w:r>
          </w:p>
        </w:tc>
        <w:tc>
          <w:tcPr>
            <w:tcW w:w="760" w:type="dxa"/>
            <w:tcBorders>
              <w:top w:val="nil"/>
              <w:left w:val="nil"/>
              <w:bottom w:val="single" w:sz="4" w:space="0" w:color="auto"/>
              <w:right w:val="single" w:sz="4" w:space="0" w:color="auto"/>
            </w:tcBorders>
            <w:shd w:val="clear" w:color="auto" w:fill="auto"/>
            <w:noWrap/>
            <w:vAlign w:val="center"/>
          </w:tcPr>
          <w:p w14:paraId="0E4A49D4" w14:textId="7777777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52FF0044" w14:textId="77777777" w:rsidR="005C7AE4" w:rsidRDefault="005C7AE4"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BBA0EAA" w14:textId="77777777" w:rsidR="005C7AE4" w:rsidRDefault="005C7AE4"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5C7AE4" w:rsidRPr="00710A79" w14:paraId="31A9F0B2" w14:textId="77777777" w:rsidTr="00E91063">
        <w:trPr>
          <w:trHeight w:val="270"/>
        </w:trPr>
        <w:tc>
          <w:tcPr>
            <w:tcW w:w="714" w:type="dxa"/>
            <w:tcBorders>
              <w:top w:val="nil"/>
              <w:left w:val="single" w:sz="4" w:space="0" w:color="auto"/>
              <w:bottom w:val="single" w:sz="4" w:space="0" w:color="auto"/>
              <w:right w:val="single" w:sz="4" w:space="0" w:color="auto"/>
            </w:tcBorders>
          </w:tcPr>
          <w:p w14:paraId="3A8532FF" w14:textId="7D6697A7" w:rsidR="005C7AE4" w:rsidRPr="00316455"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3024378" w14:textId="63D4D056"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1984" w:type="dxa"/>
            <w:tcBorders>
              <w:top w:val="nil"/>
              <w:left w:val="nil"/>
              <w:bottom w:val="single" w:sz="4" w:space="0" w:color="auto"/>
              <w:right w:val="single" w:sz="4" w:space="0" w:color="auto"/>
            </w:tcBorders>
            <w:shd w:val="clear" w:color="auto" w:fill="auto"/>
            <w:noWrap/>
            <w:vAlign w:val="center"/>
          </w:tcPr>
          <w:p w14:paraId="28E31C7A" w14:textId="76495805"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1701" w:type="dxa"/>
            <w:tcBorders>
              <w:top w:val="nil"/>
              <w:left w:val="nil"/>
              <w:bottom w:val="single" w:sz="4" w:space="0" w:color="auto"/>
              <w:right w:val="single" w:sz="4" w:space="0" w:color="auto"/>
            </w:tcBorders>
            <w:shd w:val="clear" w:color="auto" w:fill="auto"/>
            <w:noWrap/>
            <w:vAlign w:val="center"/>
          </w:tcPr>
          <w:p w14:paraId="2BC82B8B" w14:textId="76C29D6B"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760" w:type="dxa"/>
            <w:tcBorders>
              <w:top w:val="nil"/>
              <w:left w:val="nil"/>
              <w:bottom w:val="single" w:sz="4" w:space="0" w:color="auto"/>
              <w:right w:val="single" w:sz="4" w:space="0" w:color="auto"/>
            </w:tcBorders>
            <w:shd w:val="clear" w:color="auto" w:fill="auto"/>
            <w:noWrap/>
            <w:vAlign w:val="center"/>
          </w:tcPr>
          <w:p w14:paraId="393B4851" w14:textId="231DF767" w:rsidR="005C7AE4" w:rsidRPr="00710A79"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vAlign w:val="center"/>
          </w:tcPr>
          <w:p w14:paraId="32521694" w14:textId="4FA8E2B0" w:rsidR="005C7AE4" w:rsidRPr="00D84A76" w:rsidRDefault="005C7AE4" w:rsidP="007942C6">
            <w:pPr>
              <w:widowControl/>
              <w:spacing w:line="240" w:lineRule="auto"/>
              <w:ind w:firstLineChars="0" w:firstLine="0"/>
              <w:jc w:val="left"/>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tcPr>
          <w:p w14:paraId="12390CBA" w14:textId="1D0D6397" w:rsidR="005C7AE4" w:rsidRPr="00D84A76" w:rsidRDefault="005C7AE4" w:rsidP="007942C6">
            <w:pPr>
              <w:widowControl/>
              <w:spacing w:line="240" w:lineRule="auto"/>
              <w:ind w:firstLineChars="0" w:firstLine="0"/>
              <w:jc w:val="left"/>
              <w:rPr>
                <w:rFonts w:ascii="宋体" w:eastAsia="宋体" w:hAnsi="宋体" w:cs="宋体"/>
                <w:color w:val="000000"/>
                <w:kern w:val="0"/>
                <w:sz w:val="20"/>
                <w:szCs w:val="20"/>
              </w:rPr>
            </w:pPr>
          </w:p>
        </w:tc>
      </w:tr>
      <w:tr w:rsidR="00384B8B" w:rsidRPr="00710A79" w14:paraId="36104ACD" w14:textId="77777777" w:rsidTr="001B6C8C">
        <w:trPr>
          <w:trHeight w:val="270"/>
        </w:trPr>
        <w:tc>
          <w:tcPr>
            <w:tcW w:w="714" w:type="dxa"/>
            <w:tcBorders>
              <w:top w:val="nil"/>
              <w:left w:val="single" w:sz="4" w:space="0" w:color="auto"/>
              <w:bottom w:val="single" w:sz="4" w:space="0" w:color="auto"/>
              <w:right w:val="single" w:sz="4" w:space="0" w:color="auto"/>
            </w:tcBorders>
          </w:tcPr>
          <w:p w14:paraId="5F83AE2F"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9BE32E4"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T</w:t>
            </w:r>
            <w:r w:rsidRPr="00492469">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5</w:t>
            </w:r>
          </w:p>
        </w:tc>
        <w:tc>
          <w:tcPr>
            <w:tcW w:w="1984" w:type="dxa"/>
            <w:tcBorders>
              <w:top w:val="nil"/>
              <w:left w:val="nil"/>
              <w:bottom w:val="single" w:sz="4" w:space="0" w:color="auto"/>
              <w:right w:val="single" w:sz="4" w:space="0" w:color="auto"/>
            </w:tcBorders>
            <w:shd w:val="clear" w:color="auto" w:fill="auto"/>
            <w:noWrap/>
            <w:vAlign w:val="center"/>
          </w:tcPr>
          <w:p w14:paraId="70B32B4B"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opMemberID</w:t>
            </w:r>
          </w:p>
        </w:tc>
        <w:tc>
          <w:tcPr>
            <w:tcW w:w="1701" w:type="dxa"/>
            <w:tcBorders>
              <w:top w:val="nil"/>
              <w:left w:val="nil"/>
              <w:bottom w:val="single" w:sz="4" w:space="0" w:color="auto"/>
              <w:right w:val="single" w:sz="4" w:space="0" w:color="auto"/>
            </w:tcBorders>
            <w:shd w:val="clear" w:color="auto" w:fill="auto"/>
            <w:noWrap/>
            <w:vAlign w:val="center"/>
          </w:tcPr>
          <w:p w14:paraId="2490CD9D"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noWrap/>
            <w:vAlign w:val="center"/>
          </w:tcPr>
          <w:p w14:paraId="622CD321"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6CAC83AF"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144C397"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66BBBFF8" w14:textId="77777777" w:rsidTr="001B6C8C">
        <w:trPr>
          <w:trHeight w:val="270"/>
        </w:trPr>
        <w:tc>
          <w:tcPr>
            <w:tcW w:w="714" w:type="dxa"/>
            <w:tcBorders>
              <w:top w:val="nil"/>
              <w:left w:val="single" w:sz="4" w:space="0" w:color="auto"/>
              <w:bottom w:val="single" w:sz="4" w:space="0" w:color="auto"/>
              <w:right w:val="single" w:sz="4" w:space="0" w:color="auto"/>
            </w:tcBorders>
          </w:tcPr>
          <w:p w14:paraId="2A12773C"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1750DB1"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M12</w:t>
            </w:r>
          </w:p>
        </w:tc>
        <w:tc>
          <w:tcPr>
            <w:tcW w:w="1984" w:type="dxa"/>
            <w:tcBorders>
              <w:top w:val="nil"/>
              <w:left w:val="nil"/>
              <w:bottom w:val="single" w:sz="4" w:space="0" w:color="auto"/>
              <w:right w:val="single" w:sz="4" w:space="0" w:color="auto"/>
            </w:tcBorders>
            <w:shd w:val="clear" w:color="auto" w:fill="auto"/>
            <w:noWrap/>
            <w:vAlign w:val="center"/>
          </w:tcPr>
          <w:p w14:paraId="229B116D"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memberName</w:t>
            </w:r>
          </w:p>
        </w:tc>
        <w:tc>
          <w:tcPr>
            <w:tcW w:w="1701" w:type="dxa"/>
            <w:tcBorders>
              <w:top w:val="nil"/>
              <w:left w:val="nil"/>
              <w:bottom w:val="single" w:sz="4" w:space="0" w:color="auto"/>
              <w:right w:val="single" w:sz="4" w:space="0" w:color="auto"/>
            </w:tcBorders>
            <w:shd w:val="clear" w:color="auto" w:fill="auto"/>
            <w:noWrap/>
            <w:vAlign w:val="center"/>
          </w:tcPr>
          <w:p w14:paraId="31F83912"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交易对手方会员名称</w:t>
            </w:r>
          </w:p>
        </w:tc>
        <w:tc>
          <w:tcPr>
            <w:tcW w:w="760" w:type="dxa"/>
            <w:tcBorders>
              <w:top w:val="nil"/>
              <w:left w:val="nil"/>
              <w:bottom w:val="single" w:sz="4" w:space="0" w:color="auto"/>
              <w:right w:val="single" w:sz="4" w:space="0" w:color="auto"/>
            </w:tcBorders>
            <w:shd w:val="clear" w:color="auto" w:fill="auto"/>
            <w:noWrap/>
            <w:vAlign w:val="center"/>
          </w:tcPr>
          <w:p w14:paraId="1AB24367"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43D0946B"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3DAAA15"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58D2BCEF" w14:textId="77777777" w:rsidTr="001B6C8C">
        <w:trPr>
          <w:trHeight w:val="270"/>
        </w:trPr>
        <w:tc>
          <w:tcPr>
            <w:tcW w:w="714" w:type="dxa"/>
            <w:tcBorders>
              <w:top w:val="nil"/>
              <w:left w:val="single" w:sz="4" w:space="0" w:color="auto"/>
              <w:bottom w:val="single" w:sz="4" w:space="0" w:color="auto"/>
              <w:right w:val="single" w:sz="4" w:space="0" w:color="auto"/>
            </w:tcBorders>
          </w:tcPr>
          <w:p w14:paraId="4BC06CDA"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01CC648"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T08</w:t>
            </w:r>
          </w:p>
        </w:tc>
        <w:tc>
          <w:tcPr>
            <w:tcW w:w="1984" w:type="dxa"/>
            <w:tcBorders>
              <w:top w:val="nil"/>
              <w:left w:val="nil"/>
              <w:bottom w:val="single" w:sz="4" w:space="0" w:color="auto"/>
              <w:right w:val="single" w:sz="4" w:space="0" w:color="auto"/>
            </w:tcBorders>
            <w:shd w:val="clear" w:color="auto" w:fill="auto"/>
            <w:noWrap/>
            <w:vAlign w:val="center"/>
          </w:tcPr>
          <w:p w14:paraId="5AEF7EE3"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opSeatID</w:t>
            </w:r>
          </w:p>
        </w:tc>
        <w:tc>
          <w:tcPr>
            <w:tcW w:w="1701" w:type="dxa"/>
            <w:tcBorders>
              <w:top w:val="nil"/>
              <w:left w:val="nil"/>
              <w:bottom w:val="single" w:sz="4" w:space="0" w:color="auto"/>
              <w:right w:val="single" w:sz="4" w:space="0" w:color="auto"/>
            </w:tcBorders>
            <w:shd w:val="clear" w:color="auto" w:fill="auto"/>
            <w:noWrap/>
            <w:vAlign w:val="center"/>
          </w:tcPr>
          <w:p w14:paraId="30E3B64A" w14:textId="77777777" w:rsidR="00384B8B" w:rsidRPr="00492469"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w:t>
            </w:r>
            <w:r w:rsidRPr="0049246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noWrap/>
            <w:vAlign w:val="center"/>
          </w:tcPr>
          <w:p w14:paraId="2AD4F6F9"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471369E0"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4ED191C9"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23BA0D63" w14:textId="77777777" w:rsidTr="001B6C8C">
        <w:trPr>
          <w:trHeight w:val="270"/>
        </w:trPr>
        <w:tc>
          <w:tcPr>
            <w:tcW w:w="714" w:type="dxa"/>
            <w:tcBorders>
              <w:top w:val="nil"/>
              <w:left w:val="single" w:sz="4" w:space="0" w:color="auto"/>
              <w:bottom w:val="single" w:sz="4" w:space="0" w:color="auto"/>
              <w:right w:val="single" w:sz="4" w:space="0" w:color="auto"/>
            </w:tcBorders>
          </w:tcPr>
          <w:p w14:paraId="27A712C3" w14:textId="77777777" w:rsidR="00384B8B"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lastRenderedPageBreak/>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F8798EF" w14:textId="77777777" w:rsidR="00384B8B" w:rsidRPr="00316455" w:rsidRDefault="00384B8B"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M25</w:t>
            </w:r>
          </w:p>
        </w:tc>
        <w:tc>
          <w:tcPr>
            <w:tcW w:w="1984" w:type="dxa"/>
            <w:tcBorders>
              <w:top w:val="nil"/>
              <w:left w:val="nil"/>
              <w:bottom w:val="single" w:sz="4" w:space="0" w:color="auto"/>
              <w:right w:val="single" w:sz="4" w:space="0" w:color="auto"/>
            </w:tcBorders>
            <w:shd w:val="clear" w:color="auto" w:fill="auto"/>
            <w:noWrap/>
            <w:vAlign w:val="center"/>
          </w:tcPr>
          <w:p w14:paraId="2002D75A" w14:textId="77777777" w:rsidR="00384B8B" w:rsidRPr="00316455" w:rsidRDefault="00384B8B"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seatName</w:t>
            </w:r>
          </w:p>
        </w:tc>
        <w:tc>
          <w:tcPr>
            <w:tcW w:w="1701" w:type="dxa"/>
            <w:tcBorders>
              <w:top w:val="nil"/>
              <w:left w:val="nil"/>
              <w:bottom w:val="single" w:sz="4" w:space="0" w:color="auto"/>
              <w:right w:val="single" w:sz="4" w:space="0" w:color="auto"/>
            </w:tcBorders>
            <w:shd w:val="clear" w:color="auto" w:fill="auto"/>
            <w:noWrap/>
            <w:vAlign w:val="center"/>
          </w:tcPr>
          <w:p w14:paraId="280C58F6"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席位名称</w:t>
            </w:r>
          </w:p>
        </w:tc>
        <w:tc>
          <w:tcPr>
            <w:tcW w:w="760" w:type="dxa"/>
            <w:tcBorders>
              <w:top w:val="nil"/>
              <w:left w:val="nil"/>
              <w:bottom w:val="single" w:sz="4" w:space="0" w:color="auto"/>
              <w:right w:val="single" w:sz="4" w:space="0" w:color="auto"/>
            </w:tcBorders>
            <w:shd w:val="clear" w:color="auto" w:fill="auto"/>
            <w:noWrap/>
            <w:vAlign w:val="center"/>
          </w:tcPr>
          <w:p w14:paraId="7CBD90DB"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0F6B2A4E"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D42B8D9"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6A21ABFE" w14:textId="77777777" w:rsidTr="001B6C8C">
        <w:trPr>
          <w:trHeight w:val="270"/>
        </w:trPr>
        <w:tc>
          <w:tcPr>
            <w:tcW w:w="714" w:type="dxa"/>
            <w:tcBorders>
              <w:top w:val="nil"/>
              <w:left w:val="single" w:sz="4" w:space="0" w:color="auto"/>
              <w:bottom w:val="single" w:sz="4" w:space="0" w:color="auto"/>
              <w:right w:val="single" w:sz="4" w:space="0" w:color="auto"/>
            </w:tcBorders>
          </w:tcPr>
          <w:p w14:paraId="33A05D6A"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A2C8C2B"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noWrap/>
            <w:vAlign w:val="center"/>
          </w:tcPr>
          <w:p w14:paraId="0A0A0D3D"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1701" w:type="dxa"/>
            <w:tcBorders>
              <w:top w:val="nil"/>
              <w:left w:val="nil"/>
              <w:bottom w:val="single" w:sz="4" w:space="0" w:color="auto"/>
              <w:right w:val="single" w:sz="4" w:space="0" w:color="auto"/>
            </w:tcBorders>
            <w:shd w:val="clear" w:color="auto" w:fill="auto"/>
            <w:noWrap/>
            <w:vAlign w:val="center"/>
          </w:tcPr>
          <w:p w14:paraId="3EAA98CE" w14:textId="77777777" w:rsidR="00384B8B" w:rsidRPr="0030576E"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noWrap/>
            <w:vAlign w:val="center"/>
          </w:tcPr>
          <w:p w14:paraId="31B4E0CB"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032089F1"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2588CE3"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300DAB7D" w14:textId="77777777" w:rsidTr="001B6C8C">
        <w:trPr>
          <w:trHeight w:val="270"/>
        </w:trPr>
        <w:tc>
          <w:tcPr>
            <w:tcW w:w="714" w:type="dxa"/>
            <w:tcBorders>
              <w:top w:val="nil"/>
              <w:left w:val="single" w:sz="4" w:space="0" w:color="auto"/>
              <w:bottom w:val="single" w:sz="4" w:space="0" w:color="auto"/>
              <w:right w:val="single" w:sz="4" w:space="0" w:color="auto"/>
            </w:tcBorders>
          </w:tcPr>
          <w:p w14:paraId="28D023B7" w14:textId="77777777" w:rsidR="00384B8B" w:rsidRDefault="00384B8B" w:rsidP="00227877">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3F6E14C" w14:textId="77777777" w:rsidR="00384B8B" w:rsidRPr="00316455" w:rsidRDefault="00384B8B"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r>
              <w:rPr>
                <w:rFonts w:ascii="宋体" w:eastAsia="宋体" w:hAnsi="宋体" w:cs="宋体" w:hint="eastAsia"/>
                <w:color w:val="000000"/>
                <w:kern w:val="0"/>
                <w:sz w:val="20"/>
                <w:szCs w:val="20"/>
              </w:rPr>
              <w:t>32</w:t>
            </w:r>
          </w:p>
        </w:tc>
        <w:tc>
          <w:tcPr>
            <w:tcW w:w="1984" w:type="dxa"/>
            <w:tcBorders>
              <w:top w:val="nil"/>
              <w:left w:val="nil"/>
              <w:bottom w:val="single" w:sz="4" w:space="0" w:color="auto"/>
              <w:right w:val="single" w:sz="4" w:space="0" w:color="auto"/>
            </w:tcBorders>
            <w:shd w:val="clear" w:color="auto" w:fill="auto"/>
            <w:noWrap/>
            <w:vAlign w:val="center"/>
          </w:tcPr>
          <w:p w14:paraId="412DF4D4" w14:textId="77777777" w:rsidR="00384B8B" w:rsidRPr="00316455" w:rsidRDefault="00384B8B"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clientName</w:t>
            </w:r>
          </w:p>
        </w:tc>
        <w:tc>
          <w:tcPr>
            <w:tcW w:w="1701" w:type="dxa"/>
            <w:tcBorders>
              <w:top w:val="nil"/>
              <w:left w:val="nil"/>
              <w:bottom w:val="single" w:sz="4" w:space="0" w:color="auto"/>
              <w:right w:val="single" w:sz="4" w:space="0" w:color="auto"/>
            </w:tcBorders>
            <w:shd w:val="clear" w:color="auto" w:fill="auto"/>
            <w:noWrap/>
            <w:vAlign w:val="center"/>
          </w:tcPr>
          <w:p w14:paraId="1B164927"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客户名称</w:t>
            </w:r>
          </w:p>
        </w:tc>
        <w:tc>
          <w:tcPr>
            <w:tcW w:w="760" w:type="dxa"/>
            <w:tcBorders>
              <w:top w:val="nil"/>
              <w:left w:val="nil"/>
              <w:bottom w:val="single" w:sz="4" w:space="0" w:color="auto"/>
              <w:right w:val="single" w:sz="4" w:space="0" w:color="auto"/>
            </w:tcBorders>
            <w:shd w:val="clear" w:color="auto" w:fill="auto"/>
            <w:noWrap/>
            <w:vAlign w:val="center"/>
          </w:tcPr>
          <w:p w14:paraId="4101125E" w14:textId="77777777" w:rsidR="00384B8B" w:rsidRPr="00316455" w:rsidRDefault="00384B8B" w:rsidP="00227877">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612A78A3"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562F2E9" w14:textId="77777777" w:rsidR="00384B8B" w:rsidRPr="00D84A76" w:rsidRDefault="00384B8B" w:rsidP="00227877">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84B8B" w:rsidRPr="00710A79" w14:paraId="122F749C" w14:textId="77777777" w:rsidTr="001B6C8C">
        <w:trPr>
          <w:trHeight w:val="270"/>
        </w:trPr>
        <w:tc>
          <w:tcPr>
            <w:tcW w:w="714" w:type="dxa"/>
            <w:tcBorders>
              <w:top w:val="nil"/>
              <w:left w:val="single" w:sz="4" w:space="0" w:color="auto"/>
              <w:bottom w:val="single" w:sz="4" w:space="0" w:color="auto"/>
              <w:right w:val="single" w:sz="4" w:space="0" w:color="auto"/>
            </w:tcBorders>
          </w:tcPr>
          <w:p w14:paraId="1778A1E5" w14:textId="77777777" w:rsidR="00384B8B" w:rsidRPr="00316455" w:rsidRDefault="00384B8B" w:rsidP="007942C6">
            <w:pPr>
              <w:widowControl/>
              <w:spacing w:line="240" w:lineRule="auto"/>
              <w:ind w:firstLineChars="0" w:firstLine="0"/>
              <w:jc w:val="left"/>
              <w:rPr>
                <w:rFonts w:ascii="宋体" w:eastAsia="宋体" w:hAnsi="宋体" w:cs="宋体"/>
                <w:color w:val="000000"/>
                <w:kern w:val="0"/>
                <w:sz w:val="20"/>
                <w:szCs w:val="20"/>
              </w:rPr>
            </w:pPr>
            <w:r w:rsidRPr="00415C6A">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9E78C9C"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T52</w:t>
            </w:r>
          </w:p>
        </w:tc>
        <w:tc>
          <w:tcPr>
            <w:tcW w:w="1984" w:type="dxa"/>
            <w:tcBorders>
              <w:top w:val="nil"/>
              <w:left w:val="nil"/>
              <w:bottom w:val="single" w:sz="4" w:space="0" w:color="auto"/>
              <w:right w:val="single" w:sz="4" w:space="0" w:color="auto"/>
            </w:tcBorders>
            <w:shd w:val="clear" w:color="auto" w:fill="auto"/>
            <w:noWrap/>
            <w:vAlign w:val="center"/>
          </w:tcPr>
          <w:p w14:paraId="1309FBEA"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stdWeight</w:t>
            </w:r>
          </w:p>
        </w:tc>
        <w:tc>
          <w:tcPr>
            <w:tcW w:w="1701" w:type="dxa"/>
            <w:tcBorders>
              <w:top w:val="nil"/>
              <w:left w:val="nil"/>
              <w:bottom w:val="single" w:sz="4" w:space="0" w:color="auto"/>
              <w:right w:val="single" w:sz="4" w:space="0" w:color="auto"/>
            </w:tcBorders>
            <w:shd w:val="clear" w:color="auto" w:fill="auto"/>
            <w:noWrap/>
            <w:vAlign w:val="center"/>
          </w:tcPr>
          <w:p w14:paraId="0111FF2D"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状态变更标准重量</w:t>
            </w:r>
          </w:p>
        </w:tc>
        <w:tc>
          <w:tcPr>
            <w:tcW w:w="760" w:type="dxa"/>
            <w:tcBorders>
              <w:top w:val="nil"/>
              <w:left w:val="nil"/>
              <w:bottom w:val="single" w:sz="4" w:space="0" w:color="auto"/>
              <w:right w:val="single" w:sz="4" w:space="0" w:color="auto"/>
            </w:tcBorders>
            <w:shd w:val="clear" w:color="auto" w:fill="auto"/>
            <w:noWrap/>
            <w:vAlign w:val="center"/>
            <w:hideMark/>
          </w:tcPr>
          <w:p w14:paraId="2A77198C"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361BCC2E"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6374C827"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85132A" w:rsidRPr="00710A79" w14:paraId="2348B9FD" w14:textId="77777777" w:rsidTr="00227877">
        <w:trPr>
          <w:trHeight w:val="270"/>
        </w:trPr>
        <w:tc>
          <w:tcPr>
            <w:tcW w:w="714" w:type="dxa"/>
            <w:tcBorders>
              <w:top w:val="nil"/>
              <w:left w:val="single" w:sz="4" w:space="0" w:color="auto"/>
              <w:bottom w:val="single" w:sz="4" w:space="0" w:color="auto"/>
              <w:right w:val="single" w:sz="4" w:space="0" w:color="auto"/>
            </w:tcBorders>
          </w:tcPr>
          <w:p w14:paraId="4199427D" w14:textId="77777777" w:rsidR="0085132A" w:rsidRPr="00316455" w:rsidRDefault="0085132A" w:rsidP="007942C6">
            <w:pPr>
              <w:widowControl/>
              <w:spacing w:line="240" w:lineRule="auto"/>
              <w:ind w:firstLineChars="0" w:firstLine="0"/>
              <w:jc w:val="left"/>
              <w:rPr>
                <w:rFonts w:ascii="宋体" w:eastAsia="宋体" w:hAnsi="宋体" w:cs="宋体"/>
                <w:color w:val="000000"/>
                <w:kern w:val="0"/>
                <w:sz w:val="20"/>
                <w:szCs w:val="20"/>
              </w:rPr>
            </w:pPr>
            <w:r w:rsidRPr="00415C6A">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F9889A2" w14:textId="77777777" w:rsidR="0085132A" w:rsidRPr="00FA0AF2" w:rsidRDefault="0085132A"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K33</w:t>
            </w:r>
          </w:p>
        </w:tc>
        <w:tc>
          <w:tcPr>
            <w:tcW w:w="1984" w:type="dxa"/>
            <w:tcBorders>
              <w:top w:val="nil"/>
              <w:left w:val="nil"/>
              <w:bottom w:val="single" w:sz="4" w:space="0" w:color="auto"/>
              <w:right w:val="single" w:sz="4" w:space="0" w:color="auto"/>
            </w:tcBorders>
            <w:shd w:val="clear" w:color="auto" w:fill="auto"/>
            <w:noWrap/>
            <w:vAlign w:val="center"/>
          </w:tcPr>
          <w:p w14:paraId="09E4C5A0" w14:textId="77777777" w:rsidR="0085132A" w:rsidRPr="00FA0AF2" w:rsidRDefault="0085132A"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statusChageReason</w:t>
            </w:r>
          </w:p>
        </w:tc>
        <w:tc>
          <w:tcPr>
            <w:tcW w:w="1701" w:type="dxa"/>
            <w:tcBorders>
              <w:top w:val="nil"/>
              <w:left w:val="nil"/>
              <w:bottom w:val="single" w:sz="4" w:space="0" w:color="auto"/>
              <w:right w:val="single" w:sz="4" w:space="0" w:color="auto"/>
            </w:tcBorders>
            <w:shd w:val="clear" w:color="auto" w:fill="auto"/>
            <w:noWrap/>
            <w:vAlign w:val="center"/>
          </w:tcPr>
          <w:p w14:paraId="287E4053" w14:textId="77777777" w:rsidR="0085132A" w:rsidRPr="00FA0AF2" w:rsidRDefault="0085132A"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变更原因</w:t>
            </w:r>
          </w:p>
        </w:tc>
        <w:tc>
          <w:tcPr>
            <w:tcW w:w="760" w:type="dxa"/>
            <w:tcBorders>
              <w:top w:val="nil"/>
              <w:left w:val="nil"/>
              <w:bottom w:val="single" w:sz="4" w:space="0" w:color="auto"/>
              <w:right w:val="single" w:sz="4" w:space="0" w:color="auto"/>
            </w:tcBorders>
            <w:shd w:val="clear" w:color="auto" w:fill="auto"/>
            <w:noWrap/>
            <w:vAlign w:val="center"/>
            <w:hideMark/>
          </w:tcPr>
          <w:p w14:paraId="0E7688A5" w14:textId="25B24FAE" w:rsidR="0085132A" w:rsidRPr="00FA0AF2" w:rsidRDefault="003E2CD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7464E945" w14:textId="44A7860D" w:rsidR="0085132A" w:rsidRPr="00FA0AF2" w:rsidRDefault="003E2CDF"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hideMark/>
          </w:tcPr>
          <w:p w14:paraId="5E55F945" w14:textId="77777777" w:rsidR="0085132A" w:rsidRPr="00FA0AF2" w:rsidRDefault="0085132A"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1-坏账、2-现金归还、3-质物处置、4-第三方代偿、5-其它</w:t>
            </w:r>
          </w:p>
        </w:tc>
      </w:tr>
      <w:tr w:rsidR="0085132A" w:rsidRPr="00710A79" w14:paraId="319F6D26" w14:textId="77777777" w:rsidTr="001B6C8C">
        <w:trPr>
          <w:trHeight w:val="270"/>
        </w:trPr>
        <w:tc>
          <w:tcPr>
            <w:tcW w:w="714" w:type="dxa"/>
            <w:tcBorders>
              <w:top w:val="nil"/>
              <w:left w:val="single" w:sz="4" w:space="0" w:color="auto"/>
              <w:bottom w:val="single" w:sz="4" w:space="0" w:color="auto"/>
              <w:right w:val="single" w:sz="4" w:space="0" w:color="auto"/>
            </w:tcBorders>
          </w:tcPr>
          <w:p w14:paraId="3813E44B" w14:textId="77777777" w:rsidR="0085132A" w:rsidRDefault="0085132A" w:rsidP="007942C6">
            <w:pPr>
              <w:widowControl/>
              <w:spacing w:line="240" w:lineRule="auto"/>
              <w:ind w:firstLineChars="0" w:firstLine="0"/>
              <w:jc w:val="left"/>
              <w:rPr>
                <w:rFonts w:ascii="宋体" w:eastAsia="宋体" w:hAnsi="宋体" w:cs="宋体"/>
                <w:color w:val="000000"/>
                <w:kern w:val="0"/>
                <w:sz w:val="20"/>
                <w:szCs w:val="20"/>
              </w:rPr>
            </w:pPr>
            <w:r w:rsidRPr="00415C6A">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E29F2BA"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K06</w:t>
            </w:r>
          </w:p>
        </w:tc>
        <w:tc>
          <w:tcPr>
            <w:tcW w:w="1984" w:type="dxa"/>
            <w:tcBorders>
              <w:top w:val="nil"/>
              <w:left w:val="nil"/>
              <w:bottom w:val="single" w:sz="4" w:space="0" w:color="auto"/>
              <w:right w:val="single" w:sz="4" w:space="0" w:color="auto"/>
            </w:tcBorders>
            <w:shd w:val="clear" w:color="auto" w:fill="auto"/>
            <w:noWrap/>
            <w:vAlign w:val="center"/>
          </w:tcPr>
          <w:p w14:paraId="5A51AF79"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memo</w:t>
            </w:r>
          </w:p>
        </w:tc>
        <w:tc>
          <w:tcPr>
            <w:tcW w:w="1701" w:type="dxa"/>
            <w:tcBorders>
              <w:top w:val="nil"/>
              <w:left w:val="nil"/>
              <w:bottom w:val="single" w:sz="4" w:space="0" w:color="auto"/>
              <w:right w:val="single" w:sz="4" w:space="0" w:color="auto"/>
            </w:tcBorders>
            <w:shd w:val="clear" w:color="auto" w:fill="auto"/>
            <w:noWrap/>
            <w:vAlign w:val="center"/>
          </w:tcPr>
          <w:p w14:paraId="0AC59000"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备注</w:t>
            </w:r>
          </w:p>
        </w:tc>
        <w:tc>
          <w:tcPr>
            <w:tcW w:w="760" w:type="dxa"/>
            <w:tcBorders>
              <w:top w:val="nil"/>
              <w:left w:val="nil"/>
              <w:bottom w:val="single" w:sz="4" w:space="0" w:color="auto"/>
              <w:right w:val="single" w:sz="4" w:space="0" w:color="auto"/>
            </w:tcBorders>
            <w:shd w:val="clear" w:color="auto" w:fill="auto"/>
            <w:noWrap/>
            <w:vAlign w:val="center"/>
          </w:tcPr>
          <w:p w14:paraId="5831F7B6"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0FF8E54D"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A8168D4"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85132A" w:rsidRPr="00710A79" w14:paraId="6AFDF35F" w14:textId="77777777" w:rsidTr="001B6C8C">
        <w:trPr>
          <w:trHeight w:val="270"/>
        </w:trPr>
        <w:tc>
          <w:tcPr>
            <w:tcW w:w="714" w:type="dxa"/>
            <w:tcBorders>
              <w:top w:val="nil"/>
              <w:left w:val="single" w:sz="4" w:space="0" w:color="auto"/>
              <w:bottom w:val="single" w:sz="4" w:space="0" w:color="auto"/>
              <w:right w:val="single" w:sz="4" w:space="0" w:color="auto"/>
            </w:tcBorders>
          </w:tcPr>
          <w:p w14:paraId="4C2B265E" w14:textId="77777777" w:rsidR="0085132A" w:rsidRPr="00316455"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E6BBCA4"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K05</w:t>
            </w:r>
          </w:p>
        </w:tc>
        <w:tc>
          <w:tcPr>
            <w:tcW w:w="1984" w:type="dxa"/>
            <w:tcBorders>
              <w:top w:val="nil"/>
              <w:left w:val="nil"/>
              <w:bottom w:val="single" w:sz="4" w:space="0" w:color="auto"/>
              <w:right w:val="single" w:sz="4" w:space="0" w:color="auto"/>
            </w:tcBorders>
            <w:shd w:val="clear" w:color="auto" w:fill="auto"/>
            <w:noWrap/>
            <w:vAlign w:val="center"/>
            <w:hideMark/>
          </w:tcPr>
          <w:p w14:paraId="7630A6E8"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applyState</w:t>
            </w:r>
          </w:p>
        </w:tc>
        <w:tc>
          <w:tcPr>
            <w:tcW w:w="1701" w:type="dxa"/>
            <w:tcBorders>
              <w:top w:val="nil"/>
              <w:left w:val="nil"/>
              <w:bottom w:val="single" w:sz="4" w:space="0" w:color="auto"/>
              <w:right w:val="single" w:sz="4" w:space="0" w:color="auto"/>
            </w:tcBorders>
            <w:shd w:val="clear" w:color="auto" w:fill="auto"/>
            <w:noWrap/>
            <w:vAlign w:val="center"/>
            <w:hideMark/>
          </w:tcPr>
          <w:p w14:paraId="43800F7D"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申报状态</w:t>
            </w:r>
          </w:p>
        </w:tc>
        <w:tc>
          <w:tcPr>
            <w:tcW w:w="760" w:type="dxa"/>
            <w:tcBorders>
              <w:top w:val="nil"/>
              <w:left w:val="nil"/>
              <w:bottom w:val="single" w:sz="4" w:space="0" w:color="auto"/>
              <w:right w:val="single" w:sz="4" w:space="0" w:color="auto"/>
            </w:tcBorders>
            <w:shd w:val="clear" w:color="auto" w:fill="auto"/>
            <w:noWrap/>
            <w:vAlign w:val="center"/>
            <w:hideMark/>
          </w:tcPr>
          <w:p w14:paraId="22DEF5F8"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5E8EF07A"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2CAC59CE"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85132A" w:rsidRPr="00710A79" w14:paraId="5B38E336" w14:textId="77777777" w:rsidTr="001B6C8C">
        <w:trPr>
          <w:trHeight w:val="270"/>
        </w:trPr>
        <w:tc>
          <w:tcPr>
            <w:tcW w:w="714" w:type="dxa"/>
            <w:tcBorders>
              <w:top w:val="nil"/>
              <w:left w:val="single" w:sz="4" w:space="0" w:color="auto"/>
              <w:bottom w:val="single" w:sz="4" w:space="0" w:color="auto"/>
              <w:right w:val="single" w:sz="4" w:space="0" w:color="auto"/>
            </w:tcBorders>
          </w:tcPr>
          <w:p w14:paraId="2B6E84EA" w14:textId="77777777" w:rsidR="0085132A" w:rsidRPr="00316455"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9EDD328"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hideMark/>
          </w:tcPr>
          <w:p w14:paraId="43CA90AE"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traderID</w:t>
            </w:r>
          </w:p>
        </w:tc>
        <w:tc>
          <w:tcPr>
            <w:tcW w:w="1701" w:type="dxa"/>
            <w:tcBorders>
              <w:top w:val="nil"/>
              <w:left w:val="nil"/>
              <w:bottom w:val="single" w:sz="4" w:space="0" w:color="auto"/>
              <w:right w:val="single" w:sz="4" w:space="0" w:color="auto"/>
            </w:tcBorders>
            <w:shd w:val="clear" w:color="auto" w:fill="auto"/>
            <w:noWrap/>
            <w:vAlign w:val="center"/>
            <w:hideMark/>
          </w:tcPr>
          <w:p w14:paraId="4D1D334F"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申报用户</w:t>
            </w:r>
            <w:r w:rsidRPr="00710A79">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noWrap/>
            <w:vAlign w:val="center"/>
            <w:hideMark/>
          </w:tcPr>
          <w:p w14:paraId="74463E34"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45CD4F4B" w14:textId="77777777" w:rsidR="0085132A" w:rsidRPr="00D84A76"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7067DA91" w14:textId="77777777" w:rsidR="0085132A" w:rsidRPr="00D84A76"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5132A" w:rsidRPr="00710A79" w14:paraId="3D3E23DB" w14:textId="77777777" w:rsidTr="001B6C8C">
        <w:trPr>
          <w:trHeight w:val="270"/>
        </w:trPr>
        <w:tc>
          <w:tcPr>
            <w:tcW w:w="714" w:type="dxa"/>
            <w:tcBorders>
              <w:top w:val="nil"/>
              <w:left w:val="single" w:sz="4" w:space="0" w:color="auto"/>
              <w:bottom w:val="single" w:sz="4" w:space="0" w:color="auto"/>
              <w:right w:val="single" w:sz="4" w:space="0" w:color="auto"/>
            </w:tcBorders>
          </w:tcPr>
          <w:p w14:paraId="3071763F" w14:textId="77777777" w:rsidR="0085132A"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BD20A62"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T82</w:t>
            </w:r>
          </w:p>
        </w:tc>
        <w:tc>
          <w:tcPr>
            <w:tcW w:w="1984" w:type="dxa"/>
            <w:tcBorders>
              <w:top w:val="nil"/>
              <w:left w:val="nil"/>
              <w:bottom w:val="single" w:sz="4" w:space="0" w:color="auto"/>
              <w:right w:val="single" w:sz="4" w:space="0" w:color="auto"/>
            </w:tcBorders>
            <w:shd w:val="clear" w:color="auto" w:fill="auto"/>
            <w:noWrap/>
            <w:vAlign w:val="center"/>
          </w:tcPr>
          <w:p w14:paraId="13E50D9F"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803DC">
              <w:rPr>
                <w:rFonts w:ascii="宋体" w:eastAsia="宋体" w:hAnsi="宋体" w:cs="宋体" w:hint="eastAsia"/>
                <w:color w:val="000000"/>
                <w:kern w:val="0"/>
                <w:sz w:val="20"/>
                <w:szCs w:val="20"/>
              </w:rPr>
              <w:t>source</w:t>
            </w:r>
          </w:p>
        </w:tc>
        <w:tc>
          <w:tcPr>
            <w:tcW w:w="1701" w:type="dxa"/>
            <w:tcBorders>
              <w:top w:val="nil"/>
              <w:left w:val="nil"/>
              <w:bottom w:val="single" w:sz="4" w:space="0" w:color="auto"/>
              <w:right w:val="single" w:sz="4" w:space="0" w:color="auto"/>
            </w:tcBorders>
            <w:shd w:val="clear" w:color="auto" w:fill="auto"/>
            <w:noWrap/>
            <w:vAlign w:val="center"/>
          </w:tcPr>
          <w:p w14:paraId="55485331"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来源</w:t>
            </w:r>
          </w:p>
        </w:tc>
        <w:tc>
          <w:tcPr>
            <w:tcW w:w="760" w:type="dxa"/>
            <w:tcBorders>
              <w:top w:val="nil"/>
              <w:left w:val="nil"/>
              <w:bottom w:val="single" w:sz="4" w:space="0" w:color="auto"/>
              <w:right w:val="single" w:sz="4" w:space="0" w:color="auto"/>
            </w:tcBorders>
            <w:shd w:val="clear" w:color="auto" w:fill="auto"/>
            <w:noWrap/>
            <w:vAlign w:val="center"/>
          </w:tcPr>
          <w:p w14:paraId="52AC751D"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3D15AC1B" w14:textId="77777777" w:rsidR="0085132A"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3786818" w14:textId="77777777" w:rsidR="0085132A"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5132A" w:rsidRPr="00710A79" w14:paraId="4A59439E" w14:textId="77777777" w:rsidTr="001B6C8C">
        <w:trPr>
          <w:trHeight w:val="270"/>
        </w:trPr>
        <w:tc>
          <w:tcPr>
            <w:tcW w:w="714" w:type="dxa"/>
            <w:tcBorders>
              <w:top w:val="nil"/>
              <w:left w:val="single" w:sz="4" w:space="0" w:color="auto"/>
              <w:bottom w:val="single" w:sz="4" w:space="0" w:color="auto"/>
              <w:right w:val="single" w:sz="4" w:space="0" w:color="auto"/>
            </w:tcBorders>
          </w:tcPr>
          <w:p w14:paraId="13F258CF" w14:textId="77777777" w:rsidR="0085132A"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345C548"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w:t>
            </w:r>
            <w:r>
              <w:rPr>
                <w:rFonts w:ascii="宋体" w:eastAsia="宋体" w:hAnsi="宋体" w:cs="宋体" w:hint="eastAsia"/>
                <w:color w:val="000000"/>
                <w:kern w:val="0"/>
                <w:sz w:val="20"/>
                <w:szCs w:val="20"/>
              </w:rPr>
              <w:t>00</w:t>
            </w:r>
          </w:p>
        </w:tc>
        <w:tc>
          <w:tcPr>
            <w:tcW w:w="1984" w:type="dxa"/>
            <w:tcBorders>
              <w:top w:val="nil"/>
              <w:left w:val="nil"/>
              <w:bottom w:val="single" w:sz="4" w:space="0" w:color="auto"/>
              <w:right w:val="single" w:sz="4" w:space="0" w:color="auto"/>
            </w:tcBorders>
            <w:shd w:val="clear" w:color="auto" w:fill="auto"/>
            <w:noWrap/>
            <w:vAlign w:val="center"/>
          </w:tcPr>
          <w:p w14:paraId="36AE2AF5"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localNo</w:t>
            </w:r>
          </w:p>
        </w:tc>
        <w:tc>
          <w:tcPr>
            <w:tcW w:w="1701" w:type="dxa"/>
            <w:tcBorders>
              <w:top w:val="nil"/>
              <w:left w:val="nil"/>
              <w:bottom w:val="single" w:sz="4" w:space="0" w:color="auto"/>
              <w:right w:val="single" w:sz="4" w:space="0" w:color="auto"/>
            </w:tcBorders>
            <w:shd w:val="clear" w:color="auto" w:fill="auto"/>
            <w:noWrap/>
            <w:vAlign w:val="center"/>
          </w:tcPr>
          <w:p w14:paraId="52B2BDA3" w14:textId="77777777" w:rsidR="0085132A"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Pr="00710A79">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申报单</w:t>
            </w:r>
            <w:r w:rsidRPr="00710A79">
              <w:rPr>
                <w:rFonts w:ascii="宋体" w:eastAsia="宋体" w:hAnsi="宋体" w:cs="宋体" w:hint="eastAsia"/>
                <w:color w:val="000000"/>
                <w:kern w:val="0"/>
                <w:sz w:val="20"/>
                <w:szCs w:val="20"/>
              </w:rPr>
              <w:t>编号</w:t>
            </w:r>
          </w:p>
        </w:tc>
        <w:tc>
          <w:tcPr>
            <w:tcW w:w="760" w:type="dxa"/>
            <w:tcBorders>
              <w:top w:val="nil"/>
              <w:left w:val="nil"/>
              <w:bottom w:val="single" w:sz="4" w:space="0" w:color="auto"/>
              <w:right w:val="single" w:sz="4" w:space="0" w:color="auto"/>
            </w:tcBorders>
            <w:shd w:val="clear" w:color="auto" w:fill="auto"/>
            <w:noWrap/>
            <w:vAlign w:val="center"/>
          </w:tcPr>
          <w:p w14:paraId="2E21FEBE" w14:textId="77777777" w:rsidR="0085132A" w:rsidRPr="00316455"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69368168" w14:textId="77777777" w:rsidR="0085132A"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6B0F706F" w14:textId="77777777" w:rsidR="0085132A" w:rsidRDefault="0085132A"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5132A" w:rsidRPr="00710A79" w14:paraId="2791F18F" w14:textId="77777777" w:rsidTr="001B6C8C">
        <w:trPr>
          <w:trHeight w:val="270"/>
        </w:trPr>
        <w:tc>
          <w:tcPr>
            <w:tcW w:w="714" w:type="dxa"/>
            <w:tcBorders>
              <w:top w:val="nil"/>
              <w:left w:val="single" w:sz="4" w:space="0" w:color="auto"/>
              <w:bottom w:val="single" w:sz="4" w:space="0" w:color="auto"/>
              <w:right w:val="single" w:sz="4" w:space="0" w:color="auto"/>
            </w:tcBorders>
          </w:tcPr>
          <w:p w14:paraId="5D83D073"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4E0B3A1"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X39</w:t>
            </w:r>
          </w:p>
        </w:tc>
        <w:tc>
          <w:tcPr>
            <w:tcW w:w="1984" w:type="dxa"/>
            <w:tcBorders>
              <w:top w:val="nil"/>
              <w:left w:val="nil"/>
              <w:bottom w:val="single" w:sz="4" w:space="0" w:color="auto"/>
              <w:right w:val="single" w:sz="4" w:space="0" w:color="auto"/>
            </w:tcBorders>
            <w:shd w:val="clear" w:color="auto" w:fill="auto"/>
            <w:noWrap/>
            <w:vAlign w:val="center"/>
            <w:hideMark/>
          </w:tcPr>
          <w:p w14:paraId="5B57F7E3"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RspCode</w:t>
            </w:r>
          </w:p>
        </w:tc>
        <w:tc>
          <w:tcPr>
            <w:tcW w:w="1701" w:type="dxa"/>
            <w:tcBorders>
              <w:top w:val="nil"/>
              <w:left w:val="nil"/>
              <w:bottom w:val="single" w:sz="4" w:space="0" w:color="auto"/>
              <w:right w:val="single" w:sz="4" w:space="0" w:color="auto"/>
            </w:tcBorders>
            <w:shd w:val="clear" w:color="auto" w:fill="auto"/>
            <w:noWrap/>
            <w:vAlign w:val="center"/>
            <w:hideMark/>
          </w:tcPr>
          <w:p w14:paraId="58CD957B"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61EC7D9A"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489B68B1"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0D0C2FC9"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p>
        </w:tc>
      </w:tr>
      <w:tr w:rsidR="0085132A" w:rsidRPr="00710A79" w14:paraId="6702C6BE" w14:textId="77777777" w:rsidTr="001B6C8C">
        <w:trPr>
          <w:trHeight w:val="270"/>
        </w:trPr>
        <w:tc>
          <w:tcPr>
            <w:tcW w:w="714" w:type="dxa"/>
            <w:tcBorders>
              <w:top w:val="nil"/>
              <w:left w:val="single" w:sz="4" w:space="0" w:color="auto"/>
              <w:bottom w:val="single" w:sz="4" w:space="0" w:color="auto"/>
              <w:right w:val="single" w:sz="4" w:space="0" w:color="auto"/>
            </w:tcBorders>
          </w:tcPr>
          <w:p w14:paraId="24ECD5FD"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CDA18FD"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X40</w:t>
            </w:r>
          </w:p>
        </w:tc>
        <w:tc>
          <w:tcPr>
            <w:tcW w:w="1984" w:type="dxa"/>
            <w:tcBorders>
              <w:top w:val="nil"/>
              <w:left w:val="nil"/>
              <w:bottom w:val="single" w:sz="4" w:space="0" w:color="auto"/>
              <w:right w:val="single" w:sz="4" w:space="0" w:color="auto"/>
            </w:tcBorders>
            <w:shd w:val="clear" w:color="auto" w:fill="auto"/>
            <w:noWrap/>
            <w:vAlign w:val="center"/>
            <w:hideMark/>
          </w:tcPr>
          <w:p w14:paraId="45FD5FBA"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RspMsg</w:t>
            </w:r>
          </w:p>
        </w:tc>
        <w:tc>
          <w:tcPr>
            <w:tcW w:w="1701" w:type="dxa"/>
            <w:tcBorders>
              <w:top w:val="nil"/>
              <w:left w:val="nil"/>
              <w:bottom w:val="single" w:sz="4" w:space="0" w:color="auto"/>
              <w:right w:val="single" w:sz="4" w:space="0" w:color="auto"/>
            </w:tcBorders>
            <w:shd w:val="clear" w:color="auto" w:fill="auto"/>
            <w:noWrap/>
            <w:vAlign w:val="center"/>
            <w:hideMark/>
          </w:tcPr>
          <w:p w14:paraId="244E36CB"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6798C384"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6A917A83"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6A15F271"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p>
        </w:tc>
      </w:tr>
    </w:tbl>
    <w:p w14:paraId="708F643A" w14:textId="77777777" w:rsidR="007942C6" w:rsidRDefault="007942C6" w:rsidP="007942C6">
      <w:pPr>
        <w:ind w:firstLine="480"/>
      </w:pPr>
    </w:p>
    <w:p w14:paraId="4804F2EA" w14:textId="77777777" w:rsidR="007942C6" w:rsidRDefault="007942C6" w:rsidP="007942C6">
      <w:pPr>
        <w:pStyle w:val="4"/>
        <w:numPr>
          <w:ilvl w:val="3"/>
          <w:numId w:val="4"/>
        </w:numPr>
        <w:ind w:left="0" w:firstLineChars="0" w:firstLine="0"/>
      </w:pPr>
      <w:r w:rsidRPr="0096390C">
        <w:rPr>
          <w:rFonts w:hint="eastAsia"/>
        </w:rPr>
        <w:t>租借</w:t>
      </w:r>
      <w:r w:rsidR="00B94D2D">
        <w:rPr>
          <w:rFonts w:hint="eastAsia"/>
        </w:rPr>
        <w:t>登记</w:t>
      </w:r>
      <w:r w:rsidRPr="0096390C">
        <w:rPr>
          <w:rFonts w:hint="eastAsia"/>
        </w:rPr>
        <w:t>查询请求及应答</w:t>
      </w:r>
    </w:p>
    <w:p w14:paraId="00E7DFF1" w14:textId="77777777" w:rsidR="007942C6" w:rsidRDefault="007942C6" w:rsidP="001643FA">
      <w:pPr>
        <w:ind w:firstLine="482"/>
      </w:pPr>
      <w:r w:rsidRPr="0089519E">
        <w:rPr>
          <w:rFonts w:hint="eastAsia"/>
          <w:b/>
        </w:rPr>
        <w:t>功能</w:t>
      </w:r>
      <w:r>
        <w:rPr>
          <w:rFonts w:hint="eastAsia"/>
        </w:rPr>
        <w:t>：租借</w:t>
      </w:r>
      <w:r w:rsidR="008614B1">
        <w:rPr>
          <w:rFonts w:hint="eastAsia"/>
        </w:rPr>
        <w:t>登记</w:t>
      </w:r>
      <w:r>
        <w:rPr>
          <w:rFonts w:hint="eastAsia"/>
        </w:rPr>
        <w:t>查询指令用于会员二级系统查询该会员</w:t>
      </w:r>
      <w:r w:rsidR="008614B1">
        <w:rPr>
          <w:rFonts w:hint="eastAsia"/>
        </w:rPr>
        <w:t>席位所属客户的租借登记</w:t>
      </w:r>
      <w:r>
        <w:rPr>
          <w:rFonts w:hint="eastAsia"/>
        </w:rPr>
        <w:t>单，支持同时查询多条租借登记信息。</w:t>
      </w:r>
    </w:p>
    <w:p w14:paraId="5A86C75D" w14:textId="77777777" w:rsidR="007942C6" w:rsidRPr="0089519E" w:rsidRDefault="007942C6" w:rsidP="007942C6">
      <w:pPr>
        <w:ind w:firstLine="480"/>
      </w:pPr>
      <w:r>
        <w:rPr>
          <w:rFonts w:hint="eastAsia"/>
        </w:rPr>
        <w:t>消息体格式如下：</w:t>
      </w:r>
    </w:p>
    <w:tbl>
      <w:tblPr>
        <w:tblW w:w="9218" w:type="dxa"/>
        <w:tblInd w:w="103" w:type="dxa"/>
        <w:tblLayout w:type="fixed"/>
        <w:tblLook w:val="04A0" w:firstRow="1" w:lastRow="0" w:firstColumn="1" w:lastColumn="0" w:noHBand="0" w:noVBand="1"/>
      </w:tblPr>
      <w:tblGrid>
        <w:gridCol w:w="714"/>
        <w:gridCol w:w="709"/>
        <w:gridCol w:w="1984"/>
        <w:gridCol w:w="2126"/>
        <w:gridCol w:w="709"/>
        <w:gridCol w:w="708"/>
        <w:gridCol w:w="2268"/>
      </w:tblGrid>
      <w:tr w:rsidR="007942C6" w:rsidRPr="00710A79" w14:paraId="7845430C" w14:textId="77777777" w:rsidTr="00182F8F">
        <w:trPr>
          <w:trHeight w:val="270"/>
          <w:tblHeader/>
        </w:trPr>
        <w:tc>
          <w:tcPr>
            <w:tcW w:w="714" w:type="dxa"/>
            <w:tcBorders>
              <w:top w:val="single" w:sz="4" w:space="0" w:color="auto"/>
              <w:left w:val="single" w:sz="4" w:space="0" w:color="auto"/>
              <w:bottom w:val="single" w:sz="4" w:space="0" w:color="auto"/>
              <w:right w:val="single" w:sz="4" w:space="0" w:color="auto"/>
            </w:tcBorders>
            <w:shd w:val="clear" w:color="000000" w:fill="D9D9D9"/>
          </w:tcPr>
          <w:p w14:paraId="7F9B1812"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BF7554F"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域号</w:t>
            </w:r>
          </w:p>
        </w:tc>
        <w:tc>
          <w:tcPr>
            <w:tcW w:w="1984" w:type="dxa"/>
            <w:tcBorders>
              <w:top w:val="single" w:sz="4" w:space="0" w:color="auto"/>
              <w:left w:val="nil"/>
              <w:bottom w:val="single" w:sz="4" w:space="0" w:color="auto"/>
              <w:right w:val="single" w:sz="4" w:space="0" w:color="auto"/>
            </w:tcBorders>
            <w:shd w:val="clear" w:color="000000" w:fill="D9D9D9"/>
            <w:noWrap/>
            <w:vAlign w:val="center"/>
            <w:hideMark/>
          </w:tcPr>
          <w:p w14:paraId="5A90B1C2"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域名</w:t>
            </w:r>
          </w:p>
        </w:tc>
        <w:tc>
          <w:tcPr>
            <w:tcW w:w="2126" w:type="dxa"/>
            <w:tcBorders>
              <w:top w:val="single" w:sz="4" w:space="0" w:color="auto"/>
              <w:left w:val="nil"/>
              <w:bottom w:val="single" w:sz="4" w:space="0" w:color="auto"/>
              <w:right w:val="single" w:sz="4" w:space="0" w:color="auto"/>
            </w:tcBorders>
            <w:shd w:val="clear" w:color="000000" w:fill="D9D9D9"/>
            <w:noWrap/>
            <w:vAlign w:val="center"/>
            <w:hideMark/>
          </w:tcPr>
          <w:p w14:paraId="7C003544"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2F087115"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请求</w:t>
            </w:r>
          </w:p>
        </w:tc>
        <w:tc>
          <w:tcPr>
            <w:tcW w:w="708" w:type="dxa"/>
            <w:tcBorders>
              <w:top w:val="single" w:sz="4" w:space="0" w:color="auto"/>
              <w:left w:val="nil"/>
              <w:bottom w:val="single" w:sz="4" w:space="0" w:color="auto"/>
              <w:right w:val="single" w:sz="4" w:space="0" w:color="auto"/>
            </w:tcBorders>
            <w:shd w:val="clear" w:color="000000" w:fill="D9D9D9"/>
            <w:noWrap/>
            <w:vAlign w:val="center"/>
            <w:hideMark/>
          </w:tcPr>
          <w:p w14:paraId="71E7045F"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应答</w:t>
            </w:r>
          </w:p>
        </w:tc>
        <w:tc>
          <w:tcPr>
            <w:tcW w:w="2268" w:type="dxa"/>
            <w:tcBorders>
              <w:top w:val="single" w:sz="4" w:space="0" w:color="auto"/>
              <w:left w:val="nil"/>
              <w:bottom w:val="single" w:sz="4" w:space="0" w:color="auto"/>
              <w:right w:val="single" w:sz="4" w:space="0" w:color="auto"/>
            </w:tcBorders>
            <w:shd w:val="clear" w:color="000000" w:fill="D9D9D9"/>
            <w:noWrap/>
            <w:vAlign w:val="center"/>
            <w:hideMark/>
          </w:tcPr>
          <w:p w14:paraId="469FB73C" w14:textId="77777777" w:rsidR="007942C6" w:rsidRPr="00710A79" w:rsidRDefault="007942C6" w:rsidP="007942C6">
            <w:pPr>
              <w:widowControl/>
              <w:spacing w:line="240" w:lineRule="auto"/>
              <w:ind w:firstLineChars="0" w:firstLine="0"/>
              <w:jc w:val="left"/>
              <w:rPr>
                <w:rFonts w:ascii="宋体" w:eastAsia="宋体" w:hAnsi="宋体" w:cs="宋体"/>
                <w:b/>
                <w:bCs/>
                <w:color w:val="000000"/>
                <w:kern w:val="0"/>
                <w:sz w:val="20"/>
                <w:szCs w:val="20"/>
              </w:rPr>
            </w:pPr>
            <w:r w:rsidRPr="00710A79">
              <w:rPr>
                <w:rFonts w:ascii="宋体" w:eastAsia="宋体" w:hAnsi="宋体" w:cs="宋体" w:hint="eastAsia"/>
                <w:b/>
                <w:bCs/>
                <w:color w:val="000000"/>
                <w:kern w:val="0"/>
                <w:sz w:val="20"/>
                <w:szCs w:val="20"/>
              </w:rPr>
              <w:t>说明</w:t>
            </w:r>
          </w:p>
        </w:tc>
      </w:tr>
      <w:tr w:rsidR="007942C6" w:rsidRPr="00710A79" w14:paraId="31B70F4C" w14:textId="77777777" w:rsidTr="00182F8F">
        <w:trPr>
          <w:trHeight w:val="270"/>
        </w:trPr>
        <w:tc>
          <w:tcPr>
            <w:tcW w:w="714" w:type="dxa"/>
            <w:tcBorders>
              <w:top w:val="nil"/>
              <w:left w:val="single" w:sz="4" w:space="0" w:color="auto"/>
              <w:bottom w:val="single" w:sz="4" w:space="0" w:color="auto"/>
              <w:right w:val="single" w:sz="4" w:space="0" w:color="auto"/>
            </w:tcBorders>
          </w:tcPr>
          <w:p w14:paraId="142A23CA"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FABBCBF"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M00</w:t>
            </w:r>
          </w:p>
        </w:tc>
        <w:tc>
          <w:tcPr>
            <w:tcW w:w="1984" w:type="dxa"/>
            <w:tcBorders>
              <w:top w:val="nil"/>
              <w:left w:val="nil"/>
              <w:bottom w:val="single" w:sz="4" w:space="0" w:color="auto"/>
              <w:right w:val="single" w:sz="4" w:space="0" w:color="auto"/>
            </w:tcBorders>
            <w:shd w:val="clear" w:color="auto" w:fill="auto"/>
            <w:vAlign w:val="center"/>
            <w:hideMark/>
          </w:tcPr>
          <w:p w14:paraId="6A74C659"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memberID</w:t>
            </w:r>
          </w:p>
        </w:tc>
        <w:tc>
          <w:tcPr>
            <w:tcW w:w="2126" w:type="dxa"/>
            <w:tcBorders>
              <w:top w:val="nil"/>
              <w:left w:val="nil"/>
              <w:bottom w:val="single" w:sz="4" w:space="0" w:color="auto"/>
              <w:right w:val="single" w:sz="4" w:space="0" w:color="auto"/>
            </w:tcBorders>
            <w:shd w:val="clear" w:color="auto" w:fill="auto"/>
            <w:noWrap/>
            <w:vAlign w:val="center"/>
            <w:hideMark/>
          </w:tcPr>
          <w:p w14:paraId="1CEA31CE"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会员代码</w:t>
            </w:r>
          </w:p>
        </w:tc>
        <w:tc>
          <w:tcPr>
            <w:tcW w:w="709" w:type="dxa"/>
            <w:tcBorders>
              <w:top w:val="nil"/>
              <w:left w:val="nil"/>
              <w:bottom w:val="single" w:sz="4" w:space="0" w:color="auto"/>
              <w:right w:val="single" w:sz="4" w:space="0" w:color="auto"/>
            </w:tcBorders>
            <w:shd w:val="clear" w:color="auto" w:fill="auto"/>
            <w:vAlign w:val="center"/>
            <w:hideMark/>
          </w:tcPr>
          <w:p w14:paraId="5F856DC5"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1CD118C7"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hideMark/>
          </w:tcPr>
          <w:p w14:paraId="1CB04796"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7942C6" w:rsidRPr="00710A79" w14:paraId="17181717" w14:textId="77777777" w:rsidTr="00182F8F">
        <w:trPr>
          <w:trHeight w:val="270"/>
        </w:trPr>
        <w:tc>
          <w:tcPr>
            <w:tcW w:w="714" w:type="dxa"/>
            <w:tcBorders>
              <w:top w:val="nil"/>
              <w:left w:val="single" w:sz="4" w:space="0" w:color="auto"/>
              <w:bottom w:val="single" w:sz="4" w:space="0" w:color="auto"/>
              <w:right w:val="single" w:sz="4" w:space="0" w:color="auto"/>
            </w:tcBorders>
          </w:tcPr>
          <w:p w14:paraId="56D2AD3A"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B4C6302" w14:textId="77777777" w:rsidR="007942C6" w:rsidRPr="00984E1E" w:rsidRDefault="007942C6" w:rsidP="007942C6">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84" w:type="dxa"/>
            <w:tcBorders>
              <w:top w:val="nil"/>
              <w:left w:val="nil"/>
              <w:bottom w:val="single" w:sz="4" w:space="0" w:color="auto"/>
              <w:right w:val="single" w:sz="4" w:space="0" w:color="auto"/>
            </w:tcBorders>
            <w:shd w:val="clear" w:color="auto" w:fill="auto"/>
            <w:vAlign w:val="center"/>
          </w:tcPr>
          <w:p w14:paraId="6C7F34DE" w14:textId="77777777" w:rsidR="007942C6" w:rsidRPr="00984E1E" w:rsidRDefault="007942C6" w:rsidP="007942C6">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126" w:type="dxa"/>
            <w:tcBorders>
              <w:top w:val="nil"/>
              <w:left w:val="nil"/>
              <w:bottom w:val="single" w:sz="4" w:space="0" w:color="auto"/>
              <w:right w:val="single" w:sz="4" w:space="0" w:color="auto"/>
            </w:tcBorders>
            <w:shd w:val="clear" w:color="auto" w:fill="auto"/>
            <w:noWrap/>
            <w:vAlign w:val="center"/>
          </w:tcPr>
          <w:p w14:paraId="671C0D46" w14:textId="77777777" w:rsidR="007942C6" w:rsidRPr="00984E1E" w:rsidRDefault="007942C6" w:rsidP="007942C6">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09" w:type="dxa"/>
            <w:tcBorders>
              <w:top w:val="nil"/>
              <w:left w:val="nil"/>
              <w:bottom w:val="single" w:sz="4" w:space="0" w:color="auto"/>
              <w:right w:val="single" w:sz="4" w:space="0" w:color="auto"/>
            </w:tcBorders>
            <w:shd w:val="clear" w:color="auto" w:fill="auto"/>
            <w:vAlign w:val="center"/>
          </w:tcPr>
          <w:p w14:paraId="3A363489" w14:textId="77777777" w:rsidR="007942C6" w:rsidRPr="007D5A61" w:rsidRDefault="007942C6" w:rsidP="007942C6">
            <w:pPr>
              <w:spacing w:line="240" w:lineRule="auto"/>
              <w:ind w:firstLineChars="0" w:firstLine="0"/>
              <w:rPr>
                <w:rFonts w:asciiTheme="minorEastAsia" w:hAnsiTheme="minorEastAsia"/>
                <w:color w:val="000000"/>
                <w:sz w:val="21"/>
                <w:szCs w:val="21"/>
              </w:rPr>
            </w:pPr>
            <w:r w:rsidRPr="007D5A61">
              <w:rPr>
                <w:rFonts w:asciiTheme="minorEastAsia" w:hAnsiTheme="minorEastAsia" w:hint="eastAsia"/>
                <w:color w:val="000000"/>
                <w:sz w:val="21"/>
                <w:szCs w:val="21"/>
              </w:rPr>
              <w:t>M</w:t>
            </w:r>
          </w:p>
        </w:tc>
        <w:tc>
          <w:tcPr>
            <w:tcW w:w="708" w:type="dxa"/>
            <w:tcBorders>
              <w:top w:val="nil"/>
              <w:left w:val="nil"/>
              <w:bottom w:val="single" w:sz="4" w:space="0" w:color="auto"/>
              <w:right w:val="single" w:sz="4" w:space="0" w:color="auto"/>
            </w:tcBorders>
            <w:shd w:val="clear" w:color="auto" w:fill="auto"/>
            <w:noWrap/>
            <w:vAlign w:val="center"/>
          </w:tcPr>
          <w:p w14:paraId="4C8A3A25" w14:textId="77777777" w:rsidR="007942C6" w:rsidRPr="007803DC" w:rsidRDefault="007942C6" w:rsidP="007942C6">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6DE57721" w14:textId="77777777" w:rsidR="007942C6" w:rsidRPr="00710A79" w:rsidRDefault="007942C6" w:rsidP="007942C6">
            <w:pPr>
              <w:widowControl/>
              <w:spacing w:line="240" w:lineRule="auto"/>
              <w:ind w:firstLineChars="0" w:firstLine="0"/>
              <w:jc w:val="left"/>
              <w:rPr>
                <w:rFonts w:ascii="宋体" w:eastAsia="宋体" w:hAnsi="宋体" w:cs="宋体"/>
                <w:color w:val="000000"/>
                <w:kern w:val="0"/>
                <w:sz w:val="20"/>
                <w:szCs w:val="20"/>
              </w:rPr>
            </w:pPr>
          </w:p>
        </w:tc>
      </w:tr>
      <w:tr w:rsidR="002A6B12" w:rsidRPr="00710A79" w14:paraId="6C5CB9E1" w14:textId="77777777" w:rsidTr="00182F8F">
        <w:trPr>
          <w:trHeight w:val="270"/>
        </w:trPr>
        <w:tc>
          <w:tcPr>
            <w:tcW w:w="714" w:type="dxa"/>
            <w:tcBorders>
              <w:top w:val="nil"/>
              <w:left w:val="single" w:sz="4" w:space="0" w:color="auto"/>
              <w:bottom w:val="single" w:sz="4" w:space="0" w:color="auto"/>
              <w:right w:val="single" w:sz="4" w:space="0" w:color="auto"/>
            </w:tcBorders>
            <w:vAlign w:val="center"/>
          </w:tcPr>
          <w:p w14:paraId="123A88A0" w14:textId="77777777" w:rsidR="002A6B12" w:rsidRPr="0030576E" w:rsidRDefault="002A6B12"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A982F99"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M30</w:t>
            </w:r>
          </w:p>
        </w:tc>
        <w:tc>
          <w:tcPr>
            <w:tcW w:w="1984" w:type="dxa"/>
            <w:tcBorders>
              <w:top w:val="nil"/>
              <w:left w:val="nil"/>
              <w:bottom w:val="single" w:sz="4" w:space="0" w:color="auto"/>
              <w:right w:val="single" w:sz="4" w:space="0" w:color="auto"/>
            </w:tcBorders>
            <w:shd w:val="clear" w:color="auto" w:fill="auto"/>
            <w:vAlign w:val="center"/>
          </w:tcPr>
          <w:p w14:paraId="6B66F9BD"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clientID</w:t>
            </w:r>
          </w:p>
        </w:tc>
        <w:tc>
          <w:tcPr>
            <w:tcW w:w="2126" w:type="dxa"/>
            <w:tcBorders>
              <w:top w:val="nil"/>
              <w:left w:val="nil"/>
              <w:bottom w:val="single" w:sz="4" w:space="0" w:color="auto"/>
              <w:right w:val="single" w:sz="4" w:space="0" w:color="auto"/>
            </w:tcBorders>
            <w:shd w:val="clear" w:color="auto" w:fill="auto"/>
            <w:noWrap/>
            <w:vAlign w:val="center"/>
          </w:tcPr>
          <w:p w14:paraId="6887BCD9"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客户代码</w:t>
            </w:r>
          </w:p>
        </w:tc>
        <w:tc>
          <w:tcPr>
            <w:tcW w:w="709" w:type="dxa"/>
            <w:tcBorders>
              <w:top w:val="nil"/>
              <w:left w:val="nil"/>
              <w:bottom w:val="single" w:sz="4" w:space="0" w:color="auto"/>
              <w:right w:val="single" w:sz="4" w:space="0" w:color="auto"/>
            </w:tcBorders>
            <w:shd w:val="clear" w:color="auto" w:fill="auto"/>
            <w:vAlign w:val="center"/>
          </w:tcPr>
          <w:p w14:paraId="3A64ADF8"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4372D477"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274DBD1D"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p>
        </w:tc>
      </w:tr>
      <w:tr w:rsidR="002A6B12" w:rsidRPr="00710A79" w14:paraId="2C9A9EB7" w14:textId="77777777" w:rsidTr="00182F8F">
        <w:trPr>
          <w:trHeight w:val="270"/>
        </w:trPr>
        <w:tc>
          <w:tcPr>
            <w:tcW w:w="714" w:type="dxa"/>
            <w:tcBorders>
              <w:top w:val="nil"/>
              <w:left w:val="single" w:sz="4" w:space="0" w:color="auto"/>
              <w:bottom w:val="single" w:sz="4" w:space="0" w:color="auto"/>
              <w:right w:val="single" w:sz="4" w:space="0" w:color="auto"/>
            </w:tcBorders>
            <w:vAlign w:val="center"/>
          </w:tcPr>
          <w:p w14:paraId="3C53DD5B" w14:textId="77777777" w:rsidR="002A6B12" w:rsidRPr="0030576E" w:rsidRDefault="002A6B12"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85FC632"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T00</w:t>
            </w:r>
          </w:p>
        </w:tc>
        <w:tc>
          <w:tcPr>
            <w:tcW w:w="1984" w:type="dxa"/>
            <w:tcBorders>
              <w:top w:val="nil"/>
              <w:left w:val="nil"/>
              <w:bottom w:val="single" w:sz="4" w:space="0" w:color="auto"/>
              <w:right w:val="single" w:sz="4" w:space="0" w:color="auto"/>
            </w:tcBorders>
            <w:shd w:val="clear" w:color="auto" w:fill="auto"/>
            <w:vAlign w:val="center"/>
          </w:tcPr>
          <w:p w14:paraId="0D4359B6"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origApp</w:t>
            </w:r>
          </w:p>
        </w:tc>
        <w:tc>
          <w:tcPr>
            <w:tcW w:w="2126" w:type="dxa"/>
            <w:tcBorders>
              <w:top w:val="nil"/>
              <w:left w:val="nil"/>
              <w:bottom w:val="single" w:sz="4" w:space="0" w:color="auto"/>
              <w:right w:val="single" w:sz="4" w:space="0" w:color="auto"/>
            </w:tcBorders>
            <w:shd w:val="clear" w:color="auto" w:fill="auto"/>
            <w:noWrap/>
            <w:vAlign w:val="center"/>
          </w:tcPr>
          <w:p w14:paraId="6BD5642C"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申报方</w:t>
            </w:r>
          </w:p>
        </w:tc>
        <w:tc>
          <w:tcPr>
            <w:tcW w:w="709" w:type="dxa"/>
            <w:tcBorders>
              <w:top w:val="nil"/>
              <w:left w:val="nil"/>
              <w:bottom w:val="single" w:sz="4" w:space="0" w:color="auto"/>
              <w:right w:val="single" w:sz="4" w:space="0" w:color="auto"/>
            </w:tcBorders>
            <w:shd w:val="clear" w:color="auto" w:fill="auto"/>
            <w:vAlign w:val="center"/>
          </w:tcPr>
          <w:p w14:paraId="7470C9A4"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25F49AE1"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33E67EC8"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1位字符，取值：1-借出方，2-借入方。</w:t>
            </w:r>
          </w:p>
        </w:tc>
      </w:tr>
      <w:tr w:rsidR="002A6B12" w:rsidRPr="00710A79" w14:paraId="30717C86" w14:textId="77777777" w:rsidTr="00182F8F">
        <w:trPr>
          <w:trHeight w:val="270"/>
        </w:trPr>
        <w:tc>
          <w:tcPr>
            <w:tcW w:w="714" w:type="dxa"/>
            <w:tcBorders>
              <w:top w:val="nil"/>
              <w:left w:val="single" w:sz="4" w:space="0" w:color="auto"/>
              <w:bottom w:val="single" w:sz="4" w:space="0" w:color="auto"/>
              <w:right w:val="single" w:sz="4" w:space="0" w:color="auto"/>
            </w:tcBorders>
            <w:vAlign w:val="center"/>
          </w:tcPr>
          <w:p w14:paraId="42C7A713" w14:textId="77777777" w:rsidR="002A6B12" w:rsidRPr="0030576E" w:rsidRDefault="002A6B12"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0616085"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T</w:t>
            </w:r>
            <w:r w:rsidRPr="00FA0AF2">
              <w:rPr>
                <w:rFonts w:ascii="宋体" w:eastAsia="宋体" w:hAnsi="宋体" w:cs="宋体" w:hint="eastAsia"/>
                <w:color w:val="000000"/>
                <w:kern w:val="0"/>
                <w:sz w:val="20"/>
                <w:szCs w:val="20"/>
              </w:rPr>
              <w:t>05</w:t>
            </w:r>
          </w:p>
        </w:tc>
        <w:tc>
          <w:tcPr>
            <w:tcW w:w="1984" w:type="dxa"/>
            <w:tcBorders>
              <w:top w:val="nil"/>
              <w:left w:val="nil"/>
              <w:bottom w:val="single" w:sz="4" w:space="0" w:color="auto"/>
              <w:right w:val="single" w:sz="4" w:space="0" w:color="auto"/>
            </w:tcBorders>
            <w:shd w:val="clear" w:color="auto" w:fill="auto"/>
            <w:vAlign w:val="center"/>
          </w:tcPr>
          <w:p w14:paraId="32C06EE9"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opMemberID</w:t>
            </w:r>
          </w:p>
        </w:tc>
        <w:tc>
          <w:tcPr>
            <w:tcW w:w="2126" w:type="dxa"/>
            <w:tcBorders>
              <w:top w:val="nil"/>
              <w:left w:val="nil"/>
              <w:bottom w:val="single" w:sz="4" w:space="0" w:color="auto"/>
              <w:right w:val="single" w:sz="4" w:space="0" w:color="auto"/>
            </w:tcBorders>
            <w:shd w:val="clear" w:color="auto" w:fill="auto"/>
            <w:noWrap/>
            <w:vAlign w:val="center"/>
          </w:tcPr>
          <w:p w14:paraId="1B6BBB03"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交易对手方会员代码</w:t>
            </w:r>
          </w:p>
        </w:tc>
        <w:tc>
          <w:tcPr>
            <w:tcW w:w="709" w:type="dxa"/>
            <w:tcBorders>
              <w:top w:val="nil"/>
              <w:left w:val="nil"/>
              <w:bottom w:val="single" w:sz="4" w:space="0" w:color="auto"/>
              <w:right w:val="single" w:sz="4" w:space="0" w:color="auto"/>
            </w:tcBorders>
            <w:shd w:val="clear" w:color="auto" w:fill="auto"/>
            <w:vAlign w:val="center"/>
          </w:tcPr>
          <w:p w14:paraId="0EF22634"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tcPr>
          <w:p w14:paraId="7AB050A2"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59125C73"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p>
        </w:tc>
      </w:tr>
      <w:tr w:rsidR="0077711C" w:rsidRPr="00710A79" w14:paraId="640B8E8A" w14:textId="77777777" w:rsidTr="00182F8F">
        <w:trPr>
          <w:trHeight w:val="270"/>
        </w:trPr>
        <w:tc>
          <w:tcPr>
            <w:tcW w:w="714" w:type="dxa"/>
            <w:tcBorders>
              <w:top w:val="nil"/>
              <w:left w:val="single" w:sz="4" w:space="0" w:color="auto"/>
              <w:bottom w:val="single" w:sz="4" w:space="0" w:color="auto"/>
              <w:right w:val="single" w:sz="4" w:space="0" w:color="auto"/>
            </w:tcBorders>
            <w:vAlign w:val="center"/>
          </w:tcPr>
          <w:p w14:paraId="0CC2E4DE" w14:textId="77777777" w:rsidR="0077711C" w:rsidRPr="0030576E" w:rsidRDefault="0077711C"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BD2D75D"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T08</w:t>
            </w:r>
          </w:p>
        </w:tc>
        <w:tc>
          <w:tcPr>
            <w:tcW w:w="1984" w:type="dxa"/>
            <w:tcBorders>
              <w:top w:val="nil"/>
              <w:left w:val="nil"/>
              <w:bottom w:val="single" w:sz="4" w:space="0" w:color="auto"/>
              <w:right w:val="single" w:sz="4" w:space="0" w:color="auto"/>
            </w:tcBorders>
            <w:shd w:val="clear" w:color="auto" w:fill="auto"/>
            <w:vAlign w:val="center"/>
          </w:tcPr>
          <w:p w14:paraId="529CE5E6"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opSeatID</w:t>
            </w:r>
          </w:p>
        </w:tc>
        <w:tc>
          <w:tcPr>
            <w:tcW w:w="2126" w:type="dxa"/>
            <w:tcBorders>
              <w:top w:val="nil"/>
              <w:left w:val="nil"/>
              <w:bottom w:val="single" w:sz="4" w:space="0" w:color="auto"/>
              <w:right w:val="single" w:sz="4" w:space="0" w:color="auto"/>
            </w:tcBorders>
            <w:shd w:val="clear" w:color="auto" w:fill="auto"/>
            <w:noWrap/>
            <w:vAlign w:val="center"/>
          </w:tcPr>
          <w:p w14:paraId="682C7D99"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交易对手方席位代码</w:t>
            </w:r>
          </w:p>
        </w:tc>
        <w:tc>
          <w:tcPr>
            <w:tcW w:w="709" w:type="dxa"/>
            <w:tcBorders>
              <w:top w:val="nil"/>
              <w:left w:val="nil"/>
              <w:bottom w:val="single" w:sz="4" w:space="0" w:color="auto"/>
              <w:right w:val="single" w:sz="4" w:space="0" w:color="auto"/>
            </w:tcBorders>
            <w:shd w:val="clear" w:color="auto" w:fill="auto"/>
            <w:vAlign w:val="center"/>
          </w:tcPr>
          <w:p w14:paraId="0DDB36A5"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tcPr>
          <w:p w14:paraId="2DCC062C"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0715A299"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p>
        </w:tc>
      </w:tr>
      <w:tr w:rsidR="002A6B12" w:rsidRPr="00710A79" w14:paraId="3D350813" w14:textId="77777777" w:rsidTr="00182F8F">
        <w:trPr>
          <w:trHeight w:val="270"/>
        </w:trPr>
        <w:tc>
          <w:tcPr>
            <w:tcW w:w="714" w:type="dxa"/>
            <w:tcBorders>
              <w:top w:val="nil"/>
              <w:left w:val="single" w:sz="4" w:space="0" w:color="auto"/>
              <w:bottom w:val="single" w:sz="4" w:space="0" w:color="auto"/>
              <w:right w:val="single" w:sz="4" w:space="0" w:color="auto"/>
            </w:tcBorders>
            <w:vAlign w:val="center"/>
          </w:tcPr>
          <w:p w14:paraId="2A681E7F" w14:textId="77777777" w:rsidR="002A6B12" w:rsidRPr="0030576E" w:rsidRDefault="002A6B12"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766CA38"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T</w:t>
            </w:r>
            <w:r w:rsidRPr="00FA0AF2">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vAlign w:val="center"/>
          </w:tcPr>
          <w:p w14:paraId="3D68CF9D"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opClientID</w:t>
            </w:r>
          </w:p>
        </w:tc>
        <w:tc>
          <w:tcPr>
            <w:tcW w:w="2126" w:type="dxa"/>
            <w:tcBorders>
              <w:top w:val="nil"/>
              <w:left w:val="nil"/>
              <w:bottom w:val="single" w:sz="4" w:space="0" w:color="auto"/>
              <w:right w:val="single" w:sz="4" w:space="0" w:color="auto"/>
            </w:tcBorders>
            <w:shd w:val="clear" w:color="auto" w:fill="auto"/>
            <w:noWrap/>
            <w:vAlign w:val="center"/>
          </w:tcPr>
          <w:p w14:paraId="78F18AE1"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交易对手方客户代码</w:t>
            </w:r>
          </w:p>
        </w:tc>
        <w:tc>
          <w:tcPr>
            <w:tcW w:w="709" w:type="dxa"/>
            <w:tcBorders>
              <w:top w:val="nil"/>
              <w:left w:val="nil"/>
              <w:bottom w:val="single" w:sz="4" w:space="0" w:color="auto"/>
              <w:right w:val="single" w:sz="4" w:space="0" w:color="auto"/>
            </w:tcBorders>
            <w:shd w:val="clear" w:color="auto" w:fill="auto"/>
            <w:vAlign w:val="center"/>
          </w:tcPr>
          <w:p w14:paraId="6569D990"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tcPr>
          <w:p w14:paraId="28CC6505"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444C4662" w14:textId="77777777" w:rsidR="002A6B12" w:rsidRPr="00FA0AF2" w:rsidRDefault="002A6B12" w:rsidP="00227877">
            <w:pPr>
              <w:widowControl/>
              <w:spacing w:line="240" w:lineRule="auto"/>
              <w:ind w:firstLineChars="0" w:firstLine="0"/>
              <w:rPr>
                <w:rFonts w:ascii="宋体" w:eastAsia="宋体" w:hAnsi="宋体" w:cs="宋体"/>
                <w:color w:val="000000"/>
                <w:kern w:val="0"/>
                <w:sz w:val="20"/>
                <w:szCs w:val="20"/>
              </w:rPr>
            </w:pPr>
          </w:p>
        </w:tc>
      </w:tr>
      <w:tr w:rsidR="00ED281F" w:rsidRPr="00710A79" w14:paraId="003BB05A" w14:textId="77777777" w:rsidTr="00182F8F">
        <w:trPr>
          <w:trHeight w:val="270"/>
        </w:trPr>
        <w:tc>
          <w:tcPr>
            <w:tcW w:w="714" w:type="dxa"/>
            <w:tcBorders>
              <w:top w:val="nil"/>
              <w:left w:val="single" w:sz="4" w:space="0" w:color="auto"/>
              <w:bottom w:val="single" w:sz="4" w:space="0" w:color="auto"/>
              <w:right w:val="single" w:sz="4" w:space="0" w:color="auto"/>
            </w:tcBorders>
          </w:tcPr>
          <w:p w14:paraId="36839F03" w14:textId="77777777" w:rsidR="00ED281F" w:rsidRPr="00710A79" w:rsidRDefault="00ED281F"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2781552" w14:textId="77777777" w:rsidR="00ED281F" w:rsidRPr="00FA0AF2" w:rsidRDefault="00ED281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K</w:t>
            </w:r>
            <w:r w:rsidRPr="00FA0AF2">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vAlign w:val="center"/>
          </w:tcPr>
          <w:p w14:paraId="03D6E5D3" w14:textId="77777777" w:rsidR="00ED281F" w:rsidRPr="00FA0AF2" w:rsidRDefault="00ED281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sheetNo</w:t>
            </w:r>
          </w:p>
        </w:tc>
        <w:tc>
          <w:tcPr>
            <w:tcW w:w="2126" w:type="dxa"/>
            <w:tcBorders>
              <w:top w:val="nil"/>
              <w:left w:val="nil"/>
              <w:bottom w:val="single" w:sz="4" w:space="0" w:color="auto"/>
              <w:right w:val="single" w:sz="4" w:space="0" w:color="auto"/>
            </w:tcBorders>
            <w:shd w:val="clear" w:color="auto" w:fill="auto"/>
            <w:noWrap/>
            <w:vAlign w:val="center"/>
          </w:tcPr>
          <w:p w14:paraId="663B8D04" w14:textId="77777777" w:rsidR="00ED281F" w:rsidRPr="00FA0AF2" w:rsidRDefault="00ED281F" w:rsidP="007942C6">
            <w:pPr>
              <w:widowControl/>
              <w:spacing w:line="240" w:lineRule="auto"/>
              <w:ind w:firstLineChars="0" w:firstLine="0"/>
              <w:jc w:val="left"/>
              <w:rPr>
                <w:rFonts w:asciiTheme="minorEastAsia" w:hAnsiTheme="minorEastAsia" w:cs="宋体"/>
                <w:color w:val="000000"/>
                <w:kern w:val="0"/>
                <w:sz w:val="20"/>
                <w:szCs w:val="20"/>
              </w:rPr>
            </w:pPr>
            <w:r w:rsidRPr="00FA0AF2">
              <w:rPr>
                <w:rFonts w:ascii="宋体" w:eastAsia="宋体" w:hAnsi="宋体" w:cs="宋体" w:hint="eastAsia"/>
                <w:color w:val="000000"/>
                <w:kern w:val="0"/>
                <w:sz w:val="20"/>
                <w:szCs w:val="20"/>
              </w:rPr>
              <w:t>租借登记编号</w:t>
            </w:r>
          </w:p>
        </w:tc>
        <w:tc>
          <w:tcPr>
            <w:tcW w:w="709" w:type="dxa"/>
            <w:tcBorders>
              <w:top w:val="nil"/>
              <w:left w:val="nil"/>
              <w:bottom w:val="single" w:sz="4" w:space="0" w:color="auto"/>
              <w:right w:val="single" w:sz="4" w:space="0" w:color="auto"/>
            </w:tcBorders>
            <w:shd w:val="clear" w:color="auto" w:fill="auto"/>
            <w:vAlign w:val="center"/>
          </w:tcPr>
          <w:p w14:paraId="159DC998" w14:textId="77777777" w:rsidR="00ED281F" w:rsidRPr="00FA0AF2" w:rsidRDefault="00ED281F" w:rsidP="007942C6">
            <w:pPr>
              <w:spacing w:line="240" w:lineRule="auto"/>
              <w:ind w:firstLineChars="0" w:firstLine="0"/>
              <w:rPr>
                <w:rFonts w:asciiTheme="minorEastAsia" w:hAnsiTheme="minorEastAsia"/>
                <w:color w:val="000000"/>
                <w:sz w:val="21"/>
                <w:szCs w:val="21"/>
              </w:rPr>
            </w:pPr>
            <w:r w:rsidRPr="00FA0AF2">
              <w:rPr>
                <w:rFonts w:ascii="宋体" w:eastAsia="宋体" w:hAnsi="宋体" w:cs="宋体" w:hint="eastAsia"/>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tcPr>
          <w:p w14:paraId="614B785A"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2754EE03" w14:textId="77777777" w:rsidR="00ED281F" w:rsidRPr="00FA0AF2" w:rsidRDefault="00ED281F" w:rsidP="007942C6">
            <w:pPr>
              <w:widowControl/>
              <w:spacing w:line="240" w:lineRule="auto"/>
              <w:ind w:firstLineChars="0" w:firstLine="0"/>
              <w:jc w:val="left"/>
              <w:rPr>
                <w:rFonts w:ascii="宋体" w:eastAsia="宋体" w:hAnsi="宋体" w:cs="宋体"/>
                <w:color w:val="000000"/>
                <w:kern w:val="0"/>
                <w:sz w:val="20"/>
                <w:szCs w:val="20"/>
              </w:rPr>
            </w:pPr>
          </w:p>
        </w:tc>
      </w:tr>
      <w:tr w:rsidR="00384B8B" w:rsidRPr="00710A79" w14:paraId="7E01A326" w14:textId="77777777" w:rsidTr="00182F8F">
        <w:trPr>
          <w:trHeight w:val="270"/>
        </w:trPr>
        <w:tc>
          <w:tcPr>
            <w:tcW w:w="714" w:type="dxa"/>
            <w:tcBorders>
              <w:top w:val="nil"/>
              <w:left w:val="single" w:sz="4" w:space="0" w:color="auto"/>
              <w:bottom w:val="single" w:sz="4" w:space="0" w:color="auto"/>
              <w:right w:val="single" w:sz="4" w:space="0" w:color="auto"/>
            </w:tcBorders>
          </w:tcPr>
          <w:p w14:paraId="0CE91636" w14:textId="77777777" w:rsidR="00384B8B" w:rsidRPr="00710A79" w:rsidRDefault="00384B8B"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505BADB" w14:textId="77777777" w:rsidR="00384B8B" w:rsidRPr="00FA0AF2" w:rsidRDefault="00384B8B"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T29</w:t>
            </w:r>
          </w:p>
        </w:tc>
        <w:tc>
          <w:tcPr>
            <w:tcW w:w="1984" w:type="dxa"/>
            <w:tcBorders>
              <w:top w:val="nil"/>
              <w:left w:val="nil"/>
              <w:bottom w:val="single" w:sz="4" w:space="0" w:color="auto"/>
              <w:right w:val="single" w:sz="4" w:space="0" w:color="auto"/>
            </w:tcBorders>
            <w:shd w:val="clear" w:color="auto" w:fill="auto"/>
            <w:noWrap/>
            <w:vAlign w:val="center"/>
            <w:hideMark/>
          </w:tcPr>
          <w:p w14:paraId="27DE5657" w14:textId="77777777" w:rsidR="00384B8B" w:rsidRPr="00FA0AF2" w:rsidRDefault="00384B8B"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checkDate</w:t>
            </w:r>
          </w:p>
        </w:tc>
        <w:tc>
          <w:tcPr>
            <w:tcW w:w="2126" w:type="dxa"/>
            <w:tcBorders>
              <w:top w:val="nil"/>
              <w:left w:val="nil"/>
              <w:bottom w:val="single" w:sz="4" w:space="0" w:color="auto"/>
              <w:right w:val="single" w:sz="4" w:space="0" w:color="auto"/>
            </w:tcBorders>
            <w:shd w:val="clear" w:color="auto" w:fill="auto"/>
            <w:noWrap/>
            <w:vAlign w:val="center"/>
            <w:hideMark/>
          </w:tcPr>
          <w:p w14:paraId="17A31CA7"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审批自然日期</w:t>
            </w:r>
          </w:p>
        </w:tc>
        <w:tc>
          <w:tcPr>
            <w:tcW w:w="709" w:type="dxa"/>
            <w:tcBorders>
              <w:top w:val="nil"/>
              <w:left w:val="nil"/>
              <w:bottom w:val="single" w:sz="4" w:space="0" w:color="auto"/>
              <w:right w:val="single" w:sz="4" w:space="0" w:color="auto"/>
            </w:tcBorders>
            <w:shd w:val="clear" w:color="auto" w:fill="auto"/>
            <w:noWrap/>
            <w:vAlign w:val="center"/>
            <w:hideMark/>
          </w:tcPr>
          <w:p w14:paraId="678EEC5C"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710E8060"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hideMark/>
          </w:tcPr>
          <w:p w14:paraId="545FE5D9"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p>
        </w:tc>
      </w:tr>
      <w:tr w:rsidR="0085132A" w:rsidRPr="00710A79" w14:paraId="06CFD215" w14:textId="77777777" w:rsidTr="00182F8F">
        <w:trPr>
          <w:trHeight w:val="270"/>
        </w:trPr>
        <w:tc>
          <w:tcPr>
            <w:tcW w:w="714" w:type="dxa"/>
            <w:tcBorders>
              <w:top w:val="nil"/>
              <w:left w:val="single" w:sz="4" w:space="0" w:color="auto"/>
              <w:bottom w:val="single" w:sz="4" w:space="0" w:color="auto"/>
              <w:right w:val="single" w:sz="4" w:space="0" w:color="auto"/>
            </w:tcBorders>
          </w:tcPr>
          <w:p w14:paraId="1FDCE989" w14:textId="77777777" w:rsidR="0085132A" w:rsidRPr="00710A79" w:rsidRDefault="0085132A"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8F7E2A4" w14:textId="77777777" w:rsidR="0085132A" w:rsidRPr="00FA0AF2" w:rsidRDefault="0085132A"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K88</w:t>
            </w:r>
          </w:p>
        </w:tc>
        <w:tc>
          <w:tcPr>
            <w:tcW w:w="1984" w:type="dxa"/>
            <w:tcBorders>
              <w:top w:val="nil"/>
              <w:left w:val="nil"/>
              <w:bottom w:val="single" w:sz="4" w:space="0" w:color="auto"/>
              <w:right w:val="single" w:sz="4" w:space="0" w:color="auto"/>
            </w:tcBorders>
            <w:shd w:val="clear" w:color="auto" w:fill="auto"/>
            <w:vAlign w:val="center"/>
          </w:tcPr>
          <w:p w14:paraId="58BE9E6B" w14:textId="77777777" w:rsidR="0085132A" w:rsidRPr="00FA0AF2" w:rsidRDefault="0085132A"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sheetStatus</w:t>
            </w:r>
          </w:p>
        </w:tc>
        <w:tc>
          <w:tcPr>
            <w:tcW w:w="2126" w:type="dxa"/>
            <w:tcBorders>
              <w:top w:val="nil"/>
              <w:left w:val="nil"/>
              <w:bottom w:val="single" w:sz="4" w:space="0" w:color="auto"/>
              <w:right w:val="single" w:sz="4" w:space="0" w:color="auto"/>
            </w:tcBorders>
            <w:shd w:val="clear" w:color="auto" w:fill="auto"/>
            <w:noWrap/>
            <w:vAlign w:val="center"/>
          </w:tcPr>
          <w:p w14:paraId="23D05DFE"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租借状态</w:t>
            </w:r>
          </w:p>
        </w:tc>
        <w:tc>
          <w:tcPr>
            <w:tcW w:w="709" w:type="dxa"/>
            <w:tcBorders>
              <w:top w:val="nil"/>
              <w:left w:val="nil"/>
              <w:bottom w:val="single" w:sz="4" w:space="0" w:color="auto"/>
              <w:right w:val="single" w:sz="4" w:space="0" w:color="auto"/>
            </w:tcBorders>
            <w:shd w:val="clear" w:color="auto" w:fill="auto"/>
            <w:vAlign w:val="center"/>
          </w:tcPr>
          <w:p w14:paraId="0BB29B10"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w:t>
            </w:r>
          </w:p>
        </w:tc>
        <w:tc>
          <w:tcPr>
            <w:tcW w:w="708" w:type="dxa"/>
            <w:tcBorders>
              <w:top w:val="nil"/>
              <w:left w:val="nil"/>
              <w:bottom w:val="single" w:sz="4" w:space="0" w:color="auto"/>
              <w:right w:val="single" w:sz="4" w:space="0" w:color="auto"/>
            </w:tcBorders>
            <w:shd w:val="clear" w:color="auto" w:fill="auto"/>
            <w:noWrap/>
            <w:vAlign w:val="center"/>
          </w:tcPr>
          <w:p w14:paraId="5DF37AB8"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hideMark/>
          </w:tcPr>
          <w:p w14:paraId="60B7D0BD" w14:textId="77777777" w:rsidR="0085132A" w:rsidRPr="00FA0AF2" w:rsidRDefault="0085132A" w:rsidP="007942C6">
            <w:pPr>
              <w:widowControl/>
              <w:spacing w:line="240" w:lineRule="auto"/>
              <w:ind w:firstLineChars="0" w:firstLine="0"/>
              <w:jc w:val="left"/>
              <w:rPr>
                <w:rFonts w:ascii="宋体" w:eastAsia="宋体" w:hAnsi="宋体" w:cs="宋体"/>
                <w:color w:val="000000"/>
                <w:kern w:val="0"/>
                <w:sz w:val="20"/>
                <w:szCs w:val="20"/>
              </w:rPr>
            </w:pPr>
          </w:p>
        </w:tc>
      </w:tr>
      <w:tr w:rsidR="00384B8B" w:rsidRPr="00710A79" w14:paraId="3725199B" w14:textId="77777777" w:rsidTr="00182F8F">
        <w:trPr>
          <w:trHeight w:val="270"/>
        </w:trPr>
        <w:tc>
          <w:tcPr>
            <w:tcW w:w="714" w:type="dxa"/>
            <w:tcBorders>
              <w:top w:val="nil"/>
              <w:left w:val="single" w:sz="4" w:space="0" w:color="auto"/>
              <w:bottom w:val="single" w:sz="4" w:space="0" w:color="auto"/>
              <w:right w:val="single" w:sz="4" w:space="0" w:color="auto"/>
            </w:tcBorders>
          </w:tcPr>
          <w:p w14:paraId="6DBB26EC" w14:textId="77777777" w:rsidR="00384B8B" w:rsidRPr="00710A79" w:rsidRDefault="00384B8B" w:rsidP="007942C6">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FD12DE3"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M60</w:t>
            </w:r>
          </w:p>
        </w:tc>
        <w:tc>
          <w:tcPr>
            <w:tcW w:w="1984" w:type="dxa"/>
            <w:tcBorders>
              <w:top w:val="nil"/>
              <w:left w:val="nil"/>
              <w:bottom w:val="single" w:sz="4" w:space="0" w:color="auto"/>
              <w:right w:val="single" w:sz="4" w:space="0" w:color="auto"/>
            </w:tcBorders>
            <w:shd w:val="clear" w:color="auto" w:fill="auto"/>
            <w:vAlign w:val="center"/>
          </w:tcPr>
          <w:p w14:paraId="56DA2492"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traderID</w:t>
            </w:r>
          </w:p>
        </w:tc>
        <w:tc>
          <w:tcPr>
            <w:tcW w:w="2126" w:type="dxa"/>
            <w:tcBorders>
              <w:top w:val="nil"/>
              <w:left w:val="nil"/>
              <w:bottom w:val="single" w:sz="4" w:space="0" w:color="auto"/>
              <w:right w:val="single" w:sz="4" w:space="0" w:color="auto"/>
            </w:tcBorders>
            <w:shd w:val="clear" w:color="auto" w:fill="auto"/>
            <w:noWrap/>
            <w:vAlign w:val="center"/>
          </w:tcPr>
          <w:p w14:paraId="09B9DD58"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用户代码</w:t>
            </w:r>
          </w:p>
        </w:tc>
        <w:tc>
          <w:tcPr>
            <w:tcW w:w="709" w:type="dxa"/>
            <w:tcBorders>
              <w:top w:val="nil"/>
              <w:left w:val="nil"/>
              <w:bottom w:val="single" w:sz="4" w:space="0" w:color="auto"/>
              <w:right w:val="single" w:sz="4" w:space="0" w:color="auto"/>
            </w:tcBorders>
            <w:shd w:val="clear" w:color="auto" w:fill="auto"/>
            <w:vAlign w:val="center"/>
          </w:tcPr>
          <w:p w14:paraId="3A6D2673"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0868ED70"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268" w:type="dxa"/>
            <w:tcBorders>
              <w:top w:val="nil"/>
              <w:left w:val="nil"/>
              <w:bottom w:val="single" w:sz="4" w:space="0" w:color="auto"/>
              <w:right w:val="single" w:sz="4" w:space="0" w:color="auto"/>
            </w:tcBorders>
            <w:shd w:val="clear" w:color="auto" w:fill="auto"/>
            <w:noWrap/>
            <w:vAlign w:val="center"/>
          </w:tcPr>
          <w:p w14:paraId="3C698521"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p>
        </w:tc>
      </w:tr>
      <w:tr w:rsidR="00384B8B" w:rsidRPr="00710A79" w14:paraId="06D3EC44" w14:textId="77777777" w:rsidTr="00182F8F">
        <w:trPr>
          <w:trHeight w:val="270"/>
        </w:trPr>
        <w:tc>
          <w:tcPr>
            <w:tcW w:w="714" w:type="dxa"/>
            <w:tcBorders>
              <w:top w:val="nil"/>
              <w:left w:val="single" w:sz="4" w:space="0" w:color="auto"/>
              <w:bottom w:val="single" w:sz="4" w:space="0" w:color="auto"/>
              <w:right w:val="single" w:sz="4" w:space="0" w:color="auto"/>
            </w:tcBorders>
          </w:tcPr>
          <w:p w14:paraId="25542840" w14:textId="77777777" w:rsidR="00384B8B" w:rsidRPr="00710A79" w:rsidRDefault="00384B8B"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lastRenderedPageBreak/>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898EA08" w14:textId="3DDD5FA6" w:rsidR="00384B8B" w:rsidRPr="00FA0AF2" w:rsidRDefault="003F3804" w:rsidP="003F3804">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K9</w:t>
            </w:r>
            <w:r>
              <w:rPr>
                <w:rFonts w:ascii="宋体" w:eastAsia="宋体" w:hAnsi="宋体" w:cs="宋体"/>
                <w:color w:val="000000"/>
                <w:kern w:val="0"/>
                <w:sz w:val="20"/>
                <w:szCs w:val="20"/>
              </w:rPr>
              <w:t>6</w:t>
            </w:r>
          </w:p>
        </w:tc>
        <w:tc>
          <w:tcPr>
            <w:tcW w:w="1984" w:type="dxa"/>
            <w:tcBorders>
              <w:top w:val="nil"/>
              <w:left w:val="nil"/>
              <w:bottom w:val="single" w:sz="4" w:space="0" w:color="auto"/>
              <w:right w:val="single" w:sz="4" w:space="0" w:color="auto"/>
            </w:tcBorders>
            <w:shd w:val="clear" w:color="auto" w:fill="auto"/>
            <w:vAlign w:val="center"/>
          </w:tcPr>
          <w:p w14:paraId="0D56F306" w14:textId="77777777" w:rsidR="00384B8B" w:rsidRPr="00FA0AF2" w:rsidRDefault="00182F8F"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[regDetailInfoData]</w:t>
            </w:r>
          </w:p>
        </w:tc>
        <w:tc>
          <w:tcPr>
            <w:tcW w:w="2126" w:type="dxa"/>
            <w:tcBorders>
              <w:top w:val="nil"/>
              <w:left w:val="nil"/>
              <w:bottom w:val="single" w:sz="4" w:space="0" w:color="auto"/>
              <w:right w:val="single" w:sz="4" w:space="0" w:color="auto"/>
            </w:tcBorders>
            <w:shd w:val="clear" w:color="auto" w:fill="auto"/>
            <w:noWrap/>
            <w:vAlign w:val="center"/>
            <w:hideMark/>
          </w:tcPr>
          <w:p w14:paraId="5BB5F6E8" w14:textId="77777777" w:rsidR="00384B8B" w:rsidRPr="00FA0AF2" w:rsidRDefault="00384B8B" w:rsidP="00653A28">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租借登记信息数据</w:t>
            </w:r>
          </w:p>
        </w:tc>
        <w:tc>
          <w:tcPr>
            <w:tcW w:w="709" w:type="dxa"/>
            <w:tcBorders>
              <w:top w:val="nil"/>
              <w:left w:val="nil"/>
              <w:bottom w:val="single" w:sz="4" w:space="0" w:color="auto"/>
              <w:right w:val="single" w:sz="4" w:space="0" w:color="auto"/>
            </w:tcBorders>
            <w:shd w:val="clear" w:color="auto" w:fill="auto"/>
            <w:noWrap/>
            <w:vAlign w:val="center"/>
            <w:hideMark/>
          </w:tcPr>
          <w:p w14:paraId="6ECE184A"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7386D24E"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hideMark/>
          </w:tcPr>
          <w:p w14:paraId="163EEB41"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384B8B" w:rsidRPr="00710A79" w14:paraId="5A448EDF" w14:textId="77777777" w:rsidTr="00182F8F">
        <w:trPr>
          <w:trHeight w:val="270"/>
        </w:trPr>
        <w:tc>
          <w:tcPr>
            <w:tcW w:w="714" w:type="dxa"/>
            <w:tcBorders>
              <w:top w:val="nil"/>
              <w:left w:val="single" w:sz="4" w:space="0" w:color="auto"/>
              <w:bottom w:val="single" w:sz="4" w:space="0" w:color="auto"/>
              <w:right w:val="single" w:sz="4" w:space="0" w:color="auto"/>
            </w:tcBorders>
          </w:tcPr>
          <w:p w14:paraId="0B1BA368" w14:textId="77777777" w:rsidR="00384B8B" w:rsidRPr="00710A79" w:rsidRDefault="00384B8B"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E5870D2"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p>
        </w:tc>
        <w:tc>
          <w:tcPr>
            <w:tcW w:w="1984" w:type="dxa"/>
            <w:tcBorders>
              <w:top w:val="nil"/>
              <w:left w:val="nil"/>
              <w:bottom w:val="single" w:sz="4" w:space="0" w:color="auto"/>
              <w:right w:val="single" w:sz="4" w:space="0" w:color="auto"/>
            </w:tcBorders>
            <w:shd w:val="clear" w:color="auto" w:fill="auto"/>
            <w:vAlign w:val="center"/>
          </w:tcPr>
          <w:p w14:paraId="61ED104A"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p>
        </w:tc>
        <w:tc>
          <w:tcPr>
            <w:tcW w:w="2126" w:type="dxa"/>
            <w:tcBorders>
              <w:top w:val="nil"/>
              <w:left w:val="nil"/>
              <w:bottom w:val="single" w:sz="4" w:space="0" w:color="auto"/>
              <w:right w:val="single" w:sz="4" w:space="0" w:color="auto"/>
            </w:tcBorders>
            <w:shd w:val="clear" w:color="auto" w:fill="auto"/>
            <w:noWrap/>
            <w:vAlign w:val="center"/>
            <w:hideMark/>
          </w:tcPr>
          <w:p w14:paraId="5E96C537"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租借登记信息</w:t>
            </w:r>
          </w:p>
        </w:tc>
        <w:tc>
          <w:tcPr>
            <w:tcW w:w="709" w:type="dxa"/>
            <w:tcBorders>
              <w:top w:val="nil"/>
              <w:left w:val="nil"/>
              <w:bottom w:val="single" w:sz="4" w:space="0" w:color="auto"/>
              <w:right w:val="single" w:sz="4" w:space="0" w:color="auto"/>
            </w:tcBorders>
            <w:shd w:val="clear" w:color="auto" w:fill="auto"/>
            <w:noWrap/>
            <w:vAlign w:val="center"/>
          </w:tcPr>
          <w:p w14:paraId="5918C31E"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p>
        </w:tc>
        <w:tc>
          <w:tcPr>
            <w:tcW w:w="708" w:type="dxa"/>
            <w:tcBorders>
              <w:top w:val="nil"/>
              <w:left w:val="nil"/>
              <w:bottom w:val="single" w:sz="4" w:space="0" w:color="auto"/>
              <w:right w:val="single" w:sz="4" w:space="0" w:color="auto"/>
            </w:tcBorders>
            <w:shd w:val="clear" w:color="auto" w:fill="auto"/>
            <w:vAlign w:val="center"/>
          </w:tcPr>
          <w:p w14:paraId="26024492"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p>
        </w:tc>
        <w:tc>
          <w:tcPr>
            <w:tcW w:w="2268" w:type="dxa"/>
            <w:tcBorders>
              <w:top w:val="nil"/>
              <w:left w:val="nil"/>
              <w:bottom w:val="single" w:sz="4" w:space="0" w:color="auto"/>
              <w:right w:val="single" w:sz="4" w:space="0" w:color="auto"/>
            </w:tcBorders>
            <w:shd w:val="clear" w:color="auto" w:fill="auto"/>
            <w:noWrap/>
          </w:tcPr>
          <w:p w14:paraId="400D5361"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p>
        </w:tc>
      </w:tr>
      <w:tr w:rsidR="00384B8B" w:rsidRPr="00710A79" w14:paraId="0BD3EE11" w14:textId="77777777" w:rsidTr="00182F8F">
        <w:trPr>
          <w:trHeight w:val="270"/>
        </w:trPr>
        <w:tc>
          <w:tcPr>
            <w:tcW w:w="714" w:type="dxa"/>
            <w:tcBorders>
              <w:top w:val="nil"/>
              <w:left w:val="single" w:sz="4" w:space="0" w:color="auto"/>
              <w:bottom w:val="single" w:sz="4" w:space="0" w:color="auto"/>
              <w:right w:val="single" w:sz="4" w:space="0" w:color="auto"/>
            </w:tcBorders>
          </w:tcPr>
          <w:p w14:paraId="1329EAAA" w14:textId="77777777" w:rsidR="00384B8B" w:rsidRPr="00316455" w:rsidRDefault="00384B8B" w:rsidP="007942C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A1C3394" w14:textId="77777777" w:rsidR="00384B8B" w:rsidRPr="00FA0AF2" w:rsidRDefault="00384B8B"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K</w:t>
            </w:r>
            <w:r w:rsidRPr="00FA0AF2">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vAlign w:val="center"/>
            <w:hideMark/>
          </w:tcPr>
          <w:p w14:paraId="36F39AF8" w14:textId="77777777" w:rsidR="00384B8B" w:rsidRPr="00FA0AF2" w:rsidRDefault="00384B8B"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sheetNo</w:t>
            </w:r>
          </w:p>
        </w:tc>
        <w:tc>
          <w:tcPr>
            <w:tcW w:w="2126" w:type="dxa"/>
            <w:tcBorders>
              <w:top w:val="nil"/>
              <w:left w:val="nil"/>
              <w:bottom w:val="single" w:sz="4" w:space="0" w:color="auto"/>
              <w:right w:val="single" w:sz="4" w:space="0" w:color="auto"/>
            </w:tcBorders>
            <w:shd w:val="clear" w:color="auto" w:fill="auto"/>
            <w:noWrap/>
            <w:vAlign w:val="center"/>
            <w:hideMark/>
          </w:tcPr>
          <w:p w14:paraId="3A8CECA4" w14:textId="77777777" w:rsidR="00384B8B" w:rsidRPr="00FA0AF2" w:rsidRDefault="00384B8B" w:rsidP="00653A28">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租借登记编号</w:t>
            </w:r>
          </w:p>
        </w:tc>
        <w:tc>
          <w:tcPr>
            <w:tcW w:w="709" w:type="dxa"/>
            <w:tcBorders>
              <w:top w:val="nil"/>
              <w:left w:val="nil"/>
              <w:bottom w:val="single" w:sz="4" w:space="0" w:color="auto"/>
              <w:right w:val="single" w:sz="4" w:space="0" w:color="auto"/>
            </w:tcBorders>
            <w:shd w:val="clear" w:color="auto" w:fill="auto"/>
            <w:noWrap/>
            <w:vAlign w:val="center"/>
            <w:hideMark/>
          </w:tcPr>
          <w:p w14:paraId="4B5F3388"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1E48CE16"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hideMark/>
          </w:tcPr>
          <w:p w14:paraId="6A16E81F"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384B8B" w:rsidRPr="00710A79" w14:paraId="68F5B2A5" w14:textId="77777777" w:rsidTr="00182F8F">
        <w:trPr>
          <w:trHeight w:val="270"/>
        </w:trPr>
        <w:tc>
          <w:tcPr>
            <w:tcW w:w="714" w:type="dxa"/>
            <w:tcBorders>
              <w:top w:val="nil"/>
              <w:left w:val="single" w:sz="4" w:space="0" w:color="auto"/>
              <w:bottom w:val="single" w:sz="4" w:space="0" w:color="auto"/>
              <w:right w:val="single" w:sz="4" w:space="0" w:color="auto"/>
            </w:tcBorders>
          </w:tcPr>
          <w:p w14:paraId="5C60BEDE" w14:textId="77777777" w:rsidR="00384B8B" w:rsidRPr="00316455" w:rsidRDefault="00384B8B" w:rsidP="007942C6">
            <w:pPr>
              <w:widowControl/>
              <w:spacing w:line="240" w:lineRule="auto"/>
              <w:ind w:firstLineChars="0" w:firstLine="0"/>
              <w:jc w:val="left"/>
              <w:rPr>
                <w:rFonts w:ascii="宋体" w:eastAsia="宋体" w:hAnsi="宋体" w:cs="宋体"/>
                <w:color w:val="000000"/>
                <w:kern w:val="0"/>
                <w:sz w:val="20"/>
                <w:szCs w:val="20"/>
              </w:rPr>
            </w:pPr>
            <w:r w:rsidRPr="003B3235">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6872970"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T29</w:t>
            </w:r>
          </w:p>
        </w:tc>
        <w:tc>
          <w:tcPr>
            <w:tcW w:w="1984" w:type="dxa"/>
            <w:tcBorders>
              <w:top w:val="nil"/>
              <w:left w:val="nil"/>
              <w:bottom w:val="single" w:sz="4" w:space="0" w:color="auto"/>
              <w:right w:val="single" w:sz="4" w:space="0" w:color="auto"/>
            </w:tcBorders>
            <w:shd w:val="clear" w:color="auto" w:fill="auto"/>
            <w:noWrap/>
            <w:vAlign w:val="center"/>
          </w:tcPr>
          <w:p w14:paraId="0A4D588D"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checkDate</w:t>
            </w:r>
          </w:p>
        </w:tc>
        <w:tc>
          <w:tcPr>
            <w:tcW w:w="2126" w:type="dxa"/>
            <w:tcBorders>
              <w:top w:val="nil"/>
              <w:left w:val="nil"/>
              <w:bottom w:val="single" w:sz="4" w:space="0" w:color="auto"/>
              <w:right w:val="single" w:sz="4" w:space="0" w:color="auto"/>
            </w:tcBorders>
            <w:shd w:val="clear" w:color="auto" w:fill="auto"/>
            <w:noWrap/>
            <w:vAlign w:val="center"/>
            <w:hideMark/>
          </w:tcPr>
          <w:p w14:paraId="544AC8CD"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审批自然日期</w:t>
            </w:r>
          </w:p>
        </w:tc>
        <w:tc>
          <w:tcPr>
            <w:tcW w:w="709" w:type="dxa"/>
            <w:tcBorders>
              <w:top w:val="nil"/>
              <w:left w:val="nil"/>
              <w:bottom w:val="single" w:sz="4" w:space="0" w:color="auto"/>
              <w:right w:val="single" w:sz="4" w:space="0" w:color="auto"/>
            </w:tcBorders>
            <w:shd w:val="clear" w:color="auto" w:fill="auto"/>
            <w:noWrap/>
            <w:vAlign w:val="center"/>
            <w:hideMark/>
          </w:tcPr>
          <w:p w14:paraId="5406476C"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0FEEEA1B"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hideMark/>
          </w:tcPr>
          <w:p w14:paraId="5B97C88D"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384B8B" w:rsidRPr="00710A79" w14:paraId="7AB35B5D" w14:textId="77777777" w:rsidTr="00182F8F">
        <w:trPr>
          <w:trHeight w:val="270"/>
        </w:trPr>
        <w:tc>
          <w:tcPr>
            <w:tcW w:w="714" w:type="dxa"/>
            <w:tcBorders>
              <w:top w:val="nil"/>
              <w:left w:val="single" w:sz="4" w:space="0" w:color="auto"/>
              <w:bottom w:val="single" w:sz="4" w:space="0" w:color="auto"/>
              <w:right w:val="single" w:sz="4" w:space="0" w:color="auto"/>
            </w:tcBorders>
          </w:tcPr>
          <w:p w14:paraId="34D35396" w14:textId="77777777" w:rsidR="00384B8B" w:rsidRDefault="00384B8B" w:rsidP="007942C6">
            <w:pPr>
              <w:widowControl/>
              <w:spacing w:line="240" w:lineRule="auto"/>
              <w:ind w:firstLineChars="0" w:firstLine="0"/>
              <w:jc w:val="left"/>
              <w:rPr>
                <w:rFonts w:ascii="宋体" w:eastAsia="宋体" w:hAnsi="宋体" w:cs="宋体"/>
                <w:color w:val="000000"/>
                <w:kern w:val="0"/>
                <w:sz w:val="20"/>
                <w:szCs w:val="20"/>
              </w:rPr>
            </w:pPr>
            <w:r w:rsidRPr="003B3235">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A3A6DB2" w14:textId="77777777" w:rsidR="00384B8B" w:rsidRPr="00FA0AF2" w:rsidRDefault="00384B8B" w:rsidP="00384B8B">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T13</w:t>
            </w:r>
          </w:p>
        </w:tc>
        <w:tc>
          <w:tcPr>
            <w:tcW w:w="1984" w:type="dxa"/>
            <w:tcBorders>
              <w:top w:val="nil"/>
              <w:left w:val="nil"/>
              <w:bottom w:val="single" w:sz="4" w:space="0" w:color="auto"/>
              <w:right w:val="single" w:sz="4" w:space="0" w:color="auto"/>
            </w:tcBorders>
            <w:shd w:val="clear" w:color="auto" w:fill="auto"/>
            <w:noWrap/>
            <w:vAlign w:val="center"/>
          </w:tcPr>
          <w:p w14:paraId="1E8F1517"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tradeDate</w:t>
            </w:r>
          </w:p>
        </w:tc>
        <w:tc>
          <w:tcPr>
            <w:tcW w:w="2126" w:type="dxa"/>
            <w:tcBorders>
              <w:top w:val="nil"/>
              <w:left w:val="nil"/>
              <w:bottom w:val="single" w:sz="4" w:space="0" w:color="auto"/>
              <w:right w:val="single" w:sz="4" w:space="0" w:color="auto"/>
            </w:tcBorders>
            <w:shd w:val="clear" w:color="auto" w:fill="auto"/>
            <w:noWrap/>
            <w:vAlign w:val="center"/>
          </w:tcPr>
          <w:p w14:paraId="7228DB82"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审批交易日期</w:t>
            </w:r>
          </w:p>
        </w:tc>
        <w:tc>
          <w:tcPr>
            <w:tcW w:w="709" w:type="dxa"/>
            <w:tcBorders>
              <w:top w:val="nil"/>
              <w:left w:val="nil"/>
              <w:bottom w:val="single" w:sz="4" w:space="0" w:color="auto"/>
              <w:right w:val="single" w:sz="4" w:space="0" w:color="auto"/>
            </w:tcBorders>
            <w:shd w:val="clear" w:color="auto" w:fill="auto"/>
            <w:noWrap/>
            <w:vAlign w:val="center"/>
          </w:tcPr>
          <w:p w14:paraId="247A075C"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78791515"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582ABD77" w14:textId="77777777" w:rsidR="00384B8B" w:rsidRPr="00FA0AF2" w:rsidRDefault="00384B8B" w:rsidP="007942C6">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6844C5" w:rsidRPr="00710A79" w14:paraId="043F22D4" w14:textId="77777777" w:rsidTr="006844C5">
        <w:trPr>
          <w:trHeight w:val="270"/>
        </w:trPr>
        <w:tc>
          <w:tcPr>
            <w:tcW w:w="714" w:type="dxa"/>
            <w:tcBorders>
              <w:top w:val="nil"/>
              <w:left w:val="single" w:sz="4" w:space="0" w:color="auto"/>
              <w:bottom w:val="single" w:sz="4" w:space="0" w:color="auto"/>
              <w:right w:val="single" w:sz="4" w:space="0" w:color="auto"/>
            </w:tcBorders>
            <w:vAlign w:val="center"/>
          </w:tcPr>
          <w:p w14:paraId="482202E0" w14:textId="77777777" w:rsidR="006844C5" w:rsidRPr="003B3235" w:rsidRDefault="006844C5" w:rsidP="006844C5">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BD52CEE" w14:textId="33088CA2" w:rsidR="006844C5" w:rsidRPr="00FA0AF2" w:rsidRDefault="006844C5" w:rsidP="006844C5">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T00</w:t>
            </w:r>
          </w:p>
        </w:tc>
        <w:tc>
          <w:tcPr>
            <w:tcW w:w="1984" w:type="dxa"/>
            <w:tcBorders>
              <w:top w:val="nil"/>
              <w:left w:val="nil"/>
              <w:bottom w:val="single" w:sz="4" w:space="0" w:color="auto"/>
              <w:right w:val="single" w:sz="4" w:space="0" w:color="auto"/>
            </w:tcBorders>
            <w:shd w:val="clear" w:color="auto" w:fill="auto"/>
            <w:noWrap/>
            <w:vAlign w:val="center"/>
          </w:tcPr>
          <w:p w14:paraId="1C299356" w14:textId="6A07FA5E" w:rsidR="006844C5" w:rsidRPr="00FA0AF2" w:rsidRDefault="006844C5" w:rsidP="006844C5">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origApp</w:t>
            </w:r>
          </w:p>
        </w:tc>
        <w:tc>
          <w:tcPr>
            <w:tcW w:w="2126" w:type="dxa"/>
            <w:tcBorders>
              <w:top w:val="nil"/>
              <w:left w:val="nil"/>
              <w:bottom w:val="single" w:sz="4" w:space="0" w:color="auto"/>
              <w:right w:val="single" w:sz="4" w:space="0" w:color="auto"/>
            </w:tcBorders>
            <w:shd w:val="clear" w:color="auto" w:fill="auto"/>
            <w:noWrap/>
            <w:vAlign w:val="center"/>
          </w:tcPr>
          <w:p w14:paraId="0205FACD" w14:textId="4F1CC7FB" w:rsidR="006844C5" w:rsidRPr="00FA0AF2" w:rsidDel="007E6764" w:rsidRDefault="006844C5" w:rsidP="006844C5">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申报方</w:t>
            </w:r>
          </w:p>
        </w:tc>
        <w:tc>
          <w:tcPr>
            <w:tcW w:w="709" w:type="dxa"/>
            <w:tcBorders>
              <w:top w:val="nil"/>
              <w:left w:val="nil"/>
              <w:bottom w:val="single" w:sz="4" w:space="0" w:color="auto"/>
              <w:right w:val="single" w:sz="4" w:space="0" w:color="auto"/>
            </w:tcBorders>
            <w:shd w:val="clear" w:color="auto" w:fill="auto"/>
            <w:noWrap/>
            <w:vAlign w:val="center"/>
          </w:tcPr>
          <w:p w14:paraId="3A73328F" w14:textId="705C40BD"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7067789B" w14:textId="2F8F3416"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vAlign w:val="center"/>
          </w:tcPr>
          <w:p w14:paraId="4C8ACF4A" w14:textId="2370543E" w:rsidR="006844C5" w:rsidRPr="00FA0AF2" w:rsidRDefault="00BE2FBB" w:rsidP="006844C5">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6844C5" w:rsidRPr="00710A79" w14:paraId="5D875728" w14:textId="77777777" w:rsidTr="00182F8F">
        <w:trPr>
          <w:trHeight w:val="270"/>
        </w:trPr>
        <w:tc>
          <w:tcPr>
            <w:tcW w:w="714" w:type="dxa"/>
            <w:tcBorders>
              <w:top w:val="nil"/>
              <w:left w:val="single" w:sz="4" w:space="0" w:color="auto"/>
              <w:bottom w:val="single" w:sz="4" w:space="0" w:color="auto"/>
              <w:right w:val="single" w:sz="4" w:space="0" w:color="auto"/>
            </w:tcBorders>
          </w:tcPr>
          <w:p w14:paraId="4DC4F685" w14:textId="77777777" w:rsidR="006844C5" w:rsidRDefault="006844C5" w:rsidP="006844C5">
            <w:pPr>
              <w:widowControl/>
              <w:spacing w:line="240" w:lineRule="auto"/>
              <w:ind w:firstLineChars="0" w:firstLine="0"/>
              <w:jc w:val="left"/>
              <w:rPr>
                <w:rFonts w:ascii="宋体" w:eastAsia="宋体" w:hAnsi="宋体" w:cs="宋体"/>
                <w:color w:val="000000"/>
                <w:kern w:val="0"/>
                <w:sz w:val="20"/>
                <w:szCs w:val="20"/>
              </w:rPr>
            </w:pPr>
            <w:r w:rsidRPr="003B3235">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8323059" w14:textId="77777777" w:rsidR="006844C5" w:rsidRPr="00FA0AF2" w:rsidRDefault="006844C5" w:rsidP="006844C5">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K03</w:t>
            </w:r>
          </w:p>
        </w:tc>
        <w:tc>
          <w:tcPr>
            <w:tcW w:w="1984" w:type="dxa"/>
            <w:tcBorders>
              <w:top w:val="nil"/>
              <w:left w:val="nil"/>
              <w:bottom w:val="single" w:sz="4" w:space="0" w:color="auto"/>
              <w:right w:val="single" w:sz="4" w:space="0" w:color="auto"/>
            </w:tcBorders>
            <w:shd w:val="clear" w:color="auto" w:fill="auto"/>
            <w:noWrap/>
            <w:vAlign w:val="center"/>
          </w:tcPr>
          <w:p w14:paraId="58758C9D" w14:textId="77777777" w:rsidR="006844C5" w:rsidRPr="00FA0AF2" w:rsidRDefault="006844C5" w:rsidP="006844C5">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applySheetNo</w:t>
            </w:r>
          </w:p>
        </w:tc>
        <w:tc>
          <w:tcPr>
            <w:tcW w:w="2126" w:type="dxa"/>
            <w:tcBorders>
              <w:top w:val="nil"/>
              <w:left w:val="nil"/>
              <w:bottom w:val="single" w:sz="4" w:space="0" w:color="auto"/>
              <w:right w:val="single" w:sz="4" w:space="0" w:color="auto"/>
            </w:tcBorders>
            <w:shd w:val="clear" w:color="auto" w:fill="auto"/>
            <w:noWrap/>
            <w:vAlign w:val="center"/>
          </w:tcPr>
          <w:p w14:paraId="30A04B69" w14:textId="3AB78E1C"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本</w:t>
            </w:r>
            <w:r w:rsidRPr="00FA0AF2">
              <w:rPr>
                <w:rFonts w:ascii="宋体" w:eastAsia="宋体" w:hAnsi="宋体" w:cs="宋体" w:hint="eastAsia"/>
                <w:color w:val="000000"/>
                <w:kern w:val="0"/>
                <w:sz w:val="20"/>
                <w:szCs w:val="20"/>
              </w:rPr>
              <w:t>方租借申报编号</w:t>
            </w:r>
          </w:p>
        </w:tc>
        <w:tc>
          <w:tcPr>
            <w:tcW w:w="709" w:type="dxa"/>
            <w:tcBorders>
              <w:top w:val="nil"/>
              <w:left w:val="nil"/>
              <w:bottom w:val="single" w:sz="4" w:space="0" w:color="auto"/>
              <w:right w:val="single" w:sz="4" w:space="0" w:color="auto"/>
            </w:tcBorders>
            <w:shd w:val="clear" w:color="auto" w:fill="auto"/>
            <w:noWrap/>
            <w:vAlign w:val="center"/>
          </w:tcPr>
          <w:p w14:paraId="1079D5F6" w14:textId="77777777"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2D11F78A" w14:textId="77777777"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25523350" w14:textId="77777777"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6844C5" w:rsidRPr="00710A79" w14:paraId="61B093D0" w14:textId="77777777" w:rsidTr="00182F8F">
        <w:trPr>
          <w:trHeight w:val="270"/>
        </w:trPr>
        <w:tc>
          <w:tcPr>
            <w:tcW w:w="714" w:type="dxa"/>
            <w:tcBorders>
              <w:top w:val="nil"/>
              <w:left w:val="single" w:sz="4" w:space="0" w:color="auto"/>
              <w:bottom w:val="single" w:sz="4" w:space="0" w:color="auto"/>
              <w:right w:val="single" w:sz="4" w:space="0" w:color="auto"/>
            </w:tcBorders>
          </w:tcPr>
          <w:p w14:paraId="6D474C70" w14:textId="0C118578" w:rsidR="006844C5" w:rsidRPr="003B3235" w:rsidRDefault="006844C5" w:rsidP="006844C5">
            <w:pPr>
              <w:widowControl/>
              <w:spacing w:line="240" w:lineRule="auto"/>
              <w:ind w:firstLineChars="0" w:firstLine="0"/>
              <w:jc w:val="left"/>
              <w:rPr>
                <w:rFonts w:ascii="宋体" w:eastAsia="宋体" w:hAnsi="宋体" w:cs="宋体"/>
                <w:color w:val="000000"/>
                <w:kern w:val="0"/>
                <w:sz w:val="20"/>
                <w:szCs w:val="20"/>
              </w:rPr>
            </w:pPr>
            <w:r w:rsidRPr="003B3235">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34C5DEC" w14:textId="70A672F1" w:rsidR="006844C5" w:rsidRPr="00FA0AF2" w:rsidRDefault="006844C5" w:rsidP="006844C5">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w:t>
            </w:r>
            <w:r>
              <w:rPr>
                <w:rFonts w:ascii="宋体" w:eastAsia="宋体" w:hAnsi="宋体" w:cs="宋体"/>
                <w:color w:val="000000"/>
                <w:kern w:val="0"/>
                <w:sz w:val="20"/>
                <w:szCs w:val="20"/>
              </w:rPr>
              <w:t>9</w:t>
            </w:r>
          </w:p>
        </w:tc>
        <w:tc>
          <w:tcPr>
            <w:tcW w:w="1984" w:type="dxa"/>
            <w:tcBorders>
              <w:top w:val="nil"/>
              <w:left w:val="nil"/>
              <w:bottom w:val="single" w:sz="4" w:space="0" w:color="auto"/>
              <w:right w:val="single" w:sz="4" w:space="0" w:color="auto"/>
            </w:tcBorders>
            <w:shd w:val="clear" w:color="auto" w:fill="auto"/>
            <w:noWrap/>
            <w:vAlign w:val="center"/>
          </w:tcPr>
          <w:p w14:paraId="03BC0812" w14:textId="68AFD273" w:rsidR="006844C5" w:rsidRPr="00FA0AF2" w:rsidRDefault="006844C5" w:rsidP="006844C5">
            <w:pPr>
              <w:widowControl/>
              <w:spacing w:line="240" w:lineRule="auto"/>
              <w:ind w:firstLineChars="0" w:firstLine="0"/>
              <w:rPr>
                <w:rFonts w:ascii="宋体" w:eastAsia="宋体" w:hAnsi="宋体" w:cs="宋体"/>
                <w:color w:val="000000"/>
                <w:kern w:val="0"/>
                <w:sz w:val="20"/>
                <w:szCs w:val="20"/>
              </w:rPr>
            </w:pPr>
            <w:r w:rsidRPr="007E6764">
              <w:rPr>
                <w:rFonts w:ascii="宋体" w:eastAsia="宋体" w:hAnsi="宋体" w:cs="宋体"/>
                <w:color w:val="000000"/>
                <w:kern w:val="0"/>
                <w:sz w:val="20"/>
                <w:szCs w:val="20"/>
              </w:rPr>
              <w:t>assotiateApplySheetNo</w:t>
            </w:r>
          </w:p>
        </w:tc>
        <w:tc>
          <w:tcPr>
            <w:tcW w:w="2126" w:type="dxa"/>
            <w:tcBorders>
              <w:top w:val="nil"/>
              <w:left w:val="nil"/>
              <w:bottom w:val="single" w:sz="4" w:space="0" w:color="auto"/>
              <w:right w:val="single" w:sz="4" w:space="0" w:color="auto"/>
            </w:tcBorders>
            <w:shd w:val="clear" w:color="auto" w:fill="auto"/>
            <w:noWrap/>
            <w:vAlign w:val="center"/>
          </w:tcPr>
          <w:p w14:paraId="5F8E4C24" w14:textId="2577EA52"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交易</w:t>
            </w:r>
            <w:r>
              <w:rPr>
                <w:rFonts w:ascii="宋体" w:eastAsia="宋体" w:hAnsi="宋体" w:cs="宋体"/>
                <w:color w:val="000000"/>
                <w:kern w:val="0"/>
                <w:sz w:val="20"/>
                <w:szCs w:val="20"/>
              </w:rPr>
              <w:t>对手</w:t>
            </w:r>
            <w:r w:rsidRPr="00FA0AF2">
              <w:rPr>
                <w:rFonts w:ascii="宋体" w:eastAsia="宋体" w:hAnsi="宋体" w:cs="宋体" w:hint="eastAsia"/>
                <w:color w:val="000000"/>
                <w:kern w:val="0"/>
                <w:sz w:val="20"/>
                <w:szCs w:val="20"/>
              </w:rPr>
              <w:t>方租借申报编号</w:t>
            </w:r>
          </w:p>
        </w:tc>
        <w:tc>
          <w:tcPr>
            <w:tcW w:w="709" w:type="dxa"/>
            <w:tcBorders>
              <w:top w:val="nil"/>
              <w:left w:val="nil"/>
              <w:bottom w:val="single" w:sz="4" w:space="0" w:color="auto"/>
              <w:right w:val="single" w:sz="4" w:space="0" w:color="auto"/>
            </w:tcBorders>
            <w:shd w:val="clear" w:color="auto" w:fill="auto"/>
            <w:noWrap/>
            <w:vAlign w:val="center"/>
          </w:tcPr>
          <w:p w14:paraId="710BE45B" w14:textId="6499B147"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70446ABF" w14:textId="7732DD70"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0BC00C9D" w14:textId="7565FA0F" w:rsidR="006844C5" w:rsidRPr="00FA0AF2" w:rsidRDefault="006844C5" w:rsidP="006844C5">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31498C02" w14:textId="77777777" w:rsidTr="00DF5F7C">
        <w:trPr>
          <w:trHeight w:val="270"/>
        </w:trPr>
        <w:tc>
          <w:tcPr>
            <w:tcW w:w="714" w:type="dxa"/>
            <w:tcBorders>
              <w:top w:val="nil"/>
              <w:left w:val="single" w:sz="4" w:space="0" w:color="auto"/>
              <w:bottom w:val="single" w:sz="4" w:space="0" w:color="auto"/>
              <w:right w:val="single" w:sz="4" w:space="0" w:color="auto"/>
            </w:tcBorders>
            <w:vAlign w:val="center"/>
          </w:tcPr>
          <w:p w14:paraId="1421B37A" w14:textId="4E19FB92" w:rsidR="00DF5F7C" w:rsidRPr="003B3235" w:rsidRDefault="00DF5F7C" w:rsidP="00DF5F7C">
            <w:pPr>
              <w:widowControl/>
              <w:spacing w:line="240" w:lineRule="auto"/>
              <w:ind w:firstLineChars="0" w:firstLine="0"/>
              <w:jc w:val="left"/>
              <w:rPr>
                <w:rFonts w:ascii="宋体" w:eastAsia="宋体" w:hAnsi="宋体" w:cs="宋体"/>
                <w:color w:val="000000"/>
                <w:kern w:val="0"/>
                <w:sz w:val="20"/>
                <w:szCs w:val="20"/>
              </w:rPr>
            </w:pPr>
            <w:r w:rsidRPr="007B1E50">
              <w:rPr>
                <w:rFonts w:ascii="宋体" w:hAnsi="宋体" w:cs="宋体" w:hint="eastAsia"/>
                <w:color w:val="FF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BEF01BF" w14:textId="55D4FFE8"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7B1E50">
              <w:rPr>
                <w:rFonts w:ascii="宋体" w:hAnsi="宋体" w:cs="宋体" w:hint="eastAsia"/>
                <w:color w:val="FF0000"/>
                <w:kern w:val="0"/>
                <w:sz w:val="20"/>
                <w:szCs w:val="20"/>
              </w:rPr>
              <w:t>K60</w:t>
            </w:r>
          </w:p>
        </w:tc>
        <w:tc>
          <w:tcPr>
            <w:tcW w:w="1984" w:type="dxa"/>
            <w:tcBorders>
              <w:top w:val="nil"/>
              <w:left w:val="nil"/>
              <w:bottom w:val="single" w:sz="4" w:space="0" w:color="auto"/>
              <w:right w:val="single" w:sz="4" w:space="0" w:color="auto"/>
            </w:tcBorders>
            <w:shd w:val="clear" w:color="auto" w:fill="auto"/>
            <w:noWrap/>
            <w:vAlign w:val="center"/>
          </w:tcPr>
          <w:p w14:paraId="4B22DF97" w14:textId="676A4863" w:rsidR="00DF5F7C" w:rsidRPr="007E6764" w:rsidRDefault="00DF5F7C" w:rsidP="00DF5F7C">
            <w:pPr>
              <w:widowControl/>
              <w:spacing w:line="240" w:lineRule="auto"/>
              <w:ind w:firstLineChars="0" w:firstLine="0"/>
              <w:rPr>
                <w:rFonts w:ascii="宋体" w:eastAsia="宋体" w:hAnsi="宋体" w:cs="宋体"/>
                <w:color w:val="000000"/>
                <w:kern w:val="0"/>
                <w:sz w:val="20"/>
                <w:szCs w:val="20"/>
              </w:rPr>
            </w:pPr>
            <w:r w:rsidRPr="007B1E50">
              <w:rPr>
                <w:rFonts w:ascii="宋体" w:hAnsi="宋体" w:cs="宋体" w:hint="eastAsia"/>
                <w:color w:val="FF0000"/>
                <w:kern w:val="0"/>
                <w:sz w:val="20"/>
                <w:szCs w:val="20"/>
              </w:rPr>
              <w:t>reLeaseApplyNo</w:t>
            </w:r>
          </w:p>
        </w:tc>
        <w:tc>
          <w:tcPr>
            <w:tcW w:w="2126" w:type="dxa"/>
            <w:tcBorders>
              <w:top w:val="nil"/>
              <w:left w:val="nil"/>
              <w:bottom w:val="single" w:sz="4" w:space="0" w:color="auto"/>
              <w:right w:val="single" w:sz="4" w:space="0" w:color="auto"/>
            </w:tcBorders>
            <w:shd w:val="clear" w:color="auto" w:fill="auto"/>
            <w:noWrap/>
            <w:vAlign w:val="center"/>
          </w:tcPr>
          <w:p w14:paraId="13E89094" w14:textId="7367E763" w:rsidR="00DF5F7C" w:rsidRDefault="00DF5F7C" w:rsidP="00DF5F7C">
            <w:pPr>
              <w:widowControl/>
              <w:spacing w:line="240" w:lineRule="auto"/>
              <w:ind w:firstLineChars="0" w:firstLine="0"/>
              <w:jc w:val="left"/>
              <w:rPr>
                <w:rFonts w:ascii="宋体" w:eastAsia="宋体" w:hAnsi="宋体" w:cs="宋体"/>
                <w:color w:val="000000"/>
                <w:kern w:val="0"/>
                <w:sz w:val="20"/>
                <w:szCs w:val="20"/>
              </w:rPr>
            </w:pPr>
            <w:r w:rsidRPr="007B1E50">
              <w:rPr>
                <w:rFonts w:ascii="宋体" w:hAnsi="宋体" w:cs="宋体" w:hint="eastAsia"/>
                <w:color w:val="FF0000"/>
                <w:kern w:val="0"/>
                <w:sz w:val="20"/>
                <w:szCs w:val="20"/>
              </w:rPr>
              <w:t>租借预申报编号</w:t>
            </w:r>
          </w:p>
        </w:tc>
        <w:tc>
          <w:tcPr>
            <w:tcW w:w="709" w:type="dxa"/>
            <w:tcBorders>
              <w:top w:val="nil"/>
              <w:left w:val="nil"/>
              <w:bottom w:val="single" w:sz="4" w:space="0" w:color="auto"/>
              <w:right w:val="single" w:sz="4" w:space="0" w:color="auto"/>
            </w:tcBorders>
            <w:shd w:val="clear" w:color="auto" w:fill="auto"/>
            <w:noWrap/>
            <w:vAlign w:val="center"/>
          </w:tcPr>
          <w:p w14:paraId="5BFF46BF" w14:textId="7424B09B"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7B1E50">
              <w:rPr>
                <w:rFonts w:ascii="宋体" w:hAnsi="宋体" w:cs="宋体" w:hint="eastAsia"/>
                <w:color w:val="FF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6B49E414" w14:textId="3E981D06"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7B1E50">
              <w:rPr>
                <w:rFonts w:ascii="宋体" w:hAnsi="宋体" w:cs="宋体" w:hint="eastAsia"/>
                <w:color w:val="FF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0CBFB32D" w14:textId="1CEDFCC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67D88909" w14:textId="77777777" w:rsidTr="00182F8F">
        <w:trPr>
          <w:trHeight w:val="270"/>
        </w:trPr>
        <w:tc>
          <w:tcPr>
            <w:tcW w:w="714" w:type="dxa"/>
            <w:tcBorders>
              <w:top w:val="nil"/>
              <w:left w:val="single" w:sz="4" w:space="0" w:color="auto"/>
              <w:bottom w:val="single" w:sz="4" w:space="0" w:color="auto"/>
              <w:right w:val="single" w:sz="4" w:space="0" w:color="auto"/>
            </w:tcBorders>
          </w:tcPr>
          <w:p w14:paraId="2C27843B"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3089817"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T</w:t>
            </w:r>
            <w:r w:rsidRPr="00FA0AF2">
              <w:rPr>
                <w:rFonts w:ascii="宋体" w:eastAsia="宋体" w:hAnsi="宋体" w:cs="宋体" w:hint="eastAsia"/>
                <w:color w:val="000000"/>
                <w:kern w:val="0"/>
                <w:sz w:val="20"/>
                <w:szCs w:val="20"/>
              </w:rPr>
              <w:t>05</w:t>
            </w:r>
          </w:p>
        </w:tc>
        <w:tc>
          <w:tcPr>
            <w:tcW w:w="1984" w:type="dxa"/>
            <w:tcBorders>
              <w:top w:val="nil"/>
              <w:left w:val="nil"/>
              <w:bottom w:val="single" w:sz="4" w:space="0" w:color="auto"/>
              <w:right w:val="single" w:sz="4" w:space="0" w:color="auto"/>
            </w:tcBorders>
            <w:shd w:val="clear" w:color="auto" w:fill="auto"/>
            <w:noWrap/>
            <w:vAlign w:val="center"/>
          </w:tcPr>
          <w:p w14:paraId="7BBF56DC"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opMemberID</w:t>
            </w:r>
          </w:p>
        </w:tc>
        <w:tc>
          <w:tcPr>
            <w:tcW w:w="2126" w:type="dxa"/>
            <w:tcBorders>
              <w:top w:val="nil"/>
              <w:left w:val="nil"/>
              <w:bottom w:val="single" w:sz="4" w:space="0" w:color="auto"/>
              <w:right w:val="single" w:sz="4" w:space="0" w:color="auto"/>
            </w:tcBorders>
            <w:shd w:val="clear" w:color="auto" w:fill="auto"/>
            <w:noWrap/>
            <w:vAlign w:val="center"/>
          </w:tcPr>
          <w:p w14:paraId="76743214"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交易对手方会员代码</w:t>
            </w:r>
          </w:p>
        </w:tc>
        <w:tc>
          <w:tcPr>
            <w:tcW w:w="709" w:type="dxa"/>
            <w:tcBorders>
              <w:top w:val="nil"/>
              <w:left w:val="nil"/>
              <w:bottom w:val="single" w:sz="4" w:space="0" w:color="auto"/>
              <w:right w:val="single" w:sz="4" w:space="0" w:color="auto"/>
            </w:tcBorders>
            <w:shd w:val="clear" w:color="auto" w:fill="auto"/>
            <w:noWrap/>
            <w:vAlign w:val="center"/>
          </w:tcPr>
          <w:p w14:paraId="62B21948"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6580CE46"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19763B9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13CE3915" w14:textId="77777777" w:rsidTr="00182F8F">
        <w:trPr>
          <w:trHeight w:val="270"/>
        </w:trPr>
        <w:tc>
          <w:tcPr>
            <w:tcW w:w="714" w:type="dxa"/>
            <w:tcBorders>
              <w:top w:val="nil"/>
              <w:left w:val="single" w:sz="4" w:space="0" w:color="auto"/>
              <w:bottom w:val="single" w:sz="4" w:space="0" w:color="auto"/>
              <w:right w:val="single" w:sz="4" w:space="0" w:color="auto"/>
            </w:tcBorders>
          </w:tcPr>
          <w:p w14:paraId="790E0A2A"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AA8DCAE"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M12</w:t>
            </w:r>
          </w:p>
        </w:tc>
        <w:tc>
          <w:tcPr>
            <w:tcW w:w="1984" w:type="dxa"/>
            <w:tcBorders>
              <w:top w:val="nil"/>
              <w:left w:val="nil"/>
              <w:bottom w:val="single" w:sz="4" w:space="0" w:color="auto"/>
              <w:right w:val="single" w:sz="4" w:space="0" w:color="auto"/>
            </w:tcBorders>
            <w:shd w:val="clear" w:color="auto" w:fill="auto"/>
            <w:noWrap/>
            <w:vAlign w:val="center"/>
          </w:tcPr>
          <w:p w14:paraId="2B26B696"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memberName</w:t>
            </w:r>
          </w:p>
        </w:tc>
        <w:tc>
          <w:tcPr>
            <w:tcW w:w="2126" w:type="dxa"/>
            <w:tcBorders>
              <w:top w:val="nil"/>
              <w:left w:val="nil"/>
              <w:bottom w:val="single" w:sz="4" w:space="0" w:color="auto"/>
              <w:right w:val="single" w:sz="4" w:space="0" w:color="auto"/>
            </w:tcBorders>
            <w:shd w:val="clear" w:color="auto" w:fill="auto"/>
            <w:noWrap/>
            <w:vAlign w:val="center"/>
          </w:tcPr>
          <w:p w14:paraId="073754E3"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交易对手方会员名称</w:t>
            </w:r>
          </w:p>
        </w:tc>
        <w:tc>
          <w:tcPr>
            <w:tcW w:w="709" w:type="dxa"/>
            <w:tcBorders>
              <w:top w:val="nil"/>
              <w:left w:val="nil"/>
              <w:bottom w:val="single" w:sz="4" w:space="0" w:color="auto"/>
              <w:right w:val="single" w:sz="4" w:space="0" w:color="auto"/>
            </w:tcBorders>
            <w:shd w:val="clear" w:color="auto" w:fill="auto"/>
            <w:noWrap/>
            <w:vAlign w:val="center"/>
          </w:tcPr>
          <w:p w14:paraId="70C04B60"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1C188396"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737CBF92"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7E3A036C" w14:textId="77777777" w:rsidTr="00182F8F">
        <w:trPr>
          <w:trHeight w:val="270"/>
        </w:trPr>
        <w:tc>
          <w:tcPr>
            <w:tcW w:w="714" w:type="dxa"/>
            <w:tcBorders>
              <w:top w:val="nil"/>
              <w:left w:val="single" w:sz="4" w:space="0" w:color="auto"/>
              <w:bottom w:val="single" w:sz="4" w:space="0" w:color="auto"/>
              <w:right w:val="single" w:sz="4" w:space="0" w:color="auto"/>
            </w:tcBorders>
          </w:tcPr>
          <w:p w14:paraId="6970839D"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C760597"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T08</w:t>
            </w:r>
          </w:p>
        </w:tc>
        <w:tc>
          <w:tcPr>
            <w:tcW w:w="1984" w:type="dxa"/>
            <w:tcBorders>
              <w:top w:val="nil"/>
              <w:left w:val="nil"/>
              <w:bottom w:val="single" w:sz="4" w:space="0" w:color="auto"/>
              <w:right w:val="single" w:sz="4" w:space="0" w:color="auto"/>
            </w:tcBorders>
            <w:shd w:val="clear" w:color="auto" w:fill="auto"/>
            <w:noWrap/>
            <w:vAlign w:val="center"/>
          </w:tcPr>
          <w:p w14:paraId="76C12661"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opSeatID</w:t>
            </w:r>
          </w:p>
        </w:tc>
        <w:tc>
          <w:tcPr>
            <w:tcW w:w="2126" w:type="dxa"/>
            <w:tcBorders>
              <w:top w:val="nil"/>
              <w:left w:val="nil"/>
              <w:bottom w:val="single" w:sz="4" w:space="0" w:color="auto"/>
              <w:right w:val="single" w:sz="4" w:space="0" w:color="auto"/>
            </w:tcBorders>
            <w:shd w:val="clear" w:color="auto" w:fill="auto"/>
            <w:noWrap/>
            <w:vAlign w:val="center"/>
          </w:tcPr>
          <w:p w14:paraId="6AEA3DBD"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交易对手方席位代码</w:t>
            </w:r>
          </w:p>
        </w:tc>
        <w:tc>
          <w:tcPr>
            <w:tcW w:w="709" w:type="dxa"/>
            <w:tcBorders>
              <w:top w:val="nil"/>
              <w:left w:val="nil"/>
              <w:bottom w:val="single" w:sz="4" w:space="0" w:color="auto"/>
              <w:right w:val="single" w:sz="4" w:space="0" w:color="auto"/>
            </w:tcBorders>
            <w:shd w:val="clear" w:color="auto" w:fill="auto"/>
            <w:noWrap/>
            <w:vAlign w:val="center"/>
          </w:tcPr>
          <w:p w14:paraId="374F6815"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7C58C12C"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73F7A320"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04370628" w14:textId="77777777" w:rsidTr="00182F8F">
        <w:trPr>
          <w:trHeight w:val="270"/>
        </w:trPr>
        <w:tc>
          <w:tcPr>
            <w:tcW w:w="714" w:type="dxa"/>
            <w:tcBorders>
              <w:top w:val="nil"/>
              <w:left w:val="single" w:sz="4" w:space="0" w:color="auto"/>
              <w:bottom w:val="single" w:sz="4" w:space="0" w:color="auto"/>
              <w:right w:val="single" w:sz="4" w:space="0" w:color="auto"/>
            </w:tcBorders>
          </w:tcPr>
          <w:p w14:paraId="12A24FBB" w14:textId="77777777" w:rsidR="00DF5F7C" w:rsidRDefault="00DF5F7C" w:rsidP="00DF5F7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7D97865"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M25</w:t>
            </w:r>
          </w:p>
        </w:tc>
        <w:tc>
          <w:tcPr>
            <w:tcW w:w="1984" w:type="dxa"/>
            <w:tcBorders>
              <w:top w:val="nil"/>
              <w:left w:val="nil"/>
              <w:bottom w:val="single" w:sz="4" w:space="0" w:color="auto"/>
              <w:right w:val="single" w:sz="4" w:space="0" w:color="auto"/>
            </w:tcBorders>
            <w:shd w:val="clear" w:color="auto" w:fill="auto"/>
            <w:noWrap/>
            <w:vAlign w:val="center"/>
          </w:tcPr>
          <w:p w14:paraId="6CECB51F"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seatName</w:t>
            </w:r>
          </w:p>
        </w:tc>
        <w:tc>
          <w:tcPr>
            <w:tcW w:w="2126" w:type="dxa"/>
            <w:tcBorders>
              <w:top w:val="nil"/>
              <w:left w:val="nil"/>
              <w:bottom w:val="single" w:sz="4" w:space="0" w:color="auto"/>
              <w:right w:val="single" w:sz="4" w:space="0" w:color="auto"/>
            </w:tcBorders>
            <w:shd w:val="clear" w:color="auto" w:fill="auto"/>
            <w:noWrap/>
            <w:vAlign w:val="center"/>
          </w:tcPr>
          <w:p w14:paraId="4FED5EF8"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交易对手方席位名称</w:t>
            </w:r>
          </w:p>
        </w:tc>
        <w:tc>
          <w:tcPr>
            <w:tcW w:w="709" w:type="dxa"/>
            <w:tcBorders>
              <w:top w:val="nil"/>
              <w:left w:val="nil"/>
              <w:bottom w:val="single" w:sz="4" w:space="0" w:color="auto"/>
              <w:right w:val="single" w:sz="4" w:space="0" w:color="auto"/>
            </w:tcBorders>
            <w:shd w:val="clear" w:color="auto" w:fill="auto"/>
            <w:noWrap/>
            <w:vAlign w:val="center"/>
          </w:tcPr>
          <w:p w14:paraId="606141E8"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0E2A5E1D"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0A69498B" w14:textId="77777777" w:rsidR="00DF5F7C" w:rsidRPr="00FA0AF2" w:rsidRDefault="00DF5F7C" w:rsidP="00DF5F7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710A79" w14:paraId="082D152A" w14:textId="77777777" w:rsidTr="00182F8F">
        <w:trPr>
          <w:trHeight w:val="270"/>
        </w:trPr>
        <w:tc>
          <w:tcPr>
            <w:tcW w:w="714" w:type="dxa"/>
            <w:tcBorders>
              <w:top w:val="nil"/>
              <w:left w:val="single" w:sz="4" w:space="0" w:color="auto"/>
              <w:bottom w:val="single" w:sz="4" w:space="0" w:color="auto"/>
              <w:right w:val="single" w:sz="4" w:space="0" w:color="auto"/>
            </w:tcBorders>
          </w:tcPr>
          <w:p w14:paraId="4DF3E9E6"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160ED54"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T</w:t>
            </w:r>
            <w:r>
              <w:rPr>
                <w:rFonts w:ascii="宋体" w:eastAsia="宋体" w:hAnsi="宋体" w:cs="宋体" w:hint="eastAsia"/>
                <w:color w:val="000000"/>
                <w:kern w:val="0"/>
                <w:sz w:val="20"/>
                <w:szCs w:val="20"/>
              </w:rPr>
              <w:t>04</w:t>
            </w:r>
          </w:p>
        </w:tc>
        <w:tc>
          <w:tcPr>
            <w:tcW w:w="1984" w:type="dxa"/>
            <w:tcBorders>
              <w:top w:val="nil"/>
              <w:left w:val="nil"/>
              <w:bottom w:val="single" w:sz="4" w:space="0" w:color="auto"/>
              <w:right w:val="single" w:sz="4" w:space="0" w:color="auto"/>
            </w:tcBorders>
            <w:shd w:val="clear" w:color="auto" w:fill="auto"/>
            <w:noWrap/>
            <w:vAlign w:val="center"/>
          </w:tcPr>
          <w:p w14:paraId="1E7D8204"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color w:val="000000"/>
                <w:kern w:val="0"/>
                <w:sz w:val="20"/>
                <w:szCs w:val="20"/>
              </w:rPr>
              <w:t>opClientID</w:t>
            </w:r>
          </w:p>
        </w:tc>
        <w:tc>
          <w:tcPr>
            <w:tcW w:w="2126" w:type="dxa"/>
            <w:tcBorders>
              <w:top w:val="nil"/>
              <w:left w:val="nil"/>
              <w:bottom w:val="single" w:sz="4" w:space="0" w:color="auto"/>
              <w:right w:val="single" w:sz="4" w:space="0" w:color="auto"/>
            </w:tcBorders>
            <w:shd w:val="clear" w:color="auto" w:fill="auto"/>
            <w:noWrap/>
            <w:vAlign w:val="center"/>
          </w:tcPr>
          <w:p w14:paraId="4FF18667" w14:textId="77777777" w:rsidR="00DF5F7C" w:rsidRPr="0030576E"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交易对手方客户代码</w:t>
            </w:r>
          </w:p>
        </w:tc>
        <w:tc>
          <w:tcPr>
            <w:tcW w:w="709" w:type="dxa"/>
            <w:tcBorders>
              <w:top w:val="nil"/>
              <w:left w:val="nil"/>
              <w:bottom w:val="single" w:sz="4" w:space="0" w:color="auto"/>
              <w:right w:val="single" w:sz="4" w:space="0" w:color="auto"/>
            </w:tcBorders>
            <w:shd w:val="clear" w:color="auto" w:fill="auto"/>
            <w:noWrap/>
            <w:vAlign w:val="center"/>
          </w:tcPr>
          <w:p w14:paraId="7FBE0B09"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38BA4E82"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5E629CFA"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73EECA99" w14:textId="77777777" w:rsidTr="00182F8F">
        <w:trPr>
          <w:trHeight w:val="270"/>
        </w:trPr>
        <w:tc>
          <w:tcPr>
            <w:tcW w:w="714" w:type="dxa"/>
            <w:tcBorders>
              <w:top w:val="nil"/>
              <w:left w:val="single" w:sz="4" w:space="0" w:color="auto"/>
              <w:bottom w:val="single" w:sz="4" w:space="0" w:color="auto"/>
              <w:right w:val="single" w:sz="4" w:space="0" w:color="auto"/>
            </w:tcBorders>
          </w:tcPr>
          <w:p w14:paraId="4491A6C7" w14:textId="77777777" w:rsidR="00DF5F7C" w:rsidRDefault="00DF5F7C" w:rsidP="00DF5F7C">
            <w:pPr>
              <w:widowControl/>
              <w:spacing w:line="240" w:lineRule="auto"/>
              <w:ind w:firstLineChars="0" w:firstLine="0"/>
              <w:rPr>
                <w:rFonts w:ascii="宋体" w:eastAsia="宋体" w:hAnsi="宋体" w:cs="宋体"/>
                <w:color w:val="000000"/>
                <w:kern w:val="0"/>
                <w:sz w:val="20"/>
                <w:szCs w:val="20"/>
              </w:rPr>
            </w:pPr>
            <w:r w:rsidRPr="0026211C">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2B7F4D0" w14:textId="77777777" w:rsidR="00DF5F7C" w:rsidRPr="00316455"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r>
              <w:rPr>
                <w:rFonts w:ascii="宋体" w:eastAsia="宋体" w:hAnsi="宋体" w:cs="宋体" w:hint="eastAsia"/>
                <w:color w:val="000000"/>
                <w:kern w:val="0"/>
                <w:sz w:val="20"/>
                <w:szCs w:val="20"/>
              </w:rPr>
              <w:t>32</w:t>
            </w:r>
          </w:p>
        </w:tc>
        <w:tc>
          <w:tcPr>
            <w:tcW w:w="1984" w:type="dxa"/>
            <w:tcBorders>
              <w:top w:val="nil"/>
              <w:left w:val="nil"/>
              <w:bottom w:val="single" w:sz="4" w:space="0" w:color="auto"/>
              <w:right w:val="single" w:sz="4" w:space="0" w:color="auto"/>
            </w:tcBorders>
            <w:shd w:val="clear" w:color="auto" w:fill="auto"/>
            <w:noWrap/>
            <w:vAlign w:val="center"/>
          </w:tcPr>
          <w:p w14:paraId="0637A536" w14:textId="77777777" w:rsidR="00DF5F7C" w:rsidRPr="00316455"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clientName</w:t>
            </w:r>
          </w:p>
        </w:tc>
        <w:tc>
          <w:tcPr>
            <w:tcW w:w="2126" w:type="dxa"/>
            <w:tcBorders>
              <w:top w:val="nil"/>
              <w:left w:val="nil"/>
              <w:bottom w:val="single" w:sz="4" w:space="0" w:color="auto"/>
              <w:right w:val="single" w:sz="4" w:space="0" w:color="auto"/>
            </w:tcBorders>
            <w:shd w:val="clear" w:color="auto" w:fill="auto"/>
            <w:noWrap/>
            <w:vAlign w:val="center"/>
          </w:tcPr>
          <w:p w14:paraId="1FC9AD56"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492469">
              <w:rPr>
                <w:rFonts w:ascii="宋体" w:eastAsia="宋体" w:hAnsi="宋体" w:cs="宋体" w:hint="eastAsia"/>
                <w:color w:val="000000"/>
                <w:kern w:val="0"/>
                <w:sz w:val="20"/>
                <w:szCs w:val="20"/>
              </w:rPr>
              <w:t>交易对手方</w:t>
            </w:r>
            <w:r>
              <w:rPr>
                <w:rFonts w:ascii="宋体" w:eastAsia="宋体" w:hAnsi="宋体" w:cs="宋体" w:hint="eastAsia"/>
                <w:color w:val="000000"/>
                <w:kern w:val="0"/>
                <w:sz w:val="20"/>
                <w:szCs w:val="20"/>
              </w:rPr>
              <w:t>客户名称</w:t>
            </w:r>
          </w:p>
        </w:tc>
        <w:tc>
          <w:tcPr>
            <w:tcW w:w="709" w:type="dxa"/>
            <w:tcBorders>
              <w:top w:val="nil"/>
              <w:left w:val="nil"/>
              <w:bottom w:val="single" w:sz="4" w:space="0" w:color="auto"/>
              <w:right w:val="single" w:sz="4" w:space="0" w:color="auto"/>
            </w:tcBorders>
            <w:shd w:val="clear" w:color="auto" w:fill="auto"/>
            <w:noWrap/>
            <w:vAlign w:val="center"/>
          </w:tcPr>
          <w:p w14:paraId="170B6FDF" w14:textId="77777777" w:rsidR="00DF5F7C" w:rsidRPr="00316455" w:rsidRDefault="00DF5F7C" w:rsidP="00DF5F7C">
            <w:pPr>
              <w:widowControl/>
              <w:spacing w:line="240" w:lineRule="auto"/>
              <w:ind w:firstLineChars="0" w:firstLine="0"/>
              <w:rPr>
                <w:rFonts w:ascii="宋体" w:eastAsia="宋体" w:hAnsi="宋体" w:cs="宋体"/>
                <w:color w:val="000000"/>
                <w:kern w:val="0"/>
                <w:sz w:val="20"/>
                <w:szCs w:val="20"/>
              </w:rPr>
            </w:pPr>
            <w:r w:rsidRPr="00316455">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2CCF7742"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2E1EF020" w14:textId="77777777" w:rsidR="00DF5F7C" w:rsidRPr="00D84A76" w:rsidRDefault="00DF5F7C" w:rsidP="00DF5F7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293103BC" w14:textId="77777777" w:rsidTr="00182F8F">
        <w:trPr>
          <w:trHeight w:val="270"/>
        </w:trPr>
        <w:tc>
          <w:tcPr>
            <w:tcW w:w="714" w:type="dxa"/>
            <w:tcBorders>
              <w:top w:val="nil"/>
              <w:left w:val="single" w:sz="4" w:space="0" w:color="auto"/>
              <w:bottom w:val="single" w:sz="4" w:space="0" w:color="auto"/>
              <w:right w:val="single" w:sz="4" w:space="0" w:color="auto"/>
            </w:tcBorders>
          </w:tcPr>
          <w:p w14:paraId="2ADF3AA8" w14:textId="77777777" w:rsidR="00DF5F7C" w:rsidRPr="00316455"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0DA083C" w14:textId="77777777" w:rsidR="00DF5F7C" w:rsidRPr="00710A79" w:rsidRDefault="00DF5F7C" w:rsidP="00DF5F7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K47</w:t>
            </w:r>
          </w:p>
        </w:tc>
        <w:tc>
          <w:tcPr>
            <w:tcW w:w="1984" w:type="dxa"/>
            <w:tcBorders>
              <w:top w:val="nil"/>
              <w:left w:val="nil"/>
              <w:bottom w:val="single" w:sz="4" w:space="0" w:color="auto"/>
              <w:right w:val="single" w:sz="4" w:space="0" w:color="auto"/>
            </w:tcBorders>
            <w:shd w:val="clear" w:color="auto" w:fill="auto"/>
            <w:noWrap/>
            <w:vAlign w:val="center"/>
            <w:hideMark/>
          </w:tcPr>
          <w:p w14:paraId="577AD165" w14:textId="77777777" w:rsidR="00DF5F7C" w:rsidRPr="00710A79" w:rsidRDefault="00DF5F7C" w:rsidP="00DF5F7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contractNo</w:t>
            </w:r>
          </w:p>
        </w:tc>
        <w:tc>
          <w:tcPr>
            <w:tcW w:w="2126" w:type="dxa"/>
            <w:tcBorders>
              <w:top w:val="nil"/>
              <w:left w:val="nil"/>
              <w:bottom w:val="single" w:sz="4" w:space="0" w:color="auto"/>
              <w:right w:val="single" w:sz="4" w:space="0" w:color="auto"/>
            </w:tcBorders>
            <w:shd w:val="clear" w:color="auto" w:fill="auto"/>
            <w:noWrap/>
            <w:vAlign w:val="center"/>
            <w:hideMark/>
          </w:tcPr>
          <w:p w14:paraId="1DBFE33D" w14:textId="77777777" w:rsidR="00DF5F7C" w:rsidRPr="00710A79"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租借</w:t>
            </w:r>
            <w:r w:rsidRPr="00710A79">
              <w:rPr>
                <w:rFonts w:ascii="宋体" w:eastAsia="宋体" w:hAnsi="宋体" w:cs="宋体" w:hint="eastAsia"/>
                <w:color w:val="000000"/>
                <w:kern w:val="0"/>
                <w:sz w:val="20"/>
                <w:szCs w:val="20"/>
              </w:rPr>
              <w:t>合</w:t>
            </w:r>
            <w:r>
              <w:rPr>
                <w:rFonts w:ascii="宋体" w:eastAsia="宋体" w:hAnsi="宋体" w:cs="宋体" w:hint="eastAsia"/>
                <w:color w:val="000000"/>
                <w:kern w:val="0"/>
                <w:sz w:val="20"/>
                <w:szCs w:val="20"/>
              </w:rPr>
              <w:t>约</w:t>
            </w:r>
            <w:r w:rsidRPr="00710A79">
              <w:rPr>
                <w:rFonts w:ascii="宋体" w:eastAsia="宋体" w:hAnsi="宋体" w:cs="宋体" w:hint="eastAsia"/>
                <w:color w:val="000000"/>
                <w:kern w:val="0"/>
                <w:sz w:val="20"/>
                <w:szCs w:val="20"/>
              </w:rPr>
              <w:t>编号</w:t>
            </w:r>
          </w:p>
        </w:tc>
        <w:tc>
          <w:tcPr>
            <w:tcW w:w="709" w:type="dxa"/>
            <w:tcBorders>
              <w:top w:val="nil"/>
              <w:left w:val="nil"/>
              <w:bottom w:val="single" w:sz="4" w:space="0" w:color="auto"/>
              <w:right w:val="single" w:sz="4" w:space="0" w:color="auto"/>
            </w:tcBorders>
            <w:shd w:val="clear" w:color="auto" w:fill="auto"/>
            <w:noWrap/>
            <w:vAlign w:val="center"/>
            <w:hideMark/>
          </w:tcPr>
          <w:p w14:paraId="657D62F1" w14:textId="77777777" w:rsidR="00DF5F7C" w:rsidRPr="00710A79" w:rsidRDefault="00DF5F7C" w:rsidP="00DF5F7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164991D8" w14:textId="77777777" w:rsidR="00DF5F7C" w:rsidRPr="00D84A76"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hideMark/>
          </w:tcPr>
          <w:p w14:paraId="1F6CBA3A" w14:textId="77777777" w:rsidR="00DF5F7C" w:rsidRPr="00D84A76"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710A79" w14:paraId="13B23F18" w14:textId="77777777" w:rsidTr="00182F8F">
        <w:trPr>
          <w:trHeight w:val="270"/>
        </w:trPr>
        <w:tc>
          <w:tcPr>
            <w:tcW w:w="714" w:type="dxa"/>
            <w:tcBorders>
              <w:top w:val="nil"/>
              <w:left w:val="single" w:sz="4" w:space="0" w:color="auto"/>
              <w:bottom w:val="single" w:sz="4" w:space="0" w:color="auto"/>
              <w:right w:val="single" w:sz="4" w:space="0" w:color="auto"/>
            </w:tcBorders>
          </w:tcPr>
          <w:p w14:paraId="586913C5" w14:textId="77777777" w:rsidR="00DF5F7C" w:rsidRPr="00316455"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228498D" w14:textId="77777777" w:rsidR="00DF5F7C" w:rsidRPr="00710A79" w:rsidRDefault="00DF5F7C" w:rsidP="00DF5F7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I22</w:t>
            </w:r>
          </w:p>
        </w:tc>
        <w:tc>
          <w:tcPr>
            <w:tcW w:w="1984" w:type="dxa"/>
            <w:tcBorders>
              <w:top w:val="nil"/>
              <w:left w:val="nil"/>
              <w:bottom w:val="single" w:sz="4" w:space="0" w:color="auto"/>
              <w:right w:val="single" w:sz="4" w:space="0" w:color="auto"/>
            </w:tcBorders>
            <w:shd w:val="clear" w:color="auto" w:fill="auto"/>
            <w:noWrap/>
            <w:vAlign w:val="center"/>
            <w:hideMark/>
          </w:tcPr>
          <w:p w14:paraId="6E9A9005" w14:textId="77777777" w:rsidR="00DF5F7C" w:rsidRPr="00710A79" w:rsidRDefault="00DF5F7C" w:rsidP="00DF5F7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dueDate</w:t>
            </w:r>
          </w:p>
        </w:tc>
        <w:tc>
          <w:tcPr>
            <w:tcW w:w="2126" w:type="dxa"/>
            <w:tcBorders>
              <w:top w:val="nil"/>
              <w:left w:val="nil"/>
              <w:bottom w:val="single" w:sz="4" w:space="0" w:color="auto"/>
              <w:right w:val="single" w:sz="4" w:space="0" w:color="auto"/>
            </w:tcBorders>
            <w:shd w:val="clear" w:color="auto" w:fill="auto"/>
            <w:noWrap/>
            <w:vAlign w:val="center"/>
            <w:hideMark/>
          </w:tcPr>
          <w:p w14:paraId="3A93FBF0" w14:textId="77777777" w:rsidR="00DF5F7C" w:rsidRPr="00710A79"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租借</w:t>
            </w:r>
            <w:r w:rsidRPr="00710A79">
              <w:rPr>
                <w:rFonts w:ascii="宋体" w:eastAsia="宋体" w:hAnsi="宋体" w:cs="宋体" w:hint="eastAsia"/>
                <w:color w:val="000000"/>
                <w:kern w:val="0"/>
                <w:sz w:val="20"/>
                <w:szCs w:val="20"/>
              </w:rPr>
              <w:t>到期日</w:t>
            </w:r>
          </w:p>
        </w:tc>
        <w:tc>
          <w:tcPr>
            <w:tcW w:w="709" w:type="dxa"/>
            <w:tcBorders>
              <w:top w:val="nil"/>
              <w:left w:val="nil"/>
              <w:bottom w:val="single" w:sz="4" w:space="0" w:color="auto"/>
              <w:right w:val="single" w:sz="4" w:space="0" w:color="auto"/>
            </w:tcBorders>
            <w:shd w:val="clear" w:color="auto" w:fill="auto"/>
            <w:noWrap/>
            <w:vAlign w:val="center"/>
            <w:hideMark/>
          </w:tcPr>
          <w:p w14:paraId="5A350439" w14:textId="77777777" w:rsidR="00DF5F7C" w:rsidRPr="00710A79" w:rsidRDefault="00DF5F7C" w:rsidP="00DF5F7C">
            <w:pPr>
              <w:widowControl/>
              <w:spacing w:line="240" w:lineRule="auto"/>
              <w:ind w:firstLineChars="0" w:firstLine="0"/>
              <w:jc w:val="left"/>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3EEFD6F9" w14:textId="77777777" w:rsidR="00DF5F7C" w:rsidRPr="00D84A76"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hideMark/>
          </w:tcPr>
          <w:p w14:paraId="1216E740" w14:textId="77777777" w:rsidR="00DF5F7C" w:rsidRPr="00D84A76" w:rsidRDefault="00DF5F7C" w:rsidP="00DF5F7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F5F7C" w:rsidRPr="00FA0AF2" w14:paraId="4E1A8A7F" w14:textId="77777777" w:rsidTr="00182F8F">
        <w:trPr>
          <w:trHeight w:val="270"/>
        </w:trPr>
        <w:tc>
          <w:tcPr>
            <w:tcW w:w="714" w:type="dxa"/>
            <w:tcBorders>
              <w:top w:val="nil"/>
              <w:left w:val="single" w:sz="4" w:space="0" w:color="auto"/>
              <w:bottom w:val="single" w:sz="4" w:space="0" w:color="auto"/>
              <w:right w:val="single" w:sz="4" w:space="0" w:color="auto"/>
            </w:tcBorders>
          </w:tcPr>
          <w:p w14:paraId="382B4214"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E92C23E"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T54</w:t>
            </w:r>
          </w:p>
        </w:tc>
        <w:tc>
          <w:tcPr>
            <w:tcW w:w="1984" w:type="dxa"/>
            <w:tcBorders>
              <w:top w:val="nil"/>
              <w:left w:val="nil"/>
              <w:bottom w:val="single" w:sz="4" w:space="0" w:color="auto"/>
              <w:right w:val="single" w:sz="4" w:space="0" w:color="auto"/>
            </w:tcBorders>
            <w:shd w:val="clear" w:color="auto" w:fill="auto"/>
            <w:noWrap/>
            <w:vAlign w:val="center"/>
          </w:tcPr>
          <w:p w14:paraId="0F32C195"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daysCount</w:t>
            </w:r>
          </w:p>
        </w:tc>
        <w:tc>
          <w:tcPr>
            <w:tcW w:w="2126" w:type="dxa"/>
            <w:tcBorders>
              <w:top w:val="nil"/>
              <w:left w:val="nil"/>
              <w:bottom w:val="single" w:sz="4" w:space="0" w:color="auto"/>
              <w:right w:val="single" w:sz="4" w:space="0" w:color="auto"/>
            </w:tcBorders>
            <w:shd w:val="clear" w:color="auto" w:fill="auto"/>
            <w:noWrap/>
            <w:vAlign w:val="center"/>
          </w:tcPr>
          <w:p w14:paraId="29392AC0"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租借天数</w:t>
            </w:r>
          </w:p>
        </w:tc>
        <w:tc>
          <w:tcPr>
            <w:tcW w:w="709" w:type="dxa"/>
            <w:tcBorders>
              <w:top w:val="nil"/>
              <w:left w:val="nil"/>
              <w:bottom w:val="single" w:sz="4" w:space="0" w:color="auto"/>
              <w:right w:val="single" w:sz="4" w:space="0" w:color="auto"/>
            </w:tcBorders>
            <w:shd w:val="clear" w:color="auto" w:fill="auto"/>
            <w:noWrap/>
            <w:vAlign w:val="center"/>
          </w:tcPr>
          <w:p w14:paraId="1129D561"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0CEBA49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4716BB41"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FA0AF2" w14:paraId="247DEF5E" w14:textId="77777777" w:rsidTr="00182F8F">
        <w:trPr>
          <w:trHeight w:val="270"/>
        </w:trPr>
        <w:tc>
          <w:tcPr>
            <w:tcW w:w="714" w:type="dxa"/>
            <w:tcBorders>
              <w:top w:val="nil"/>
              <w:left w:val="single" w:sz="4" w:space="0" w:color="auto"/>
              <w:bottom w:val="single" w:sz="4" w:space="0" w:color="auto"/>
              <w:right w:val="single" w:sz="4" w:space="0" w:color="auto"/>
            </w:tcBorders>
          </w:tcPr>
          <w:p w14:paraId="6B401AD4"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552180D"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I61</w:t>
            </w:r>
          </w:p>
        </w:tc>
        <w:tc>
          <w:tcPr>
            <w:tcW w:w="1984" w:type="dxa"/>
            <w:tcBorders>
              <w:top w:val="nil"/>
              <w:left w:val="nil"/>
              <w:bottom w:val="single" w:sz="4" w:space="0" w:color="auto"/>
              <w:right w:val="single" w:sz="4" w:space="0" w:color="auto"/>
            </w:tcBorders>
            <w:shd w:val="clear" w:color="auto" w:fill="auto"/>
            <w:noWrap/>
            <w:vAlign w:val="center"/>
          </w:tcPr>
          <w:p w14:paraId="097166E5"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 xml:space="preserve">notionalPrincipal </w:t>
            </w:r>
          </w:p>
        </w:tc>
        <w:tc>
          <w:tcPr>
            <w:tcW w:w="2126" w:type="dxa"/>
            <w:tcBorders>
              <w:top w:val="nil"/>
              <w:left w:val="nil"/>
              <w:bottom w:val="single" w:sz="4" w:space="0" w:color="auto"/>
              <w:right w:val="single" w:sz="4" w:space="0" w:color="auto"/>
            </w:tcBorders>
            <w:shd w:val="clear" w:color="auto" w:fill="auto"/>
            <w:noWrap/>
            <w:vAlign w:val="center"/>
          </w:tcPr>
          <w:p w14:paraId="5E850D32"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名义本金</w:t>
            </w:r>
          </w:p>
        </w:tc>
        <w:tc>
          <w:tcPr>
            <w:tcW w:w="709" w:type="dxa"/>
            <w:tcBorders>
              <w:top w:val="nil"/>
              <w:left w:val="nil"/>
              <w:bottom w:val="single" w:sz="4" w:space="0" w:color="auto"/>
              <w:right w:val="single" w:sz="4" w:space="0" w:color="auto"/>
            </w:tcBorders>
            <w:shd w:val="clear" w:color="auto" w:fill="auto"/>
            <w:noWrap/>
            <w:vAlign w:val="center"/>
          </w:tcPr>
          <w:p w14:paraId="3158253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1D99421F"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1B8A5224"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FA0AF2" w14:paraId="5A67EF4E" w14:textId="77777777" w:rsidTr="00182F8F">
        <w:trPr>
          <w:trHeight w:val="270"/>
        </w:trPr>
        <w:tc>
          <w:tcPr>
            <w:tcW w:w="714" w:type="dxa"/>
            <w:tcBorders>
              <w:top w:val="nil"/>
              <w:left w:val="single" w:sz="4" w:space="0" w:color="auto"/>
              <w:bottom w:val="single" w:sz="4" w:space="0" w:color="auto"/>
              <w:right w:val="single" w:sz="4" w:space="0" w:color="auto"/>
            </w:tcBorders>
          </w:tcPr>
          <w:p w14:paraId="0E54BD25"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3E8FFAB"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K65</w:t>
            </w:r>
          </w:p>
        </w:tc>
        <w:tc>
          <w:tcPr>
            <w:tcW w:w="1984" w:type="dxa"/>
            <w:tcBorders>
              <w:top w:val="nil"/>
              <w:left w:val="nil"/>
              <w:bottom w:val="single" w:sz="4" w:space="0" w:color="auto"/>
              <w:right w:val="single" w:sz="4" w:space="0" w:color="auto"/>
            </w:tcBorders>
            <w:shd w:val="clear" w:color="auto" w:fill="auto"/>
            <w:noWrap/>
            <w:vAlign w:val="center"/>
          </w:tcPr>
          <w:p w14:paraId="7CA52B0B" w14:textId="7D36DA7E"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annual</w:t>
            </w:r>
            <w:r>
              <w:rPr>
                <w:rFonts w:ascii="宋体" w:eastAsia="宋体" w:hAnsi="宋体" w:cs="宋体" w:hint="eastAsia"/>
                <w:color w:val="000000"/>
                <w:kern w:val="0"/>
                <w:sz w:val="20"/>
                <w:szCs w:val="20"/>
              </w:rPr>
              <w:t>r</w:t>
            </w:r>
            <w:r w:rsidRPr="00FA0AF2">
              <w:rPr>
                <w:rFonts w:ascii="宋体" w:eastAsia="宋体" w:hAnsi="宋体" w:cs="宋体" w:hint="eastAsia"/>
                <w:color w:val="000000"/>
                <w:kern w:val="0"/>
                <w:sz w:val="20"/>
                <w:szCs w:val="20"/>
              </w:rPr>
              <w:t>ate</w:t>
            </w:r>
          </w:p>
        </w:tc>
        <w:tc>
          <w:tcPr>
            <w:tcW w:w="2126" w:type="dxa"/>
            <w:tcBorders>
              <w:top w:val="nil"/>
              <w:left w:val="nil"/>
              <w:bottom w:val="single" w:sz="4" w:space="0" w:color="auto"/>
              <w:right w:val="single" w:sz="4" w:space="0" w:color="auto"/>
            </w:tcBorders>
            <w:shd w:val="clear" w:color="auto" w:fill="auto"/>
            <w:noWrap/>
            <w:vAlign w:val="center"/>
          </w:tcPr>
          <w:p w14:paraId="677142B9"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租借年费率</w:t>
            </w:r>
          </w:p>
        </w:tc>
        <w:tc>
          <w:tcPr>
            <w:tcW w:w="709" w:type="dxa"/>
            <w:tcBorders>
              <w:top w:val="nil"/>
              <w:left w:val="nil"/>
              <w:bottom w:val="single" w:sz="4" w:space="0" w:color="auto"/>
              <w:right w:val="single" w:sz="4" w:space="0" w:color="auto"/>
            </w:tcBorders>
            <w:shd w:val="clear" w:color="auto" w:fill="auto"/>
            <w:noWrap/>
            <w:vAlign w:val="center"/>
          </w:tcPr>
          <w:p w14:paraId="7F19AB9D"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16D9A245"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3632EAD6"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FA0AF2" w14:paraId="4E028C7B" w14:textId="77777777" w:rsidTr="00182F8F">
        <w:trPr>
          <w:trHeight w:val="270"/>
        </w:trPr>
        <w:tc>
          <w:tcPr>
            <w:tcW w:w="714" w:type="dxa"/>
            <w:tcBorders>
              <w:top w:val="nil"/>
              <w:left w:val="single" w:sz="4" w:space="0" w:color="auto"/>
              <w:bottom w:val="single" w:sz="4" w:space="0" w:color="auto"/>
              <w:right w:val="single" w:sz="4" w:space="0" w:color="auto"/>
            </w:tcBorders>
          </w:tcPr>
          <w:p w14:paraId="60545BD3"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F539B5A"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K88</w:t>
            </w:r>
          </w:p>
        </w:tc>
        <w:tc>
          <w:tcPr>
            <w:tcW w:w="1984" w:type="dxa"/>
            <w:tcBorders>
              <w:top w:val="nil"/>
              <w:left w:val="nil"/>
              <w:bottom w:val="single" w:sz="4" w:space="0" w:color="auto"/>
              <w:right w:val="single" w:sz="4" w:space="0" w:color="auto"/>
            </w:tcBorders>
            <w:shd w:val="clear" w:color="auto" w:fill="auto"/>
            <w:noWrap/>
            <w:vAlign w:val="center"/>
          </w:tcPr>
          <w:p w14:paraId="657B7C2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sheetStatus</w:t>
            </w:r>
          </w:p>
        </w:tc>
        <w:tc>
          <w:tcPr>
            <w:tcW w:w="2126" w:type="dxa"/>
            <w:tcBorders>
              <w:top w:val="nil"/>
              <w:left w:val="nil"/>
              <w:bottom w:val="single" w:sz="4" w:space="0" w:color="auto"/>
              <w:right w:val="single" w:sz="4" w:space="0" w:color="auto"/>
            </w:tcBorders>
            <w:shd w:val="clear" w:color="auto" w:fill="auto"/>
            <w:noWrap/>
            <w:vAlign w:val="center"/>
            <w:hideMark/>
          </w:tcPr>
          <w:p w14:paraId="4D5791D4"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租借状态</w:t>
            </w:r>
          </w:p>
        </w:tc>
        <w:tc>
          <w:tcPr>
            <w:tcW w:w="709" w:type="dxa"/>
            <w:tcBorders>
              <w:top w:val="nil"/>
              <w:left w:val="nil"/>
              <w:bottom w:val="single" w:sz="4" w:space="0" w:color="auto"/>
              <w:right w:val="single" w:sz="4" w:space="0" w:color="auto"/>
            </w:tcBorders>
            <w:shd w:val="clear" w:color="auto" w:fill="auto"/>
            <w:noWrap/>
            <w:vAlign w:val="center"/>
            <w:hideMark/>
          </w:tcPr>
          <w:p w14:paraId="338256C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2A488F5A"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hideMark/>
          </w:tcPr>
          <w:p w14:paraId="3CB02ED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FA0AF2" w14:paraId="6ED63B52" w14:textId="77777777" w:rsidTr="00182F8F">
        <w:trPr>
          <w:trHeight w:val="270"/>
        </w:trPr>
        <w:tc>
          <w:tcPr>
            <w:tcW w:w="714" w:type="dxa"/>
            <w:tcBorders>
              <w:top w:val="nil"/>
              <w:left w:val="single" w:sz="4" w:space="0" w:color="auto"/>
              <w:bottom w:val="single" w:sz="4" w:space="0" w:color="auto"/>
              <w:right w:val="single" w:sz="4" w:space="0" w:color="auto"/>
            </w:tcBorders>
          </w:tcPr>
          <w:p w14:paraId="52D42D5D"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0DD2B18"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S95</w:t>
            </w:r>
          </w:p>
        </w:tc>
        <w:tc>
          <w:tcPr>
            <w:tcW w:w="1984" w:type="dxa"/>
            <w:tcBorders>
              <w:top w:val="nil"/>
              <w:left w:val="nil"/>
              <w:bottom w:val="single" w:sz="4" w:space="0" w:color="auto"/>
              <w:right w:val="single" w:sz="4" w:space="0" w:color="auto"/>
            </w:tcBorders>
            <w:shd w:val="clear" w:color="auto" w:fill="auto"/>
            <w:noWrap/>
            <w:vAlign w:val="center"/>
          </w:tcPr>
          <w:p w14:paraId="2FCAF72F"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[clientStorageChangeInfoData]</w:t>
            </w:r>
          </w:p>
        </w:tc>
        <w:tc>
          <w:tcPr>
            <w:tcW w:w="2126" w:type="dxa"/>
            <w:tcBorders>
              <w:top w:val="nil"/>
              <w:left w:val="nil"/>
              <w:bottom w:val="single" w:sz="4" w:space="0" w:color="auto"/>
              <w:right w:val="single" w:sz="4" w:space="0" w:color="auto"/>
            </w:tcBorders>
            <w:shd w:val="clear" w:color="auto" w:fill="auto"/>
            <w:noWrap/>
            <w:vAlign w:val="center"/>
          </w:tcPr>
          <w:p w14:paraId="18799A26"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租借登记交割品种明细信息</w:t>
            </w:r>
          </w:p>
        </w:tc>
        <w:tc>
          <w:tcPr>
            <w:tcW w:w="709" w:type="dxa"/>
            <w:tcBorders>
              <w:top w:val="nil"/>
              <w:left w:val="nil"/>
              <w:bottom w:val="single" w:sz="4" w:space="0" w:color="auto"/>
              <w:right w:val="single" w:sz="4" w:space="0" w:color="auto"/>
            </w:tcBorders>
            <w:shd w:val="clear" w:color="auto" w:fill="auto"/>
            <w:noWrap/>
            <w:vAlign w:val="center"/>
          </w:tcPr>
          <w:p w14:paraId="0C1B4FA4"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0ECB0406"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1D660B8F"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FA0AF2" w14:paraId="48E0D634" w14:textId="77777777" w:rsidTr="00182F8F">
        <w:trPr>
          <w:trHeight w:val="270"/>
        </w:trPr>
        <w:tc>
          <w:tcPr>
            <w:tcW w:w="714" w:type="dxa"/>
            <w:tcBorders>
              <w:top w:val="nil"/>
              <w:left w:val="single" w:sz="4" w:space="0" w:color="auto"/>
              <w:bottom w:val="single" w:sz="4" w:space="0" w:color="auto"/>
              <w:right w:val="single" w:sz="4" w:space="0" w:color="auto"/>
            </w:tcBorders>
          </w:tcPr>
          <w:p w14:paraId="2BAEB8D8"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8F5FA4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1984" w:type="dxa"/>
            <w:tcBorders>
              <w:top w:val="nil"/>
              <w:left w:val="nil"/>
              <w:bottom w:val="single" w:sz="4" w:space="0" w:color="auto"/>
              <w:right w:val="single" w:sz="4" w:space="0" w:color="auto"/>
            </w:tcBorders>
            <w:shd w:val="clear" w:color="auto" w:fill="auto"/>
            <w:noWrap/>
            <w:vAlign w:val="center"/>
          </w:tcPr>
          <w:p w14:paraId="3F8F5E65"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2126" w:type="dxa"/>
            <w:tcBorders>
              <w:top w:val="nil"/>
              <w:left w:val="nil"/>
              <w:bottom w:val="single" w:sz="4" w:space="0" w:color="auto"/>
              <w:right w:val="single" w:sz="4" w:space="0" w:color="auto"/>
            </w:tcBorders>
            <w:shd w:val="clear" w:color="auto" w:fill="auto"/>
            <w:noWrap/>
            <w:vAlign w:val="center"/>
          </w:tcPr>
          <w:p w14:paraId="7A25120B"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租借登记交割品种明细</w:t>
            </w:r>
          </w:p>
        </w:tc>
        <w:tc>
          <w:tcPr>
            <w:tcW w:w="709" w:type="dxa"/>
            <w:tcBorders>
              <w:top w:val="nil"/>
              <w:left w:val="nil"/>
              <w:bottom w:val="single" w:sz="4" w:space="0" w:color="auto"/>
              <w:right w:val="single" w:sz="4" w:space="0" w:color="auto"/>
            </w:tcBorders>
            <w:shd w:val="clear" w:color="auto" w:fill="auto"/>
            <w:noWrap/>
            <w:vAlign w:val="center"/>
          </w:tcPr>
          <w:p w14:paraId="7B32298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8" w:type="dxa"/>
            <w:tcBorders>
              <w:top w:val="nil"/>
              <w:left w:val="nil"/>
              <w:bottom w:val="single" w:sz="4" w:space="0" w:color="auto"/>
              <w:right w:val="single" w:sz="4" w:space="0" w:color="auto"/>
            </w:tcBorders>
            <w:shd w:val="clear" w:color="auto" w:fill="auto"/>
            <w:vAlign w:val="center"/>
          </w:tcPr>
          <w:p w14:paraId="4E7011D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2268" w:type="dxa"/>
            <w:tcBorders>
              <w:top w:val="nil"/>
              <w:left w:val="nil"/>
              <w:bottom w:val="single" w:sz="4" w:space="0" w:color="auto"/>
              <w:right w:val="single" w:sz="4" w:space="0" w:color="auto"/>
            </w:tcBorders>
            <w:shd w:val="clear" w:color="auto" w:fill="auto"/>
            <w:noWrap/>
          </w:tcPr>
          <w:p w14:paraId="3C69FB7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FA0AF2" w14:paraId="6995FD60" w14:textId="77777777" w:rsidTr="00182F8F">
        <w:trPr>
          <w:trHeight w:val="270"/>
        </w:trPr>
        <w:tc>
          <w:tcPr>
            <w:tcW w:w="714" w:type="dxa"/>
            <w:tcBorders>
              <w:top w:val="nil"/>
              <w:left w:val="single" w:sz="4" w:space="0" w:color="auto"/>
              <w:bottom w:val="single" w:sz="4" w:space="0" w:color="auto"/>
              <w:right w:val="single" w:sz="4" w:space="0" w:color="auto"/>
            </w:tcBorders>
          </w:tcPr>
          <w:p w14:paraId="748657CA"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0E2C47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V00</w:t>
            </w:r>
          </w:p>
        </w:tc>
        <w:tc>
          <w:tcPr>
            <w:tcW w:w="1984" w:type="dxa"/>
            <w:tcBorders>
              <w:top w:val="nil"/>
              <w:left w:val="nil"/>
              <w:bottom w:val="single" w:sz="4" w:space="0" w:color="auto"/>
              <w:right w:val="single" w:sz="4" w:space="0" w:color="auto"/>
            </w:tcBorders>
            <w:shd w:val="clear" w:color="auto" w:fill="auto"/>
            <w:vAlign w:val="center"/>
            <w:hideMark/>
          </w:tcPr>
          <w:p w14:paraId="7698BCA9"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varietyID</w:t>
            </w:r>
          </w:p>
        </w:tc>
        <w:tc>
          <w:tcPr>
            <w:tcW w:w="2126" w:type="dxa"/>
            <w:tcBorders>
              <w:top w:val="nil"/>
              <w:left w:val="nil"/>
              <w:bottom w:val="single" w:sz="4" w:space="0" w:color="auto"/>
              <w:right w:val="single" w:sz="4" w:space="0" w:color="auto"/>
            </w:tcBorders>
            <w:shd w:val="clear" w:color="auto" w:fill="auto"/>
            <w:noWrap/>
            <w:vAlign w:val="center"/>
            <w:hideMark/>
          </w:tcPr>
          <w:p w14:paraId="5C8A83A6"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交割品种代码</w:t>
            </w:r>
          </w:p>
        </w:tc>
        <w:tc>
          <w:tcPr>
            <w:tcW w:w="709" w:type="dxa"/>
            <w:tcBorders>
              <w:top w:val="nil"/>
              <w:left w:val="nil"/>
              <w:bottom w:val="single" w:sz="4" w:space="0" w:color="auto"/>
              <w:right w:val="single" w:sz="4" w:space="0" w:color="auto"/>
            </w:tcBorders>
            <w:shd w:val="clear" w:color="auto" w:fill="auto"/>
            <w:noWrap/>
            <w:vAlign w:val="center"/>
            <w:hideMark/>
          </w:tcPr>
          <w:p w14:paraId="48E952A4"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3A14478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hideMark/>
          </w:tcPr>
          <w:p w14:paraId="3708D9BD"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FA0AF2" w14:paraId="3030570C" w14:textId="77777777" w:rsidTr="00182F8F">
        <w:trPr>
          <w:trHeight w:val="270"/>
        </w:trPr>
        <w:tc>
          <w:tcPr>
            <w:tcW w:w="714" w:type="dxa"/>
            <w:tcBorders>
              <w:top w:val="nil"/>
              <w:left w:val="single" w:sz="4" w:space="0" w:color="auto"/>
              <w:bottom w:val="single" w:sz="4" w:space="0" w:color="auto"/>
              <w:right w:val="single" w:sz="4" w:space="0" w:color="auto"/>
            </w:tcBorders>
          </w:tcPr>
          <w:p w14:paraId="3A264449"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9167A63"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W00</w:t>
            </w:r>
          </w:p>
        </w:tc>
        <w:tc>
          <w:tcPr>
            <w:tcW w:w="1984" w:type="dxa"/>
            <w:tcBorders>
              <w:top w:val="nil"/>
              <w:left w:val="nil"/>
              <w:bottom w:val="single" w:sz="4" w:space="0" w:color="auto"/>
              <w:right w:val="single" w:sz="4" w:space="0" w:color="auto"/>
            </w:tcBorders>
            <w:shd w:val="clear" w:color="auto" w:fill="auto"/>
            <w:vAlign w:val="center"/>
          </w:tcPr>
          <w:p w14:paraId="1E6207F3"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warehouseID</w:t>
            </w:r>
          </w:p>
        </w:tc>
        <w:tc>
          <w:tcPr>
            <w:tcW w:w="2126" w:type="dxa"/>
            <w:tcBorders>
              <w:top w:val="nil"/>
              <w:left w:val="nil"/>
              <w:bottom w:val="single" w:sz="4" w:space="0" w:color="auto"/>
              <w:right w:val="single" w:sz="4" w:space="0" w:color="auto"/>
            </w:tcBorders>
            <w:shd w:val="clear" w:color="auto" w:fill="auto"/>
            <w:noWrap/>
            <w:vAlign w:val="center"/>
          </w:tcPr>
          <w:p w14:paraId="31D7C2E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仓库代码</w:t>
            </w:r>
          </w:p>
        </w:tc>
        <w:tc>
          <w:tcPr>
            <w:tcW w:w="709" w:type="dxa"/>
            <w:tcBorders>
              <w:top w:val="nil"/>
              <w:left w:val="nil"/>
              <w:bottom w:val="single" w:sz="4" w:space="0" w:color="auto"/>
              <w:right w:val="single" w:sz="4" w:space="0" w:color="auto"/>
            </w:tcBorders>
            <w:shd w:val="clear" w:color="auto" w:fill="auto"/>
            <w:noWrap/>
            <w:vAlign w:val="center"/>
          </w:tcPr>
          <w:p w14:paraId="3D5CF8A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tcPr>
          <w:p w14:paraId="32BBE540"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tcPr>
          <w:p w14:paraId="6D56A622"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FA0AF2" w14:paraId="2789AD79" w14:textId="77777777" w:rsidTr="00182F8F">
        <w:trPr>
          <w:trHeight w:val="270"/>
        </w:trPr>
        <w:tc>
          <w:tcPr>
            <w:tcW w:w="714" w:type="dxa"/>
            <w:tcBorders>
              <w:top w:val="nil"/>
              <w:left w:val="single" w:sz="4" w:space="0" w:color="auto"/>
              <w:bottom w:val="single" w:sz="4" w:space="0" w:color="auto"/>
              <w:right w:val="single" w:sz="4" w:space="0" w:color="auto"/>
            </w:tcBorders>
          </w:tcPr>
          <w:p w14:paraId="4988220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68E4901"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T52</w:t>
            </w:r>
          </w:p>
        </w:tc>
        <w:tc>
          <w:tcPr>
            <w:tcW w:w="1984" w:type="dxa"/>
            <w:tcBorders>
              <w:top w:val="nil"/>
              <w:left w:val="nil"/>
              <w:bottom w:val="single" w:sz="4" w:space="0" w:color="auto"/>
              <w:right w:val="single" w:sz="4" w:space="0" w:color="auto"/>
            </w:tcBorders>
            <w:shd w:val="clear" w:color="auto" w:fill="auto"/>
            <w:noWrap/>
            <w:vAlign w:val="center"/>
            <w:hideMark/>
          </w:tcPr>
          <w:p w14:paraId="1B93526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stdWeight</w:t>
            </w:r>
          </w:p>
        </w:tc>
        <w:tc>
          <w:tcPr>
            <w:tcW w:w="2126" w:type="dxa"/>
            <w:tcBorders>
              <w:top w:val="nil"/>
              <w:left w:val="nil"/>
              <w:bottom w:val="single" w:sz="4" w:space="0" w:color="auto"/>
              <w:right w:val="single" w:sz="4" w:space="0" w:color="auto"/>
            </w:tcBorders>
            <w:shd w:val="clear" w:color="auto" w:fill="auto"/>
            <w:noWrap/>
            <w:vAlign w:val="center"/>
            <w:hideMark/>
          </w:tcPr>
          <w:p w14:paraId="7DCD053E"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租借重量</w:t>
            </w:r>
          </w:p>
        </w:tc>
        <w:tc>
          <w:tcPr>
            <w:tcW w:w="709" w:type="dxa"/>
            <w:tcBorders>
              <w:top w:val="nil"/>
              <w:left w:val="nil"/>
              <w:bottom w:val="single" w:sz="4" w:space="0" w:color="auto"/>
              <w:right w:val="single" w:sz="4" w:space="0" w:color="auto"/>
            </w:tcBorders>
            <w:shd w:val="clear" w:color="auto" w:fill="auto"/>
            <w:noWrap/>
            <w:vAlign w:val="center"/>
            <w:hideMark/>
          </w:tcPr>
          <w:p w14:paraId="3D4F14D5"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1DDF0C38"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268" w:type="dxa"/>
            <w:tcBorders>
              <w:top w:val="nil"/>
              <w:left w:val="nil"/>
              <w:bottom w:val="single" w:sz="4" w:space="0" w:color="auto"/>
              <w:right w:val="single" w:sz="4" w:space="0" w:color="auto"/>
            </w:tcBorders>
            <w:shd w:val="clear" w:color="auto" w:fill="auto"/>
            <w:noWrap/>
            <w:hideMark/>
          </w:tcPr>
          <w:p w14:paraId="10E475D9"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DF5F7C" w:rsidRPr="00FA0AF2" w14:paraId="742702EB" w14:textId="77777777" w:rsidTr="00182F8F">
        <w:trPr>
          <w:trHeight w:val="270"/>
        </w:trPr>
        <w:tc>
          <w:tcPr>
            <w:tcW w:w="714" w:type="dxa"/>
            <w:tcBorders>
              <w:top w:val="nil"/>
              <w:left w:val="single" w:sz="4" w:space="0" w:color="auto"/>
              <w:bottom w:val="single" w:sz="4" w:space="0" w:color="auto"/>
              <w:right w:val="single" w:sz="4" w:space="0" w:color="auto"/>
            </w:tcBorders>
          </w:tcPr>
          <w:p w14:paraId="67D0B1CD"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C42042D"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X39</w:t>
            </w:r>
          </w:p>
        </w:tc>
        <w:tc>
          <w:tcPr>
            <w:tcW w:w="1984" w:type="dxa"/>
            <w:tcBorders>
              <w:top w:val="nil"/>
              <w:left w:val="nil"/>
              <w:bottom w:val="single" w:sz="4" w:space="0" w:color="auto"/>
              <w:right w:val="single" w:sz="4" w:space="0" w:color="auto"/>
            </w:tcBorders>
            <w:shd w:val="clear" w:color="auto" w:fill="auto"/>
            <w:noWrap/>
            <w:vAlign w:val="center"/>
            <w:hideMark/>
          </w:tcPr>
          <w:p w14:paraId="1BA7121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RspCode</w:t>
            </w:r>
          </w:p>
        </w:tc>
        <w:tc>
          <w:tcPr>
            <w:tcW w:w="2126" w:type="dxa"/>
            <w:tcBorders>
              <w:top w:val="nil"/>
              <w:left w:val="nil"/>
              <w:bottom w:val="single" w:sz="4" w:space="0" w:color="auto"/>
              <w:right w:val="single" w:sz="4" w:space="0" w:color="auto"/>
            </w:tcBorders>
            <w:shd w:val="clear" w:color="auto" w:fill="auto"/>
            <w:noWrap/>
            <w:vAlign w:val="center"/>
            <w:hideMark/>
          </w:tcPr>
          <w:p w14:paraId="736E74E4"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响应代码</w:t>
            </w:r>
          </w:p>
        </w:tc>
        <w:tc>
          <w:tcPr>
            <w:tcW w:w="709" w:type="dxa"/>
            <w:tcBorders>
              <w:top w:val="nil"/>
              <w:left w:val="nil"/>
              <w:bottom w:val="single" w:sz="4" w:space="0" w:color="auto"/>
              <w:right w:val="single" w:sz="4" w:space="0" w:color="auto"/>
            </w:tcBorders>
            <w:shd w:val="clear" w:color="auto" w:fill="auto"/>
            <w:noWrap/>
            <w:vAlign w:val="center"/>
            <w:hideMark/>
          </w:tcPr>
          <w:p w14:paraId="6F873BE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3212B88F"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2268" w:type="dxa"/>
            <w:tcBorders>
              <w:top w:val="nil"/>
              <w:left w:val="nil"/>
              <w:bottom w:val="single" w:sz="4" w:space="0" w:color="auto"/>
              <w:right w:val="single" w:sz="4" w:space="0" w:color="auto"/>
            </w:tcBorders>
            <w:shd w:val="clear" w:color="auto" w:fill="auto"/>
            <w:noWrap/>
            <w:hideMark/>
          </w:tcPr>
          <w:p w14:paraId="133F081D"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p>
        </w:tc>
      </w:tr>
      <w:tr w:rsidR="00DF5F7C" w:rsidRPr="00FA0AF2" w14:paraId="524FF804" w14:textId="77777777" w:rsidTr="00182F8F">
        <w:trPr>
          <w:trHeight w:val="270"/>
        </w:trPr>
        <w:tc>
          <w:tcPr>
            <w:tcW w:w="714" w:type="dxa"/>
            <w:tcBorders>
              <w:top w:val="nil"/>
              <w:left w:val="single" w:sz="4" w:space="0" w:color="auto"/>
              <w:bottom w:val="single" w:sz="4" w:space="0" w:color="auto"/>
              <w:right w:val="single" w:sz="4" w:space="0" w:color="auto"/>
            </w:tcBorders>
          </w:tcPr>
          <w:p w14:paraId="17A7EF0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2089AA8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X40</w:t>
            </w:r>
          </w:p>
        </w:tc>
        <w:tc>
          <w:tcPr>
            <w:tcW w:w="1984" w:type="dxa"/>
            <w:tcBorders>
              <w:top w:val="nil"/>
              <w:left w:val="nil"/>
              <w:bottom w:val="single" w:sz="4" w:space="0" w:color="auto"/>
              <w:right w:val="single" w:sz="4" w:space="0" w:color="auto"/>
            </w:tcBorders>
            <w:shd w:val="clear" w:color="auto" w:fill="auto"/>
            <w:noWrap/>
            <w:vAlign w:val="center"/>
            <w:hideMark/>
          </w:tcPr>
          <w:p w14:paraId="5C608FE1"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RspMsg</w:t>
            </w:r>
          </w:p>
        </w:tc>
        <w:tc>
          <w:tcPr>
            <w:tcW w:w="2126" w:type="dxa"/>
            <w:tcBorders>
              <w:top w:val="nil"/>
              <w:left w:val="nil"/>
              <w:bottom w:val="single" w:sz="4" w:space="0" w:color="auto"/>
              <w:right w:val="single" w:sz="4" w:space="0" w:color="auto"/>
            </w:tcBorders>
            <w:shd w:val="clear" w:color="auto" w:fill="auto"/>
            <w:noWrap/>
            <w:vAlign w:val="center"/>
            <w:hideMark/>
          </w:tcPr>
          <w:p w14:paraId="7F7C8E77"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响应消息</w:t>
            </w:r>
          </w:p>
        </w:tc>
        <w:tc>
          <w:tcPr>
            <w:tcW w:w="709" w:type="dxa"/>
            <w:tcBorders>
              <w:top w:val="nil"/>
              <w:left w:val="nil"/>
              <w:bottom w:val="single" w:sz="4" w:space="0" w:color="auto"/>
              <w:right w:val="single" w:sz="4" w:space="0" w:color="auto"/>
            </w:tcBorders>
            <w:shd w:val="clear" w:color="auto" w:fill="auto"/>
            <w:noWrap/>
            <w:vAlign w:val="center"/>
            <w:hideMark/>
          </w:tcPr>
          <w:p w14:paraId="6872625D"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vAlign w:val="center"/>
            <w:hideMark/>
          </w:tcPr>
          <w:p w14:paraId="073482CC"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2268" w:type="dxa"/>
            <w:tcBorders>
              <w:top w:val="nil"/>
              <w:left w:val="nil"/>
              <w:bottom w:val="single" w:sz="4" w:space="0" w:color="auto"/>
              <w:right w:val="single" w:sz="4" w:space="0" w:color="auto"/>
            </w:tcBorders>
            <w:shd w:val="clear" w:color="auto" w:fill="auto"/>
            <w:noWrap/>
            <w:hideMark/>
          </w:tcPr>
          <w:p w14:paraId="048A8D00" w14:textId="77777777" w:rsidR="00DF5F7C" w:rsidRPr="00FA0AF2" w:rsidRDefault="00DF5F7C" w:rsidP="00DF5F7C">
            <w:pPr>
              <w:widowControl/>
              <w:spacing w:line="240" w:lineRule="auto"/>
              <w:ind w:firstLineChars="0" w:firstLine="0"/>
              <w:jc w:val="left"/>
              <w:rPr>
                <w:rFonts w:ascii="宋体" w:eastAsia="宋体" w:hAnsi="宋体" w:cs="宋体"/>
                <w:color w:val="000000"/>
                <w:kern w:val="0"/>
                <w:sz w:val="20"/>
                <w:szCs w:val="20"/>
              </w:rPr>
            </w:pPr>
          </w:p>
        </w:tc>
      </w:tr>
    </w:tbl>
    <w:p w14:paraId="60EA8213" w14:textId="77777777" w:rsidR="007942C6" w:rsidRPr="00FA0AF2" w:rsidRDefault="007942C6" w:rsidP="007942C6">
      <w:pPr>
        <w:ind w:firstLine="480"/>
      </w:pPr>
    </w:p>
    <w:p w14:paraId="1F8CFDD4" w14:textId="77777777" w:rsidR="007942C6" w:rsidRPr="00FA0AF2" w:rsidRDefault="007942C6" w:rsidP="007942C6">
      <w:pPr>
        <w:pStyle w:val="4"/>
        <w:numPr>
          <w:ilvl w:val="3"/>
          <w:numId w:val="4"/>
        </w:numPr>
        <w:ind w:left="0" w:firstLineChars="0" w:firstLine="0"/>
      </w:pPr>
      <w:r w:rsidRPr="00FA0AF2">
        <w:rPr>
          <w:rFonts w:hint="eastAsia"/>
        </w:rPr>
        <w:t>租借</w:t>
      </w:r>
      <w:r w:rsidR="00B94D2D" w:rsidRPr="00FA0AF2">
        <w:rPr>
          <w:rFonts w:hint="eastAsia"/>
        </w:rPr>
        <w:t>还金登记</w:t>
      </w:r>
      <w:r w:rsidRPr="00FA0AF2">
        <w:rPr>
          <w:rFonts w:hint="eastAsia"/>
        </w:rPr>
        <w:t>查询请求及应答</w:t>
      </w:r>
    </w:p>
    <w:p w14:paraId="7EF26935" w14:textId="77777777" w:rsidR="007942C6" w:rsidRPr="00FA0AF2" w:rsidRDefault="007942C6" w:rsidP="001643FA">
      <w:pPr>
        <w:ind w:firstLine="482"/>
      </w:pPr>
      <w:r w:rsidRPr="00FA0AF2">
        <w:rPr>
          <w:rFonts w:hint="eastAsia"/>
          <w:b/>
        </w:rPr>
        <w:t>功能</w:t>
      </w:r>
      <w:r w:rsidRPr="00FA0AF2">
        <w:rPr>
          <w:rFonts w:hint="eastAsia"/>
        </w:rPr>
        <w:t>：租借</w:t>
      </w:r>
      <w:r w:rsidR="007C6FB1" w:rsidRPr="00FA0AF2">
        <w:rPr>
          <w:rFonts w:hint="eastAsia"/>
        </w:rPr>
        <w:t>还金登记</w:t>
      </w:r>
      <w:r w:rsidRPr="00FA0AF2">
        <w:rPr>
          <w:rFonts w:hint="eastAsia"/>
        </w:rPr>
        <w:t>查询指令用于会员二级系统查询该会员</w:t>
      </w:r>
      <w:r w:rsidR="007C6FB1" w:rsidRPr="00FA0AF2">
        <w:rPr>
          <w:rFonts w:hint="eastAsia"/>
        </w:rPr>
        <w:t>席位</w:t>
      </w:r>
      <w:r w:rsidRPr="00FA0AF2">
        <w:rPr>
          <w:rFonts w:hint="eastAsia"/>
        </w:rPr>
        <w:t>所属客户的租借</w:t>
      </w:r>
      <w:r w:rsidR="00AC67B9" w:rsidRPr="00FA0AF2">
        <w:rPr>
          <w:rFonts w:hint="eastAsia"/>
        </w:rPr>
        <w:t>还金</w:t>
      </w:r>
      <w:r w:rsidRPr="00FA0AF2">
        <w:rPr>
          <w:rFonts w:hint="eastAsia"/>
        </w:rPr>
        <w:t>登记单，支持同时查询多条租借</w:t>
      </w:r>
      <w:r w:rsidR="00AC67B9" w:rsidRPr="00FA0AF2">
        <w:rPr>
          <w:rFonts w:hint="eastAsia"/>
        </w:rPr>
        <w:t>还金</w:t>
      </w:r>
      <w:r w:rsidR="00DD666A" w:rsidRPr="00FA0AF2">
        <w:rPr>
          <w:rFonts w:hint="eastAsia"/>
        </w:rPr>
        <w:t>登记</w:t>
      </w:r>
      <w:r w:rsidRPr="00FA0AF2">
        <w:rPr>
          <w:rFonts w:hint="eastAsia"/>
        </w:rPr>
        <w:t>信息。</w:t>
      </w:r>
    </w:p>
    <w:p w14:paraId="34BB0320" w14:textId="77777777" w:rsidR="007942C6" w:rsidRPr="00FA0AF2" w:rsidRDefault="007942C6" w:rsidP="007942C6">
      <w:pPr>
        <w:ind w:firstLine="480"/>
      </w:pPr>
      <w:r w:rsidRPr="00FA0AF2">
        <w:rPr>
          <w:rFonts w:hint="eastAsia"/>
        </w:rPr>
        <w:t>消息体格式如下：</w:t>
      </w:r>
    </w:p>
    <w:tbl>
      <w:tblPr>
        <w:tblW w:w="9539" w:type="dxa"/>
        <w:tblInd w:w="103" w:type="dxa"/>
        <w:tblLayout w:type="fixed"/>
        <w:tblLook w:val="04A0" w:firstRow="1" w:lastRow="0" w:firstColumn="1" w:lastColumn="0" w:noHBand="0" w:noVBand="1"/>
      </w:tblPr>
      <w:tblGrid>
        <w:gridCol w:w="798"/>
        <w:gridCol w:w="709"/>
        <w:gridCol w:w="1937"/>
        <w:gridCol w:w="2552"/>
        <w:gridCol w:w="567"/>
        <w:gridCol w:w="565"/>
        <w:gridCol w:w="2411"/>
      </w:tblGrid>
      <w:tr w:rsidR="00C97261" w:rsidRPr="00FA0AF2" w14:paraId="29C3B12B" w14:textId="77777777" w:rsidTr="00DF3208">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vAlign w:val="center"/>
          </w:tcPr>
          <w:p w14:paraId="0573B99F" w14:textId="77777777" w:rsidR="00C97261" w:rsidRPr="00FA0AF2" w:rsidRDefault="00C97261" w:rsidP="00F83760">
            <w:pPr>
              <w:widowControl/>
              <w:spacing w:line="240" w:lineRule="auto"/>
              <w:ind w:firstLineChars="0" w:firstLine="0"/>
              <w:rPr>
                <w:rFonts w:ascii="宋体" w:eastAsia="宋体" w:hAnsi="宋体" w:cs="宋体"/>
                <w:b/>
                <w:bCs/>
                <w:color w:val="000000"/>
                <w:kern w:val="0"/>
                <w:sz w:val="20"/>
                <w:szCs w:val="20"/>
              </w:rPr>
            </w:pPr>
            <w:r w:rsidRPr="00FA0AF2">
              <w:rPr>
                <w:rFonts w:ascii="宋体" w:eastAsia="宋体" w:hAnsi="宋体" w:cs="宋体" w:hint="eastAsia"/>
                <w:b/>
                <w:bCs/>
                <w:color w:val="000000"/>
                <w:kern w:val="0"/>
                <w:sz w:val="20"/>
                <w:szCs w:val="20"/>
              </w:rPr>
              <w:lastRenderedPageBreak/>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3A4B7D1" w14:textId="77777777" w:rsidR="00C97261" w:rsidRPr="00FA0AF2" w:rsidRDefault="00C97261" w:rsidP="00F83760">
            <w:pPr>
              <w:widowControl/>
              <w:spacing w:line="240" w:lineRule="auto"/>
              <w:ind w:firstLineChars="0" w:firstLine="0"/>
              <w:rPr>
                <w:rFonts w:ascii="宋体" w:eastAsia="宋体" w:hAnsi="宋体" w:cs="宋体"/>
                <w:b/>
                <w:bCs/>
                <w:color w:val="000000"/>
                <w:kern w:val="0"/>
                <w:sz w:val="20"/>
                <w:szCs w:val="20"/>
              </w:rPr>
            </w:pPr>
            <w:r w:rsidRPr="00FA0AF2">
              <w:rPr>
                <w:rFonts w:ascii="宋体" w:eastAsia="宋体" w:hAnsi="宋体" w:cs="宋体" w:hint="eastAsia"/>
                <w:b/>
                <w:bCs/>
                <w:color w:val="000000"/>
                <w:kern w:val="0"/>
                <w:sz w:val="20"/>
                <w:szCs w:val="20"/>
              </w:rPr>
              <w:t>域号</w:t>
            </w:r>
          </w:p>
        </w:tc>
        <w:tc>
          <w:tcPr>
            <w:tcW w:w="1937" w:type="dxa"/>
            <w:tcBorders>
              <w:top w:val="single" w:sz="4" w:space="0" w:color="auto"/>
              <w:left w:val="nil"/>
              <w:bottom w:val="single" w:sz="4" w:space="0" w:color="auto"/>
              <w:right w:val="single" w:sz="4" w:space="0" w:color="auto"/>
            </w:tcBorders>
            <w:shd w:val="clear" w:color="000000" w:fill="D9D9D9"/>
            <w:noWrap/>
            <w:vAlign w:val="center"/>
            <w:hideMark/>
          </w:tcPr>
          <w:p w14:paraId="212CA977" w14:textId="77777777" w:rsidR="00C97261" w:rsidRPr="00FA0AF2" w:rsidRDefault="00C97261" w:rsidP="00F83760">
            <w:pPr>
              <w:widowControl/>
              <w:spacing w:line="240" w:lineRule="auto"/>
              <w:ind w:firstLineChars="0" w:firstLine="0"/>
              <w:rPr>
                <w:rFonts w:ascii="宋体" w:eastAsia="宋体" w:hAnsi="宋体" w:cs="宋体"/>
                <w:b/>
                <w:bCs/>
                <w:color w:val="000000"/>
                <w:kern w:val="0"/>
                <w:sz w:val="20"/>
                <w:szCs w:val="20"/>
              </w:rPr>
            </w:pPr>
            <w:r w:rsidRPr="00FA0AF2">
              <w:rPr>
                <w:rFonts w:ascii="宋体" w:eastAsia="宋体" w:hAnsi="宋体" w:cs="宋体" w:hint="eastAsia"/>
                <w:b/>
                <w:bCs/>
                <w:color w:val="000000"/>
                <w:kern w:val="0"/>
                <w:sz w:val="20"/>
                <w:szCs w:val="20"/>
              </w:rPr>
              <w:t>域名</w:t>
            </w:r>
          </w:p>
        </w:tc>
        <w:tc>
          <w:tcPr>
            <w:tcW w:w="2552" w:type="dxa"/>
            <w:tcBorders>
              <w:top w:val="single" w:sz="4" w:space="0" w:color="auto"/>
              <w:left w:val="nil"/>
              <w:bottom w:val="single" w:sz="4" w:space="0" w:color="auto"/>
              <w:right w:val="single" w:sz="4" w:space="0" w:color="auto"/>
            </w:tcBorders>
            <w:shd w:val="clear" w:color="000000" w:fill="D9D9D9"/>
            <w:noWrap/>
            <w:vAlign w:val="center"/>
            <w:hideMark/>
          </w:tcPr>
          <w:p w14:paraId="496DFA38" w14:textId="77777777" w:rsidR="00C97261" w:rsidRPr="00FA0AF2" w:rsidRDefault="00C97261" w:rsidP="00F83760">
            <w:pPr>
              <w:widowControl/>
              <w:spacing w:line="240" w:lineRule="auto"/>
              <w:ind w:firstLineChars="0" w:firstLine="0"/>
              <w:rPr>
                <w:rFonts w:ascii="宋体" w:eastAsia="宋体" w:hAnsi="宋体" w:cs="宋体"/>
                <w:b/>
                <w:bCs/>
                <w:color w:val="000000"/>
                <w:kern w:val="0"/>
                <w:sz w:val="20"/>
                <w:szCs w:val="20"/>
              </w:rPr>
            </w:pPr>
            <w:r w:rsidRPr="00FA0AF2">
              <w:rPr>
                <w:rFonts w:ascii="宋体" w:eastAsia="宋体" w:hAnsi="宋体" w:cs="宋体" w:hint="eastAsia"/>
                <w:b/>
                <w:bCs/>
                <w:color w:val="000000"/>
                <w:kern w:val="0"/>
                <w:sz w:val="20"/>
                <w:szCs w:val="20"/>
              </w:rPr>
              <w:t>业务字段名称</w:t>
            </w:r>
          </w:p>
        </w:tc>
        <w:tc>
          <w:tcPr>
            <w:tcW w:w="567" w:type="dxa"/>
            <w:tcBorders>
              <w:top w:val="single" w:sz="4" w:space="0" w:color="auto"/>
              <w:left w:val="nil"/>
              <w:bottom w:val="single" w:sz="4" w:space="0" w:color="auto"/>
              <w:right w:val="single" w:sz="4" w:space="0" w:color="auto"/>
            </w:tcBorders>
            <w:shd w:val="clear" w:color="000000" w:fill="D9D9D9"/>
            <w:noWrap/>
            <w:vAlign w:val="center"/>
            <w:hideMark/>
          </w:tcPr>
          <w:p w14:paraId="1B2514D5" w14:textId="77777777" w:rsidR="00C97261" w:rsidRPr="00FA0AF2" w:rsidRDefault="00C97261" w:rsidP="00F83760">
            <w:pPr>
              <w:widowControl/>
              <w:spacing w:line="240" w:lineRule="auto"/>
              <w:ind w:firstLineChars="0" w:firstLine="0"/>
              <w:rPr>
                <w:rFonts w:ascii="宋体" w:eastAsia="宋体" w:hAnsi="宋体" w:cs="宋体"/>
                <w:b/>
                <w:bCs/>
                <w:color w:val="000000"/>
                <w:kern w:val="0"/>
                <w:sz w:val="20"/>
                <w:szCs w:val="20"/>
              </w:rPr>
            </w:pPr>
            <w:r w:rsidRPr="00FA0AF2">
              <w:rPr>
                <w:rFonts w:ascii="宋体" w:eastAsia="宋体" w:hAnsi="宋体" w:cs="宋体" w:hint="eastAsia"/>
                <w:b/>
                <w:bCs/>
                <w:color w:val="000000"/>
                <w:kern w:val="0"/>
                <w:sz w:val="20"/>
                <w:szCs w:val="20"/>
              </w:rPr>
              <w:t>请求</w:t>
            </w:r>
          </w:p>
        </w:tc>
        <w:tc>
          <w:tcPr>
            <w:tcW w:w="565" w:type="dxa"/>
            <w:tcBorders>
              <w:top w:val="single" w:sz="4" w:space="0" w:color="auto"/>
              <w:left w:val="nil"/>
              <w:bottom w:val="single" w:sz="4" w:space="0" w:color="auto"/>
              <w:right w:val="single" w:sz="4" w:space="0" w:color="auto"/>
            </w:tcBorders>
            <w:shd w:val="clear" w:color="000000" w:fill="D9D9D9"/>
            <w:noWrap/>
            <w:vAlign w:val="center"/>
            <w:hideMark/>
          </w:tcPr>
          <w:p w14:paraId="789CE4BA" w14:textId="77777777" w:rsidR="00C97261" w:rsidRPr="00FA0AF2" w:rsidRDefault="00C97261" w:rsidP="00F83760">
            <w:pPr>
              <w:widowControl/>
              <w:spacing w:line="240" w:lineRule="auto"/>
              <w:ind w:firstLineChars="0" w:firstLine="0"/>
              <w:rPr>
                <w:rFonts w:ascii="宋体" w:eastAsia="宋体" w:hAnsi="宋体" w:cs="宋体"/>
                <w:b/>
                <w:bCs/>
                <w:color w:val="000000"/>
                <w:kern w:val="0"/>
                <w:sz w:val="20"/>
                <w:szCs w:val="20"/>
              </w:rPr>
            </w:pPr>
            <w:r w:rsidRPr="00FA0AF2">
              <w:rPr>
                <w:rFonts w:ascii="宋体" w:eastAsia="宋体" w:hAnsi="宋体" w:cs="宋体" w:hint="eastAsia"/>
                <w:b/>
                <w:bCs/>
                <w:color w:val="000000"/>
                <w:kern w:val="0"/>
                <w:sz w:val="20"/>
                <w:szCs w:val="20"/>
              </w:rPr>
              <w:t>应答</w:t>
            </w:r>
          </w:p>
        </w:tc>
        <w:tc>
          <w:tcPr>
            <w:tcW w:w="2411" w:type="dxa"/>
            <w:tcBorders>
              <w:top w:val="single" w:sz="4" w:space="0" w:color="auto"/>
              <w:left w:val="nil"/>
              <w:bottom w:val="single" w:sz="4" w:space="0" w:color="auto"/>
              <w:right w:val="single" w:sz="4" w:space="0" w:color="auto"/>
            </w:tcBorders>
            <w:shd w:val="clear" w:color="000000" w:fill="D9D9D9"/>
            <w:noWrap/>
            <w:vAlign w:val="center"/>
            <w:hideMark/>
          </w:tcPr>
          <w:p w14:paraId="35FF9A00" w14:textId="77777777" w:rsidR="00C97261" w:rsidRPr="00FA0AF2" w:rsidRDefault="00C97261" w:rsidP="00F83760">
            <w:pPr>
              <w:widowControl/>
              <w:spacing w:line="240" w:lineRule="auto"/>
              <w:ind w:firstLineChars="0" w:firstLine="0"/>
              <w:rPr>
                <w:rFonts w:ascii="宋体" w:eastAsia="宋体" w:hAnsi="宋体" w:cs="宋体"/>
                <w:b/>
                <w:bCs/>
                <w:color w:val="000000"/>
                <w:kern w:val="0"/>
                <w:sz w:val="20"/>
                <w:szCs w:val="20"/>
              </w:rPr>
            </w:pPr>
            <w:r w:rsidRPr="00FA0AF2">
              <w:rPr>
                <w:rFonts w:ascii="宋体" w:eastAsia="宋体" w:hAnsi="宋体" w:cs="宋体" w:hint="eastAsia"/>
                <w:b/>
                <w:bCs/>
                <w:color w:val="000000"/>
                <w:kern w:val="0"/>
                <w:sz w:val="20"/>
                <w:szCs w:val="20"/>
              </w:rPr>
              <w:t>说明</w:t>
            </w:r>
          </w:p>
        </w:tc>
      </w:tr>
      <w:tr w:rsidR="00C97261" w:rsidRPr="00FA0AF2" w14:paraId="6BBACE9C"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537076D1"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C8B129C"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M00</w:t>
            </w:r>
          </w:p>
        </w:tc>
        <w:tc>
          <w:tcPr>
            <w:tcW w:w="1937" w:type="dxa"/>
            <w:tcBorders>
              <w:top w:val="nil"/>
              <w:left w:val="nil"/>
              <w:bottom w:val="single" w:sz="4" w:space="0" w:color="auto"/>
              <w:right w:val="single" w:sz="4" w:space="0" w:color="auto"/>
            </w:tcBorders>
            <w:shd w:val="clear" w:color="auto" w:fill="auto"/>
            <w:vAlign w:val="center"/>
            <w:hideMark/>
          </w:tcPr>
          <w:p w14:paraId="1E55A69E"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memberID</w:t>
            </w:r>
          </w:p>
        </w:tc>
        <w:tc>
          <w:tcPr>
            <w:tcW w:w="2552" w:type="dxa"/>
            <w:tcBorders>
              <w:top w:val="nil"/>
              <w:left w:val="nil"/>
              <w:bottom w:val="single" w:sz="4" w:space="0" w:color="auto"/>
              <w:right w:val="single" w:sz="4" w:space="0" w:color="auto"/>
            </w:tcBorders>
            <w:shd w:val="clear" w:color="auto" w:fill="auto"/>
            <w:noWrap/>
            <w:vAlign w:val="center"/>
            <w:hideMark/>
          </w:tcPr>
          <w:p w14:paraId="56E5BADD"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会员代码</w:t>
            </w:r>
          </w:p>
        </w:tc>
        <w:tc>
          <w:tcPr>
            <w:tcW w:w="567" w:type="dxa"/>
            <w:tcBorders>
              <w:top w:val="nil"/>
              <w:left w:val="nil"/>
              <w:bottom w:val="single" w:sz="4" w:space="0" w:color="auto"/>
              <w:right w:val="single" w:sz="4" w:space="0" w:color="auto"/>
            </w:tcBorders>
            <w:shd w:val="clear" w:color="auto" w:fill="auto"/>
            <w:vAlign w:val="center"/>
            <w:hideMark/>
          </w:tcPr>
          <w:p w14:paraId="463E845B"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565" w:type="dxa"/>
            <w:tcBorders>
              <w:top w:val="nil"/>
              <w:left w:val="nil"/>
              <w:bottom w:val="single" w:sz="4" w:space="0" w:color="auto"/>
              <w:right w:val="single" w:sz="4" w:space="0" w:color="auto"/>
            </w:tcBorders>
            <w:shd w:val="clear" w:color="auto" w:fill="auto"/>
            <w:noWrap/>
            <w:vAlign w:val="center"/>
            <w:hideMark/>
          </w:tcPr>
          <w:p w14:paraId="67686941"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2B9AC66B"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p>
        </w:tc>
      </w:tr>
      <w:tr w:rsidR="00C97261" w:rsidRPr="00FA0AF2" w14:paraId="7C4E37C2"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78952B68"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DAF34FD" w14:textId="77777777" w:rsidR="00C97261" w:rsidRPr="00FA0AF2" w:rsidRDefault="00C97261" w:rsidP="00F83760">
            <w:pPr>
              <w:spacing w:line="240" w:lineRule="auto"/>
              <w:ind w:firstLineChars="0" w:firstLine="0"/>
              <w:rPr>
                <w:rFonts w:asciiTheme="minorEastAsia" w:hAnsiTheme="minorEastAsia"/>
                <w:color w:val="000000"/>
                <w:sz w:val="20"/>
                <w:szCs w:val="20"/>
              </w:rPr>
            </w:pPr>
            <w:r w:rsidRPr="00FA0AF2">
              <w:rPr>
                <w:rFonts w:asciiTheme="minorEastAsia" w:hAnsiTheme="minorEastAsia" w:hint="eastAsia"/>
                <w:color w:val="000000"/>
                <w:sz w:val="20"/>
                <w:szCs w:val="20"/>
              </w:rPr>
              <w:t>M20</w:t>
            </w:r>
          </w:p>
        </w:tc>
        <w:tc>
          <w:tcPr>
            <w:tcW w:w="1937" w:type="dxa"/>
            <w:tcBorders>
              <w:top w:val="nil"/>
              <w:left w:val="nil"/>
              <w:bottom w:val="single" w:sz="4" w:space="0" w:color="auto"/>
              <w:right w:val="single" w:sz="4" w:space="0" w:color="auto"/>
            </w:tcBorders>
            <w:shd w:val="clear" w:color="auto" w:fill="auto"/>
            <w:vAlign w:val="center"/>
          </w:tcPr>
          <w:p w14:paraId="1590794C" w14:textId="77777777" w:rsidR="00C97261" w:rsidRPr="00FA0AF2" w:rsidRDefault="00C97261" w:rsidP="00F83760">
            <w:pPr>
              <w:spacing w:line="240" w:lineRule="auto"/>
              <w:ind w:firstLineChars="0" w:firstLine="0"/>
              <w:rPr>
                <w:rFonts w:asciiTheme="minorEastAsia" w:hAnsiTheme="minorEastAsia"/>
                <w:color w:val="000000"/>
                <w:sz w:val="21"/>
                <w:szCs w:val="21"/>
              </w:rPr>
            </w:pPr>
            <w:r w:rsidRPr="00FA0AF2">
              <w:rPr>
                <w:rFonts w:asciiTheme="minorEastAsia" w:hAnsiTheme="minorEastAsia"/>
                <w:color w:val="000000"/>
                <w:sz w:val="21"/>
                <w:szCs w:val="21"/>
              </w:rPr>
              <w:t>seatID</w:t>
            </w:r>
          </w:p>
        </w:tc>
        <w:tc>
          <w:tcPr>
            <w:tcW w:w="2552" w:type="dxa"/>
            <w:tcBorders>
              <w:top w:val="nil"/>
              <w:left w:val="nil"/>
              <w:bottom w:val="single" w:sz="4" w:space="0" w:color="auto"/>
              <w:right w:val="single" w:sz="4" w:space="0" w:color="auto"/>
            </w:tcBorders>
            <w:shd w:val="clear" w:color="auto" w:fill="auto"/>
            <w:noWrap/>
            <w:vAlign w:val="center"/>
          </w:tcPr>
          <w:p w14:paraId="628A129A" w14:textId="77777777" w:rsidR="00C97261" w:rsidRPr="00FA0AF2" w:rsidRDefault="00C97261" w:rsidP="00F83760">
            <w:pPr>
              <w:widowControl/>
              <w:spacing w:line="240" w:lineRule="auto"/>
              <w:ind w:firstLineChars="0" w:firstLine="0"/>
              <w:rPr>
                <w:rFonts w:asciiTheme="minorEastAsia" w:hAnsiTheme="minorEastAsia" w:cs="宋体"/>
                <w:color w:val="000000"/>
                <w:kern w:val="0"/>
                <w:sz w:val="20"/>
                <w:szCs w:val="20"/>
              </w:rPr>
            </w:pPr>
            <w:r w:rsidRPr="00FA0AF2">
              <w:rPr>
                <w:rFonts w:asciiTheme="minorEastAsia" w:hAnsiTheme="minorEastAsia" w:cs="宋体" w:hint="eastAsia"/>
                <w:color w:val="000000"/>
                <w:kern w:val="0"/>
                <w:sz w:val="20"/>
                <w:szCs w:val="20"/>
              </w:rPr>
              <w:t>席位代码</w:t>
            </w:r>
          </w:p>
        </w:tc>
        <w:tc>
          <w:tcPr>
            <w:tcW w:w="567" w:type="dxa"/>
            <w:tcBorders>
              <w:top w:val="nil"/>
              <w:left w:val="nil"/>
              <w:bottom w:val="single" w:sz="4" w:space="0" w:color="auto"/>
              <w:right w:val="single" w:sz="4" w:space="0" w:color="auto"/>
            </w:tcBorders>
            <w:shd w:val="clear" w:color="auto" w:fill="auto"/>
            <w:vAlign w:val="center"/>
          </w:tcPr>
          <w:p w14:paraId="65F88E69" w14:textId="77777777" w:rsidR="00C97261" w:rsidRPr="00FA0AF2" w:rsidRDefault="00C97261" w:rsidP="00F83760">
            <w:pPr>
              <w:spacing w:line="240" w:lineRule="auto"/>
              <w:ind w:firstLineChars="0" w:firstLine="0"/>
              <w:rPr>
                <w:rFonts w:asciiTheme="minorEastAsia" w:hAnsiTheme="minorEastAsia"/>
                <w:color w:val="000000"/>
                <w:sz w:val="21"/>
                <w:szCs w:val="21"/>
              </w:rPr>
            </w:pPr>
            <w:r w:rsidRPr="00FA0AF2">
              <w:rPr>
                <w:rFonts w:asciiTheme="minorEastAsia" w:hAnsiTheme="minorEastAsia" w:hint="eastAsia"/>
                <w:color w:val="000000"/>
                <w:sz w:val="21"/>
                <w:szCs w:val="21"/>
              </w:rPr>
              <w:t>M</w:t>
            </w:r>
          </w:p>
        </w:tc>
        <w:tc>
          <w:tcPr>
            <w:tcW w:w="565" w:type="dxa"/>
            <w:tcBorders>
              <w:top w:val="nil"/>
              <w:left w:val="nil"/>
              <w:bottom w:val="single" w:sz="4" w:space="0" w:color="auto"/>
              <w:right w:val="single" w:sz="4" w:space="0" w:color="auto"/>
            </w:tcBorders>
            <w:shd w:val="clear" w:color="auto" w:fill="auto"/>
            <w:noWrap/>
            <w:vAlign w:val="center"/>
          </w:tcPr>
          <w:p w14:paraId="0B7C44A3"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3961E9AC" w14:textId="77777777" w:rsidR="00C97261" w:rsidRPr="00FA0AF2" w:rsidRDefault="00C97261" w:rsidP="00F83760">
            <w:pPr>
              <w:widowControl/>
              <w:spacing w:line="240" w:lineRule="auto"/>
              <w:ind w:firstLineChars="0" w:firstLine="0"/>
              <w:rPr>
                <w:rFonts w:ascii="宋体" w:eastAsia="宋体" w:hAnsi="宋体" w:cs="宋体"/>
                <w:color w:val="000000"/>
                <w:kern w:val="0"/>
                <w:sz w:val="20"/>
                <w:szCs w:val="20"/>
              </w:rPr>
            </w:pPr>
          </w:p>
        </w:tc>
      </w:tr>
      <w:tr w:rsidR="002F5E34" w:rsidRPr="00FA0AF2" w14:paraId="6A936005"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5FBE0A3B"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89B63E9"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M30</w:t>
            </w:r>
          </w:p>
        </w:tc>
        <w:tc>
          <w:tcPr>
            <w:tcW w:w="1937" w:type="dxa"/>
            <w:tcBorders>
              <w:top w:val="nil"/>
              <w:left w:val="nil"/>
              <w:bottom w:val="single" w:sz="4" w:space="0" w:color="auto"/>
              <w:right w:val="single" w:sz="4" w:space="0" w:color="auto"/>
            </w:tcBorders>
            <w:shd w:val="clear" w:color="auto" w:fill="auto"/>
            <w:vAlign w:val="center"/>
          </w:tcPr>
          <w:p w14:paraId="1C549965"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clientID</w:t>
            </w:r>
          </w:p>
        </w:tc>
        <w:tc>
          <w:tcPr>
            <w:tcW w:w="2552" w:type="dxa"/>
            <w:tcBorders>
              <w:top w:val="nil"/>
              <w:left w:val="nil"/>
              <w:bottom w:val="single" w:sz="4" w:space="0" w:color="auto"/>
              <w:right w:val="single" w:sz="4" w:space="0" w:color="auto"/>
            </w:tcBorders>
            <w:shd w:val="clear" w:color="auto" w:fill="auto"/>
            <w:noWrap/>
            <w:vAlign w:val="center"/>
          </w:tcPr>
          <w:p w14:paraId="748D708F"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客户代码</w:t>
            </w:r>
          </w:p>
        </w:tc>
        <w:tc>
          <w:tcPr>
            <w:tcW w:w="567" w:type="dxa"/>
            <w:tcBorders>
              <w:top w:val="nil"/>
              <w:left w:val="nil"/>
              <w:bottom w:val="single" w:sz="4" w:space="0" w:color="auto"/>
              <w:right w:val="single" w:sz="4" w:space="0" w:color="auto"/>
            </w:tcBorders>
            <w:shd w:val="clear" w:color="auto" w:fill="auto"/>
            <w:vAlign w:val="center"/>
          </w:tcPr>
          <w:p w14:paraId="712418FB"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565" w:type="dxa"/>
            <w:tcBorders>
              <w:top w:val="nil"/>
              <w:left w:val="nil"/>
              <w:bottom w:val="single" w:sz="4" w:space="0" w:color="auto"/>
              <w:right w:val="single" w:sz="4" w:space="0" w:color="auto"/>
            </w:tcBorders>
            <w:shd w:val="clear" w:color="auto" w:fill="auto"/>
            <w:noWrap/>
            <w:vAlign w:val="center"/>
          </w:tcPr>
          <w:p w14:paraId="10DF38EB"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5E9739DB"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p>
        </w:tc>
      </w:tr>
      <w:tr w:rsidR="002F5E34" w:rsidRPr="00FA0AF2" w14:paraId="31B5F796"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32D79B60"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4707982"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T00</w:t>
            </w:r>
          </w:p>
        </w:tc>
        <w:tc>
          <w:tcPr>
            <w:tcW w:w="1937" w:type="dxa"/>
            <w:tcBorders>
              <w:top w:val="nil"/>
              <w:left w:val="nil"/>
              <w:bottom w:val="single" w:sz="4" w:space="0" w:color="auto"/>
              <w:right w:val="single" w:sz="4" w:space="0" w:color="auto"/>
            </w:tcBorders>
            <w:shd w:val="clear" w:color="auto" w:fill="auto"/>
            <w:vAlign w:val="center"/>
          </w:tcPr>
          <w:p w14:paraId="39F23C94"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origApp</w:t>
            </w:r>
          </w:p>
        </w:tc>
        <w:tc>
          <w:tcPr>
            <w:tcW w:w="2552" w:type="dxa"/>
            <w:tcBorders>
              <w:top w:val="nil"/>
              <w:left w:val="nil"/>
              <w:bottom w:val="single" w:sz="4" w:space="0" w:color="auto"/>
              <w:right w:val="single" w:sz="4" w:space="0" w:color="auto"/>
            </w:tcBorders>
            <w:shd w:val="clear" w:color="auto" w:fill="auto"/>
            <w:noWrap/>
            <w:vAlign w:val="center"/>
          </w:tcPr>
          <w:p w14:paraId="1D0AD721"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申报方</w:t>
            </w:r>
          </w:p>
        </w:tc>
        <w:tc>
          <w:tcPr>
            <w:tcW w:w="567" w:type="dxa"/>
            <w:tcBorders>
              <w:top w:val="nil"/>
              <w:left w:val="nil"/>
              <w:bottom w:val="single" w:sz="4" w:space="0" w:color="auto"/>
              <w:right w:val="single" w:sz="4" w:space="0" w:color="auto"/>
            </w:tcBorders>
            <w:shd w:val="clear" w:color="auto" w:fill="auto"/>
            <w:vAlign w:val="center"/>
          </w:tcPr>
          <w:p w14:paraId="43EBCCE7"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565" w:type="dxa"/>
            <w:tcBorders>
              <w:top w:val="nil"/>
              <w:left w:val="nil"/>
              <w:bottom w:val="single" w:sz="4" w:space="0" w:color="auto"/>
              <w:right w:val="single" w:sz="4" w:space="0" w:color="auto"/>
            </w:tcBorders>
            <w:shd w:val="clear" w:color="auto" w:fill="auto"/>
            <w:noWrap/>
            <w:vAlign w:val="center"/>
          </w:tcPr>
          <w:p w14:paraId="4820916F"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24782F29"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1位字符，取值：1-借出方，2-借入方。</w:t>
            </w:r>
          </w:p>
        </w:tc>
      </w:tr>
      <w:tr w:rsidR="002F5E34" w:rsidRPr="00FA0AF2" w14:paraId="0ED1E4A0"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2CE7F81B"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A25E9A4"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T</w:t>
            </w:r>
            <w:r w:rsidRPr="00FA0AF2">
              <w:rPr>
                <w:rFonts w:ascii="宋体" w:eastAsia="宋体" w:hAnsi="宋体" w:cs="宋体" w:hint="eastAsia"/>
                <w:color w:val="000000"/>
                <w:kern w:val="0"/>
                <w:sz w:val="20"/>
                <w:szCs w:val="20"/>
              </w:rPr>
              <w:t>05</w:t>
            </w:r>
          </w:p>
        </w:tc>
        <w:tc>
          <w:tcPr>
            <w:tcW w:w="1937" w:type="dxa"/>
            <w:tcBorders>
              <w:top w:val="nil"/>
              <w:left w:val="nil"/>
              <w:bottom w:val="single" w:sz="4" w:space="0" w:color="auto"/>
              <w:right w:val="single" w:sz="4" w:space="0" w:color="auto"/>
            </w:tcBorders>
            <w:shd w:val="clear" w:color="auto" w:fill="auto"/>
            <w:vAlign w:val="center"/>
          </w:tcPr>
          <w:p w14:paraId="7B811D81"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opMemberID</w:t>
            </w:r>
          </w:p>
        </w:tc>
        <w:tc>
          <w:tcPr>
            <w:tcW w:w="2552" w:type="dxa"/>
            <w:tcBorders>
              <w:top w:val="nil"/>
              <w:left w:val="nil"/>
              <w:bottom w:val="single" w:sz="4" w:space="0" w:color="auto"/>
              <w:right w:val="single" w:sz="4" w:space="0" w:color="auto"/>
            </w:tcBorders>
            <w:shd w:val="clear" w:color="auto" w:fill="auto"/>
            <w:noWrap/>
            <w:vAlign w:val="center"/>
          </w:tcPr>
          <w:p w14:paraId="2355D168"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交易对手方会员代码</w:t>
            </w:r>
          </w:p>
        </w:tc>
        <w:tc>
          <w:tcPr>
            <w:tcW w:w="567" w:type="dxa"/>
            <w:tcBorders>
              <w:top w:val="nil"/>
              <w:left w:val="nil"/>
              <w:bottom w:val="single" w:sz="4" w:space="0" w:color="auto"/>
              <w:right w:val="single" w:sz="4" w:space="0" w:color="auto"/>
            </w:tcBorders>
            <w:shd w:val="clear" w:color="auto" w:fill="auto"/>
            <w:vAlign w:val="center"/>
          </w:tcPr>
          <w:p w14:paraId="2E4F39DB"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565" w:type="dxa"/>
            <w:tcBorders>
              <w:top w:val="nil"/>
              <w:left w:val="nil"/>
              <w:bottom w:val="single" w:sz="4" w:space="0" w:color="auto"/>
              <w:right w:val="single" w:sz="4" w:space="0" w:color="auto"/>
            </w:tcBorders>
            <w:shd w:val="clear" w:color="auto" w:fill="auto"/>
            <w:noWrap/>
            <w:vAlign w:val="center"/>
          </w:tcPr>
          <w:p w14:paraId="306B4D71"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1F86BB73"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p>
        </w:tc>
      </w:tr>
      <w:tr w:rsidR="0077711C" w:rsidRPr="00FA0AF2" w14:paraId="0DFFB01F"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253C8A4B"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E92339E"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T08</w:t>
            </w:r>
          </w:p>
        </w:tc>
        <w:tc>
          <w:tcPr>
            <w:tcW w:w="1937" w:type="dxa"/>
            <w:tcBorders>
              <w:top w:val="nil"/>
              <w:left w:val="nil"/>
              <w:bottom w:val="single" w:sz="4" w:space="0" w:color="auto"/>
              <w:right w:val="single" w:sz="4" w:space="0" w:color="auto"/>
            </w:tcBorders>
            <w:shd w:val="clear" w:color="auto" w:fill="auto"/>
            <w:vAlign w:val="center"/>
          </w:tcPr>
          <w:p w14:paraId="69D2FC1A"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opSeatID</w:t>
            </w:r>
          </w:p>
        </w:tc>
        <w:tc>
          <w:tcPr>
            <w:tcW w:w="2552" w:type="dxa"/>
            <w:tcBorders>
              <w:top w:val="nil"/>
              <w:left w:val="nil"/>
              <w:bottom w:val="single" w:sz="4" w:space="0" w:color="auto"/>
              <w:right w:val="single" w:sz="4" w:space="0" w:color="auto"/>
            </w:tcBorders>
            <w:shd w:val="clear" w:color="auto" w:fill="auto"/>
            <w:noWrap/>
            <w:vAlign w:val="center"/>
          </w:tcPr>
          <w:p w14:paraId="5E1E6B21"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交易对手方席位代码</w:t>
            </w:r>
          </w:p>
        </w:tc>
        <w:tc>
          <w:tcPr>
            <w:tcW w:w="567" w:type="dxa"/>
            <w:tcBorders>
              <w:top w:val="nil"/>
              <w:left w:val="nil"/>
              <w:bottom w:val="single" w:sz="4" w:space="0" w:color="auto"/>
              <w:right w:val="single" w:sz="4" w:space="0" w:color="auto"/>
            </w:tcBorders>
            <w:shd w:val="clear" w:color="auto" w:fill="auto"/>
            <w:vAlign w:val="center"/>
          </w:tcPr>
          <w:p w14:paraId="5000AA3A"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565" w:type="dxa"/>
            <w:tcBorders>
              <w:top w:val="nil"/>
              <w:left w:val="nil"/>
              <w:bottom w:val="single" w:sz="4" w:space="0" w:color="auto"/>
              <w:right w:val="single" w:sz="4" w:space="0" w:color="auto"/>
            </w:tcBorders>
            <w:shd w:val="clear" w:color="auto" w:fill="auto"/>
            <w:noWrap/>
            <w:vAlign w:val="center"/>
          </w:tcPr>
          <w:p w14:paraId="448F59B9"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4A71E234" w14:textId="77777777" w:rsidR="0077711C" w:rsidRPr="00FA0AF2" w:rsidRDefault="0077711C" w:rsidP="00227877">
            <w:pPr>
              <w:widowControl/>
              <w:spacing w:line="240" w:lineRule="auto"/>
              <w:ind w:firstLineChars="0" w:firstLine="0"/>
              <w:rPr>
                <w:rFonts w:ascii="宋体" w:eastAsia="宋体" w:hAnsi="宋体" w:cs="宋体"/>
                <w:color w:val="000000"/>
                <w:kern w:val="0"/>
                <w:sz w:val="20"/>
                <w:szCs w:val="20"/>
              </w:rPr>
            </w:pPr>
          </w:p>
        </w:tc>
      </w:tr>
      <w:tr w:rsidR="002F5E34" w:rsidRPr="00FA0AF2" w14:paraId="6A0F7573"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251456D3"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853B405"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T</w:t>
            </w:r>
            <w:r w:rsidRPr="00FA0AF2">
              <w:rPr>
                <w:rFonts w:ascii="宋体" w:eastAsia="宋体" w:hAnsi="宋体" w:cs="宋体" w:hint="eastAsia"/>
                <w:color w:val="000000"/>
                <w:kern w:val="0"/>
                <w:sz w:val="20"/>
                <w:szCs w:val="20"/>
              </w:rPr>
              <w:t>04</w:t>
            </w:r>
          </w:p>
        </w:tc>
        <w:tc>
          <w:tcPr>
            <w:tcW w:w="1937" w:type="dxa"/>
            <w:tcBorders>
              <w:top w:val="nil"/>
              <w:left w:val="nil"/>
              <w:bottom w:val="single" w:sz="4" w:space="0" w:color="auto"/>
              <w:right w:val="single" w:sz="4" w:space="0" w:color="auto"/>
            </w:tcBorders>
            <w:shd w:val="clear" w:color="auto" w:fill="auto"/>
            <w:vAlign w:val="center"/>
          </w:tcPr>
          <w:p w14:paraId="5E2DF5B6"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opClientID</w:t>
            </w:r>
          </w:p>
        </w:tc>
        <w:tc>
          <w:tcPr>
            <w:tcW w:w="2552" w:type="dxa"/>
            <w:tcBorders>
              <w:top w:val="nil"/>
              <w:left w:val="nil"/>
              <w:bottom w:val="single" w:sz="4" w:space="0" w:color="auto"/>
              <w:right w:val="single" w:sz="4" w:space="0" w:color="auto"/>
            </w:tcBorders>
            <w:shd w:val="clear" w:color="auto" w:fill="auto"/>
            <w:noWrap/>
            <w:vAlign w:val="center"/>
          </w:tcPr>
          <w:p w14:paraId="2438356A"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交易对手方客户代码</w:t>
            </w:r>
          </w:p>
        </w:tc>
        <w:tc>
          <w:tcPr>
            <w:tcW w:w="567" w:type="dxa"/>
            <w:tcBorders>
              <w:top w:val="nil"/>
              <w:left w:val="nil"/>
              <w:bottom w:val="single" w:sz="4" w:space="0" w:color="auto"/>
              <w:right w:val="single" w:sz="4" w:space="0" w:color="auto"/>
            </w:tcBorders>
            <w:shd w:val="clear" w:color="auto" w:fill="auto"/>
            <w:vAlign w:val="center"/>
          </w:tcPr>
          <w:p w14:paraId="1B65E55F"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w:t>
            </w:r>
          </w:p>
        </w:tc>
        <w:tc>
          <w:tcPr>
            <w:tcW w:w="565" w:type="dxa"/>
            <w:tcBorders>
              <w:top w:val="nil"/>
              <w:left w:val="nil"/>
              <w:bottom w:val="single" w:sz="4" w:space="0" w:color="auto"/>
              <w:right w:val="single" w:sz="4" w:space="0" w:color="auto"/>
            </w:tcBorders>
            <w:shd w:val="clear" w:color="auto" w:fill="auto"/>
            <w:noWrap/>
            <w:vAlign w:val="center"/>
          </w:tcPr>
          <w:p w14:paraId="2F1D3A64"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0F55CFBE" w14:textId="77777777" w:rsidR="002F5E34" w:rsidRPr="00FA0AF2" w:rsidRDefault="002F5E34" w:rsidP="00227877">
            <w:pPr>
              <w:widowControl/>
              <w:spacing w:line="240" w:lineRule="auto"/>
              <w:ind w:firstLineChars="0" w:firstLine="0"/>
              <w:rPr>
                <w:rFonts w:ascii="宋体" w:eastAsia="宋体" w:hAnsi="宋体" w:cs="宋体"/>
                <w:color w:val="000000"/>
                <w:kern w:val="0"/>
                <w:sz w:val="20"/>
                <w:szCs w:val="20"/>
              </w:rPr>
            </w:pPr>
          </w:p>
        </w:tc>
      </w:tr>
      <w:tr w:rsidR="002F5E34" w:rsidRPr="00FA0AF2" w14:paraId="478D13D1"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6E19BD47"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C7F3A56" w14:textId="77777777" w:rsidR="002F5E34" w:rsidRPr="00FA0AF2" w:rsidRDefault="002F5E34" w:rsidP="00F83760">
            <w:pPr>
              <w:spacing w:line="240" w:lineRule="auto"/>
              <w:ind w:firstLineChars="0" w:firstLine="0"/>
              <w:rPr>
                <w:rFonts w:asciiTheme="minorEastAsia" w:hAnsiTheme="minorEastAsia"/>
                <w:color w:val="000000"/>
                <w:sz w:val="20"/>
                <w:szCs w:val="20"/>
              </w:rPr>
            </w:pPr>
            <w:r w:rsidRPr="00FA0AF2">
              <w:rPr>
                <w:rFonts w:asciiTheme="minorEastAsia" w:hAnsiTheme="minorEastAsia" w:hint="eastAsia"/>
                <w:color w:val="000000"/>
                <w:sz w:val="20"/>
                <w:szCs w:val="20"/>
              </w:rPr>
              <w:t>K04</w:t>
            </w:r>
          </w:p>
        </w:tc>
        <w:tc>
          <w:tcPr>
            <w:tcW w:w="1937" w:type="dxa"/>
            <w:tcBorders>
              <w:top w:val="nil"/>
              <w:left w:val="nil"/>
              <w:bottom w:val="single" w:sz="4" w:space="0" w:color="auto"/>
              <w:right w:val="single" w:sz="4" w:space="0" w:color="auto"/>
            </w:tcBorders>
            <w:shd w:val="clear" w:color="auto" w:fill="auto"/>
            <w:vAlign w:val="center"/>
          </w:tcPr>
          <w:p w14:paraId="67EDE4A9" w14:textId="77777777" w:rsidR="002F5E34" w:rsidRPr="00FA0AF2" w:rsidRDefault="002F5E34" w:rsidP="00F83760">
            <w:pPr>
              <w:spacing w:line="240" w:lineRule="auto"/>
              <w:ind w:firstLineChars="0" w:firstLine="0"/>
              <w:rPr>
                <w:rFonts w:asciiTheme="minorEastAsia" w:hAnsiTheme="minorEastAsia"/>
                <w:color w:val="000000"/>
                <w:sz w:val="21"/>
                <w:szCs w:val="21"/>
              </w:rPr>
            </w:pPr>
            <w:r w:rsidRPr="00FA0AF2">
              <w:rPr>
                <w:rFonts w:asciiTheme="minorEastAsia" w:hAnsiTheme="minorEastAsia"/>
                <w:color w:val="000000"/>
                <w:sz w:val="21"/>
                <w:szCs w:val="21"/>
              </w:rPr>
              <w:t>sheetNo</w:t>
            </w:r>
          </w:p>
        </w:tc>
        <w:tc>
          <w:tcPr>
            <w:tcW w:w="2552" w:type="dxa"/>
            <w:tcBorders>
              <w:top w:val="nil"/>
              <w:left w:val="nil"/>
              <w:bottom w:val="single" w:sz="4" w:space="0" w:color="auto"/>
              <w:right w:val="single" w:sz="4" w:space="0" w:color="auto"/>
            </w:tcBorders>
            <w:shd w:val="clear" w:color="auto" w:fill="auto"/>
            <w:noWrap/>
            <w:vAlign w:val="center"/>
          </w:tcPr>
          <w:p w14:paraId="2C6A0522" w14:textId="77777777" w:rsidR="002F5E34" w:rsidRPr="00FA0AF2" w:rsidRDefault="002F5E34" w:rsidP="00F83760">
            <w:pPr>
              <w:widowControl/>
              <w:spacing w:line="240" w:lineRule="auto"/>
              <w:ind w:firstLineChars="0" w:firstLine="0"/>
              <w:rPr>
                <w:rFonts w:asciiTheme="minorEastAsia" w:hAnsiTheme="minorEastAsia" w:cs="宋体"/>
                <w:color w:val="000000"/>
                <w:kern w:val="0"/>
                <w:sz w:val="20"/>
                <w:szCs w:val="20"/>
              </w:rPr>
            </w:pPr>
            <w:r w:rsidRPr="00FA0AF2">
              <w:rPr>
                <w:rFonts w:asciiTheme="minorEastAsia" w:hAnsiTheme="minorEastAsia" w:cs="宋体" w:hint="eastAsia"/>
                <w:color w:val="000000"/>
                <w:kern w:val="0"/>
                <w:sz w:val="20"/>
                <w:szCs w:val="20"/>
              </w:rPr>
              <w:t>租借还金登记编号</w:t>
            </w:r>
          </w:p>
        </w:tc>
        <w:tc>
          <w:tcPr>
            <w:tcW w:w="567" w:type="dxa"/>
            <w:tcBorders>
              <w:top w:val="nil"/>
              <w:left w:val="nil"/>
              <w:bottom w:val="single" w:sz="4" w:space="0" w:color="auto"/>
              <w:right w:val="single" w:sz="4" w:space="0" w:color="auto"/>
            </w:tcBorders>
            <w:shd w:val="clear" w:color="auto" w:fill="auto"/>
            <w:vAlign w:val="center"/>
          </w:tcPr>
          <w:p w14:paraId="7A53A5BE" w14:textId="77777777" w:rsidR="002F5E34" w:rsidRPr="00FA0AF2" w:rsidRDefault="002F5E34" w:rsidP="00F83760">
            <w:pPr>
              <w:spacing w:line="240" w:lineRule="auto"/>
              <w:ind w:firstLineChars="0" w:firstLine="0"/>
              <w:rPr>
                <w:rFonts w:asciiTheme="minorEastAsia" w:hAnsiTheme="minorEastAsia"/>
                <w:color w:val="000000"/>
                <w:sz w:val="21"/>
                <w:szCs w:val="21"/>
              </w:rPr>
            </w:pPr>
            <w:r w:rsidRPr="00FA0AF2">
              <w:rPr>
                <w:rFonts w:asciiTheme="minorEastAsia" w:hAnsiTheme="minorEastAsia" w:hint="eastAsia"/>
                <w:color w:val="000000"/>
                <w:sz w:val="21"/>
                <w:szCs w:val="21"/>
              </w:rPr>
              <w:t>O</w:t>
            </w:r>
          </w:p>
        </w:tc>
        <w:tc>
          <w:tcPr>
            <w:tcW w:w="565" w:type="dxa"/>
            <w:tcBorders>
              <w:top w:val="nil"/>
              <w:left w:val="nil"/>
              <w:bottom w:val="single" w:sz="4" w:space="0" w:color="auto"/>
              <w:right w:val="single" w:sz="4" w:space="0" w:color="auto"/>
            </w:tcBorders>
            <w:shd w:val="clear" w:color="auto" w:fill="auto"/>
            <w:noWrap/>
            <w:vAlign w:val="center"/>
          </w:tcPr>
          <w:p w14:paraId="760A534B"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052A6C65"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p>
        </w:tc>
      </w:tr>
      <w:tr w:rsidR="00ED281F" w:rsidRPr="00FA0AF2" w14:paraId="13063906"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0A3E0A74" w14:textId="77777777" w:rsidR="00ED281F" w:rsidRPr="00FA0AF2" w:rsidRDefault="00ED281F" w:rsidP="00F83760">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923A93C" w14:textId="77777777" w:rsidR="00ED281F" w:rsidRPr="00FA0AF2" w:rsidRDefault="00ED281F" w:rsidP="00DF3208">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K</w:t>
            </w:r>
            <w:r w:rsidRPr="00FA0AF2">
              <w:rPr>
                <w:rFonts w:ascii="宋体" w:eastAsia="宋体" w:hAnsi="宋体" w:cs="宋体" w:hint="eastAsia"/>
                <w:color w:val="000000"/>
                <w:kern w:val="0"/>
                <w:sz w:val="20"/>
                <w:szCs w:val="20"/>
              </w:rPr>
              <w:t>0</w:t>
            </w:r>
            <w:r w:rsidR="00DF3208" w:rsidRPr="00FA0AF2">
              <w:rPr>
                <w:rFonts w:ascii="宋体" w:eastAsia="宋体" w:hAnsi="宋体" w:cs="宋体" w:hint="eastAsia"/>
                <w:color w:val="000000"/>
                <w:kern w:val="0"/>
                <w:sz w:val="20"/>
                <w:szCs w:val="20"/>
              </w:rPr>
              <w:t>8</w:t>
            </w:r>
          </w:p>
        </w:tc>
        <w:tc>
          <w:tcPr>
            <w:tcW w:w="1937" w:type="dxa"/>
            <w:tcBorders>
              <w:top w:val="nil"/>
              <w:left w:val="nil"/>
              <w:bottom w:val="single" w:sz="4" w:space="0" w:color="auto"/>
              <w:right w:val="single" w:sz="4" w:space="0" w:color="auto"/>
            </w:tcBorders>
            <w:shd w:val="clear" w:color="auto" w:fill="auto"/>
            <w:vAlign w:val="center"/>
          </w:tcPr>
          <w:p w14:paraId="382012E7" w14:textId="77777777" w:rsidR="00ED281F" w:rsidRPr="00FA0AF2" w:rsidRDefault="00DF3208"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assotiateSheetNo</w:t>
            </w:r>
          </w:p>
        </w:tc>
        <w:tc>
          <w:tcPr>
            <w:tcW w:w="2552" w:type="dxa"/>
            <w:tcBorders>
              <w:top w:val="nil"/>
              <w:left w:val="nil"/>
              <w:bottom w:val="single" w:sz="4" w:space="0" w:color="auto"/>
              <w:right w:val="single" w:sz="4" w:space="0" w:color="auto"/>
            </w:tcBorders>
            <w:shd w:val="clear" w:color="auto" w:fill="auto"/>
            <w:noWrap/>
            <w:vAlign w:val="center"/>
          </w:tcPr>
          <w:p w14:paraId="4181F2EC" w14:textId="77777777" w:rsidR="00ED281F" w:rsidRPr="00FA0AF2" w:rsidRDefault="00ED281F" w:rsidP="00F83760">
            <w:pPr>
              <w:widowControl/>
              <w:spacing w:line="240" w:lineRule="auto"/>
              <w:ind w:firstLineChars="0" w:firstLine="0"/>
              <w:rPr>
                <w:rFonts w:asciiTheme="minorEastAsia" w:hAnsiTheme="minorEastAsia" w:cs="宋体"/>
                <w:color w:val="000000"/>
                <w:kern w:val="0"/>
                <w:sz w:val="20"/>
                <w:szCs w:val="20"/>
              </w:rPr>
            </w:pPr>
            <w:r w:rsidRPr="00FA0AF2">
              <w:rPr>
                <w:rFonts w:ascii="宋体" w:eastAsia="宋体" w:hAnsi="宋体" w:cs="宋体" w:hint="eastAsia"/>
                <w:color w:val="000000"/>
                <w:kern w:val="0"/>
                <w:sz w:val="20"/>
                <w:szCs w:val="20"/>
              </w:rPr>
              <w:t>租借登记编号</w:t>
            </w:r>
          </w:p>
        </w:tc>
        <w:tc>
          <w:tcPr>
            <w:tcW w:w="567" w:type="dxa"/>
            <w:tcBorders>
              <w:top w:val="nil"/>
              <w:left w:val="nil"/>
              <w:bottom w:val="single" w:sz="4" w:space="0" w:color="auto"/>
              <w:right w:val="single" w:sz="4" w:space="0" w:color="auto"/>
            </w:tcBorders>
            <w:shd w:val="clear" w:color="auto" w:fill="auto"/>
            <w:vAlign w:val="center"/>
          </w:tcPr>
          <w:p w14:paraId="31511AC2" w14:textId="77777777" w:rsidR="00ED281F" w:rsidRPr="00FA0AF2" w:rsidRDefault="00ED281F" w:rsidP="00F83760">
            <w:pPr>
              <w:spacing w:line="240" w:lineRule="auto"/>
              <w:ind w:firstLineChars="0" w:firstLine="0"/>
              <w:rPr>
                <w:rFonts w:asciiTheme="minorEastAsia" w:hAnsiTheme="minorEastAsia"/>
                <w:color w:val="000000"/>
                <w:sz w:val="21"/>
                <w:szCs w:val="21"/>
              </w:rPr>
            </w:pPr>
            <w:r w:rsidRPr="00FA0AF2">
              <w:rPr>
                <w:rFonts w:ascii="宋体" w:eastAsia="宋体" w:hAnsi="宋体" w:cs="宋体" w:hint="eastAsia"/>
                <w:color w:val="000000"/>
                <w:kern w:val="0"/>
                <w:sz w:val="20"/>
                <w:szCs w:val="20"/>
              </w:rPr>
              <w:t>O</w:t>
            </w:r>
          </w:p>
        </w:tc>
        <w:tc>
          <w:tcPr>
            <w:tcW w:w="565" w:type="dxa"/>
            <w:tcBorders>
              <w:top w:val="nil"/>
              <w:left w:val="nil"/>
              <w:bottom w:val="single" w:sz="4" w:space="0" w:color="auto"/>
              <w:right w:val="single" w:sz="4" w:space="0" w:color="auto"/>
            </w:tcBorders>
            <w:shd w:val="clear" w:color="auto" w:fill="auto"/>
            <w:noWrap/>
            <w:vAlign w:val="center"/>
          </w:tcPr>
          <w:p w14:paraId="0F7C41D9" w14:textId="77777777" w:rsidR="00ED281F" w:rsidRPr="00FA0AF2" w:rsidRDefault="00ED281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2CF6CC3E" w14:textId="77777777" w:rsidR="00ED281F" w:rsidRPr="00FA0AF2" w:rsidRDefault="00ED281F" w:rsidP="00F83760">
            <w:pPr>
              <w:widowControl/>
              <w:spacing w:line="240" w:lineRule="auto"/>
              <w:ind w:firstLineChars="0" w:firstLine="0"/>
              <w:rPr>
                <w:rFonts w:ascii="宋体" w:eastAsia="宋体" w:hAnsi="宋体" w:cs="宋体"/>
                <w:color w:val="000000"/>
                <w:kern w:val="0"/>
                <w:sz w:val="20"/>
                <w:szCs w:val="20"/>
              </w:rPr>
            </w:pPr>
          </w:p>
        </w:tc>
      </w:tr>
      <w:tr w:rsidR="00182F8F" w:rsidRPr="00FA0AF2" w14:paraId="37F72FE2"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70C64E21"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2B0359D" w14:textId="77777777" w:rsidR="00182F8F" w:rsidRPr="00FA0AF2" w:rsidRDefault="00182F8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T29</w:t>
            </w:r>
          </w:p>
        </w:tc>
        <w:tc>
          <w:tcPr>
            <w:tcW w:w="1937" w:type="dxa"/>
            <w:tcBorders>
              <w:top w:val="nil"/>
              <w:left w:val="nil"/>
              <w:bottom w:val="single" w:sz="4" w:space="0" w:color="auto"/>
              <w:right w:val="single" w:sz="4" w:space="0" w:color="auto"/>
            </w:tcBorders>
            <w:shd w:val="clear" w:color="auto" w:fill="auto"/>
            <w:noWrap/>
            <w:vAlign w:val="center"/>
            <w:hideMark/>
          </w:tcPr>
          <w:p w14:paraId="3D05719F" w14:textId="77777777" w:rsidR="00182F8F" w:rsidRPr="00FA0AF2" w:rsidRDefault="00182F8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checkDate</w:t>
            </w:r>
          </w:p>
        </w:tc>
        <w:tc>
          <w:tcPr>
            <w:tcW w:w="2552" w:type="dxa"/>
            <w:tcBorders>
              <w:top w:val="nil"/>
              <w:left w:val="nil"/>
              <w:bottom w:val="single" w:sz="4" w:space="0" w:color="auto"/>
              <w:right w:val="single" w:sz="4" w:space="0" w:color="auto"/>
            </w:tcBorders>
            <w:shd w:val="clear" w:color="auto" w:fill="auto"/>
            <w:noWrap/>
            <w:vAlign w:val="center"/>
            <w:hideMark/>
          </w:tcPr>
          <w:p w14:paraId="14E4B357"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审批自然日期</w:t>
            </w:r>
          </w:p>
        </w:tc>
        <w:tc>
          <w:tcPr>
            <w:tcW w:w="567" w:type="dxa"/>
            <w:tcBorders>
              <w:top w:val="nil"/>
              <w:left w:val="nil"/>
              <w:bottom w:val="single" w:sz="4" w:space="0" w:color="auto"/>
              <w:right w:val="single" w:sz="4" w:space="0" w:color="auto"/>
            </w:tcBorders>
            <w:shd w:val="clear" w:color="auto" w:fill="auto"/>
            <w:noWrap/>
            <w:vAlign w:val="center"/>
            <w:hideMark/>
          </w:tcPr>
          <w:p w14:paraId="24C0BB2B"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565" w:type="dxa"/>
            <w:tcBorders>
              <w:top w:val="nil"/>
              <w:left w:val="nil"/>
              <w:bottom w:val="single" w:sz="4" w:space="0" w:color="auto"/>
              <w:right w:val="single" w:sz="4" w:space="0" w:color="auto"/>
            </w:tcBorders>
            <w:shd w:val="clear" w:color="auto" w:fill="auto"/>
            <w:noWrap/>
            <w:vAlign w:val="center"/>
            <w:hideMark/>
          </w:tcPr>
          <w:p w14:paraId="10D91AB2"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73E1C95F"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p>
        </w:tc>
      </w:tr>
      <w:tr w:rsidR="00182F8F" w:rsidRPr="00FA0AF2" w14:paraId="664E898D"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20F4BA02"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790AE73" w14:textId="70AB46CF" w:rsidR="00182F8F" w:rsidRPr="00FA0AF2" w:rsidRDefault="00357F05" w:rsidP="0022787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K88</w:t>
            </w:r>
          </w:p>
        </w:tc>
        <w:tc>
          <w:tcPr>
            <w:tcW w:w="1937" w:type="dxa"/>
            <w:tcBorders>
              <w:top w:val="nil"/>
              <w:left w:val="nil"/>
              <w:bottom w:val="single" w:sz="4" w:space="0" w:color="auto"/>
              <w:right w:val="single" w:sz="4" w:space="0" w:color="auto"/>
            </w:tcBorders>
            <w:shd w:val="clear" w:color="auto" w:fill="auto"/>
            <w:vAlign w:val="center"/>
          </w:tcPr>
          <w:p w14:paraId="348155CF" w14:textId="75C8556D" w:rsidR="00182F8F" w:rsidRPr="00FA0AF2" w:rsidRDefault="00357F05" w:rsidP="00227877">
            <w:pPr>
              <w:widowControl/>
              <w:spacing w:line="240" w:lineRule="auto"/>
              <w:ind w:firstLineChars="0" w:firstLine="0"/>
              <w:jc w:val="left"/>
              <w:rPr>
                <w:rFonts w:ascii="宋体" w:eastAsia="宋体" w:hAnsi="宋体" w:cs="宋体"/>
                <w:color w:val="000000"/>
                <w:kern w:val="0"/>
                <w:sz w:val="20"/>
                <w:szCs w:val="20"/>
              </w:rPr>
            </w:pPr>
            <w:r w:rsidRPr="00357F05">
              <w:rPr>
                <w:rFonts w:ascii="宋体" w:eastAsia="宋体" w:hAnsi="宋体" w:cs="宋体"/>
                <w:color w:val="000000"/>
                <w:kern w:val="0"/>
                <w:sz w:val="20"/>
                <w:szCs w:val="20"/>
              </w:rPr>
              <w:t>sheetStatus</w:t>
            </w:r>
          </w:p>
        </w:tc>
        <w:tc>
          <w:tcPr>
            <w:tcW w:w="2552" w:type="dxa"/>
            <w:tcBorders>
              <w:top w:val="nil"/>
              <w:left w:val="nil"/>
              <w:bottom w:val="single" w:sz="4" w:space="0" w:color="auto"/>
              <w:right w:val="single" w:sz="4" w:space="0" w:color="auto"/>
            </w:tcBorders>
            <w:shd w:val="clear" w:color="auto" w:fill="auto"/>
            <w:noWrap/>
            <w:vAlign w:val="center"/>
          </w:tcPr>
          <w:p w14:paraId="60C5AC7B" w14:textId="21823BE6" w:rsidR="00182F8F" w:rsidRPr="00FA0AF2" w:rsidRDefault="004C35D9" w:rsidP="00F83760">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登记单</w:t>
            </w:r>
            <w:r w:rsidR="00182F8F" w:rsidRPr="00FA0AF2">
              <w:rPr>
                <w:rFonts w:ascii="宋体" w:eastAsia="宋体" w:hAnsi="宋体" w:cs="宋体" w:hint="eastAsia"/>
                <w:color w:val="000000"/>
                <w:kern w:val="0"/>
                <w:sz w:val="20"/>
                <w:szCs w:val="20"/>
              </w:rPr>
              <w:t>状态</w:t>
            </w:r>
          </w:p>
        </w:tc>
        <w:tc>
          <w:tcPr>
            <w:tcW w:w="567" w:type="dxa"/>
            <w:tcBorders>
              <w:top w:val="nil"/>
              <w:left w:val="nil"/>
              <w:bottom w:val="single" w:sz="4" w:space="0" w:color="auto"/>
              <w:right w:val="single" w:sz="4" w:space="0" w:color="auto"/>
            </w:tcBorders>
            <w:shd w:val="clear" w:color="auto" w:fill="auto"/>
            <w:vAlign w:val="center"/>
          </w:tcPr>
          <w:p w14:paraId="1A76D310"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w:t>
            </w:r>
          </w:p>
        </w:tc>
        <w:tc>
          <w:tcPr>
            <w:tcW w:w="565" w:type="dxa"/>
            <w:tcBorders>
              <w:top w:val="nil"/>
              <w:left w:val="nil"/>
              <w:bottom w:val="single" w:sz="4" w:space="0" w:color="auto"/>
              <w:right w:val="single" w:sz="4" w:space="0" w:color="auto"/>
            </w:tcBorders>
            <w:shd w:val="clear" w:color="auto" w:fill="auto"/>
            <w:noWrap/>
            <w:vAlign w:val="center"/>
          </w:tcPr>
          <w:p w14:paraId="5B8BC143"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1B8206E0"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p>
        </w:tc>
      </w:tr>
      <w:tr w:rsidR="002F5E34" w:rsidRPr="00FA0AF2" w14:paraId="2006EC58"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6DFFDFAE"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C3500EA"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M60</w:t>
            </w:r>
          </w:p>
        </w:tc>
        <w:tc>
          <w:tcPr>
            <w:tcW w:w="1937" w:type="dxa"/>
            <w:tcBorders>
              <w:top w:val="nil"/>
              <w:left w:val="nil"/>
              <w:bottom w:val="single" w:sz="4" w:space="0" w:color="auto"/>
              <w:right w:val="single" w:sz="4" w:space="0" w:color="auto"/>
            </w:tcBorders>
            <w:shd w:val="clear" w:color="auto" w:fill="auto"/>
            <w:vAlign w:val="center"/>
          </w:tcPr>
          <w:p w14:paraId="6870B74B"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traderID</w:t>
            </w:r>
          </w:p>
        </w:tc>
        <w:tc>
          <w:tcPr>
            <w:tcW w:w="2552" w:type="dxa"/>
            <w:tcBorders>
              <w:top w:val="nil"/>
              <w:left w:val="nil"/>
              <w:bottom w:val="single" w:sz="4" w:space="0" w:color="auto"/>
              <w:right w:val="single" w:sz="4" w:space="0" w:color="auto"/>
            </w:tcBorders>
            <w:shd w:val="clear" w:color="auto" w:fill="auto"/>
            <w:noWrap/>
            <w:vAlign w:val="center"/>
          </w:tcPr>
          <w:p w14:paraId="4734B17B"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用户代码</w:t>
            </w:r>
          </w:p>
        </w:tc>
        <w:tc>
          <w:tcPr>
            <w:tcW w:w="567" w:type="dxa"/>
            <w:tcBorders>
              <w:top w:val="nil"/>
              <w:left w:val="nil"/>
              <w:bottom w:val="single" w:sz="4" w:space="0" w:color="auto"/>
              <w:right w:val="single" w:sz="4" w:space="0" w:color="auto"/>
            </w:tcBorders>
            <w:shd w:val="clear" w:color="auto" w:fill="auto"/>
            <w:vAlign w:val="center"/>
          </w:tcPr>
          <w:p w14:paraId="4B89917A"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565" w:type="dxa"/>
            <w:tcBorders>
              <w:top w:val="nil"/>
              <w:left w:val="nil"/>
              <w:bottom w:val="single" w:sz="4" w:space="0" w:color="auto"/>
              <w:right w:val="single" w:sz="4" w:space="0" w:color="auto"/>
            </w:tcBorders>
            <w:shd w:val="clear" w:color="auto" w:fill="auto"/>
            <w:noWrap/>
            <w:vAlign w:val="center"/>
          </w:tcPr>
          <w:p w14:paraId="779ECE55"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225E8AFE"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p>
        </w:tc>
      </w:tr>
      <w:tr w:rsidR="002F5E34" w:rsidRPr="00FA0AF2" w14:paraId="4077142A"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44A5BD0B"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5521701" w14:textId="77777777" w:rsidR="002F5E34" w:rsidRPr="00FA0AF2" w:rsidRDefault="00182F8F" w:rsidP="00182F8F">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K96</w:t>
            </w:r>
          </w:p>
        </w:tc>
        <w:tc>
          <w:tcPr>
            <w:tcW w:w="1937" w:type="dxa"/>
            <w:tcBorders>
              <w:top w:val="nil"/>
              <w:left w:val="nil"/>
              <w:bottom w:val="single" w:sz="4" w:space="0" w:color="auto"/>
              <w:right w:val="single" w:sz="4" w:space="0" w:color="auto"/>
            </w:tcBorders>
            <w:shd w:val="clear" w:color="auto" w:fill="auto"/>
            <w:vAlign w:val="center"/>
          </w:tcPr>
          <w:p w14:paraId="59494A31" w14:textId="77777777" w:rsidR="002F5E34"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[regDetailInfoData]</w:t>
            </w:r>
          </w:p>
        </w:tc>
        <w:tc>
          <w:tcPr>
            <w:tcW w:w="2552" w:type="dxa"/>
            <w:tcBorders>
              <w:top w:val="nil"/>
              <w:left w:val="nil"/>
              <w:bottom w:val="single" w:sz="4" w:space="0" w:color="auto"/>
              <w:right w:val="single" w:sz="4" w:space="0" w:color="auto"/>
            </w:tcBorders>
            <w:shd w:val="clear" w:color="auto" w:fill="auto"/>
            <w:noWrap/>
            <w:vAlign w:val="center"/>
            <w:hideMark/>
          </w:tcPr>
          <w:p w14:paraId="6BB028EB"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租借还金登记信息数据</w:t>
            </w:r>
          </w:p>
        </w:tc>
        <w:tc>
          <w:tcPr>
            <w:tcW w:w="567" w:type="dxa"/>
            <w:tcBorders>
              <w:top w:val="nil"/>
              <w:left w:val="nil"/>
              <w:bottom w:val="single" w:sz="4" w:space="0" w:color="auto"/>
              <w:right w:val="single" w:sz="4" w:space="0" w:color="auto"/>
            </w:tcBorders>
            <w:shd w:val="clear" w:color="auto" w:fill="auto"/>
            <w:noWrap/>
            <w:vAlign w:val="center"/>
            <w:hideMark/>
          </w:tcPr>
          <w:p w14:paraId="601EA785"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hideMark/>
          </w:tcPr>
          <w:p w14:paraId="130D85BE"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hideMark/>
          </w:tcPr>
          <w:p w14:paraId="08D07722"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2F5E34" w:rsidRPr="00FA0AF2" w14:paraId="664107F7"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334D6DAB"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C750DDE"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p>
        </w:tc>
        <w:tc>
          <w:tcPr>
            <w:tcW w:w="1937" w:type="dxa"/>
            <w:tcBorders>
              <w:top w:val="nil"/>
              <w:left w:val="nil"/>
              <w:bottom w:val="single" w:sz="4" w:space="0" w:color="auto"/>
              <w:right w:val="single" w:sz="4" w:space="0" w:color="auto"/>
            </w:tcBorders>
            <w:shd w:val="clear" w:color="auto" w:fill="auto"/>
            <w:vAlign w:val="center"/>
          </w:tcPr>
          <w:p w14:paraId="71A1C1D5"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p>
        </w:tc>
        <w:tc>
          <w:tcPr>
            <w:tcW w:w="2552" w:type="dxa"/>
            <w:tcBorders>
              <w:top w:val="nil"/>
              <w:left w:val="nil"/>
              <w:bottom w:val="single" w:sz="4" w:space="0" w:color="auto"/>
              <w:right w:val="single" w:sz="4" w:space="0" w:color="auto"/>
            </w:tcBorders>
            <w:shd w:val="clear" w:color="auto" w:fill="auto"/>
            <w:noWrap/>
            <w:vAlign w:val="center"/>
            <w:hideMark/>
          </w:tcPr>
          <w:p w14:paraId="6595ED75"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租借还金登记信息</w:t>
            </w:r>
          </w:p>
        </w:tc>
        <w:tc>
          <w:tcPr>
            <w:tcW w:w="567" w:type="dxa"/>
            <w:tcBorders>
              <w:top w:val="nil"/>
              <w:left w:val="nil"/>
              <w:bottom w:val="single" w:sz="4" w:space="0" w:color="auto"/>
              <w:right w:val="single" w:sz="4" w:space="0" w:color="auto"/>
            </w:tcBorders>
            <w:shd w:val="clear" w:color="auto" w:fill="auto"/>
            <w:noWrap/>
            <w:vAlign w:val="center"/>
          </w:tcPr>
          <w:p w14:paraId="43C37CB1"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p>
        </w:tc>
        <w:tc>
          <w:tcPr>
            <w:tcW w:w="565" w:type="dxa"/>
            <w:tcBorders>
              <w:top w:val="nil"/>
              <w:left w:val="nil"/>
              <w:bottom w:val="single" w:sz="4" w:space="0" w:color="auto"/>
              <w:right w:val="single" w:sz="4" w:space="0" w:color="auto"/>
            </w:tcBorders>
            <w:shd w:val="clear" w:color="auto" w:fill="auto"/>
            <w:vAlign w:val="center"/>
          </w:tcPr>
          <w:p w14:paraId="3D936E50"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vAlign w:val="center"/>
          </w:tcPr>
          <w:p w14:paraId="5BFBCF00" w14:textId="77777777" w:rsidR="002F5E34" w:rsidRPr="00FA0AF2" w:rsidRDefault="002F5E34" w:rsidP="00F83760">
            <w:pPr>
              <w:widowControl/>
              <w:spacing w:line="240" w:lineRule="auto"/>
              <w:ind w:firstLineChars="0" w:firstLine="0"/>
              <w:rPr>
                <w:rFonts w:ascii="宋体" w:eastAsia="宋体" w:hAnsi="宋体" w:cs="宋体"/>
                <w:color w:val="000000"/>
                <w:kern w:val="0"/>
                <w:sz w:val="20"/>
                <w:szCs w:val="20"/>
              </w:rPr>
            </w:pPr>
          </w:p>
        </w:tc>
      </w:tr>
      <w:tr w:rsidR="00182F8F" w:rsidRPr="00FA0AF2" w14:paraId="79DF0E59"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67DB8E2E"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CEA79C9" w14:textId="77777777" w:rsidR="00182F8F" w:rsidRPr="00FA0AF2" w:rsidRDefault="00182F8F" w:rsidP="00227877">
            <w:pPr>
              <w:spacing w:line="240" w:lineRule="auto"/>
              <w:ind w:firstLineChars="0" w:firstLine="0"/>
              <w:rPr>
                <w:rFonts w:asciiTheme="minorEastAsia" w:hAnsiTheme="minorEastAsia"/>
                <w:color w:val="000000"/>
                <w:sz w:val="20"/>
                <w:szCs w:val="20"/>
              </w:rPr>
            </w:pPr>
            <w:r w:rsidRPr="00FA0AF2">
              <w:rPr>
                <w:rFonts w:asciiTheme="minorEastAsia" w:hAnsiTheme="minorEastAsia" w:hint="eastAsia"/>
                <w:color w:val="000000"/>
                <w:sz w:val="20"/>
                <w:szCs w:val="20"/>
              </w:rPr>
              <w:t>K04</w:t>
            </w:r>
          </w:p>
        </w:tc>
        <w:tc>
          <w:tcPr>
            <w:tcW w:w="1937" w:type="dxa"/>
            <w:tcBorders>
              <w:top w:val="nil"/>
              <w:left w:val="nil"/>
              <w:bottom w:val="single" w:sz="4" w:space="0" w:color="auto"/>
              <w:right w:val="single" w:sz="4" w:space="0" w:color="auto"/>
            </w:tcBorders>
            <w:shd w:val="clear" w:color="auto" w:fill="auto"/>
            <w:vAlign w:val="center"/>
          </w:tcPr>
          <w:p w14:paraId="7A4F169E" w14:textId="77777777" w:rsidR="00182F8F" w:rsidRPr="00FA0AF2" w:rsidRDefault="00182F8F" w:rsidP="00227877">
            <w:pPr>
              <w:spacing w:line="240" w:lineRule="auto"/>
              <w:ind w:firstLineChars="0" w:firstLine="0"/>
              <w:rPr>
                <w:rFonts w:asciiTheme="minorEastAsia" w:hAnsiTheme="minorEastAsia"/>
                <w:color w:val="000000"/>
                <w:sz w:val="21"/>
                <w:szCs w:val="21"/>
              </w:rPr>
            </w:pPr>
            <w:r w:rsidRPr="00FA0AF2">
              <w:rPr>
                <w:rFonts w:asciiTheme="minorEastAsia" w:hAnsiTheme="minorEastAsia"/>
                <w:color w:val="000000"/>
                <w:sz w:val="21"/>
                <w:szCs w:val="21"/>
              </w:rPr>
              <w:t>sheetNo</w:t>
            </w:r>
          </w:p>
        </w:tc>
        <w:tc>
          <w:tcPr>
            <w:tcW w:w="2552" w:type="dxa"/>
            <w:tcBorders>
              <w:top w:val="nil"/>
              <w:left w:val="nil"/>
              <w:bottom w:val="single" w:sz="4" w:space="0" w:color="auto"/>
              <w:right w:val="single" w:sz="4" w:space="0" w:color="auto"/>
            </w:tcBorders>
            <w:shd w:val="clear" w:color="auto" w:fill="auto"/>
            <w:noWrap/>
            <w:vAlign w:val="center"/>
          </w:tcPr>
          <w:p w14:paraId="47239C51"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租借还金登记编号</w:t>
            </w:r>
          </w:p>
        </w:tc>
        <w:tc>
          <w:tcPr>
            <w:tcW w:w="567" w:type="dxa"/>
            <w:tcBorders>
              <w:top w:val="nil"/>
              <w:left w:val="nil"/>
              <w:bottom w:val="single" w:sz="4" w:space="0" w:color="auto"/>
              <w:right w:val="single" w:sz="4" w:space="0" w:color="auto"/>
            </w:tcBorders>
            <w:shd w:val="clear" w:color="auto" w:fill="auto"/>
            <w:noWrap/>
            <w:vAlign w:val="center"/>
          </w:tcPr>
          <w:p w14:paraId="3C309F13"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305378F7"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tcPr>
          <w:p w14:paraId="0D546623"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182F8F" w:rsidRPr="00FA0AF2" w14:paraId="7B8CE617" w14:textId="77777777" w:rsidTr="00DF3208">
        <w:trPr>
          <w:trHeight w:val="270"/>
        </w:trPr>
        <w:tc>
          <w:tcPr>
            <w:tcW w:w="798" w:type="dxa"/>
            <w:tcBorders>
              <w:top w:val="nil"/>
              <w:left w:val="single" w:sz="4" w:space="0" w:color="auto"/>
              <w:bottom w:val="single" w:sz="4" w:space="0" w:color="auto"/>
              <w:right w:val="single" w:sz="4" w:space="0" w:color="auto"/>
            </w:tcBorders>
          </w:tcPr>
          <w:p w14:paraId="7D367107"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C9B0DC2" w14:textId="77777777" w:rsidR="00182F8F" w:rsidRPr="00FA0AF2" w:rsidRDefault="00182F8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T29</w:t>
            </w:r>
          </w:p>
        </w:tc>
        <w:tc>
          <w:tcPr>
            <w:tcW w:w="1937" w:type="dxa"/>
            <w:tcBorders>
              <w:top w:val="nil"/>
              <w:left w:val="nil"/>
              <w:bottom w:val="single" w:sz="4" w:space="0" w:color="auto"/>
              <w:right w:val="single" w:sz="4" w:space="0" w:color="auto"/>
            </w:tcBorders>
            <w:shd w:val="clear" w:color="auto" w:fill="auto"/>
            <w:noWrap/>
            <w:vAlign w:val="center"/>
          </w:tcPr>
          <w:p w14:paraId="536B9AD3" w14:textId="77777777" w:rsidR="00182F8F" w:rsidRPr="00FA0AF2" w:rsidRDefault="00182F8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checkDate</w:t>
            </w:r>
          </w:p>
        </w:tc>
        <w:tc>
          <w:tcPr>
            <w:tcW w:w="2552" w:type="dxa"/>
            <w:tcBorders>
              <w:top w:val="nil"/>
              <w:left w:val="nil"/>
              <w:bottom w:val="single" w:sz="4" w:space="0" w:color="auto"/>
              <w:right w:val="single" w:sz="4" w:space="0" w:color="auto"/>
            </w:tcBorders>
            <w:shd w:val="clear" w:color="auto" w:fill="auto"/>
            <w:noWrap/>
            <w:vAlign w:val="center"/>
            <w:hideMark/>
          </w:tcPr>
          <w:p w14:paraId="621F7834"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审批自然日期</w:t>
            </w:r>
          </w:p>
        </w:tc>
        <w:tc>
          <w:tcPr>
            <w:tcW w:w="567" w:type="dxa"/>
            <w:tcBorders>
              <w:top w:val="nil"/>
              <w:left w:val="nil"/>
              <w:bottom w:val="single" w:sz="4" w:space="0" w:color="auto"/>
              <w:right w:val="single" w:sz="4" w:space="0" w:color="auto"/>
            </w:tcBorders>
            <w:shd w:val="clear" w:color="auto" w:fill="auto"/>
            <w:noWrap/>
            <w:vAlign w:val="center"/>
            <w:hideMark/>
          </w:tcPr>
          <w:p w14:paraId="6C533DC7"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noWrap/>
            <w:vAlign w:val="center"/>
            <w:hideMark/>
          </w:tcPr>
          <w:p w14:paraId="5075E1CB"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hideMark/>
          </w:tcPr>
          <w:p w14:paraId="5564152B"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182F8F" w:rsidRPr="00FA0AF2" w14:paraId="6C717DF9" w14:textId="77777777" w:rsidTr="00DF3208">
        <w:trPr>
          <w:trHeight w:val="270"/>
        </w:trPr>
        <w:tc>
          <w:tcPr>
            <w:tcW w:w="798" w:type="dxa"/>
            <w:tcBorders>
              <w:top w:val="nil"/>
              <w:left w:val="single" w:sz="4" w:space="0" w:color="auto"/>
              <w:bottom w:val="single" w:sz="4" w:space="0" w:color="auto"/>
              <w:right w:val="single" w:sz="4" w:space="0" w:color="auto"/>
            </w:tcBorders>
          </w:tcPr>
          <w:p w14:paraId="6763E788"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EB62AE3" w14:textId="77777777" w:rsidR="00182F8F" w:rsidRPr="00FA0AF2" w:rsidRDefault="00182F8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T13</w:t>
            </w:r>
          </w:p>
        </w:tc>
        <w:tc>
          <w:tcPr>
            <w:tcW w:w="1937" w:type="dxa"/>
            <w:tcBorders>
              <w:top w:val="nil"/>
              <w:left w:val="nil"/>
              <w:bottom w:val="single" w:sz="4" w:space="0" w:color="auto"/>
              <w:right w:val="single" w:sz="4" w:space="0" w:color="auto"/>
            </w:tcBorders>
            <w:shd w:val="clear" w:color="auto" w:fill="auto"/>
            <w:noWrap/>
            <w:vAlign w:val="center"/>
          </w:tcPr>
          <w:p w14:paraId="2D98488B" w14:textId="77777777" w:rsidR="00182F8F" w:rsidRPr="00FA0AF2" w:rsidRDefault="00182F8F" w:rsidP="00227877">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tradeDate</w:t>
            </w:r>
          </w:p>
        </w:tc>
        <w:tc>
          <w:tcPr>
            <w:tcW w:w="2552" w:type="dxa"/>
            <w:tcBorders>
              <w:top w:val="nil"/>
              <w:left w:val="nil"/>
              <w:bottom w:val="single" w:sz="4" w:space="0" w:color="auto"/>
              <w:right w:val="single" w:sz="4" w:space="0" w:color="auto"/>
            </w:tcBorders>
            <w:shd w:val="clear" w:color="auto" w:fill="auto"/>
            <w:noWrap/>
            <w:vAlign w:val="center"/>
          </w:tcPr>
          <w:p w14:paraId="4623BC8F"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审批交易日期</w:t>
            </w:r>
          </w:p>
        </w:tc>
        <w:tc>
          <w:tcPr>
            <w:tcW w:w="567" w:type="dxa"/>
            <w:tcBorders>
              <w:top w:val="nil"/>
              <w:left w:val="nil"/>
              <w:bottom w:val="single" w:sz="4" w:space="0" w:color="auto"/>
              <w:right w:val="single" w:sz="4" w:space="0" w:color="auto"/>
            </w:tcBorders>
            <w:shd w:val="clear" w:color="auto" w:fill="auto"/>
            <w:noWrap/>
            <w:vAlign w:val="center"/>
          </w:tcPr>
          <w:p w14:paraId="64059F66"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noWrap/>
            <w:vAlign w:val="center"/>
          </w:tcPr>
          <w:p w14:paraId="46C10A02"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tcPr>
          <w:p w14:paraId="76A9D586"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182F8F" w:rsidRPr="00FA0AF2" w14:paraId="43C3F6CD" w14:textId="77777777" w:rsidTr="00DF3208">
        <w:trPr>
          <w:trHeight w:val="270"/>
        </w:trPr>
        <w:tc>
          <w:tcPr>
            <w:tcW w:w="798" w:type="dxa"/>
            <w:tcBorders>
              <w:top w:val="nil"/>
              <w:left w:val="single" w:sz="4" w:space="0" w:color="auto"/>
              <w:bottom w:val="single" w:sz="4" w:space="0" w:color="auto"/>
              <w:right w:val="single" w:sz="4" w:space="0" w:color="auto"/>
            </w:tcBorders>
          </w:tcPr>
          <w:p w14:paraId="58FAA2E1" w14:textId="77777777" w:rsidR="00182F8F" w:rsidRPr="00FA0AF2" w:rsidRDefault="00182F8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2478175" w14:textId="77777777" w:rsidR="00182F8F" w:rsidRPr="00FA0AF2" w:rsidRDefault="00182F8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T00</w:t>
            </w:r>
          </w:p>
        </w:tc>
        <w:tc>
          <w:tcPr>
            <w:tcW w:w="1937" w:type="dxa"/>
            <w:tcBorders>
              <w:top w:val="nil"/>
              <w:left w:val="nil"/>
              <w:bottom w:val="single" w:sz="4" w:space="0" w:color="auto"/>
              <w:right w:val="single" w:sz="4" w:space="0" w:color="auto"/>
            </w:tcBorders>
            <w:shd w:val="clear" w:color="auto" w:fill="auto"/>
            <w:noWrap/>
            <w:vAlign w:val="center"/>
          </w:tcPr>
          <w:p w14:paraId="2C3E38AD" w14:textId="77777777" w:rsidR="00182F8F" w:rsidRPr="00FA0AF2" w:rsidRDefault="00182F8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origApp</w:t>
            </w:r>
          </w:p>
        </w:tc>
        <w:tc>
          <w:tcPr>
            <w:tcW w:w="2552" w:type="dxa"/>
            <w:tcBorders>
              <w:top w:val="nil"/>
              <w:left w:val="nil"/>
              <w:bottom w:val="single" w:sz="4" w:space="0" w:color="auto"/>
              <w:right w:val="single" w:sz="4" w:space="0" w:color="auto"/>
            </w:tcBorders>
            <w:shd w:val="clear" w:color="auto" w:fill="auto"/>
            <w:noWrap/>
            <w:vAlign w:val="center"/>
          </w:tcPr>
          <w:p w14:paraId="6A111026" w14:textId="77777777" w:rsidR="00182F8F" w:rsidRPr="00FA0AF2" w:rsidRDefault="00182F8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申报方</w:t>
            </w:r>
          </w:p>
        </w:tc>
        <w:tc>
          <w:tcPr>
            <w:tcW w:w="567" w:type="dxa"/>
            <w:tcBorders>
              <w:top w:val="nil"/>
              <w:left w:val="nil"/>
              <w:bottom w:val="single" w:sz="4" w:space="0" w:color="auto"/>
              <w:right w:val="single" w:sz="4" w:space="0" w:color="auto"/>
            </w:tcBorders>
            <w:shd w:val="clear" w:color="auto" w:fill="auto"/>
            <w:noWrap/>
            <w:vAlign w:val="center"/>
          </w:tcPr>
          <w:p w14:paraId="2BA570B3" w14:textId="77777777" w:rsidR="00182F8F" w:rsidRPr="00FA0AF2" w:rsidRDefault="00182F8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noWrap/>
            <w:vAlign w:val="center"/>
          </w:tcPr>
          <w:p w14:paraId="04E15647" w14:textId="77777777" w:rsidR="00182F8F" w:rsidRPr="00FA0AF2" w:rsidRDefault="00182F8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3B78DB3" w14:textId="77777777" w:rsidR="00182F8F" w:rsidRPr="00FA0AF2" w:rsidRDefault="00182F8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182F8F" w:rsidRPr="00FA0AF2" w14:paraId="27AED3A1" w14:textId="77777777" w:rsidTr="00DF3208">
        <w:trPr>
          <w:trHeight w:val="270"/>
        </w:trPr>
        <w:tc>
          <w:tcPr>
            <w:tcW w:w="798" w:type="dxa"/>
            <w:tcBorders>
              <w:top w:val="nil"/>
              <w:left w:val="single" w:sz="4" w:space="0" w:color="auto"/>
              <w:bottom w:val="single" w:sz="4" w:space="0" w:color="auto"/>
              <w:right w:val="single" w:sz="4" w:space="0" w:color="auto"/>
            </w:tcBorders>
          </w:tcPr>
          <w:p w14:paraId="4FDFEA18"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C246978" w14:textId="77777777" w:rsidR="00182F8F" w:rsidRPr="00FA0AF2" w:rsidRDefault="00182F8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K03</w:t>
            </w:r>
          </w:p>
        </w:tc>
        <w:tc>
          <w:tcPr>
            <w:tcW w:w="1937" w:type="dxa"/>
            <w:tcBorders>
              <w:top w:val="nil"/>
              <w:left w:val="nil"/>
              <w:bottom w:val="single" w:sz="4" w:space="0" w:color="auto"/>
              <w:right w:val="single" w:sz="4" w:space="0" w:color="auto"/>
            </w:tcBorders>
            <w:shd w:val="clear" w:color="auto" w:fill="auto"/>
            <w:noWrap/>
            <w:vAlign w:val="center"/>
          </w:tcPr>
          <w:p w14:paraId="7BEEF6C2" w14:textId="77777777" w:rsidR="00182F8F" w:rsidRPr="00FA0AF2" w:rsidRDefault="00182F8F" w:rsidP="00227877">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applySheetNo</w:t>
            </w:r>
          </w:p>
        </w:tc>
        <w:tc>
          <w:tcPr>
            <w:tcW w:w="2552" w:type="dxa"/>
            <w:tcBorders>
              <w:top w:val="nil"/>
              <w:left w:val="nil"/>
              <w:bottom w:val="single" w:sz="4" w:space="0" w:color="auto"/>
              <w:right w:val="single" w:sz="4" w:space="0" w:color="auto"/>
            </w:tcBorders>
            <w:shd w:val="clear" w:color="auto" w:fill="auto"/>
            <w:noWrap/>
            <w:vAlign w:val="center"/>
          </w:tcPr>
          <w:p w14:paraId="197D6C56" w14:textId="19BAB6EA" w:rsidR="00182F8F" w:rsidRPr="00FA0AF2" w:rsidRDefault="00BB0AAC" w:rsidP="00BB0AAC">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本</w:t>
            </w:r>
            <w:r w:rsidR="00182F8F" w:rsidRPr="00FA0AF2">
              <w:rPr>
                <w:rFonts w:ascii="宋体" w:eastAsia="宋体" w:hAnsi="宋体" w:cs="宋体" w:hint="eastAsia"/>
                <w:color w:val="000000"/>
                <w:kern w:val="0"/>
                <w:sz w:val="20"/>
                <w:szCs w:val="20"/>
              </w:rPr>
              <w:t>方还金申报编号</w:t>
            </w:r>
          </w:p>
        </w:tc>
        <w:tc>
          <w:tcPr>
            <w:tcW w:w="567" w:type="dxa"/>
            <w:tcBorders>
              <w:top w:val="nil"/>
              <w:left w:val="nil"/>
              <w:bottom w:val="single" w:sz="4" w:space="0" w:color="auto"/>
              <w:right w:val="single" w:sz="4" w:space="0" w:color="auto"/>
            </w:tcBorders>
            <w:shd w:val="clear" w:color="auto" w:fill="auto"/>
            <w:noWrap/>
            <w:vAlign w:val="center"/>
          </w:tcPr>
          <w:p w14:paraId="7BB1DC75"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noWrap/>
            <w:vAlign w:val="center"/>
          </w:tcPr>
          <w:p w14:paraId="71635DB3"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tcPr>
          <w:p w14:paraId="0C0E9D22" w14:textId="77777777" w:rsidR="00182F8F" w:rsidRPr="00FA0AF2" w:rsidRDefault="00182F8F" w:rsidP="00F8376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7767034C" w14:textId="77777777" w:rsidTr="00DF3208">
        <w:trPr>
          <w:trHeight w:val="270"/>
        </w:trPr>
        <w:tc>
          <w:tcPr>
            <w:tcW w:w="798" w:type="dxa"/>
            <w:tcBorders>
              <w:top w:val="nil"/>
              <w:left w:val="single" w:sz="4" w:space="0" w:color="auto"/>
              <w:bottom w:val="single" w:sz="4" w:space="0" w:color="auto"/>
              <w:right w:val="single" w:sz="4" w:space="0" w:color="auto"/>
            </w:tcBorders>
          </w:tcPr>
          <w:p w14:paraId="105B96CA" w14:textId="22617D79"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4B46B0F" w14:textId="34859F8A" w:rsidR="00BB0AAC" w:rsidRPr="00FA0AF2" w:rsidRDefault="00BB0AAC" w:rsidP="00735340">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K0</w:t>
            </w:r>
            <w:r w:rsidR="00735340">
              <w:rPr>
                <w:rFonts w:ascii="宋体" w:eastAsia="宋体" w:hAnsi="宋体" w:cs="宋体"/>
                <w:color w:val="000000"/>
                <w:kern w:val="0"/>
                <w:sz w:val="20"/>
                <w:szCs w:val="20"/>
              </w:rPr>
              <w:t>9</w:t>
            </w:r>
          </w:p>
        </w:tc>
        <w:tc>
          <w:tcPr>
            <w:tcW w:w="1937" w:type="dxa"/>
            <w:tcBorders>
              <w:top w:val="nil"/>
              <w:left w:val="nil"/>
              <w:bottom w:val="single" w:sz="4" w:space="0" w:color="auto"/>
              <w:right w:val="single" w:sz="4" w:space="0" w:color="auto"/>
            </w:tcBorders>
            <w:shd w:val="clear" w:color="auto" w:fill="auto"/>
            <w:noWrap/>
            <w:vAlign w:val="center"/>
          </w:tcPr>
          <w:p w14:paraId="387BEBF7" w14:textId="51AB27BF" w:rsidR="00BB0AAC" w:rsidRPr="00FA0AF2" w:rsidRDefault="00735340" w:rsidP="00BB0AAC">
            <w:pPr>
              <w:widowControl/>
              <w:spacing w:line="240" w:lineRule="auto"/>
              <w:ind w:firstLineChars="0" w:firstLine="0"/>
              <w:rPr>
                <w:rFonts w:ascii="宋体" w:eastAsia="宋体" w:hAnsi="宋体" w:cs="宋体"/>
                <w:color w:val="000000"/>
                <w:kern w:val="0"/>
                <w:sz w:val="20"/>
                <w:szCs w:val="20"/>
              </w:rPr>
            </w:pPr>
            <w:r w:rsidRPr="00735340">
              <w:rPr>
                <w:rFonts w:ascii="宋体" w:eastAsia="宋体" w:hAnsi="宋体" w:cs="宋体"/>
                <w:color w:val="000000"/>
                <w:kern w:val="0"/>
                <w:sz w:val="20"/>
                <w:szCs w:val="20"/>
              </w:rPr>
              <w:t>assotiateApplySheetNo</w:t>
            </w:r>
          </w:p>
        </w:tc>
        <w:tc>
          <w:tcPr>
            <w:tcW w:w="2552" w:type="dxa"/>
            <w:tcBorders>
              <w:top w:val="nil"/>
              <w:left w:val="nil"/>
              <w:bottom w:val="single" w:sz="4" w:space="0" w:color="auto"/>
              <w:right w:val="single" w:sz="4" w:space="0" w:color="auto"/>
            </w:tcBorders>
            <w:shd w:val="clear" w:color="auto" w:fill="auto"/>
            <w:noWrap/>
            <w:vAlign w:val="center"/>
          </w:tcPr>
          <w:p w14:paraId="051825D5" w14:textId="1DBA60E6"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交易对手方还金申报编号</w:t>
            </w:r>
          </w:p>
        </w:tc>
        <w:tc>
          <w:tcPr>
            <w:tcW w:w="567" w:type="dxa"/>
            <w:tcBorders>
              <w:top w:val="nil"/>
              <w:left w:val="nil"/>
              <w:bottom w:val="single" w:sz="4" w:space="0" w:color="auto"/>
              <w:right w:val="single" w:sz="4" w:space="0" w:color="auto"/>
            </w:tcBorders>
            <w:shd w:val="clear" w:color="auto" w:fill="auto"/>
            <w:noWrap/>
            <w:vAlign w:val="center"/>
          </w:tcPr>
          <w:p w14:paraId="0A7015ED" w14:textId="12240C3B"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noWrap/>
            <w:vAlign w:val="center"/>
          </w:tcPr>
          <w:p w14:paraId="0905EBC2" w14:textId="0BF60183"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tcPr>
          <w:p w14:paraId="43322FF8" w14:textId="77A4BC6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52DD63F8" w14:textId="77777777" w:rsidTr="00DF3208">
        <w:trPr>
          <w:trHeight w:val="270"/>
        </w:trPr>
        <w:tc>
          <w:tcPr>
            <w:tcW w:w="798" w:type="dxa"/>
            <w:tcBorders>
              <w:top w:val="nil"/>
              <w:left w:val="single" w:sz="4" w:space="0" w:color="auto"/>
              <w:bottom w:val="single" w:sz="4" w:space="0" w:color="auto"/>
              <w:right w:val="single" w:sz="4" w:space="0" w:color="auto"/>
            </w:tcBorders>
          </w:tcPr>
          <w:p w14:paraId="78F99CC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AFF8D14"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T</w:t>
            </w:r>
            <w:r w:rsidRPr="00FA0AF2">
              <w:rPr>
                <w:rFonts w:ascii="宋体" w:eastAsia="宋体" w:hAnsi="宋体" w:cs="宋体" w:hint="eastAsia"/>
                <w:color w:val="000000"/>
                <w:kern w:val="0"/>
                <w:sz w:val="20"/>
                <w:szCs w:val="20"/>
              </w:rPr>
              <w:t>05</w:t>
            </w:r>
          </w:p>
        </w:tc>
        <w:tc>
          <w:tcPr>
            <w:tcW w:w="1937" w:type="dxa"/>
            <w:tcBorders>
              <w:top w:val="nil"/>
              <w:left w:val="nil"/>
              <w:bottom w:val="single" w:sz="4" w:space="0" w:color="auto"/>
              <w:right w:val="single" w:sz="4" w:space="0" w:color="auto"/>
            </w:tcBorders>
            <w:shd w:val="clear" w:color="auto" w:fill="auto"/>
            <w:vAlign w:val="center"/>
          </w:tcPr>
          <w:p w14:paraId="58D40092"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opMemberID</w:t>
            </w:r>
          </w:p>
        </w:tc>
        <w:tc>
          <w:tcPr>
            <w:tcW w:w="2552" w:type="dxa"/>
            <w:tcBorders>
              <w:top w:val="nil"/>
              <w:left w:val="nil"/>
              <w:bottom w:val="single" w:sz="4" w:space="0" w:color="auto"/>
              <w:right w:val="single" w:sz="4" w:space="0" w:color="auto"/>
            </w:tcBorders>
            <w:shd w:val="clear" w:color="auto" w:fill="auto"/>
            <w:noWrap/>
            <w:vAlign w:val="center"/>
          </w:tcPr>
          <w:p w14:paraId="5826C5BE"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交易对手方会员代码</w:t>
            </w:r>
          </w:p>
        </w:tc>
        <w:tc>
          <w:tcPr>
            <w:tcW w:w="567" w:type="dxa"/>
            <w:tcBorders>
              <w:top w:val="nil"/>
              <w:left w:val="nil"/>
              <w:bottom w:val="single" w:sz="4" w:space="0" w:color="auto"/>
              <w:right w:val="single" w:sz="4" w:space="0" w:color="auto"/>
            </w:tcBorders>
            <w:shd w:val="clear" w:color="auto" w:fill="auto"/>
            <w:noWrap/>
            <w:vAlign w:val="center"/>
          </w:tcPr>
          <w:p w14:paraId="627CE8A8"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6CF65EAD"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429B1765"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7F9E9364" w14:textId="77777777" w:rsidTr="00DF3208">
        <w:trPr>
          <w:trHeight w:val="270"/>
        </w:trPr>
        <w:tc>
          <w:tcPr>
            <w:tcW w:w="798" w:type="dxa"/>
            <w:tcBorders>
              <w:top w:val="nil"/>
              <w:left w:val="single" w:sz="4" w:space="0" w:color="auto"/>
              <w:bottom w:val="single" w:sz="4" w:space="0" w:color="auto"/>
              <w:right w:val="single" w:sz="4" w:space="0" w:color="auto"/>
            </w:tcBorders>
          </w:tcPr>
          <w:p w14:paraId="1250F89D"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75E588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M12</w:t>
            </w:r>
          </w:p>
        </w:tc>
        <w:tc>
          <w:tcPr>
            <w:tcW w:w="1937" w:type="dxa"/>
            <w:tcBorders>
              <w:top w:val="nil"/>
              <w:left w:val="nil"/>
              <w:bottom w:val="single" w:sz="4" w:space="0" w:color="auto"/>
              <w:right w:val="single" w:sz="4" w:space="0" w:color="auto"/>
            </w:tcBorders>
            <w:shd w:val="clear" w:color="auto" w:fill="auto"/>
            <w:vAlign w:val="center"/>
          </w:tcPr>
          <w:p w14:paraId="097632EB"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memberName</w:t>
            </w:r>
          </w:p>
        </w:tc>
        <w:tc>
          <w:tcPr>
            <w:tcW w:w="2552" w:type="dxa"/>
            <w:tcBorders>
              <w:top w:val="nil"/>
              <w:left w:val="nil"/>
              <w:bottom w:val="single" w:sz="4" w:space="0" w:color="auto"/>
              <w:right w:val="single" w:sz="4" w:space="0" w:color="auto"/>
            </w:tcBorders>
            <w:shd w:val="clear" w:color="auto" w:fill="auto"/>
            <w:noWrap/>
            <w:vAlign w:val="center"/>
          </w:tcPr>
          <w:p w14:paraId="168C23FC"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交易对手方会员名称</w:t>
            </w:r>
          </w:p>
        </w:tc>
        <w:tc>
          <w:tcPr>
            <w:tcW w:w="567" w:type="dxa"/>
            <w:tcBorders>
              <w:top w:val="nil"/>
              <w:left w:val="nil"/>
              <w:bottom w:val="single" w:sz="4" w:space="0" w:color="auto"/>
              <w:right w:val="single" w:sz="4" w:space="0" w:color="auto"/>
            </w:tcBorders>
            <w:shd w:val="clear" w:color="auto" w:fill="auto"/>
            <w:noWrap/>
            <w:vAlign w:val="center"/>
          </w:tcPr>
          <w:p w14:paraId="194D4062"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43ABAE2B"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2C4574CC"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0E7C0132" w14:textId="77777777" w:rsidTr="00DF3208">
        <w:trPr>
          <w:trHeight w:val="270"/>
        </w:trPr>
        <w:tc>
          <w:tcPr>
            <w:tcW w:w="798" w:type="dxa"/>
            <w:tcBorders>
              <w:top w:val="nil"/>
              <w:left w:val="single" w:sz="4" w:space="0" w:color="auto"/>
              <w:bottom w:val="single" w:sz="4" w:space="0" w:color="auto"/>
              <w:right w:val="single" w:sz="4" w:space="0" w:color="auto"/>
            </w:tcBorders>
          </w:tcPr>
          <w:p w14:paraId="0189690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F8E00A4"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T08</w:t>
            </w:r>
          </w:p>
        </w:tc>
        <w:tc>
          <w:tcPr>
            <w:tcW w:w="1937" w:type="dxa"/>
            <w:tcBorders>
              <w:top w:val="nil"/>
              <w:left w:val="nil"/>
              <w:bottom w:val="single" w:sz="4" w:space="0" w:color="auto"/>
              <w:right w:val="single" w:sz="4" w:space="0" w:color="auto"/>
            </w:tcBorders>
            <w:shd w:val="clear" w:color="auto" w:fill="auto"/>
            <w:vAlign w:val="center"/>
          </w:tcPr>
          <w:p w14:paraId="55BB4CAC"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opSeatID</w:t>
            </w:r>
          </w:p>
        </w:tc>
        <w:tc>
          <w:tcPr>
            <w:tcW w:w="2552" w:type="dxa"/>
            <w:tcBorders>
              <w:top w:val="nil"/>
              <w:left w:val="nil"/>
              <w:bottom w:val="single" w:sz="4" w:space="0" w:color="auto"/>
              <w:right w:val="single" w:sz="4" w:space="0" w:color="auto"/>
            </w:tcBorders>
            <w:shd w:val="clear" w:color="auto" w:fill="auto"/>
            <w:noWrap/>
            <w:vAlign w:val="center"/>
          </w:tcPr>
          <w:p w14:paraId="0D795790"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交易对手方席位代码</w:t>
            </w:r>
          </w:p>
        </w:tc>
        <w:tc>
          <w:tcPr>
            <w:tcW w:w="567" w:type="dxa"/>
            <w:tcBorders>
              <w:top w:val="nil"/>
              <w:left w:val="nil"/>
              <w:bottom w:val="single" w:sz="4" w:space="0" w:color="auto"/>
              <w:right w:val="single" w:sz="4" w:space="0" w:color="auto"/>
            </w:tcBorders>
            <w:shd w:val="clear" w:color="auto" w:fill="auto"/>
            <w:noWrap/>
            <w:vAlign w:val="center"/>
          </w:tcPr>
          <w:p w14:paraId="0320EEDB"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2177FC3C"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31457E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2117F090" w14:textId="77777777" w:rsidTr="00DF3208">
        <w:trPr>
          <w:trHeight w:val="270"/>
        </w:trPr>
        <w:tc>
          <w:tcPr>
            <w:tcW w:w="798" w:type="dxa"/>
            <w:tcBorders>
              <w:top w:val="nil"/>
              <w:left w:val="single" w:sz="4" w:space="0" w:color="auto"/>
              <w:bottom w:val="single" w:sz="4" w:space="0" w:color="auto"/>
              <w:right w:val="single" w:sz="4" w:space="0" w:color="auto"/>
            </w:tcBorders>
          </w:tcPr>
          <w:p w14:paraId="4646A65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F675263" w14:textId="77777777" w:rsidR="00BB0AAC" w:rsidRPr="00FA0AF2" w:rsidRDefault="00BB0AAC" w:rsidP="00BB0AA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M25</w:t>
            </w:r>
          </w:p>
        </w:tc>
        <w:tc>
          <w:tcPr>
            <w:tcW w:w="1937" w:type="dxa"/>
            <w:tcBorders>
              <w:top w:val="nil"/>
              <w:left w:val="nil"/>
              <w:bottom w:val="single" w:sz="4" w:space="0" w:color="auto"/>
              <w:right w:val="single" w:sz="4" w:space="0" w:color="auto"/>
            </w:tcBorders>
            <w:shd w:val="clear" w:color="auto" w:fill="auto"/>
            <w:vAlign w:val="center"/>
          </w:tcPr>
          <w:p w14:paraId="59D05516" w14:textId="77777777" w:rsidR="00BB0AAC" w:rsidRPr="00FA0AF2" w:rsidRDefault="00BB0AAC" w:rsidP="00BB0AA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seatName</w:t>
            </w:r>
          </w:p>
        </w:tc>
        <w:tc>
          <w:tcPr>
            <w:tcW w:w="2552" w:type="dxa"/>
            <w:tcBorders>
              <w:top w:val="nil"/>
              <w:left w:val="nil"/>
              <w:bottom w:val="single" w:sz="4" w:space="0" w:color="auto"/>
              <w:right w:val="single" w:sz="4" w:space="0" w:color="auto"/>
            </w:tcBorders>
            <w:shd w:val="clear" w:color="auto" w:fill="auto"/>
            <w:noWrap/>
            <w:vAlign w:val="center"/>
          </w:tcPr>
          <w:p w14:paraId="285D24E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交易对手方席位名称</w:t>
            </w:r>
          </w:p>
        </w:tc>
        <w:tc>
          <w:tcPr>
            <w:tcW w:w="567" w:type="dxa"/>
            <w:tcBorders>
              <w:top w:val="nil"/>
              <w:left w:val="nil"/>
              <w:bottom w:val="single" w:sz="4" w:space="0" w:color="auto"/>
              <w:right w:val="single" w:sz="4" w:space="0" w:color="auto"/>
            </w:tcBorders>
            <w:shd w:val="clear" w:color="auto" w:fill="auto"/>
            <w:noWrap/>
            <w:vAlign w:val="center"/>
          </w:tcPr>
          <w:p w14:paraId="185C9732"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33210945"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56D6713"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0D8A80E7" w14:textId="77777777" w:rsidTr="00DF3208">
        <w:trPr>
          <w:trHeight w:val="270"/>
        </w:trPr>
        <w:tc>
          <w:tcPr>
            <w:tcW w:w="798" w:type="dxa"/>
            <w:tcBorders>
              <w:top w:val="nil"/>
              <w:left w:val="single" w:sz="4" w:space="0" w:color="auto"/>
              <w:bottom w:val="single" w:sz="4" w:space="0" w:color="auto"/>
              <w:right w:val="single" w:sz="4" w:space="0" w:color="auto"/>
            </w:tcBorders>
          </w:tcPr>
          <w:p w14:paraId="2E7481AE"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69FC0FC"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T</w:t>
            </w:r>
            <w:r w:rsidRPr="00FA0AF2">
              <w:rPr>
                <w:rFonts w:ascii="宋体" w:eastAsia="宋体" w:hAnsi="宋体" w:cs="宋体" w:hint="eastAsia"/>
                <w:color w:val="000000"/>
                <w:kern w:val="0"/>
                <w:sz w:val="20"/>
                <w:szCs w:val="20"/>
              </w:rPr>
              <w:t>04</w:t>
            </w:r>
          </w:p>
        </w:tc>
        <w:tc>
          <w:tcPr>
            <w:tcW w:w="1937" w:type="dxa"/>
            <w:tcBorders>
              <w:top w:val="nil"/>
              <w:left w:val="nil"/>
              <w:bottom w:val="single" w:sz="4" w:space="0" w:color="auto"/>
              <w:right w:val="single" w:sz="4" w:space="0" w:color="auto"/>
            </w:tcBorders>
            <w:shd w:val="clear" w:color="auto" w:fill="auto"/>
            <w:vAlign w:val="center"/>
          </w:tcPr>
          <w:p w14:paraId="79BB560A"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opClientID</w:t>
            </w:r>
          </w:p>
        </w:tc>
        <w:tc>
          <w:tcPr>
            <w:tcW w:w="2552" w:type="dxa"/>
            <w:tcBorders>
              <w:top w:val="nil"/>
              <w:left w:val="nil"/>
              <w:bottom w:val="single" w:sz="4" w:space="0" w:color="auto"/>
              <w:right w:val="single" w:sz="4" w:space="0" w:color="auto"/>
            </w:tcBorders>
            <w:shd w:val="clear" w:color="auto" w:fill="auto"/>
            <w:noWrap/>
            <w:vAlign w:val="center"/>
          </w:tcPr>
          <w:p w14:paraId="22E0BD50"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交易对手方客户代码</w:t>
            </w:r>
          </w:p>
        </w:tc>
        <w:tc>
          <w:tcPr>
            <w:tcW w:w="567" w:type="dxa"/>
            <w:tcBorders>
              <w:top w:val="nil"/>
              <w:left w:val="nil"/>
              <w:bottom w:val="single" w:sz="4" w:space="0" w:color="auto"/>
              <w:right w:val="single" w:sz="4" w:space="0" w:color="auto"/>
            </w:tcBorders>
            <w:shd w:val="clear" w:color="auto" w:fill="auto"/>
            <w:noWrap/>
            <w:vAlign w:val="center"/>
          </w:tcPr>
          <w:p w14:paraId="22CB6D52"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712DB2A9"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12BEF5D"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4D5AEFE0" w14:textId="77777777" w:rsidTr="00DF3208">
        <w:trPr>
          <w:trHeight w:val="270"/>
        </w:trPr>
        <w:tc>
          <w:tcPr>
            <w:tcW w:w="798" w:type="dxa"/>
            <w:tcBorders>
              <w:top w:val="nil"/>
              <w:left w:val="single" w:sz="4" w:space="0" w:color="auto"/>
              <w:bottom w:val="single" w:sz="4" w:space="0" w:color="auto"/>
              <w:right w:val="single" w:sz="4" w:space="0" w:color="auto"/>
            </w:tcBorders>
          </w:tcPr>
          <w:p w14:paraId="157FE7A7"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6E6A674" w14:textId="77777777" w:rsidR="00BB0AAC" w:rsidRPr="00FA0AF2" w:rsidRDefault="00BB0AAC" w:rsidP="00BB0AA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M</w:t>
            </w:r>
            <w:r w:rsidRPr="00FA0AF2">
              <w:rPr>
                <w:rFonts w:ascii="宋体" w:eastAsia="宋体" w:hAnsi="宋体" w:cs="宋体" w:hint="eastAsia"/>
                <w:color w:val="000000"/>
                <w:kern w:val="0"/>
                <w:sz w:val="20"/>
                <w:szCs w:val="20"/>
              </w:rPr>
              <w:t>32</w:t>
            </w:r>
          </w:p>
        </w:tc>
        <w:tc>
          <w:tcPr>
            <w:tcW w:w="1937" w:type="dxa"/>
            <w:tcBorders>
              <w:top w:val="nil"/>
              <w:left w:val="nil"/>
              <w:bottom w:val="single" w:sz="4" w:space="0" w:color="auto"/>
              <w:right w:val="single" w:sz="4" w:space="0" w:color="auto"/>
            </w:tcBorders>
            <w:shd w:val="clear" w:color="auto" w:fill="auto"/>
            <w:vAlign w:val="center"/>
          </w:tcPr>
          <w:p w14:paraId="398C9BDA" w14:textId="77777777" w:rsidR="00BB0AAC" w:rsidRPr="00FA0AF2" w:rsidRDefault="00BB0AAC" w:rsidP="00BB0AA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clientName</w:t>
            </w:r>
          </w:p>
        </w:tc>
        <w:tc>
          <w:tcPr>
            <w:tcW w:w="2552" w:type="dxa"/>
            <w:tcBorders>
              <w:top w:val="nil"/>
              <w:left w:val="nil"/>
              <w:bottom w:val="single" w:sz="4" w:space="0" w:color="auto"/>
              <w:right w:val="single" w:sz="4" w:space="0" w:color="auto"/>
            </w:tcBorders>
            <w:shd w:val="clear" w:color="auto" w:fill="auto"/>
            <w:noWrap/>
            <w:vAlign w:val="center"/>
          </w:tcPr>
          <w:p w14:paraId="6243C4F9"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交易对手方客户名称</w:t>
            </w:r>
          </w:p>
        </w:tc>
        <w:tc>
          <w:tcPr>
            <w:tcW w:w="567" w:type="dxa"/>
            <w:tcBorders>
              <w:top w:val="nil"/>
              <w:left w:val="nil"/>
              <w:bottom w:val="single" w:sz="4" w:space="0" w:color="auto"/>
              <w:right w:val="single" w:sz="4" w:space="0" w:color="auto"/>
            </w:tcBorders>
            <w:shd w:val="clear" w:color="auto" w:fill="auto"/>
            <w:noWrap/>
            <w:vAlign w:val="center"/>
          </w:tcPr>
          <w:p w14:paraId="5CE868EF"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5B0E88EA"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57A76F05"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01E9F364"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34B15525"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21C2E15" w14:textId="77777777" w:rsidR="00BB0AAC" w:rsidRPr="00FA0AF2" w:rsidRDefault="00BB0AAC" w:rsidP="00BB0AA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K</w:t>
            </w:r>
            <w:r w:rsidRPr="00FA0AF2">
              <w:rPr>
                <w:rFonts w:ascii="宋体" w:eastAsia="宋体" w:hAnsi="宋体" w:cs="宋体" w:hint="eastAsia"/>
                <w:color w:val="000000"/>
                <w:kern w:val="0"/>
                <w:sz w:val="20"/>
                <w:szCs w:val="20"/>
              </w:rPr>
              <w:t>08</w:t>
            </w:r>
          </w:p>
        </w:tc>
        <w:tc>
          <w:tcPr>
            <w:tcW w:w="1937" w:type="dxa"/>
            <w:tcBorders>
              <w:top w:val="nil"/>
              <w:left w:val="nil"/>
              <w:bottom w:val="single" w:sz="4" w:space="0" w:color="auto"/>
              <w:right w:val="single" w:sz="4" w:space="0" w:color="auto"/>
            </w:tcBorders>
            <w:shd w:val="clear" w:color="auto" w:fill="auto"/>
            <w:noWrap/>
            <w:vAlign w:val="center"/>
          </w:tcPr>
          <w:p w14:paraId="5E209399" w14:textId="77777777" w:rsidR="00BB0AAC" w:rsidRPr="00FA0AF2" w:rsidRDefault="00BB0AAC" w:rsidP="00BB0AA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assotiateSheetNo</w:t>
            </w:r>
          </w:p>
        </w:tc>
        <w:tc>
          <w:tcPr>
            <w:tcW w:w="2552" w:type="dxa"/>
            <w:tcBorders>
              <w:top w:val="nil"/>
              <w:left w:val="nil"/>
              <w:bottom w:val="single" w:sz="4" w:space="0" w:color="auto"/>
              <w:right w:val="single" w:sz="4" w:space="0" w:color="auto"/>
            </w:tcBorders>
            <w:shd w:val="clear" w:color="auto" w:fill="auto"/>
            <w:noWrap/>
            <w:vAlign w:val="center"/>
          </w:tcPr>
          <w:p w14:paraId="22CB48B9"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租借登记编号</w:t>
            </w:r>
          </w:p>
        </w:tc>
        <w:tc>
          <w:tcPr>
            <w:tcW w:w="567" w:type="dxa"/>
            <w:tcBorders>
              <w:top w:val="nil"/>
              <w:left w:val="nil"/>
              <w:bottom w:val="single" w:sz="4" w:space="0" w:color="auto"/>
              <w:right w:val="single" w:sz="4" w:space="0" w:color="auto"/>
            </w:tcBorders>
            <w:shd w:val="clear" w:color="auto" w:fill="auto"/>
            <w:noWrap/>
            <w:vAlign w:val="center"/>
          </w:tcPr>
          <w:p w14:paraId="6BB1A983"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19C0EB4C"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tcPr>
          <w:p w14:paraId="190F7AE2"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61F09294"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072AFB27"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6F1C703"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F63</w:t>
            </w:r>
          </w:p>
        </w:tc>
        <w:tc>
          <w:tcPr>
            <w:tcW w:w="1937" w:type="dxa"/>
            <w:tcBorders>
              <w:top w:val="nil"/>
              <w:left w:val="nil"/>
              <w:bottom w:val="single" w:sz="4" w:space="0" w:color="auto"/>
              <w:right w:val="single" w:sz="4" w:space="0" w:color="auto"/>
            </w:tcBorders>
            <w:shd w:val="clear" w:color="auto" w:fill="auto"/>
            <w:noWrap/>
            <w:vAlign w:val="center"/>
          </w:tcPr>
          <w:p w14:paraId="546C7F44"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interest</w:t>
            </w:r>
          </w:p>
        </w:tc>
        <w:tc>
          <w:tcPr>
            <w:tcW w:w="2552" w:type="dxa"/>
            <w:tcBorders>
              <w:top w:val="nil"/>
              <w:left w:val="nil"/>
              <w:bottom w:val="single" w:sz="4" w:space="0" w:color="auto"/>
              <w:right w:val="single" w:sz="4" w:space="0" w:color="auto"/>
            </w:tcBorders>
            <w:shd w:val="clear" w:color="auto" w:fill="auto"/>
            <w:noWrap/>
            <w:vAlign w:val="center"/>
          </w:tcPr>
          <w:p w14:paraId="615B45B4"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租借利息</w:t>
            </w:r>
          </w:p>
        </w:tc>
        <w:tc>
          <w:tcPr>
            <w:tcW w:w="567" w:type="dxa"/>
            <w:tcBorders>
              <w:top w:val="nil"/>
              <w:left w:val="nil"/>
              <w:bottom w:val="single" w:sz="4" w:space="0" w:color="auto"/>
              <w:right w:val="single" w:sz="4" w:space="0" w:color="auto"/>
            </w:tcBorders>
            <w:shd w:val="clear" w:color="auto" w:fill="auto"/>
            <w:noWrap/>
            <w:vAlign w:val="center"/>
          </w:tcPr>
          <w:p w14:paraId="058E056D"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noWrap/>
            <w:vAlign w:val="center"/>
          </w:tcPr>
          <w:p w14:paraId="3472E3D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tcPr>
          <w:p w14:paraId="369A8BC3"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5D19F86D"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65341054"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9635B2F" w14:textId="77777777" w:rsidR="00BB0AAC" w:rsidRPr="00FA0AF2" w:rsidRDefault="00BB0AAC" w:rsidP="00BB0AA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T71</w:t>
            </w:r>
          </w:p>
        </w:tc>
        <w:tc>
          <w:tcPr>
            <w:tcW w:w="1937" w:type="dxa"/>
            <w:tcBorders>
              <w:top w:val="nil"/>
              <w:left w:val="nil"/>
              <w:bottom w:val="single" w:sz="4" w:space="0" w:color="auto"/>
              <w:right w:val="single" w:sz="4" w:space="0" w:color="auto"/>
            </w:tcBorders>
            <w:shd w:val="clear" w:color="auto" w:fill="auto"/>
            <w:noWrap/>
            <w:vAlign w:val="center"/>
          </w:tcPr>
          <w:p w14:paraId="13ADC66F" w14:textId="77777777" w:rsidR="00BB0AAC" w:rsidRPr="00FA0AF2" w:rsidRDefault="00BB0AAC" w:rsidP="00BB0AAC">
            <w:pPr>
              <w:widowControl/>
              <w:spacing w:line="240" w:lineRule="auto"/>
              <w:ind w:firstLineChars="0" w:firstLine="0"/>
              <w:jc w:val="left"/>
              <w:rPr>
                <w:rFonts w:ascii="宋体" w:eastAsia="宋体" w:hAnsi="宋体" w:cs="宋体"/>
                <w:color w:val="000000"/>
                <w:kern w:val="0"/>
                <w:sz w:val="20"/>
                <w:szCs w:val="20"/>
              </w:rPr>
            </w:pPr>
            <w:r w:rsidRPr="00FA0AF2">
              <w:rPr>
                <w:rFonts w:ascii="宋体" w:eastAsia="宋体" w:hAnsi="宋体" w:cs="宋体"/>
                <w:color w:val="000000"/>
                <w:kern w:val="0"/>
                <w:sz w:val="20"/>
                <w:szCs w:val="20"/>
              </w:rPr>
              <w:t>checkFlag</w:t>
            </w:r>
          </w:p>
        </w:tc>
        <w:tc>
          <w:tcPr>
            <w:tcW w:w="2552" w:type="dxa"/>
            <w:tcBorders>
              <w:top w:val="nil"/>
              <w:left w:val="nil"/>
              <w:bottom w:val="single" w:sz="4" w:space="0" w:color="auto"/>
              <w:right w:val="single" w:sz="4" w:space="0" w:color="auto"/>
            </w:tcBorders>
            <w:shd w:val="clear" w:color="auto" w:fill="auto"/>
            <w:noWrap/>
            <w:vAlign w:val="center"/>
            <w:hideMark/>
          </w:tcPr>
          <w:p w14:paraId="0CA2582F"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审批状态</w:t>
            </w:r>
          </w:p>
        </w:tc>
        <w:tc>
          <w:tcPr>
            <w:tcW w:w="567" w:type="dxa"/>
            <w:tcBorders>
              <w:top w:val="nil"/>
              <w:left w:val="nil"/>
              <w:bottom w:val="single" w:sz="4" w:space="0" w:color="auto"/>
              <w:right w:val="single" w:sz="4" w:space="0" w:color="auto"/>
            </w:tcBorders>
            <w:shd w:val="clear" w:color="auto" w:fill="auto"/>
            <w:noWrap/>
            <w:vAlign w:val="center"/>
            <w:hideMark/>
          </w:tcPr>
          <w:p w14:paraId="4B1DBDF8"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hideMark/>
          </w:tcPr>
          <w:p w14:paraId="4F0DA417"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hideMark/>
          </w:tcPr>
          <w:p w14:paraId="595CEDC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3CEF5F58"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485C5C57"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A4F6148"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S95</w:t>
            </w:r>
          </w:p>
        </w:tc>
        <w:tc>
          <w:tcPr>
            <w:tcW w:w="1937" w:type="dxa"/>
            <w:tcBorders>
              <w:top w:val="nil"/>
              <w:left w:val="nil"/>
              <w:bottom w:val="single" w:sz="4" w:space="0" w:color="auto"/>
              <w:right w:val="single" w:sz="4" w:space="0" w:color="auto"/>
            </w:tcBorders>
            <w:shd w:val="clear" w:color="auto" w:fill="auto"/>
            <w:noWrap/>
            <w:vAlign w:val="center"/>
          </w:tcPr>
          <w:p w14:paraId="7253BB4E"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color w:val="000000"/>
                <w:kern w:val="0"/>
                <w:sz w:val="20"/>
                <w:szCs w:val="20"/>
              </w:rPr>
              <w:t>[clientStorageChangeInfoData]</w:t>
            </w:r>
          </w:p>
        </w:tc>
        <w:tc>
          <w:tcPr>
            <w:tcW w:w="2552" w:type="dxa"/>
            <w:tcBorders>
              <w:top w:val="nil"/>
              <w:left w:val="nil"/>
              <w:bottom w:val="single" w:sz="4" w:space="0" w:color="auto"/>
              <w:right w:val="single" w:sz="4" w:space="0" w:color="auto"/>
            </w:tcBorders>
            <w:shd w:val="clear" w:color="auto" w:fill="auto"/>
            <w:noWrap/>
            <w:vAlign w:val="center"/>
          </w:tcPr>
          <w:p w14:paraId="1145895D"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租借还金登记交割品种明细信息</w:t>
            </w:r>
          </w:p>
        </w:tc>
        <w:tc>
          <w:tcPr>
            <w:tcW w:w="567" w:type="dxa"/>
            <w:tcBorders>
              <w:top w:val="nil"/>
              <w:left w:val="nil"/>
              <w:bottom w:val="single" w:sz="4" w:space="0" w:color="auto"/>
              <w:right w:val="single" w:sz="4" w:space="0" w:color="auto"/>
            </w:tcBorders>
            <w:shd w:val="clear" w:color="auto" w:fill="auto"/>
            <w:noWrap/>
            <w:vAlign w:val="center"/>
          </w:tcPr>
          <w:p w14:paraId="33B36929"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04D62277"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tcPr>
          <w:p w14:paraId="25F4D72B"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1D9A7DD8"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46297AD3"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059D1E9"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p>
        </w:tc>
        <w:tc>
          <w:tcPr>
            <w:tcW w:w="1937" w:type="dxa"/>
            <w:tcBorders>
              <w:top w:val="nil"/>
              <w:left w:val="nil"/>
              <w:bottom w:val="single" w:sz="4" w:space="0" w:color="auto"/>
              <w:right w:val="single" w:sz="4" w:space="0" w:color="auto"/>
            </w:tcBorders>
            <w:shd w:val="clear" w:color="auto" w:fill="auto"/>
            <w:noWrap/>
            <w:vAlign w:val="center"/>
          </w:tcPr>
          <w:p w14:paraId="50D6A8A4"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p>
        </w:tc>
        <w:tc>
          <w:tcPr>
            <w:tcW w:w="2552" w:type="dxa"/>
            <w:tcBorders>
              <w:top w:val="nil"/>
              <w:left w:val="nil"/>
              <w:bottom w:val="single" w:sz="4" w:space="0" w:color="auto"/>
              <w:right w:val="single" w:sz="4" w:space="0" w:color="auto"/>
            </w:tcBorders>
            <w:shd w:val="clear" w:color="auto" w:fill="auto"/>
            <w:noWrap/>
            <w:vAlign w:val="center"/>
          </w:tcPr>
          <w:p w14:paraId="561082FA"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租借还金登记交割品种明细</w:t>
            </w:r>
          </w:p>
        </w:tc>
        <w:tc>
          <w:tcPr>
            <w:tcW w:w="567" w:type="dxa"/>
            <w:tcBorders>
              <w:top w:val="nil"/>
              <w:left w:val="nil"/>
              <w:bottom w:val="single" w:sz="4" w:space="0" w:color="auto"/>
              <w:right w:val="single" w:sz="4" w:space="0" w:color="auto"/>
            </w:tcBorders>
            <w:shd w:val="clear" w:color="auto" w:fill="auto"/>
            <w:noWrap/>
            <w:vAlign w:val="center"/>
          </w:tcPr>
          <w:p w14:paraId="527DA422"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p>
        </w:tc>
        <w:tc>
          <w:tcPr>
            <w:tcW w:w="565" w:type="dxa"/>
            <w:tcBorders>
              <w:top w:val="nil"/>
              <w:left w:val="nil"/>
              <w:bottom w:val="single" w:sz="4" w:space="0" w:color="auto"/>
              <w:right w:val="single" w:sz="4" w:space="0" w:color="auto"/>
            </w:tcBorders>
            <w:shd w:val="clear" w:color="auto" w:fill="auto"/>
            <w:vAlign w:val="center"/>
          </w:tcPr>
          <w:p w14:paraId="390E9B19"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vAlign w:val="center"/>
          </w:tcPr>
          <w:p w14:paraId="0060D365"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p>
        </w:tc>
      </w:tr>
      <w:tr w:rsidR="00BB0AAC" w:rsidRPr="00FA0AF2" w14:paraId="4996F64E"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4ADA8B2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3D185A0A"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V00</w:t>
            </w:r>
          </w:p>
        </w:tc>
        <w:tc>
          <w:tcPr>
            <w:tcW w:w="1937" w:type="dxa"/>
            <w:tcBorders>
              <w:top w:val="nil"/>
              <w:left w:val="nil"/>
              <w:bottom w:val="single" w:sz="4" w:space="0" w:color="auto"/>
              <w:right w:val="single" w:sz="4" w:space="0" w:color="auto"/>
            </w:tcBorders>
            <w:shd w:val="clear" w:color="auto" w:fill="auto"/>
            <w:vAlign w:val="center"/>
            <w:hideMark/>
          </w:tcPr>
          <w:p w14:paraId="6A42FE6F"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varietyID</w:t>
            </w:r>
          </w:p>
        </w:tc>
        <w:tc>
          <w:tcPr>
            <w:tcW w:w="2552" w:type="dxa"/>
            <w:tcBorders>
              <w:top w:val="nil"/>
              <w:left w:val="nil"/>
              <w:bottom w:val="single" w:sz="4" w:space="0" w:color="auto"/>
              <w:right w:val="single" w:sz="4" w:space="0" w:color="auto"/>
            </w:tcBorders>
            <w:shd w:val="clear" w:color="auto" w:fill="auto"/>
            <w:noWrap/>
            <w:vAlign w:val="center"/>
            <w:hideMark/>
          </w:tcPr>
          <w:p w14:paraId="2727C922"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交割品种代码</w:t>
            </w:r>
          </w:p>
        </w:tc>
        <w:tc>
          <w:tcPr>
            <w:tcW w:w="567" w:type="dxa"/>
            <w:tcBorders>
              <w:top w:val="nil"/>
              <w:left w:val="nil"/>
              <w:bottom w:val="single" w:sz="4" w:space="0" w:color="auto"/>
              <w:right w:val="single" w:sz="4" w:space="0" w:color="auto"/>
            </w:tcBorders>
            <w:shd w:val="clear" w:color="auto" w:fill="auto"/>
            <w:noWrap/>
            <w:vAlign w:val="center"/>
            <w:hideMark/>
          </w:tcPr>
          <w:p w14:paraId="3C5BEAE7"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hideMark/>
          </w:tcPr>
          <w:p w14:paraId="2D4F79AF"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hideMark/>
          </w:tcPr>
          <w:p w14:paraId="5CFBF947"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34CC0867"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3F73DC30"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AD2ECB6"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W00</w:t>
            </w:r>
          </w:p>
        </w:tc>
        <w:tc>
          <w:tcPr>
            <w:tcW w:w="1937" w:type="dxa"/>
            <w:tcBorders>
              <w:top w:val="nil"/>
              <w:left w:val="nil"/>
              <w:bottom w:val="single" w:sz="4" w:space="0" w:color="auto"/>
              <w:right w:val="single" w:sz="4" w:space="0" w:color="auto"/>
            </w:tcBorders>
            <w:shd w:val="clear" w:color="auto" w:fill="auto"/>
            <w:vAlign w:val="center"/>
          </w:tcPr>
          <w:p w14:paraId="68CFE2B3"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warehouseID</w:t>
            </w:r>
          </w:p>
        </w:tc>
        <w:tc>
          <w:tcPr>
            <w:tcW w:w="2552" w:type="dxa"/>
            <w:tcBorders>
              <w:top w:val="nil"/>
              <w:left w:val="nil"/>
              <w:bottom w:val="single" w:sz="4" w:space="0" w:color="auto"/>
              <w:right w:val="single" w:sz="4" w:space="0" w:color="auto"/>
            </w:tcBorders>
            <w:shd w:val="clear" w:color="auto" w:fill="auto"/>
            <w:noWrap/>
            <w:vAlign w:val="center"/>
          </w:tcPr>
          <w:p w14:paraId="0A38CC0A"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仓库代码</w:t>
            </w:r>
          </w:p>
        </w:tc>
        <w:tc>
          <w:tcPr>
            <w:tcW w:w="567" w:type="dxa"/>
            <w:tcBorders>
              <w:top w:val="nil"/>
              <w:left w:val="nil"/>
              <w:bottom w:val="single" w:sz="4" w:space="0" w:color="auto"/>
              <w:right w:val="single" w:sz="4" w:space="0" w:color="auto"/>
            </w:tcBorders>
            <w:shd w:val="clear" w:color="auto" w:fill="auto"/>
            <w:noWrap/>
            <w:vAlign w:val="center"/>
          </w:tcPr>
          <w:p w14:paraId="3FF85B66"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tcPr>
          <w:p w14:paraId="35D721A3"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tcPr>
          <w:p w14:paraId="19322BEE"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FA0AF2" w14:paraId="4EB4AE6E"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126B2113"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2E09E95"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T52</w:t>
            </w:r>
          </w:p>
        </w:tc>
        <w:tc>
          <w:tcPr>
            <w:tcW w:w="1937" w:type="dxa"/>
            <w:tcBorders>
              <w:top w:val="nil"/>
              <w:left w:val="nil"/>
              <w:bottom w:val="single" w:sz="4" w:space="0" w:color="auto"/>
              <w:right w:val="single" w:sz="4" w:space="0" w:color="auto"/>
            </w:tcBorders>
            <w:shd w:val="clear" w:color="auto" w:fill="auto"/>
            <w:noWrap/>
            <w:vAlign w:val="center"/>
          </w:tcPr>
          <w:p w14:paraId="6E309B4F"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stdWeight</w:t>
            </w:r>
          </w:p>
        </w:tc>
        <w:tc>
          <w:tcPr>
            <w:tcW w:w="2552" w:type="dxa"/>
            <w:tcBorders>
              <w:top w:val="nil"/>
              <w:left w:val="nil"/>
              <w:bottom w:val="single" w:sz="4" w:space="0" w:color="auto"/>
              <w:right w:val="single" w:sz="4" w:space="0" w:color="auto"/>
            </w:tcBorders>
            <w:shd w:val="clear" w:color="auto" w:fill="auto"/>
            <w:noWrap/>
            <w:vAlign w:val="center"/>
            <w:hideMark/>
          </w:tcPr>
          <w:p w14:paraId="59C31617"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租借还金重量</w:t>
            </w:r>
          </w:p>
        </w:tc>
        <w:tc>
          <w:tcPr>
            <w:tcW w:w="567" w:type="dxa"/>
            <w:tcBorders>
              <w:top w:val="nil"/>
              <w:left w:val="nil"/>
              <w:bottom w:val="single" w:sz="4" w:space="0" w:color="auto"/>
              <w:right w:val="single" w:sz="4" w:space="0" w:color="auto"/>
            </w:tcBorders>
            <w:shd w:val="clear" w:color="auto" w:fill="auto"/>
            <w:noWrap/>
            <w:vAlign w:val="center"/>
            <w:hideMark/>
          </w:tcPr>
          <w:p w14:paraId="2C335BE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hideMark/>
          </w:tcPr>
          <w:p w14:paraId="49589351"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hideMark/>
          </w:tcPr>
          <w:p w14:paraId="66185653"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查询结果不为空时必填</w:t>
            </w:r>
          </w:p>
        </w:tc>
      </w:tr>
      <w:tr w:rsidR="00BB0AAC" w:rsidRPr="00710A79" w14:paraId="1BC91975"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04948A9B"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1960B37"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X39</w:t>
            </w:r>
          </w:p>
        </w:tc>
        <w:tc>
          <w:tcPr>
            <w:tcW w:w="1937" w:type="dxa"/>
            <w:tcBorders>
              <w:top w:val="nil"/>
              <w:left w:val="nil"/>
              <w:bottom w:val="single" w:sz="4" w:space="0" w:color="auto"/>
              <w:right w:val="single" w:sz="4" w:space="0" w:color="auto"/>
            </w:tcBorders>
            <w:shd w:val="clear" w:color="auto" w:fill="auto"/>
            <w:noWrap/>
            <w:vAlign w:val="center"/>
            <w:hideMark/>
          </w:tcPr>
          <w:p w14:paraId="04390B96"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RspCode</w:t>
            </w:r>
          </w:p>
        </w:tc>
        <w:tc>
          <w:tcPr>
            <w:tcW w:w="2552" w:type="dxa"/>
            <w:tcBorders>
              <w:top w:val="nil"/>
              <w:left w:val="nil"/>
              <w:bottom w:val="single" w:sz="4" w:space="0" w:color="auto"/>
              <w:right w:val="single" w:sz="4" w:space="0" w:color="auto"/>
            </w:tcBorders>
            <w:shd w:val="clear" w:color="auto" w:fill="auto"/>
            <w:noWrap/>
            <w:vAlign w:val="center"/>
            <w:hideMark/>
          </w:tcPr>
          <w:p w14:paraId="1B7E1B5D"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响应代码</w:t>
            </w:r>
          </w:p>
        </w:tc>
        <w:tc>
          <w:tcPr>
            <w:tcW w:w="567" w:type="dxa"/>
            <w:tcBorders>
              <w:top w:val="nil"/>
              <w:left w:val="nil"/>
              <w:bottom w:val="single" w:sz="4" w:space="0" w:color="auto"/>
              <w:right w:val="single" w:sz="4" w:space="0" w:color="auto"/>
            </w:tcBorders>
            <w:shd w:val="clear" w:color="auto" w:fill="auto"/>
            <w:noWrap/>
            <w:vAlign w:val="center"/>
            <w:hideMark/>
          </w:tcPr>
          <w:p w14:paraId="4FEC7628" w14:textId="77777777" w:rsidR="00BB0AAC" w:rsidRPr="00FA0AF2"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hideMark/>
          </w:tcPr>
          <w:p w14:paraId="3D7DBF4A" w14:textId="77777777" w:rsidR="00BB0AAC" w:rsidRPr="00710A79" w:rsidRDefault="00BB0AAC" w:rsidP="00BB0AAC">
            <w:pPr>
              <w:widowControl/>
              <w:spacing w:line="240" w:lineRule="auto"/>
              <w:ind w:firstLineChars="0" w:firstLine="0"/>
              <w:rPr>
                <w:rFonts w:ascii="宋体" w:eastAsia="宋体" w:hAnsi="宋体" w:cs="宋体"/>
                <w:color w:val="000000"/>
                <w:kern w:val="0"/>
                <w:sz w:val="20"/>
                <w:szCs w:val="20"/>
              </w:rPr>
            </w:pPr>
            <w:r w:rsidRPr="00FA0AF2">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vAlign w:val="center"/>
            <w:hideMark/>
          </w:tcPr>
          <w:p w14:paraId="1C203CCC" w14:textId="77777777" w:rsidR="00BB0AAC" w:rsidRPr="00710A79" w:rsidRDefault="00BB0AAC" w:rsidP="00BB0AAC">
            <w:pPr>
              <w:widowControl/>
              <w:spacing w:line="240" w:lineRule="auto"/>
              <w:ind w:firstLineChars="0" w:firstLine="0"/>
              <w:rPr>
                <w:rFonts w:ascii="宋体" w:eastAsia="宋体" w:hAnsi="宋体" w:cs="宋体"/>
                <w:color w:val="000000"/>
                <w:kern w:val="0"/>
                <w:sz w:val="20"/>
                <w:szCs w:val="20"/>
              </w:rPr>
            </w:pPr>
          </w:p>
        </w:tc>
      </w:tr>
      <w:tr w:rsidR="00BB0AAC" w:rsidRPr="00710A79" w14:paraId="41DEEE4B" w14:textId="77777777" w:rsidTr="00DF3208">
        <w:trPr>
          <w:trHeight w:val="270"/>
        </w:trPr>
        <w:tc>
          <w:tcPr>
            <w:tcW w:w="798" w:type="dxa"/>
            <w:tcBorders>
              <w:top w:val="nil"/>
              <w:left w:val="single" w:sz="4" w:space="0" w:color="auto"/>
              <w:bottom w:val="single" w:sz="4" w:space="0" w:color="auto"/>
              <w:right w:val="single" w:sz="4" w:space="0" w:color="auto"/>
            </w:tcBorders>
            <w:vAlign w:val="center"/>
          </w:tcPr>
          <w:p w14:paraId="0CE24B97" w14:textId="77777777" w:rsidR="00BB0AAC" w:rsidRPr="00710A79" w:rsidRDefault="00BB0AAC" w:rsidP="00BB0AAC">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07A882A" w14:textId="77777777" w:rsidR="00BB0AAC" w:rsidRPr="00710A79" w:rsidRDefault="00BB0AAC" w:rsidP="00BB0AA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X40</w:t>
            </w:r>
          </w:p>
        </w:tc>
        <w:tc>
          <w:tcPr>
            <w:tcW w:w="1937" w:type="dxa"/>
            <w:tcBorders>
              <w:top w:val="nil"/>
              <w:left w:val="nil"/>
              <w:bottom w:val="single" w:sz="4" w:space="0" w:color="auto"/>
              <w:right w:val="single" w:sz="4" w:space="0" w:color="auto"/>
            </w:tcBorders>
            <w:shd w:val="clear" w:color="auto" w:fill="auto"/>
            <w:noWrap/>
            <w:vAlign w:val="center"/>
            <w:hideMark/>
          </w:tcPr>
          <w:p w14:paraId="57C6A8D2" w14:textId="77777777" w:rsidR="00BB0AAC" w:rsidRPr="00710A79" w:rsidRDefault="00BB0AAC" w:rsidP="00BB0AA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RspMsg</w:t>
            </w:r>
          </w:p>
        </w:tc>
        <w:tc>
          <w:tcPr>
            <w:tcW w:w="2552" w:type="dxa"/>
            <w:tcBorders>
              <w:top w:val="nil"/>
              <w:left w:val="nil"/>
              <w:bottom w:val="single" w:sz="4" w:space="0" w:color="auto"/>
              <w:right w:val="single" w:sz="4" w:space="0" w:color="auto"/>
            </w:tcBorders>
            <w:shd w:val="clear" w:color="auto" w:fill="auto"/>
            <w:noWrap/>
            <w:vAlign w:val="center"/>
            <w:hideMark/>
          </w:tcPr>
          <w:p w14:paraId="7B4759E6" w14:textId="77777777" w:rsidR="00BB0AAC" w:rsidRPr="00710A79" w:rsidRDefault="00BB0AAC" w:rsidP="00BB0AA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响应消息</w:t>
            </w:r>
          </w:p>
        </w:tc>
        <w:tc>
          <w:tcPr>
            <w:tcW w:w="567" w:type="dxa"/>
            <w:tcBorders>
              <w:top w:val="nil"/>
              <w:left w:val="nil"/>
              <w:bottom w:val="single" w:sz="4" w:space="0" w:color="auto"/>
              <w:right w:val="single" w:sz="4" w:space="0" w:color="auto"/>
            </w:tcBorders>
            <w:shd w:val="clear" w:color="auto" w:fill="auto"/>
            <w:noWrap/>
            <w:vAlign w:val="center"/>
            <w:hideMark/>
          </w:tcPr>
          <w:p w14:paraId="7B50D60B" w14:textId="77777777" w:rsidR="00BB0AAC" w:rsidRPr="00710A79" w:rsidRDefault="00BB0AAC" w:rsidP="00BB0AA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w:t>
            </w:r>
          </w:p>
        </w:tc>
        <w:tc>
          <w:tcPr>
            <w:tcW w:w="565" w:type="dxa"/>
            <w:tcBorders>
              <w:top w:val="nil"/>
              <w:left w:val="nil"/>
              <w:bottom w:val="single" w:sz="4" w:space="0" w:color="auto"/>
              <w:right w:val="single" w:sz="4" w:space="0" w:color="auto"/>
            </w:tcBorders>
            <w:shd w:val="clear" w:color="auto" w:fill="auto"/>
            <w:vAlign w:val="center"/>
            <w:hideMark/>
          </w:tcPr>
          <w:p w14:paraId="6730702F" w14:textId="77777777" w:rsidR="00BB0AAC" w:rsidRPr="00710A79" w:rsidRDefault="00BB0AAC" w:rsidP="00BB0AAC">
            <w:pPr>
              <w:widowControl/>
              <w:spacing w:line="240" w:lineRule="auto"/>
              <w:ind w:firstLineChars="0" w:firstLine="0"/>
              <w:rPr>
                <w:rFonts w:ascii="宋体" w:eastAsia="宋体" w:hAnsi="宋体" w:cs="宋体"/>
                <w:color w:val="000000"/>
                <w:kern w:val="0"/>
                <w:sz w:val="20"/>
                <w:szCs w:val="20"/>
              </w:rPr>
            </w:pPr>
            <w:r w:rsidRPr="00710A79">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vAlign w:val="center"/>
            <w:hideMark/>
          </w:tcPr>
          <w:p w14:paraId="484CB595" w14:textId="77777777" w:rsidR="00BB0AAC" w:rsidRPr="00710A79" w:rsidRDefault="00BB0AAC" w:rsidP="00BB0AAC">
            <w:pPr>
              <w:widowControl/>
              <w:spacing w:line="240" w:lineRule="auto"/>
              <w:ind w:firstLineChars="0" w:firstLine="0"/>
              <w:rPr>
                <w:rFonts w:ascii="宋体" w:eastAsia="宋体" w:hAnsi="宋体" w:cs="宋体"/>
                <w:color w:val="000000"/>
                <w:kern w:val="0"/>
                <w:sz w:val="20"/>
                <w:szCs w:val="20"/>
              </w:rPr>
            </w:pPr>
          </w:p>
        </w:tc>
      </w:tr>
    </w:tbl>
    <w:p w14:paraId="66D98C93" w14:textId="77777777" w:rsidR="00C97261" w:rsidRPr="0089519E" w:rsidRDefault="00C97261" w:rsidP="007942C6">
      <w:pPr>
        <w:ind w:firstLine="480"/>
      </w:pPr>
    </w:p>
    <w:p w14:paraId="01B62450" w14:textId="77777777" w:rsidR="005B06E4" w:rsidRPr="004E5037" w:rsidRDefault="005B06E4" w:rsidP="005B06E4">
      <w:pPr>
        <w:pStyle w:val="3"/>
        <w:numPr>
          <w:ilvl w:val="2"/>
          <w:numId w:val="4"/>
        </w:numPr>
        <w:ind w:left="0" w:firstLineChars="0" w:firstLine="0"/>
      </w:pPr>
      <w:bookmarkStart w:id="55" w:name="_Toc475106249"/>
      <w:r w:rsidRPr="004E5037">
        <w:rPr>
          <w:rFonts w:hint="eastAsia"/>
        </w:rPr>
        <w:t>库存互换</w:t>
      </w:r>
      <w:bookmarkEnd w:id="55"/>
    </w:p>
    <w:p w14:paraId="439BBAB9" w14:textId="77777777" w:rsidR="005B06E4" w:rsidRPr="004E5037" w:rsidRDefault="005B06E4" w:rsidP="005B06E4">
      <w:pPr>
        <w:pStyle w:val="4"/>
        <w:numPr>
          <w:ilvl w:val="3"/>
          <w:numId w:val="4"/>
        </w:numPr>
        <w:ind w:left="0" w:firstLineChars="0" w:firstLine="0"/>
      </w:pPr>
      <w:r w:rsidRPr="004E5037">
        <w:rPr>
          <w:rFonts w:hint="eastAsia"/>
        </w:rPr>
        <w:t>提交库存互换申报请求及应答</w:t>
      </w:r>
    </w:p>
    <w:p w14:paraId="485724C0" w14:textId="77777777" w:rsidR="005B06E4" w:rsidRPr="004E5037" w:rsidRDefault="005B06E4" w:rsidP="001643FA">
      <w:pPr>
        <w:ind w:firstLine="482"/>
      </w:pPr>
      <w:r w:rsidRPr="004E5037">
        <w:rPr>
          <w:rFonts w:hint="eastAsia"/>
          <w:b/>
        </w:rPr>
        <w:t>功能：</w:t>
      </w:r>
      <w:r w:rsidR="00A824EA" w:rsidRPr="004E5037">
        <w:rPr>
          <w:rFonts w:hint="eastAsia"/>
        </w:rPr>
        <w:t>库存互换</w:t>
      </w:r>
      <w:r w:rsidRPr="004E5037">
        <w:rPr>
          <w:rFonts w:hint="eastAsia"/>
        </w:rPr>
        <w:t>申报指令用于会员二级系统把该会员席位所属客户填写的</w:t>
      </w:r>
      <w:r w:rsidR="00A824EA" w:rsidRPr="004E5037">
        <w:rPr>
          <w:rFonts w:hint="eastAsia"/>
        </w:rPr>
        <w:t>库存互换</w:t>
      </w:r>
      <w:r w:rsidRPr="004E5037">
        <w:rPr>
          <w:rFonts w:hint="eastAsia"/>
        </w:rPr>
        <w:t>申报单提交给一级系统。二级系统一定要经过增加操作后，才能将其提交给一级系统。申报时，可请求</w:t>
      </w:r>
      <w:r w:rsidR="00A824EA" w:rsidRPr="004E5037">
        <w:rPr>
          <w:rFonts w:hint="eastAsia"/>
        </w:rPr>
        <w:t>互换</w:t>
      </w:r>
      <w:r w:rsidRPr="004E5037">
        <w:rPr>
          <w:rFonts w:hint="eastAsia"/>
        </w:rPr>
        <w:t>多个交割品种。</w:t>
      </w:r>
    </w:p>
    <w:p w14:paraId="5229A68D" w14:textId="77777777" w:rsidR="005B06E4" w:rsidRPr="004E5037" w:rsidRDefault="005B06E4" w:rsidP="005B06E4">
      <w:pPr>
        <w:ind w:firstLine="480"/>
      </w:pPr>
      <w:r w:rsidRPr="004E5037">
        <w:rPr>
          <w:rFonts w:hint="eastAsia"/>
        </w:rPr>
        <w:t>消息体格式如下：</w:t>
      </w:r>
    </w:p>
    <w:tbl>
      <w:tblPr>
        <w:tblW w:w="9644" w:type="dxa"/>
        <w:tblInd w:w="103" w:type="dxa"/>
        <w:tblLayout w:type="fixed"/>
        <w:tblLook w:val="04A0" w:firstRow="1" w:lastRow="0" w:firstColumn="1" w:lastColumn="0" w:noHBand="0" w:noVBand="1"/>
      </w:tblPr>
      <w:tblGrid>
        <w:gridCol w:w="653"/>
        <w:gridCol w:w="709"/>
        <w:gridCol w:w="1762"/>
        <w:gridCol w:w="2268"/>
        <w:gridCol w:w="709"/>
        <w:gridCol w:w="708"/>
        <w:gridCol w:w="2835"/>
      </w:tblGrid>
      <w:tr w:rsidR="005B06E4" w:rsidRPr="004E5037" w14:paraId="7326ED90" w14:textId="77777777" w:rsidTr="00DE65CE">
        <w:trPr>
          <w:trHeight w:val="270"/>
          <w:tblHeader/>
        </w:trPr>
        <w:tc>
          <w:tcPr>
            <w:tcW w:w="653" w:type="dxa"/>
            <w:tcBorders>
              <w:top w:val="single" w:sz="4" w:space="0" w:color="auto"/>
              <w:left w:val="single" w:sz="4" w:space="0" w:color="auto"/>
              <w:bottom w:val="single" w:sz="4" w:space="0" w:color="auto"/>
              <w:right w:val="single" w:sz="4" w:space="0" w:color="auto"/>
            </w:tcBorders>
            <w:shd w:val="clear" w:color="000000" w:fill="D9D9D9"/>
          </w:tcPr>
          <w:p w14:paraId="22E75008"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EF61076"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域号</w:t>
            </w:r>
          </w:p>
        </w:tc>
        <w:tc>
          <w:tcPr>
            <w:tcW w:w="1762" w:type="dxa"/>
            <w:tcBorders>
              <w:top w:val="single" w:sz="4" w:space="0" w:color="auto"/>
              <w:left w:val="nil"/>
              <w:bottom w:val="single" w:sz="4" w:space="0" w:color="auto"/>
              <w:right w:val="single" w:sz="4" w:space="0" w:color="auto"/>
            </w:tcBorders>
            <w:shd w:val="clear" w:color="000000" w:fill="D9D9D9"/>
            <w:noWrap/>
            <w:vAlign w:val="center"/>
            <w:hideMark/>
          </w:tcPr>
          <w:p w14:paraId="60E23244"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域名</w:t>
            </w:r>
          </w:p>
        </w:tc>
        <w:tc>
          <w:tcPr>
            <w:tcW w:w="2268" w:type="dxa"/>
            <w:tcBorders>
              <w:top w:val="single" w:sz="4" w:space="0" w:color="auto"/>
              <w:left w:val="nil"/>
              <w:bottom w:val="single" w:sz="4" w:space="0" w:color="auto"/>
              <w:right w:val="single" w:sz="4" w:space="0" w:color="auto"/>
            </w:tcBorders>
            <w:shd w:val="clear" w:color="000000" w:fill="D9D9D9"/>
            <w:noWrap/>
            <w:vAlign w:val="center"/>
            <w:hideMark/>
          </w:tcPr>
          <w:p w14:paraId="60AF4BC5"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业务字段名称</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3FFAA214"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请求</w:t>
            </w:r>
          </w:p>
        </w:tc>
        <w:tc>
          <w:tcPr>
            <w:tcW w:w="708" w:type="dxa"/>
            <w:tcBorders>
              <w:top w:val="single" w:sz="4" w:space="0" w:color="auto"/>
              <w:left w:val="nil"/>
              <w:bottom w:val="single" w:sz="4" w:space="0" w:color="auto"/>
              <w:right w:val="single" w:sz="4" w:space="0" w:color="auto"/>
            </w:tcBorders>
            <w:shd w:val="clear" w:color="000000" w:fill="D9D9D9"/>
            <w:noWrap/>
            <w:vAlign w:val="center"/>
            <w:hideMark/>
          </w:tcPr>
          <w:p w14:paraId="0D28A71F"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应答</w:t>
            </w:r>
          </w:p>
        </w:tc>
        <w:tc>
          <w:tcPr>
            <w:tcW w:w="2835" w:type="dxa"/>
            <w:tcBorders>
              <w:top w:val="single" w:sz="4" w:space="0" w:color="auto"/>
              <w:left w:val="nil"/>
              <w:bottom w:val="single" w:sz="4" w:space="0" w:color="auto"/>
              <w:right w:val="single" w:sz="4" w:space="0" w:color="auto"/>
            </w:tcBorders>
            <w:shd w:val="clear" w:color="000000" w:fill="D9D9D9"/>
            <w:noWrap/>
            <w:vAlign w:val="center"/>
            <w:hideMark/>
          </w:tcPr>
          <w:p w14:paraId="6B9FF92C"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说明</w:t>
            </w:r>
          </w:p>
        </w:tc>
      </w:tr>
      <w:tr w:rsidR="005B06E4" w:rsidRPr="004E5037" w14:paraId="4F6F0DE0" w14:textId="77777777" w:rsidTr="00DE65CE">
        <w:trPr>
          <w:trHeight w:val="270"/>
        </w:trPr>
        <w:tc>
          <w:tcPr>
            <w:tcW w:w="653" w:type="dxa"/>
            <w:tcBorders>
              <w:top w:val="nil"/>
              <w:left w:val="single" w:sz="4" w:space="0" w:color="auto"/>
              <w:bottom w:val="single" w:sz="4" w:space="0" w:color="auto"/>
              <w:right w:val="single" w:sz="4" w:space="0" w:color="auto"/>
            </w:tcBorders>
          </w:tcPr>
          <w:p w14:paraId="3774B2C3"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2FAA9A6" w14:textId="77777777" w:rsidR="00B52748" w:rsidRPr="004E5037" w:rsidRDefault="00B5274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K</w:t>
            </w:r>
            <w:r w:rsidRPr="004E5037">
              <w:rPr>
                <w:rFonts w:ascii="宋体" w:eastAsia="宋体" w:hAnsi="宋体" w:cs="宋体" w:hint="eastAsia"/>
                <w:color w:val="000000"/>
                <w:kern w:val="0"/>
                <w:sz w:val="20"/>
                <w:szCs w:val="20"/>
              </w:rPr>
              <w:t>00</w:t>
            </w:r>
          </w:p>
        </w:tc>
        <w:tc>
          <w:tcPr>
            <w:tcW w:w="1762" w:type="dxa"/>
            <w:tcBorders>
              <w:top w:val="nil"/>
              <w:left w:val="nil"/>
              <w:bottom w:val="single" w:sz="4" w:space="0" w:color="auto"/>
              <w:right w:val="single" w:sz="4" w:space="0" w:color="auto"/>
            </w:tcBorders>
            <w:shd w:val="clear" w:color="auto" w:fill="auto"/>
            <w:noWrap/>
            <w:vAlign w:val="center"/>
            <w:hideMark/>
          </w:tcPr>
          <w:p w14:paraId="354B11BC"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localNo</w:t>
            </w:r>
          </w:p>
        </w:tc>
        <w:tc>
          <w:tcPr>
            <w:tcW w:w="2268" w:type="dxa"/>
            <w:tcBorders>
              <w:top w:val="nil"/>
              <w:left w:val="nil"/>
              <w:bottom w:val="single" w:sz="4" w:space="0" w:color="auto"/>
              <w:right w:val="single" w:sz="4" w:space="0" w:color="auto"/>
            </w:tcBorders>
            <w:shd w:val="clear" w:color="auto" w:fill="auto"/>
            <w:noWrap/>
            <w:vAlign w:val="center"/>
            <w:hideMark/>
          </w:tcPr>
          <w:p w14:paraId="1BF41744"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会员本地申报单编号</w:t>
            </w:r>
          </w:p>
        </w:tc>
        <w:tc>
          <w:tcPr>
            <w:tcW w:w="709" w:type="dxa"/>
            <w:tcBorders>
              <w:top w:val="nil"/>
              <w:left w:val="nil"/>
              <w:bottom w:val="single" w:sz="4" w:space="0" w:color="auto"/>
              <w:right w:val="single" w:sz="4" w:space="0" w:color="auto"/>
            </w:tcBorders>
            <w:shd w:val="clear" w:color="auto" w:fill="auto"/>
            <w:vAlign w:val="center"/>
            <w:hideMark/>
          </w:tcPr>
          <w:p w14:paraId="7E2D477E"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2A1CAB07"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hideMark/>
          </w:tcPr>
          <w:p w14:paraId="28DA07EE" w14:textId="77777777" w:rsidR="005B06E4" w:rsidRPr="004E5037" w:rsidRDefault="00E03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hint="eastAsia"/>
                <w:sz w:val="20"/>
              </w:rPr>
              <w:t>会员二级系统给该申请的内部唯一编号。</w:t>
            </w:r>
          </w:p>
        </w:tc>
      </w:tr>
      <w:tr w:rsidR="005B06E4" w:rsidRPr="004E5037" w14:paraId="61A67EA7" w14:textId="77777777" w:rsidTr="00DE65CE">
        <w:trPr>
          <w:trHeight w:val="270"/>
        </w:trPr>
        <w:tc>
          <w:tcPr>
            <w:tcW w:w="653" w:type="dxa"/>
            <w:tcBorders>
              <w:top w:val="nil"/>
              <w:left w:val="single" w:sz="4" w:space="0" w:color="auto"/>
              <w:bottom w:val="single" w:sz="4" w:space="0" w:color="auto"/>
              <w:right w:val="single" w:sz="4" w:space="0" w:color="auto"/>
            </w:tcBorders>
          </w:tcPr>
          <w:p w14:paraId="72743119"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E8C8D68"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M00</w:t>
            </w:r>
          </w:p>
        </w:tc>
        <w:tc>
          <w:tcPr>
            <w:tcW w:w="1762" w:type="dxa"/>
            <w:tcBorders>
              <w:top w:val="nil"/>
              <w:left w:val="nil"/>
              <w:bottom w:val="single" w:sz="4" w:space="0" w:color="auto"/>
              <w:right w:val="single" w:sz="4" w:space="0" w:color="auto"/>
            </w:tcBorders>
            <w:shd w:val="clear" w:color="auto" w:fill="auto"/>
            <w:vAlign w:val="center"/>
            <w:hideMark/>
          </w:tcPr>
          <w:p w14:paraId="2119BC67"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memberID</w:t>
            </w:r>
          </w:p>
        </w:tc>
        <w:tc>
          <w:tcPr>
            <w:tcW w:w="2268" w:type="dxa"/>
            <w:tcBorders>
              <w:top w:val="nil"/>
              <w:left w:val="nil"/>
              <w:bottom w:val="single" w:sz="4" w:space="0" w:color="auto"/>
              <w:right w:val="single" w:sz="4" w:space="0" w:color="auto"/>
            </w:tcBorders>
            <w:shd w:val="clear" w:color="auto" w:fill="auto"/>
            <w:noWrap/>
            <w:vAlign w:val="center"/>
            <w:hideMark/>
          </w:tcPr>
          <w:p w14:paraId="735D8B5D"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会员代码</w:t>
            </w:r>
          </w:p>
        </w:tc>
        <w:tc>
          <w:tcPr>
            <w:tcW w:w="709" w:type="dxa"/>
            <w:tcBorders>
              <w:top w:val="nil"/>
              <w:left w:val="nil"/>
              <w:bottom w:val="single" w:sz="4" w:space="0" w:color="auto"/>
              <w:right w:val="single" w:sz="4" w:space="0" w:color="auto"/>
            </w:tcBorders>
            <w:shd w:val="clear" w:color="auto" w:fill="auto"/>
            <w:vAlign w:val="center"/>
            <w:hideMark/>
          </w:tcPr>
          <w:p w14:paraId="66B867B8"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4B6FDE47"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hideMark/>
          </w:tcPr>
          <w:p w14:paraId="1DAF1ADE"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p>
        </w:tc>
      </w:tr>
      <w:tr w:rsidR="005B06E4" w:rsidRPr="004E5037" w14:paraId="19CC7728" w14:textId="77777777" w:rsidTr="00DE65CE">
        <w:trPr>
          <w:trHeight w:val="270"/>
        </w:trPr>
        <w:tc>
          <w:tcPr>
            <w:tcW w:w="653" w:type="dxa"/>
            <w:tcBorders>
              <w:top w:val="nil"/>
              <w:left w:val="single" w:sz="4" w:space="0" w:color="auto"/>
              <w:bottom w:val="single" w:sz="4" w:space="0" w:color="auto"/>
              <w:right w:val="single" w:sz="4" w:space="0" w:color="auto"/>
            </w:tcBorders>
          </w:tcPr>
          <w:p w14:paraId="4B55BBDC"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314D60B" w14:textId="77777777" w:rsidR="005B06E4" w:rsidRPr="004E5037" w:rsidRDefault="005B06E4" w:rsidP="007D18DB">
            <w:pPr>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M20</w:t>
            </w:r>
          </w:p>
        </w:tc>
        <w:tc>
          <w:tcPr>
            <w:tcW w:w="1762" w:type="dxa"/>
            <w:tcBorders>
              <w:top w:val="nil"/>
              <w:left w:val="nil"/>
              <w:bottom w:val="single" w:sz="4" w:space="0" w:color="auto"/>
              <w:right w:val="single" w:sz="4" w:space="0" w:color="auto"/>
            </w:tcBorders>
            <w:shd w:val="clear" w:color="auto" w:fill="auto"/>
            <w:vAlign w:val="center"/>
          </w:tcPr>
          <w:p w14:paraId="416425C9" w14:textId="77777777" w:rsidR="005B06E4" w:rsidRPr="004E5037" w:rsidRDefault="005B06E4" w:rsidP="007D18DB">
            <w:pPr>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seatID</w:t>
            </w:r>
          </w:p>
        </w:tc>
        <w:tc>
          <w:tcPr>
            <w:tcW w:w="2268" w:type="dxa"/>
            <w:tcBorders>
              <w:top w:val="nil"/>
              <w:left w:val="nil"/>
              <w:bottom w:val="single" w:sz="4" w:space="0" w:color="auto"/>
              <w:right w:val="single" w:sz="4" w:space="0" w:color="auto"/>
            </w:tcBorders>
            <w:shd w:val="clear" w:color="auto" w:fill="auto"/>
            <w:noWrap/>
            <w:vAlign w:val="center"/>
          </w:tcPr>
          <w:p w14:paraId="3A0A55EE" w14:textId="77777777" w:rsidR="005B06E4" w:rsidRPr="004E5037" w:rsidRDefault="005B06E4" w:rsidP="007D18DB">
            <w:pPr>
              <w:widowControl/>
              <w:spacing w:line="240" w:lineRule="auto"/>
              <w:ind w:firstLineChars="0" w:firstLine="0"/>
              <w:jc w:val="left"/>
              <w:rPr>
                <w:rFonts w:asciiTheme="minorEastAsia" w:hAnsiTheme="minorEastAsia" w:cs="宋体"/>
                <w:color w:val="000000"/>
                <w:kern w:val="0"/>
                <w:sz w:val="20"/>
                <w:szCs w:val="20"/>
              </w:rPr>
            </w:pPr>
            <w:r w:rsidRPr="004E5037">
              <w:rPr>
                <w:rFonts w:asciiTheme="minorEastAsia" w:hAnsiTheme="minorEastAsia" w:cs="宋体" w:hint="eastAsia"/>
                <w:color w:val="000000"/>
                <w:kern w:val="0"/>
                <w:sz w:val="20"/>
                <w:szCs w:val="20"/>
              </w:rPr>
              <w:t>席位代码</w:t>
            </w:r>
          </w:p>
        </w:tc>
        <w:tc>
          <w:tcPr>
            <w:tcW w:w="709" w:type="dxa"/>
            <w:tcBorders>
              <w:top w:val="nil"/>
              <w:left w:val="nil"/>
              <w:bottom w:val="single" w:sz="4" w:space="0" w:color="auto"/>
              <w:right w:val="single" w:sz="4" w:space="0" w:color="auto"/>
            </w:tcBorders>
            <w:shd w:val="clear" w:color="auto" w:fill="auto"/>
            <w:vAlign w:val="center"/>
          </w:tcPr>
          <w:p w14:paraId="398F50FF" w14:textId="77777777" w:rsidR="005B06E4" w:rsidRPr="004E5037" w:rsidRDefault="005B06E4" w:rsidP="007D18DB">
            <w:pPr>
              <w:spacing w:line="240" w:lineRule="auto"/>
              <w:ind w:firstLineChars="0" w:firstLine="0"/>
              <w:rPr>
                <w:rFonts w:asciiTheme="minorEastAsia" w:hAnsiTheme="minorEastAsia"/>
                <w:color w:val="000000"/>
                <w:sz w:val="21"/>
                <w:szCs w:val="21"/>
              </w:rPr>
            </w:pPr>
            <w:r w:rsidRPr="004E5037">
              <w:rPr>
                <w:rFonts w:asciiTheme="minorEastAsia" w:hAnsiTheme="minorEastAsia" w:hint="eastAsia"/>
                <w:color w:val="000000"/>
                <w:sz w:val="21"/>
                <w:szCs w:val="21"/>
              </w:rPr>
              <w:t>M</w:t>
            </w:r>
          </w:p>
        </w:tc>
        <w:tc>
          <w:tcPr>
            <w:tcW w:w="708" w:type="dxa"/>
            <w:tcBorders>
              <w:top w:val="nil"/>
              <w:left w:val="nil"/>
              <w:bottom w:val="single" w:sz="4" w:space="0" w:color="auto"/>
              <w:right w:val="single" w:sz="4" w:space="0" w:color="auto"/>
            </w:tcBorders>
            <w:shd w:val="clear" w:color="auto" w:fill="auto"/>
            <w:noWrap/>
          </w:tcPr>
          <w:p w14:paraId="4A230FB1" w14:textId="77777777" w:rsidR="005B06E4" w:rsidRPr="004E5037" w:rsidRDefault="005B06E4" w:rsidP="007D18DB">
            <w:pPr>
              <w:spacing w:line="240" w:lineRule="auto"/>
              <w:ind w:firstLineChars="0" w:firstLine="0"/>
              <w:rPr>
                <w:rFonts w:asciiTheme="minorEastAsia" w:hAnsiTheme="minorEastAsia"/>
                <w:sz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tcPr>
          <w:p w14:paraId="3E1DD6F6"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p>
        </w:tc>
      </w:tr>
      <w:tr w:rsidR="00801058" w:rsidRPr="004E5037" w14:paraId="51ADD9C7" w14:textId="77777777" w:rsidTr="00DE65CE">
        <w:trPr>
          <w:trHeight w:val="270"/>
        </w:trPr>
        <w:tc>
          <w:tcPr>
            <w:tcW w:w="653" w:type="dxa"/>
            <w:tcBorders>
              <w:top w:val="nil"/>
              <w:left w:val="single" w:sz="4" w:space="0" w:color="auto"/>
              <w:bottom w:val="single" w:sz="4" w:space="0" w:color="auto"/>
              <w:right w:val="single" w:sz="4" w:space="0" w:color="auto"/>
            </w:tcBorders>
            <w:vAlign w:val="center"/>
          </w:tcPr>
          <w:p w14:paraId="54040090"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89675A5"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M30</w:t>
            </w:r>
          </w:p>
        </w:tc>
        <w:tc>
          <w:tcPr>
            <w:tcW w:w="1762" w:type="dxa"/>
            <w:tcBorders>
              <w:top w:val="nil"/>
              <w:left w:val="nil"/>
              <w:bottom w:val="single" w:sz="4" w:space="0" w:color="auto"/>
              <w:right w:val="single" w:sz="4" w:space="0" w:color="auto"/>
            </w:tcBorders>
            <w:shd w:val="clear" w:color="auto" w:fill="auto"/>
            <w:vAlign w:val="center"/>
          </w:tcPr>
          <w:p w14:paraId="7F2C12E7"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clientID</w:t>
            </w:r>
          </w:p>
        </w:tc>
        <w:tc>
          <w:tcPr>
            <w:tcW w:w="2268" w:type="dxa"/>
            <w:tcBorders>
              <w:top w:val="nil"/>
              <w:left w:val="nil"/>
              <w:bottom w:val="single" w:sz="4" w:space="0" w:color="auto"/>
              <w:right w:val="single" w:sz="4" w:space="0" w:color="auto"/>
            </w:tcBorders>
            <w:shd w:val="clear" w:color="auto" w:fill="auto"/>
            <w:noWrap/>
            <w:vAlign w:val="center"/>
          </w:tcPr>
          <w:p w14:paraId="58DE318F"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客户代码</w:t>
            </w:r>
          </w:p>
        </w:tc>
        <w:tc>
          <w:tcPr>
            <w:tcW w:w="709" w:type="dxa"/>
            <w:tcBorders>
              <w:top w:val="nil"/>
              <w:left w:val="nil"/>
              <w:bottom w:val="single" w:sz="4" w:space="0" w:color="auto"/>
              <w:right w:val="single" w:sz="4" w:space="0" w:color="auto"/>
            </w:tcBorders>
            <w:shd w:val="clear" w:color="auto" w:fill="auto"/>
            <w:vAlign w:val="center"/>
          </w:tcPr>
          <w:p w14:paraId="5F202EB6"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70ACEE4E"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tcPr>
          <w:p w14:paraId="353F1FA5"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p>
        </w:tc>
      </w:tr>
      <w:tr w:rsidR="00801058" w:rsidRPr="004E5037" w14:paraId="2BA3801F" w14:textId="77777777" w:rsidTr="00DE65CE">
        <w:trPr>
          <w:trHeight w:val="270"/>
        </w:trPr>
        <w:tc>
          <w:tcPr>
            <w:tcW w:w="653" w:type="dxa"/>
            <w:tcBorders>
              <w:top w:val="nil"/>
              <w:left w:val="single" w:sz="4" w:space="0" w:color="auto"/>
              <w:bottom w:val="single" w:sz="4" w:space="0" w:color="auto"/>
              <w:right w:val="single" w:sz="4" w:space="0" w:color="auto"/>
            </w:tcBorders>
            <w:vAlign w:val="center"/>
          </w:tcPr>
          <w:p w14:paraId="15888328"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11C6388"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T</w:t>
            </w:r>
            <w:r w:rsidRPr="004E5037">
              <w:rPr>
                <w:rFonts w:ascii="宋体" w:eastAsia="宋体" w:hAnsi="宋体" w:cs="宋体" w:hint="eastAsia"/>
                <w:color w:val="000000"/>
                <w:kern w:val="0"/>
                <w:sz w:val="20"/>
                <w:szCs w:val="20"/>
              </w:rPr>
              <w:t>05</w:t>
            </w:r>
          </w:p>
        </w:tc>
        <w:tc>
          <w:tcPr>
            <w:tcW w:w="1762" w:type="dxa"/>
            <w:tcBorders>
              <w:top w:val="nil"/>
              <w:left w:val="nil"/>
              <w:bottom w:val="single" w:sz="4" w:space="0" w:color="auto"/>
              <w:right w:val="single" w:sz="4" w:space="0" w:color="auto"/>
            </w:tcBorders>
            <w:shd w:val="clear" w:color="auto" w:fill="auto"/>
            <w:vAlign w:val="center"/>
          </w:tcPr>
          <w:p w14:paraId="2923359E"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opMemberID</w:t>
            </w:r>
          </w:p>
        </w:tc>
        <w:tc>
          <w:tcPr>
            <w:tcW w:w="2268" w:type="dxa"/>
            <w:tcBorders>
              <w:top w:val="nil"/>
              <w:left w:val="nil"/>
              <w:bottom w:val="single" w:sz="4" w:space="0" w:color="auto"/>
              <w:right w:val="single" w:sz="4" w:space="0" w:color="auto"/>
            </w:tcBorders>
            <w:shd w:val="clear" w:color="auto" w:fill="auto"/>
            <w:noWrap/>
            <w:vAlign w:val="center"/>
          </w:tcPr>
          <w:p w14:paraId="46CCC6BD"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交易对手方会员代码</w:t>
            </w:r>
          </w:p>
        </w:tc>
        <w:tc>
          <w:tcPr>
            <w:tcW w:w="709" w:type="dxa"/>
            <w:tcBorders>
              <w:top w:val="nil"/>
              <w:left w:val="nil"/>
              <w:bottom w:val="single" w:sz="4" w:space="0" w:color="auto"/>
              <w:right w:val="single" w:sz="4" w:space="0" w:color="auto"/>
            </w:tcBorders>
            <w:shd w:val="clear" w:color="auto" w:fill="auto"/>
            <w:vAlign w:val="center"/>
          </w:tcPr>
          <w:p w14:paraId="38F1206B"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157587F5"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tcPr>
          <w:p w14:paraId="58ED88BC"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p>
        </w:tc>
      </w:tr>
      <w:tr w:rsidR="0077711C" w:rsidRPr="004E5037" w14:paraId="2302FFEB" w14:textId="77777777" w:rsidTr="00DE65CE">
        <w:trPr>
          <w:trHeight w:val="270"/>
        </w:trPr>
        <w:tc>
          <w:tcPr>
            <w:tcW w:w="653" w:type="dxa"/>
            <w:tcBorders>
              <w:top w:val="nil"/>
              <w:left w:val="single" w:sz="4" w:space="0" w:color="auto"/>
              <w:bottom w:val="single" w:sz="4" w:space="0" w:color="auto"/>
              <w:right w:val="single" w:sz="4" w:space="0" w:color="auto"/>
            </w:tcBorders>
            <w:vAlign w:val="center"/>
          </w:tcPr>
          <w:p w14:paraId="3A76E759"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E96231C"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T08</w:t>
            </w:r>
          </w:p>
        </w:tc>
        <w:tc>
          <w:tcPr>
            <w:tcW w:w="1762" w:type="dxa"/>
            <w:tcBorders>
              <w:top w:val="nil"/>
              <w:left w:val="nil"/>
              <w:bottom w:val="single" w:sz="4" w:space="0" w:color="auto"/>
              <w:right w:val="single" w:sz="4" w:space="0" w:color="auto"/>
            </w:tcBorders>
            <w:shd w:val="clear" w:color="auto" w:fill="auto"/>
            <w:vAlign w:val="center"/>
          </w:tcPr>
          <w:p w14:paraId="60CDEAF2"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opSeatID</w:t>
            </w:r>
          </w:p>
        </w:tc>
        <w:tc>
          <w:tcPr>
            <w:tcW w:w="2268" w:type="dxa"/>
            <w:tcBorders>
              <w:top w:val="nil"/>
              <w:left w:val="nil"/>
              <w:bottom w:val="single" w:sz="4" w:space="0" w:color="auto"/>
              <w:right w:val="single" w:sz="4" w:space="0" w:color="auto"/>
            </w:tcBorders>
            <w:shd w:val="clear" w:color="auto" w:fill="auto"/>
            <w:noWrap/>
            <w:vAlign w:val="center"/>
          </w:tcPr>
          <w:p w14:paraId="56BB36D4"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交易对手方席位代码</w:t>
            </w:r>
          </w:p>
        </w:tc>
        <w:tc>
          <w:tcPr>
            <w:tcW w:w="709" w:type="dxa"/>
            <w:tcBorders>
              <w:top w:val="nil"/>
              <w:left w:val="nil"/>
              <w:bottom w:val="single" w:sz="4" w:space="0" w:color="auto"/>
              <w:right w:val="single" w:sz="4" w:space="0" w:color="auto"/>
            </w:tcBorders>
            <w:shd w:val="clear" w:color="auto" w:fill="auto"/>
            <w:vAlign w:val="center"/>
          </w:tcPr>
          <w:p w14:paraId="673358F3"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37E85EBC"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tcPr>
          <w:p w14:paraId="688720D2"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p>
        </w:tc>
      </w:tr>
      <w:tr w:rsidR="00801058" w:rsidRPr="004E5037" w14:paraId="1E71EDDA" w14:textId="77777777" w:rsidTr="00DE65CE">
        <w:trPr>
          <w:trHeight w:val="270"/>
        </w:trPr>
        <w:tc>
          <w:tcPr>
            <w:tcW w:w="653" w:type="dxa"/>
            <w:tcBorders>
              <w:top w:val="nil"/>
              <w:left w:val="single" w:sz="4" w:space="0" w:color="auto"/>
              <w:bottom w:val="single" w:sz="4" w:space="0" w:color="auto"/>
              <w:right w:val="single" w:sz="4" w:space="0" w:color="auto"/>
            </w:tcBorders>
            <w:vAlign w:val="center"/>
          </w:tcPr>
          <w:p w14:paraId="452095DD"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E2221AB"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T</w:t>
            </w:r>
            <w:r w:rsidRPr="004E5037">
              <w:rPr>
                <w:rFonts w:ascii="宋体" w:eastAsia="宋体" w:hAnsi="宋体" w:cs="宋体" w:hint="eastAsia"/>
                <w:color w:val="000000"/>
                <w:kern w:val="0"/>
                <w:sz w:val="20"/>
                <w:szCs w:val="20"/>
              </w:rPr>
              <w:t>04</w:t>
            </w:r>
          </w:p>
        </w:tc>
        <w:tc>
          <w:tcPr>
            <w:tcW w:w="1762" w:type="dxa"/>
            <w:tcBorders>
              <w:top w:val="nil"/>
              <w:left w:val="nil"/>
              <w:bottom w:val="single" w:sz="4" w:space="0" w:color="auto"/>
              <w:right w:val="single" w:sz="4" w:space="0" w:color="auto"/>
            </w:tcBorders>
            <w:shd w:val="clear" w:color="auto" w:fill="auto"/>
            <w:vAlign w:val="center"/>
          </w:tcPr>
          <w:p w14:paraId="4E72638E"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opClientID</w:t>
            </w:r>
          </w:p>
        </w:tc>
        <w:tc>
          <w:tcPr>
            <w:tcW w:w="2268" w:type="dxa"/>
            <w:tcBorders>
              <w:top w:val="nil"/>
              <w:left w:val="nil"/>
              <w:bottom w:val="single" w:sz="4" w:space="0" w:color="auto"/>
              <w:right w:val="single" w:sz="4" w:space="0" w:color="auto"/>
            </w:tcBorders>
            <w:shd w:val="clear" w:color="auto" w:fill="auto"/>
            <w:noWrap/>
            <w:vAlign w:val="center"/>
          </w:tcPr>
          <w:p w14:paraId="15620E8A"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交易对手方客户代码</w:t>
            </w:r>
          </w:p>
        </w:tc>
        <w:tc>
          <w:tcPr>
            <w:tcW w:w="709" w:type="dxa"/>
            <w:tcBorders>
              <w:top w:val="nil"/>
              <w:left w:val="nil"/>
              <w:bottom w:val="single" w:sz="4" w:space="0" w:color="auto"/>
              <w:right w:val="single" w:sz="4" w:space="0" w:color="auto"/>
            </w:tcBorders>
            <w:shd w:val="clear" w:color="auto" w:fill="auto"/>
            <w:vAlign w:val="center"/>
          </w:tcPr>
          <w:p w14:paraId="6DD47057"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09E699E4"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tcPr>
          <w:p w14:paraId="6EAA8309" w14:textId="77777777" w:rsidR="00801058" w:rsidRPr="004E5037" w:rsidRDefault="00801058" w:rsidP="00227877">
            <w:pPr>
              <w:widowControl/>
              <w:spacing w:line="240" w:lineRule="auto"/>
              <w:ind w:firstLineChars="0" w:firstLine="0"/>
              <w:rPr>
                <w:rFonts w:ascii="宋体" w:eastAsia="宋体" w:hAnsi="宋体" w:cs="宋体"/>
                <w:color w:val="000000"/>
                <w:kern w:val="0"/>
                <w:sz w:val="20"/>
                <w:szCs w:val="20"/>
              </w:rPr>
            </w:pPr>
          </w:p>
        </w:tc>
      </w:tr>
      <w:tr w:rsidR="00801058" w:rsidRPr="004E5037" w14:paraId="22FC6D57" w14:textId="77777777" w:rsidTr="00DE65CE">
        <w:trPr>
          <w:trHeight w:val="270"/>
        </w:trPr>
        <w:tc>
          <w:tcPr>
            <w:tcW w:w="653" w:type="dxa"/>
            <w:tcBorders>
              <w:top w:val="nil"/>
              <w:left w:val="single" w:sz="4" w:space="0" w:color="auto"/>
              <w:bottom w:val="single" w:sz="4" w:space="0" w:color="auto"/>
              <w:right w:val="single" w:sz="4" w:space="0" w:color="auto"/>
            </w:tcBorders>
          </w:tcPr>
          <w:p w14:paraId="13BE8829"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F7A36B5" w14:textId="77777777" w:rsidR="00801058" w:rsidRPr="004E5037" w:rsidRDefault="00516F31"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K70</w:t>
            </w:r>
          </w:p>
        </w:tc>
        <w:tc>
          <w:tcPr>
            <w:tcW w:w="1762" w:type="dxa"/>
            <w:tcBorders>
              <w:top w:val="nil"/>
              <w:left w:val="nil"/>
              <w:bottom w:val="single" w:sz="4" w:space="0" w:color="auto"/>
              <w:right w:val="single" w:sz="4" w:space="0" w:color="auto"/>
            </w:tcBorders>
            <w:shd w:val="clear" w:color="auto" w:fill="auto"/>
            <w:noWrap/>
            <w:vAlign w:val="center"/>
          </w:tcPr>
          <w:p w14:paraId="5E917EDD" w14:textId="77777777" w:rsidR="00801058" w:rsidRPr="004E5037" w:rsidRDefault="00516F31"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exchangeRate</w:t>
            </w:r>
          </w:p>
        </w:tc>
        <w:tc>
          <w:tcPr>
            <w:tcW w:w="2268" w:type="dxa"/>
            <w:tcBorders>
              <w:top w:val="nil"/>
              <w:left w:val="nil"/>
              <w:bottom w:val="single" w:sz="4" w:space="0" w:color="auto"/>
              <w:right w:val="single" w:sz="4" w:space="0" w:color="auto"/>
            </w:tcBorders>
            <w:shd w:val="clear" w:color="auto" w:fill="auto"/>
            <w:noWrap/>
            <w:vAlign w:val="center"/>
            <w:hideMark/>
          </w:tcPr>
          <w:p w14:paraId="0EBCDE92" w14:textId="77777777" w:rsidR="00801058" w:rsidRPr="004E5037" w:rsidRDefault="00801058" w:rsidP="00A824EA">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互换费率</w:t>
            </w:r>
          </w:p>
        </w:tc>
        <w:tc>
          <w:tcPr>
            <w:tcW w:w="709" w:type="dxa"/>
            <w:tcBorders>
              <w:top w:val="nil"/>
              <w:left w:val="nil"/>
              <w:bottom w:val="single" w:sz="4" w:space="0" w:color="auto"/>
              <w:right w:val="single" w:sz="4" w:space="0" w:color="auto"/>
            </w:tcBorders>
            <w:shd w:val="clear" w:color="auto" w:fill="auto"/>
            <w:vAlign w:val="center"/>
            <w:hideMark/>
          </w:tcPr>
          <w:p w14:paraId="7EB34B4C"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3F5C8EA8"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hideMark/>
          </w:tcPr>
          <w:p w14:paraId="5CD99A2C"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r>
      <w:tr w:rsidR="00801058" w:rsidRPr="004E5037" w14:paraId="604E39D7" w14:textId="77777777" w:rsidTr="00DE65CE">
        <w:trPr>
          <w:trHeight w:val="270"/>
        </w:trPr>
        <w:tc>
          <w:tcPr>
            <w:tcW w:w="653" w:type="dxa"/>
            <w:tcBorders>
              <w:top w:val="nil"/>
              <w:left w:val="single" w:sz="4" w:space="0" w:color="auto"/>
              <w:bottom w:val="single" w:sz="4" w:space="0" w:color="auto"/>
              <w:right w:val="single" w:sz="4" w:space="0" w:color="auto"/>
            </w:tcBorders>
          </w:tcPr>
          <w:p w14:paraId="48FB76E6"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20D3CA7" w14:textId="77777777" w:rsidR="00801058" w:rsidRPr="004E5037" w:rsidRDefault="0085132A"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I26</w:t>
            </w:r>
          </w:p>
        </w:tc>
        <w:tc>
          <w:tcPr>
            <w:tcW w:w="1762" w:type="dxa"/>
            <w:tcBorders>
              <w:top w:val="nil"/>
              <w:left w:val="nil"/>
              <w:bottom w:val="single" w:sz="4" w:space="0" w:color="auto"/>
              <w:right w:val="single" w:sz="4" w:space="0" w:color="auto"/>
            </w:tcBorders>
            <w:shd w:val="clear" w:color="auto" w:fill="auto"/>
            <w:noWrap/>
            <w:vAlign w:val="center"/>
          </w:tcPr>
          <w:p w14:paraId="00DCD07A" w14:textId="77777777" w:rsidR="00801058" w:rsidRPr="004E5037" w:rsidRDefault="0085132A"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payDirection</w:t>
            </w:r>
          </w:p>
        </w:tc>
        <w:tc>
          <w:tcPr>
            <w:tcW w:w="2268" w:type="dxa"/>
            <w:tcBorders>
              <w:top w:val="nil"/>
              <w:left w:val="nil"/>
              <w:bottom w:val="single" w:sz="4" w:space="0" w:color="auto"/>
              <w:right w:val="single" w:sz="4" w:space="0" w:color="auto"/>
            </w:tcBorders>
            <w:shd w:val="clear" w:color="auto" w:fill="auto"/>
            <w:noWrap/>
            <w:vAlign w:val="center"/>
            <w:hideMark/>
          </w:tcPr>
          <w:p w14:paraId="32368AE6" w14:textId="77777777" w:rsidR="00801058" w:rsidRPr="004E5037" w:rsidRDefault="00801058" w:rsidP="00A824EA">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互换费支付方向</w:t>
            </w:r>
          </w:p>
        </w:tc>
        <w:tc>
          <w:tcPr>
            <w:tcW w:w="709" w:type="dxa"/>
            <w:tcBorders>
              <w:top w:val="nil"/>
              <w:left w:val="nil"/>
              <w:bottom w:val="single" w:sz="4" w:space="0" w:color="auto"/>
              <w:right w:val="single" w:sz="4" w:space="0" w:color="auto"/>
            </w:tcBorders>
            <w:shd w:val="clear" w:color="auto" w:fill="auto"/>
            <w:vAlign w:val="center"/>
            <w:hideMark/>
          </w:tcPr>
          <w:p w14:paraId="717B6455"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25C500DC"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hideMark/>
          </w:tcPr>
          <w:p w14:paraId="11BED06A" w14:textId="77777777" w:rsidR="00801058" w:rsidRPr="004E5037" w:rsidRDefault="0085132A"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p-付款方/本方付，r-收款方/对方付</w:t>
            </w:r>
          </w:p>
        </w:tc>
      </w:tr>
      <w:tr w:rsidR="00801058" w:rsidRPr="004E5037" w14:paraId="4E499239" w14:textId="77777777" w:rsidTr="00DE65CE">
        <w:trPr>
          <w:trHeight w:val="270"/>
        </w:trPr>
        <w:tc>
          <w:tcPr>
            <w:tcW w:w="653" w:type="dxa"/>
            <w:tcBorders>
              <w:top w:val="nil"/>
              <w:left w:val="single" w:sz="4" w:space="0" w:color="auto"/>
              <w:bottom w:val="single" w:sz="4" w:space="0" w:color="auto"/>
              <w:right w:val="single" w:sz="4" w:space="0" w:color="auto"/>
            </w:tcBorders>
          </w:tcPr>
          <w:p w14:paraId="340DC3F3"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F2308C3"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K05</w:t>
            </w:r>
          </w:p>
        </w:tc>
        <w:tc>
          <w:tcPr>
            <w:tcW w:w="1762" w:type="dxa"/>
            <w:tcBorders>
              <w:top w:val="nil"/>
              <w:left w:val="nil"/>
              <w:bottom w:val="single" w:sz="4" w:space="0" w:color="auto"/>
              <w:right w:val="single" w:sz="4" w:space="0" w:color="auto"/>
            </w:tcBorders>
            <w:shd w:val="clear" w:color="auto" w:fill="auto"/>
            <w:noWrap/>
            <w:vAlign w:val="center"/>
            <w:hideMark/>
          </w:tcPr>
          <w:p w14:paraId="4E13DF41"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applyState</w:t>
            </w:r>
          </w:p>
        </w:tc>
        <w:tc>
          <w:tcPr>
            <w:tcW w:w="2268" w:type="dxa"/>
            <w:tcBorders>
              <w:top w:val="nil"/>
              <w:left w:val="nil"/>
              <w:bottom w:val="single" w:sz="4" w:space="0" w:color="auto"/>
              <w:right w:val="single" w:sz="4" w:space="0" w:color="auto"/>
            </w:tcBorders>
            <w:shd w:val="clear" w:color="auto" w:fill="auto"/>
            <w:noWrap/>
            <w:vAlign w:val="center"/>
            <w:hideMark/>
          </w:tcPr>
          <w:p w14:paraId="6B68A637"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vAlign w:val="center"/>
            <w:hideMark/>
          </w:tcPr>
          <w:p w14:paraId="28BD7183"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06B866DD"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835" w:type="dxa"/>
            <w:tcBorders>
              <w:top w:val="nil"/>
              <w:left w:val="nil"/>
              <w:bottom w:val="single" w:sz="4" w:space="0" w:color="auto"/>
              <w:right w:val="single" w:sz="4" w:space="0" w:color="auto"/>
            </w:tcBorders>
            <w:shd w:val="clear" w:color="auto" w:fill="auto"/>
            <w:noWrap/>
            <w:vAlign w:val="center"/>
            <w:hideMark/>
          </w:tcPr>
          <w:p w14:paraId="6B4EEF92" w14:textId="77777777" w:rsidR="00801058" w:rsidRPr="004E5037" w:rsidRDefault="00801058" w:rsidP="00DB76F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对于请求，取值一定是1-已录入。对于应答，如果提交成功，才会有新的申报状态值，取值可以是已提交、已配对。</w:t>
            </w:r>
          </w:p>
        </w:tc>
      </w:tr>
      <w:tr w:rsidR="00801058" w:rsidRPr="004E5037" w14:paraId="11369E6D" w14:textId="77777777" w:rsidTr="00DE65CE">
        <w:trPr>
          <w:trHeight w:val="270"/>
        </w:trPr>
        <w:tc>
          <w:tcPr>
            <w:tcW w:w="653" w:type="dxa"/>
            <w:tcBorders>
              <w:top w:val="nil"/>
              <w:left w:val="single" w:sz="4" w:space="0" w:color="auto"/>
              <w:bottom w:val="single" w:sz="4" w:space="0" w:color="auto"/>
              <w:right w:val="single" w:sz="4" w:space="0" w:color="auto"/>
            </w:tcBorders>
          </w:tcPr>
          <w:p w14:paraId="777B7AFB"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729ED10"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M60</w:t>
            </w:r>
          </w:p>
        </w:tc>
        <w:tc>
          <w:tcPr>
            <w:tcW w:w="1762" w:type="dxa"/>
            <w:tcBorders>
              <w:top w:val="nil"/>
              <w:left w:val="nil"/>
              <w:bottom w:val="single" w:sz="4" w:space="0" w:color="auto"/>
              <w:right w:val="single" w:sz="4" w:space="0" w:color="auto"/>
            </w:tcBorders>
            <w:shd w:val="clear" w:color="auto" w:fill="auto"/>
            <w:vAlign w:val="center"/>
            <w:hideMark/>
          </w:tcPr>
          <w:p w14:paraId="7E785EA4"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traderID</w:t>
            </w:r>
          </w:p>
        </w:tc>
        <w:tc>
          <w:tcPr>
            <w:tcW w:w="2268" w:type="dxa"/>
            <w:tcBorders>
              <w:top w:val="nil"/>
              <w:left w:val="nil"/>
              <w:bottom w:val="single" w:sz="4" w:space="0" w:color="auto"/>
              <w:right w:val="single" w:sz="4" w:space="0" w:color="auto"/>
            </w:tcBorders>
            <w:shd w:val="clear" w:color="auto" w:fill="auto"/>
            <w:noWrap/>
            <w:vAlign w:val="center"/>
            <w:hideMark/>
          </w:tcPr>
          <w:p w14:paraId="6AD3C5FE"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用户代码</w:t>
            </w:r>
          </w:p>
        </w:tc>
        <w:tc>
          <w:tcPr>
            <w:tcW w:w="709" w:type="dxa"/>
            <w:tcBorders>
              <w:top w:val="nil"/>
              <w:left w:val="nil"/>
              <w:bottom w:val="single" w:sz="4" w:space="0" w:color="auto"/>
              <w:right w:val="single" w:sz="4" w:space="0" w:color="auto"/>
            </w:tcBorders>
            <w:shd w:val="clear" w:color="auto" w:fill="auto"/>
            <w:vAlign w:val="center"/>
            <w:hideMark/>
          </w:tcPr>
          <w:p w14:paraId="595F8A66"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414D3EE6"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hideMark/>
          </w:tcPr>
          <w:p w14:paraId="4B72E135"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r>
      <w:tr w:rsidR="00801058" w:rsidRPr="004E5037" w14:paraId="27AD358C" w14:textId="77777777" w:rsidTr="00DE65CE">
        <w:trPr>
          <w:trHeight w:val="270"/>
        </w:trPr>
        <w:tc>
          <w:tcPr>
            <w:tcW w:w="653" w:type="dxa"/>
            <w:tcBorders>
              <w:top w:val="nil"/>
              <w:left w:val="single" w:sz="4" w:space="0" w:color="auto"/>
              <w:bottom w:val="single" w:sz="4" w:space="0" w:color="auto"/>
              <w:right w:val="single" w:sz="4" w:space="0" w:color="auto"/>
            </w:tcBorders>
          </w:tcPr>
          <w:p w14:paraId="77686BD9"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BFE6322"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S95</w:t>
            </w:r>
          </w:p>
        </w:tc>
        <w:tc>
          <w:tcPr>
            <w:tcW w:w="1762" w:type="dxa"/>
            <w:tcBorders>
              <w:top w:val="nil"/>
              <w:left w:val="nil"/>
              <w:bottom w:val="single" w:sz="4" w:space="0" w:color="auto"/>
              <w:right w:val="single" w:sz="4" w:space="0" w:color="auto"/>
            </w:tcBorders>
            <w:shd w:val="clear" w:color="auto" w:fill="auto"/>
            <w:noWrap/>
            <w:vAlign w:val="center"/>
          </w:tcPr>
          <w:p w14:paraId="692E0091"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[clientStorageChangeInfoData]</w:t>
            </w:r>
          </w:p>
        </w:tc>
        <w:tc>
          <w:tcPr>
            <w:tcW w:w="2268" w:type="dxa"/>
            <w:tcBorders>
              <w:top w:val="nil"/>
              <w:left w:val="nil"/>
              <w:bottom w:val="single" w:sz="4" w:space="0" w:color="auto"/>
              <w:right w:val="single" w:sz="4" w:space="0" w:color="auto"/>
            </w:tcBorders>
            <w:shd w:val="clear" w:color="auto" w:fill="auto"/>
            <w:noWrap/>
            <w:vAlign w:val="center"/>
            <w:hideMark/>
          </w:tcPr>
          <w:p w14:paraId="24D8A633" w14:textId="77777777" w:rsidR="00801058" w:rsidRPr="004E5037" w:rsidRDefault="00801058" w:rsidP="00A824EA">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库存互换交割品种明细数据</w:t>
            </w:r>
          </w:p>
        </w:tc>
        <w:tc>
          <w:tcPr>
            <w:tcW w:w="709" w:type="dxa"/>
            <w:tcBorders>
              <w:top w:val="nil"/>
              <w:left w:val="nil"/>
              <w:bottom w:val="single" w:sz="4" w:space="0" w:color="auto"/>
              <w:right w:val="single" w:sz="4" w:space="0" w:color="auto"/>
            </w:tcBorders>
            <w:shd w:val="clear" w:color="auto" w:fill="auto"/>
            <w:vAlign w:val="center"/>
            <w:hideMark/>
          </w:tcPr>
          <w:p w14:paraId="266CBF1B"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34EC3AB6"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hideMark/>
          </w:tcPr>
          <w:p w14:paraId="65953207"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r>
      <w:tr w:rsidR="00801058" w:rsidRPr="004E5037" w14:paraId="0853B170" w14:textId="77777777" w:rsidTr="00DE65CE">
        <w:trPr>
          <w:trHeight w:val="270"/>
        </w:trPr>
        <w:tc>
          <w:tcPr>
            <w:tcW w:w="653" w:type="dxa"/>
            <w:tcBorders>
              <w:top w:val="nil"/>
              <w:left w:val="single" w:sz="4" w:space="0" w:color="auto"/>
              <w:bottom w:val="single" w:sz="4" w:space="0" w:color="auto"/>
              <w:right w:val="single" w:sz="4" w:space="0" w:color="auto"/>
            </w:tcBorders>
          </w:tcPr>
          <w:p w14:paraId="3AEC1121"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D59ED97"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c>
          <w:tcPr>
            <w:tcW w:w="1762" w:type="dxa"/>
            <w:tcBorders>
              <w:top w:val="nil"/>
              <w:left w:val="nil"/>
              <w:bottom w:val="single" w:sz="4" w:space="0" w:color="auto"/>
              <w:right w:val="single" w:sz="4" w:space="0" w:color="auto"/>
            </w:tcBorders>
            <w:shd w:val="clear" w:color="auto" w:fill="auto"/>
            <w:noWrap/>
            <w:vAlign w:val="center"/>
          </w:tcPr>
          <w:p w14:paraId="4DFC8216"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c>
          <w:tcPr>
            <w:tcW w:w="2268" w:type="dxa"/>
            <w:tcBorders>
              <w:top w:val="nil"/>
              <w:left w:val="nil"/>
              <w:bottom w:val="single" w:sz="4" w:space="0" w:color="auto"/>
              <w:right w:val="single" w:sz="4" w:space="0" w:color="auto"/>
            </w:tcBorders>
            <w:shd w:val="clear" w:color="auto" w:fill="auto"/>
            <w:noWrap/>
            <w:vAlign w:val="center"/>
            <w:hideMark/>
          </w:tcPr>
          <w:p w14:paraId="6B1763BA"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库存互换交割品种明细</w:t>
            </w:r>
          </w:p>
        </w:tc>
        <w:tc>
          <w:tcPr>
            <w:tcW w:w="709" w:type="dxa"/>
            <w:tcBorders>
              <w:top w:val="nil"/>
              <w:left w:val="nil"/>
              <w:bottom w:val="single" w:sz="4" w:space="0" w:color="auto"/>
              <w:right w:val="single" w:sz="4" w:space="0" w:color="auto"/>
            </w:tcBorders>
            <w:shd w:val="clear" w:color="auto" w:fill="auto"/>
            <w:vAlign w:val="center"/>
            <w:hideMark/>
          </w:tcPr>
          <w:p w14:paraId="7B59B953"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c>
          <w:tcPr>
            <w:tcW w:w="708" w:type="dxa"/>
            <w:tcBorders>
              <w:top w:val="nil"/>
              <w:left w:val="nil"/>
              <w:bottom w:val="single" w:sz="4" w:space="0" w:color="auto"/>
              <w:right w:val="single" w:sz="4" w:space="0" w:color="auto"/>
            </w:tcBorders>
            <w:shd w:val="clear" w:color="auto" w:fill="auto"/>
            <w:noWrap/>
            <w:vAlign w:val="center"/>
            <w:hideMark/>
          </w:tcPr>
          <w:p w14:paraId="3C278E94"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hideMark/>
          </w:tcPr>
          <w:p w14:paraId="54958D1F" w14:textId="77777777" w:rsidR="00801058" w:rsidRPr="004E5037" w:rsidRDefault="00801058" w:rsidP="007D18DB">
            <w:pPr>
              <w:widowControl/>
              <w:spacing w:line="240" w:lineRule="auto"/>
              <w:ind w:firstLineChars="0" w:firstLine="0"/>
              <w:jc w:val="left"/>
              <w:rPr>
                <w:rFonts w:ascii="宋体" w:eastAsia="宋体" w:hAnsi="宋体" w:cs="宋体"/>
                <w:color w:val="000000"/>
                <w:kern w:val="0"/>
                <w:sz w:val="20"/>
                <w:szCs w:val="20"/>
              </w:rPr>
            </w:pPr>
          </w:p>
        </w:tc>
      </w:tr>
      <w:tr w:rsidR="0042594E" w:rsidRPr="004E5037" w14:paraId="0735561C" w14:textId="77777777" w:rsidTr="00DE65CE">
        <w:trPr>
          <w:trHeight w:val="270"/>
        </w:trPr>
        <w:tc>
          <w:tcPr>
            <w:tcW w:w="653" w:type="dxa"/>
            <w:tcBorders>
              <w:top w:val="nil"/>
              <w:left w:val="single" w:sz="4" w:space="0" w:color="auto"/>
              <w:bottom w:val="single" w:sz="4" w:space="0" w:color="auto"/>
              <w:right w:val="single" w:sz="4" w:space="0" w:color="auto"/>
            </w:tcBorders>
          </w:tcPr>
          <w:p w14:paraId="71C607DF" w14:textId="267FDF26"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528F670" w14:textId="608E2343"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T</w:t>
            </w:r>
            <w:r>
              <w:rPr>
                <w:rFonts w:ascii="宋体" w:eastAsia="宋体" w:hAnsi="宋体" w:cs="宋体"/>
                <w:color w:val="000000"/>
                <w:kern w:val="0"/>
                <w:sz w:val="20"/>
                <w:szCs w:val="20"/>
              </w:rPr>
              <w:t>09</w:t>
            </w:r>
          </w:p>
        </w:tc>
        <w:tc>
          <w:tcPr>
            <w:tcW w:w="1762" w:type="dxa"/>
            <w:tcBorders>
              <w:top w:val="nil"/>
              <w:left w:val="nil"/>
              <w:bottom w:val="single" w:sz="4" w:space="0" w:color="auto"/>
              <w:right w:val="single" w:sz="4" w:space="0" w:color="auto"/>
            </w:tcBorders>
            <w:shd w:val="clear" w:color="auto" w:fill="auto"/>
            <w:noWrap/>
            <w:vAlign w:val="center"/>
          </w:tcPr>
          <w:p w14:paraId="1F830D6B" w14:textId="1E81DF73"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2594E">
              <w:rPr>
                <w:rFonts w:ascii="宋体" w:eastAsia="宋体" w:hAnsi="宋体" w:cs="宋体"/>
                <w:color w:val="000000"/>
                <w:kern w:val="0"/>
                <w:sz w:val="20"/>
                <w:szCs w:val="20"/>
              </w:rPr>
              <w:t>opFlag</w:t>
            </w:r>
          </w:p>
        </w:tc>
        <w:tc>
          <w:tcPr>
            <w:tcW w:w="2268" w:type="dxa"/>
            <w:tcBorders>
              <w:top w:val="nil"/>
              <w:left w:val="nil"/>
              <w:bottom w:val="single" w:sz="4" w:space="0" w:color="auto"/>
              <w:right w:val="single" w:sz="4" w:space="0" w:color="auto"/>
            </w:tcBorders>
            <w:shd w:val="clear" w:color="auto" w:fill="auto"/>
            <w:noWrap/>
            <w:vAlign w:val="center"/>
          </w:tcPr>
          <w:p w14:paraId="01A6767A" w14:textId="10070510"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2594E">
              <w:rPr>
                <w:rFonts w:ascii="宋体" w:eastAsia="宋体" w:hAnsi="宋体" w:cs="宋体" w:hint="eastAsia"/>
                <w:color w:val="000000"/>
                <w:kern w:val="0"/>
                <w:sz w:val="20"/>
                <w:szCs w:val="20"/>
              </w:rPr>
              <w:t>对手方信息标识</w:t>
            </w:r>
          </w:p>
        </w:tc>
        <w:tc>
          <w:tcPr>
            <w:tcW w:w="709" w:type="dxa"/>
            <w:tcBorders>
              <w:top w:val="nil"/>
              <w:left w:val="nil"/>
              <w:bottom w:val="single" w:sz="4" w:space="0" w:color="auto"/>
              <w:right w:val="single" w:sz="4" w:space="0" w:color="auto"/>
            </w:tcBorders>
            <w:shd w:val="clear" w:color="auto" w:fill="auto"/>
            <w:vAlign w:val="center"/>
          </w:tcPr>
          <w:p w14:paraId="6A1BC710" w14:textId="358E5D03"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46B0991D" w14:textId="3193006D"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tcPr>
          <w:p w14:paraId="7FEECCD7" w14:textId="1A9AE683"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2594E">
              <w:rPr>
                <w:rFonts w:ascii="宋体" w:eastAsia="宋体" w:hAnsi="宋体" w:cs="宋体" w:hint="eastAsia"/>
                <w:color w:val="000000"/>
                <w:kern w:val="0"/>
                <w:sz w:val="20"/>
                <w:szCs w:val="20"/>
              </w:rPr>
              <w:t>1-对手方信息，0-本方信息</w:t>
            </w:r>
          </w:p>
        </w:tc>
      </w:tr>
      <w:tr w:rsidR="0042594E" w:rsidRPr="004E5037" w14:paraId="7CC598C4" w14:textId="77777777" w:rsidTr="00DE65CE">
        <w:trPr>
          <w:trHeight w:val="270"/>
        </w:trPr>
        <w:tc>
          <w:tcPr>
            <w:tcW w:w="653" w:type="dxa"/>
            <w:tcBorders>
              <w:top w:val="nil"/>
              <w:left w:val="single" w:sz="4" w:space="0" w:color="auto"/>
              <w:bottom w:val="single" w:sz="4" w:space="0" w:color="auto"/>
              <w:right w:val="single" w:sz="4" w:space="0" w:color="auto"/>
            </w:tcBorders>
          </w:tcPr>
          <w:p w14:paraId="0DCABAA1"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5667B05"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V00</w:t>
            </w:r>
          </w:p>
        </w:tc>
        <w:tc>
          <w:tcPr>
            <w:tcW w:w="1762" w:type="dxa"/>
            <w:tcBorders>
              <w:top w:val="nil"/>
              <w:left w:val="nil"/>
              <w:bottom w:val="single" w:sz="4" w:space="0" w:color="auto"/>
              <w:right w:val="single" w:sz="4" w:space="0" w:color="auto"/>
            </w:tcBorders>
            <w:shd w:val="clear" w:color="auto" w:fill="auto"/>
            <w:noWrap/>
            <w:vAlign w:val="center"/>
          </w:tcPr>
          <w:p w14:paraId="378A4210"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varietyID</w:t>
            </w:r>
          </w:p>
        </w:tc>
        <w:tc>
          <w:tcPr>
            <w:tcW w:w="2268" w:type="dxa"/>
            <w:tcBorders>
              <w:top w:val="nil"/>
              <w:left w:val="nil"/>
              <w:bottom w:val="single" w:sz="4" w:space="0" w:color="auto"/>
              <w:right w:val="single" w:sz="4" w:space="0" w:color="auto"/>
            </w:tcBorders>
            <w:shd w:val="clear" w:color="auto" w:fill="auto"/>
            <w:noWrap/>
            <w:vAlign w:val="center"/>
          </w:tcPr>
          <w:p w14:paraId="4E153215" w14:textId="69CE7145"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转出交割品种代码</w:t>
            </w:r>
          </w:p>
        </w:tc>
        <w:tc>
          <w:tcPr>
            <w:tcW w:w="709" w:type="dxa"/>
            <w:tcBorders>
              <w:top w:val="nil"/>
              <w:left w:val="nil"/>
              <w:bottom w:val="single" w:sz="4" w:space="0" w:color="auto"/>
              <w:right w:val="single" w:sz="4" w:space="0" w:color="auto"/>
            </w:tcBorders>
            <w:shd w:val="clear" w:color="auto" w:fill="auto"/>
            <w:vAlign w:val="center"/>
          </w:tcPr>
          <w:p w14:paraId="1E2F3A67"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14E0550A"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tcPr>
          <w:p w14:paraId="7D2B2F61"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r>
      <w:tr w:rsidR="0042594E" w:rsidRPr="004E5037" w14:paraId="1C069D66" w14:textId="77777777" w:rsidTr="00DE65CE">
        <w:trPr>
          <w:trHeight w:val="270"/>
        </w:trPr>
        <w:tc>
          <w:tcPr>
            <w:tcW w:w="653" w:type="dxa"/>
            <w:tcBorders>
              <w:top w:val="nil"/>
              <w:left w:val="single" w:sz="4" w:space="0" w:color="auto"/>
              <w:bottom w:val="single" w:sz="4" w:space="0" w:color="auto"/>
              <w:right w:val="single" w:sz="4" w:space="0" w:color="auto"/>
            </w:tcBorders>
          </w:tcPr>
          <w:p w14:paraId="43829336"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35649C6"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W00</w:t>
            </w:r>
          </w:p>
        </w:tc>
        <w:tc>
          <w:tcPr>
            <w:tcW w:w="1762" w:type="dxa"/>
            <w:tcBorders>
              <w:top w:val="nil"/>
              <w:left w:val="nil"/>
              <w:bottom w:val="single" w:sz="4" w:space="0" w:color="auto"/>
              <w:right w:val="single" w:sz="4" w:space="0" w:color="auto"/>
            </w:tcBorders>
            <w:shd w:val="clear" w:color="auto" w:fill="auto"/>
            <w:vAlign w:val="center"/>
          </w:tcPr>
          <w:p w14:paraId="2058EB87"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warehouseID</w:t>
            </w:r>
          </w:p>
        </w:tc>
        <w:tc>
          <w:tcPr>
            <w:tcW w:w="2268" w:type="dxa"/>
            <w:tcBorders>
              <w:top w:val="nil"/>
              <w:left w:val="nil"/>
              <w:bottom w:val="single" w:sz="4" w:space="0" w:color="auto"/>
              <w:right w:val="single" w:sz="4" w:space="0" w:color="auto"/>
            </w:tcBorders>
            <w:shd w:val="clear" w:color="auto" w:fill="auto"/>
            <w:noWrap/>
            <w:vAlign w:val="center"/>
            <w:hideMark/>
          </w:tcPr>
          <w:p w14:paraId="0E504F2C" w14:textId="2FDC4806"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转出仓库代码</w:t>
            </w:r>
          </w:p>
        </w:tc>
        <w:tc>
          <w:tcPr>
            <w:tcW w:w="709" w:type="dxa"/>
            <w:tcBorders>
              <w:top w:val="nil"/>
              <w:left w:val="nil"/>
              <w:bottom w:val="single" w:sz="4" w:space="0" w:color="auto"/>
              <w:right w:val="single" w:sz="4" w:space="0" w:color="auto"/>
            </w:tcBorders>
            <w:shd w:val="clear" w:color="auto" w:fill="auto"/>
            <w:vAlign w:val="center"/>
            <w:hideMark/>
          </w:tcPr>
          <w:p w14:paraId="39F9F625"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hideMark/>
          </w:tcPr>
          <w:p w14:paraId="4564B4E5"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hideMark/>
          </w:tcPr>
          <w:p w14:paraId="437C8BA9"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r>
      <w:tr w:rsidR="0042594E" w:rsidRPr="004E5037" w14:paraId="7C91FA56" w14:textId="77777777" w:rsidTr="00DE65CE">
        <w:trPr>
          <w:trHeight w:val="270"/>
        </w:trPr>
        <w:tc>
          <w:tcPr>
            <w:tcW w:w="653" w:type="dxa"/>
            <w:tcBorders>
              <w:top w:val="nil"/>
              <w:left w:val="single" w:sz="4" w:space="0" w:color="auto"/>
              <w:bottom w:val="single" w:sz="4" w:space="0" w:color="auto"/>
              <w:right w:val="single" w:sz="4" w:space="0" w:color="auto"/>
            </w:tcBorders>
          </w:tcPr>
          <w:p w14:paraId="44D12513"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6882DA2" w14:textId="77777777" w:rsidR="0042594E" w:rsidRPr="004E5037" w:rsidRDefault="0042594E" w:rsidP="004259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T52</w:t>
            </w:r>
          </w:p>
        </w:tc>
        <w:tc>
          <w:tcPr>
            <w:tcW w:w="1762" w:type="dxa"/>
            <w:tcBorders>
              <w:top w:val="nil"/>
              <w:left w:val="nil"/>
              <w:bottom w:val="single" w:sz="4" w:space="0" w:color="auto"/>
              <w:right w:val="single" w:sz="4" w:space="0" w:color="auto"/>
            </w:tcBorders>
            <w:shd w:val="clear" w:color="auto" w:fill="auto"/>
            <w:vAlign w:val="center"/>
          </w:tcPr>
          <w:p w14:paraId="514B70A0" w14:textId="77777777" w:rsidR="0042594E" w:rsidRPr="004E5037" w:rsidRDefault="0042594E" w:rsidP="004259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stdWeight</w:t>
            </w:r>
          </w:p>
        </w:tc>
        <w:tc>
          <w:tcPr>
            <w:tcW w:w="2268" w:type="dxa"/>
            <w:tcBorders>
              <w:top w:val="nil"/>
              <w:left w:val="nil"/>
              <w:bottom w:val="single" w:sz="4" w:space="0" w:color="auto"/>
              <w:right w:val="single" w:sz="4" w:space="0" w:color="auto"/>
            </w:tcBorders>
            <w:shd w:val="clear" w:color="auto" w:fill="auto"/>
            <w:noWrap/>
            <w:vAlign w:val="center"/>
          </w:tcPr>
          <w:p w14:paraId="562C7C9F" w14:textId="30C3CD7F"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转出重量</w:t>
            </w:r>
          </w:p>
        </w:tc>
        <w:tc>
          <w:tcPr>
            <w:tcW w:w="709" w:type="dxa"/>
            <w:tcBorders>
              <w:top w:val="nil"/>
              <w:left w:val="nil"/>
              <w:bottom w:val="single" w:sz="4" w:space="0" w:color="auto"/>
              <w:right w:val="single" w:sz="4" w:space="0" w:color="auto"/>
            </w:tcBorders>
            <w:shd w:val="clear" w:color="auto" w:fill="auto"/>
            <w:vAlign w:val="center"/>
          </w:tcPr>
          <w:p w14:paraId="03B5B915"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8" w:type="dxa"/>
            <w:tcBorders>
              <w:top w:val="nil"/>
              <w:left w:val="nil"/>
              <w:bottom w:val="single" w:sz="4" w:space="0" w:color="auto"/>
              <w:right w:val="single" w:sz="4" w:space="0" w:color="auto"/>
            </w:tcBorders>
            <w:shd w:val="clear" w:color="auto" w:fill="auto"/>
            <w:noWrap/>
            <w:vAlign w:val="center"/>
          </w:tcPr>
          <w:p w14:paraId="6D89FB85"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835" w:type="dxa"/>
            <w:tcBorders>
              <w:top w:val="nil"/>
              <w:left w:val="nil"/>
              <w:bottom w:val="single" w:sz="4" w:space="0" w:color="auto"/>
              <w:right w:val="single" w:sz="4" w:space="0" w:color="auto"/>
            </w:tcBorders>
            <w:shd w:val="clear" w:color="auto" w:fill="auto"/>
            <w:noWrap/>
            <w:vAlign w:val="center"/>
          </w:tcPr>
          <w:p w14:paraId="6183138D"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标准重量</w:t>
            </w:r>
          </w:p>
        </w:tc>
      </w:tr>
      <w:tr w:rsidR="0042594E" w:rsidRPr="004E5037" w14:paraId="009FEF4C" w14:textId="77777777" w:rsidTr="00DE65CE">
        <w:trPr>
          <w:trHeight w:val="270"/>
        </w:trPr>
        <w:tc>
          <w:tcPr>
            <w:tcW w:w="653" w:type="dxa"/>
            <w:tcBorders>
              <w:top w:val="nil"/>
              <w:left w:val="single" w:sz="4" w:space="0" w:color="auto"/>
              <w:bottom w:val="single" w:sz="4" w:space="0" w:color="auto"/>
              <w:right w:val="single" w:sz="4" w:space="0" w:color="auto"/>
            </w:tcBorders>
          </w:tcPr>
          <w:p w14:paraId="0B76430D"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2F6FBC6" w14:textId="77777777" w:rsidR="0042594E" w:rsidRPr="004E5037" w:rsidRDefault="0042594E" w:rsidP="004259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K03</w:t>
            </w:r>
          </w:p>
        </w:tc>
        <w:tc>
          <w:tcPr>
            <w:tcW w:w="1762" w:type="dxa"/>
            <w:tcBorders>
              <w:top w:val="nil"/>
              <w:left w:val="nil"/>
              <w:bottom w:val="single" w:sz="4" w:space="0" w:color="auto"/>
              <w:right w:val="single" w:sz="4" w:space="0" w:color="auto"/>
            </w:tcBorders>
            <w:shd w:val="clear" w:color="auto" w:fill="auto"/>
            <w:vAlign w:val="center"/>
          </w:tcPr>
          <w:p w14:paraId="6825C1A7" w14:textId="77777777" w:rsidR="0042594E" w:rsidRPr="004E5037" w:rsidRDefault="0042594E" w:rsidP="004259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applySheetNo</w:t>
            </w:r>
          </w:p>
        </w:tc>
        <w:tc>
          <w:tcPr>
            <w:tcW w:w="2268" w:type="dxa"/>
            <w:tcBorders>
              <w:top w:val="nil"/>
              <w:left w:val="nil"/>
              <w:bottom w:val="single" w:sz="4" w:space="0" w:color="auto"/>
              <w:right w:val="single" w:sz="4" w:space="0" w:color="auto"/>
            </w:tcBorders>
            <w:shd w:val="clear" w:color="auto" w:fill="auto"/>
            <w:noWrap/>
            <w:vAlign w:val="center"/>
            <w:hideMark/>
          </w:tcPr>
          <w:p w14:paraId="0B8324FF"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库存互换申报编号</w:t>
            </w:r>
          </w:p>
        </w:tc>
        <w:tc>
          <w:tcPr>
            <w:tcW w:w="709" w:type="dxa"/>
            <w:tcBorders>
              <w:top w:val="nil"/>
              <w:left w:val="nil"/>
              <w:bottom w:val="single" w:sz="4" w:space="0" w:color="auto"/>
              <w:right w:val="single" w:sz="4" w:space="0" w:color="auto"/>
            </w:tcBorders>
            <w:shd w:val="clear" w:color="auto" w:fill="auto"/>
            <w:noWrap/>
            <w:vAlign w:val="center"/>
            <w:hideMark/>
          </w:tcPr>
          <w:p w14:paraId="412F11BE"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45C88E53"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835" w:type="dxa"/>
            <w:tcBorders>
              <w:top w:val="nil"/>
              <w:left w:val="nil"/>
              <w:bottom w:val="single" w:sz="4" w:space="0" w:color="auto"/>
              <w:right w:val="single" w:sz="4" w:space="0" w:color="auto"/>
            </w:tcBorders>
            <w:shd w:val="clear" w:color="auto" w:fill="auto"/>
            <w:noWrap/>
            <w:vAlign w:val="center"/>
            <w:hideMark/>
          </w:tcPr>
          <w:p w14:paraId="3A08D9FF"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r>
      <w:tr w:rsidR="0042594E" w:rsidRPr="004E5037" w14:paraId="2DCE277E" w14:textId="77777777" w:rsidTr="00DE65CE">
        <w:trPr>
          <w:trHeight w:val="270"/>
        </w:trPr>
        <w:tc>
          <w:tcPr>
            <w:tcW w:w="653" w:type="dxa"/>
            <w:tcBorders>
              <w:top w:val="nil"/>
              <w:left w:val="single" w:sz="4" w:space="0" w:color="auto"/>
              <w:bottom w:val="single" w:sz="4" w:space="0" w:color="auto"/>
              <w:right w:val="single" w:sz="4" w:space="0" w:color="auto"/>
            </w:tcBorders>
          </w:tcPr>
          <w:p w14:paraId="12ABDA0E"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5D8FB57"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T11</w:t>
            </w:r>
          </w:p>
        </w:tc>
        <w:tc>
          <w:tcPr>
            <w:tcW w:w="1762" w:type="dxa"/>
            <w:tcBorders>
              <w:top w:val="nil"/>
              <w:left w:val="nil"/>
              <w:bottom w:val="single" w:sz="4" w:space="0" w:color="auto"/>
              <w:right w:val="single" w:sz="4" w:space="0" w:color="auto"/>
            </w:tcBorders>
            <w:shd w:val="clear" w:color="auto" w:fill="auto"/>
            <w:noWrap/>
            <w:vAlign w:val="center"/>
            <w:hideMark/>
          </w:tcPr>
          <w:p w14:paraId="502F1D0C"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applyDate</w:t>
            </w:r>
          </w:p>
        </w:tc>
        <w:tc>
          <w:tcPr>
            <w:tcW w:w="2268" w:type="dxa"/>
            <w:tcBorders>
              <w:top w:val="nil"/>
              <w:left w:val="nil"/>
              <w:bottom w:val="single" w:sz="4" w:space="0" w:color="auto"/>
              <w:right w:val="single" w:sz="4" w:space="0" w:color="auto"/>
            </w:tcBorders>
            <w:shd w:val="clear" w:color="auto" w:fill="auto"/>
            <w:noWrap/>
            <w:vAlign w:val="center"/>
            <w:hideMark/>
          </w:tcPr>
          <w:p w14:paraId="3A7A2ED3"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申报自然日期</w:t>
            </w:r>
          </w:p>
        </w:tc>
        <w:tc>
          <w:tcPr>
            <w:tcW w:w="709" w:type="dxa"/>
            <w:tcBorders>
              <w:top w:val="nil"/>
              <w:left w:val="nil"/>
              <w:bottom w:val="single" w:sz="4" w:space="0" w:color="auto"/>
              <w:right w:val="single" w:sz="4" w:space="0" w:color="auto"/>
            </w:tcBorders>
            <w:shd w:val="clear" w:color="auto" w:fill="auto"/>
            <w:noWrap/>
            <w:vAlign w:val="center"/>
            <w:hideMark/>
          </w:tcPr>
          <w:p w14:paraId="7C6329D8"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03493178"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835" w:type="dxa"/>
            <w:tcBorders>
              <w:top w:val="nil"/>
              <w:left w:val="nil"/>
              <w:bottom w:val="single" w:sz="4" w:space="0" w:color="auto"/>
              <w:right w:val="single" w:sz="4" w:space="0" w:color="auto"/>
            </w:tcBorders>
            <w:shd w:val="clear" w:color="auto" w:fill="auto"/>
            <w:noWrap/>
            <w:vAlign w:val="center"/>
            <w:hideMark/>
          </w:tcPr>
          <w:p w14:paraId="29FB6E96"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r>
      <w:tr w:rsidR="0042594E" w:rsidRPr="004E5037" w14:paraId="3E5CE206" w14:textId="77777777" w:rsidTr="00DE65CE">
        <w:trPr>
          <w:trHeight w:val="270"/>
        </w:trPr>
        <w:tc>
          <w:tcPr>
            <w:tcW w:w="653" w:type="dxa"/>
            <w:tcBorders>
              <w:top w:val="nil"/>
              <w:left w:val="single" w:sz="4" w:space="0" w:color="auto"/>
              <w:bottom w:val="single" w:sz="4" w:space="0" w:color="auto"/>
              <w:right w:val="single" w:sz="4" w:space="0" w:color="auto"/>
            </w:tcBorders>
          </w:tcPr>
          <w:p w14:paraId="58CDE3B0"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DA4CBC0"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T15</w:t>
            </w:r>
          </w:p>
        </w:tc>
        <w:tc>
          <w:tcPr>
            <w:tcW w:w="1762" w:type="dxa"/>
            <w:tcBorders>
              <w:top w:val="nil"/>
              <w:left w:val="nil"/>
              <w:bottom w:val="single" w:sz="4" w:space="0" w:color="auto"/>
              <w:right w:val="single" w:sz="4" w:space="0" w:color="auto"/>
            </w:tcBorders>
            <w:shd w:val="clear" w:color="auto" w:fill="auto"/>
            <w:noWrap/>
            <w:vAlign w:val="center"/>
          </w:tcPr>
          <w:p w14:paraId="66296568"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applyTradeDate</w:t>
            </w:r>
          </w:p>
        </w:tc>
        <w:tc>
          <w:tcPr>
            <w:tcW w:w="2268" w:type="dxa"/>
            <w:tcBorders>
              <w:top w:val="nil"/>
              <w:left w:val="nil"/>
              <w:bottom w:val="single" w:sz="4" w:space="0" w:color="auto"/>
              <w:right w:val="single" w:sz="4" w:space="0" w:color="auto"/>
            </w:tcBorders>
            <w:shd w:val="clear" w:color="auto" w:fill="auto"/>
            <w:noWrap/>
            <w:vAlign w:val="center"/>
          </w:tcPr>
          <w:p w14:paraId="5D242CE8"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申报交易日期</w:t>
            </w:r>
          </w:p>
        </w:tc>
        <w:tc>
          <w:tcPr>
            <w:tcW w:w="709" w:type="dxa"/>
            <w:tcBorders>
              <w:top w:val="nil"/>
              <w:left w:val="nil"/>
              <w:bottom w:val="single" w:sz="4" w:space="0" w:color="auto"/>
              <w:right w:val="single" w:sz="4" w:space="0" w:color="auto"/>
            </w:tcBorders>
            <w:shd w:val="clear" w:color="auto" w:fill="auto"/>
            <w:noWrap/>
            <w:vAlign w:val="center"/>
          </w:tcPr>
          <w:p w14:paraId="4FDBB039"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tcPr>
          <w:p w14:paraId="3A0462C8"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835" w:type="dxa"/>
            <w:tcBorders>
              <w:top w:val="nil"/>
              <w:left w:val="nil"/>
              <w:bottom w:val="single" w:sz="4" w:space="0" w:color="auto"/>
              <w:right w:val="single" w:sz="4" w:space="0" w:color="auto"/>
            </w:tcBorders>
            <w:shd w:val="clear" w:color="auto" w:fill="auto"/>
            <w:noWrap/>
            <w:vAlign w:val="center"/>
          </w:tcPr>
          <w:p w14:paraId="554E77F5"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r>
      <w:tr w:rsidR="0042594E" w:rsidRPr="004E5037" w14:paraId="4320D994" w14:textId="77777777" w:rsidTr="00DE65CE">
        <w:trPr>
          <w:trHeight w:val="270"/>
        </w:trPr>
        <w:tc>
          <w:tcPr>
            <w:tcW w:w="653" w:type="dxa"/>
            <w:tcBorders>
              <w:top w:val="nil"/>
              <w:left w:val="single" w:sz="4" w:space="0" w:color="auto"/>
              <w:bottom w:val="single" w:sz="4" w:space="0" w:color="auto"/>
              <w:right w:val="single" w:sz="4" w:space="0" w:color="auto"/>
            </w:tcBorders>
          </w:tcPr>
          <w:p w14:paraId="0C57C8DD"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1EC1811B"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X39</w:t>
            </w:r>
          </w:p>
        </w:tc>
        <w:tc>
          <w:tcPr>
            <w:tcW w:w="1762" w:type="dxa"/>
            <w:tcBorders>
              <w:top w:val="nil"/>
              <w:left w:val="nil"/>
              <w:bottom w:val="single" w:sz="4" w:space="0" w:color="auto"/>
              <w:right w:val="single" w:sz="4" w:space="0" w:color="auto"/>
            </w:tcBorders>
            <w:shd w:val="clear" w:color="auto" w:fill="auto"/>
            <w:noWrap/>
            <w:vAlign w:val="center"/>
            <w:hideMark/>
          </w:tcPr>
          <w:p w14:paraId="0082B2D8"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RspCode</w:t>
            </w:r>
          </w:p>
        </w:tc>
        <w:tc>
          <w:tcPr>
            <w:tcW w:w="2268" w:type="dxa"/>
            <w:tcBorders>
              <w:top w:val="nil"/>
              <w:left w:val="nil"/>
              <w:bottom w:val="single" w:sz="4" w:space="0" w:color="auto"/>
              <w:right w:val="single" w:sz="4" w:space="0" w:color="auto"/>
            </w:tcBorders>
            <w:shd w:val="clear" w:color="auto" w:fill="auto"/>
            <w:noWrap/>
            <w:vAlign w:val="center"/>
            <w:hideMark/>
          </w:tcPr>
          <w:p w14:paraId="3113A744"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响应代码</w:t>
            </w:r>
          </w:p>
        </w:tc>
        <w:tc>
          <w:tcPr>
            <w:tcW w:w="709" w:type="dxa"/>
            <w:tcBorders>
              <w:top w:val="nil"/>
              <w:left w:val="nil"/>
              <w:bottom w:val="single" w:sz="4" w:space="0" w:color="auto"/>
              <w:right w:val="single" w:sz="4" w:space="0" w:color="auto"/>
            </w:tcBorders>
            <w:shd w:val="clear" w:color="auto" w:fill="auto"/>
            <w:noWrap/>
            <w:vAlign w:val="center"/>
            <w:hideMark/>
          </w:tcPr>
          <w:p w14:paraId="5A04A848"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7FB8A98E"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835" w:type="dxa"/>
            <w:tcBorders>
              <w:top w:val="nil"/>
              <w:left w:val="nil"/>
              <w:bottom w:val="single" w:sz="4" w:space="0" w:color="auto"/>
              <w:right w:val="single" w:sz="4" w:space="0" w:color="auto"/>
            </w:tcBorders>
            <w:shd w:val="clear" w:color="auto" w:fill="auto"/>
            <w:noWrap/>
            <w:vAlign w:val="center"/>
            <w:hideMark/>
          </w:tcPr>
          <w:p w14:paraId="6A4DBB8C"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r>
      <w:tr w:rsidR="0042594E" w:rsidRPr="004E5037" w14:paraId="4AF5FCF7" w14:textId="77777777" w:rsidTr="00DE65CE">
        <w:trPr>
          <w:trHeight w:val="270"/>
        </w:trPr>
        <w:tc>
          <w:tcPr>
            <w:tcW w:w="653" w:type="dxa"/>
            <w:tcBorders>
              <w:top w:val="nil"/>
              <w:left w:val="single" w:sz="4" w:space="0" w:color="auto"/>
              <w:bottom w:val="single" w:sz="4" w:space="0" w:color="auto"/>
              <w:right w:val="single" w:sz="4" w:space="0" w:color="auto"/>
            </w:tcBorders>
          </w:tcPr>
          <w:p w14:paraId="5E47D5EF"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4E7237F"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X40</w:t>
            </w:r>
          </w:p>
        </w:tc>
        <w:tc>
          <w:tcPr>
            <w:tcW w:w="1762" w:type="dxa"/>
            <w:tcBorders>
              <w:top w:val="nil"/>
              <w:left w:val="nil"/>
              <w:bottom w:val="single" w:sz="4" w:space="0" w:color="auto"/>
              <w:right w:val="single" w:sz="4" w:space="0" w:color="auto"/>
            </w:tcBorders>
            <w:shd w:val="clear" w:color="auto" w:fill="auto"/>
            <w:noWrap/>
            <w:vAlign w:val="center"/>
            <w:hideMark/>
          </w:tcPr>
          <w:p w14:paraId="3249614E"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RspMsg</w:t>
            </w:r>
          </w:p>
        </w:tc>
        <w:tc>
          <w:tcPr>
            <w:tcW w:w="2268" w:type="dxa"/>
            <w:tcBorders>
              <w:top w:val="nil"/>
              <w:left w:val="nil"/>
              <w:bottom w:val="single" w:sz="4" w:space="0" w:color="auto"/>
              <w:right w:val="single" w:sz="4" w:space="0" w:color="auto"/>
            </w:tcBorders>
            <w:shd w:val="clear" w:color="auto" w:fill="auto"/>
            <w:noWrap/>
            <w:vAlign w:val="center"/>
            <w:hideMark/>
          </w:tcPr>
          <w:p w14:paraId="4426C095"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响应消息</w:t>
            </w:r>
          </w:p>
        </w:tc>
        <w:tc>
          <w:tcPr>
            <w:tcW w:w="709" w:type="dxa"/>
            <w:tcBorders>
              <w:top w:val="nil"/>
              <w:left w:val="nil"/>
              <w:bottom w:val="single" w:sz="4" w:space="0" w:color="auto"/>
              <w:right w:val="single" w:sz="4" w:space="0" w:color="auto"/>
            </w:tcBorders>
            <w:shd w:val="clear" w:color="auto" w:fill="auto"/>
            <w:noWrap/>
            <w:vAlign w:val="center"/>
            <w:hideMark/>
          </w:tcPr>
          <w:p w14:paraId="1DB6E667"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8" w:type="dxa"/>
            <w:tcBorders>
              <w:top w:val="nil"/>
              <w:left w:val="nil"/>
              <w:bottom w:val="single" w:sz="4" w:space="0" w:color="auto"/>
              <w:right w:val="single" w:sz="4" w:space="0" w:color="auto"/>
            </w:tcBorders>
            <w:shd w:val="clear" w:color="auto" w:fill="auto"/>
            <w:noWrap/>
            <w:vAlign w:val="center"/>
            <w:hideMark/>
          </w:tcPr>
          <w:p w14:paraId="0CB1C1D5"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835" w:type="dxa"/>
            <w:tcBorders>
              <w:top w:val="nil"/>
              <w:left w:val="nil"/>
              <w:bottom w:val="single" w:sz="4" w:space="0" w:color="auto"/>
              <w:right w:val="single" w:sz="4" w:space="0" w:color="auto"/>
            </w:tcBorders>
            <w:shd w:val="clear" w:color="auto" w:fill="auto"/>
            <w:noWrap/>
            <w:vAlign w:val="center"/>
            <w:hideMark/>
          </w:tcPr>
          <w:p w14:paraId="1A65B5A3" w14:textId="77777777" w:rsidR="0042594E" w:rsidRPr="004E5037" w:rsidRDefault="0042594E" w:rsidP="0042594E">
            <w:pPr>
              <w:widowControl/>
              <w:spacing w:line="240" w:lineRule="auto"/>
              <w:ind w:firstLineChars="0" w:firstLine="0"/>
              <w:jc w:val="left"/>
              <w:rPr>
                <w:rFonts w:ascii="宋体" w:eastAsia="宋体" w:hAnsi="宋体" w:cs="宋体"/>
                <w:color w:val="000000"/>
                <w:kern w:val="0"/>
                <w:sz w:val="20"/>
                <w:szCs w:val="20"/>
              </w:rPr>
            </w:pPr>
          </w:p>
        </w:tc>
      </w:tr>
    </w:tbl>
    <w:p w14:paraId="59F665E6" w14:textId="77777777" w:rsidR="005B06E4" w:rsidRPr="004E5037" w:rsidRDefault="005B06E4" w:rsidP="005B06E4">
      <w:pPr>
        <w:ind w:firstLine="480"/>
      </w:pPr>
    </w:p>
    <w:p w14:paraId="5CAFFE0C" w14:textId="77777777" w:rsidR="005B06E4" w:rsidRPr="004E5037" w:rsidRDefault="005B06E4" w:rsidP="005B06E4">
      <w:pPr>
        <w:pStyle w:val="4"/>
        <w:numPr>
          <w:ilvl w:val="3"/>
          <w:numId w:val="4"/>
        </w:numPr>
        <w:ind w:left="0" w:firstLineChars="0" w:firstLine="0"/>
      </w:pPr>
      <w:r w:rsidRPr="004E5037">
        <w:rPr>
          <w:rFonts w:hint="eastAsia"/>
        </w:rPr>
        <w:t>撤销库存互换申报请求及应答</w:t>
      </w:r>
    </w:p>
    <w:p w14:paraId="66B1F5DD" w14:textId="77777777" w:rsidR="005B06E4" w:rsidRPr="004E5037" w:rsidRDefault="005B06E4" w:rsidP="001643FA">
      <w:pPr>
        <w:ind w:firstLine="482"/>
      </w:pPr>
      <w:r w:rsidRPr="004E5037">
        <w:rPr>
          <w:rFonts w:hint="eastAsia"/>
          <w:b/>
        </w:rPr>
        <w:t>功能：</w:t>
      </w:r>
      <w:r w:rsidR="0070797D" w:rsidRPr="004E5037">
        <w:rPr>
          <w:rFonts w:hint="eastAsia"/>
        </w:rPr>
        <w:t>库存互换</w:t>
      </w:r>
      <w:r w:rsidRPr="004E5037">
        <w:rPr>
          <w:rFonts w:hint="eastAsia"/>
        </w:rPr>
        <w:t>申报撤销指令用于会员二级系统撤销该会员席位所属客户提交给一级系统的状态为“已提交”的</w:t>
      </w:r>
      <w:r w:rsidR="0070797D" w:rsidRPr="004E5037">
        <w:rPr>
          <w:rFonts w:hint="eastAsia"/>
        </w:rPr>
        <w:t>库存互换</w:t>
      </w:r>
      <w:r w:rsidRPr="004E5037">
        <w:rPr>
          <w:rFonts w:hint="eastAsia"/>
        </w:rPr>
        <w:t>申报单。</w:t>
      </w:r>
    </w:p>
    <w:p w14:paraId="54320184" w14:textId="77777777" w:rsidR="005B06E4" w:rsidRPr="004E5037" w:rsidRDefault="005B06E4" w:rsidP="005B06E4">
      <w:pPr>
        <w:ind w:firstLine="480"/>
      </w:pPr>
      <w:r w:rsidRPr="004E5037">
        <w:rPr>
          <w:rFonts w:hint="eastAsia"/>
        </w:rPr>
        <w:t>消息体格式如下：</w:t>
      </w:r>
    </w:p>
    <w:tbl>
      <w:tblPr>
        <w:tblW w:w="9297" w:type="dxa"/>
        <w:tblInd w:w="103" w:type="dxa"/>
        <w:tblLook w:val="04A0" w:firstRow="1" w:lastRow="0" w:firstColumn="1" w:lastColumn="0" w:noHBand="0" w:noVBand="1"/>
      </w:tblPr>
      <w:tblGrid>
        <w:gridCol w:w="798"/>
        <w:gridCol w:w="1716"/>
        <w:gridCol w:w="2160"/>
        <w:gridCol w:w="760"/>
        <w:gridCol w:w="920"/>
        <w:gridCol w:w="2943"/>
      </w:tblGrid>
      <w:tr w:rsidR="005B06E4" w:rsidRPr="004E5037" w14:paraId="34C6246B" w14:textId="77777777" w:rsidTr="0077711C">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D7103D1"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域号</w:t>
            </w:r>
          </w:p>
        </w:tc>
        <w:tc>
          <w:tcPr>
            <w:tcW w:w="1716" w:type="dxa"/>
            <w:tcBorders>
              <w:top w:val="single" w:sz="4" w:space="0" w:color="auto"/>
              <w:left w:val="nil"/>
              <w:bottom w:val="single" w:sz="4" w:space="0" w:color="auto"/>
              <w:right w:val="single" w:sz="4" w:space="0" w:color="auto"/>
            </w:tcBorders>
            <w:shd w:val="clear" w:color="000000" w:fill="D9D9D9"/>
            <w:noWrap/>
            <w:vAlign w:val="center"/>
            <w:hideMark/>
          </w:tcPr>
          <w:p w14:paraId="13AC1AC2"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14:paraId="4C8B2FEF"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12BACB27"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14:paraId="23105D27"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应答</w:t>
            </w:r>
          </w:p>
        </w:tc>
        <w:tc>
          <w:tcPr>
            <w:tcW w:w="2943" w:type="dxa"/>
            <w:tcBorders>
              <w:top w:val="single" w:sz="4" w:space="0" w:color="auto"/>
              <w:left w:val="nil"/>
              <w:bottom w:val="single" w:sz="4" w:space="0" w:color="auto"/>
              <w:right w:val="single" w:sz="4" w:space="0" w:color="auto"/>
            </w:tcBorders>
            <w:shd w:val="clear" w:color="000000" w:fill="D9D9D9"/>
            <w:noWrap/>
            <w:vAlign w:val="center"/>
            <w:hideMark/>
          </w:tcPr>
          <w:p w14:paraId="45D26DAB"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说明</w:t>
            </w:r>
          </w:p>
        </w:tc>
      </w:tr>
      <w:tr w:rsidR="005B06E4" w:rsidRPr="004E5037" w14:paraId="004E08D3"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306FFAE8" w14:textId="77777777" w:rsidR="005B06E4" w:rsidRPr="004E5037" w:rsidRDefault="009F0C72"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K03</w:t>
            </w:r>
          </w:p>
        </w:tc>
        <w:tc>
          <w:tcPr>
            <w:tcW w:w="1716" w:type="dxa"/>
            <w:tcBorders>
              <w:top w:val="nil"/>
              <w:left w:val="nil"/>
              <w:bottom w:val="single" w:sz="4" w:space="0" w:color="auto"/>
              <w:right w:val="single" w:sz="4" w:space="0" w:color="auto"/>
            </w:tcBorders>
            <w:shd w:val="clear" w:color="auto" w:fill="auto"/>
            <w:vAlign w:val="center"/>
          </w:tcPr>
          <w:p w14:paraId="52F96E8C" w14:textId="77777777" w:rsidR="005B06E4" w:rsidRPr="004E5037" w:rsidRDefault="009F0C72"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applySheetNo</w:t>
            </w:r>
          </w:p>
        </w:tc>
        <w:tc>
          <w:tcPr>
            <w:tcW w:w="2160" w:type="dxa"/>
            <w:tcBorders>
              <w:top w:val="nil"/>
              <w:left w:val="nil"/>
              <w:bottom w:val="single" w:sz="4" w:space="0" w:color="auto"/>
              <w:right w:val="single" w:sz="4" w:space="0" w:color="auto"/>
            </w:tcBorders>
            <w:shd w:val="clear" w:color="auto" w:fill="auto"/>
            <w:noWrap/>
            <w:vAlign w:val="center"/>
            <w:hideMark/>
          </w:tcPr>
          <w:p w14:paraId="4612C9A6" w14:textId="77777777" w:rsidR="005B06E4" w:rsidRPr="004E5037" w:rsidRDefault="0070797D"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w:t>
            </w:r>
            <w:r w:rsidR="005B06E4" w:rsidRPr="004E5037">
              <w:rPr>
                <w:rFonts w:ascii="宋体" w:eastAsia="宋体" w:hAnsi="宋体" w:cs="宋体" w:hint="eastAsia"/>
                <w:color w:val="000000"/>
                <w:kern w:val="0"/>
                <w:sz w:val="20"/>
                <w:szCs w:val="20"/>
              </w:rPr>
              <w:t>申报编号</w:t>
            </w:r>
          </w:p>
        </w:tc>
        <w:tc>
          <w:tcPr>
            <w:tcW w:w="760" w:type="dxa"/>
            <w:tcBorders>
              <w:top w:val="nil"/>
              <w:left w:val="nil"/>
              <w:bottom w:val="single" w:sz="4" w:space="0" w:color="auto"/>
              <w:right w:val="single" w:sz="4" w:space="0" w:color="auto"/>
            </w:tcBorders>
            <w:shd w:val="clear" w:color="auto" w:fill="auto"/>
            <w:noWrap/>
            <w:vAlign w:val="center"/>
            <w:hideMark/>
          </w:tcPr>
          <w:p w14:paraId="59CEC882"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6CEF0FF2"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2A43A642" w14:textId="77777777" w:rsidR="005B06E4" w:rsidRPr="004E5037" w:rsidRDefault="005B06E4" w:rsidP="006A64AD">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同提交</w:t>
            </w:r>
            <w:r w:rsidR="006A64AD" w:rsidRPr="004E5037">
              <w:rPr>
                <w:rFonts w:ascii="宋体" w:eastAsia="宋体" w:hAnsi="宋体" w:cs="宋体" w:hint="eastAsia"/>
                <w:color w:val="000000"/>
                <w:kern w:val="0"/>
                <w:sz w:val="20"/>
                <w:szCs w:val="20"/>
              </w:rPr>
              <w:t>库存互换</w:t>
            </w:r>
            <w:r w:rsidRPr="004E5037">
              <w:rPr>
                <w:rFonts w:ascii="宋体" w:eastAsia="宋体" w:hAnsi="宋体" w:cs="宋体" w:hint="eastAsia"/>
                <w:color w:val="000000"/>
                <w:kern w:val="0"/>
                <w:sz w:val="20"/>
                <w:szCs w:val="20"/>
              </w:rPr>
              <w:t>申报应答中该字段说明</w:t>
            </w:r>
          </w:p>
        </w:tc>
      </w:tr>
      <w:tr w:rsidR="00F21EE5" w:rsidRPr="004E5037" w14:paraId="15AB268D"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4CB527C5"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M00</w:t>
            </w:r>
          </w:p>
        </w:tc>
        <w:tc>
          <w:tcPr>
            <w:tcW w:w="1716" w:type="dxa"/>
            <w:tcBorders>
              <w:top w:val="nil"/>
              <w:left w:val="nil"/>
              <w:bottom w:val="single" w:sz="4" w:space="0" w:color="auto"/>
              <w:right w:val="single" w:sz="4" w:space="0" w:color="auto"/>
            </w:tcBorders>
            <w:shd w:val="clear" w:color="auto" w:fill="auto"/>
            <w:vAlign w:val="center"/>
          </w:tcPr>
          <w:p w14:paraId="5CC39558"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memberID</w:t>
            </w:r>
          </w:p>
        </w:tc>
        <w:tc>
          <w:tcPr>
            <w:tcW w:w="2160" w:type="dxa"/>
            <w:tcBorders>
              <w:top w:val="nil"/>
              <w:left w:val="nil"/>
              <w:bottom w:val="single" w:sz="4" w:space="0" w:color="auto"/>
              <w:right w:val="single" w:sz="4" w:space="0" w:color="auto"/>
            </w:tcBorders>
            <w:shd w:val="clear" w:color="auto" w:fill="auto"/>
            <w:noWrap/>
            <w:vAlign w:val="center"/>
            <w:hideMark/>
          </w:tcPr>
          <w:p w14:paraId="564544F5"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本方会员代码</w:t>
            </w:r>
          </w:p>
        </w:tc>
        <w:tc>
          <w:tcPr>
            <w:tcW w:w="760" w:type="dxa"/>
            <w:tcBorders>
              <w:top w:val="nil"/>
              <w:left w:val="nil"/>
              <w:bottom w:val="single" w:sz="4" w:space="0" w:color="auto"/>
              <w:right w:val="single" w:sz="4" w:space="0" w:color="auto"/>
            </w:tcBorders>
            <w:shd w:val="clear" w:color="auto" w:fill="auto"/>
            <w:noWrap/>
            <w:vAlign w:val="center"/>
            <w:hideMark/>
          </w:tcPr>
          <w:p w14:paraId="3A734BBD"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742D583D"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0A9F206A"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p>
        </w:tc>
      </w:tr>
      <w:tr w:rsidR="00F21EE5" w:rsidRPr="004E5037" w14:paraId="6A0738EB"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1F2B0DC" w14:textId="77777777" w:rsidR="00F21EE5" w:rsidRPr="004E5037" w:rsidRDefault="00F21EE5" w:rsidP="007D18DB">
            <w:pPr>
              <w:spacing w:line="240" w:lineRule="auto"/>
              <w:ind w:firstLineChars="0" w:firstLine="0"/>
              <w:rPr>
                <w:rFonts w:asciiTheme="minorEastAsia" w:hAnsiTheme="minorEastAsia"/>
                <w:color w:val="000000"/>
                <w:sz w:val="20"/>
                <w:szCs w:val="20"/>
              </w:rPr>
            </w:pPr>
            <w:r w:rsidRPr="004E5037">
              <w:rPr>
                <w:rFonts w:ascii="宋体" w:eastAsia="宋体" w:hAnsi="宋体" w:cs="宋体" w:hint="eastAsia"/>
                <w:color w:val="000000"/>
                <w:kern w:val="0"/>
                <w:sz w:val="20"/>
                <w:szCs w:val="20"/>
              </w:rPr>
              <w:t>M20</w:t>
            </w:r>
          </w:p>
        </w:tc>
        <w:tc>
          <w:tcPr>
            <w:tcW w:w="1716" w:type="dxa"/>
            <w:tcBorders>
              <w:top w:val="nil"/>
              <w:left w:val="nil"/>
              <w:bottom w:val="single" w:sz="4" w:space="0" w:color="auto"/>
              <w:right w:val="single" w:sz="4" w:space="0" w:color="auto"/>
            </w:tcBorders>
            <w:shd w:val="clear" w:color="auto" w:fill="auto"/>
            <w:vAlign w:val="center"/>
          </w:tcPr>
          <w:p w14:paraId="3677C642" w14:textId="77777777" w:rsidR="00F21EE5" w:rsidRPr="004E5037" w:rsidRDefault="00F21EE5" w:rsidP="007D18DB">
            <w:pPr>
              <w:spacing w:line="240" w:lineRule="auto"/>
              <w:ind w:firstLineChars="0" w:firstLine="0"/>
              <w:rPr>
                <w:rFonts w:asciiTheme="minorEastAsia" w:hAnsiTheme="minorEastAsia"/>
                <w:color w:val="000000"/>
                <w:sz w:val="21"/>
                <w:szCs w:val="21"/>
              </w:rPr>
            </w:pPr>
            <w:r w:rsidRPr="004E5037">
              <w:rPr>
                <w:rFonts w:ascii="宋体" w:eastAsia="宋体" w:hAnsi="宋体" w:cs="宋体" w:hint="eastAsia"/>
                <w:color w:val="000000"/>
                <w:kern w:val="0"/>
                <w:sz w:val="20"/>
                <w:szCs w:val="20"/>
              </w:rPr>
              <w:t>seatID</w:t>
            </w:r>
          </w:p>
        </w:tc>
        <w:tc>
          <w:tcPr>
            <w:tcW w:w="2160" w:type="dxa"/>
            <w:tcBorders>
              <w:top w:val="nil"/>
              <w:left w:val="nil"/>
              <w:bottom w:val="single" w:sz="4" w:space="0" w:color="auto"/>
              <w:right w:val="single" w:sz="4" w:space="0" w:color="auto"/>
            </w:tcBorders>
            <w:shd w:val="clear" w:color="auto" w:fill="auto"/>
            <w:noWrap/>
            <w:vAlign w:val="center"/>
          </w:tcPr>
          <w:p w14:paraId="2BFD9FC1" w14:textId="77777777" w:rsidR="00F21EE5" w:rsidRPr="004E5037" w:rsidRDefault="00F21EE5" w:rsidP="007D18DB">
            <w:pPr>
              <w:widowControl/>
              <w:spacing w:line="240" w:lineRule="auto"/>
              <w:ind w:firstLineChars="0" w:firstLine="0"/>
              <w:jc w:val="left"/>
              <w:rPr>
                <w:rFonts w:asciiTheme="minorEastAsia" w:hAnsiTheme="minorEastAsia" w:cs="宋体"/>
                <w:color w:val="000000"/>
                <w:kern w:val="0"/>
                <w:sz w:val="20"/>
                <w:szCs w:val="20"/>
              </w:rPr>
            </w:pPr>
            <w:r w:rsidRPr="004E5037">
              <w:rPr>
                <w:rFonts w:asciiTheme="minorEastAsia" w:hAnsiTheme="minorEastAsia" w:cs="宋体" w:hint="eastAsia"/>
                <w:color w:val="000000"/>
                <w:kern w:val="0"/>
                <w:sz w:val="20"/>
                <w:szCs w:val="20"/>
              </w:rPr>
              <w:t>本方席位代码</w:t>
            </w:r>
          </w:p>
        </w:tc>
        <w:tc>
          <w:tcPr>
            <w:tcW w:w="760" w:type="dxa"/>
            <w:tcBorders>
              <w:top w:val="nil"/>
              <w:left w:val="nil"/>
              <w:bottom w:val="single" w:sz="4" w:space="0" w:color="auto"/>
              <w:right w:val="single" w:sz="4" w:space="0" w:color="auto"/>
            </w:tcBorders>
            <w:shd w:val="clear" w:color="auto" w:fill="auto"/>
            <w:noWrap/>
            <w:vAlign w:val="center"/>
          </w:tcPr>
          <w:p w14:paraId="3BE6776B" w14:textId="77777777" w:rsidR="00F21EE5" w:rsidRPr="004E5037" w:rsidRDefault="00F21EE5" w:rsidP="007D18DB">
            <w:pPr>
              <w:spacing w:line="240" w:lineRule="auto"/>
              <w:ind w:firstLineChars="0" w:firstLine="0"/>
              <w:rPr>
                <w:rFonts w:asciiTheme="minorEastAsia" w:hAnsiTheme="minorEastAsia"/>
                <w:color w:val="000000"/>
                <w:sz w:val="21"/>
                <w:szCs w:val="21"/>
              </w:rPr>
            </w:pPr>
            <w:r w:rsidRPr="004E5037">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13802894" w14:textId="77777777" w:rsidR="00F21EE5" w:rsidRPr="004E5037" w:rsidRDefault="00F21EE5" w:rsidP="007D18DB">
            <w:pPr>
              <w:spacing w:line="240" w:lineRule="auto"/>
              <w:ind w:firstLineChars="0" w:firstLine="0"/>
              <w:rPr>
                <w:rFonts w:asciiTheme="minorEastAsia" w:hAnsiTheme="minorEastAsia"/>
                <w:sz w:val="20"/>
              </w:rPr>
            </w:pPr>
            <w:r w:rsidRPr="004E5037">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tcPr>
          <w:p w14:paraId="36A16E0A"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p>
        </w:tc>
      </w:tr>
      <w:tr w:rsidR="00F21EE5" w:rsidRPr="004E5037" w14:paraId="2D6E07AF"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321F6D8F"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M30</w:t>
            </w:r>
          </w:p>
        </w:tc>
        <w:tc>
          <w:tcPr>
            <w:tcW w:w="1716" w:type="dxa"/>
            <w:tcBorders>
              <w:top w:val="nil"/>
              <w:left w:val="nil"/>
              <w:bottom w:val="single" w:sz="4" w:space="0" w:color="auto"/>
              <w:right w:val="single" w:sz="4" w:space="0" w:color="auto"/>
            </w:tcBorders>
            <w:shd w:val="clear" w:color="auto" w:fill="auto"/>
            <w:noWrap/>
            <w:vAlign w:val="center"/>
          </w:tcPr>
          <w:p w14:paraId="7ABAC6C9"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clientID</w:t>
            </w:r>
          </w:p>
        </w:tc>
        <w:tc>
          <w:tcPr>
            <w:tcW w:w="2160" w:type="dxa"/>
            <w:tcBorders>
              <w:top w:val="nil"/>
              <w:left w:val="nil"/>
              <w:bottom w:val="single" w:sz="4" w:space="0" w:color="auto"/>
              <w:right w:val="single" w:sz="4" w:space="0" w:color="auto"/>
            </w:tcBorders>
            <w:shd w:val="clear" w:color="auto" w:fill="auto"/>
            <w:noWrap/>
            <w:vAlign w:val="center"/>
            <w:hideMark/>
          </w:tcPr>
          <w:p w14:paraId="6A6903EE"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本方客户代码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59C8A57D"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0181990F" w14:textId="5AC22601" w:rsidR="00F21EE5" w:rsidRPr="004E5037" w:rsidRDefault="00A33426"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63D99676"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p>
        </w:tc>
      </w:tr>
      <w:tr w:rsidR="00F21EE5" w:rsidRPr="004E5037" w14:paraId="455EEC20"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1298935"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T05</w:t>
            </w:r>
          </w:p>
        </w:tc>
        <w:tc>
          <w:tcPr>
            <w:tcW w:w="1716" w:type="dxa"/>
            <w:tcBorders>
              <w:top w:val="nil"/>
              <w:left w:val="nil"/>
              <w:bottom w:val="single" w:sz="4" w:space="0" w:color="auto"/>
              <w:right w:val="single" w:sz="4" w:space="0" w:color="auto"/>
            </w:tcBorders>
            <w:shd w:val="clear" w:color="auto" w:fill="auto"/>
            <w:noWrap/>
            <w:vAlign w:val="center"/>
          </w:tcPr>
          <w:p w14:paraId="61819EC7"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opMemberID</w:t>
            </w:r>
          </w:p>
        </w:tc>
        <w:tc>
          <w:tcPr>
            <w:tcW w:w="2160" w:type="dxa"/>
            <w:tcBorders>
              <w:top w:val="nil"/>
              <w:left w:val="nil"/>
              <w:bottom w:val="single" w:sz="4" w:space="0" w:color="auto"/>
              <w:right w:val="single" w:sz="4" w:space="0" w:color="auto"/>
            </w:tcBorders>
            <w:shd w:val="clear" w:color="auto" w:fill="auto"/>
            <w:noWrap/>
            <w:vAlign w:val="center"/>
          </w:tcPr>
          <w:p w14:paraId="44B5211E"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对手方会员代码</w:t>
            </w:r>
          </w:p>
        </w:tc>
        <w:tc>
          <w:tcPr>
            <w:tcW w:w="760" w:type="dxa"/>
            <w:tcBorders>
              <w:top w:val="nil"/>
              <w:left w:val="nil"/>
              <w:bottom w:val="single" w:sz="4" w:space="0" w:color="auto"/>
              <w:right w:val="single" w:sz="4" w:space="0" w:color="auto"/>
            </w:tcBorders>
            <w:shd w:val="clear" w:color="auto" w:fill="auto"/>
            <w:noWrap/>
            <w:vAlign w:val="center"/>
          </w:tcPr>
          <w:p w14:paraId="73C45A28"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4EC39DB4"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tcPr>
          <w:p w14:paraId="4185CEE5" w14:textId="77777777" w:rsidR="00F21EE5" w:rsidRPr="004E5037" w:rsidRDefault="00F21EE5" w:rsidP="007D18DB">
            <w:pPr>
              <w:widowControl/>
              <w:spacing w:line="240" w:lineRule="auto"/>
              <w:ind w:firstLineChars="0" w:firstLine="0"/>
              <w:jc w:val="left"/>
              <w:rPr>
                <w:rFonts w:ascii="宋体" w:eastAsia="宋体" w:hAnsi="宋体" w:cs="宋体"/>
                <w:color w:val="000000"/>
                <w:kern w:val="0"/>
                <w:sz w:val="20"/>
                <w:szCs w:val="20"/>
              </w:rPr>
            </w:pPr>
          </w:p>
        </w:tc>
      </w:tr>
      <w:tr w:rsidR="0077711C" w:rsidRPr="004E5037" w14:paraId="59F74584"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659565A8"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T08</w:t>
            </w:r>
          </w:p>
        </w:tc>
        <w:tc>
          <w:tcPr>
            <w:tcW w:w="1716" w:type="dxa"/>
            <w:tcBorders>
              <w:top w:val="nil"/>
              <w:left w:val="nil"/>
              <w:bottom w:val="single" w:sz="4" w:space="0" w:color="auto"/>
              <w:right w:val="single" w:sz="4" w:space="0" w:color="auto"/>
            </w:tcBorders>
            <w:shd w:val="clear" w:color="auto" w:fill="auto"/>
            <w:noWrap/>
            <w:vAlign w:val="center"/>
          </w:tcPr>
          <w:p w14:paraId="2F69DCA9"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opSeatID</w:t>
            </w:r>
          </w:p>
        </w:tc>
        <w:tc>
          <w:tcPr>
            <w:tcW w:w="2160" w:type="dxa"/>
            <w:tcBorders>
              <w:top w:val="nil"/>
              <w:left w:val="nil"/>
              <w:bottom w:val="single" w:sz="4" w:space="0" w:color="auto"/>
              <w:right w:val="single" w:sz="4" w:space="0" w:color="auto"/>
            </w:tcBorders>
            <w:shd w:val="clear" w:color="auto" w:fill="auto"/>
            <w:noWrap/>
            <w:vAlign w:val="center"/>
          </w:tcPr>
          <w:p w14:paraId="0B431830" w14:textId="77777777" w:rsidR="0077711C" w:rsidRPr="004E5037" w:rsidRDefault="0077711C"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Theme="minorEastAsia" w:hAnsiTheme="minorEastAsia" w:cs="宋体" w:hint="eastAsia"/>
                <w:color w:val="000000"/>
                <w:kern w:val="0"/>
                <w:sz w:val="20"/>
                <w:szCs w:val="20"/>
              </w:rPr>
              <w:t>对手方席位代码</w:t>
            </w:r>
          </w:p>
        </w:tc>
        <w:tc>
          <w:tcPr>
            <w:tcW w:w="760" w:type="dxa"/>
            <w:tcBorders>
              <w:top w:val="nil"/>
              <w:left w:val="nil"/>
              <w:bottom w:val="single" w:sz="4" w:space="0" w:color="auto"/>
              <w:right w:val="single" w:sz="4" w:space="0" w:color="auto"/>
            </w:tcBorders>
            <w:shd w:val="clear" w:color="auto" w:fill="auto"/>
            <w:noWrap/>
            <w:vAlign w:val="center"/>
          </w:tcPr>
          <w:p w14:paraId="2803A648" w14:textId="77777777" w:rsidR="0077711C" w:rsidRPr="004E5037" w:rsidRDefault="0077711C"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14:paraId="2F0EDE84" w14:textId="77777777" w:rsidR="0077711C" w:rsidRPr="004E5037" w:rsidRDefault="0077711C"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tcPr>
          <w:p w14:paraId="687B36EE" w14:textId="77777777" w:rsidR="0077711C" w:rsidRPr="004E5037" w:rsidRDefault="0077711C" w:rsidP="007D18DB">
            <w:pPr>
              <w:widowControl/>
              <w:spacing w:line="240" w:lineRule="auto"/>
              <w:ind w:firstLineChars="0" w:firstLine="0"/>
              <w:jc w:val="left"/>
              <w:rPr>
                <w:rFonts w:ascii="宋体" w:eastAsia="宋体" w:hAnsi="宋体" w:cs="宋体"/>
                <w:color w:val="000000"/>
                <w:kern w:val="0"/>
                <w:sz w:val="20"/>
                <w:szCs w:val="20"/>
              </w:rPr>
            </w:pPr>
          </w:p>
        </w:tc>
      </w:tr>
      <w:tr w:rsidR="008066C4" w:rsidRPr="004E5037" w14:paraId="53006227"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E32B8DC"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T04</w:t>
            </w:r>
          </w:p>
        </w:tc>
        <w:tc>
          <w:tcPr>
            <w:tcW w:w="1716" w:type="dxa"/>
            <w:tcBorders>
              <w:top w:val="nil"/>
              <w:left w:val="nil"/>
              <w:bottom w:val="single" w:sz="4" w:space="0" w:color="auto"/>
              <w:right w:val="single" w:sz="4" w:space="0" w:color="auto"/>
            </w:tcBorders>
            <w:shd w:val="clear" w:color="auto" w:fill="auto"/>
            <w:noWrap/>
            <w:vAlign w:val="center"/>
          </w:tcPr>
          <w:p w14:paraId="7AEABCF0"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opClientID</w:t>
            </w:r>
          </w:p>
        </w:tc>
        <w:tc>
          <w:tcPr>
            <w:tcW w:w="2160" w:type="dxa"/>
            <w:tcBorders>
              <w:top w:val="nil"/>
              <w:left w:val="nil"/>
              <w:bottom w:val="single" w:sz="4" w:space="0" w:color="auto"/>
              <w:right w:val="single" w:sz="4" w:space="0" w:color="auto"/>
            </w:tcBorders>
            <w:shd w:val="clear" w:color="auto" w:fill="auto"/>
            <w:noWrap/>
            <w:vAlign w:val="center"/>
          </w:tcPr>
          <w:p w14:paraId="1A5F4E7B"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对手方客户代码</w:t>
            </w:r>
          </w:p>
        </w:tc>
        <w:tc>
          <w:tcPr>
            <w:tcW w:w="760" w:type="dxa"/>
            <w:tcBorders>
              <w:top w:val="nil"/>
              <w:left w:val="nil"/>
              <w:bottom w:val="single" w:sz="4" w:space="0" w:color="auto"/>
              <w:right w:val="single" w:sz="4" w:space="0" w:color="auto"/>
            </w:tcBorders>
            <w:shd w:val="clear" w:color="auto" w:fill="auto"/>
            <w:noWrap/>
            <w:vAlign w:val="center"/>
          </w:tcPr>
          <w:p w14:paraId="555291EF"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14:paraId="5BB56214"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tcPr>
          <w:p w14:paraId="58807474"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p>
        </w:tc>
      </w:tr>
      <w:tr w:rsidR="008066C4" w:rsidRPr="004E5037" w14:paraId="77DD18C3"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0C24E1B"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M60</w:t>
            </w:r>
          </w:p>
        </w:tc>
        <w:tc>
          <w:tcPr>
            <w:tcW w:w="1716" w:type="dxa"/>
            <w:tcBorders>
              <w:top w:val="nil"/>
              <w:left w:val="nil"/>
              <w:bottom w:val="single" w:sz="4" w:space="0" w:color="auto"/>
              <w:right w:val="single" w:sz="4" w:space="0" w:color="auto"/>
            </w:tcBorders>
            <w:shd w:val="clear" w:color="auto" w:fill="auto"/>
            <w:vAlign w:val="center"/>
            <w:hideMark/>
          </w:tcPr>
          <w:p w14:paraId="493B36C7"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traderID</w:t>
            </w:r>
          </w:p>
        </w:tc>
        <w:tc>
          <w:tcPr>
            <w:tcW w:w="2160" w:type="dxa"/>
            <w:tcBorders>
              <w:top w:val="nil"/>
              <w:left w:val="nil"/>
              <w:bottom w:val="single" w:sz="4" w:space="0" w:color="auto"/>
              <w:right w:val="single" w:sz="4" w:space="0" w:color="auto"/>
            </w:tcBorders>
            <w:shd w:val="clear" w:color="auto" w:fill="auto"/>
            <w:noWrap/>
            <w:vAlign w:val="center"/>
            <w:hideMark/>
          </w:tcPr>
          <w:p w14:paraId="7FB14961"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撤销申报用户代码</w:t>
            </w:r>
          </w:p>
        </w:tc>
        <w:tc>
          <w:tcPr>
            <w:tcW w:w="760" w:type="dxa"/>
            <w:tcBorders>
              <w:top w:val="nil"/>
              <w:left w:val="nil"/>
              <w:bottom w:val="single" w:sz="4" w:space="0" w:color="auto"/>
              <w:right w:val="single" w:sz="4" w:space="0" w:color="auto"/>
            </w:tcBorders>
            <w:shd w:val="clear" w:color="auto" w:fill="auto"/>
            <w:noWrap/>
            <w:vAlign w:val="center"/>
            <w:hideMark/>
          </w:tcPr>
          <w:p w14:paraId="4F590D51"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14:paraId="2660B8AA"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943" w:type="dxa"/>
            <w:tcBorders>
              <w:top w:val="nil"/>
              <w:left w:val="nil"/>
              <w:bottom w:val="single" w:sz="4" w:space="0" w:color="auto"/>
              <w:right w:val="single" w:sz="4" w:space="0" w:color="auto"/>
            </w:tcBorders>
            <w:shd w:val="clear" w:color="auto" w:fill="auto"/>
            <w:noWrap/>
            <w:vAlign w:val="center"/>
            <w:hideMark/>
          </w:tcPr>
          <w:p w14:paraId="67991C3C"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p>
        </w:tc>
      </w:tr>
      <w:tr w:rsidR="008066C4" w:rsidRPr="004E5037" w14:paraId="08E26AAB"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80BF16A" w14:textId="77777777" w:rsidR="008066C4" w:rsidRPr="004E5037" w:rsidRDefault="008066C4" w:rsidP="00F21EE5">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T28</w:t>
            </w:r>
          </w:p>
        </w:tc>
        <w:tc>
          <w:tcPr>
            <w:tcW w:w="1716" w:type="dxa"/>
            <w:tcBorders>
              <w:top w:val="nil"/>
              <w:left w:val="nil"/>
              <w:bottom w:val="single" w:sz="4" w:space="0" w:color="auto"/>
              <w:right w:val="single" w:sz="4" w:space="0" w:color="auto"/>
            </w:tcBorders>
            <w:shd w:val="clear" w:color="auto" w:fill="auto"/>
            <w:vAlign w:val="center"/>
          </w:tcPr>
          <w:p w14:paraId="7D396405"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cancelTradeDate</w:t>
            </w:r>
          </w:p>
        </w:tc>
        <w:tc>
          <w:tcPr>
            <w:tcW w:w="2160" w:type="dxa"/>
            <w:tcBorders>
              <w:top w:val="nil"/>
              <w:left w:val="nil"/>
              <w:bottom w:val="single" w:sz="4" w:space="0" w:color="auto"/>
              <w:right w:val="single" w:sz="4" w:space="0" w:color="auto"/>
            </w:tcBorders>
            <w:shd w:val="clear" w:color="auto" w:fill="auto"/>
            <w:noWrap/>
            <w:vAlign w:val="center"/>
          </w:tcPr>
          <w:p w14:paraId="1DBEFF0B"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撤销申报交易日期</w:t>
            </w:r>
          </w:p>
        </w:tc>
        <w:tc>
          <w:tcPr>
            <w:tcW w:w="760" w:type="dxa"/>
            <w:tcBorders>
              <w:top w:val="nil"/>
              <w:left w:val="nil"/>
              <w:bottom w:val="single" w:sz="4" w:space="0" w:color="auto"/>
              <w:right w:val="single" w:sz="4" w:space="0" w:color="auto"/>
            </w:tcBorders>
            <w:shd w:val="clear" w:color="auto" w:fill="auto"/>
            <w:noWrap/>
            <w:vAlign w:val="center"/>
          </w:tcPr>
          <w:p w14:paraId="434AF9C6"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2E5D0449"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tcPr>
          <w:p w14:paraId="417A38D0"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p>
        </w:tc>
      </w:tr>
      <w:tr w:rsidR="008066C4" w:rsidRPr="004E5037" w14:paraId="7179B1C3"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7122D332" w14:textId="77777777" w:rsidR="008066C4" w:rsidRPr="004E5037" w:rsidRDefault="008066C4" w:rsidP="00F21EE5">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T</w:t>
            </w:r>
            <w:r w:rsidRPr="004E5037">
              <w:rPr>
                <w:rFonts w:ascii="宋体" w:eastAsia="宋体" w:hAnsi="宋体" w:cs="宋体" w:hint="eastAsia"/>
                <w:color w:val="000000"/>
                <w:kern w:val="0"/>
                <w:sz w:val="20"/>
                <w:szCs w:val="20"/>
              </w:rPr>
              <w:t>23</w:t>
            </w:r>
          </w:p>
        </w:tc>
        <w:tc>
          <w:tcPr>
            <w:tcW w:w="1716" w:type="dxa"/>
            <w:tcBorders>
              <w:top w:val="nil"/>
              <w:left w:val="nil"/>
              <w:bottom w:val="single" w:sz="4" w:space="0" w:color="auto"/>
              <w:right w:val="single" w:sz="4" w:space="0" w:color="auto"/>
            </w:tcBorders>
            <w:shd w:val="clear" w:color="auto" w:fill="auto"/>
            <w:vAlign w:val="center"/>
          </w:tcPr>
          <w:p w14:paraId="600D2464" w14:textId="77777777" w:rsidR="008066C4" w:rsidRPr="004E5037" w:rsidRDefault="008066C4" w:rsidP="00F21EE5">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cancelDate</w:t>
            </w:r>
          </w:p>
        </w:tc>
        <w:tc>
          <w:tcPr>
            <w:tcW w:w="2160" w:type="dxa"/>
            <w:tcBorders>
              <w:top w:val="nil"/>
              <w:left w:val="nil"/>
              <w:bottom w:val="single" w:sz="4" w:space="0" w:color="auto"/>
              <w:right w:val="single" w:sz="4" w:space="0" w:color="auto"/>
            </w:tcBorders>
            <w:shd w:val="clear" w:color="auto" w:fill="auto"/>
            <w:noWrap/>
            <w:vAlign w:val="center"/>
          </w:tcPr>
          <w:p w14:paraId="7339FAA6"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撤销申报自然日期</w:t>
            </w:r>
          </w:p>
        </w:tc>
        <w:tc>
          <w:tcPr>
            <w:tcW w:w="760" w:type="dxa"/>
            <w:tcBorders>
              <w:top w:val="nil"/>
              <w:left w:val="nil"/>
              <w:bottom w:val="single" w:sz="4" w:space="0" w:color="auto"/>
              <w:right w:val="single" w:sz="4" w:space="0" w:color="auto"/>
            </w:tcBorders>
            <w:shd w:val="clear" w:color="auto" w:fill="auto"/>
            <w:noWrap/>
            <w:vAlign w:val="center"/>
          </w:tcPr>
          <w:p w14:paraId="1251A8D8"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tcPr>
          <w:p w14:paraId="61C727BB"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tcPr>
          <w:p w14:paraId="304C12CB"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p>
        </w:tc>
      </w:tr>
      <w:tr w:rsidR="008066C4" w:rsidRPr="004E5037" w14:paraId="5E9EA764"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4A572A2"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X39</w:t>
            </w:r>
          </w:p>
        </w:tc>
        <w:tc>
          <w:tcPr>
            <w:tcW w:w="1716" w:type="dxa"/>
            <w:tcBorders>
              <w:top w:val="nil"/>
              <w:left w:val="nil"/>
              <w:bottom w:val="single" w:sz="4" w:space="0" w:color="auto"/>
              <w:right w:val="single" w:sz="4" w:space="0" w:color="auto"/>
            </w:tcBorders>
            <w:shd w:val="clear" w:color="auto" w:fill="auto"/>
            <w:vAlign w:val="center"/>
            <w:hideMark/>
          </w:tcPr>
          <w:p w14:paraId="3A2BA72A"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RspCode</w:t>
            </w:r>
          </w:p>
        </w:tc>
        <w:tc>
          <w:tcPr>
            <w:tcW w:w="2160" w:type="dxa"/>
            <w:tcBorders>
              <w:top w:val="nil"/>
              <w:left w:val="nil"/>
              <w:bottom w:val="single" w:sz="4" w:space="0" w:color="auto"/>
              <w:right w:val="single" w:sz="4" w:space="0" w:color="auto"/>
            </w:tcBorders>
            <w:shd w:val="clear" w:color="auto" w:fill="auto"/>
            <w:noWrap/>
            <w:vAlign w:val="center"/>
            <w:hideMark/>
          </w:tcPr>
          <w:p w14:paraId="37B8C8D4"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46FD4D4C"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7E8B461B"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hideMark/>
          </w:tcPr>
          <w:p w14:paraId="400D706C"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p>
        </w:tc>
      </w:tr>
      <w:tr w:rsidR="008066C4" w:rsidRPr="004E5037" w14:paraId="7A1ECF1C" w14:textId="77777777" w:rsidTr="008066C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7887E19"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X40</w:t>
            </w:r>
          </w:p>
        </w:tc>
        <w:tc>
          <w:tcPr>
            <w:tcW w:w="1716" w:type="dxa"/>
            <w:tcBorders>
              <w:top w:val="nil"/>
              <w:left w:val="nil"/>
              <w:bottom w:val="single" w:sz="4" w:space="0" w:color="auto"/>
              <w:right w:val="single" w:sz="4" w:space="0" w:color="auto"/>
            </w:tcBorders>
            <w:shd w:val="clear" w:color="auto" w:fill="auto"/>
            <w:vAlign w:val="center"/>
            <w:hideMark/>
          </w:tcPr>
          <w:p w14:paraId="1A5A4599"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RspMsg</w:t>
            </w:r>
          </w:p>
        </w:tc>
        <w:tc>
          <w:tcPr>
            <w:tcW w:w="2160" w:type="dxa"/>
            <w:tcBorders>
              <w:top w:val="nil"/>
              <w:left w:val="nil"/>
              <w:bottom w:val="single" w:sz="4" w:space="0" w:color="auto"/>
              <w:right w:val="single" w:sz="4" w:space="0" w:color="auto"/>
            </w:tcBorders>
            <w:shd w:val="clear" w:color="auto" w:fill="auto"/>
            <w:noWrap/>
            <w:vAlign w:val="center"/>
            <w:hideMark/>
          </w:tcPr>
          <w:p w14:paraId="142CC11F"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13F98121"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vAlign w:val="center"/>
            <w:hideMark/>
          </w:tcPr>
          <w:p w14:paraId="65DB91AC"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943" w:type="dxa"/>
            <w:tcBorders>
              <w:top w:val="nil"/>
              <w:left w:val="nil"/>
              <w:bottom w:val="single" w:sz="4" w:space="0" w:color="auto"/>
              <w:right w:val="single" w:sz="4" w:space="0" w:color="auto"/>
            </w:tcBorders>
            <w:shd w:val="clear" w:color="auto" w:fill="auto"/>
            <w:noWrap/>
            <w:vAlign w:val="center"/>
            <w:hideMark/>
          </w:tcPr>
          <w:p w14:paraId="337066A6" w14:textId="77777777" w:rsidR="008066C4" w:rsidRPr="004E5037" w:rsidRDefault="008066C4" w:rsidP="007D18DB">
            <w:pPr>
              <w:widowControl/>
              <w:spacing w:line="240" w:lineRule="auto"/>
              <w:ind w:firstLineChars="0" w:firstLine="0"/>
              <w:jc w:val="left"/>
              <w:rPr>
                <w:rFonts w:ascii="宋体" w:eastAsia="宋体" w:hAnsi="宋体" w:cs="宋体"/>
                <w:color w:val="000000"/>
                <w:kern w:val="0"/>
                <w:sz w:val="20"/>
                <w:szCs w:val="20"/>
              </w:rPr>
            </w:pPr>
          </w:p>
        </w:tc>
      </w:tr>
    </w:tbl>
    <w:p w14:paraId="0AFC5917" w14:textId="77777777" w:rsidR="005B06E4" w:rsidRPr="004E5037" w:rsidRDefault="005B06E4" w:rsidP="005B06E4">
      <w:pPr>
        <w:ind w:firstLine="480"/>
      </w:pPr>
    </w:p>
    <w:p w14:paraId="0DF27AD6" w14:textId="77777777" w:rsidR="005B06E4" w:rsidRPr="004E5037" w:rsidRDefault="005B06E4" w:rsidP="005B06E4">
      <w:pPr>
        <w:pStyle w:val="4"/>
        <w:numPr>
          <w:ilvl w:val="3"/>
          <w:numId w:val="4"/>
        </w:numPr>
        <w:ind w:left="0" w:firstLineChars="0" w:firstLine="0"/>
      </w:pPr>
      <w:r w:rsidRPr="004E5037">
        <w:rPr>
          <w:rFonts w:hint="eastAsia"/>
        </w:rPr>
        <w:t>库存互换申报查询请求及应答</w:t>
      </w:r>
    </w:p>
    <w:p w14:paraId="2A5F0F0D" w14:textId="77777777" w:rsidR="005B06E4" w:rsidRPr="004E5037" w:rsidRDefault="005B06E4" w:rsidP="001643FA">
      <w:pPr>
        <w:ind w:firstLine="482"/>
      </w:pPr>
      <w:r w:rsidRPr="004E5037">
        <w:rPr>
          <w:rFonts w:hint="eastAsia"/>
          <w:b/>
        </w:rPr>
        <w:t>功能</w:t>
      </w:r>
      <w:r w:rsidR="002426DD" w:rsidRPr="004E5037">
        <w:rPr>
          <w:rFonts w:hint="eastAsia"/>
        </w:rPr>
        <w:t>：库存互换</w:t>
      </w:r>
      <w:r w:rsidRPr="004E5037">
        <w:rPr>
          <w:rFonts w:hint="eastAsia"/>
        </w:rPr>
        <w:t>申报查询指令用于会员二级系统查询该会员</w:t>
      </w:r>
      <w:r w:rsidR="002426DD" w:rsidRPr="004E5037">
        <w:rPr>
          <w:rFonts w:hint="eastAsia"/>
        </w:rPr>
        <w:t>席位</w:t>
      </w:r>
      <w:r w:rsidRPr="004E5037">
        <w:rPr>
          <w:rFonts w:hint="eastAsia"/>
        </w:rPr>
        <w:t>所属客户填写的</w:t>
      </w:r>
      <w:r w:rsidR="002426DD" w:rsidRPr="004E5037">
        <w:rPr>
          <w:rFonts w:hint="eastAsia"/>
        </w:rPr>
        <w:t>库存互换</w:t>
      </w:r>
      <w:r w:rsidRPr="004E5037">
        <w:rPr>
          <w:rFonts w:hint="eastAsia"/>
        </w:rPr>
        <w:t>申报单，支持同时查询多条</w:t>
      </w:r>
      <w:r w:rsidR="002426DD" w:rsidRPr="004E5037">
        <w:rPr>
          <w:rFonts w:hint="eastAsia"/>
        </w:rPr>
        <w:t>库存互换</w:t>
      </w:r>
      <w:r w:rsidRPr="004E5037">
        <w:rPr>
          <w:rFonts w:hint="eastAsia"/>
        </w:rPr>
        <w:t>申报信息。</w:t>
      </w:r>
    </w:p>
    <w:p w14:paraId="1BD13F1D" w14:textId="77777777" w:rsidR="005B06E4" w:rsidRPr="004E5037" w:rsidRDefault="005B06E4" w:rsidP="005B06E4">
      <w:pPr>
        <w:ind w:firstLine="480"/>
      </w:pPr>
      <w:r w:rsidRPr="004E5037">
        <w:rPr>
          <w:rFonts w:hint="eastAsia"/>
        </w:rPr>
        <w:t>消息体格式如下：</w:t>
      </w:r>
    </w:p>
    <w:tbl>
      <w:tblPr>
        <w:tblW w:w="9503" w:type="dxa"/>
        <w:tblInd w:w="103" w:type="dxa"/>
        <w:tblLayout w:type="fixed"/>
        <w:tblLook w:val="04A0" w:firstRow="1" w:lastRow="0" w:firstColumn="1" w:lastColumn="0" w:noHBand="0" w:noVBand="1"/>
      </w:tblPr>
      <w:tblGrid>
        <w:gridCol w:w="714"/>
        <w:gridCol w:w="709"/>
        <w:gridCol w:w="1843"/>
        <w:gridCol w:w="2268"/>
        <w:gridCol w:w="709"/>
        <w:gridCol w:w="709"/>
        <w:gridCol w:w="2551"/>
      </w:tblGrid>
      <w:tr w:rsidR="005B06E4" w:rsidRPr="004E5037" w14:paraId="74742B66" w14:textId="77777777" w:rsidTr="00EE0C6F">
        <w:trPr>
          <w:trHeight w:val="270"/>
          <w:tblHeader/>
        </w:trPr>
        <w:tc>
          <w:tcPr>
            <w:tcW w:w="714" w:type="dxa"/>
            <w:tcBorders>
              <w:top w:val="single" w:sz="4" w:space="0" w:color="auto"/>
              <w:left w:val="single" w:sz="4" w:space="0" w:color="auto"/>
              <w:bottom w:val="single" w:sz="4" w:space="0" w:color="auto"/>
              <w:right w:val="single" w:sz="4" w:space="0" w:color="auto"/>
            </w:tcBorders>
            <w:shd w:val="clear" w:color="000000" w:fill="D9D9D9"/>
            <w:vAlign w:val="center"/>
          </w:tcPr>
          <w:p w14:paraId="456F09C3" w14:textId="77777777" w:rsidR="005B06E4" w:rsidRPr="004E5037" w:rsidRDefault="005B06E4" w:rsidP="005D16ED">
            <w:pPr>
              <w:widowControl/>
              <w:spacing w:line="240" w:lineRule="auto"/>
              <w:ind w:firstLineChars="0" w:firstLine="0"/>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FD64997" w14:textId="77777777" w:rsidR="005B06E4" w:rsidRPr="004E5037" w:rsidRDefault="005B06E4" w:rsidP="005D16ED">
            <w:pPr>
              <w:widowControl/>
              <w:spacing w:line="240" w:lineRule="auto"/>
              <w:ind w:firstLineChars="0" w:firstLine="0"/>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域号</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6AD21832" w14:textId="77777777" w:rsidR="005B06E4" w:rsidRPr="004E5037" w:rsidRDefault="005B06E4" w:rsidP="005D16ED">
            <w:pPr>
              <w:widowControl/>
              <w:spacing w:line="240" w:lineRule="auto"/>
              <w:ind w:firstLineChars="0" w:firstLine="0"/>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域名</w:t>
            </w:r>
          </w:p>
        </w:tc>
        <w:tc>
          <w:tcPr>
            <w:tcW w:w="2268" w:type="dxa"/>
            <w:tcBorders>
              <w:top w:val="single" w:sz="4" w:space="0" w:color="auto"/>
              <w:left w:val="nil"/>
              <w:bottom w:val="single" w:sz="4" w:space="0" w:color="auto"/>
              <w:right w:val="single" w:sz="4" w:space="0" w:color="auto"/>
            </w:tcBorders>
            <w:shd w:val="clear" w:color="000000" w:fill="D9D9D9"/>
            <w:noWrap/>
            <w:vAlign w:val="center"/>
            <w:hideMark/>
          </w:tcPr>
          <w:p w14:paraId="18F7170D" w14:textId="77777777" w:rsidR="005B06E4" w:rsidRPr="004E5037" w:rsidRDefault="005B06E4" w:rsidP="005D16ED">
            <w:pPr>
              <w:widowControl/>
              <w:spacing w:line="240" w:lineRule="auto"/>
              <w:ind w:firstLineChars="0" w:firstLine="0"/>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业务字段名称</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5A3BFBF4" w14:textId="77777777" w:rsidR="005B06E4" w:rsidRPr="004E5037" w:rsidRDefault="005B06E4" w:rsidP="005D16ED">
            <w:pPr>
              <w:widowControl/>
              <w:spacing w:line="240" w:lineRule="auto"/>
              <w:ind w:firstLineChars="0" w:firstLine="0"/>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请求</w:t>
            </w:r>
          </w:p>
        </w:tc>
        <w:tc>
          <w:tcPr>
            <w:tcW w:w="709" w:type="dxa"/>
            <w:tcBorders>
              <w:top w:val="single" w:sz="4" w:space="0" w:color="auto"/>
              <w:left w:val="nil"/>
              <w:bottom w:val="single" w:sz="4" w:space="0" w:color="auto"/>
              <w:right w:val="single" w:sz="4" w:space="0" w:color="auto"/>
            </w:tcBorders>
            <w:shd w:val="clear" w:color="000000" w:fill="D9D9D9"/>
            <w:noWrap/>
            <w:vAlign w:val="center"/>
            <w:hideMark/>
          </w:tcPr>
          <w:p w14:paraId="4A3D9C40" w14:textId="77777777" w:rsidR="005B06E4" w:rsidRPr="004E5037" w:rsidRDefault="005B06E4" w:rsidP="005D16ED">
            <w:pPr>
              <w:widowControl/>
              <w:spacing w:line="240" w:lineRule="auto"/>
              <w:ind w:firstLineChars="0" w:firstLine="0"/>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应答</w:t>
            </w:r>
          </w:p>
        </w:tc>
        <w:tc>
          <w:tcPr>
            <w:tcW w:w="2551" w:type="dxa"/>
            <w:tcBorders>
              <w:top w:val="single" w:sz="4" w:space="0" w:color="auto"/>
              <w:left w:val="nil"/>
              <w:bottom w:val="single" w:sz="4" w:space="0" w:color="auto"/>
              <w:right w:val="single" w:sz="4" w:space="0" w:color="auto"/>
            </w:tcBorders>
            <w:shd w:val="clear" w:color="000000" w:fill="D9D9D9"/>
            <w:noWrap/>
            <w:vAlign w:val="center"/>
            <w:hideMark/>
          </w:tcPr>
          <w:p w14:paraId="38A03092" w14:textId="77777777" w:rsidR="005B06E4" w:rsidRPr="004E5037" w:rsidRDefault="005B06E4" w:rsidP="005D16ED">
            <w:pPr>
              <w:widowControl/>
              <w:spacing w:line="240" w:lineRule="auto"/>
              <w:ind w:firstLineChars="0" w:firstLine="0"/>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说明</w:t>
            </w:r>
          </w:p>
        </w:tc>
      </w:tr>
      <w:tr w:rsidR="005B06E4" w:rsidRPr="004E5037" w14:paraId="58AC7073"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27B1EA82"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F7E39D7"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M00</w:t>
            </w:r>
          </w:p>
        </w:tc>
        <w:tc>
          <w:tcPr>
            <w:tcW w:w="1843" w:type="dxa"/>
            <w:tcBorders>
              <w:top w:val="nil"/>
              <w:left w:val="nil"/>
              <w:bottom w:val="single" w:sz="4" w:space="0" w:color="auto"/>
              <w:right w:val="single" w:sz="4" w:space="0" w:color="auto"/>
            </w:tcBorders>
            <w:shd w:val="clear" w:color="auto" w:fill="auto"/>
            <w:vAlign w:val="center"/>
            <w:hideMark/>
          </w:tcPr>
          <w:p w14:paraId="587DEB49"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memberID</w:t>
            </w:r>
          </w:p>
        </w:tc>
        <w:tc>
          <w:tcPr>
            <w:tcW w:w="2268" w:type="dxa"/>
            <w:tcBorders>
              <w:top w:val="nil"/>
              <w:left w:val="nil"/>
              <w:bottom w:val="single" w:sz="4" w:space="0" w:color="auto"/>
              <w:right w:val="single" w:sz="4" w:space="0" w:color="auto"/>
            </w:tcBorders>
            <w:shd w:val="clear" w:color="auto" w:fill="auto"/>
            <w:noWrap/>
            <w:vAlign w:val="center"/>
            <w:hideMark/>
          </w:tcPr>
          <w:p w14:paraId="71B824DC"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会员代码</w:t>
            </w:r>
          </w:p>
        </w:tc>
        <w:tc>
          <w:tcPr>
            <w:tcW w:w="709" w:type="dxa"/>
            <w:tcBorders>
              <w:top w:val="nil"/>
              <w:left w:val="nil"/>
              <w:bottom w:val="single" w:sz="4" w:space="0" w:color="auto"/>
              <w:right w:val="single" w:sz="4" w:space="0" w:color="auto"/>
            </w:tcBorders>
            <w:shd w:val="clear" w:color="auto" w:fill="auto"/>
            <w:vAlign w:val="center"/>
            <w:hideMark/>
          </w:tcPr>
          <w:p w14:paraId="406B07DB"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9" w:type="dxa"/>
            <w:tcBorders>
              <w:top w:val="nil"/>
              <w:left w:val="nil"/>
              <w:bottom w:val="single" w:sz="4" w:space="0" w:color="auto"/>
              <w:right w:val="single" w:sz="4" w:space="0" w:color="auto"/>
            </w:tcBorders>
            <w:shd w:val="clear" w:color="auto" w:fill="auto"/>
            <w:noWrap/>
            <w:vAlign w:val="center"/>
            <w:hideMark/>
          </w:tcPr>
          <w:p w14:paraId="651920D1"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noWrap/>
            <w:vAlign w:val="center"/>
            <w:hideMark/>
          </w:tcPr>
          <w:p w14:paraId="100CDDFA"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p>
        </w:tc>
      </w:tr>
      <w:tr w:rsidR="005B06E4" w:rsidRPr="004E5037" w14:paraId="5F694AE7"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6A62C131"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699A77B3" w14:textId="77777777" w:rsidR="005B06E4" w:rsidRPr="004E5037" w:rsidRDefault="005B06E4" w:rsidP="005D16ED">
            <w:pPr>
              <w:spacing w:line="240" w:lineRule="auto"/>
              <w:ind w:firstLineChars="0" w:firstLine="0"/>
              <w:rPr>
                <w:rFonts w:asciiTheme="minorEastAsia" w:hAnsiTheme="minorEastAsia"/>
                <w:color w:val="000000"/>
                <w:sz w:val="20"/>
                <w:szCs w:val="20"/>
              </w:rPr>
            </w:pPr>
            <w:r w:rsidRPr="004E5037">
              <w:rPr>
                <w:rFonts w:asciiTheme="minorEastAsia" w:hAnsiTheme="minorEastAsia" w:hint="eastAsia"/>
                <w:color w:val="000000"/>
                <w:sz w:val="20"/>
                <w:szCs w:val="20"/>
              </w:rPr>
              <w:t>M20</w:t>
            </w:r>
          </w:p>
        </w:tc>
        <w:tc>
          <w:tcPr>
            <w:tcW w:w="1843" w:type="dxa"/>
            <w:tcBorders>
              <w:top w:val="nil"/>
              <w:left w:val="nil"/>
              <w:bottom w:val="single" w:sz="4" w:space="0" w:color="auto"/>
              <w:right w:val="single" w:sz="4" w:space="0" w:color="auto"/>
            </w:tcBorders>
            <w:shd w:val="clear" w:color="auto" w:fill="auto"/>
            <w:vAlign w:val="center"/>
          </w:tcPr>
          <w:p w14:paraId="65EEF461" w14:textId="77777777" w:rsidR="005B06E4" w:rsidRPr="004E5037" w:rsidRDefault="005B06E4" w:rsidP="005D16ED">
            <w:pPr>
              <w:spacing w:line="240" w:lineRule="auto"/>
              <w:ind w:firstLineChars="0" w:firstLine="0"/>
              <w:rPr>
                <w:rFonts w:asciiTheme="minorEastAsia" w:hAnsiTheme="minorEastAsia"/>
                <w:color w:val="000000"/>
                <w:sz w:val="21"/>
                <w:szCs w:val="21"/>
              </w:rPr>
            </w:pPr>
            <w:r w:rsidRPr="004E5037">
              <w:rPr>
                <w:rFonts w:asciiTheme="minorEastAsia" w:hAnsiTheme="minorEastAsia"/>
                <w:color w:val="000000"/>
                <w:sz w:val="21"/>
                <w:szCs w:val="21"/>
              </w:rPr>
              <w:t>seatID</w:t>
            </w:r>
          </w:p>
        </w:tc>
        <w:tc>
          <w:tcPr>
            <w:tcW w:w="2268" w:type="dxa"/>
            <w:tcBorders>
              <w:top w:val="nil"/>
              <w:left w:val="nil"/>
              <w:bottom w:val="single" w:sz="4" w:space="0" w:color="auto"/>
              <w:right w:val="single" w:sz="4" w:space="0" w:color="auto"/>
            </w:tcBorders>
            <w:shd w:val="clear" w:color="auto" w:fill="auto"/>
            <w:noWrap/>
            <w:vAlign w:val="center"/>
          </w:tcPr>
          <w:p w14:paraId="1B220BBA" w14:textId="77777777" w:rsidR="005B06E4" w:rsidRPr="004E5037" w:rsidRDefault="005B06E4" w:rsidP="005D16ED">
            <w:pPr>
              <w:widowControl/>
              <w:spacing w:line="240" w:lineRule="auto"/>
              <w:ind w:firstLineChars="0" w:firstLine="0"/>
              <w:rPr>
                <w:rFonts w:asciiTheme="minorEastAsia" w:hAnsiTheme="minorEastAsia" w:cs="宋体"/>
                <w:color w:val="000000"/>
                <w:kern w:val="0"/>
                <w:sz w:val="20"/>
                <w:szCs w:val="20"/>
              </w:rPr>
            </w:pPr>
            <w:r w:rsidRPr="004E5037">
              <w:rPr>
                <w:rFonts w:asciiTheme="minorEastAsia" w:hAnsiTheme="minorEastAsia" w:cs="宋体" w:hint="eastAsia"/>
                <w:color w:val="000000"/>
                <w:kern w:val="0"/>
                <w:sz w:val="20"/>
                <w:szCs w:val="20"/>
              </w:rPr>
              <w:t>席位代码</w:t>
            </w:r>
          </w:p>
        </w:tc>
        <w:tc>
          <w:tcPr>
            <w:tcW w:w="709" w:type="dxa"/>
            <w:tcBorders>
              <w:top w:val="nil"/>
              <w:left w:val="nil"/>
              <w:bottom w:val="single" w:sz="4" w:space="0" w:color="auto"/>
              <w:right w:val="single" w:sz="4" w:space="0" w:color="auto"/>
            </w:tcBorders>
            <w:shd w:val="clear" w:color="auto" w:fill="auto"/>
            <w:vAlign w:val="center"/>
          </w:tcPr>
          <w:p w14:paraId="042893EC" w14:textId="77777777" w:rsidR="005B06E4" w:rsidRPr="004E5037" w:rsidRDefault="005B06E4" w:rsidP="005D16ED">
            <w:pPr>
              <w:spacing w:line="240" w:lineRule="auto"/>
              <w:ind w:firstLineChars="0" w:firstLine="0"/>
              <w:rPr>
                <w:rFonts w:asciiTheme="minorEastAsia" w:hAnsiTheme="minorEastAsia"/>
                <w:color w:val="000000"/>
                <w:sz w:val="21"/>
                <w:szCs w:val="21"/>
              </w:rPr>
            </w:pPr>
            <w:r w:rsidRPr="004E5037">
              <w:rPr>
                <w:rFonts w:asciiTheme="minorEastAsia" w:hAnsiTheme="minorEastAsia" w:hint="eastAsia"/>
                <w:color w:val="000000"/>
                <w:sz w:val="21"/>
                <w:szCs w:val="21"/>
              </w:rPr>
              <w:t>M</w:t>
            </w:r>
          </w:p>
        </w:tc>
        <w:tc>
          <w:tcPr>
            <w:tcW w:w="709" w:type="dxa"/>
            <w:tcBorders>
              <w:top w:val="nil"/>
              <w:left w:val="nil"/>
              <w:bottom w:val="single" w:sz="4" w:space="0" w:color="auto"/>
              <w:right w:val="single" w:sz="4" w:space="0" w:color="auto"/>
            </w:tcBorders>
            <w:shd w:val="clear" w:color="auto" w:fill="auto"/>
            <w:noWrap/>
            <w:vAlign w:val="center"/>
          </w:tcPr>
          <w:p w14:paraId="23BF84CD"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noWrap/>
            <w:vAlign w:val="center"/>
          </w:tcPr>
          <w:p w14:paraId="05566B91"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p>
        </w:tc>
      </w:tr>
      <w:tr w:rsidR="005B06E4" w:rsidRPr="004E5037" w14:paraId="6A9BFE1C"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656B66B8"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45082C6"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T11</w:t>
            </w:r>
          </w:p>
        </w:tc>
        <w:tc>
          <w:tcPr>
            <w:tcW w:w="1843" w:type="dxa"/>
            <w:tcBorders>
              <w:top w:val="nil"/>
              <w:left w:val="nil"/>
              <w:bottom w:val="single" w:sz="4" w:space="0" w:color="auto"/>
              <w:right w:val="single" w:sz="4" w:space="0" w:color="auto"/>
            </w:tcBorders>
            <w:shd w:val="clear" w:color="auto" w:fill="auto"/>
            <w:noWrap/>
            <w:vAlign w:val="center"/>
            <w:hideMark/>
          </w:tcPr>
          <w:p w14:paraId="7FB5CF46"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applyDate</w:t>
            </w:r>
          </w:p>
        </w:tc>
        <w:tc>
          <w:tcPr>
            <w:tcW w:w="2268" w:type="dxa"/>
            <w:tcBorders>
              <w:top w:val="nil"/>
              <w:left w:val="nil"/>
              <w:bottom w:val="single" w:sz="4" w:space="0" w:color="auto"/>
              <w:right w:val="single" w:sz="4" w:space="0" w:color="auto"/>
            </w:tcBorders>
            <w:shd w:val="clear" w:color="auto" w:fill="auto"/>
            <w:noWrap/>
            <w:vAlign w:val="center"/>
            <w:hideMark/>
          </w:tcPr>
          <w:p w14:paraId="7CDDBF77" w14:textId="77777777" w:rsidR="005B06E4" w:rsidRPr="004E5037" w:rsidRDefault="00C83D21"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w:t>
            </w:r>
            <w:r w:rsidR="005B06E4" w:rsidRPr="004E5037">
              <w:rPr>
                <w:rFonts w:ascii="宋体" w:eastAsia="宋体" w:hAnsi="宋体" w:cs="宋体" w:hint="eastAsia"/>
                <w:color w:val="000000"/>
                <w:kern w:val="0"/>
                <w:sz w:val="20"/>
                <w:szCs w:val="20"/>
              </w:rPr>
              <w:t>自然日期</w:t>
            </w:r>
          </w:p>
        </w:tc>
        <w:tc>
          <w:tcPr>
            <w:tcW w:w="709" w:type="dxa"/>
            <w:tcBorders>
              <w:top w:val="nil"/>
              <w:left w:val="nil"/>
              <w:bottom w:val="single" w:sz="4" w:space="0" w:color="auto"/>
              <w:right w:val="single" w:sz="4" w:space="0" w:color="auto"/>
            </w:tcBorders>
            <w:shd w:val="clear" w:color="auto" w:fill="auto"/>
            <w:noWrap/>
            <w:vAlign w:val="center"/>
            <w:hideMark/>
          </w:tcPr>
          <w:p w14:paraId="62072EFD"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9" w:type="dxa"/>
            <w:tcBorders>
              <w:top w:val="nil"/>
              <w:left w:val="nil"/>
              <w:bottom w:val="single" w:sz="4" w:space="0" w:color="auto"/>
              <w:right w:val="single" w:sz="4" w:space="0" w:color="auto"/>
            </w:tcBorders>
            <w:shd w:val="clear" w:color="auto" w:fill="auto"/>
            <w:noWrap/>
            <w:vAlign w:val="center"/>
            <w:hideMark/>
          </w:tcPr>
          <w:p w14:paraId="48A29C5E"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noWrap/>
            <w:vAlign w:val="center"/>
            <w:hideMark/>
          </w:tcPr>
          <w:p w14:paraId="215590AD" w14:textId="77777777" w:rsidR="005B06E4" w:rsidRPr="004E5037" w:rsidRDefault="005B06E4" w:rsidP="005D16ED">
            <w:pPr>
              <w:widowControl/>
              <w:spacing w:line="240" w:lineRule="auto"/>
              <w:ind w:firstLineChars="0" w:firstLine="0"/>
              <w:rPr>
                <w:rFonts w:ascii="宋体" w:eastAsia="宋体" w:hAnsi="宋体" w:cs="宋体"/>
                <w:color w:val="000000"/>
                <w:kern w:val="0"/>
                <w:sz w:val="20"/>
                <w:szCs w:val="20"/>
              </w:rPr>
            </w:pPr>
          </w:p>
        </w:tc>
      </w:tr>
      <w:tr w:rsidR="009F0C72" w:rsidRPr="004E5037" w14:paraId="71EF1E12"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7D705A06" w14:textId="77777777" w:rsidR="009F0C72" w:rsidRPr="004E5037" w:rsidRDefault="009F0C72"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A3AA0EC" w14:textId="77777777" w:rsidR="009F0C72" w:rsidRPr="004E5037" w:rsidRDefault="009F0C72"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K03</w:t>
            </w:r>
          </w:p>
        </w:tc>
        <w:tc>
          <w:tcPr>
            <w:tcW w:w="1843" w:type="dxa"/>
            <w:tcBorders>
              <w:top w:val="nil"/>
              <w:left w:val="nil"/>
              <w:bottom w:val="single" w:sz="4" w:space="0" w:color="auto"/>
              <w:right w:val="single" w:sz="4" w:space="0" w:color="auto"/>
            </w:tcBorders>
            <w:shd w:val="clear" w:color="auto" w:fill="auto"/>
            <w:vAlign w:val="center"/>
          </w:tcPr>
          <w:p w14:paraId="163C6A9C" w14:textId="77777777" w:rsidR="009F0C72" w:rsidRPr="004E5037" w:rsidRDefault="009F0C72"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applySheetNo</w:t>
            </w:r>
          </w:p>
        </w:tc>
        <w:tc>
          <w:tcPr>
            <w:tcW w:w="2268" w:type="dxa"/>
            <w:tcBorders>
              <w:top w:val="nil"/>
              <w:left w:val="nil"/>
              <w:bottom w:val="single" w:sz="4" w:space="0" w:color="auto"/>
              <w:right w:val="single" w:sz="4" w:space="0" w:color="auto"/>
            </w:tcBorders>
            <w:shd w:val="clear" w:color="auto" w:fill="auto"/>
            <w:noWrap/>
            <w:vAlign w:val="center"/>
            <w:hideMark/>
          </w:tcPr>
          <w:p w14:paraId="26D2933A" w14:textId="77777777" w:rsidR="009F0C72" w:rsidRPr="004E5037" w:rsidRDefault="009F0C72"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库存互换申报编号</w:t>
            </w:r>
          </w:p>
        </w:tc>
        <w:tc>
          <w:tcPr>
            <w:tcW w:w="709" w:type="dxa"/>
            <w:tcBorders>
              <w:top w:val="nil"/>
              <w:left w:val="nil"/>
              <w:bottom w:val="single" w:sz="4" w:space="0" w:color="auto"/>
              <w:right w:val="single" w:sz="4" w:space="0" w:color="auto"/>
            </w:tcBorders>
            <w:shd w:val="clear" w:color="auto" w:fill="auto"/>
            <w:vAlign w:val="center"/>
            <w:hideMark/>
          </w:tcPr>
          <w:p w14:paraId="7766E684" w14:textId="77777777" w:rsidR="009F0C72" w:rsidRPr="004E5037" w:rsidRDefault="009F0C72"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41A65CF9" w14:textId="77777777" w:rsidR="009F0C72" w:rsidRPr="004E5037" w:rsidRDefault="009F0C72"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noWrap/>
            <w:vAlign w:val="center"/>
            <w:hideMark/>
          </w:tcPr>
          <w:p w14:paraId="2649A296" w14:textId="77777777" w:rsidR="009F0C72" w:rsidRPr="004E5037" w:rsidRDefault="009F0C72" w:rsidP="005D16ED">
            <w:pPr>
              <w:widowControl/>
              <w:spacing w:line="240" w:lineRule="auto"/>
              <w:ind w:firstLineChars="0" w:firstLine="0"/>
              <w:rPr>
                <w:rFonts w:ascii="宋体" w:eastAsia="宋体" w:hAnsi="宋体" w:cs="宋体"/>
                <w:color w:val="000000"/>
                <w:kern w:val="0"/>
                <w:sz w:val="20"/>
                <w:szCs w:val="20"/>
              </w:rPr>
            </w:pPr>
          </w:p>
        </w:tc>
      </w:tr>
      <w:tr w:rsidR="005D16ED" w:rsidRPr="004E5037" w14:paraId="2982E4F0"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31D4AAC0"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6A75F1E"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M30</w:t>
            </w:r>
          </w:p>
        </w:tc>
        <w:tc>
          <w:tcPr>
            <w:tcW w:w="1843" w:type="dxa"/>
            <w:tcBorders>
              <w:top w:val="nil"/>
              <w:left w:val="nil"/>
              <w:bottom w:val="single" w:sz="4" w:space="0" w:color="auto"/>
              <w:right w:val="single" w:sz="4" w:space="0" w:color="auto"/>
            </w:tcBorders>
            <w:shd w:val="clear" w:color="auto" w:fill="auto"/>
            <w:vAlign w:val="center"/>
          </w:tcPr>
          <w:p w14:paraId="1DF8D3CC"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clientID</w:t>
            </w:r>
          </w:p>
        </w:tc>
        <w:tc>
          <w:tcPr>
            <w:tcW w:w="2268" w:type="dxa"/>
            <w:tcBorders>
              <w:top w:val="nil"/>
              <w:left w:val="nil"/>
              <w:bottom w:val="single" w:sz="4" w:space="0" w:color="auto"/>
              <w:right w:val="single" w:sz="4" w:space="0" w:color="auto"/>
            </w:tcBorders>
            <w:shd w:val="clear" w:color="auto" w:fill="auto"/>
            <w:noWrap/>
            <w:vAlign w:val="center"/>
          </w:tcPr>
          <w:p w14:paraId="6DE2010A"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本方客户代码</w:t>
            </w:r>
          </w:p>
        </w:tc>
        <w:tc>
          <w:tcPr>
            <w:tcW w:w="709" w:type="dxa"/>
            <w:tcBorders>
              <w:top w:val="nil"/>
              <w:left w:val="nil"/>
              <w:bottom w:val="single" w:sz="4" w:space="0" w:color="auto"/>
              <w:right w:val="single" w:sz="4" w:space="0" w:color="auto"/>
            </w:tcBorders>
            <w:shd w:val="clear" w:color="auto" w:fill="auto"/>
            <w:vAlign w:val="center"/>
            <w:hideMark/>
          </w:tcPr>
          <w:p w14:paraId="124EC4DC"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72E2F8DF" w14:textId="3CC71949" w:rsidR="005D16ED" w:rsidRPr="004E5037" w:rsidRDefault="00A33426"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noWrap/>
            <w:vAlign w:val="center"/>
            <w:hideMark/>
          </w:tcPr>
          <w:p w14:paraId="087271C2"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p>
        </w:tc>
      </w:tr>
      <w:tr w:rsidR="005D16ED" w:rsidRPr="004E5037" w14:paraId="253ABF5C"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1D958D47"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D599837"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T05</w:t>
            </w:r>
          </w:p>
        </w:tc>
        <w:tc>
          <w:tcPr>
            <w:tcW w:w="1843" w:type="dxa"/>
            <w:tcBorders>
              <w:top w:val="nil"/>
              <w:left w:val="nil"/>
              <w:bottom w:val="single" w:sz="4" w:space="0" w:color="auto"/>
              <w:right w:val="single" w:sz="4" w:space="0" w:color="auto"/>
            </w:tcBorders>
            <w:shd w:val="clear" w:color="auto" w:fill="auto"/>
            <w:vAlign w:val="center"/>
          </w:tcPr>
          <w:p w14:paraId="41312B08"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opMemberID</w:t>
            </w:r>
          </w:p>
        </w:tc>
        <w:tc>
          <w:tcPr>
            <w:tcW w:w="2268" w:type="dxa"/>
            <w:tcBorders>
              <w:top w:val="nil"/>
              <w:left w:val="nil"/>
              <w:bottom w:val="single" w:sz="4" w:space="0" w:color="auto"/>
              <w:right w:val="single" w:sz="4" w:space="0" w:color="auto"/>
            </w:tcBorders>
            <w:shd w:val="clear" w:color="auto" w:fill="auto"/>
            <w:noWrap/>
            <w:vAlign w:val="center"/>
          </w:tcPr>
          <w:p w14:paraId="164C9C76"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对手方会员代码</w:t>
            </w:r>
          </w:p>
        </w:tc>
        <w:tc>
          <w:tcPr>
            <w:tcW w:w="709" w:type="dxa"/>
            <w:tcBorders>
              <w:top w:val="nil"/>
              <w:left w:val="nil"/>
              <w:bottom w:val="single" w:sz="4" w:space="0" w:color="auto"/>
              <w:right w:val="single" w:sz="4" w:space="0" w:color="auto"/>
            </w:tcBorders>
            <w:shd w:val="clear" w:color="auto" w:fill="auto"/>
            <w:vAlign w:val="center"/>
          </w:tcPr>
          <w:p w14:paraId="141B2A72"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tcPr>
          <w:p w14:paraId="71380724"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noWrap/>
            <w:vAlign w:val="center"/>
          </w:tcPr>
          <w:p w14:paraId="0D76E4F8" w14:textId="77777777" w:rsidR="005D16ED" w:rsidRPr="004E5037" w:rsidRDefault="005D16ED" w:rsidP="005D16ED">
            <w:pPr>
              <w:widowControl/>
              <w:spacing w:line="240" w:lineRule="auto"/>
              <w:ind w:firstLineChars="0" w:firstLine="0"/>
              <w:rPr>
                <w:rFonts w:ascii="宋体" w:eastAsia="宋体" w:hAnsi="宋体" w:cs="宋体"/>
                <w:color w:val="000000"/>
                <w:kern w:val="0"/>
                <w:sz w:val="20"/>
                <w:szCs w:val="20"/>
              </w:rPr>
            </w:pPr>
          </w:p>
        </w:tc>
      </w:tr>
      <w:tr w:rsidR="0077711C" w:rsidRPr="004E5037" w14:paraId="4D9B1C3F"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59CBE7EA" w14:textId="77777777" w:rsidR="0077711C" w:rsidRPr="004E5037" w:rsidRDefault="0077711C"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E8CDE63"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T08</w:t>
            </w:r>
          </w:p>
        </w:tc>
        <w:tc>
          <w:tcPr>
            <w:tcW w:w="1843" w:type="dxa"/>
            <w:tcBorders>
              <w:top w:val="nil"/>
              <w:left w:val="nil"/>
              <w:bottom w:val="single" w:sz="4" w:space="0" w:color="auto"/>
              <w:right w:val="single" w:sz="4" w:space="0" w:color="auto"/>
            </w:tcBorders>
            <w:shd w:val="clear" w:color="auto" w:fill="auto"/>
            <w:vAlign w:val="center"/>
          </w:tcPr>
          <w:p w14:paraId="7D3C68C2"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opSeatID</w:t>
            </w:r>
          </w:p>
        </w:tc>
        <w:tc>
          <w:tcPr>
            <w:tcW w:w="2268" w:type="dxa"/>
            <w:tcBorders>
              <w:top w:val="nil"/>
              <w:left w:val="nil"/>
              <w:bottom w:val="single" w:sz="4" w:space="0" w:color="auto"/>
              <w:right w:val="single" w:sz="4" w:space="0" w:color="auto"/>
            </w:tcBorders>
            <w:shd w:val="clear" w:color="auto" w:fill="auto"/>
            <w:noWrap/>
            <w:vAlign w:val="center"/>
          </w:tcPr>
          <w:p w14:paraId="118BD0CB" w14:textId="77777777" w:rsidR="0077711C" w:rsidRPr="004E5037" w:rsidRDefault="0077711C"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对手方席位代码</w:t>
            </w:r>
          </w:p>
        </w:tc>
        <w:tc>
          <w:tcPr>
            <w:tcW w:w="709" w:type="dxa"/>
            <w:tcBorders>
              <w:top w:val="nil"/>
              <w:left w:val="nil"/>
              <w:bottom w:val="single" w:sz="4" w:space="0" w:color="auto"/>
              <w:right w:val="single" w:sz="4" w:space="0" w:color="auto"/>
            </w:tcBorders>
            <w:shd w:val="clear" w:color="auto" w:fill="auto"/>
            <w:vAlign w:val="center"/>
          </w:tcPr>
          <w:p w14:paraId="3BD5A808" w14:textId="77777777" w:rsidR="0077711C" w:rsidRPr="004E5037" w:rsidRDefault="0077711C"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tcPr>
          <w:p w14:paraId="0E9BFBCC" w14:textId="77777777" w:rsidR="0077711C" w:rsidRPr="004E5037" w:rsidRDefault="0077711C"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noWrap/>
            <w:vAlign w:val="center"/>
          </w:tcPr>
          <w:p w14:paraId="11178021" w14:textId="77777777" w:rsidR="0077711C" w:rsidRPr="004E5037" w:rsidRDefault="0077711C" w:rsidP="005D16ED">
            <w:pPr>
              <w:widowControl/>
              <w:spacing w:line="240" w:lineRule="auto"/>
              <w:ind w:firstLineChars="0" w:firstLine="0"/>
              <w:rPr>
                <w:rFonts w:ascii="宋体" w:eastAsia="宋体" w:hAnsi="宋体" w:cs="宋体"/>
                <w:color w:val="000000"/>
                <w:kern w:val="0"/>
                <w:sz w:val="20"/>
                <w:szCs w:val="20"/>
              </w:rPr>
            </w:pPr>
          </w:p>
        </w:tc>
      </w:tr>
      <w:tr w:rsidR="008066C4" w:rsidRPr="004E5037" w14:paraId="5EF65334"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529787CF"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A41F1C2"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T04</w:t>
            </w:r>
          </w:p>
        </w:tc>
        <w:tc>
          <w:tcPr>
            <w:tcW w:w="1843" w:type="dxa"/>
            <w:tcBorders>
              <w:top w:val="nil"/>
              <w:left w:val="nil"/>
              <w:bottom w:val="single" w:sz="4" w:space="0" w:color="auto"/>
              <w:right w:val="single" w:sz="4" w:space="0" w:color="auto"/>
            </w:tcBorders>
            <w:shd w:val="clear" w:color="auto" w:fill="auto"/>
            <w:noWrap/>
            <w:vAlign w:val="center"/>
          </w:tcPr>
          <w:p w14:paraId="6EE465FB"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opClientID</w:t>
            </w:r>
          </w:p>
        </w:tc>
        <w:tc>
          <w:tcPr>
            <w:tcW w:w="2268" w:type="dxa"/>
            <w:tcBorders>
              <w:top w:val="nil"/>
              <w:left w:val="nil"/>
              <w:bottom w:val="single" w:sz="4" w:space="0" w:color="auto"/>
              <w:right w:val="single" w:sz="4" w:space="0" w:color="auto"/>
            </w:tcBorders>
            <w:shd w:val="clear" w:color="auto" w:fill="auto"/>
            <w:noWrap/>
            <w:vAlign w:val="center"/>
          </w:tcPr>
          <w:p w14:paraId="4B294B77"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对手方客户代码</w:t>
            </w:r>
          </w:p>
        </w:tc>
        <w:tc>
          <w:tcPr>
            <w:tcW w:w="709" w:type="dxa"/>
            <w:tcBorders>
              <w:top w:val="nil"/>
              <w:left w:val="nil"/>
              <w:bottom w:val="single" w:sz="4" w:space="0" w:color="auto"/>
              <w:right w:val="single" w:sz="4" w:space="0" w:color="auto"/>
            </w:tcBorders>
            <w:shd w:val="clear" w:color="auto" w:fill="auto"/>
            <w:vAlign w:val="center"/>
            <w:hideMark/>
          </w:tcPr>
          <w:p w14:paraId="0A40E2AF"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76450DDE"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noWrap/>
            <w:vAlign w:val="center"/>
            <w:hideMark/>
          </w:tcPr>
          <w:p w14:paraId="5231E3A0"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r>
      <w:tr w:rsidR="008066C4" w:rsidRPr="004E5037" w14:paraId="66FCEF65" w14:textId="77777777" w:rsidTr="00EE0C6F">
        <w:trPr>
          <w:trHeight w:val="720"/>
        </w:trPr>
        <w:tc>
          <w:tcPr>
            <w:tcW w:w="714" w:type="dxa"/>
            <w:tcBorders>
              <w:top w:val="nil"/>
              <w:left w:val="single" w:sz="4" w:space="0" w:color="auto"/>
              <w:bottom w:val="single" w:sz="4" w:space="0" w:color="auto"/>
              <w:right w:val="single" w:sz="4" w:space="0" w:color="auto"/>
            </w:tcBorders>
            <w:vAlign w:val="center"/>
          </w:tcPr>
          <w:p w14:paraId="2AE2E92E"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E1843C7"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K05</w:t>
            </w:r>
          </w:p>
        </w:tc>
        <w:tc>
          <w:tcPr>
            <w:tcW w:w="1843" w:type="dxa"/>
            <w:tcBorders>
              <w:top w:val="nil"/>
              <w:left w:val="nil"/>
              <w:bottom w:val="single" w:sz="4" w:space="0" w:color="auto"/>
              <w:right w:val="single" w:sz="4" w:space="0" w:color="auto"/>
            </w:tcBorders>
            <w:shd w:val="clear" w:color="auto" w:fill="auto"/>
            <w:noWrap/>
            <w:vAlign w:val="center"/>
            <w:hideMark/>
          </w:tcPr>
          <w:p w14:paraId="63ED20BA"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applyState</w:t>
            </w:r>
          </w:p>
        </w:tc>
        <w:tc>
          <w:tcPr>
            <w:tcW w:w="2268" w:type="dxa"/>
            <w:tcBorders>
              <w:top w:val="nil"/>
              <w:left w:val="nil"/>
              <w:bottom w:val="single" w:sz="4" w:space="0" w:color="auto"/>
              <w:right w:val="single" w:sz="4" w:space="0" w:color="auto"/>
            </w:tcBorders>
            <w:shd w:val="clear" w:color="auto" w:fill="auto"/>
            <w:noWrap/>
            <w:vAlign w:val="center"/>
            <w:hideMark/>
          </w:tcPr>
          <w:p w14:paraId="1B0D6DF1"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vAlign w:val="center"/>
            <w:hideMark/>
          </w:tcPr>
          <w:p w14:paraId="6D3F7F61"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w:t>
            </w:r>
          </w:p>
        </w:tc>
        <w:tc>
          <w:tcPr>
            <w:tcW w:w="709" w:type="dxa"/>
            <w:tcBorders>
              <w:top w:val="nil"/>
              <w:left w:val="nil"/>
              <w:bottom w:val="single" w:sz="4" w:space="0" w:color="auto"/>
              <w:right w:val="single" w:sz="4" w:space="0" w:color="auto"/>
            </w:tcBorders>
            <w:shd w:val="clear" w:color="auto" w:fill="auto"/>
            <w:noWrap/>
            <w:vAlign w:val="center"/>
            <w:hideMark/>
          </w:tcPr>
          <w:p w14:paraId="38069B5C"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vAlign w:val="center"/>
            <w:hideMark/>
          </w:tcPr>
          <w:p w14:paraId="7082DA48"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1位字符，取值：3-已提交，4-已撤销，5-已配对，6-审批通过，7-审批不通过，8-审批失败。</w:t>
            </w:r>
          </w:p>
        </w:tc>
      </w:tr>
      <w:tr w:rsidR="008066C4" w:rsidRPr="004E5037" w14:paraId="2767349C"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1078DD9F"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07DACDC5"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M60</w:t>
            </w:r>
          </w:p>
        </w:tc>
        <w:tc>
          <w:tcPr>
            <w:tcW w:w="1843" w:type="dxa"/>
            <w:tcBorders>
              <w:top w:val="nil"/>
              <w:left w:val="nil"/>
              <w:bottom w:val="single" w:sz="4" w:space="0" w:color="auto"/>
              <w:right w:val="single" w:sz="4" w:space="0" w:color="auto"/>
            </w:tcBorders>
            <w:shd w:val="clear" w:color="auto" w:fill="auto"/>
            <w:vAlign w:val="center"/>
            <w:hideMark/>
          </w:tcPr>
          <w:p w14:paraId="7014AA19"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traderID</w:t>
            </w:r>
          </w:p>
        </w:tc>
        <w:tc>
          <w:tcPr>
            <w:tcW w:w="2268" w:type="dxa"/>
            <w:tcBorders>
              <w:top w:val="nil"/>
              <w:left w:val="nil"/>
              <w:bottom w:val="single" w:sz="4" w:space="0" w:color="auto"/>
              <w:right w:val="single" w:sz="4" w:space="0" w:color="auto"/>
            </w:tcBorders>
            <w:shd w:val="clear" w:color="auto" w:fill="auto"/>
            <w:noWrap/>
            <w:vAlign w:val="center"/>
            <w:hideMark/>
          </w:tcPr>
          <w:p w14:paraId="63CE6F60"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用户代码</w:t>
            </w:r>
          </w:p>
        </w:tc>
        <w:tc>
          <w:tcPr>
            <w:tcW w:w="709" w:type="dxa"/>
            <w:tcBorders>
              <w:top w:val="nil"/>
              <w:left w:val="nil"/>
              <w:bottom w:val="single" w:sz="4" w:space="0" w:color="auto"/>
              <w:right w:val="single" w:sz="4" w:space="0" w:color="auto"/>
            </w:tcBorders>
            <w:shd w:val="clear" w:color="auto" w:fill="auto"/>
            <w:vAlign w:val="center"/>
            <w:hideMark/>
          </w:tcPr>
          <w:p w14:paraId="01939E1B"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09" w:type="dxa"/>
            <w:tcBorders>
              <w:top w:val="nil"/>
              <w:left w:val="nil"/>
              <w:bottom w:val="single" w:sz="4" w:space="0" w:color="auto"/>
              <w:right w:val="single" w:sz="4" w:space="0" w:color="auto"/>
            </w:tcBorders>
            <w:shd w:val="clear" w:color="auto" w:fill="auto"/>
            <w:noWrap/>
            <w:vAlign w:val="center"/>
            <w:hideMark/>
          </w:tcPr>
          <w:p w14:paraId="17251853"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551" w:type="dxa"/>
            <w:tcBorders>
              <w:top w:val="nil"/>
              <w:left w:val="nil"/>
              <w:bottom w:val="single" w:sz="4" w:space="0" w:color="auto"/>
              <w:right w:val="single" w:sz="4" w:space="0" w:color="auto"/>
            </w:tcBorders>
            <w:shd w:val="clear" w:color="auto" w:fill="auto"/>
            <w:noWrap/>
            <w:vAlign w:val="center"/>
            <w:hideMark/>
          </w:tcPr>
          <w:p w14:paraId="0522E992"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r>
      <w:tr w:rsidR="008066C4" w:rsidRPr="004E5037" w14:paraId="45F63703"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3D5A0719"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1CF11AD" w14:textId="77777777" w:rsidR="008066C4" w:rsidRPr="004E5037" w:rsidRDefault="002C45B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K95</w:t>
            </w:r>
          </w:p>
        </w:tc>
        <w:tc>
          <w:tcPr>
            <w:tcW w:w="1843" w:type="dxa"/>
            <w:tcBorders>
              <w:top w:val="nil"/>
              <w:left w:val="nil"/>
              <w:bottom w:val="single" w:sz="4" w:space="0" w:color="auto"/>
              <w:right w:val="single" w:sz="4" w:space="0" w:color="auto"/>
            </w:tcBorders>
            <w:shd w:val="clear" w:color="auto" w:fill="auto"/>
            <w:vAlign w:val="center"/>
            <w:hideMark/>
          </w:tcPr>
          <w:p w14:paraId="3FE5F5DC" w14:textId="77777777" w:rsidR="008066C4" w:rsidRPr="004E5037" w:rsidRDefault="002C45B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[applyDetailInfoData]</w:t>
            </w:r>
          </w:p>
        </w:tc>
        <w:tc>
          <w:tcPr>
            <w:tcW w:w="2268" w:type="dxa"/>
            <w:tcBorders>
              <w:top w:val="nil"/>
              <w:left w:val="nil"/>
              <w:bottom w:val="single" w:sz="4" w:space="0" w:color="auto"/>
              <w:right w:val="single" w:sz="4" w:space="0" w:color="auto"/>
            </w:tcBorders>
            <w:shd w:val="clear" w:color="auto" w:fill="auto"/>
            <w:noWrap/>
            <w:vAlign w:val="center"/>
            <w:hideMark/>
          </w:tcPr>
          <w:p w14:paraId="7415D4DB"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库存互换申报信息数据</w:t>
            </w:r>
          </w:p>
        </w:tc>
        <w:tc>
          <w:tcPr>
            <w:tcW w:w="709" w:type="dxa"/>
            <w:tcBorders>
              <w:top w:val="nil"/>
              <w:left w:val="nil"/>
              <w:bottom w:val="single" w:sz="4" w:space="0" w:color="auto"/>
              <w:right w:val="single" w:sz="4" w:space="0" w:color="auto"/>
            </w:tcBorders>
            <w:shd w:val="clear" w:color="auto" w:fill="auto"/>
            <w:noWrap/>
            <w:vAlign w:val="center"/>
            <w:hideMark/>
          </w:tcPr>
          <w:p w14:paraId="0493D0E5"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35C19412"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5E5A36D3"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066C4" w:rsidRPr="004E5037" w14:paraId="75611E20" w14:textId="77777777" w:rsidTr="00860B23">
        <w:trPr>
          <w:trHeight w:val="270"/>
        </w:trPr>
        <w:tc>
          <w:tcPr>
            <w:tcW w:w="714" w:type="dxa"/>
            <w:tcBorders>
              <w:top w:val="nil"/>
              <w:left w:val="single" w:sz="4" w:space="0" w:color="auto"/>
              <w:bottom w:val="single" w:sz="4" w:space="0" w:color="auto"/>
              <w:right w:val="single" w:sz="4" w:space="0" w:color="auto"/>
            </w:tcBorders>
            <w:vAlign w:val="center"/>
          </w:tcPr>
          <w:p w14:paraId="11A93952"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408C05A"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c>
          <w:tcPr>
            <w:tcW w:w="1843" w:type="dxa"/>
            <w:tcBorders>
              <w:top w:val="nil"/>
              <w:left w:val="nil"/>
              <w:bottom w:val="single" w:sz="4" w:space="0" w:color="auto"/>
              <w:right w:val="single" w:sz="4" w:space="0" w:color="auto"/>
            </w:tcBorders>
            <w:shd w:val="clear" w:color="auto" w:fill="auto"/>
            <w:vAlign w:val="center"/>
          </w:tcPr>
          <w:p w14:paraId="7EC8140F"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c>
          <w:tcPr>
            <w:tcW w:w="2268" w:type="dxa"/>
            <w:tcBorders>
              <w:top w:val="nil"/>
              <w:left w:val="nil"/>
              <w:bottom w:val="single" w:sz="4" w:space="0" w:color="auto"/>
              <w:right w:val="single" w:sz="4" w:space="0" w:color="auto"/>
            </w:tcBorders>
            <w:shd w:val="clear" w:color="auto" w:fill="auto"/>
            <w:noWrap/>
            <w:vAlign w:val="center"/>
            <w:hideMark/>
          </w:tcPr>
          <w:p w14:paraId="5CB67BB5"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库存互换申报信息</w:t>
            </w:r>
          </w:p>
        </w:tc>
        <w:tc>
          <w:tcPr>
            <w:tcW w:w="709" w:type="dxa"/>
            <w:tcBorders>
              <w:top w:val="nil"/>
              <w:left w:val="nil"/>
              <w:bottom w:val="single" w:sz="4" w:space="0" w:color="auto"/>
              <w:right w:val="single" w:sz="4" w:space="0" w:color="auto"/>
            </w:tcBorders>
            <w:shd w:val="clear" w:color="auto" w:fill="auto"/>
            <w:noWrap/>
            <w:vAlign w:val="center"/>
          </w:tcPr>
          <w:p w14:paraId="5FB4BD1F"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nil"/>
              <w:bottom w:val="single" w:sz="4" w:space="0" w:color="auto"/>
              <w:right w:val="single" w:sz="4" w:space="0" w:color="auto"/>
            </w:tcBorders>
            <w:shd w:val="clear" w:color="auto" w:fill="auto"/>
            <w:vAlign w:val="center"/>
          </w:tcPr>
          <w:p w14:paraId="33C83D75"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c>
          <w:tcPr>
            <w:tcW w:w="2551" w:type="dxa"/>
            <w:tcBorders>
              <w:top w:val="nil"/>
              <w:left w:val="nil"/>
              <w:bottom w:val="single" w:sz="4" w:space="0" w:color="auto"/>
              <w:right w:val="single" w:sz="4" w:space="0" w:color="auto"/>
            </w:tcBorders>
            <w:shd w:val="clear" w:color="auto" w:fill="auto"/>
            <w:noWrap/>
            <w:vAlign w:val="center"/>
          </w:tcPr>
          <w:p w14:paraId="23EA7A43"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p>
        </w:tc>
      </w:tr>
      <w:tr w:rsidR="00ED281F" w:rsidRPr="004E5037" w14:paraId="1C7B4268"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29CD9DE6" w14:textId="77777777" w:rsidR="00ED281F" w:rsidRPr="004E5037" w:rsidRDefault="00ED281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02F462A" w14:textId="77777777" w:rsidR="00ED281F" w:rsidRPr="004E5037" w:rsidRDefault="00ED281F"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K03</w:t>
            </w:r>
          </w:p>
        </w:tc>
        <w:tc>
          <w:tcPr>
            <w:tcW w:w="1843" w:type="dxa"/>
            <w:tcBorders>
              <w:top w:val="nil"/>
              <w:left w:val="nil"/>
              <w:bottom w:val="single" w:sz="4" w:space="0" w:color="auto"/>
              <w:right w:val="single" w:sz="4" w:space="0" w:color="auto"/>
            </w:tcBorders>
            <w:shd w:val="clear" w:color="auto" w:fill="auto"/>
            <w:vAlign w:val="center"/>
          </w:tcPr>
          <w:p w14:paraId="40A38948" w14:textId="77777777" w:rsidR="00ED281F" w:rsidRPr="004E5037" w:rsidRDefault="00ED281F"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applySheetNo</w:t>
            </w:r>
          </w:p>
        </w:tc>
        <w:tc>
          <w:tcPr>
            <w:tcW w:w="2268" w:type="dxa"/>
            <w:tcBorders>
              <w:top w:val="nil"/>
              <w:left w:val="nil"/>
              <w:bottom w:val="single" w:sz="4" w:space="0" w:color="auto"/>
              <w:right w:val="single" w:sz="4" w:space="0" w:color="auto"/>
            </w:tcBorders>
            <w:shd w:val="clear" w:color="auto" w:fill="auto"/>
            <w:noWrap/>
            <w:vAlign w:val="center"/>
            <w:hideMark/>
          </w:tcPr>
          <w:p w14:paraId="5CD668B2" w14:textId="77777777" w:rsidR="00ED281F" w:rsidRPr="004E5037" w:rsidRDefault="00ED281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库存互换申报编号</w:t>
            </w:r>
          </w:p>
        </w:tc>
        <w:tc>
          <w:tcPr>
            <w:tcW w:w="709" w:type="dxa"/>
            <w:tcBorders>
              <w:top w:val="nil"/>
              <w:left w:val="nil"/>
              <w:bottom w:val="single" w:sz="4" w:space="0" w:color="auto"/>
              <w:right w:val="single" w:sz="4" w:space="0" w:color="auto"/>
            </w:tcBorders>
            <w:shd w:val="clear" w:color="auto" w:fill="auto"/>
            <w:noWrap/>
            <w:vAlign w:val="center"/>
            <w:hideMark/>
          </w:tcPr>
          <w:p w14:paraId="287B50D4" w14:textId="77777777" w:rsidR="00ED281F" w:rsidRPr="004E5037" w:rsidRDefault="00ED281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1DD89887" w14:textId="77777777" w:rsidR="00ED281F" w:rsidRPr="004E5037" w:rsidRDefault="00ED281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19603FC6" w14:textId="77777777" w:rsidR="00ED281F" w:rsidRPr="004E5037" w:rsidRDefault="00ED281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066C4" w:rsidRPr="004E5037" w14:paraId="05BF47D6"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3FAF6174"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63A7888"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T11</w:t>
            </w:r>
          </w:p>
        </w:tc>
        <w:tc>
          <w:tcPr>
            <w:tcW w:w="1843" w:type="dxa"/>
            <w:tcBorders>
              <w:top w:val="nil"/>
              <w:left w:val="nil"/>
              <w:bottom w:val="single" w:sz="4" w:space="0" w:color="auto"/>
              <w:right w:val="single" w:sz="4" w:space="0" w:color="auto"/>
            </w:tcBorders>
            <w:shd w:val="clear" w:color="auto" w:fill="auto"/>
            <w:noWrap/>
            <w:vAlign w:val="center"/>
            <w:hideMark/>
          </w:tcPr>
          <w:p w14:paraId="4C2EC7A2"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applyDate</w:t>
            </w:r>
          </w:p>
        </w:tc>
        <w:tc>
          <w:tcPr>
            <w:tcW w:w="2268" w:type="dxa"/>
            <w:tcBorders>
              <w:top w:val="nil"/>
              <w:left w:val="nil"/>
              <w:bottom w:val="single" w:sz="4" w:space="0" w:color="auto"/>
              <w:right w:val="single" w:sz="4" w:space="0" w:color="auto"/>
            </w:tcBorders>
            <w:shd w:val="clear" w:color="auto" w:fill="auto"/>
            <w:noWrap/>
            <w:vAlign w:val="center"/>
            <w:hideMark/>
          </w:tcPr>
          <w:p w14:paraId="39AD5D9B"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申报自然日期</w:t>
            </w:r>
          </w:p>
        </w:tc>
        <w:tc>
          <w:tcPr>
            <w:tcW w:w="709" w:type="dxa"/>
            <w:tcBorders>
              <w:top w:val="nil"/>
              <w:left w:val="nil"/>
              <w:bottom w:val="single" w:sz="4" w:space="0" w:color="auto"/>
              <w:right w:val="single" w:sz="4" w:space="0" w:color="auto"/>
            </w:tcBorders>
            <w:shd w:val="clear" w:color="auto" w:fill="auto"/>
            <w:noWrap/>
            <w:vAlign w:val="center"/>
            <w:hideMark/>
          </w:tcPr>
          <w:p w14:paraId="4AECCF49"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79D90466"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158AB7F1"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066C4" w:rsidRPr="004E5037" w14:paraId="6A0EB071"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16338176"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0FA3F7E"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T15</w:t>
            </w:r>
          </w:p>
        </w:tc>
        <w:tc>
          <w:tcPr>
            <w:tcW w:w="1843" w:type="dxa"/>
            <w:tcBorders>
              <w:top w:val="nil"/>
              <w:left w:val="nil"/>
              <w:bottom w:val="single" w:sz="4" w:space="0" w:color="auto"/>
              <w:right w:val="single" w:sz="4" w:space="0" w:color="auto"/>
            </w:tcBorders>
            <w:shd w:val="clear" w:color="auto" w:fill="auto"/>
            <w:noWrap/>
            <w:vAlign w:val="center"/>
          </w:tcPr>
          <w:p w14:paraId="2B62A462"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applyTradeDate</w:t>
            </w:r>
          </w:p>
        </w:tc>
        <w:tc>
          <w:tcPr>
            <w:tcW w:w="2268" w:type="dxa"/>
            <w:tcBorders>
              <w:top w:val="nil"/>
              <w:left w:val="nil"/>
              <w:bottom w:val="single" w:sz="4" w:space="0" w:color="auto"/>
              <w:right w:val="single" w:sz="4" w:space="0" w:color="auto"/>
            </w:tcBorders>
            <w:shd w:val="clear" w:color="auto" w:fill="auto"/>
            <w:noWrap/>
            <w:vAlign w:val="center"/>
          </w:tcPr>
          <w:p w14:paraId="024914C1"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申报交易日期</w:t>
            </w:r>
          </w:p>
        </w:tc>
        <w:tc>
          <w:tcPr>
            <w:tcW w:w="709" w:type="dxa"/>
            <w:tcBorders>
              <w:top w:val="nil"/>
              <w:left w:val="nil"/>
              <w:bottom w:val="single" w:sz="4" w:space="0" w:color="auto"/>
              <w:right w:val="single" w:sz="4" w:space="0" w:color="auto"/>
            </w:tcBorders>
            <w:shd w:val="clear" w:color="auto" w:fill="auto"/>
            <w:noWrap/>
            <w:vAlign w:val="center"/>
          </w:tcPr>
          <w:p w14:paraId="48ADD8B9"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tcPr>
          <w:p w14:paraId="50601C48"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1229D64B" w14:textId="77777777" w:rsidR="008066C4" w:rsidRPr="004E5037" w:rsidRDefault="008066C4"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E39BE" w:rsidRPr="004E5037" w14:paraId="5A5C641F"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5093DDE7"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53B4D49D" w14:textId="77777777" w:rsidR="00DE39BE" w:rsidRPr="004E5037" w:rsidRDefault="00DE39BE"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T</w:t>
            </w:r>
            <w:r w:rsidRPr="004E5037">
              <w:rPr>
                <w:rFonts w:ascii="宋体" w:eastAsia="宋体" w:hAnsi="宋体" w:cs="宋体" w:hint="eastAsia"/>
                <w:color w:val="000000"/>
                <w:kern w:val="0"/>
                <w:sz w:val="20"/>
                <w:szCs w:val="20"/>
              </w:rPr>
              <w:t>05</w:t>
            </w:r>
          </w:p>
        </w:tc>
        <w:tc>
          <w:tcPr>
            <w:tcW w:w="1843" w:type="dxa"/>
            <w:tcBorders>
              <w:top w:val="nil"/>
              <w:left w:val="nil"/>
              <w:bottom w:val="single" w:sz="4" w:space="0" w:color="auto"/>
              <w:right w:val="single" w:sz="4" w:space="0" w:color="auto"/>
            </w:tcBorders>
            <w:shd w:val="clear" w:color="auto" w:fill="auto"/>
            <w:vAlign w:val="center"/>
          </w:tcPr>
          <w:p w14:paraId="5B4D61E0" w14:textId="77777777" w:rsidR="00DE39BE" w:rsidRPr="004E5037" w:rsidRDefault="00DE39BE"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opMemberID</w:t>
            </w:r>
          </w:p>
        </w:tc>
        <w:tc>
          <w:tcPr>
            <w:tcW w:w="2268" w:type="dxa"/>
            <w:tcBorders>
              <w:top w:val="nil"/>
              <w:left w:val="nil"/>
              <w:bottom w:val="single" w:sz="4" w:space="0" w:color="auto"/>
              <w:right w:val="single" w:sz="4" w:space="0" w:color="auto"/>
            </w:tcBorders>
            <w:shd w:val="clear" w:color="auto" w:fill="auto"/>
            <w:noWrap/>
            <w:vAlign w:val="center"/>
          </w:tcPr>
          <w:p w14:paraId="42B0BC38"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对手方会员代码</w:t>
            </w:r>
          </w:p>
        </w:tc>
        <w:tc>
          <w:tcPr>
            <w:tcW w:w="709" w:type="dxa"/>
            <w:tcBorders>
              <w:top w:val="nil"/>
              <w:left w:val="nil"/>
              <w:bottom w:val="single" w:sz="4" w:space="0" w:color="auto"/>
              <w:right w:val="single" w:sz="4" w:space="0" w:color="auto"/>
            </w:tcBorders>
            <w:shd w:val="clear" w:color="auto" w:fill="auto"/>
            <w:noWrap/>
            <w:vAlign w:val="center"/>
          </w:tcPr>
          <w:p w14:paraId="11319520"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3632ABDE"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50F822D0"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E39BE" w:rsidRPr="004E5037" w14:paraId="4393A35B"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2579DBF2"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EF78EDB" w14:textId="77777777" w:rsidR="00DE39BE" w:rsidRPr="004E5037" w:rsidRDefault="00DE39BE"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M12</w:t>
            </w:r>
          </w:p>
        </w:tc>
        <w:tc>
          <w:tcPr>
            <w:tcW w:w="1843" w:type="dxa"/>
            <w:tcBorders>
              <w:top w:val="nil"/>
              <w:left w:val="nil"/>
              <w:bottom w:val="single" w:sz="4" w:space="0" w:color="auto"/>
              <w:right w:val="single" w:sz="4" w:space="0" w:color="auto"/>
            </w:tcBorders>
            <w:shd w:val="clear" w:color="auto" w:fill="auto"/>
            <w:vAlign w:val="center"/>
          </w:tcPr>
          <w:p w14:paraId="0A304D64" w14:textId="77777777" w:rsidR="00DE39BE" w:rsidRPr="004E5037" w:rsidRDefault="00DE39BE"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memberName</w:t>
            </w:r>
          </w:p>
        </w:tc>
        <w:tc>
          <w:tcPr>
            <w:tcW w:w="2268" w:type="dxa"/>
            <w:tcBorders>
              <w:top w:val="nil"/>
              <w:left w:val="nil"/>
              <w:bottom w:val="single" w:sz="4" w:space="0" w:color="auto"/>
              <w:right w:val="single" w:sz="4" w:space="0" w:color="auto"/>
            </w:tcBorders>
            <w:shd w:val="clear" w:color="auto" w:fill="auto"/>
            <w:noWrap/>
            <w:vAlign w:val="center"/>
          </w:tcPr>
          <w:p w14:paraId="7A15A308"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对手方会员名称</w:t>
            </w:r>
          </w:p>
        </w:tc>
        <w:tc>
          <w:tcPr>
            <w:tcW w:w="709" w:type="dxa"/>
            <w:tcBorders>
              <w:top w:val="nil"/>
              <w:left w:val="nil"/>
              <w:bottom w:val="single" w:sz="4" w:space="0" w:color="auto"/>
              <w:right w:val="single" w:sz="4" w:space="0" w:color="auto"/>
            </w:tcBorders>
            <w:shd w:val="clear" w:color="auto" w:fill="auto"/>
            <w:noWrap/>
            <w:vAlign w:val="center"/>
          </w:tcPr>
          <w:p w14:paraId="2B1C6278"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7AFA531B"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705337E1"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E39BE" w:rsidRPr="004E5037" w14:paraId="71479CF6"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11EEB433"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D83CFB6" w14:textId="77777777" w:rsidR="00DE39BE" w:rsidRPr="004E5037" w:rsidRDefault="00DE39BE"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T08</w:t>
            </w:r>
          </w:p>
        </w:tc>
        <w:tc>
          <w:tcPr>
            <w:tcW w:w="1843" w:type="dxa"/>
            <w:tcBorders>
              <w:top w:val="nil"/>
              <w:left w:val="nil"/>
              <w:bottom w:val="single" w:sz="4" w:space="0" w:color="auto"/>
              <w:right w:val="single" w:sz="4" w:space="0" w:color="auto"/>
            </w:tcBorders>
            <w:shd w:val="clear" w:color="auto" w:fill="auto"/>
            <w:vAlign w:val="center"/>
          </w:tcPr>
          <w:p w14:paraId="14C44206" w14:textId="77777777" w:rsidR="00DE39BE" w:rsidRPr="004E5037" w:rsidRDefault="00DE39BE"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opSeatID</w:t>
            </w:r>
          </w:p>
        </w:tc>
        <w:tc>
          <w:tcPr>
            <w:tcW w:w="2268" w:type="dxa"/>
            <w:tcBorders>
              <w:top w:val="nil"/>
              <w:left w:val="nil"/>
              <w:bottom w:val="single" w:sz="4" w:space="0" w:color="auto"/>
              <w:right w:val="single" w:sz="4" w:space="0" w:color="auto"/>
            </w:tcBorders>
            <w:shd w:val="clear" w:color="auto" w:fill="auto"/>
            <w:noWrap/>
            <w:vAlign w:val="center"/>
          </w:tcPr>
          <w:p w14:paraId="4825AFE7"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对手方席位代码</w:t>
            </w:r>
          </w:p>
        </w:tc>
        <w:tc>
          <w:tcPr>
            <w:tcW w:w="709" w:type="dxa"/>
            <w:tcBorders>
              <w:top w:val="nil"/>
              <w:left w:val="nil"/>
              <w:bottom w:val="single" w:sz="4" w:space="0" w:color="auto"/>
              <w:right w:val="single" w:sz="4" w:space="0" w:color="auto"/>
            </w:tcBorders>
            <w:shd w:val="clear" w:color="auto" w:fill="auto"/>
            <w:noWrap/>
            <w:vAlign w:val="center"/>
          </w:tcPr>
          <w:p w14:paraId="68DA14F2"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11627490"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091E7A54"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E39BE" w:rsidRPr="004E5037" w14:paraId="4CCC9AB1"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635D8F43"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74DEDF6" w14:textId="77777777" w:rsidR="00DE39BE" w:rsidRPr="004E5037" w:rsidRDefault="00DE39BE"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M25</w:t>
            </w:r>
          </w:p>
        </w:tc>
        <w:tc>
          <w:tcPr>
            <w:tcW w:w="1843" w:type="dxa"/>
            <w:tcBorders>
              <w:top w:val="nil"/>
              <w:left w:val="nil"/>
              <w:bottom w:val="single" w:sz="4" w:space="0" w:color="auto"/>
              <w:right w:val="single" w:sz="4" w:space="0" w:color="auto"/>
            </w:tcBorders>
            <w:shd w:val="clear" w:color="auto" w:fill="auto"/>
            <w:vAlign w:val="center"/>
          </w:tcPr>
          <w:p w14:paraId="23AEAA12" w14:textId="77777777" w:rsidR="00DE39BE" w:rsidRPr="004E5037" w:rsidRDefault="00DE39BE"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seatName</w:t>
            </w:r>
          </w:p>
        </w:tc>
        <w:tc>
          <w:tcPr>
            <w:tcW w:w="2268" w:type="dxa"/>
            <w:tcBorders>
              <w:top w:val="nil"/>
              <w:left w:val="nil"/>
              <w:bottom w:val="single" w:sz="4" w:space="0" w:color="auto"/>
              <w:right w:val="single" w:sz="4" w:space="0" w:color="auto"/>
            </w:tcBorders>
            <w:shd w:val="clear" w:color="auto" w:fill="auto"/>
            <w:noWrap/>
            <w:vAlign w:val="center"/>
          </w:tcPr>
          <w:p w14:paraId="7EBF34C0"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对手方席位名称</w:t>
            </w:r>
          </w:p>
        </w:tc>
        <w:tc>
          <w:tcPr>
            <w:tcW w:w="709" w:type="dxa"/>
            <w:tcBorders>
              <w:top w:val="nil"/>
              <w:left w:val="nil"/>
              <w:bottom w:val="single" w:sz="4" w:space="0" w:color="auto"/>
              <w:right w:val="single" w:sz="4" w:space="0" w:color="auto"/>
            </w:tcBorders>
            <w:shd w:val="clear" w:color="auto" w:fill="auto"/>
            <w:noWrap/>
            <w:vAlign w:val="center"/>
          </w:tcPr>
          <w:p w14:paraId="08579D25"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24343D6E"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03256627"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E39BE" w:rsidRPr="004E5037" w14:paraId="30B45D86"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60575ECE"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2DCE1E6" w14:textId="77777777" w:rsidR="00DE39BE" w:rsidRPr="004E5037" w:rsidRDefault="00DE39BE"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T</w:t>
            </w:r>
            <w:r w:rsidRPr="004E5037">
              <w:rPr>
                <w:rFonts w:ascii="宋体" w:eastAsia="宋体" w:hAnsi="宋体" w:cs="宋体" w:hint="eastAsia"/>
                <w:color w:val="000000"/>
                <w:kern w:val="0"/>
                <w:sz w:val="20"/>
                <w:szCs w:val="20"/>
              </w:rPr>
              <w:t>04</w:t>
            </w:r>
          </w:p>
        </w:tc>
        <w:tc>
          <w:tcPr>
            <w:tcW w:w="1843" w:type="dxa"/>
            <w:tcBorders>
              <w:top w:val="nil"/>
              <w:left w:val="nil"/>
              <w:bottom w:val="single" w:sz="4" w:space="0" w:color="auto"/>
              <w:right w:val="single" w:sz="4" w:space="0" w:color="auto"/>
            </w:tcBorders>
            <w:shd w:val="clear" w:color="auto" w:fill="auto"/>
            <w:noWrap/>
            <w:vAlign w:val="center"/>
          </w:tcPr>
          <w:p w14:paraId="3ED2FEF5" w14:textId="77777777" w:rsidR="00DE39BE" w:rsidRPr="004E5037" w:rsidRDefault="00DE39BE"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opClientID</w:t>
            </w:r>
          </w:p>
        </w:tc>
        <w:tc>
          <w:tcPr>
            <w:tcW w:w="2268" w:type="dxa"/>
            <w:tcBorders>
              <w:top w:val="nil"/>
              <w:left w:val="nil"/>
              <w:bottom w:val="single" w:sz="4" w:space="0" w:color="auto"/>
              <w:right w:val="single" w:sz="4" w:space="0" w:color="auto"/>
            </w:tcBorders>
            <w:shd w:val="clear" w:color="auto" w:fill="auto"/>
            <w:noWrap/>
            <w:vAlign w:val="center"/>
            <w:hideMark/>
          </w:tcPr>
          <w:p w14:paraId="3F8BE501"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对手方客户代码</w:t>
            </w:r>
          </w:p>
        </w:tc>
        <w:tc>
          <w:tcPr>
            <w:tcW w:w="709" w:type="dxa"/>
            <w:tcBorders>
              <w:top w:val="nil"/>
              <w:left w:val="nil"/>
              <w:bottom w:val="single" w:sz="4" w:space="0" w:color="auto"/>
              <w:right w:val="single" w:sz="4" w:space="0" w:color="auto"/>
            </w:tcBorders>
            <w:shd w:val="clear" w:color="auto" w:fill="auto"/>
            <w:noWrap/>
            <w:vAlign w:val="center"/>
            <w:hideMark/>
          </w:tcPr>
          <w:p w14:paraId="74DD35B2"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6561E1CD"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7720644A"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E39BE" w:rsidRPr="004E5037" w14:paraId="0AF38DB4"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1274B43A"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2232C0AE" w14:textId="77777777" w:rsidR="00DE39BE" w:rsidRPr="004E5037" w:rsidRDefault="00DE39BE"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M</w:t>
            </w:r>
            <w:r w:rsidRPr="004E5037">
              <w:rPr>
                <w:rFonts w:ascii="宋体" w:eastAsia="宋体" w:hAnsi="宋体" w:cs="宋体" w:hint="eastAsia"/>
                <w:color w:val="000000"/>
                <w:kern w:val="0"/>
                <w:sz w:val="20"/>
                <w:szCs w:val="20"/>
              </w:rPr>
              <w:t>32</w:t>
            </w:r>
          </w:p>
        </w:tc>
        <w:tc>
          <w:tcPr>
            <w:tcW w:w="1843" w:type="dxa"/>
            <w:tcBorders>
              <w:top w:val="nil"/>
              <w:left w:val="nil"/>
              <w:bottom w:val="single" w:sz="4" w:space="0" w:color="auto"/>
              <w:right w:val="single" w:sz="4" w:space="0" w:color="auto"/>
            </w:tcBorders>
            <w:shd w:val="clear" w:color="auto" w:fill="auto"/>
            <w:noWrap/>
            <w:vAlign w:val="center"/>
          </w:tcPr>
          <w:p w14:paraId="1016A21D" w14:textId="77777777" w:rsidR="00DE39BE" w:rsidRPr="004E5037" w:rsidRDefault="00DE39BE"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clientName</w:t>
            </w:r>
          </w:p>
        </w:tc>
        <w:tc>
          <w:tcPr>
            <w:tcW w:w="2268" w:type="dxa"/>
            <w:tcBorders>
              <w:top w:val="nil"/>
              <w:left w:val="nil"/>
              <w:bottom w:val="single" w:sz="4" w:space="0" w:color="auto"/>
              <w:right w:val="single" w:sz="4" w:space="0" w:color="auto"/>
            </w:tcBorders>
            <w:shd w:val="clear" w:color="auto" w:fill="auto"/>
            <w:noWrap/>
            <w:vAlign w:val="center"/>
          </w:tcPr>
          <w:p w14:paraId="4F55F047"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对手方客户名称</w:t>
            </w:r>
          </w:p>
        </w:tc>
        <w:tc>
          <w:tcPr>
            <w:tcW w:w="709" w:type="dxa"/>
            <w:tcBorders>
              <w:top w:val="nil"/>
              <w:left w:val="nil"/>
              <w:bottom w:val="single" w:sz="4" w:space="0" w:color="auto"/>
              <w:right w:val="single" w:sz="4" w:space="0" w:color="auto"/>
            </w:tcBorders>
            <w:shd w:val="clear" w:color="auto" w:fill="auto"/>
            <w:noWrap/>
            <w:vAlign w:val="center"/>
          </w:tcPr>
          <w:p w14:paraId="2EEFA10C"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3A020740"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7ADCFD6F" w14:textId="77777777" w:rsidR="00DE39BE" w:rsidRPr="004E5037" w:rsidRDefault="00DE39BE"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2C45BF" w:rsidRPr="004E5037" w14:paraId="73054BD4"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3C8FE7F7" w14:textId="77777777" w:rsidR="002C45BF" w:rsidRPr="004E5037" w:rsidRDefault="002C45B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7C2C3B2" w14:textId="77777777" w:rsidR="002C45BF" w:rsidRPr="004E5037" w:rsidRDefault="002C45BF"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K70</w:t>
            </w:r>
          </w:p>
        </w:tc>
        <w:tc>
          <w:tcPr>
            <w:tcW w:w="1843" w:type="dxa"/>
            <w:tcBorders>
              <w:top w:val="nil"/>
              <w:left w:val="nil"/>
              <w:bottom w:val="single" w:sz="4" w:space="0" w:color="auto"/>
              <w:right w:val="single" w:sz="4" w:space="0" w:color="auto"/>
            </w:tcBorders>
            <w:shd w:val="clear" w:color="auto" w:fill="auto"/>
            <w:noWrap/>
            <w:vAlign w:val="center"/>
          </w:tcPr>
          <w:p w14:paraId="05DA831F" w14:textId="77777777" w:rsidR="002C45BF" w:rsidRPr="004E5037" w:rsidRDefault="002C45BF"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exchangeRate</w:t>
            </w:r>
          </w:p>
        </w:tc>
        <w:tc>
          <w:tcPr>
            <w:tcW w:w="2268" w:type="dxa"/>
            <w:tcBorders>
              <w:top w:val="nil"/>
              <w:left w:val="nil"/>
              <w:bottom w:val="single" w:sz="4" w:space="0" w:color="auto"/>
              <w:right w:val="single" w:sz="4" w:space="0" w:color="auto"/>
            </w:tcBorders>
            <w:shd w:val="clear" w:color="auto" w:fill="auto"/>
            <w:noWrap/>
            <w:vAlign w:val="center"/>
          </w:tcPr>
          <w:p w14:paraId="2AE4EEB1" w14:textId="77777777" w:rsidR="002C45BF" w:rsidRPr="004E5037" w:rsidRDefault="002C45B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互换费率</w:t>
            </w:r>
          </w:p>
        </w:tc>
        <w:tc>
          <w:tcPr>
            <w:tcW w:w="709" w:type="dxa"/>
            <w:tcBorders>
              <w:top w:val="nil"/>
              <w:left w:val="nil"/>
              <w:bottom w:val="single" w:sz="4" w:space="0" w:color="auto"/>
              <w:right w:val="single" w:sz="4" w:space="0" w:color="auto"/>
            </w:tcBorders>
            <w:shd w:val="clear" w:color="auto" w:fill="auto"/>
            <w:noWrap/>
            <w:vAlign w:val="center"/>
            <w:hideMark/>
          </w:tcPr>
          <w:p w14:paraId="2BA5B925" w14:textId="77777777" w:rsidR="002C45BF" w:rsidRPr="004E5037" w:rsidRDefault="002C45B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0FBC86CD" w14:textId="77777777" w:rsidR="002C45BF" w:rsidRPr="004E5037" w:rsidRDefault="002C45B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4E8C2F74" w14:textId="77777777" w:rsidR="002C45BF" w:rsidRPr="004E5037" w:rsidRDefault="002C45BF"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5132A" w:rsidRPr="004E5037" w14:paraId="1A0A84C6"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2D3B0A4A"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D067F8A" w14:textId="77777777" w:rsidR="0085132A" w:rsidRPr="004E5037" w:rsidRDefault="0085132A"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I26</w:t>
            </w:r>
          </w:p>
        </w:tc>
        <w:tc>
          <w:tcPr>
            <w:tcW w:w="1843" w:type="dxa"/>
            <w:tcBorders>
              <w:top w:val="nil"/>
              <w:left w:val="nil"/>
              <w:bottom w:val="single" w:sz="4" w:space="0" w:color="auto"/>
              <w:right w:val="single" w:sz="4" w:space="0" w:color="auto"/>
            </w:tcBorders>
            <w:shd w:val="clear" w:color="auto" w:fill="auto"/>
            <w:noWrap/>
            <w:vAlign w:val="center"/>
          </w:tcPr>
          <w:p w14:paraId="0D57B5FD" w14:textId="77777777" w:rsidR="0085132A" w:rsidRPr="004E5037" w:rsidRDefault="0085132A"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payDirection</w:t>
            </w:r>
          </w:p>
        </w:tc>
        <w:tc>
          <w:tcPr>
            <w:tcW w:w="2268" w:type="dxa"/>
            <w:tcBorders>
              <w:top w:val="nil"/>
              <w:left w:val="nil"/>
              <w:bottom w:val="single" w:sz="4" w:space="0" w:color="auto"/>
              <w:right w:val="single" w:sz="4" w:space="0" w:color="auto"/>
            </w:tcBorders>
            <w:shd w:val="clear" w:color="auto" w:fill="auto"/>
            <w:noWrap/>
            <w:vAlign w:val="center"/>
          </w:tcPr>
          <w:p w14:paraId="78ED711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互换费支付方向</w:t>
            </w:r>
          </w:p>
        </w:tc>
        <w:tc>
          <w:tcPr>
            <w:tcW w:w="709" w:type="dxa"/>
            <w:tcBorders>
              <w:top w:val="nil"/>
              <w:left w:val="nil"/>
              <w:bottom w:val="single" w:sz="4" w:space="0" w:color="auto"/>
              <w:right w:val="single" w:sz="4" w:space="0" w:color="auto"/>
            </w:tcBorders>
            <w:shd w:val="clear" w:color="auto" w:fill="auto"/>
            <w:noWrap/>
            <w:vAlign w:val="center"/>
            <w:hideMark/>
          </w:tcPr>
          <w:p w14:paraId="48196D4E"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12832846"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4CACBE3A"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5132A" w:rsidRPr="004E5037" w14:paraId="736DC272"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20946145"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7645686"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K05</w:t>
            </w:r>
          </w:p>
        </w:tc>
        <w:tc>
          <w:tcPr>
            <w:tcW w:w="1843" w:type="dxa"/>
            <w:tcBorders>
              <w:top w:val="nil"/>
              <w:left w:val="nil"/>
              <w:bottom w:val="single" w:sz="4" w:space="0" w:color="auto"/>
              <w:right w:val="single" w:sz="4" w:space="0" w:color="auto"/>
            </w:tcBorders>
            <w:shd w:val="clear" w:color="auto" w:fill="auto"/>
            <w:noWrap/>
            <w:vAlign w:val="center"/>
            <w:hideMark/>
          </w:tcPr>
          <w:p w14:paraId="5F58574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applyState</w:t>
            </w:r>
          </w:p>
        </w:tc>
        <w:tc>
          <w:tcPr>
            <w:tcW w:w="2268" w:type="dxa"/>
            <w:tcBorders>
              <w:top w:val="nil"/>
              <w:left w:val="nil"/>
              <w:bottom w:val="single" w:sz="4" w:space="0" w:color="auto"/>
              <w:right w:val="single" w:sz="4" w:space="0" w:color="auto"/>
            </w:tcBorders>
            <w:shd w:val="clear" w:color="auto" w:fill="auto"/>
            <w:noWrap/>
            <w:vAlign w:val="center"/>
            <w:hideMark/>
          </w:tcPr>
          <w:p w14:paraId="5B1A124B"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申报状态</w:t>
            </w:r>
          </w:p>
        </w:tc>
        <w:tc>
          <w:tcPr>
            <w:tcW w:w="709" w:type="dxa"/>
            <w:tcBorders>
              <w:top w:val="nil"/>
              <w:left w:val="nil"/>
              <w:bottom w:val="single" w:sz="4" w:space="0" w:color="auto"/>
              <w:right w:val="single" w:sz="4" w:space="0" w:color="auto"/>
            </w:tcBorders>
            <w:shd w:val="clear" w:color="auto" w:fill="auto"/>
            <w:noWrap/>
            <w:vAlign w:val="center"/>
            <w:hideMark/>
          </w:tcPr>
          <w:p w14:paraId="123CA19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3B10B9C2"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0BB32A63"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5132A" w:rsidRPr="004E5037" w14:paraId="1DA5D710"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54C98F3E"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38912DE"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M60</w:t>
            </w:r>
          </w:p>
        </w:tc>
        <w:tc>
          <w:tcPr>
            <w:tcW w:w="1843" w:type="dxa"/>
            <w:tcBorders>
              <w:top w:val="nil"/>
              <w:left w:val="nil"/>
              <w:bottom w:val="single" w:sz="4" w:space="0" w:color="auto"/>
              <w:right w:val="single" w:sz="4" w:space="0" w:color="auto"/>
            </w:tcBorders>
            <w:shd w:val="clear" w:color="auto" w:fill="auto"/>
            <w:vAlign w:val="center"/>
            <w:hideMark/>
          </w:tcPr>
          <w:p w14:paraId="4CA5A437"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traderID</w:t>
            </w:r>
          </w:p>
        </w:tc>
        <w:tc>
          <w:tcPr>
            <w:tcW w:w="2268" w:type="dxa"/>
            <w:tcBorders>
              <w:top w:val="nil"/>
              <w:left w:val="nil"/>
              <w:bottom w:val="single" w:sz="4" w:space="0" w:color="auto"/>
              <w:right w:val="single" w:sz="4" w:space="0" w:color="auto"/>
            </w:tcBorders>
            <w:shd w:val="clear" w:color="auto" w:fill="auto"/>
            <w:noWrap/>
            <w:vAlign w:val="center"/>
            <w:hideMark/>
          </w:tcPr>
          <w:p w14:paraId="0999BC75"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申报用户代码</w:t>
            </w:r>
          </w:p>
        </w:tc>
        <w:tc>
          <w:tcPr>
            <w:tcW w:w="709" w:type="dxa"/>
            <w:tcBorders>
              <w:top w:val="nil"/>
              <w:left w:val="nil"/>
              <w:bottom w:val="single" w:sz="4" w:space="0" w:color="auto"/>
              <w:right w:val="single" w:sz="4" w:space="0" w:color="auto"/>
            </w:tcBorders>
            <w:shd w:val="clear" w:color="auto" w:fill="auto"/>
            <w:noWrap/>
            <w:vAlign w:val="center"/>
            <w:hideMark/>
          </w:tcPr>
          <w:p w14:paraId="69DF8C40"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4014527C"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66AD33B7"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5132A" w:rsidRPr="004E5037" w14:paraId="6966CE13"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79A33CEA"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664E169"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T82</w:t>
            </w:r>
          </w:p>
        </w:tc>
        <w:tc>
          <w:tcPr>
            <w:tcW w:w="1843" w:type="dxa"/>
            <w:tcBorders>
              <w:top w:val="nil"/>
              <w:left w:val="nil"/>
              <w:bottom w:val="single" w:sz="4" w:space="0" w:color="auto"/>
              <w:right w:val="single" w:sz="4" w:space="0" w:color="auto"/>
            </w:tcBorders>
            <w:shd w:val="clear" w:color="auto" w:fill="auto"/>
            <w:noWrap/>
            <w:vAlign w:val="center"/>
          </w:tcPr>
          <w:p w14:paraId="67282B1F"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source</w:t>
            </w:r>
          </w:p>
        </w:tc>
        <w:tc>
          <w:tcPr>
            <w:tcW w:w="2268" w:type="dxa"/>
            <w:tcBorders>
              <w:top w:val="nil"/>
              <w:left w:val="nil"/>
              <w:bottom w:val="single" w:sz="4" w:space="0" w:color="auto"/>
              <w:right w:val="single" w:sz="4" w:space="0" w:color="auto"/>
            </w:tcBorders>
            <w:shd w:val="clear" w:color="auto" w:fill="auto"/>
            <w:noWrap/>
            <w:vAlign w:val="center"/>
          </w:tcPr>
          <w:p w14:paraId="0B0B2406"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来源</w:t>
            </w:r>
          </w:p>
        </w:tc>
        <w:tc>
          <w:tcPr>
            <w:tcW w:w="709" w:type="dxa"/>
            <w:tcBorders>
              <w:top w:val="nil"/>
              <w:left w:val="nil"/>
              <w:bottom w:val="single" w:sz="4" w:space="0" w:color="auto"/>
              <w:right w:val="single" w:sz="4" w:space="0" w:color="auto"/>
            </w:tcBorders>
            <w:shd w:val="clear" w:color="auto" w:fill="auto"/>
            <w:noWrap/>
            <w:vAlign w:val="center"/>
          </w:tcPr>
          <w:p w14:paraId="4571B2E7"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35E90EA7"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48E3E220"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5132A" w:rsidRPr="004E5037" w14:paraId="7157A0D7"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27FC90B0"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1F4764F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K00</w:t>
            </w:r>
          </w:p>
        </w:tc>
        <w:tc>
          <w:tcPr>
            <w:tcW w:w="1843" w:type="dxa"/>
            <w:tcBorders>
              <w:top w:val="nil"/>
              <w:left w:val="nil"/>
              <w:bottom w:val="single" w:sz="4" w:space="0" w:color="auto"/>
              <w:right w:val="single" w:sz="4" w:space="0" w:color="auto"/>
            </w:tcBorders>
            <w:shd w:val="clear" w:color="auto" w:fill="auto"/>
            <w:noWrap/>
            <w:vAlign w:val="center"/>
          </w:tcPr>
          <w:p w14:paraId="10FA0878"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localNo</w:t>
            </w:r>
          </w:p>
        </w:tc>
        <w:tc>
          <w:tcPr>
            <w:tcW w:w="2268" w:type="dxa"/>
            <w:tcBorders>
              <w:top w:val="nil"/>
              <w:left w:val="nil"/>
              <w:bottom w:val="single" w:sz="4" w:space="0" w:color="auto"/>
              <w:right w:val="single" w:sz="4" w:space="0" w:color="auto"/>
            </w:tcBorders>
            <w:shd w:val="clear" w:color="auto" w:fill="auto"/>
            <w:noWrap/>
            <w:vAlign w:val="center"/>
          </w:tcPr>
          <w:p w14:paraId="63238CC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会员本地申报单编号</w:t>
            </w:r>
          </w:p>
        </w:tc>
        <w:tc>
          <w:tcPr>
            <w:tcW w:w="709" w:type="dxa"/>
            <w:tcBorders>
              <w:top w:val="nil"/>
              <w:left w:val="nil"/>
              <w:bottom w:val="single" w:sz="4" w:space="0" w:color="auto"/>
              <w:right w:val="single" w:sz="4" w:space="0" w:color="auto"/>
            </w:tcBorders>
            <w:shd w:val="clear" w:color="auto" w:fill="auto"/>
            <w:noWrap/>
            <w:vAlign w:val="center"/>
          </w:tcPr>
          <w:p w14:paraId="65DD90E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000DC8F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2BE4532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5132A" w:rsidRPr="004E5037" w14:paraId="547CA5A6"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49C2481F"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D55BC62"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S95</w:t>
            </w:r>
          </w:p>
        </w:tc>
        <w:tc>
          <w:tcPr>
            <w:tcW w:w="1843" w:type="dxa"/>
            <w:tcBorders>
              <w:top w:val="nil"/>
              <w:left w:val="nil"/>
              <w:bottom w:val="single" w:sz="4" w:space="0" w:color="auto"/>
              <w:right w:val="single" w:sz="4" w:space="0" w:color="auto"/>
            </w:tcBorders>
            <w:shd w:val="clear" w:color="auto" w:fill="auto"/>
            <w:noWrap/>
            <w:vAlign w:val="center"/>
          </w:tcPr>
          <w:p w14:paraId="1D28BD64"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[clientStorageChangeInfoData]</w:t>
            </w:r>
          </w:p>
        </w:tc>
        <w:tc>
          <w:tcPr>
            <w:tcW w:w="2268" w:type="dxa"/>
            <w:tcBorders>
              <w:top w:val="nil"/>
              <w:left w:val="nil"/>
              <w:bottom w:val="single" w:sz="4" w:space="0" w:color="auto"/>
              <w:right w:val="single" w:sz="4" w:space="0" w:color="auto"/>
            </w:tcBorders>
            <w:shd w:val="clear" w:color="auto" w:fill="auto"/>
            <w:noWrap/>
            <w:vAlign w:val="center"/>
          </w:tcPr>
          <w:p w14:paraId="3EF66B3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库存互换申报交割品种明细信息</w:t>
            </w:r>
          </w:p>
        </w:tc>
        <w:tc>
          <w:tcPr>
            <w:tcW w:w="709" w:type="dxa"/>
            <w:tcBorders>
              <w:top w:val="nil"/>
              <w:left w:val="nil"/>
              <w:bottom w:val="single" w:sz="4" w:space="0" w:color="auto"/>
              <w:right w:val="single" w:sz="4" w:space="0" w:color="auto"/>
            </w:tcBorders>
            <w:shd w:val="clear" w:color="auto" w:fill="auto"/>
            <w:noWrap/>
            <w:vAlign w:val="center"/>
          </w:tcPr>
          <w:p w14:paraId="0E7CC8B2"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642C1DB8"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0B7CF982"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85132A" w:rsidRPr="004E5037" w14:paraId="6993CF3D"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4CEBBEB3"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0AFFBA5D"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p>
        </w:tc>
        <w:tc>
          <w:tcPr>
            <w:tcW w:w="1843" w:type="dxa"/>
            <w:tcBorders>
              <w:top w:val="nil"/>
              <w:left w:val="nil"/>
              <w:bottom w:val="single" w:sz="4" w:space="0" w:color="auto"/>
              <w:right w:val="single" w:sz="4" w:space="0" w:color="auto"/>
            </w:tcBorders>
            <w:shd w:val="clear" w:color="auto" w:fill="auto"/>
            <w:noWrap/>
            <w:vAlign w:val="center"/>
          </w:tcPr>
          <w:p w14:paraId="0F9D3364"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p>
        </w:tc>
        <w:tc>
          <w:tcPr>
            <w:tcW w:w="2268" w:type="dxa"/>
            <w:tcBorders>
              <w:top w:val="nil"/>
              <w:left w:val="nil"/>
              <w:bottom w:val="single" w:sz="4" w:space="0" w:color="auto"/>
              <w:right w:val="single" w:sz="4" w:space="0" w:color="auto"/>
            </w:tcBorders>
            <w:shd w:val="clear" w:color="auto" w:fill="auto"/>
            <w:noWrap/>
            <w:vAlign w:val="center"/>
          </w:tcPr>
          <w:p w14:paraId="1CC9403F"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库存互换申报交割品种明细</w:t>
            </w:r>
          </w:p>
        </w:tc>
        <w:tc>
          <w:tcPr>
            <w:tcW w:w="709" w:type="dxa"/>
            <w:tcBorders>
              <w:top w:val="nil"/>
              <w:left w:val="nil"/>
              <w:bottom w:val="single" w:sz="4" w:space="0" w:color="auto"/>
              <w:right w:val="single" w:sz="4" w:space="0" w:color="auto"/>
            </w:tcBorders>
            <w:shd w:val="clear" w:color="auto" w:fill="auto"/>
            <w:noWrap/>
            <w:vAlign w:val="center"/>
          </w:tcPr>
          <w:p w14:paraId="6FB27E36"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nil"/>
              <w:bottom w:val="single" w:sz="4" w:space="0" w:color="auto"/>
              <w:right w:val="single" w:sz="4" w:space="0" w:color="auto"/>
            </w:tcBorders>
            <w:shd w:val="clear" w:color="auto" w:fill="auto"/>
            <w:vAlign w:val="center"/>
          </w:tcPr>
          <w:p w14:paraId="2DA0C8D7"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p>
        </w:tc>
        <w:tc>
          <w:tcPr>
            <w:tcW w:w="2551" w:type="dxa"/>
            <w:tcBorders>
              <w:top w:val="nil"/>
              <w:left w:val="nil"/>
              <w:bottom w:val="single" w:sz="4" w:space="0" w:color="auto"/>
              <w:right w:val="single" w:sz="4" w:space="0" w:color="auto"/>
            </w:tcBorders>
            <w:shd w:val="clear" w:color="auto" w:fill="auto"/>
            <w:noWrap/>
            <w:vAlign w:val="center"/>
          </w:tcPr>
          <w:p w14:paraId="0C45B740" w14:textId="77777777" w:rsidR="0085132A" w:rsidRPr="004E5037" w:rsidRDefault="0085132A" w:rsidP="005D16ED">
            <w:pPr>
              <w:widowControl/>
              <w:spacing w:line="240" w:lineRule="auto"/>
              <w:ind w:firstLineChars="0" w:firstLine="0"/>
              <w:rPr>
                <w:rFonts w:ascii="宋体" w:eastAsia="宋体" w:hAnsi="宋体" w:cs="宋体"/>
                <w:color w:val="000000"/>
                <w:kern w:val="0"/>
                <w:sz w:val="20"/>
                <w:szCs w:val="20"/>
              </w:rPr>
            </w:pPr>
          </w:p>
        </w:tc>
      </w:tr>
      <w:tr w:rsidR="00662D9F" w:rsidRPr="004E5037" w14:paraId="054E4345" w14:textId="77777777" w:rsidTr="00662D9F">
        <w:trPr>
          <w:trHeight w:val="270"/>
        </w:trPr>
        <w:tc>
          <w:tcPr>
            <w:tcW w:w="714" w:type="dxa"/>
            <w:tcBorders>
              <w:top w:val="nil"/>
              <w:left w:val="single" w:sz="4" w:space="0" w:color="auto"/>
              <w:bottom w:val="single" w:sz="4" w:space="0" w:color="auto"/>
              <w:right w:val="single" w:sz="4" w:space="0" w:color="auto"/>
            </w:tcBorders>
          </w:tcPr>
          <w:p w14:paraId="017EAAAC" w14:textId="1B598360"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736634C4" w14:textId="3C6D14C6"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w:t>
            </w:r>
            <w:r>
              <w:rPr>
                <w:rFonts w:ascii="宋体" w:eastAsia="宋体" w:hAnsi="宋体" w:cs="宋体"/>
                <w:color w:val="000000"/>
                <w:kern w:val="0"/>
                <w:sz w:val="20"/>
                <w:szCs w:val="20"/>
              </w:rPr>
              <w:t>09</w:t>
            </w:r>
          </w:p>
        </w:tc>
        <w:tc>
          <w:tcPr>
            <w:tcW w:w="1843" w:type="dxa"/>
            <w:tcBorders>
              <w:top w:val="nil"/>
              <w:left w:val="nil"/>
              <w:bottom w:val="single" w:sz="4" w:space="0" w:color="auto"/>
              <w:right w:val="single" w:sz="4" w:space="0" w:color="auto"/>
            </w:tcBorders>
            <w:shd w:val="clear" w:color="auto" w:fill="auto"/>
            <w:vAlign w:val="center"/>
          </w:tcPr>
          <w:p w14:paraId="33032A75" w14:textId="3FC2C559"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2594E">
              <w:rPr>
                <w:rFonts w:ascii="宋体" w:eastAsia="宋体" w:hAnsi="宋体" w:cs="宋体"/>
                <w:color w:val="000000"/>
                <w:kern w:val="0"/>
                <w:sz w:val="20"/>
                <w:szCs w:val="20"/>
              </w:rPr>
              <w:t>opFlag</w:t>
            </w:r>
          </w:p>
        </w:tc>
        <w:tc>
          <w:tcPr>
            <w:tcW w:w="2268" w:type="dxa"/>
            <w:tcBorders>
              <w:top w:val="nil"/>
              <w:left w:val="nil"/>
              <w:bottom w:val="single" w:sz="4" w:space="0" w:color="auto"/>
              <w:right w:val="single" w:sz="4" w:space="0" w:color="auto"/>
            </w:tcBorders>
            <w:shd w:val="clear" w:color="auto" w:fill="auto"/>
            <w:noWrap/>
            <w:vAlign w:val="center"/>
          </w:tcPr>
          <w:p w14:paraId="1B80950F" w14:textId="2E19C3DF"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2594E">
              <w:rPr>
                <w:rFonts w:ascii="宋体" w:eastAsia="宋体" w:hAnsi="宋体" w:cs="宋体" w:hint="eastAsia"/>
                <w:color w:val="000000"/>
                <w:kern w:val="0"/>
                <w:sz w:val="20"/>
                <w:szCs w:val="20"/>
              </w:rPr>
              <w:t>对手方信息标识</w:t>
            </w:r>
          </w:p>
        </w:tc>
        <w:tc>
          <w:tcPr>
            <w:tcW w:w="709" w:type="dxa"/>
            <w:tcBorders>
              <w:top w:val="nil"/>
              <w:left w:val="nil"/>
              <w:bottom w:val="single" w:sz="4" w:space="0" w:color="auto"/>
              <w:right w:val="single" w:sz="4" w:space="0" w:color="auto"/>
            </w:tcBorders>
            <w:shd w:val="clear" w:color="auto" w:fill="auto"/>
            <w:noWrap/>
            <w:vAlign w:val="center"/>
          </w:tcPr>
          <w:p w14:paraId="2EE33006" w14:textId="6CFBF41C" w:rsidR="00662D9F" w:rsidRPr="004E5037" w:rsidRDefault="00D6496F" w:rsidP="00662D9F">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5CB62C45" w14:textId="1B8C975A" w:rsidR="00662D9F" w:rsidRPr="004E5037" w:rsidRDefault="00D6496F" w:rsidP="00662D9F">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53CD47F4" w14:textId="1997A8C3"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2594E">
              <w:rPr>
                <w:rFonts w:ascii="宋体" w:eastAsia="宋体" w:hAnsi="宋体" w:cs="宋体" w:hint="eastAsia"/>
                <w:color w:val="000000"/>
                <w:kern w:val="0"/>
                <w:sz w:val="20"/>
                <w:szCs w:val="20"/>
              </w:rPr>
              <w:t>1-对手方信息，0-本方信息</w:t>
            </w:r>
          </w:p>
        </w:tc>
      </w:tr>
      <w:tr w:rsidR="00662D9F" w:rsidRPr="004E5037" w14:paraId="5C8F0EB9"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668251D1"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089A607"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V00</w:t>
            </w:r>
          </w:p>
        </w:tc>
        <w:tc>
          <w:tcPr>
            <w:tcW w:w="1843" w:type="dxa"/>
            <w:tcBorders>
              <w:top w:val="nil"/>
              <w:left w:val="nil"/>
              <w:bottom w:val="single" w:sz="4" w:space="0" w:color="auto"/>
              <w:right w:val="single" w:sz="4" w:space="0" w:color="auto"/>
            </w:tcBorders>
            <w:shd w:val="clear" w:color="auto" w:fill="auto"/>
            <w:vAlign w:val="center"/>
          </w:tcPr>
          <w:p w14:paraId="2BB331FC"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varietyID</w:t>
            </w:r>
          </w:p>
        </w:tc>
        <w:tc>
          <w:tcPr>
            <w:tcW w:w="2268" w:type="dxa"/>
            <w:tcBorders>
              <w:top w:val="nil"/>
              <w:left w:val="nil"/>
              <w:bottom w:val="single" w:sz="4" w:space="0" w:color="auto"/>
              <w:right w:val="single" w:sz="4" w:space="0" w:color="auto"/>
            </w:tcBorders>
            <w:shd w:val="clear" w:color="auto" w:fill="auto"/>
            <w:noWrap/>
            <w:vAlign w:val="center"/>
            <w:hideMark/>
          </w:tcPr>
          <w:p w14:paraId="1491696A" w14:textId="62AF4745"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转出</w:t>
            </w:r>
            <w:r>
              <w:rPr>
                <w:rFonts w:ascii="宋体" w:eastAsia="宋体" w:hAnsi="宋体" w:cs="宋体" w:hint="eastAsia"/>
                <w:color w:val="000000"/>
                <w:kern w:val="0"/>
                <w:sz w:val="20"/>
                <w:szCs w:val="20"/>
              </w:rPr>
              <w:t>方</w:t>
            </w:r>
            <w:r w:rsidRPr="004E5037">
              <w:rPr>
                <w:rFonts w:ascii="宋体" w:eastAsia="宋体" w:hAnsi="宋体" w:cs="宋体" w:hint="eastAsia"/>
                <w:color w:val="000000"/>
                <w:kern w:val="0"/>
                <w:sz w:val="20"/>
                <w:szCs w:val="20"/>
              </w:rPr>
              <w:t>交割品种代码</w:t>
            </w:r>
          </w:p>
        </w:tc>
        <w:tc>
          <w:tcPr>
            <w:tcW w:w="709" w:type="dxa"/>
            <w:tcBorders>
              <w:top w:val="nil"/>
              <w:left w:val="nil"/>
              <w:bottom w:val="single" w:sz="4" w:space="0" w:color="auto"/>
              <w:right w:val="single" w:sz="4" w:space="0" w:color="auto"/>
            </w:tcBorders>
            <w:shd w:val="clear" w:color="auto" w:fill="auto"/>
            <w:noWrap/>
            <w:vAlign w:val="center"/>
            <w:hideMark/>
          </w:tcPr>
          <w:p w14:paraId="2985CB52"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0CD5CB07"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00DA94E7"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662D9F" w:rsidRPr="004E5037" w14:paraId="68B2A779"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7734C0DF"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3DD8255F"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W00</w:t>
            </w:r>
          </w:p>
        </w:tc>
        <w:tc>
          <w:tcPr>
            <w:tcW w:w="1843" w:type="dxa"/>
            <w:tcBorders>
              <w:top w:val="nil"/>
              <w:left w:val="nil"/>
              <w:bottom w:val="single" w:sz="4" w:space="0" w:color="auto"/>
              <w:right w:val="single" w:sz="4" w:space="0" w:color="auto"/>
            </w:tcBorders>
            <w:shd w:val="clear" w:color="auto" w:fill="auto"/>
            <w:vAlign w:val="center"/>
          </w:tcPr>
          <w:p w14:paraId="281E78D1"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warehouseID</w:t>
            </w:r>
          </w:p>
        </w:tc>
        <w:tc>
          <w:tcPr>
            <w:tcW w:w="2268" w:type="dxa"/>
            <w:tcBorders>
              <w:top w:val="nil"/>
              <w:left w:val="nil"/>
              <w:bottom w:val="single" w:sz="4" w:space="0" w:color="auto"/>
              <w:right w:val="single" w:sz="4" w:space="0" w:color="auto"/>
            </w:tcBorders>
            <w:shd w:val="clear" w:color="auto" w:fill="auto"/>
            <w:noWrap/>
            <w:vAlign w:val="center"/>
          </w:tcPr>
          <w:p w14:paraId="340DB275" w14:textId="794DFC80"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转出</w:t>
            </w:r>
            <w:r>
              <w:rPr>
                <w:rFonts w:ascii="宋体" w:eastAsia="宋体" w:hAnsi="宋体" w:cs="宋体" w:hint="eastAsia"/>
                <w:color w:val="000000"/>
                <w:kern w:val="0"/>
                <w:sz w:val="20"/>
                <w:szCs w:val="20"/>
              </w:rPr>
              <w:t>方</w:t>
            </w:r>
            <w:r w:rsidRPr="004E5037">
              <w:rPr>
                <w:rFonts w:ascii="宋体" w:eastAsia="宋体" w:hAnsi="宋体" w:cs="宋体" w:hint="eastAsia"/>
                <w:color w:val="000000"/>
                <w:kern w:val="0"/>
                <w:sz w:val="20"/>
                <w:szCs w:val="20"/>
              </w:rPr>
              <w:t>仓库代码</w:t>
            </w:r>
          </w:p>
        </w:tc>
        <w:tc>
          <w:tcPr>
            <w:tcW w:w="709" w:type="dxa"/>
            <w:tcBorders>
              <w:top w:val="nil"/>
              <w:left w:val="nil"/>
              <w:bottom w:val="single" w:sz="4" w:space="0" w:color="auto"/>
              <w:right w:val="single" w:sz="4" w:space="0" w:color="auto"/>
            </w:tcBorders>
            <w:shd w:val="clear" w:color="auto" w:fill="auto"/>
            <w:noWrap/>
            <w:vAlign w:val="center"/>
          </w:tcPr>
          <w:p w14:paraId="0C8405C1"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tcPr>
          <w:p w14:paraId="3FDD6906"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tcPr>
          <w:p w14:paraId="2C12CF97"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662D9F" w:rsidRPr="004E5037" w14:paraId="13BBB027"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28CFC212"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14:paraId="455502B5"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T52</w:t>
            </w:r>
          </w:p>
        </w:tc>
        <w:tc>
          <w:tcPr>
            <w:tcW w:w="1843" w:type="dxa"/>
            <w:tcBorders>
              <w:top w:val="nil"/>
              <w:left w:val="nil"/>
              <w:bottom w:val="single" w:sz="4" w:space="0" w:color="auto"/>
              <w:right w:val="single" w:sz="4" w:space="0" w:color="auto"/>
            </w:tcBorders>
            <w:shd w:val="clear" w:color="auto" w:fill="auto"/>
            <w:noWrap/>
            <w:vAlign w:val="center"/>
          </w:tcPr>
          <w:p w14:paraId="6955AF3F"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stdWeight</w:t>
            </w:r>
          </w:p>
        </w:tc>
        <w:tc>
          <w:tcPr>
            <w:tcW w:w="2268" w:type="dxa"/>
            <w:tcBorders>
              <w:top w:val="nil"/>
              <w:left w:val="nil"/>
              <w:bottom w:val="single" w:sz="4" w:space="0" w:color="auto"/>
              <w:right w:val="single" w:sz="4" w:space="0" w:color="auto"/>
            </w:tcBorders>
            <w:shd w:val="clear" w:color="auto" w:fill="auto"/>
            <w:noWrap/>
            <w:vAlign w:val="center"/>
            <w:hideMark/>
          </w:tcPr>
          <w:p w14:paraId="1730E765" w14:textId="3FDCC3EB"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转出</w:t>
            </w:r>
            <w:r>
              <w:rPr>
                <w:rFonts w:ascii="宋体" w:eastAsia="宋体" w:hAnsi="宋体" w:cs="宋体" w:hint="eastAsia"/>
                <w:color w:val="000000"/>
                <w:kern w:val="0"/>
                <w:sz w:val="20"/>
                <w:szCs w:val="20"/>
              </w:rPr>
              <w:t>方</w:t>
            </w:r>
            <w:r w:rsidRPr="004E5037">
              <w:rPr>
                <w:rFonts w:ascii="宋体" w:eastAsia="宋体" w:hAnsi="宋体" w:cs="宋体" w:hint="eastAsia"/>
                <w:color w:val="000000"/>
                <w:kern w:val="0"/>
                <w:sz w:val="20"/>
                <w:szCs w:val="20"/>
              </w:rPr>
              <w:t>重量</w:t>
            </w:r>
          </w:p>
        </w:tc>
        <w:tc>
          <w:tcPr>
            <w:tcW w:w="709" w:type="dxa"/>
            <w:tcBorders>
              <w:top w:val="nil"/>
              <w:left w:val="nil"/>
              <w:bottom w:val="single" w:sz="4" w:space="0" w:color="auto"/>
              <w:right w:val="single" w:sz="4" w:space="0" w:color="auto"/>
            </w:tcBorders>
            <w:shd w:val="clear" w:color="auto" w:fill="auto"/>
            <w:noWrap/>
            <w:vAlign w:val="center"/>
            <w:hideMark/>
          </w:tcPr>
          <w:p w14:paraId="4A29C98F"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402651CF"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551" w:type="dxa"/>
            <w:tcBorders>
              <w:top w:val="nil"/>
              <w:left w:val="nil"/>
              <w:bottom w:val="single" w:sz="4" w:space="0" w:color="auto"/>
              <w:right w:val="single" w:sz="4" w:space="0" w:color="auto"/>
            </w:tcBorders>
            <w:shd w:val="clear" w:color="auto" w:fill="auto"/>
            <w:noWrap/>
            <w:vAlign w:val="center"/>
            <w:hideMark/>
          </w:tcPr>
          <w:p w14:paraId="191D4A64"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662D9F" w:rsidRPr="004E5037" w14:paraId="1284D4DA"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52C4BBC3"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063FB15"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X39</w:t>
            </w:r>
          </w:p>
        </w:tc>
        <w:tc>
          <w:tcPr>
            <w:tcW w:w="1843" w:type="dxa"/>
            <w:tcBorders>
              <w:top w:val="nil"/>
              <w:left w:val="nil"/>
              <w:bottom w:val="single" w:sz="4" w:space="0" w:color="auto"/>
              <w:right w:val="single" w:sz="4" w:space="0" w:color="auto"/>
            </w:tcBorders>
            <w:shd w:val="clear" w:color="auto" w:fill="auto"/>
            <w:noWrap/>
            <w:vAlign w:val="center"/>
            <w:hideMark/>
          </w:tcPr>
          <w:p w14:paraId="76A44D43"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RspCode</w:t>
            </w:r>
          </w:p>
        </w:tc>
        <w:tc>
          <w:tcPr>
            <w:tcW w:w="2268" w:type="dxa"/>
            <w:tcBorders>
              <w:top w:val="nil"/>
              <w:left w:val="nil"/>
              <w:bottom w:val="single" w:sz="4" w:space="0" w:color="auto"/>
              <w:right w:val="single" w:sz="4" w:space="0" w:color="auto"/>
            </w:tcBorders>
            <w:shd w:val="clear" w:color="auto" w:fill="auto"/>
            <w:noWrap/>
            <w:vAlign w:val="center"/>
            <w:hideMark/>
          </w:tcPr>
          <w:p w14:paraId="1834EE1E"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响应代码</w:t>
            </w:r>
          </w:p>
        </w:tc>
        <w:tc>
          <w:tcPr>
            <w:tcW w:w="709" w:type="dxa"/>
            <w:tcBorders>
              <w:top w:val="nil"/>
              <w:left w:val="nil"/>
              <w:bottom w:val="single" w:sz="4" w:space="0" w:color="auto"/>
              <w:right w:val="single" w:sz="4" w:space="0" w:color="auto"/>
            </w:tcBorders>
            <w:shd w:val="clear" w:color="auto" w:fill="auto"/>
            <w:noWrap/>
            <w:vAlign w:val="center"/>
            <w:hideMark/>
          </w:tcPr>
          <w:p w14:paraId="419FA23B"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241F8727"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551" w:type="dxa"/>
            <w:tcBorders>
              <w:top w:val="nil"/>
              <w:left w:val="nil"/>
              <w:bottom w:val="single" w:sz="4" w:space="0" w:color="auto"/>
              <w:right w:val="single" w:sz="4" w:space="0" w:color="auto"/>
            </w:tcBorders>
            <w:shd w:val="clear" w:color="auto" w:fill="auto"/>
            <w:noWrap/>
            <w:vAlign w:val="center"/>
            <w:hideMark/>
          </w:tcPr>
          <w:p w14:paraId="6890B536"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p>
        </w:tc>
      </w:tr>
      <w:tr w:rsidR="00662D9F" w:rsidRPr="004E5037" w14:paraId="74EF9493" w14:textId="77777777" w:rsidTr="00EE0C6F">
        <w:trPr>
          <w:trHeight w:val="270"/>
        </w:trPr>
        <w:tc>
          <w:tcPr>
            <w:tcW w:w="714" w:type="dxa"/>
            <w:tcBorders>
              <w:top w:val="nil"/>
              <w:left w:val="single" w:sz="4" w:space="0" w:color="auto"/>
              <w:bottom w:val="single" w:sz="4" w:space="0" w:color="auto"/>
              <w:right w:val="single" w:sz="4" w:space="0" w:color="auto"/>
            </w:tcBorders>
            <w:vAlign w:val="center"/>
          </w:tcPr>
          <w:p w14:paraId="0CE668D2"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E4FE78C"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X40</w:t>
            </w:r>
          </w:p>
        </w:tc>
        <w:tc>
          <w:tcPr>
            <w:tcW w:w="1843" w:type="dxa"/>
            <w:tcBorders>
              <w:top w:val="nil"/>
              <w:left w:val="nil"/>
              <w:bottom w:val="single" w:sz="4" w:space="0" w:color="auto"/>
              <w:right w:val="single" w:sz="4" w:space="0" w:color="auto"/>
            </w:tcBorders>
            <w:shd w:val="clear" w:color="auto" w:fill="auto"/>
            <w:noWrap/>
            <w:vAlign w:val="center"/>
            <w:hideMark/>
          </w:tcPr>
          <w:p w14:paraId="5A72ECF4"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RspMsg</w:t>
            </w:r>
          </w:p>
        </w:tc>
        <w:tc>
          <w:tcPr>
            <w:tcW w:w="2268" w:type="dxa"/>
            <w:tcBorders>
              <w:top w:val="nil"/>
              <w:left w:val="nil"/>
              <w:bottom w:val="single" w:sz="4" w:space="0" w:color="auto"/>
              <w:right w:val="single" w:sz="4" w:space="0" w:color="auto"/>
            </w:tcBorders>
            <w:shd w:val="clear" w:color="auto" w:fill="auto"/>
            <w:noWrap/>
            <w:vAlign w:val="center"/>
            <w:hideMark/>
          </w:tcPr>
          <w:p w14:paraId="05F939AA"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响应消息</w:t>
            </w:r>
          </w:p>
        </w:tc>
        <w:tc>
          <w:tcPr>
            <w:tcW w:w="709" w:type="dxa"/>
            <w:tcBorders>
              <w:top w:val="nil"/>
              <w:left w:val="nil"/>
              <w:bottom w:val="single" w:sz="4" w:space="0" w:color="auto"/>
              <w:right w:val="single" w:sz="4" w:space="0" w:color="auto"/>
            </w:tcBorders>
            <w:shd w:val="clear" w:color="auto" w:fill="auto"/>
            <w:noWrap/>
            <w:vAlign w:val="center"/>
            <w:hideMark/>
          </w:tcPr>
          <w:p w14:paraId="4525ED3F"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09" w:type="dxa"/>
            <w:tcBorders>
              <w:top w:val="nil"/>
              <w:left w:val="nil"/>
              <w:bottom w:val="single" w:sz="4" w:space="0" w:color="auto"/>
              <w:right w:val="single" w:sz="4" w:space="0" w:color="auto"/>
            </w:tcBorders>
            <w:shd w:val="clear" w:color="auto" w:fill="auto"/>
            <w:vAlign w:val="center"/>
            <w:hideMark/>
          </w:tcPr>
          <w:p w14:paraId="5B0B7675"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2551" w:type="dxa"/>
            <w:tcBorders>
              <w:top w:val="nil"/>
              <w:left w:val="nil"/>
              <w:bottom w:val="single" w:sz="4" w:space="0" w:color="auto"/>
              <w:right w:val="single" w:sz="4" w:space="0" w:color="auto"/>
            </w:tcBorders>
            <w:shd w:val="clear" w:color="auto" w:fill="auto"/>
            <w:noWrap/>
            <w:vAlign w:val="center"/>
            <w:hideMark/>
          </w:tcPr>
          <w:p w14:paraId="61CC47E9" w14:textId="77777777" w:rsidR="00662D9F" w:rsidRPr="004E5037" w:rsidRDefault="00662D9F" w:rsidP="00662D9F">
            <w:pPr>
              <w:widowControl/>
              <w:spacing w:line="240" w:lineRule="auto"/>
              <w:ind w:firstLineChars="0" w:firstLine="0"/>
              <w:rPr>
                <w:rFonts w:ascii="宋体" w:eastAsia="宋体" w:hAnsi="宋体" w:cs="宋体"/>
                <w:color w:val="000000"/>
                <w:kern w:val="0"/>
                <w:sz w:val="20"/>
                <w:szCs w:val="20"/>
              </w:rPr>
            </w:pPr>
          </w:p>
        </w:tc>
      </w:tr>
    </w:tbl>
    <w:p w14:paraId="2623D0ED" w14:textId="77777777" w:rsidR="005B06E4" w:rsidRPr="004E5037" w:rsidRDefault="005B06E4" w:rsidP="005B06E4">
      <w:pPr>
        <w:ind w:firstLine="480"/>
      </w:pPr>
    </w:p>
    <w:p w14:paraId="4712E1F3" w14:textId="77777777" w:rsidR="005B06E4" w:rsidRPr="004E5037" w:rsidRDefault="005B06E4" w:rsidP="005B06E4">
      <w:pPr>
        <w:pStyle w:val="4"/>
        <w:numPr>
          <w:ilvl w:val="3"/>
          <w:numId w:val="4"/>
        </w:numPr>
        <w:ind w:left="0" w:firstLineChars="0" w:firstLine="0"/>
      </w:pPr>
      <w:r w:rsidRPr="004E5037">
        <w:rPr>
          <w:rFonts w:hint="eastAsia"/>
        </w:rPr>
        <w:lastRenderedPageBreak/>
        <w:t>库存互换登记查询请求及应答</w:t>
      </w:r>
    </w:p>
    <w:p w14:paraId="3A72F68D" w14:textId="77777777" w:rsidR="005B06E4" w:rsidRPr="004E5037" w:rsidRDefault="005B06E4" w:rsidP="001643FA">
      <w:pPr>
        <w:ind w:firstLine="482"/>
      </w:pPr>
      <w:r w:rsidRPr="004E5037">
        <w:rPr>
          <w:rFonts w:hint="eastAsia"/>
          <w:b/>
        </w:rPr>
        <w:t>功能</w:t>
      </w:r>
      <w:r w:rsidR="00DC79D4" w:rsidRPr="004E5037">
        <w:rPr>
          <w:rFonts w:hint="eastAsia"/>
        </w:rPr>
        <w:t>：库存互换登记</w:t>
      </w:r>
      <w:r w:rsidRPr="004E5037">
        <w:rPr>
          <w:rFonts w:hint="eastAsia"/>
        </w:rPr>
        <w:t>查询指令用于会员二级系统查询该会员</w:t>
      </w:r>
      <w:r w:rsidR="00DC79D4" w:rsidRPr="004E5037">
        <w:rPr>
          <w:rFonts w:hint="eastAsia"/>
        </w:rPr>
        <w:t>席位</w:t>
      </w:r>
      <w:r w:rsidRPr="004E5037">
        <w:rPr>
          <w:rFonts w:hint="eastAsia"/>
        </w:rPr>
        <w:t>所属客户的</w:t>
      </w:r>
      <w:r w:rsidR="00DC79D4" w:rsidRPr="004E5037">
        <w:rPr>
          <w:rFonts w:hint="eastAsia"/>
        </w:rPr>
        <w:t>库存互换登记</w:t>
      </w:r>
      <w:r w:rsidRPr="004E5037">
        <w:rPr>
          <w:rFonts w:hint="eastAsia"/>
        </w:rPr>
        <w:t>单，支持同时查询多条</w:t>
      </w:r>
      <w:r w:rsidR="00DC79D4" w:rsidRPr="004E5037">
        <w:rPr>
          <w:rFonts w:hint="eastAsia"/>
        </w:rPr>
        <w:t>库存互换</w:t>
      </w:r>
      <w:r w:rsidRPr="004E5037">
        <w:rPr>
          <w:rFonts w:hint="eastAsia"/>
        </w:rPr>
        <w:t>登记信息。</w:t>
      </w:r>
    </w:p>
    <w:p w14:paraId="67695FCE" w14:textId="77777777" w:rsidR="005B06E4" w:rsidRPr="004E5037" w:rsidRDefault="005B06E4" w:rsidP="005B06E4">
      <w:pPr>
        <w:ind w:firstLine="480"/>
      </w:pPr>
      <w:r w:rsidRPr="004E5037">
        <w:rPr>
          <w:rFonts w:hint="eastAsia"/>
        </w:rPr>
        <w:t>消息体格式如下：</w:t>
      </w:r>
    </w:p>
    <w:tbl>
      <w:tblPr>
        <w:tblW w:w="9927" w:type="dxa"/>
        <w:tblInd w:w="103" w:type="dxa"/>
        <w:tblLayout w:type="fixed"/>
        <w:tblLook w:val="04A0" w:firstRow="1" w:lastRow="0" w:firstColumn="1" w:lastColumn="0" w:noHBand="0" w:noVBand="1"/>
      </w:tblPr>
      <w:tblGrid>
        <w:gridCol w:w="798"/>
        <w:gridCol w:w="798"/>
        <w:gridCol w:w="1811"/>
        <w:gridCol w:w="2551"/>
        <w:gridCol w:w="760"/>
        <w:gridCol w:w="798"/>
        <w:gridCol w:w="2411"/>
      </w:tblGrid>
      <w:tr w:rsidR="005B06E4" w:rsidRPr="004E5037" w14:paraId="433CCB63" w14:textId="77777777" w:rsidTr="0006333C">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tcPr>
          <w:p w14:paraId="508D40D8"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FD8498"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域号</w:t>
            </w:r>
          </w:p>
        </w:tc>
        <w:tc>
          <w:tcPr>
            <w:tcW w:w="1811" w:type="dxa"/>
            <w:tcBorders>
              <w:top w:val="single" w:sz="4" w:space="0" w:color="auto"/>
              <w:left w:val="nil"/>
              <w:bottom w:val="single" w:sz="4" w:space="0" w:color="auto"/>
              <w:right w:val="single" w:sz="4" w:space="0" w:color="auto"/>
            </w:tcBorders>
            <w:shd w:val="clear" w:color="000000" w:fill="D9D9D9"/>
            <w:noWrap/>
            <w:vAlign w:val="center"/>
            <w:hideMark/>
          </w:tcPr>
          <w:p w14:paraId="79D4AB29"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域名</w:t>
            </w:r>
          </w:p>
        </w:tc>
        <w:tc>
          <w:tcPr>
            <w:tcW w:w="2551" w:type="dxa"/>
            <w:tcBorders>
              <w:top w:val="single" w:sz="4" w:space="0" w:color="auto"/>
              <w:left w:val="nil"/>
              <w:bottom w:val="single" w:sz="4" w:space="0" w:color="auto"/>
              <w:right w:val="single" w:sz="4" w:space="0" w:color="auto"/>
            </w:tcBorders>
            <w:shd w:val="clear" w:color="000000" w:fill="D9D9D9"/>
            <w:noWrap/>
            <w:vAlign w:val="center"/>
            <w:hideMark/>
          </w:tcPr>
          <w:p w14:paraId="6EB72BF8"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041EAE7A"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14:paraId="281828A8"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应答</w:t>
            </w:r>
          </w:p>
        </w:tc>
        <w:tc>
          <w:tcPr>
            <w:tcW w:w="2411" w:type="dxa"/>
            <w:tcBorders>
              <w:top w:val="single" w:sz="4" w:space="0" w:color="auto"/>
              <w:left w:val="nil"/>
              <w:bottom w:val="single" w:sz="4" w:space="0" w:color="auto"/>
              <w:right w:val="single" w:sz="4" w:space="0" w:color="auto"/>
            </w:tcBorders>
            <w:shd w:val="clear" w:color="000000" w:fill="D9D9D9"/>
            <w:noWrap/>
            <w:vAlign w:val="center"/>
            <w:hideMark/>
          </w:tcPr>
          <w:p w14:paraId="41DC808F" w14:textId="77777777" w:rsidR="005B06E4" w:rsidRPr="004E5037" w:rsidRDefault="005B06E4" w:rsidP="007D18DB">
            <w:pPr>
              <w:widowControl/>
              <w:spacing w:line="240" w:lineRule="auto"/>
              <w:ind w:firstLineChars="0" w:firstLine="0"/>
              <w:jc w:val="left"/>
              <w:rPr>
                <w:rFonts w:ascii="宋体" w:eastAsia="宋体" w:hAnsi="宋体" w:cs="宋体"/>
                <w:b/>
                <w:bCs/>
                <w:color w:val="000000"/>
                <w:kern w:val="0"/>
                <w:sz w:val="20"/>
                <w:szCs w:val="20"/>
              </w:rPr>
            </w:pPr>
            <w:r w:rsidRPr="004E5037">
              <w:rPr>
                <w:rFonts w:ascii="宋体" w:eastAsia="宋体" w:hAnsi="宋体" w:cs="宋体" w:hint="eastAsia"/>
                <w:b/>
                <w:bCs/>
                <w:color w:val="000000"/>
                <w:kern w:val="0"/>
                <w:sz w:val="20"/>
                <w:szCs w:val="20"/>
              </w:rPr>
              <w:t>说明</w:t>
            </w:r>
          </w:p>
        </w:tc>
      </w:tr>
      <w:tr w:rsidR="005B06E4" w:rsidRPr="004E5037" w14:paraId="7C7BF0C1" w14:textId="77777777" w:rsidTr="0006333C">
        <w:trPr>
          <w:trHeight w:val="270"/>
        </w:trPr>
        <w:tc>
          <w:tcPr>
            <w:tcW w:w="798" w:type="dxa"/>
            <w:tcBorders>
              <w:top w:val="nil"/>
              <w:left w:val="single" w:sz="4" w:space="0" w:color="auto"/>
              <w:bottom w:val="single" w:sz="4" w:space="0" w:color="auto"/>
              <w:right w:val="single" w:sz="4" w:space="0" w:color="auto"/>
            </w:tcBorders>
          </w:tcPr>
          <w:p w14:paraId="0E535BDA"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EF7673B"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M00</w:t>
            </w:r>
          </w:p>
        </w:tc>
        <w:tc>
          <w:tcPr>
            <w:tcW w:w="1811" w:type="dxa"/>
            <w:tcBorders>
              <w:top w:val="nil"/>
              <w:left w:val="nil"/>
              <w:bottom w:val="single" w:sz="4" w:space="0" w:color="auto"/>
              <w:right w:val="single" w:sz="4" w:space="0" w:color="auto"/>
            </w:tcBorders>
            <w:shd w:val="clear" w:color="auto" w:fill="auto"/>
            <w:vAlign w:val="center"/>
            <w:hideMark/>
          </w:tcPr>
          <w:p w14:paraId="643FFC47"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memberID</w:t>
            </w:r>
          </w:p>
        </w:tc>
        <w:tc>
          <w:tcPr>
            <w:tcW w:w="2551" w:type="dxa"/>
            <w:tcBorders>
              <w:top w:val="nil"/>
              <w:left w:val="nil"/>
              <w:bottom w:val="single" w:sz="4" w:space="0" w:color="auto"/>
              <w:right w:val="single" w:sz="4" w:space="0" w:color="auto"/>
            </w:tcBorders>
            <w:shd w:val="clear" w:color="auto" w:fill="auto"/>
            <w:noWrap/>
            <w:vAlign w:val="center"/>
            <w:hideMark/>
          </w:tcPr>
          <w:p w14:paraId="05BE1254"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67D1CE85"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76ECB262"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71845348"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p>
        </w:tc>
      </w:tr>
      <w:tr w:rsidR="005B06E4" w:rsidRPr="004E5037" w14:paraId="50609C3A" w14:textId="77777777" w:rsidTr="0006333C">
        <w:trPr>
          <w:trHeight w:val="270"/>
        </w:trPr>
        <w:tc>
          <w:tcPr>
            <w:tcW w:w="798" w:type="dxa"/>
            <w:tcBorders>
              <w:top w:val="nil"/>
              <w:left w:val="single" w:sz="4" w:space="0" w:color="auto"/>
              <w:bottom w:val="single" w:sz="4" w:space="0" w:color="auto"/>
              <w:right w:val="single" w:sz="4" w:space="0" w:color="auto"/>
            </w:tcBorders>
          </w:tcPr>
          <w:p w14:paraId="39D02934"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1C98AEF" w14:textId="77777777" w:rsidR="005B06E4" w:rsidRPr="004E5037" w:rsidRDefault="005B06E4" w:rsidP="007D18DB">
            <w:pPr>
              <w:spacing w:line="240" w:lineRule="auto"/>
              <w:ind w:firstLineChars="0" w:firstLine="0"/>
              <w:rPr>
                <w:rFonts w:asciiTheme="minorEastAsia" w:hAnsiTheme="minorEastAsia"/>
                <w:color w:val="000000"/>
                <w:sz w:val="20"/>
                <w:szCs w:val="20"/>
              </w:rPr>
            </w:pPr>
            <w:r w:rsidRPr="004E5037">
              <w:rPr>
                <w:rFonts w:asciiTheme="minorEastAsia" w:hAnsiTheme="minorEastAsia" w:hint="eastAsia"/>
                <w:color w:val="000000"/>
                <w:sz w:val="20"/>
                <w:szCs w:val="20"/>
              </w:rPr>
              <w:t>M20</w:t>
            </w:r>
          </w:p>
        </w:tc>
        <w:tc>
          <w:tcPr>
            <w:tcW w:w="1811" w:type="dxa"/>
            <w:tcBorders>
              <w:top w:val="nil"/>
              <w:left w:val="nil"/>
              <w:bottom w:val="single" w:sz="4" w:space="0" w:color="auto"/>
              <w:right w:val="single" w:sz="4" w:space="0" w:color="auto"/>
            </w:tcBorders>
            <w:shd w:val="clear" w:color="auto" w:fill="auto"/>
            <w:vAlign w:val="center"/>
          </w:tcPr>
          <w:p w14:paraId="2BE39A8A" w14:textId="77777777" w:rsidR="005B06E4" w:rsidRPr="004E5037" w:rsidRDefault="005B06E4" w:rsidP="007D18DB">
            <w:pPr>
              <w:spacing w:line="240" w:lineRule="auto"/>
              <w:ind w:firstLineChars="0" w:firstLine="0"/>
              <w:rPr>
                <w:rFonts w:asciiTheme="minorEastAsia" w:hAnsiTheme="minorEastAsia"/>
                <w:color w:val="000000"/>
                <w:sz w:val="21"/>
                <w:szCs w:val="21"/>
              </w:rPr>
            </w:pPr>
            <w:r w:rsidRPr="004E5037">
              <w:rPr>
                <w:rFonts w:asciiTheme="minorEastAsia" w:hAnsiTheme="minorEastAsia"/>
                <w:color w:val="000000"/>
                <w:sz w:val="21"/>
                <w:szCs w:val="21"/>
              </w:rPr>
              <w:t>seatID</w:t>
            </w:r>
          </w:p>
        </w:tc>
        <w:tc>
          <w:tcPr>
            <w:tcW w:w="2551" w:type="dxa"/>
            <w:tcBorders>
              <w:top w:val="nil"/>
              <w:left w:val="nil"/>
              <w:bottom w:val="single" w:sz="4" w:space="0" w:color="auto"/>
              <w:right w:val="single" w:sz="4" w:space="0" w:color="auto"/>
            </w:tcBorders>
            <w:shd w:val="clear" w:color="auto" w:fill="auto"/>
            <w:noWrap/>
            <w:vAlign w:val="center"/>
          </w:tcPr>
          <w:p w14:paraId="55AC5DF3" w14:textId="77777777" w:rsidR="005B06E4" w:rsidRPr="004E5037" w:rsidRDefault="005B06E4" w:rsidP="007D18DB">
            <w:pPr>
              <w:widowControl/>
              <w:spacing w:line="240" w:lineRule="auto"/>
              <w:ind w:firstLineChars="0" w:firstLine="0"/>
              <w:jc w:val="left"/>
              <w:rPr>
                <w:rFonts w:asciiTheme="minorEastAsia" w:hAnsiTheme="minorEastAsia" w:cs="宋体"/>
                <w:color w:val="000000"/>
                <w:kern w:val="0"/>
                <w:sz w:val="20"/>
                <w:szCs w:val="20"/>
              </w:rPr>
            </w:pPr>
            <w:r w:rsidRPr="004E5037">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509D1E80" w14:textId="77777777" w:rsidR="005B06E4" w:rsidRPr="004E5037" w:rsidRDefault="005B06E4" w:rsidP="007D18DB">
            <w:pPr>
              <w:spacing w:line="240" w:lineRule="auto"/>
              <w:ind w:firstLineChars="0" w:firstLine="0"/>
              <w:rPr>
                <w:rFonts w:asciiTheme="minorEastAsia" w:hAnsiTheme="minorEastAsia"/>
                <w:color w:val="000000"/>
                <w:sz w:val="21"/>
                <w:szCs w:val="21"/>
              </w:rPr>
            </w:pPr>
            <w:r w:rsidRPr="004E5037">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vAlign w:val="center"/>
          </w:tcPr>
          <w:p w14:paraId="36A7EB91"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6304F610" w14:textId="77777777" w:rsidR="005B06E4" w:rsidRPr="004E5037" w:rsidRDefault="005B06E4" w:rsidP="007D18DB">
            <w:pPr>
              <w:widowControl/>
              <w:spacing w:line="240" w:lineRule="auto"/>
              <w:ind w:firstLineChars="0" w:firstLine="0"/>
              <w:jc w:val="left"/>
              <w:rPr>
                <w:rFonts w:ascii="宋体" w:eastAsia="宋体" w:hAnsi="宋体" w:cs="宋体"/>
                <w:color w:val="000000"/>
                <w:kern w:val="0"/>
                <w:sz w:val="20"/>
                <w:szCs w:val="20"/>
              </w:rPr>
            </w:pPr>
          </w:p>
        </w:tc>
      </w:tr>
      <w:tr w:rsidR="00A26797" w:rsidRPr="004E5037" w14:paraId="3F9D9BAA" w14:textId="77777777" w:rsidTr="0006333C">
        <w:trPr>
          <w:trHeight w:val="270"/>
        </w:trPr>
        <w:tc>
          <w:tcPr>
            <w:tcW w:w="798" w:type="dxa"/>
            <w:tcBorders>
              <w:top w:val="nil"/>
              <w:left w:val="single" w:sz="4" w:space="0" w:color="auto"/>
              <w:bottom w:val="single" w:sz="4" w:space="0" w:color="auto"/>
              <w:right w:val="single" w:sz="4" w:space="0" w:color="auto"/>
            </w:tcBorders>
            <w:vAlign w:val="center"/>
          </w:tcPr>
          <w:p w14:paraId="255643CD"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973C412"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M30</w:t>
            </w:r>
          </w:p>
        </w:tc>
        <w:tc>
          <w:tcPr>
            <w:tcW w:w="1811" w:type="dxa"/>
            <w:tcBorders>
              <w:top w:val="nil"/>
              <w:left w:val="nil"/>
              <w:bottom w:val="single" w:sz="4" w:space="0" w:color="auto"/>
              <w:right w:val="single" w:sz="4" w:space="0" w:color="auto"/>
            </w:tcBorders>
            <w:shd w:val="clear" w:color="auto" w:fill="auto"/>
            <w:vAlign w:val="center"/>
          </w:tcPr>
          <w:p w14:paraId="6935D402"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clientID</w:t>
            </w:r>
          </w:p>
        </w:tc>
        <w:tc>
          <w:tcPr>
            <w:tcW w:w="2551" w:type="dxa"/>
            <w:tcBorders>
              <w:top w:val="nil"/>
              <w:left w:val="nil"/>
              <w:bottom w:val="single" w:sz="4" w:space="0" w:color="auto"/>
              <w:right w:val="single" w:sz="4" w:space="0" w:color="auto"/>
            </w:tcBorders>
            <w:shd w:val="clear" w:color="auto" w:fill="auto"/>
            <w:noWrap/>
            <w:vAlign w:val="center"/>
          </w:tcPr>
          <w:p w14:paraId="5113391A"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tcPr>
          <w:p w14:paraId="69827542"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4CD94482"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46261FC5"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p>
        </w:tc>
      </w:tr>
      <w:tr w:rsidR="00A26797" w:rsidRPr="004E5037" w14:paraId="6EB4DE2C" w14:textId="77777777" w:rsidTr="0006333C">
        <w:trPr>
          <w:trHeight w:val="270"/>
        </w:trPr>
        <w:tc>
          <w:tcPr>
            <w:tcW w:w="798" w:type="dxa"/>
            <w:tcBorders>
              <w:top w:val="nil"/>
              <w:left w:val="single" w:sz="4" w:space="0" w:color="auto"/>
              <w:bottom w:val="single" w:sz="4" w:space="0" w:color="auto"/>
              <w:right w:val="single" w:sz="4" w:space="0" w:color="auto"/>
            </w:tcBorders>
            <w:vAlign w:val="center"/>
          </w:tcPr>
          <w:p w14:paraId="1C698D18"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8569E60"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T00</w:t>
            </w:r>
          </w:p>
        </w:tc>
        <w:tc>
          <w:tcPr>
            <w:tcW w:w="1811" w:type="dxa"/>
            <w:tcBorders>
              <w:top w:val="nil"/>
              <w:left w:val="nil"/>
              <w:bottom w:val="single" w:sz="4" w:space="0" w:color="auto"/>
              <w:right w:val="single" w:sz="4" w:space="0" w:color="auto"/>
            </w:tcBorders>
            <w:shd w:val="clear" w:color="auto" w:fill="auto"/>
            <w:vAlign w:val="center"/>
          </w:tcPr>
          <w:p w14:paraId="4E067562"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origApp</w:t>
            </w:r>
          </w:p>
        </w:tc>
        <w:tc>
          <w:tcPr>
            <w:tcW w:w="2551" w:type="dxa"/>
            <w:tcBorders>
              <w:top w:val="nil"/>
              <w:left w:val="nil"/>
              <w:bottom w:val="single" w:sz="4" w:space="0" w:color="auto"/>
              <w:right w:val="single" w:sz="4" w:space="0" w:color="auto"/>
            </w:tcBorders>
            <w:shd w:val="clear" w:color="auto" w:fill="auto"/>
            <w:noWrap/>
            <w:vAlign w:val="center"/>
          </w:tcPr>
          <w:p w14:paraId="68D20664"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vAlign w:val="center"/>
          </w:tcPr>
          <w:p w14:paraId="5C4C29B4"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14:paraId="70E8D67F"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2F79CCDC"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取值：1-互换费支付方、2-互换费收取方，必填。</w:t>
            </w:r>
          </w:p>
        </w:tc>
      </w:tr>
      <w:tr w:rsidR="00A26797" w:rsidRPr="004E5037" w14:paraId="342C4D29" w14:textId="77777777" w:rsidTr="0006333C">
        <w:trPr>
          <w:trHeight w:val="270"/>
        </w:trPr>
        <w:tc>
          <w:tcPr>
            <w:tcW w:w="798" w:type="dxa"/>
            <w:tcBorders>
              <w:top w:val="nil"/>
              <w:left w:val="single" w:sz="4" w:space="0" w:color="auto"/>
              <w:bottom w:val="single" w:sz="4" w:space="0" w:color="auto"/>
              <w:right w:val="single" w:sz="4" w:space="0" w:color="auto"/>
            </w:tcBorders>
            <w:vAlign w:val="center"/>
          </w:tcPr>
          <w:p w14:paraId="2BBC3E6A"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FB328DE"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T</w:t>
            </w:r>
            <w:r w:rsidRPr="004E5037">
              <w:rPr>
                <w:rFonts w:ascii="宋体" w:eastAsia="宋体" w:hAnsi="宋体" w:cs="宋体" w:hint="eastAsia"/>
                <w:color w:val="000000"/>
                <w:kern w:val="0"/>
                <w:sz w:val="20"/>
                <w:szCs w:val="20"/>
              </w:rPr>
              <w:t>05</w:t>
            </w:r>
          </w:p>
        </w:tc>
        <w:tc>
          <w:tcPr>
            <w:tcW w:w="1811" w:type="dxa"/>
            <w:tcBorders>
              <w:top w:val="nil"/>
              <w:left w:val="nil"/>
              <w:bottom w:val="single" w:sz="4" w:space="0" w:color="auto"/>
              <w:right w:val="single" w:sz="4" w:space="0" w:color="auto"/>
            </w:tcBorders>
            <w:shd w:val="clear" w:color="auto" w:fill="auto"/>
            <w:vAlign w:val="center"/>
          </w:tcPr>
          <w:p w14:paraId="4733CDF9"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opMemberID</w:t>
            </w:r>
          </w:p>
        </w:tc>
        <w:tc>
          <w:tcPr>
            <w:tcW w:w="2551" w:type="dxa"/>
            <w:tcBorders>
              <w:top w:val="nil"/>
              <w:left w:val="nil"/>
              <w:bottom w:val="single" w:sz="4" w:space="0" w:color="auto"/>
              <w:right w:val="single" w:sz="4" w:space="0" w:color="auto"/>
            </w:tcBorders>
            <w:shd w:val="clear" w:color="auto" w:fill="auto"/>
            <w:noWrap/>
            <w:vAlign w:val="center"/>
          </w:tcPr>
          <w:p w14:paraId="2971B714"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vAlign w:val="center"/>
          </w:tcPr>
          <w:p w14:paraId="0A894A25"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4FEE12AE"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7B4F819D"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p>
        </w:tc>
      </w:tr>
      <w:tr w:rsidR="0077711C" w:rsidRPr="004E5037" w14:paraId="584FE3DE" w14:textId="77777777" w:rsidTr="0006333C">
        <w:trPr>
          <w:trHeight w:val="270"/>
        </w:trPr>
        <w:tc>
          <w:tcPr>
            <w:tcW w:w="798" w:type="dxa"/>
            <w:tcBorders>
              <w:top w:val="nil"/>
              <w:left w:val="single" w:sz="4" w:space="0" w:color="auto"/>
              <w:bottom w:val="single" w:sz="4" w:space="0" w:color="auto"/>
              <w:right w:val="single" w:sz="4" w:space="0" w:color="auto"/>
            </w:tcBorders>
            <w:vAlign w:val="center"/>
          </w:tcPr>
          <w:p w14:paraId="2298F1BE"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07EC350"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T08</w:t>
            </w:r>
          </w:p>
        </w:tc>
        <w:tc>
          <w:tcPr>
            <w:tcW w:w="1811" w:type="dxa"/>
            <w:tcBorders>
              <w:top w:val="nil"/>
              <w:left w:val="nil"/>
              <w:bottom w:val="single" w:sz="4" w:space="0" w:color="auto"/>
              <w:right w:val="single" w:sz="4" w:space="0" w:color="auto"/>
            </w:tcBorders>
            <w:shd w:val="clear" w:color="auto" w:fill="auto"/>
            <w:vAlign w:val="center"/>
          </w:tcPr>
          <w:p w14:paraId="7A17C43A"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opSeatID</w:t>
            </w:r>
          </w:p>
        </w:tc>
        <w:tc>
          <w:tcPr>
            <w:tcW w:w="2551" w:type="dxa"/>
            <w:tcBorders>
              <w:top w:val="nil"/>
              <w:left w:val="nil"/>
              <w:bottom w:val="single" w:sz="4" w:space="0" w:color="auto"/>
              <w:right w:val="single" w:sz="4" w:space="0" w:color="auto"/>
            </w:tcBorders>
            <w:shd w:val="clear" w:color="auto" w:fill="auto"/>
            <w:noWrap/>
            <w:vAlign w:val="center"/>
          </w:tcPr>
          <w:p w14:paraId="7CCFE20C"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交易对手方席位代码</w:t>
            </w:r>
          </w:p>
        </w:tc>
        <w:tc>
          <w:tcPr>
            <w:tcW w:w="760" w:type="dxa"/>
            <w:tcBorders>
              <w:top w:val="nil"/>
              <w:left w:val="nil"/>
              <w:bottom w:val="single" w:sz="4" w:space="0" w:color="auto"/>
              <w:right w:val="single" w:sz="4" w:space="0" w:color="auto"/>
            </w:tcBorders>
            <w:shd w:val="clear" w:color="auto" w:fill="auto"/>
            <w:vAlign w:val="center"/>
          </w:tcPr>
          <w:p w14:paraId="4E1FE5A9"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38BA759D"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643ECD1E" w14:textId="77777777" w:rsidR="0077711C" w:rsidRPr="004E5037" w:rsidRDefault="0077711C" w:rsidP="00227877">
            <w:pPr>
              <w:widowControl/>
              <w:spacing w:line="240" w:lineRule="auto"/>
              <w:ind w:firstLineChars="0" w:firstLine="0"/>
              <w:rPr>
                <w:rFonts w:ascii="宋体" w:eastAsia="宋体" w:hAnsi="宋体" w:cs="宋体"/>
                <w:color w:val="000000"/>
                <w:kern w:val="0"/>
                <w:sz w:val="20"/>
                <w:szCs w:val="20"/>
              </w:rPr>
            </w:pPr>
          </w:p>
        </w:tc>
      </w:tr>
      <w:tr w:rsidR="00A26797" w:rsidRPr="004E5037" w14:paraId="26BB5F5D" w14:textId="77777777" w:rsidTr="0006333C">
        <w:trPr>
          <w:trHeight w:val="270"/>
        </w:trPr>
        <w:tc>
          <w:tcPr>
            <w:tcW w:w="798" w:type="dxa"/>
            <w:tcBorders>
              <w:top w:val="nil"/>
              <w:left w:val="single" w:sz="4" w:space="0" w:color="auto"/>
              <w:bottom w:val="single" w:sz="4" w:space="0" w:color="auto"/>
              <w:right w:val="single" w:sz="4" w:space="0" w:color="auto"/>
            </w:tcBorders>
            <w:vAlign w:val="center"/>
          </w:tcPr>
          <w:p w14:paraId="0BE5B20A"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5EBDCD0"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T</w:t>
            </w:r>
            <w:r w:rsidRPr="004E5037">
              <w:rPr>
                <w:rFonts w:ascii="宋体" w:eastAsia="宋体" w:hAnsi="宋体" w:cs="宋体" w:hint="eastAsia"/>
                <w:color w:val="000000"/>
                <w:kern w:val="0"/>
                <w:sz w:val="20"/>
                <w:szCs w:val="20"/>
              </w:rPr>
              <w:t>04</w:t>
            </w:r>
          </w:p>
        </w:tc>
        <w:tc>
          <w:tcPr>
            <w:tcW w:w="1811" w:type="dxa"/>
            <w:tcBorders>
              <w:top w:val="nil"/>
              <w:left w:val="nil"/>
              <w:bottom w:val="single" w:sz="4" w:space="0" w:color="auto"/>
              <w:right w:val="single" w:sz="4" w:space="0" w:color="auto"/>
            </w:tcBorders>
            <w:shd w:val="clear" w:color="auto" w:fill="auto"/>
            <w:vAlign w:val="center"/>
          </w:tcPr>
          <w:p w14:paraId="4482CD5C"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opClientID</w:t>
            </w:r>
          </w:p>
        </w:tc>
        <w:tc>
          <w:tcPr>
            <w:tcW w:w="2551" w:type="dxa"/>
            <w:tcBorders>
              <w:top w:val="nil"/>
              <w:left w:val="nil"/>
              <w:bottom w:val="single" w:sz="4" w:space="0" w:color="auto"/>
              <w:right w:val="single" w:sz="4" w:space="0" w:color="auto"/>
            </w:tcBorders>
            <w:shd w:val="clear" w:color="auto" w:fill="auto"/>
            <w:noWrap/>
            <w:vAlign w:val="center"/>
          </w:tcPr>
          <w:p w14:paraId="690D2C4B"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vAlign w:val="center"/>
          </w:tcPr>
          <w:p w14:paraId="39692C56"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tcPr>
          <w:p w14:paraId="12D6B916"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tcPr>
          <w:p w14:paraId="52872C4D" w14:textId="77777777" w:rsidR="00A26797" w:rsidRPr="004E5037" w:rsidRDefault="00A26797" w:rsidP="00227877">
            <w:pPr>
              <w:widowControl/>
              <w:spacing w:line="240" w:lineRule="auto"/>
              <w:ind w:firstLineChars="0" w:firstLine="0"/>
              <w:rPr>
                <w:rFonts w:ascii="宋体" w:eastAsia="宋体" w:hAnsi="宋体" w:cs="宋体"/>
                <w:color w:val="000000"/>
                <w:kern w:val="0"/>
                <w:sz w:val="20"/>
                <w:szCs w:val="20"/>
              </w:rPr>
            </w:pPr>
          </w:p>
        </w:tc>
      </w:tr>
      <w:tr w:rsidR="00182F8F" w:rsidRPr="004E5037" w14:paraId="1842665C" w14:textId="77777777" w:rsidTr="0006333C">
        <w:trPr>
          <w:trHeight w:val="270"/>
        </w:trPr>
        <w:tc>
          <w:tcPr>
            <w:tcW w:w="798" w:type="dxa"/>
            <w:tcBorders>
              <w:top w:val="nil"/>
              <w:left w:val="single" w:sz="4" w:space="0" w:color="auto"/>
              <w:bottom w:val="single" w:sz="4" w:space="0" w:color="auto"/>
              <w:right w:val="single" w:sz="4" w:space="0" w:color="auto"/>
            </w:tcBorders>
          </w:tcPr>
          <w:p w14:paraId="7D464102"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B38DBD9" w14:textId="77777777" w:rsidR="00182F8F" w:rsidRPr="004E5037" w:rsidRDefault="00182F8F"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T29</w:t>
            </w:r>
          </w:p>
        </w:tc>
        <w:tc>
          <w:tcPr>
            <w:tcW w:w="1811" w:type="dxa"/>
            <w:tcBorders>
              <w:top w:val="nil"/>
              <w:left w:val="nil"/>
              <w:bottom w:val="single" w:sz="4" w:space="0" w:color="auto"/>
              <w:right w:val="single" w:sz="4" w:space="0" w:color="auto"/>
            </w:tcBorders>
            <w:shd w:val="clear" w:color="auto" w:fill="auto"/>
            <w:noWrap/>
            <w:vAlign w:val="center"/>
          </w:tcPr>
          <w:p w14:paraId="1F56B986" w14:textId="77777777" w:rsidR="00182F8F" w:rsidRPr="004E5037" w:rsidRDefault="00182F8F"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checkDate</w:t>
            </w:r>
          </w:p>
        </w:tc>
        <w:tc>
          <w:tcPr>
            <w:tcW w:w="2551" w:type="dxa"/>
            <w:tcBorders>
              <w:top w:val="nil"/>
              <w:left w:val="nil"/>
              <w:bottom w:val="single" w:sz="4" w:space="0" w:color="auto"/>
              <w:right w:val="single" w:sz="4" w:space="0" w:color="auto"/>
            </w:tcBorders>
            <w:shd w:val="clear" w:color="auto" w:fill="auto"/>
            <w:noWrap/>
            <w:vAlign w:val="center"/>
            <w:hideMark/>
          </w:tcPr>
          <w:p w14:paraId="5D180B2A"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审批自然日期</w:t>
            </w:r>
          </w:p>
        </w:tc>
        <w:tc>
          <w:tcPr>
            <w:tcW w:w="760" w:type="dxa"/>
            <w:tcBorders>
              <w:top w:val="nil"/>
              <w:left w:val="nil"/>
              <w:bottom w:val="single" w:sz="4" w:space="0" w:color="auto"/>
              <w:right w:val="single" w:sz="4" w:space="0" w:color="auto"/>
            </w:tcBorders>
            <w:shd w:val="clear" w:color="auto" w:fill="auto"/>
            <w:noWrap/>
            <w:vAlign w:val="center"/>
            <w:hideMark/>
          </w:tcPr>
          <w:p w14:paraId="7E714104"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59D832D5"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5623034C"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p>
        </w:tc>
      </w:tr>
      <w:tr w:rsidR="00A26797" w:rsidRPr="004E5037" w14:paraId="2EB8726E" w14:textId="77777777" w:rsidTr="0006333C">
        <w:trPr>
          <w:trHeight w:val="270"/>
        </w:trPr>
        <w:tc>
          <w:tcPr>
            <w:tcW w:w="798" w:type="dxa"/>
            <w:tcBorders>
              <w:top w:val="nil"/>
              <w:left w:val="single" w:sz="4" w:space="0" w:color="auto"/>
              <w:bottom w:val="single" w:sz="4" w:space="0" w:color="auto"/>
              <w:right w:val="single" w:sz="4" w:space="0" w:color="auto"/>
            </w:tcBorders>
          </w:tcPr>
          <w:p w14:paraId="465D928A"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ECB9E0A" w14:textId="237659BE" w:rsidR="00476278" w:rsidRPr="004E5037" w:rsidRDefault="00476278" w:rsidP="007D18D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K04</w:t>
            </w:r>
          </w:p>
        </w:tc>
        <w:tc>
          <w:tcPr>
            <w:tcW w:w="1811" w:type="dxa"/>
            <w:tcBorders>
              <w:top w:val="nil"/>
              <w:left w:val="nil"/>
              <w:bottom w:val="single" w:sz="4" w:space="0" w:color="auto"/>
              <w:right w:val="single" w:sz="4" w:space="0" w:color="auto"/>
            </w:tcBorders>
            <w:shd w:val="clear" w:color="auto" w:fill="auto"/>
            <w:vAlign w:val="center"/>
          </w:tcPr>
          <w:p w14:paraId="347A9A4F" w14:textId="13A40D90" w:rsidR="00A26797" w:rsidRPr="004E5037" w:rsidRDefault="00476278" w:rsidP="007D18DB">
            <w:pPr>
              <w:widowControl/>
              <w:spacing w:line="240" w:lineRule="auto"/>
              <w:ind w:firstLineChars="0" w:firstLine="0"/>
              <w:jc w:val="left"/>
              <w:rPr>
                <w:rFonts w:ascii="宋体" w:eastAsia="宋体" w:hAnsi="宋体" w:cs="宋体"/>
                <w:color w:val="000000"/>
                <w:kern w:val="0"/>
                <w:sz w:val="20"/>
                <w:szCs w:val="20"/>
              </w:rPr>
            </w:pPr>
            <w:r w:rsidRPr="00476278">
              <w:rPr>
                <w:rFonts w:ascii="宋体" w:eastAsia="宋体" w:hAnsi="宋体" w:cs="宋体"/>
                <w:color w:val="000000"/>
                <w:kern w:val="0"/>
                <w:sz w:val="20"/>
                <w:szCs w:val="20"/>
              </w:rPr>
              <w:t>sheetNo</w:t>
            </w:r>
          </w:p>
        </w:tc>
        <w:tc>
          <w:tcPr>
            <w:tcW w:w="2551" w:type="dxa"/>
            <w:tcBorders>
              <w:top w:val="nil"/>
              <w:left w:val="nil"/>
              <w:bottom w:val="single" w:sz="4" w:space="0" w:color="auto"/>
              <w:right w:val="single" w:sz="4" w:space="0" w:color="auto"/>
            </w:tcBorders>
            <w:shd w:val="clear" w:color="auto" w:fill="auto"/>
            <w:noWrap/>
            <w:vAlign w:val="center"/>
            <w:hideMark/>
          </w:tcPr>
          <w:p w14:paraId="5E7E96C6" w14:textId="77777777" w:rsidR="00A26797" w:rsidRPr="004E5037" w:rsidRDefault="00A26797" w:rsidP="008C6E89">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库存互换登记编号</w:t>
            </w:r>
          </w:p>
        </w:tc>
        <w:tc>
          <w:tcPr>
            <w:tcW w:w="760" w:type="dxa"/>
            <w:tcBorders>
              <w:top w:val="nil"/>
              <w:left w:val="nil"/>
              <w:bottom w:val="single" w:sz="4" w:space="0" w:color="auto"/>
              <w:right w:val="single" w:sz="4" w:space="0" w:color="auto"/>
            </w:tcBorders>
            <w:shd w:val="clear" w:color="auto" w:fill="auto"/>
            <w:vAlign w:val="center"/>
            <w:hideMark/>
          </w:tcPr>
          <w:p w14:paraId="396B0E1C"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5B091C64"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07930877"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r>
      <w:tr w:rsidR="00A26797" w:rsidRPr="004E5037" w14:paraId="27AE6D80" w14:textId="77777777" w:rsidTr="0006333C">
        <w:trPr>
          <w:trHeight w:val="720"/>
        </w:trPr>
        <w:tc>
          <w:tcPr>
            <w:tcW w:w="798" w:type="dxa"/>
            <w:tcBorders>
              <w:top w:val="nil"/>
              <w:left w:val="single" w:sz="4" w:space="0" w:color="auto"/>
              <w:bottom w:val="single" w:sz="4" w:space="0" w:color="auto"/>
              <w:right w:val="single" w:sz="4" w:space="0" w:color="auto"/>
            </w:tcBorders>
          </w:tcPr>
          <w:p w14:paraId="750ABE73" w14:textId="15383B32"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8392F79" w14:textId="43D0BE1B" w:rsidR="00A26797" w:rsidRPr="004E5037" w:rsidRDefault="00D02481" w:rsidP="007D18DB">
            <w:pPr>
              <w:widowControl/>
              <w:spacing w:line="240" w:lineRule="auto"/>
              <w:ind w:firstLineChars="0" w:firstLine="0"/>
              <w:jc w:val="left"/>
              <w:rPr>
                <w:rFonts w:ascii="宋体" w:eastAsia="宋体" w:hAnsi="宋体" w:cs="宋体"/>
                <w:color w:val="000000"/>
                <w:kern w:val="0"/>
                <w:sz w:val="20"/>
                <w:szCs w:val="20"/>
              </w:rPr>
            </w:pPr>
            <w:r w:rsidRPr="00D02481">
              <w:rPr>
                <w:rFonts w:ascii="宋体" w:eastAsia="宋体" w:hAnsi="宋体" w:cs="宋体"/>
                <w:color w:val="000000"/>
                <w:kern w:val="0"/>
                <w:sz w:val="20"/>
                <w:szCs w:val="20"/>
              </w:rPr>
              <w:t>K88</w:t>
            </w:r>
          </w:p>
        </w:tc>
        <w:tc>
          <w:tcPr>
            <w:tcW w:w="1811" w:type="dxa"/>
            <w:tcBorders>
              <w:top w:val="nil"/>
              <w:left w:val="nil"/>
              <w:bottom w:val="single" w:sz="4" w:space="0" w:color="auto"/>
              <w:right w:val="single" w:sz="4" w:space="0" w:color="auto"/>
            </w:tcBorders>
            <w:shd w:val="clear" w:color="auto" w:fill="auto"/>
            <w:noWrap/>
            <w:vAlign w:val="center"/>
            <w:hideMark/>
          </w:tcPr>
          <w:p w14:paraId="04DF0BCE" w14:textId="3A19E834" w:rsidR="00A26797" w:rsidRPr="004E5037" w:rsidRDefault="00D02481" w:rsidP="007D18DB">
            <w:pPr>
              <w:widowControl/>
              <w:spacing w:line="240" w:lineRule="auto"/>
              <w:ind w:firstLineChars="0" w:firstLine="0"/>
              <w:jc w:val="left"/>
              <w:rPr>
                <w:rFonts w:ascii="宋体" w:eastAsia="宋体" w:hAnsi="宋体" w:cs="宋体"/>
                <w:color w:val="000000"/>
                <w:kern w:val="0"/>
                <w:sz w:val="20"/>
                <w:szCs w:val="20"/>
              </w:rPr>
            </w:pPr>
            <w:r w:rsidRPr="00D02481">
              <w:rPr>
                <w:rFonts w:ascii="宋体" w:eastAsia="宋体" w:hAnsi="宋体" w:cs="宋体"/>
                <w:color w:val="000000"/>
                <w:kern w:val="0"/>
                <w:sz w:val="20"/>
                <w:szCs w:val="20"/>
              </w:rPr>
              <w:t>sheetStatus</w:t>
            </w:r>
          </w:p>
        </w:tc>
        <w:tc>
          <w:tcPr>
            <w:tcW w:w="2551" w:type="dxa"/>
            <w:tcBorders>
              <w:top w:val="nil"/>
              <w:left w:val="nil"/>
              <w:bottom w:val="single" w:sz="4" w:space="0" w:color="auto"/>
              <w:right w:val="single" w:sz="4" w:space="0" w:color="auto"/>
            </w:tcBorders>
            <w:shd w:val="clear" w:color="auto" w:fill="auto"/>
            <w:noWrap/>
            <w:vAlign w:val="center"/>
            <w:hideMark/>
          </w:tcPr>
          <w:p w14:paraId="7BD47EF3" w14:textId="0EEDD6EE" w:rsidR="00A26797" w:rsidRPr="004E5037" w:rsidRDefault="00D02481" w:rsidP="007D18DB">
            <w:pPr>
              <w:widowControl/>
              <w:spacing w:line="240" w:lineRule="auto"/>
              <w:ind w:firstLineChars="0" w:firstLine="0"/>
              <w:jc w:val="left"/>
              <w:rPr>
                <w:rFonts w:ascii="宋体" w:eastAsia="宋体" w:hAnsi="宋体" w:cs="宋体"/>
                <w:color w:val="000000"/>
                <w:kern w:val="0"/>
                <w:sz w:val="20"/>
                <w:szCs w:val="20"/>
              </w:rPr>
            </w:pPr>
            <w:r w:rsidRPr="00D02481">
              <w:rPr>
                <w:rFonts w:ascii="宋体" w:eastAsia="宋体" w:hAnsi="宋体" w:cs="宋体" w:hint="eastAsia"/>
                <w:color w:val="000000"/>
                <w:kern w:val="0"/>
                <w:sz w:val="20"/>
                <w:szCs w:val="20"/>
              </w:rPr>
              <w:t>登记单状态</w:t>
            </w:r>
          </w:p>
        </w:tc>
        <w:tc>
          <w:tcPr>
            <w:tcW w:w="760" w:type="dxa"/>
            <w:tcBorders>
              <w:top w:val="nil"/>
              <w:left w:val="nil"/>
              <w:bottom w:val="single" w:sz="4" w:space="0" w:color="auto"/>
              <w:right w:val="single" w:sz="4" w:space="0" w:color="auto"/>
            </w:tcBorders>
            <w:shd w:val="clear" w:color="auto" w:fill="auto"/>
            <w:vAlign w:val="center"/>
            <w:hideMark/>
          </w:tcPr>
          <w:p w14:paraId="22173B6C"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14:paraId="704F5D8C"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vAlign w:val="center"/>
            <w:hideMark/>
          </w:tcPr>
          <w:p w14:paraId="2FC4B05B" w14:textId="320683EF"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r>
      <w:tr w:rsidR="00A26797" w:rsidRPr="004E5037" w14:paraId="077C7F76" w14:textId="77777777" w:rsidTr="0006333C">
        <w:trPr>
          <w:trHeight w:val="270"/>
        </w:trPr>
        <w:tc>
          <w:tcPr>
            <w:tcW w:w="798" w:type="dxa"/>
            <w:tcBorders>
              <w:top w:val="nil"/>
              <w:left w:val="single" w:sz="4" w:space="0" w:color="auto"/>
              <w:bottom w:val="single" w:sz="4" w:space="0" w:color="auto"/>
              <w:right w:val="single" w:sz="4" w:space="0" w:color="auto"/>
            </w:tcBorders>
          </w:tcPr>
          <w:p w14:paraId="69AB8431"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3FB2A95"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M60</w:t>
            </w:r>
          </w:p>
        </w:tc>
        <w:tc>
          <w:tcPr>
            <w:tcW w:w="1811" w:type="dxa"/>
            <w:tcBorders>
              <w:top w:val="nil"/>
              <w:left w:val="nil"/>
              <w:bottom w:val="single" w:sz="4" w:space="0" w:color="auto"/>
              <w:right w:val="single" w:sz="4" w:space="0" w:color="auto"/>
            </w:tcBorders>
            <w:shd w:val="clear" w:color="auto" w:fill="auto"/>
            <w:vAlign w:val="center"/>
            <w:hideMark/>
          </w:tcPr>
          <w:p w14:paraId="059D8DB8"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traderID</w:t>
            </w:r>
          </w:p>
        </w:tc>
        <w:tc>
          <w:tcPr>
            <w:tcW w:w="2551" w:type="dxa"/>
            <w:tcBorders>
              <w:top w:val="nil"/>
              <w:left w:val="nil"/>
              <w:bottom w:val="single" w:sz="4" w:space="0" w:color="auto"/>
              <w:right w:val="single" w:sz="4" w:space="0" w:color="auto"/>
            </w:tcBorders>
            <w:shd w:val="clear" w:color="auto" w:fill="auto"/>
            <w:noWrap/>
            <w:vAlign w:val="center"/>
            <w:hideMark/>
          </w:tcPr>
          <w:p w14:paraId="08527B6D"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用户代码</w:t>
            </w:r>
          </w:p>
        </w:tc>
        <w:tc>
          <w:tcPr>
            <w:tcW w:w="760" w:type="dxa"/>
            <w:tcBorders>
              <w:top w:val="nil"/>
              <w:left w:val="nil"/>
              <w:bottom w:val="single" w:sz="4" w:space="0" w:color="auto"/>
              <w:right w:val="single" w:sz="4" w:space="0" w:color="auto"/>
            </w:tcBorders>
            <w:shd w:val="clear" w:color="auto" w:fill="auto"/>
            <w:vAlign w:val="center"/>
            <w:hideMark/>
          </w:tcPr>
          <w:p w14:paraId="5F55C52F"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14:paraId="787A8BF0"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2411" w:type="dxa"/>
            <w:tcBorders>
              <w:top w:val="nil"/>
              <w:left w:val="nil"/>
              <w:bottom w:val="single" w:sz="4" w:space="0" w:color="auto"/>
              <w:right w:val="single" w:sz="4" w:space="0" w:color="auto"/>
            </w:tcBorders>
            <w:shd w:val="clear" w:color="auto" w:fill="auto"/>
            <w:noWrap/>
            <w:vAlign w:val="center"/>
            <w:hideMark/>
          </w:tcPr>
          <w:p w14:paraId="10577DA9"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r>
      <w:tr w:rsidR="00A26797" w:rsidRPr="004E5037" w14:paraId="0CF514B6" w14:textId="77777777" w:rsidTr="0006333C">
        <w:trPr>
          <w:trHeight w:val="270"/>
        </w:trPr>
        <w:tc>
          <w:tcPr>
            <w:tcW w:w="798" w:type="dxa"/>
            <w:tcBorders>
              <w:top w:val="nil"/>
              <w:left w:val="single" w:sz="4" w:space="0" w:color="auto"/>
              <w:bottom w:val="single" w:sz="4" w:space="0" w:color="auto"/>
              <w:right w:val="single" w:sz="4" w:space="0" w:color="auto"/>
            </w:tcBorders>
          </w:tcPr>
          <w:p w14:paraId="4E3274C9"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0B70F3A" w14:textId="77777777" w:rsidR="00A26797" w:rsidRPr="004E5037" w:rsidRDefault="00847DF3"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K96</w:t>
            </w:r>
          </w:p>
        </w:tc>
        <w:tc>
          <w:tcPr>
            <w:tcW w:w="1811" w:type="dxa"/>
            <w:tcBorders>
              <w:top w:val="nil"/>
              <w:left w:val="nil"/>
              <w:bottom w:val="single" w:sz="4" w:space="0" w:color="auto"/>
              <w:right w:val="single" w:sz="4" w:space="0" w:color="auto"/>
            </w:tcBorders>
            <w:shd w:val="clear" w:color="auto" w:fill="auto"/>
            <w:vAlign w:val="center"/>
          </w:tcPr>
          <w:p w14:paraId="09CFCD22" w14:textId="77777777" w:rsidR="00A26797" w:rsidRPr="004E5037" w:rsidRDefault="00847DF3"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[regDetailInfoData]</w:t>
            </w:r>
          </w:p>
        </w:tc>
        <w:tc>
          <w:tcPr>
            <w:tcW w:w="2551" w:type="dxa"/>
            <w:tcBorders>
              <w:top w:val="nil"/>
              <w:left w:val="nil"/>
              <w:bottom w:val="single" w:sz="4" w:space="0" w:color="auto"/>
              <w:right w:val="single" w:sz="4" w:space="0" w:color="auto"/>
            </w:tcBorders>
            <w:shd w:val="clear" w:color="auto" w:fill="auto"/>
            <w:noWrap/>
            <w:vAlign w:val="center"/>
            <w:hideMark/>
          </w:tcPr>
          <w:p w14:paraId="03FD5983"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hint="eastAsia"/>
                <w:sz w:val="20"/>
                <w:szCs w:val="20"/>
              </w:rPr>
              <w:t>库存互换登记</w:t>
            </w:r>
            <w:r w:rsidRPr="004E5037">
              <w:rPr>
                <w:rFonts w:ascii="宋体" w:eastAsia="宋体" w:hAnsi="宋体" w:cs="宋体" w:hint="eastAsia"/>
                <w:color w:val="000000"/>
                <w:kern w:val="0"/>
                <w:sz w:val="20"/>
                <w:szCs w:val="20"/>
              </w:rPr>
              <w:t>信息数据</w:t>
            </w:r>
          </w:p>
        </w:tc>
        <w:tc>
          <w:tcPr>
            <w:tcW w:w="760" w:type="dxa"/>
            <w:tcBorders>
              <w:top w:val="nil"/>
              <w:left w:val="nil"/>
              <w:bottom w:val="single" w:sz="4" w:space="0" w:color="auto"/>
              <w:right w:val="single" w:sz="4" w:space="0" w:color="auto"/>
            </w:tcBorders>
            <w:shd w:val="clear" w:color="auto" w:fill="auto"/>
            <w:noWrap/>
            <w:vAlign w:val="center"/>
            <w:hideMark/>
          </w:tcPr>
          <w:p w14:paraId="295FB27F"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574F814C"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202029EC"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A26797" w:rsidRPr="004E5037" w14:paraId="28EF5B79" w14:textId="77777777" w:rsidTr="0006333C">
        <w:trPr>
          <w:trHeight w:val="270"/>
        </w:trPr>
        <w:tc>
          <w:tcPr>
            <w:tcW w:w="798" w:type="dxa"/>
            <w:tcBorders>
              <w:top w:val="nil"/>
              <w:left w:val="single" w:sz="4" w:space="0" w:color="auto"/>
              <w:bottom w:val="single" w:sz="4" w:space="0" w:color="auto"/>
              <w:right w:val="single" w:sz="4" w:space="0" w:color="auto"/>
            </w:tcBorders>
          </w:tcPr>
          <w:p w14:paraId="312832A8"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E2C14C5"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c>
          <w:tcPr>
            <w:tcW w:w="1811" w:type="dxa"/>
            <w:tcBorders>
              <w:top w:val="nil"/>
              <w:left w:val="nil"/>
              <w:bottom w:val="single" w:sz="4" w:space="0" w:color="auto"/>
              <w:right w:val="single" w:sz="4" w:space="0" w:color="auto"/>
            </w:tcBorders>
            <w:shd w:val="clear" w:color="auto" w:fill="auto"/>
            <w:vAlign w:val="center"/>
          </w:tcPr>
          <w:p w14:paraId="2C25BD2F"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c>
          <w:tcPr>
            <w:tcW w:w="2551" w:type="dxa"/>
            <w:tcBorders>
              <w:top w:val="nil"/>
              <w:left w:val="nil"/>
              <w:bottom w:val="single" w:sz="4" w:space="0" w:color="auto"/>
              <w:right w:val="single" w:sz="4" w:space="0" w:color="auto"/>
            </w:tcBorders>
            <w:shd w:val="clear" w:color="auto" w:fill="auto"/>
            <w:noWrap/>
            <w:vAlign w:val="center"/>
            <w:hideMark/>
          </w:tcPr>
          <w:p w14:paraId="3ED7720A"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hint="eastAsia"/>
                <w:sz w:val="20"/>
                <w:szCs w:val="20"/>
              </w:rPr>
              <w:t>库存互换登记</w:t>
            </w:r>
            <w:r w:rsidRPr="004E5037">
              <w:rPr>
                <w:rFonts w:ascii="宋体" w:eastAsia="宋体" w:hAnsi="宋体" w:cs="宋体" w:hint="eastAsia"/>
                <w:color w:val="000000"/>
                <w:kern w:val="0"/>
                <w:sz w:val="20"/>
                <w:szCs w:val="20"/>
              </w:rPr>
              <w:t>信息</w:t>
            </w:r>
          </w:p>
        </w:tc>
        <w:tc>
          <w:tcPr>
            <w:tcW w:w="760" w:type="dxa"/>
            <w:tcBorders>
              <w:top w:val="nil"/>
              <w:left w:val="nil"/>
              <w:bottom w:val="single" w:sz="4" w:space="0" w:color="auto"/>
              <w:right w:val="single" w:sz="4" w:space="0" w:color="auto"/>
            </w:tcBorders>
            <w:shd w:val="clear" w:color="auto" w:fill="auto"/>
            <w:noWrap/>
            <w:vAlign w:val="center"/>
          </w:tcPr>
          <w:p w14:paraId="6A3ECBC9"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vAlign w:val="center"/>
          </w:tcPr>
          <w:p w14:paraId="061CDC47"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tcPr>
          <w:p w14:paraId="1C3B45BE"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p>
        </w:tc>
      </w:tr>
      <w:tr w:rsidR="00A26797" w:rsidRPr="004E5037" w14:paraId="712C3882" w14:textId="77777777" w:rsidTr="0006333C">
        <w:trPr>
          <w:trHeight w:val="270"/>
        </w:trPr>
        <w:tc>
          <w:tcPr>
            <w:tcW w:w="798" w:type="dxa"/>
            <w:tcBorders>
              <w:top w:val="nil"/>
              <w:left w:val="single" w:sz="4" w:space="0" w:color="auto"/>
              <w:bottom w:val="single" w:sz="4" w:space="0" w:color="auto"/>
              <w:right w:val="single" w:sz="4" w:space="0" w:color="auto"/>
            </w:tcBorders>
          </w:tcPr>
          <w:p w14:paraId="0194F572"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A98CAA4" w14:textId="77777777" w:rsidR="00A26797" w:rsidRPr="004E5037" w:rsidRDefault="00847DF3"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K04</w:t>
            </w:r>
          </w:p>
        </w:tc>
        <w:tc>
          <w:tcPr>
            <w:tcW w:w="1811" w:type="dxa"/>
            <w:tcBorders>
              <w:top w:val="nil"/>
              <w:left w:val="nil"/>
              <w:bottom w:val="single" w:sz="4" w:space="0" w:color="auto"/>
              <w:right w:val="single" w:sz="4" w:space="0" w:color="auto"/>
            </w:tcBorders>
            <w:shd w:val="clear" w:color="auto" w:fill="auto"/>
            <w:vAlign w:val="center"/>
          </w:tcPr>
          <w:p w14:paraId="62A2C035" w14:textId="77777777" w:rsidR="00A26797" w:rsidRPr="004E5037" w:rsidRDefault="00847DF3"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sheetNo</w:t>
            </w:r>
          </w:p>
        </w:tc>
        <w:tc>
          <w:tcPr>
            <w:tcW w:w="2551" w:type="dxa"/>
            <w:tcBorders>
              <w:top w:val="nil"/>
              <w:left w:val="nil"/>
              <w:bottom w:val="single" w:sz="4" w:space="0" w:color="auto"/>
              <w:right w:val="single" w:sz="4" w:space="0" w:color="auto"/>
            </w:tcBorders>
            <w:shd w:val="clear" w:color="auto" w:fill="auto"/>
            <w:noWrap/>
            <w:vAlign w:val="center"/>
            <w:hideMark/>
          </w:tcPr>
          <w:p w14:paraId="18B49343"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库存互换登记编号</w:t>
            </w:r>
          </w:p>
        </w:tc>
        <w:tc>
          <w:tcPr>
            <w:tcW w:w="760" w:type="dxa"/>
            <w:tcBorders>
              <w:top w:val="nil"/>
              <w:left w:val="nil"/>
              <w:bottom w:val="single" w:sz="4" w:space="0" w:color="auto"/>
              <w:right w:val="single" w:sz="4" w:space="0" w:color="auto"/>
            </w:tcBorders>
            <w:shd w:val="clear" w:color="auto" w:fill="auto"/>
            <w:noWrap/>
            <w:vAlign w:val="center"/>
            <w:hideMark/>
          </w:tcPr>
          <w:p w14:paraId="62823B4B"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392990CD"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0AA4D92D" w14:textId="77777777" w:rsidR="00A26797" w:rsidRPr="004E5037" w:rsidRDefault="00A26797"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182F8F" w:rsidRPr="004E5037" w14:paraId="7411F418" w14:textId="77777777" w:rsidTr="0006333C">
        <w:trPr>
          <w:trHeight w:val="270"/>
        </w:trPr>
        <w:tc>
          <w:tcPr>
            <w:tcW w:w="798" w:type="dxa"/>
            <w:tcBorders>
              <w:top w:val="nil"/>
              <w:left w:val="single" w:sz="4" w:space="0" w:color="auto"/>
              <w:bottom w:val="single" w:sz="4" w:space="0" w:color="auto"/>
              <w:right w:val="single" w:sz="4" w:space="0" w:color="auto"/>
            </w:tcBorders>
          </w:tcPr>
          <w:p w14:paraId="4880D706"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1C5EE81" w14:textId="77777777" w:rsidR="00182F8F" w:rsidRPr="004E5037" w:rsidRDefault="00182F8F"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T29</w:t>
            </w:r>
          </w:p>
        </w:tc>
        <w:tc>
          <w:tcPr>
            <w:tcW w:w="1811" w:type="dxa"/>
            <w:tcBorders>
              <w:top w:val="nil"/>
              <w:left w:val="nil"/>
              <w:bottom w:val="single" w:sz="4" w:space="0" w:color="auto"/>
              <w:right w:val="single" w:sz="4" w:space="0" w:color="auto"/>
            </w:tcBorders>
            <w:shd w:val="clear" w:color="auto" w:fill="auto"/>
            <w:noWrap/>
            <w:vAlign w:val="center"/>
          </w:tcPr>
          <w:p w14:paraId="715B7EDC" w14:textId="77777777" w:rsidR="00182F8F" w:rsidRPr="004E5037" w:rsidRDefault="00182F8F"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checkDate</w:t>
            </w:r>
          </w:p>
        </w:tc>
        <w:tc>
          <w:tcPr>
            <w:tcW w:w="2551" w:type="dxa"/>
            <w:tcBorders>
              <w:top w:val="nil"/>
              <w:left w:val="nil"/>
              <w:bottom w:val="single" w:sz="4" w:space="0" w:color="auto"/>
              <w:right w:val="single" w:sz="4" w:space="0" w:color="auto"/>
            </w:tcBorders>
            <w:shd w:val="clear" w:color="auto" w:fill="auto"/>
            <w:noWrap/>
            <w:vAlign w:val="center"/>
            <w:hideMark/>
          </w:tcPr>
          <w:p w14:paraId="5E1EC05F"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审批自然日期</w:t>
            </w:r>
          </w:p>
        </w:tc>
        <w:tc>
          <w:tcPr>
            <w:tcW w:w="760" w:type="dxa"/>
            <w:tcBorders>
              <w:top w:val="nil"/>
              <w:left w:val="nil"/>
              <w:bottom w:val="single" w:sz="4" w:space="0" w:color="auto"/>
              <w:right w:val="single" w:sz="4" w:space="0" w:color="auto"/>
            </w:tcBorders>
            <w:shd w:val="clear" w:color="auto" w:fill="auto"/>
            <w:noWrap/>
            <w:vAlign w:val="center"/>
            <w:hideMark/>
          </w:tcPr>
          <w:p w14:paraId="5CC6DF7E"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14:paraId="5478BC97"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36E7C233"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182F8F" w:rsidRPr="004E5037" w14:paraId="28612021" w14:textId="77777777" w:rsidTr="0006333C">
        <w:trPr>
          <w:trHeight w:val="270"/>
        </w:trPr>
        <w:tc>
          <w:tcPr>
            <w:tcW w:w="798" w:type="dxa"/>
            <w:tcBorders>
              <w:top w:val="nil"/>
              <w:left w:val="single" w:sz="4" w:space="0" w:color="auto"/>
              <w:bottom w:val="single" w:sz="4" w:space="0" w:color="auto"/>
              <w:right w:val="single" w:sz="4" w:space="0" w:color="auto"/>
            </w:tcBorders>
          </w:tcPr>
          <w:p w14:paraId="6FCE2730"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2C260FC" w14:textId="77777777" w:rsidR="00182F8F" w:rsidRPr="004E5037" w:rsidRDefault="00182F8F"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T13</w:t>
            </w:r>
          </w:p>
        </w:tc>
        <w:tc>
          <w:tcPr>
            <w:tcW w:w="1811" w:type="dxa"/>
            <w:tcBorders>
              <w:top w:val="nil"/>
              <w:left w:val="nil"/>
              <w:bottom w:val="single" w:sz="4" w:space="0" w:color="auto"/>
              <w:right w:val="single" w:sz="4" w:space="0" w:color="auto"/>
            </w:tcBorders>
            <w:shd w:val="clear" w:color="auto" w:fill="auto"/>
            <w:noWrap/>
            <w:vAlign w:val="center"/>
          </w:tcPr>
          <w:p w14:paraId="060F89D4" w14:textId="77777777" w:rsidR="00182F8F" w:rsidRPr="004E5037" w:rsidRDefault="00182F8F" w:rsidP="00227877">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tradeDate</w:t>
            </w:r>
          </w:p>
        </w:tc>
        <w:tc>
          <w:tcPr>
            <w:tcW w:w="2551" w:type="dxa"/>
            <w:tcBorders>
              <w:top w:val="nil"/>
              <w:left w:val="nil"/>
              <w:bottom w:val="single" w:sz="4" w:space="0" w:color="auto"/>
              <w:right w:val="single" w:sz="4" w:space="0" w:color="auto"/>
            </w:tcBorders>
            <w:shd w:val="clear" w:color="auto" w:fill="auto"/>
            <w:noWrap/>
            <w:vAlign w:val="center"/>
          </w:tcPr>
          <w:p w14:paraId="1D273B2C"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审批交易日期</w:t>
            </w:r>
          </w:p>
        </w:tc>
        <w:tc>
          <w:tcPr>
            <w:tcW w:w="760" w:type="dxa"/>
            <w:tcBorders>
              <w:top w:val="nil"/>
              <w:left w:val="nil"/>
              <w:bottom w:val="single" w:sz="4" w:space="0" w:color="auto"/>
              <w:right w:val="single" w:sz="4" w:space="0" w:color="auto"/>
            </w:tcBorders>
            <w:shd w:val="clear" w:color="auto" w:fill="auto"/>
            <w:noWrap/>
            <w:vAlign w:val="center"/>
          </w:tcPr>
          <w:p w14:paraId="0515C075"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2E850832"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409828C7"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182F8F" w:rsidRPr="004E5037" w14:paraId="2C1791CA" w14:textId="77777777" w:rsidTr="0006333C">
        <w:trPr>
          <w:trHeight w:val="270"/>
        </w:trPr>
        <w:tc>
          <w:tcPr>
            <w:tcW w:w="798" w:type="dxa"/>
            <w:tcBorders>
              <w:top w:val="nil"/>
              <w:left w:val="single" w:sz="4" w:space="0" w:color="auto"/>
              <w:bottom w:val="single" w:sz="4" w:space="0" w:color="auto"/>
              <w:right w:val="single" w:sz="4" w:space="0" w:color="auto"/>
            </w:tcBorders>
          </w:tcPr>
          <w:p w14:paraId="311A508E"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99124C3" w14:textId="77777777" w:rsidR="00182F8F" w:rsidRPr="004E5037" w:rsidRDefault="00182F8F"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K03</w:t>
            </w:r>
          </w:p>
        </w:tc>
        <w:tc>
          <w:tcPr>
            <w:tcW w:w="1811" w:type="dxa"/>
            <w:tcBorders>
              <w:top w:val="nil"/>
              <w:left w:val="nil"/>
              <w:bottom w:val="single" w:sz="4" w:space="0" w:color="auto"/>
              <w:right w:val="single" w:sz="4" w:space="0" w:color="auto"/>
            </w:tcBorders>
            <w:shd w:val="clear" w:color="auto" w:fill="auto"/>
            <w:noWrap/>
            <w:vAlign w:val="center"/>
          </w:tcPr>
          <w:p w14:paraId="303C2A20" w14:textId="77777777" w:rsidR="00182F8F" w:rsidRPr="004E5037" w:rsidRDefault="00182F8F" w:rsidP="00227877">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applySheetNo</w:t>
            </w:r>
          </w:p>
        </w:tc>
        <w:tc>
          <w:tcPr>
            <w:tcW w:w="2551" w:type="dxa"/>
            <w:tcBorders>
              <w:top w:val="nil"/>
              <w:left w:val="nil"/>
              <w:bottom w:val="single" w:sz="4" w:space="0" w:color="auto"/>
              <w:right w:val="single" w:sz="4" w:space="0" w:color="auto"/>
            </w:tcBorders>
            <w:shd w:val="clear" w:color="auto" w:fill="auto"/>
            <w:noWrap/>
            <w:vAlign w:val="center"/>
          </w:tcPr>
          <w:p w14:paraId="0F28ECF0" w14:textId="44EF30E6" w:rsidR="00182F8F" w:rsidRPr="004E5037" w:rsidRDefault="00D32A4E" w:rsidP="000F4893">
            <w:pPr>
              <w:widowControl/>
              <w:spacing w:line="240" w:lineRule="auto"/>
              <w:ind w:firstLineChars="0" w:firstLine="0"/>
              <w:jc w:val="left"/>
              <w:rPr>
                <w:rFonts w:ascii="宋体" w:eastAsia="宋体" w:hAnsi="宋体" w:cs="宋体"/>
                <w:color w:val="000000"/>
                <w:kern w:val="0"/>
                <w:sz w:val="20"/>
                <w:szCs w:val="20"/>
              </w:rPr>
            </w:pPr>
            <w:r>
              <w:rPr>
                <w:rFonts w:hint="eastAsia"/>
                <w:sz w:val="20"/>
              </w:rPr>
              <w:t>本</w:t>
            </w:r>
            <w:r w:rsidR="00182F8F" w:rsidRPr="004E5037">
              <w:rPr>
                <w:rFonts w:hint="eastAsia"/>
                <w:sz w:val="20"/>
              </w:rPr>
              <w:t>方申报编号</w:t>
            </w:r>
          </w:p>
        </w:tc>
        <w:tc>
          <w:tcPr>
            <w:tcW w:w="760" w:type="dxa"/>
            <w:tcBorders>
              <w:top w:val="nil"/>
              <w:left w:val="nil"/>
              <w:bottom w:val="single" w:sz="4" w:space="0" w:color="auto"/>
              <w:right w:val="single" w:sz="4" w:space="0" w:color="auto"/>
            </w:tcBorders>
            <w:shd w:val="clear" w:color="auto" w:fill="auto"/>
            <w:noWrap/>
            <w:vAlign w:val="center"/>
          </w:tcPr>
          <w:p w14:paraId="30166876"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66B25653"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62A697B9" w14:textId="77777777" w:rsidR="00182F8F" w:rsidRPr="004E5037" w:rsidRDefault="00182F8F" w:rsidP="007D18D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1382F95F" w14:textId="77777777" w:rsidTr="0006333C">
        <w:trPr>
          <w:trHeight w:val="270"/>
        </w:trPr>
        <w:tc>
          <w:tcPr>
            <w:tcW w:w="798" w:type="dxa"/>
            <w:tcBorders>
              <w:top w:val="nil"/>
              <w:left w:val="single" w:sz="4" w:space="0" w:color="auto"/>
              <w:bottom w:val="single" w:sz="4" w:space="0" w:color="auto"/>
              <w:right w:val="single" w:sz="4" w:space="0" w:color="auto"/>
            </w:tcBorders>
          </w:tcPr>
          <w:p w14:paraId="29282EE4" w14:textId="02ED5089"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59BAAC9" w14:textId="65EE48B2"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K0</w:t>
            </w:r>
            <w:r>
              <w:rPr>
                <w:rFonts w:ascii="宋体" w:eastAsia="宋体" w:hAnsi="宋体" w:cs="宋体"/>
                <w:color w:val="000000"/>
                <w:kern w:val="0"/>
                <w:sz w:val="20"/>
                <w:szCs w:val="20"/>
              </w:rPr>
              <w:t>9</w:t>
            </w:r>
          </w:p>
        </w:tc>
        <w:tc>
          <w:tcPr>
            <w:tcW w:w="1811" w:type="dxa"/>
            <w:tcBorders>
              <w:top w:val="nil"/>
              <w:left w:val="nil"/>
              <w:bottom w:val="single" w:sz="4" w:space="0" w:color="auto"/>
              <w:right w:val="single" w:sz="4" w:space="0" w:color="auto"/>
            </w:tcBorders>
            <w:shd w:val="clear" w:color="auto" w:fill="auto"/>
            <w:noWrap/>
            <w:vAlign w:val="center"/>
          </w:tcPr>
          <w:p w14:paraId="3FF39F36" w14:textId="5993F226"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D32A4E">
              <w:rPr>
                <w:rFonts w:ascii="宋体" w:eastAsia="宋体" w:hAnsi="宋体" w:cs="宋体"/>
                <w:color w:val="000000"/>
                <w:kern w:val="0"/>
                <w:sz w:val="20"/>
                <w:szCs w:val="20"/>
              </w:rPr>
              <w:t>assotiateApplySheetNo</w:t>
            </w:r>
          </w:p>
        </w:tc>
        <w:tc>
          <w:tcPr>
            <w:tcW w:w="2551" w:type="dxa"/>
            <w:tcBorders>
              <w:top w:val="nil"/>
              <w:left w:val="nil"/>
              <w:bottom w:val="single" w:sz="4" w:space="0" w:color="auto"/>
              <w:right w:val="single" w:sz="4" w:space="0" w:color="auto"/>
            </w:tcBorders>
            <w:shd w:val="clear" w:color="auto" w:fill="auto"/>
            <w:noWrap/>
            <w:vAlign w:val="center"/>
          </w:tcPr>
          <w:p w14:paraId="002FAB52" w14:textId="5C3AF204" w:rsidR="00D32A4E" w:rsidRPr="004E5037" w:rsidRDefault="00D32A4E" w:rsidP="00D32A4E">
            <w:pPr>
              <w:widowControl/>
              <w:spacing w:line="240" w:lineRule="auto"/>
              <w:ind w:firstLineChars="0" w:firstLine="0"/>
              <w:jc w:val="left"/>
              <w:rPr>
                <w:sz w:val="20"/>
              </w:rPr>
            </w:pPr>
            <w:r w:rsidRPr="004E5037">
              <w:rPr>
                <w:rFonts w:hint="eastAsia"/>
                <w:sz w:val="20"/>
              </w:rPr>
              <w:t>交易对手方申报编号</w:t>
            </w:r>
          </w:p>
        </w:tc>
        <w:tc>
          <w:tcPr>
            <w:tcW w:w="760" w:type="dxa"/>
            <w:tcBorders>
              <w:top w:val="nil"/>
              <w:left w:val="nil"/>
              <w:bottom w:val="single" w:sz="4" w:space="0" w:color="auto"/>
              <w:right w:val="single" w:sz="4" w:space="0" w:color="auto"/>
            </w:tcBorders>
            <w:shd w:val="clear" w:color="auto" w:fill="auto"/>
            <w:noWrap/>
            <w:vAlign w:val="center"/>
          </w:tcPr>
          <w:p w14:paraId="3FCC0DF4" w14:textId="5C6361B6"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12402715" w14:textId="6BA87049"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4227FF89" w14:textId="37E8934F"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08E5478A" w14:textId="77777777" w:rsidTr="0006333C">
        <w:trPr>
          <w:trHeight w:val="270"/>
        </w:trPr>
        <w:tc>
          <w:tcPr>
            <w:tcW w:w="798" w:type="dxa"/>
            <w:tcBorders>
              <w:top w:val="nil"/>
              <w:left w:val="single" w:sz="4" w:space="0" w:color="auto"/>
              <w:bottom w:val="single" w:sz="4" w:space="0" w:color="auto"/>
              <w:right w:val="single" w:sz="4" w:space="0" w:color="auto"/>
            </w:tcBorders>
          </w:tcPr>
          <w:p w14:paraId="1F40B658"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0A01E25"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T00</w:t>
            </w:r>
          </w:p>
        </w:tc>
        <w:tc>
          <w:tcPr>
            <w:tcW w:w="1811" w:type="dxa"/>
            <w:tcBorders>
              <w:top w:val="nil"/>
              <w:left w:val="nil"/>
              <w:bottom w:val="single" w:sz="4" w:space="0" w:color="auto"/>
              <w:right w:val="single" w:sz="4" w:space="0" w:color="auto"/>
            </w:tcBorders>
            <w:shd w:val="clear" w:color="auto" w:fill="auto"/>
            <w:noWrap/>
            <w:vAlign w:val="center"/>
          </w:tcPr>
          <w:p w14:paraId="69B1328D"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origApp</w:t>
            </w:r>
          </w:p>
        </w:tc>
        <w:tc>
          <w:tcPr>
            <w:tcW w:w="2551" w:type="dxa"/>
            <w:tcBorders>
              <w:top w:val="nil"/>
              <w:left w:val="nil"/>
              <w:bottom w:val="single" w:sz="4" w:space="0" w:color="auto"/>
              <w:right w:val="single" w:sz="4" w:space="0" w:color="auto"/>
            </w:tcBorders>
            <w:shd w:val="clear" w:color="auto" w:fill="auto"/>
            <w:noWrap/>
            <w:vAlign w:val="center"/>
          </w:tcPr>
          <w:p w14:paraId="4DED4581"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申报方</w:t>
            </w:r>
          </w:p>
        </w:tc>
        <w:tc>
          <w:tcPr>
            <w:tcW w:w="760" w:type="dxa"/>
            <w:tcBorders>
              <w:top w:val="nil"/>
              <w:left w:val="nil"/>
              <w:bottom w:val="single" w:sz="4" w:space="0" w:color="auto"/>
              <w:right w:val="single" w:sz="4" w:space="0" w:color="auto"/>
            </w:tcBorders>
            <w:shd w:val="clear" w:color="auto" w:fill="auto"/>
            <w:noWrap/>
            <w:vAlign w:val="center"/>
          </w:tcPr>
          <w:p w14:paraId="2290507D"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156C9119"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01071CB7"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2024B1E5" w14:textId="77777777" w:rsidTr="0006333C">
        <w:trPr>
          <w:trHeight w:val="270"/>
        </w:trPr>
        <w:tc>
          <w:tcPr>
            <w:tcW w:w="798" w:type="dxa"/>
            <w:tcBorders>
              <w:top w:val="nil"/>
              <w:left w:val="single" w:sz="4" w:space="0" w:color="auto"/>
              <w:bottom w:val="single" w:sz="4" w:space="0" w:color="auto"/>
              <w:right w:val="single" w:sz="4" w:space="0" w:color="auto"/>
            </w:tcBorders>
          </w:tcPr>
          <w:p w14:paraId="5EF62F4E"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2581B531"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T</w:t>
            </w:r>
            <w:r w:rsidRPr="004E5037">
              <w:rPr>
                <w:rFonts w:ascii="宋体" w:eastAsia="宋体" w:hAnsi="宋体" w:cs="宋体" w:hint="eastAsia"/>
                <w:color w:val="000000"/>
                <w:kern w:val="0"/>
                <w:sz w:val="20"/>
                <w:szCs w:val="20"/>
              </w:rPr>
              <w:t>05</w:t>
            </w:r>
          </w:p>
        </w:tc>
        <w:tc>
          <w:tcPr>
            <w:tcW w:w="1811" w:type="dxa"/>
            <w:tcBorders>
              <w:top w:val="nil"/>
              <w:left w:val="nil"/>
              <w:bottom w:val="single" w:sz="4" w:space="0" w:color="auto"/>
              <w:right w:val="single" w:sz="4" w:space="0" w:color="auto"/>
            </w:tcBorders>
            <w:shd w:val="clear" w:color="auto" w:fill="auto"/>
            <w:noWrap/>
            <w:vAlign w:val="center"/>
          </w:tcPr>
          <w:p w14:paraId="7C10DF88"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opMemberID</w:t>
            </w:r>
          </w:p>
        </w:tc>
        <w:tc>
          <w:tcPr>
            <w:tcW w:w="2551" w:type="dxa"/>
            <w:tcBorders>
              <w:top w:val="nil"/>
              <w:left w:val="nil"/>
              <w:bottom w:val="single" w:sz="4" w:space="0" w:color="auto"/>
              <w:right w:val="single" w:sz="4" w:space="0" w:color="auto"/>
            </w:tcBorders>
            <w:shd w:val="clear" w:color="auto" w:fill="auto"/>
            <w:noWrap/>
            <w:vAlign w:val="center"/>
          </w:tcPr>
          <w:p w14:paraId="2E5C503B"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交易对手方会员代码</w:t>
            </w:r>
          </w:p>
        </w:tc>
        <w:tc>
          <w:tcPr>
            <w:tcW w:w="760" w:type="dxa"/>
            <w:tcBorders>
              <w:top w:val="nil"/>
              <w:left w:val="nil"/>
              <w:bottom w:val="single" w:sz="4" w:space="0" w:color="auto"/>
              <w:right w:val="single" w:sz="4" w:space="0" w:color="auto"/>
            </w:tcBorders>
            <w:shd w:val="clear" w:color="auto" w:fill="auto"/>
            <w:noWrap/>
            <w:vAlign w:val="center"/>
          </w:tcPr>
          <w:p w14:paraId="267EA999"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643D14F7"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65A4563"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313D3436" w14:textId="77777777" w:rsidTr="0006333C">
        <w:trPr>
          <w:trHeight w:val="270"/>
        </w:trPr>
        <w:tc>
          <w:tcPr>
            <w:tcW w:w="798" w:type="dxa"/>
            <w:tcBorders>
              <w:top w:val="nil"/>
              <w:left w:val="single" w:sz="4" w:space="0" w:color="auto"/>
              <w:bottom w:val="single" w:sz="4" w:space="0" w:color="auto"/>
              <w:right w:val="single" w:sz="4" w:space="0" w:color="auto"/>
            </w:tcBorders>
          </w:tcPr>
          <w:p w14:paraId="3AC96A3F"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BFDB45F"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M12</w:t>
            </w:r>
          </w:p>
        </w:tc>
        <w:tc>
          <w:tcPr>
            <w:tcW w:w="1811" w:type="dxa"/>
            <w:tcBorders>
              <w:top w:val="nil"/>
              <w:left w:val="nil"/>
              <w:bottom w:val="single" w:sz="4" w:space="0" w:color="auto"/>
              <w:right w:val="single" w:sz="4" w:space="0" w:color="auto"/>
            </w:tcBorders>
            <w:shd w:val="clear" w:color="auto" w:fill="auto"/>
            <w:noWrap/>
            <w:vAlign w:val="center"/>
          </w:tcPr>
          <w:p w14:paraId="2EFD9746"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memberName</w:t>
            </w:r>
          </w:p>
        </w:tc>
        <w:tc>
          <w:tcPr>
            <w:tcW w:w="2551" w:type="dxa"/>
            <w:tcBorders>
              <w:top w:val="nil"/>
              <w:left w:val="nil"/>
              <w:bottom w:val="single" w:sz="4" w:space="0" w:color="auto"/>
              <w:right w:val="single" w:sz="4" w:space="0" w:color="auto"/>
            </w:tcBorders>
            <w:shd w:val="clear" w:color="auto" w:fill="auto"/>
            <w:noWrap/>
            <w:vAlign w:val="center"/>
          </w:tcPr>
          <w:p w14:paraId="51A12E72"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交易对手方会员名称</w:t>
            </w:r>
          </w:p>
        </w:tc>
        <w:tc>
          <w:tcPr>
            <w:tcW w:w="760" w:type="dxa"/>
            <w:tcBorders>
              <w:top w:val="nil"/>
              <w:left w:val="nil"/>
              <w:bottom w:val="single" w:sz="4" w:space="0" w:color="auto"/>
              <w:right w:val="single" w:sz="4" w:space="0" w:color="auto"/>
            </w:tcBorders>
            <w:shd w:val="clear" w:color="auto" w:fill="auto"/>
            <w:noWrap/>
            <w:vAlign w:val="center"/>
          </w:tcPr>
          <w:p w14:paraId="2F7FB956"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51F5DDA0"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6044249B"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610399C5" w14:textId="77777777" w:rsidTr="0006333C">
        <w:trPr>
          <w:trHeight w:val="270"/>
        </w:trPr>
        <w:tc>
          <w:tcPr>
            <w:tcW w:w="798" w:type="dxa"/>
            <w:tcBorders>
              <w:top w:val="nil"/>
              <w:left w:val="single" w:sz="4" w:space="0" w:color="auto"/>
              <w:bottom w:val="single" w:sz="4" w:space="0" w:color="auto"/>
              <w:right w:val="single" w:sz="4" w:space="0" w:color="auto"/>
            </w:tcBorders>
          </w:tcPr>
          <w:p w14:paraId="1408D6A8"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21FB91C"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T08</w:t>
            </w:r>
          </w:p>
        </w:tc>
        <w:tc>
          <w:tcPr>
            <w:tcW w:w="1811" w:type="dxa"/>
            <w:tcBorders>
              <w:top w:val="nil"/>
              <w:left w:val="nil"/>
              <w:bottom w:val="single" w:sz="4" w:space="0" w:color="auto"/>
              <w:right w:val="single" w:sz="4" w:space="0" w:color="auto"/>
            </w:tcBorders>
            <w:shd w:val="clear" w:color="auto" w:fill="auto"/>
            <w:noWrap/>
            <w:vAlign w:val="center"/>
          </w:tcPr>
          <w:p w14:paraId="060D24FE"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opSeatID</w:t>
            </w:r>
          </w:p>
        </w:tc>
        <w:tc>
          <w:tcPr>
            <w:tcW w:w="2551" w:type="dxa"/>
            <w:tcBorders>
              <w:top w:val="nil"/>
              <w:left w:val="nil"/>
              <w:bottom w:val="single" w:sz="4" w:space="0" w:color="auto"/>
              <w:right w:val="single" w:sz="4" w:space="0" w:color="auto"/>
            </w:tcBorders>
            <w:shd w:val="clear" w:color="auto" w:fill="auto"/>
            <w:noWrap/>
            <w:vAlign w:val="center"/>
          </w:tcPr>
          <w:p w14:paraId="4150D221"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交易对手方席位代码</w:t>
            </w:r>
          </w:p>
        </w:tc>
        <w:tc>
          <w:tcPr>
            <w:tcW w:w="760" w:type="dxa"/>
            <w:tcBorders>
              <w:top w:val="nil"/>
              <w:left w:val="nil"/>
              <w:bottom w:val="single" w:sz="4" w:space="0" w:color="auto"/>
              <w:right w:val="single" w:sz="4" w:space="0" w:color="auto"/>
            </w:tcBorders>
            <w:shd w:val="clear" w:color="auto" w:fill="auto"/>
            <w:noWrap/>
            <w:vAlign w:val="center"/>
          </w:tcPr>
          <w:p w14:paraId="549A1C1F"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3735ACD3"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2133F325"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261D25A5" w14:textId="77777777" w:rsidTr="0006333C">
        <w:trPr>
          <w:trHeight w:val="270"/>
        </w:trPr>
        <w:tc>
          <w:tcPr>
            <w:tcW w:w="798" w:type="dxa"/>
            <w:tcBorders>
              <w:top w:val="nil"/>
              <w:left w:val="single" w:sz="4" w:space="0" w:color="auto"/>
              <w:bottom w:val="single" w:sz="4" w:space="0" w:color="auto"/>
              <w:right w:val="single" w:sz="4" w:space="0" w:color="auto"/>
            </w:tcBorders>
          </w:tcPr>
          <w:p w14:paraId="622F17C5"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3AFCE69"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M25</w:t>
            </w:r>
          </w:p>
        </w:tc>
        <w:tc>
          <w:tcPr>
            <w:tcW w:w="1811" w:type="dxa"/>
            <w:tcBorders>
              <w:top w:val="nil"/>
              <w:left w:val="nil"/>
              <w:bottom w:val="single" w:sz="4" w:space="0" w:color="auto"/>
              <w:right w:val="single" w:sz="4" w:space="0" w:color="auto"/>
            </w:tcBorders>
            <w:shd w:val="clear" w:color="auto" w:fill="auto"/>
            <w:noWrap/>
            <w:vAlign w:val="center"/>
          </w:tcPr>
          <w:p w14:paraId="4A8E76EC"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seatName</w:t>
            </w:r>
          </w:p>
        </w:tc>
        <w:tc>
          <w:tcPr>
            <w:tcW w:w="2551" w:type="dxa"/>
            <w:tcBorders>
              <w:top w:val="nil"/>
              <w:left w:val="nil"/>
              <w:bottom w:val="single" w:sz="4" w:space="0" w:color="auto"/>
              <w:right w:val="single" w:sz="4" w:space="0" w:color="auto"/>
            </w:tcBorders>
            <w:shd w:val="clear" w:color="auto" w:fill="auto"/>
            <w:noWrap/>
            <w:vAlign w:val="center"/>
          </w:tcPr>
          <w:p w14:paraId="56752156"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交易对手方席位名称</w:t>
            </w:r>
          </w:p>
        </w:tc>
        <w:tc>
          <w:tcPr>
            <w:tcW w:w="760" w:type="dxa"/>
            <w:tcBorders>
              <w:top w:val="nil"/>
              <w:left w:val="nil"/>
              <w:bottom w:val="single" w:sz="4" w:space="0" w:color="auto"/>
              <w:right w:val="single" w:sz="4" w:space="0" w:color="auto"/>
            </w:tcBorders>
            <w:shd w:val="clear" w:color="auto" w:fill="auto"/>
            <w:noWrap/>
            <w:vAlign w:val="center"/>
          </w:tcPr>
          <w:p w14:paraId="668CC5C5"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418BF520"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147AF4F"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4F9E84E1" w14:textId="77777777" w:rsidTr="0006333C">
        <w:trPr>
          <w:trHeight w:val="270"/>
        </w:trPr>
        <w:tc>
          <w:tcPr>
            <w:tcW w:w="798" w:type="dxa"/>
            <w:tcBorders>
              <w:top w:val="nil"/>
              <w:left w:val="single" w:sz="4" w:space="0" w:color="auto"/>
              <w:bottom w:val="single" w:sz="4" w:space="0" w:color="auto"/>
              <w:right w:val="single" w:sz="4" w:space="0" w:color="auto"/>
            </w:tcBorders>
          </w:tcPr>
          <w:p w14:paraId="4739EA68"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3E26BDB"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T</w:t>
            </w:r>
            <w:r w:rsidRPr="004E5037">
              <w:rPr>
                <w:rFonts w:ascii="宋体" w:eastAsia="宋体" w:hAnsi="宋体" w:cs="宋体" w:hint="eastAsia"/>
                <w:color w:val="000000"/>
                <w:kern w:val="0"/>
                <w:sz w:val="20"/>
                <w:szCs w:val="20"/>
              </w:rPr>
              <w:t>04</w:t>
            </w:r>
          </w:p>
        </w:tc>
        <w:tc>
          <w:tcPr>
            <w:tcW w:w="1811" w:type="dxa"/>
            <w:tcBorders>
              <w:top w:val="nil"/>
              <w:left w:val="nil"/>
              <w:bottom w:val="single" w:sz="4" w:space="0" w:color="auto"/>
              <w:right w:val="single" w:sz="4" w:space="0" w:color="auto"/>
            </w:tcBorders>
            <w:shd w:val="clear" w:color="auto" w:fill="auto"/>
            <w:noWrap/>
            <w:vAlign w:val="center"/>
          </w:tcPr>
          <w:p w14:paraId="70505C64"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color w:val="000000"/>
                <w:kern w:val="0"/>
                <w:sz w:val="20"/>
                <w:szCs w:val="20"/>
              </w:rPr>
              <w:t>opClientID</w:t>
            </w:r>
          </w:p>
        </w:tc>
        <w:tc>
          <w:tcPr>
            <w:tcW w:w="2551" w:type="dxa"/>
            <w:tcBorders>
              <w:top w:val="nil"/>
              <w:left w:val="nil"/>
              <w:bottom w:val="single" w:sz="4" w:space="0" w:color="auto"/>
              <w:right w:val="single" w:sz="4" w:space="0" w:color="auto"/>
            </w:tcBorders>
            <w:shd w:val="clear" w:color="auto" w:fill="auto"/>
            <w:noWrap/>
            <w:vAlign w:val="center"/>
          </w:tcPr>
          <w:p w14:paraId="55F54C22"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交易对手方客户代码</w:t>
            </w:r>
          </w:p>
        </w:tc>
        <w:tc>
          <w:tcPr>
            <w:tcW w:w="760" w:type="dxa"/>
            <w:tcBorders>
              <w:top w:val="nil"/>
              <w:left w:val="nil"/>
              <w:bottom w:val="single" w:sz="4" w:space="0" w:color="auto"/>
              <w:right w:val="single" w:sz="4" w:space="0" w:color="auto"/>
            </w:tcBorders>
            <w:shd w:val="clear" w:color="auto" w:fill="auto"/>
            <w:noWrap/>
            <w:vAlign w:val="center"/>
          </w:tcPr>
          <w:p w14:paraId="3E768C18"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64E94318"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63BFC968"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2CC1C5CA" w14:textId="77777777" w:rsidTr="0006333C">
        <w:trPr>
          <w:trHeight w:val="270"/>
        </w:trPr>
        <w:tc>
          <w:tcPr>
            <w:tcW w:w="798" w:type="dxa"/>
            <w:tcBorders>
              <w:top w:val="nil"/>
              <w:left w:val="single" w:sz="4" w:space="0" w:color="auto"/>
              <w:bottom w:val="single" w:sz="4" w:space="0" w:color="auto"/>
              <w:right w:val="single" w:sz="4" w:space="0" w:color="auto"/>
            </w:tcBorders>
          </w:tcPr>
          <w:p w14:paraId="0F5C8D60"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CA842FC"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M</w:t>
            </w:r>
            <w:r w:rsidRPr="004E5037">
              <w:rPr>
                <w:rFonts w:ascii="宋体" w:eastAsia="宋体" w:hAnsi="宋体" w:cs="宋体" w:hint="eastAsia"/>
                <w:color w:val="000000"/>
                <w:kern w:val="0"/>
                <w:sz w:val="20"/>
                <w:szCs w:val="20"/>
              </w:rPr>
              <w:t>32</w:t>
            </w:r>
          </w:p>
        </w:tc>
        <w:tc>
          <w:tcPr>
            <w:tcW w:w="1811" w:type="dxa"/>
            <w:tcBorders>
              <w:top w:val="nil"/>
              <w:left w:val="nil"/>
              <w:bottom w:val="single" w:sz="4" w:space="0" w:color="auto"/>
              <w:right w:val="single" w:sz="4" w:space="0" w:color="auto"/>
            </w:tcBorders>
            <w:shd w:val="clear" w:color="auto" w:fill="auto"/>
            <w:noWrap/>
            <w:vAlign w:val="center"/>
          </w:tcPr>
          <w:p w14:paraId="0E1EB6B6"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clientName</w:t>
            </w:r>
          </w:p>
        </w:tc>
        <w:tc>
          <w:tcPr>
            <w:tcW w:w="2551" w:type="dxa"/>
            <w:tcBorders>
              <w:top w:val="nil"/>
              <w:left w:val="nil"/>
              <w:bottom w:val="single" w:sz="4" w:space="0" w:color="auto"/>
              <w:right w:val="single" w:sz="4" w:space="0" w:color="auto"/>
            </w:tcBorders>
            <w:shd w:val="clear" w:color="auto" w:fill="auto"/>
            <w:noWrap/>
            <w:vAlign w:val="center"/>
          </w:tcPr>
          <w:p w14:paraId="4B540CA7"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交易对手方客户名称</w:t>
            </w:r>
          </w:p>
        </w:tc>
        <w:tc>
          <w:tcPr>
            <w:tcW w:w="760" w:type="dxa"/>
            <w:tcBorders>
              <w:top w:val="nil"/>
              <w:left w:val="nil"/>
              <w:bottom w:val="single" w:sz="4" w:space="0" w:color="auto"/>
              <w:right w:val="single" w:sz="4" w:space="0" w:color="auto"/>
            </w:tcBorders>
            <w:shd w:val="clear" w:color="auto" w:fill="auto"/>
            <w:noWrap/>
            <w:vAlign w:val="center"/>
          </w:tcPr>
          <w:p w14:paraId="727646C5"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14:paraId="3E85E72E"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3202B40B"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2219A915" w14:textId="77777777" w:rsidTr="0006333C">
        <w:trPr>
          <w:trHeight w:val="270"/>
        </w:trPr>
        <w:tc>
          <w:tcPr>
            <w:tcW w:w="798" w:type="dxa"/>
            <w:tcBorders>
              <w:top w:val="nil"/>
              <w:left w:val="single" w:sz="4" w:space="0" w:color="auto"/>
              <w:bottom w:val="single" w:sz="4" w:space="0" w:color="auto"/>
              <w:right w:val="single" w:sz="4" w:space="0" w:color="auto"/>
            </w:tcBorders>
          </w:tcPr>
          <w:p w14:paraId="20CDAE47"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DA38FBF"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K70</w:t>
            </w:r>
          </w:p>
        </w:tc>
        <w:tc>
          <w:tcPr>
            <w:tcW w:w="1811" w:type="dxa"/>
            <w:tcBorders>
              <w:top w:val="nil"/>
              <w:left w:val="nil"/>
              <w:bottom w:val="single" w:sz="4" w:space="0" w:color="auto"/>
              <w:right w:val="single" w:sz="4" w:space="0" w:color="auto"/>
            </w:tcBorders>
            <w:shd w:val="clear" w:color="auto" w:fill="auto"/>
            <w:noWrap/>
            <w:vAlign w:val="center"/>
          </w:tcPr>
          <w:p w14:paraId="56CE3D78"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exchangeRate</w:t>
            </w:r>
          </w:p>
        </w:tc>
        <w:tc>
          <w:tcPr>
            <w:tcW w:w="2551" w:type="dxa"/>
            <w:tcBorders>
              <w:top w:val="nil"/>
              <w:left w:val="nil"/>
              <w:bottom w:val="single" w:sz="4" w:space="0" w:color="auto"/>
              <w:right w:val="single" w:sz="4" w:space="0" w:color="auto"/>
            </w:tcBorders>
            <w:shd w:val="clear" w:color="auto" w:fill="auto"/>
            <w:noWrap/>
            <w:vAlign w:val="center"/>
          </w:tcPr>
          <w:p w14:paraId="41190F71"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互换费率</w:t>
            </w:r>
          </w:p>
        </w:tc>
        <w:tc>
          <w:tcPr>
            <w:tcW w:w="760" w:type="dxa"/>
            <w:tcBorders>
              <w:top w:val="nil"/>
              <w:left w:val="nil"/>
              <w:bottom w:val="single" w:sz="4" w:space="0" w:color="auto"/>
              <w:right w:val="single" w:sz="4" w:space="0" w:color="auto"/>
            </w:tcBorders>
            <w:shd w:val="clear" w:color="auto" w:fill="auto"/>
            <w:noWrap/>
            <w:vAlign w:val="center"/>
            <w:hideMark/>
          </w:tcPr>
          <w:p w14:paraId="79723CA3"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2E8D2A35"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789909CB"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4E5037" w14:paraId="05469838" w14:textId="77777777" w:rsidTr="0006333C">
        <w:trPr>
          <w:trHeight w:val="270"/>
        </w:trPr>
        <w:tc>
          <w:tcPr>
            <w:tcW w:w="798" w:type="dxa"/>
            <w:tcBorders>
              <w:top w:val="nil"/>
              <w:left w:val="single" w:sz="4" w:space="0" w:color="auto"/>
              <w:bottom w:val="single" w:sz="4" w:space="0" w:color="auto"/>
              <w:right w:val="single" w:sz="4" w:space="0" w:color="auto"/>
            </w:tcBorders>
          </w:tcPr>
          <w:p w14:paraId="4D7859AE"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D1533E4"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T71</w:t>
            </w:r>
          </w:p>
        </w:tc>
        <w:tc>
          <w:tcPr>
            <w:tcW w:w="1811" w:type="dxa"/>
            <w:tcBorders>
              <w:top w:val="nil"/>
              <w:left w:val="nil"/>
              <w:bottom w:val="single" w:sz="4" w:space="0" w:color="auto"/>
              <w:right w:val="single" w:sz="4" w:space="0" w:color="auto"/>
            </w:tcBorders>
            <w:shd w:val="clear" w:color="auto" w:fill="auto"/>
            <w:noWrap/>
            <w:vAlign w:val="center"/>
          </w:tcPr>
          <w:p w14:paraId="517476D6"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color w:val="000000"/>
                <w:kern w:val="0"/>
                <w:sz w:val="20"/>
                <w:szCs w:val="20"/>
              </w:rPr>
              <w:t>checkFlag</w:t>
            </w:r>
          </w:p>
        </w:tc>
        <w:tc>
          <w:tcPr>
            <w:tcW w:w="2551" w:type="dxa"/>
            <w:tcBorders>
              <w:top w:val="nil"/>
              <w:left w:val="nil"/>
              <w:bottom w:val="single" w:sz="4" w:space="0" w:color="auto"/>
              <w:right w:val="single" w:sz="4" w:space="0" w:color="auto"/>
            </w:tcBorders>
            <w:shd w:val="clear" w:color="auto" w:fill="auto"/>
            <w:noWrap/>
            <w:vAlign w:val="center"/>
            <w:hideMark/>
          </w:tcPr>
          <w:p w14:paraId="7BFFD4BE"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审批状态</w:t>
            </w:r>
          </w:p>
        </w:tc>
        <w:tc>
          <w:tcPr>
            <w:tcW w:w="760" w:type="dxa"/>
            <w:tcBorders>
              <w:top w:val="nil"/>
              <w:left w:val="nil"/>
              <w:bottom w:val="single" w:sz="4" w:space="0" w:color="auto"/>
              <w:right w:val="single" w:sz="4" w:space="0" w:color="auto"/>
            </w:tcBorders>
            <w:shd w:val="clear" w:color="auto" w:fill="auto"/>
            <w:noWrap/>
            <w:vAlign w:val="center"/>
            <w:hideMark/>
          </w:tcPr>
          <w:p w14:paraId="20917789"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07A375A6"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24E52198"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710A79" w14:paraId="255B567A" w14:textId="77777777" w:rsidTr="0006333C">
        <w:trPr>
          <w:trHeight w:val="270"/>
        </w:trPr>
        <w:tc>
          <w:tcPr>
            <w:tcW w:w="798" w:type="dxa"/>
            <w:tcBorders>
              <w:top w:val="nil"/>
              <w:left w:val="single" w:sz="4" w:space="0" w:color="auto"/>
              <w:bottom w:val="single" w:sz="4" w:space="0" w:color="auto"/>
              <w:right w:val="single" w:sz="4" w:space="0" w:color="auto"/>
            </w:tcBorders>
          </w:tcPr>
          <w:p w14:paraId="004A4136"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3BB4762E"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S95</w:t>
            </w:r>
          </w:p>
        </w:tc>
        <w:tc>
          <w:tcPr>
            <w:tcW w:w="1811" w:type="dxa"/>
            <w:tcBorders>
              <w:top w:val="nil"/>
              <w:left w:val="nil"/>
              <w:bottom w:val="single" w:sz="4" w:space="0" w:color="auto"/>
              <w:right w:val="single" w:sz="4" w:space="0" w:color="auto"/>
            </w:tcBorders>
            <w:shd w:val="clear" w:color="auto" w:fill="auto"/>
            <w:noWrap/>
            <w:vAlign w:val="center"/>
          </w:tcPr>
          <w:p w14:paraId="15269A15" w14:textId="77777777" w:rsidR="00D32A4E" w:rsidRPr="004E5037" w:rsidRDefault="00D32A4E" w:rsidP="00D32A4E">
            <w:pPr>
              <w:widowControl/>
              <w:spacing w:line="240" w:lineRule="auto"/>
              <w:ind w:firstLineChars="0" w:firstLine="0"/>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[clientStorageChangeInfoData]</w:t>
            </w:r>
          </w:p>
        </w:tc>
        <w:tc>
          <w:tcPr>
            <w:tcW w:w="2551" w:type="dxa"/>
            <w:tcBorders>
              <w:top w:val="nil"/>
              <w:left w:val="nil"/>
              <w:bottom w:val="single" w:sz="4" w:space="0" w:color="auto"/>
              <w:right w:val="single" w:sz="4" w:space="0" w:color="auto"/>
            </w:tcBorders>
            <w:shd w:val="clear" w:color="auto" w:fill="auto"/>
            <w:noWrap/>
            <w:vAlign w:val="center"/>
          </w:tcPr>
          <w:p w14:paraId="04F1D18D"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hint="eastAsia"/>
                <w:sz w:val="20"/>
                <w:szCs w:val="20"/>
              </w:rPr>
              <w:t>库存互换登记</w:t>
            </w:r>
            <w:r w:rsidRPr="004E5037">
              <w:rPr>
                <w:rFonts w:ascii="宋体" w:eastAsia="宋体" w:hAnsi="宋体" w:cs="宋体" w:hint="eastAsia"/>
                <w:color w:val="000000"/>
                <w:kern w:val="0"/>
                <w:sz w:val="20"/>
                <w:szCs w:val="20"/>
              </w:rPr>
              <w:t>交割品种明细信息</w:t>
            </w:r>
          </w:p>
        </w:tc>
        <w:tc>
          <w:tcPr>
            <w:tcW w:w="760" w:type="dxa"/>
            <w:tcBorders>
              <w:top w:val="nil"/>
              <w:left w:val="nil"/>
              <w:bottom w:val="single" w:sz="4" w:space="0" w:color="auto"/>
              <w:right w:val="single" w:sz="4" w:space="0" w:color="auto"/>
            </w:tcBorders>
            <w:shd w:val="clear" w:color="auto" w:fill="auto"/>
            <w:noWrap/>
            <w:vAlign w:val="center"/>
          </w:tcPr>
          <w:p w14:paraId="4C00D15C"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566C86AB"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1C773C91" w14:textId="77777777" w:rsidR="00D32A4E" w:rsidRPr="004E5037" w:rsidRDefault="00D32A4E" w:rsidP="00D32A4E">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查询结果不为空时必填</w:t>
            </w:r>
          </w:p>
        </w:tc>
      </w:tr>
      <w:tr w:rsidR="00D32A4E" w:rsidRPr="009E1CC8" w14:paraId="5FC38D78" w14:textId="77777777" w:rsidTr="0006333C">
        <w:trPr>
          <w:trHeight w:val="270"/>
        </w:trPr>
        <w:tc>
          <w:tcPr>
            <w:tcW w:w="798" w:type="dxa"/>
            <w:tcBorders>
              <w:top w:val="nil"/>
              <w:left w:val="single" w:sz="4" w:space="0" w:color="auto"/>
              <w:bottom w:val="single" w:sz="4" w:space="0" w:color="auto"/>
              <w:right w:val="single" w:sz="4" w:space="0" w:color="auto"/>
            </w:tcBorders>
          </w:tcPr>
          <w:p w14:paraId="3C114AF5" w14:textId="77777777" w:rsidR="00D32A4E" w:rsidRPr="009E1CC8" w:rsidRDefault="00D32A4E" w:rsidP="00D32A4E">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7E755B29" w14:textId="77777777" w:rsidR="00D32A4E" w:rsidRPr="009E1CC8" w:rsidRDefault="00D32A4E" w:rsidP="00D32A4E">
            <w:pPr>
              <w:widowControl/>
              <w:spacing w:line="240" w:lineRule="auto"/>
              <w:ind w:firstLineChars="0" w:firstLine="0"/>
              <w:jc w:val="left"/>
              <w:rPr>
                <w:rFonts w:ascii="宋体" w:eastAsia="宋体" w:hAnsi="宋体" w:cs="宋体"/>
                <w:color w:val="000000"/>
                <w:kern w:val="0"/>
                <w:sz w:val="20"/>
                <w:szCs w:val="20"/>
              </w:rPr>
            </w:pPr>
          </w:p>
        </w:tc>
        <w:tc>
          <w:tcPr>
            <w:tcW w:w="1811" w:type="dxa"/>
            <w:tcBorders>
              <w:top w:val="nil"/>
              <w:left w:val="nil"/>
              <w:bottom w:val="single" w:sz="4" w:space="0" w:color="auto"/>
              <w:right w:val="single" w:sz="4" w:space="0" w:color="auto"/>
            </w:tcBorders>
            <w:shd w:val="clear" w:color="auto" w:fill="auto"/>
            <w:noWrap/>
            <w:vAlign w:val="center"/>
          </w:tcPr>
          <w:p w14:paraId="77374301" w14:textId="77777777" w:rsidR="00D32A4E" w:rsidRPr="009E1CC8" w:rsidRDefault="00D32A4E" w:rsidP="00D32A4E">
            <w:pPr>
              <w:widowControl/>
              <w:spacing w:line="240" w:lineRule="auto"/>
              <w:ind w:firstLineChars="0" w:firstLine="0"/>
              <w:jc w:val="left"/>
              <w:rPr>
                <w:rFonts w:ascii="宋体" w:eastAsia="宋体" w:hAnsi="宋体" w:cs="宋体"/>
                <w:color w:val="000000"/>
                <w:kern w:val="0"/>
                <w:sz w:val="20"/>
                <w:szCs w:val="20"/>
              </w:rPr>
            </w:pPr>
          </w:p>
        </w:tc>
        <w:tc>
          <w:tcPr>
            <w:tcW w:w="2551" w:type="dxa"/>
            <w:tcBorders>
              <w:top w:val="nil"/>
              <w:left w:val="nil"/>
              <w:bottom w:val="single" w:sz="4" w:space="0" w:color="auto"/>
              <w:right w:val="single" w:sz="4" w:space="0" w:color="auto"/>
            </w:tcBorders>
            <w:shd w:val="clear" w:color="auto" w:fill="auto"/>
            <w:noWrap/>
            <w:vAlign w:val="center"/>
          </w:tcPr>
          <w:p w14:paraId="1E127B2C" w14:textId="77777777" w:rsidR="00D32A4E" w:rsidRPr="009E1CC8" w:rsidRDefault="00D32A4E" w:rsidP="00D32A4E">
            <w:pPr>
              <w:widowControl/>
              <w:spacing w:line="240" w:lineRule="auto"/>
              <w:ind w:firstLineChars="0" w:firstLine="0"/>
              <w:jc w:val="left"/>
              <w:rPr>
                <w:rFonts w:ascii="宋体" w:eastAsia="宋体" w:hAnsi="宋体" w:cs="宋体"/>
                <w:color w:val="000000"/>
                <w:kern w:val="0"/>
                <w:sz w:val="20"/>
                <w:szCs w:val="20"/>
              </w:rPr>
            </w:pPr>
            <w:r w:rsidRPr="009E1CC8">
              <w:rPr>
                <w:rFonts w:hint="eastAsia"/>
                <w:sz w:val="20"/>
                <w:szCs w:val="20"/>
              </w:rPr>
              <w:t>库存互换登记</w:t>
            </w:r>
            <w:r w:rsidRPr="009E1CC8">
              <w:rPr>
                <w:rFonts w:ascii="宋体" w:eastAsia="宋体" w:hAnsi="宋体" w:cs="宋体" w:hint="eastAsia"/>
                <w:color w:val="000000"/>
                <w:kern w:val="0"/>
                <w:sz w:val="20"/>
                <w:szCs w:val="20"/>
              </w:rPr>
              <w:t>交割品种明</w:t>
            </w:r>
            <w:r w:rsidRPr="009E1CC8">
              <w:rPr>
                <w:rFonts w:ascii="宋体" w:eastAsia="宋体" w:hAnsi="宋体" w:cs="宋体" w:hint="eastAsia"/>
                <w:color w:val="000000"/>
                <w:kern w:val="0"/>
                <w:sz w:val="20"/>
                <w:szCs w:val="20"/>
              </w:rPr>
              <w:lastRenderedPageBreak/>
              <w:t>细</w:t>
            </w:r>
          </w:p>
        </w:tc>
        <w:tc>
          <w:tcPr>
            <w:tcW w:w="760" w:type="dxa"/>
            <w:tcBorders>
              <w:top w:val="nil"/>
              <w:left w:val="nil"/>
              <w:bottom w:val="single" w:sz="4" w:space="0" w:color="auto"/>
              <w:right w:val="single" w:sz="4" w:space="0" w:color="auto"/>
            </w:tcBorders>
            <w:shd w:val="clear" w:color="auto" w:fill="auto"/>
            <w:noWrap/>
            <w:vAlign w:val="center"/>
          </w:tcPr>
          <w:p w14:paraId="460BF990" w14:textId="77777777" w:rsidR="00D32A4E" w:rsidRPr="009E1CC8" w:rsidRDefault="00D32A4E" w:rsidP="00D32A4E">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vAlign w:val="center"/>
          </w:tcPr>
          <w:p w14:paraId="5471D417" w14:textId="77777777" w:rsidR="00D32A4E" w:rsidRPr="009E1CC8" w:rsidRDefault="00D32A4E" w:rsidP="00D32A4E">
            <w:pPr>
              <w:widowControl/>
              <w:spacing w:line="240" w:lineRule="auto"/>
              <w:ind w:firstLineChars="0" w:firstLine="0"/>
              <w:jc w:val="left"/>
              <w:rPr>
                <w:rFonts w:ascii="宋体" w:eastAsia="宋体" w:hAnsi="宋体" w:cs="宋体"/>
                <w:color w:val="000000"/>
                <w:kern w:val="0"/>
                <w:sz w:val="20"/>
                <w:szCs w:val="20"/>
              </w:rPr>
            </w:pPr>
          </w:p>
        </w:tc>
        <w:tc>
          <w:tcPr>
            <w:tcW w:w="2411" w:type="dxa"/>
            <w:tcBorders>
              <w:top w:val="nil"/>
              <w:left w:val="nil"/>
              <w:bottom w:val="single" w:sz="4" w:space="0" w:color="auto"/>
              <w:right w:val="single" w:sz="4" w:space="0" w:color="auto"/>
            </w:tcBorders>
            <w:shd w:val="clear" w:color="auto" w:fill="auto"/>
            <w:noWrap/>
          </w:tcPr>
          <w:p w14:paraId="2DE25AD6" w14:textId="77777777" w:rsidR="00D32A4E" w:rsidRPr="009E1CC8" w:rsidRDefault="00D32A4E" w:rsidP="00D32A4E">
            <w:pPr>
              <w:widowControl/>
              <w:spacing w:line="240" w:lineRule="auto"/>
              <w:ind w:firstLineChars="0" w:firstLine="0"/>
              <w:jc w:val="left"/>
              <w:rPr>
                <w:rFonts w:ascii="宋体" w:eastAsia="宋体" w:hAnsi="宋体" w:cs="宋体"/>
                <w:color w:val="000000"/>
                <w:kern w:val="0"/>
                <w:sz w:val="20"/>
                <w:szCs w:val="20"/>
              </w:rPr>
            </w:pPr>
          </w:p>
        </w:tc>
      </w:tr>
      <w:tr w:rsidR="00A7767B" w:rsidRPr="009E1CC8" w14:paraId="021BEF22" w14:textId="77777777" w:rsidTr="00A7767B">
        <w:trPr>
          <w:trHeight w:val="270"/>
        </w:trPr>
        <w:tc>
          <w:tcPr>
            <w:tcW w:w="798" w:type="dxa"/>
            <w:tcBorders>
              <w:top w:val="nil"/>
              <w:left w:val="single" w:sz="4" w:space="0" w:color="auto"/>
              <w:bottom w:val="single" w:sz="4" w:space="0" w:color="auto"/>
              <w:right w:val="single" w:sz="4" w:space="0" w:color="auto"/>
            </w:tcBorders>
          </w:tcPr>
          <w:p w14:paraId="6CB45A14" w14:textId="358070CB"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lastRenderedPageBreak/>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5DF0AAA6" w14:textId="1B73DD29" w:rsidR="00A7767B" w:rsidRPr="009E1CC8" w:rsidRDefault="00A7767B" w:rsidP="00A7767B">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T</w:t>
            </w:r>
            <w:r>
              <w:rPr>
                <w:rFonts w:ascii="宋体" w:eastAsia="宋体" w:hAnsi="宋体" w:cs="宋体"/>
                <w:color w:val="000000"/>
                <w:kern w:val="0"/>
                <w:sz w:val="20"/>
                <w:szCs w:val="20"/>
              </w:rPr>
              <w:t>09</w:t>
            </w:r>
          </w:p>
        </w:tc>
        <w:tc>
          <w:tcPr>
            <w:tcW w:w="1811" w:type="dxa"/>
            <w:tcBorders>
              <w:top w:val="nil"/>
              <w:left w:val="nil"/>
              <w:bottom w:val="single" w:sz="4" w:space="0" w:color="auto"/>
              <w:right w:val="single" w:sz="4" w:space="0" w:color="auto"/>
            </w:tcBorders>
            <w:shd w:val="clear" w:color="auto" w:fill="auto"/>
            <w:vAlign w:val="center"/>
          </w:tcPr>
          <w:p w14:paraId="74CF8608" w14:textId="46F83753" w:rsidR="00A7767B" w:rsidRPr="009E1CC8" w:rsidRDefault="00A7767B" w:rsidP="00A7767B">
            <w:pPr>
              <w:widowControl/>
              <w:spacing w:line="240" w:lineRule="auto"/>
              <w:ind w:firstLineChars="0" w:firstLine="0"/>
              <w:rPr>
                <w:rFonts w:ascii="宋体" w:eastAsia="宋体" w:hAnsi="宋体" w:cs="宋体"/>
                <w:color w:val="000000"/>
                <w:kern w:val="0"/>
                <w:sz w:val="20"/>
                <w:szCs w:val="20"/>
              </w:rPr>
            </w:pPr>
            <w:r w:rsidRPr="0042594E">
              <w:rPr>
                <w:rFonts w:ascii="宋体" w:eastAsia="宋体" w:hAnsi="宋体" w:cs="宋体"/>
                <w:color w:val="000000"/>
                <w:kern w:val="0"/>
                <w:sz w:val="20"/>
                <w:szCs w:val="20"/>
              </w:rPr>
              <w:t>opFlag</w:t>
            </w:r>
          </w:p>
        </w:tc>
        <w:tc>
          <w:tcPr>
            <w:tcW w:w="2551" w:type="dxa"/>
            <w:tcBorders>
              <w:top w:val="nil"/>
              <w:left w:val="nil"/>
              <w:bottom w:val="single" w:sz="4" w:space="0" w:color="auto"/>
              <w:right w:val="single" w:sz="4" w:space="0" w:color="auto"/>
            </w:tcBorders>
            <w:shd w:val="clear" w:color="auto" w:fill="auto"/>
            <w:noWrap/>
            <w:vAlign w:val="center"/>
          </w:tcPr>
          <w:p w14:paraId="5855D80B" w14:textId="3B6F454B" w:rsidR="00A7767B" w:rsidRPr="009E1CC8" w:rsidRDefault="00A7767B" w:rsidP="00A7767B">
            <w:pPr>
              <w:widowControl/>
              <w:spacing w:line="240" w:lineRule="auto"/>
              <w:ind w:firstLineChars="0" w:firstLine="0"/>
              <w:jc w:val="left"/>
              <w:rPr>
                <w:sz w:val="20"/>
              </w:rPr>
            </w:pPr>
            <w:r w:rsidRPr="0042594E">
              <w:rPr>
                <w:rFonts w:ascii="宋体" w:eastAsia="宋体" w:hAnsi="宋体" w:cs="宋体" w:hint="eastAsia"/>
                <w:color w:val="000000"/>
                <w:kern w:val="0"/>
                <w:sz w:val="20"/>
                <w:szCs w:val="20"/>
              </w:rPr>
              <w:t>对手方信息标识</w:t>
            </w:r>
          </w:p>
        </w:tc>
        <w:tc>
          <w:tcPr>
            <w:tcW w:w="760" w:type="dxa"/>
            <w:tcBorders>
              <w:top w:val="nil"/>
              <w:left w:val="nil"/>
              <w:bottom w:val="single" w:sz="4" w:space="0" w:color="auto"/>
              <w:right w:val="single" w:sz="4" w:space="0" w:color="auto"/>
            </w:tcBorders>
            <w:shd w:val="clear" w:color="auto" w:fill="auto"/>
            <w:noWrap/>
            <w:vAlign w:val="center"/>
          </w:tcPr>
          <w:p w14:paraId="704DF0A4" w14:textId="36C2156E"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7915AAD3" w14:textId="4EBCE5DE"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vAlign w:val="center"/>
          </w:tcPr>
          <w:p w14:paraId="4F476C8B" w14:textId="3FCB455F"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42594E">
              <w:rPr>
                <w:rFonts w:ascii="宋体" w:eastAsia="宋体" w:hAnsi="宋体" w:cs="宋体" w:hint="eastAsia"/>
                <w:color w:val="000000"/>
                <w:kern w:val="0"/>
                <w:sz w:val="20"/>
                <w:szCs w:val="20"/>
              </w:rPr>
              <w:t>1-对手方信息，0-本方信息</w:t>
            </w:r>
          </w:p>
        </w:tc>
      </w:tr>
      <w:tr w:rsidR="00A7767B" w:rsidRPr="009E1CC8" w14:paraId="239B1E6A" w14:textId="77777777" w:rsidTr="0006333C">
        <w:trPr>
          <w:trHeight w:val="270"/>
        </w:trPr>
        <w:tc>
          <w:tcPr>
            <w:tcW w:w="798" w:type="dxa"/>
            <w:tcBorders>
              <w:top w:val="nil"/>
              <w:left w:val="single" w:sz="4" w:space="0" w:color="auto"/>
              <w:bottom w:val="single" w:sz="4" w:space="0" w:color="auto"/>
              <w:right w:val="single" w:sz="4" w:space="0" w:color="auto"/>
            </w:tcBorders>
          </w:tcPr>
          <w:p w14:paraId="6C172A9A"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4FCA595E" w14:textId="77777777" w:rsidR="00A7767B" w:rsidRPr="009E1CC8" w:rsidRDefault="00A7767B" w:rsidP="00A7767B">
            <w:pPr>
              <w:widowControl/>
              <w:spacing w:line="240" w:lineRule="auto"/>
              <w:ind w:firstLineChars="0" w:firstLine="0"/>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V00</w:t>
            </w:r>
          </w:p>
        </w:tc>
        <w:tc>
          <w:tcPr>
            <w:tcW w:w="1811" w:type="dxa"/>
            <w:tcBorders>
              <w:top w:val="nil"/>
              <w:left w:val="nil"/>
              <w:bottom w:val="single" w:sz="4" w:space="0" w:color="auto"/>
              <w:right w:val="single" w:sz="4" w:space="0" w:color="auto"/>
            </w:tcBorders>
            <w:shd w:val="clear" w:color="auto" w:fill="auto"/>
            <w:vAlign w:val="center"/>
          </w:tcPr>
          <w:p w14:paraId="20D35C11" w14:textId="77777777" w:rsidR="00A7767B" w:rsidRPr="009E1CC8" w:rsidRDefault="00A7767B" w:rsidP="00A7767B">
            <w:pPr>
              <w:widowControl/>
              <w:spacing w:line="240" w:lineRule="auto"/>
              <w:ind w:firstLineChars="0" w:firstLine="0"/>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varietyID</w:t>
            </w:r>
          </w:p>
        </w:tc>
        <w:tc>
          <w:tcPr>
            <w:tcW w:w="2551" w:type="dxa"/>
            <w:tcBorders>
              <w:top w:val="nil"/>
              <w:left w:val="nil"/>
              <w:bottom w:val="single" w:sz="4" w:space="0" w:color="auto"/>
              <w:right w:val="single" w:sz="4" w:space="0" w:color="auto"/>
            </w:tcBorders>
            <w:shd w:val="clear" w:color="auto" w:fill="auto"/>
            <w:noWrap/>
            <w:vAlign w:val="center"/>
            <w:hideMark/>
          </w:tcPr>
          <w:p w14:paraId="677FC7BF" w14:textId="3C20A87F"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转出</w:t>
            </w:r>
            <w:r w:rsidR="00AD1AED">
              <w:rPr>
                <w:rFonts w:ascii="宋体" w:eastAsia="宋体" w:hAnsi="宋体" w:cs="宋体" w:hint="eastAsia"/>
                <w:color w:val="000000"/>
                <w:kern w:val="0"/>
                <w:sz w:val="20"/>
                <w:szCs w:val="20"/>
              </w:rPr>
              <w:t>方</w:t>
            </w:r>
            <w:r w:rsidRPr="009E1CC8">
              <w:rPr>
                <w:rFonts w:ascii="宋体" w:eastAsia="宋体" w:hAnsi="宋体" w:cs="宋体" w:hint="eastAsia"/>
                <w:color w:val="000000"/>
                <w:kern w:val="0"/>
                <w:sz w:val="20"/>
                <w:szCs w:val="20"/>
              </w:rPr>
              <w:t>交割品种代码</w:t>
            </w:r>
          </w:p>
        </w:tc>
        <w:tc>
          <w:tcPr>
            <w:tcW w:w="760" w:type="dxa"/>
            <w:tcBorders>
              <w:top w:val="nil"/>
              <w:left w:val="nil"/>
              <w:bottom w:val="single" w:sz="4" w:space="0" w:color="auto"/>
              <w:right w:val="single" w:sz="4" w:space="0" w:color="auto"/>
            </w:tcBorders>
            <w:shd w:val="clear" w:color="auto" w:fill="auto"/>
            <w:noWrap/>
            <w:vAlign w:val="center"/>
            <w:hideMark/>
          </w:tcPr>
          <w:p w14:paraId="2C1EE6D8"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388ABAFF"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3D3489E6"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查询结果不为空时必填</w:t>
            </w:r>
          </w:p>
        </w:tc>
      </w:tr>
      <w:tr w:rsidR="00A7767B" w:rsidRPr="009E1CC8" w14:paraId="606A1E4F" w14:textId="77777777" w:rsidTr="0006333C">
        <w:trPr>
          <w:trHeight w:val="270"/>
        </w:trPr>
        <w:tc>
          <w:tcPr>
            <w:tcW w:w="798" w:type="dxa"/>
            <w:tcBorders>
              <w:top w:val="nil"/>
              <w:left w:val="single" w:sz="4" w:space="0" w:color="auto"/>
              <w:bottom w:val="single" w:sz="4" w:space="0" w:color="auto"/>
              <w:right w:val="single" w:sz="4" w:space="0" w:color="auto"/>
            </w:tcBorders>
          </w:tcPr>
          <w:p w14:paraId="10EA8487"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FEAF57B" w14:textId="77777777" w:rsidR="00A7767B" w:rsidRPr="009E1CC8" w:rsidRDefault="00A7767B" w:rsidP="00A7767B">
            <w:pPr>
              <w:widowControl/>
              <w:spacing w:line="240" w:lineRule="auto"/>
              <w:ind w:firstLineChars="0" w:firstLine="0"/>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W00</w:t>
            </w:r>
          </w:p>
        </w:tc>
        <w:tc>
          <w:tcPr>
            <w:tcW w:w="1811" w:type="dxa"/>
            <w:tcBorders>
              <w:top w:val="nil"/>
              <w:left w:val="nil"/>
              <w:bottom w:val="single" w:sz="4" w:space="0" w:color="auto"/>
              <w:right w:val="single" w:sz="4" w:space="0" w:color="auto"/>
            </w:tcBorders>
            <w:shd w:val="clear" w:color="auto" w:fill="auto"/>
            <w:vAlign w:val="center"/>
          </w:tcPr>
          <w:p w14:paraId="43D81945" w14:textId="77777777" w:rsidR="00A7767B" w:rsidRPr="009E1CC8" w:rsidRDefault="00A7767B" w:rsidP="00A7767B">
            <w:pPr>
              <w:widowControl/>
              <w:spacing w:line="240" w:lineRule="auto"/>
              <w:ind w:firstLineChars="0" w:firstLine="0"/>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warehouseID</w:t>
            </w:r>
          </w:p>
        </w:tc>
        <w:tc>
          <w:tcPr>
            <w:tcW w:w="2551" w:type="dxa"/>
            <w:tcBorders>
              <w:top w:val="nil"/>
              <w:left w:val="nil"/>
              <w:bottom w:val="single" w:sz="4" w:space="0" w:color="auto"/>
              <w:right w:val="single" w:sz="4" w:space="0" w:color="auto"/>
            </w:tcBorders>
            <w:shd w:val="clear" w:color="auto" w:fill="auto"/>
            <w:noWrap/>
            <w:vAlign w:val="center"/>
          </w:tcPr>
          <w:p w14:paraId="544E3EA3" w14:textId="59074271"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转出</w:t>
            </w:r>
            <w:r w:rsidR="00AD1AED">
              <w:rPr>
                <w:rFonts w:ascii="宋体" w:eastAsia="宋体" w:hAnsi="宋体" w:cs="宋体" w:hint="eastAsia"/>
                <w:color w:val="000000"/>
                <w:kern w:val="0"/>
                <w:sz w:val="20"/>
                <w:szCs w:val="20"/>
              </w:rPr>
              <w:t>方</w:t>
            </w:r>
            <w:r w:rsidRPr="009E1CC8">
              <w:rPr>
                <w:rFonts w:ascii="宋体" w:eastAsia="宋体" w:hAnsi="宋体" w:cs="宋体" w:hint="eastAsia"/>
                <w:color w:val="000000"/>
                <w:kern w:val="0"/>
                <w:sz w:val="20"/>
                <w:szCs w:val="20"/>
              </w:rPr>
              <w:t>仓库代码</w:t>
            </w:r>
          </w:p>
        </w:tc>
        <w:tc>
          <w:tcPr>
            <w:tcW w:w="760" w:type="dxa"/>
            <w:tcBorders>
              <w:top w:val="nil"/>
              <w:left w:val="nil"/>
              <w:bottom w:val="single" w:sz="4" w:space="0" w:color="auto"/>
              <w:right w:val="single" w:sz="4" w:space="0" w:color="auto"/>
            </w:tcBorders>
            <w:shd w:val="clear" w:color="auto" w:fill="auto"/>
            <w:noWrap/>
            <w:vAlign w:val="center"/>
          </w:tcPr>
          <w:p w14:paraId="58C5D37F"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tcPr>
          <w:p w14:paraId="384F98A3"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tcPr>
          <w:p w14:paraId="609F7576"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查询结果不为空时必填</w:t>
            </w:r>
          </w:p>
        </w:tc>
      </w:tr>
      <w:tr w:rsidR="00A7767B" w:rsidRPr="009E1CC8" w14:paraId="7FA371A8" w14:textId="77777777" w:rsidTr="0006333C">
        <w:trPr>
          <w:trHeight w:val="270"/>
        </w:trPr>
        <w:tc>
          <w:tcPr>
            <w:tcW w:w="798" w:type="dxa"/>
            <w:tcBorders>
              <w:top w:val="nil"/>
              <w:left w:val="single" w:sz="4" w:space="0" w:color="auto"/>
              <w:bottom w:val="single" w:sz="4" w:space="0" w:color="auto"/>
              <w:right w:val="single" w:sz="4" w:space="0" w:color="auto"/>
            </w:tcBorders>
          </w:tcPr>
          <w:p w14:paraId="6219B2DC"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0EEF8CEC" w14:textId="0948BDAF"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T52</w:t>
            </w:r>
          </w:p>
        </w:tc>
        <w:tc>
          <w:tcPr>
            <w:tcW w:w="1811" w:type="dxa"/>
            <w:tcBorders>
              <w:top w:val="nil"/>
              <w:left w:val="nil"/>
              <w:bottom w:val="single" w:sz="4" w:space="0" w:color="auto"/>
              <w:right w:val="single" w:sz="4" w:space="0" w:color="auto"/>
            </w:tcBorders>
            <w:shd w:val="clear" w:color="auto" w:fill="auto"/>
            <w:noWrap/>
            <w:vAlign w:val="center"/>
          </w:tcPr>
          <w:p w14:paraId="16FDFBE6" w14:textId="46A1887D"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stdWeight</w:t>
            </w:r>
          </w:p>
        </w:tc>
        <w:tc>
          <w:tcPr>
            <w:tcW w:w="2551" w:type="dxa"/>
            <w:tcBorders>
              <w:top w:val="nil"/>
              <w:left w:val="nil"/>
              <w:bottom w:val="single" w:sz="4" w:space="0" w:color="auto"/>
              <w:right w:val="single" w:sz="4" w:space="0" w:color="auto"/>
            </w:tcBorders>
            <w:shd w:val="clear" w:color="auto" w:fill="auto"/>
            <w:noWrap/>
            <w:vAlign w:val="center"/>
            <w:hideMark/>
          </w:tcPr>
          <w:p w14:paraId="28B568F1" w14:textId="635C5CA2" w:rsidR="00A7767B" w:rsidRPr="009E1CC8" w:rsidRDefault="00AD1AED" w:rsidP="00A7767B">
            <w:pPr>
              <w:widowControl/>
              <w:spacing w:line="240" w:lineRule="auto"/>
              <w:ind w:firstLineChars="0" w:firstLine="0"/>
              <w:jc w:val="left"/>
              <w:rPr>
                <w:rFonts w:ascii="宋体" w:eastAsia="宋体" w:hAnsi="宋体" w:cs="宋体"/>
                <w:color w:val="000000"/>
                <w:kern w:val="0"/>
                <w:sz w:val="20"/>
                <w:szCs w:val="20"/>
              </w:rPr>
            </w:pPr>
            <w:r>
              <w:rPr>
                <w:rFonts w:hint="eastAsia"/>
                <w:sz w:val="20"/>
              </w:rPr>
              <w:t>转出</w:t>
            </w:r>
            <w:r w:rsidRPr="009E1CC8">
              <w:rPr>
                <w:rFonts w:ascii="宋体" w:eastAsia="宋体" w:hAnsi="宋体" w:cs="宋体" w:hint="eastAsia"/>
                <w:color w:val="000000"/>
                <w:kern w:val="0"/>
                <w:sz w:val="20"/>
                <w:szCs w:val="20"/>
              </w:rPr>
              <w:t>方</w:t>
            </w:r>
            <w:r w:rsidR="00A7767B" w:rsidRPr="009E1CC8">
              <w:rPr>
                <w:rFonts w:ascii="宋体" w:eastAsia="宋体" w:hAnsi="宋体" w:cs="宋体" w:hint="eastAsia"/>
                <w:color w:val="000000"/>
                <w:kern w:val="0"/>
                <w:sz w:val="20"/>
                <w:szCs w:val="20"/>
              </w:rPr>
              <w:t>转出重量</w:t>
            </w:r>
          </w:p>
        </w:tc>
        <w:tc>
          <w:tcPr>
            <w:tcW w:w="760" w:type="dxa"/>
            <w:tcBorders>
              <w:top w:val="nil"/>
              <w:left w:val="nil"/>
              <w:bottom w:val="single" w:sz="4" w:space="0" w:color="auto"/>
              <w:right w:val="single" w:sz="4" w:space="0" w:color="auto"/>
            </w:tcBorders>
            <w:shd w:val="clear" w:color="auto" w:fill="auto"/>
            <w:noWrap/>
            <w:vAlign w:val="center"/>
            <w:hideMark/>
          </w:tcPr>
          <w:p w14:paraId="5287BCD7"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3C647566"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C</w:t>
            </w:r>
          </w:p>
        </w:tc>
        <w:tc>
          <w:tcPr>
            <w:tcW w:w="2411" w:type="dxa"/>
            <w:tcBorders>
              <w:top w:val="nil"/>
              <w:left w:val="nil"/>
              <w:bottom w:val="single" w:sz="4" w:space="0" w:color="auto"/>
              <w:right w:val="single" w:sz="4" w:space="0" w:color="auto"/>
            </w:tcBorders>
            <w:shd w:val="clear" w:color="auto" w:fill="auto"/>
            <w:noWrap/>
            <w:hideMark/>
          </w:tcPr>
          <w:p w14:paraId="74F8961B"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查询结果不为空时必填</w:t>
            </w:r>
          </w:p>
        </w:tc>
      </w:tr>
      <w:tr w:rsidR="00A7767B" w:rsidRPr="009E1CC8" w14:paraId="06A3C67E" w14:textId="77777777" w:rsidTr="0006333C">
        <w:trPr>
          <w:trHeight w:val="270"/>
        </w:trPr>
        <w:tc>
          <w:tcPr>
            <w:tcW w:w="798" w:type="dxa"/>
            <w:tcBorders>
              <w:top w:val="nil"/>
              <w:left w:val="single" w:sz="4" w:space="0" w:color="auto"/>
              <w:bottom w:val="single" w:sz="4" w:space="0" w:color="auto"/>
              <w:right w:val="single" w:sz="4" w:space="0" w:color="auto"/>
            </w:tcBorders>
          </w:tcPr>
          <w:p w14:paraId="07D0C56A"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F322628"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X39</w:t>
            </w:r>
          </w:p>
        </w:tc>
        <w:tc>
          <w:tcPr>
            <w:tcW w:w="1811" w:type="dxa"/>
            <w:tcBorders>
              <w:top w:val="nil"/>
              <w:left w:val="nil"/>
              <w:bottom w:val="single" w:sz="4" w:space="0" w:color="auto"/>
              <w:right w:val="single" w:sz="4" w:space="0" w:color="auto"/>
            </w:tcBorders>
            <w:shd w:val="clear" w:color="auto" w:fill="auto"/>
            <w:noWrap/>
            <w:vAlign w:val="center"/>
            <w:hideMark/>
          </w:tcPr>
          <w:p w14:paraId="71EEC4A3"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RspCode</w:t>
            </w:r>
          </w:p>
        </w:tc>
        <w:tc>
          <w:tcPr>
            <w:tcW w:w="2551" w:type="dxa"/>
            <w:tcBorders>
              <w:top w:val="nil"/>
              <w:left w:val="nil"/>
              <w:bottom w:val="single" w:sz="4" w:space="0" w:color="auto"/>
              <w:right w:val="single" w:sz="4" w:space="0" w:color="auto"/>
            </w:tcBorders>
            <w:shd w:val="clear" w:color="auto" w:fill="auto"/>
            <w:noWrap/>
            <w:vAlign w:val="center"/>
            <w:hideMark/>
          </w:tcPr>
          <w:p w14:paraId="6FFAA802"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7E0C4C3C"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38D58F36"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73E3D65E"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p>
        </w:tc>
      </w:tr>
      <w:tr w:rsidR="00A7767B" w:rsidRPr="009E1CC8" w14:paraId="7BEBD657" w14:textId="77777777" w:rsidTr="0006333C">
        <w:trPr>
          <w:trHeight w:val="270"/>
        </w:trPr>
        <w:tc>
          <w:tcPr>
            <w:tcW w:w="798" w:type="dxa"/>
            <w:tcBorders>
              <w:top w:val="nil"/>
              <w:left w:val="single" w:sz="4" w:space="0" w:color="auto"/>
              <w:bottom w:val="single" w:sz="4" w:space="0" w:color="auto"/>
              <w:right w:val="single" w:sz="4" w:space="0" w:color="auto"/>
            </w:tcBorders>
          </w:tcPr>
          <w:p w14:paraId="54028A71"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085F383"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X40</w:t>
            </w:r>
          </w:p>
        </w:tc>
        <w:tc>
          <w:tcPr>
            <w:tcW w:w="1811" w:type="dxa"/>
            <w:tcBorders>
              <w:top w:val="nil"/>
              <w:left w:val="nil"/>
              <w:bottom w:val="single" w:sz="4" w:space="0" w:color="auto"/>
              <w:right w:val="single" w:sz="4" w:space="0" w:color="auto"/>
            </w:tcBorders>
            <w:shd w:val="clear" w:color="auto" w:fill="auto"/>
            <w:noWrap/>
            <w:vAlign w:val="center"/>
            <w:hideMark/>
          </w:tcPr>
          <w:p w14:paraId="2DDB8FA1"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RspMsg</w:t>
            </w:r>
          </w:p>
        </w:tc>
        <w:tc>
          <w:tcPr>
            <w:tcW w:w="2551" w:type="dxa"/>
            <w:tcBorders>
              <w:top w:val="nil"/>
              <w:left w:val="nil"/>
              <w:bottom w:val="single" w:sz="4" w:space="0" w:color="auto"/>
              <w:right w:val="single" w:sz="4" w:space="0" w:color="auto"/>
            </w:tcBorders>
            <w:shd w:val="clear" w:color="auto" w:fill="auto"/>
            <w:noWrap/>
            <w:vAlign w:val="center"/>
            <w:hideMark/>
          </w:tcPr>
          <w:p w14:paraId="5B21DF51"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3D8104E0"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vAlign w:val="center"/>
            <w:hideMark/>
          </w:tcPr>
          <w:p w14:paraId="19A4CA76"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w:t>
            </w:r>
          </w:p>
        </w:tc>
        <w:tc>
          <w:tcPr>
            <w:tcW w:w="2411" w:type="dxa"/>
            <w:tcBorders>
              <w:top w:val="nil"/>
              <w:left w:val="nil"/>
              <w:bottom w:val="single" w:sz="4" w:space="0" w:color="auto"/>
              <w:right w:val="single" w:sz="4" w:space="0" w:color="auto"/>
            </w:tcBorders>
            <w:shd w:val="clear" w:color="auto" w:fill="auto"/>
            <w:noWrap/>
            <w:hideMark/>
          </w:tcPr>
          <w:p w14:paraId="61F7D679" w14:textId="77777777" w:rsidR="00A7767B" w:rsidRPr="009E1CC8" w:rsidRDefault="00A7767B" w:rsidP="00A7767B">
            <w:pPr>
              <w:widowControl/>
              <w:spacing w:line="240" w:lineRule="auto"/>
              <w:ind w:firstLineChars="0" w:firstLine="0"/>
              <w:jc w:val="left"/>
              <w:rPr>
                <w:rFonts w:ascii="宋体" w:eastAsia="宋体" w:hAnsi="宋体" w:cs="宋体"/>
                <w:color w:val="000000"/>
                <w:kern w:val="0"/>
                <w:sz w:val="20"/>
                <w:szCs w:val="20"/>
              </w:rPr>
            </w:pPr>
          </w:p>
        </w:tc>
      </w:tr>
    </w:tbl>
    <w:p w14:paraId="218AC783" w14:textId="77777777" w:rsidR="005B06E4" w:rsidRPr="009E1CC8" w:rsidRDefault="005B06E4" w:rsidP="007942C6">
      <w:pPr>
        <w:ind w:firstLine="480"/>
      </w:pPr>
    </w:p>
    <w:p w14:paraId="6414A276" w14:textId="77777777" w:rsidR="0096390C" w:rsidRPr="009E1CC8" w:rsidRDefault="0096390C" w:rsidP="0096390C">
      <w:pPr>
        <w:pStyle w:val="3"/>
        <w:numPr>
          <w:ilvl w:val="2"/>
          <w:numId w:val="4"/>
        </w:numPr>
        <w:ind w:left="0" w:firstLineChars="0" w:firstLine="0"/>
      </w:pPr>
      <w:bookmarkStart w:id="56" w:name="_Toc475106250"/>
      <w:r w:rsidRPr="009E1CC8">
        <w:rPr>
          <w:rFonts w:hint="eastAsia"/>
        </w:rPr>
        <w:t>流水推送</w:t>
      </w:r>
      <w:r w:rsidRPr="009E1CC8">
        <w:rPr>
          <w:rFonts w:hint="eastAsia"/>
        </w:rPr>
        <w:t>/</w:t>
      </w:r>
      <w:r w:rsidRPr="009E1CC8">
        <w:rPr>
          <w:rFonts w:hint="eastAsia"/>
        </w:rPr>
        <w:t>对账</w:t>
      </w:r>
      <w:bookmarkEnd w:id="56"/>
    </w:p>
    <w:p w14:paraId="06A979B7" w14:textId="77777777" w:rsidR="0096390C" w:rsidRPr="009E1CC8" w:rsidRDefault="0096390C" w:rsidP="0096390C">
      <w:pPr>
        <w:pStyle w:val="4"/>
        <w:numPr>
          <w:ilvl w:val="3"/>
          <w:numId w:val="4"/>
        </w:numPr>
        <w:ind w:left="0" w:firstLineChars="0" w:firstLine="0"/>
      </w:pPr>
      <w:r w:rsidRPr="009E1CC8">
        <w:rPr>
          <w:rFonts w:hint="eastAsia"/>
        </w:rPr>
        <w:t>推送客户库存变化流水</w:t>
      </w:r>
    </w:p>
    <w:p w14:paraId="2EAF03B9" w14:textId="77777777" w:rsidR="0089519E" w:rsidRPr="009E1CC8" w:rsidRDefault="0089519E" w:rsidP="001643FA">
      <w:pPr>
        <w:ind w:firstLine="482"/>
      </w:pPr>
      <w:r w:rsidRPr="009E1CC8">
        <w:rPr>
          <w:rFonts w:hint="eastAsia"/>
          <w:b/>
        </w:rPr>
        <w:t>功能：</w:t>
      </w:r>
      <w:r w:rsidRPr="009E1CC8">
        <w:rPr>
          <w:rFonts w:hint="eastAsia"/>
        </w:rPr>
        <w:t>推送客户库存变化流水指令用于会员二级系统接收一级系统推送的</w:t>
      </w:r>
      <w:r w:rsidR="008F1FE6" w:rsidRPr="009E1CC8">
        <w:rPr>
          <w:rFonts w:hint="eastAsia"/>
        </w:rPr>
        <w:t>该会员席位下的</w:t>
      </w:r>
      <w:r w:rsidRPr="009E1CC8">
        <w:rPr>
          <w:rFonts w:hint="eastAsia"/>
        </w:rPr>
        <w:t>客户库存变化流水，实时更新客户的库存。</w:t>
      </w:r>
    </w:p>
    <w:p w14:paraId="0B2EAA6D" w14:textId="77777777" w:rsidR="0089519E" w:rsidRPr="009E1CC8" w:rsidRDefault="0089519E" w:rsidP="0089519E">
      <w:pPr>
        <w:ind w:firstLine="480"/>
      </w:pPr>
      <w:r w:rsidRPr="009E1CC8">
        <w:rPr>
          <w:rFonts w:hint="eastAsia"/>
        </w:rPr>
        <w:t>消息体格式如下：</w:t>
      </w:r>
    </w:p>
    <w:tbl>
      <w:tblPr>
        <w:tblW w:w="8986" w:type="dxa"/>
        <w:tblInd w:w="103" w:type="dxa"/>
        <w:tblLook w:val="04A0" w:firstRow="1" w:lastRow="0" w:firstColumn="1" w:lastColumn="0" w:noHBand="0" w:noVBand="1"/>
      </w:tblPr>
      <w:tblGrid>
        <w:gridCol w:w="714"/>
        <w:gridCol w:w="1843"/>
        <w:gridCol w:w="1937"/>
        <w:gridCol w:w="850"/>
        <w:gridCol w:w="3642"/>
      </w:tblGrid>
      <w:tr w:rsidR="007D5A61" w:rsidRPr="009E1CC8" w14:paraId="7D2F2430" w14:textId="77777777" w:rsidTr="00AE496A">
        <w:trPr>
          <w:trHeight w:val="270"/>
          <w:tblHeader/>
        </w:trPr>
        <w:tc>
          <w:tcPr>
            <w:tcW w:w="714"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84CBF63" w14:textId="77777777" w:rsidR="007D5A61" w:rsidRPr="009E1CC8" w:rsidRDefault="007D5A61" w:rsidP="007A1233">
            <w:pPr>
              <w:widowControl/>
              <w:spacing w:line="240" w:lineRule="auto"/>
              <w:ind w:firstLineChars="0" w:firstLine="0"/>
              <w:jc w:val="left"/>
              <w:rPr>
                <w:rFonts w:ascii="宋体" w:eastAsia="宋体" w:hAnsi="宋体" w:cs="宋体"/>
                <w:b/>
                <w:bCs/>
                <w:color w:val="000000"/>
                <w:kern w:val="0"/>
                <w:sz w:val="20"/>
                <w:szCs w:val="20"/>
              </w:rPr>
            </w:pPr>
            <w:r w:rsidRPr="009E1CC8">
              <w:rPr>
                <w:rFonts w:ascii="宋体" w:eastAsia="宋体" w:hAnsi="宋体" w:cs="宋体" w:hint="eastAsia"/>
                <w:b/>
                <w:bCs/>
                <w:color w:val="000000"/>
                <w:kern w:val="0"/>
                <w:sz w:val="20"/>
                <w:szCs w:val="20"/>
              </w:rPr>
              <w:t>域号</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5356FDC0" w14:textId="77777777" w:rsidR="007D5A61" w:rsidRPr="009E1CC8" w:rsidRDefault="007D5A61" w:rsidP="007A1233">
            <w:pPr>
              <w:widowControl/>
              <w:spacing w:line="240" w:lineRule="auto"/>
              <w:ind w:firstLineChars="0" w:firstLine="0"/>
              <w:jc w:val="left"/>
              <w:rPr>
                <w:rFonts w:ascii="宋体" w:eastAsia="宋体" w:hAnsi="宋体" w:cs="宋体"/>
                <w:b/>
                <w:bCs/>
                <w:color w:val="000000"/>
                <w:kern w:val="0"/>
                <w:sz w:val="20"/>
                <w:szCs w:val="20"/>
              </w:rPr>
            </w:pPr>
            <w:r w:rsidRPr="009E1CC8">
              <w:rPr>
                <w:rFonts w:ascii="宋体" w:eastAsia="宋体" w:hAnsi="宋体" w:cs="宋体" w:hint="eastAsia"/>
                <w:b/>
                <w:bCs/>
                <w:color w:val="000000"/>
                <w:kern w:val="0"/>
                <w:sz w:val="20"/>
                <w:szCs w:val="20"/>
              </w:rPr>
              <w:t>域名</w:t>
            </w:r>
          </w:p>
        </w:tc>
        <w:tc>
          <w:tcPr>
            <w:tcW w:w="1937" w:type="dxa"/>
            <w:tcBorders>
              <w:top w:val="single" w:sz="4" w:space="0" w:color="auto"/>
              <w:left w:val="nil"/>
              <w:bottom w:val="single" w:sz="4" w:space="0" w:color="auto"/>
              <w:right w:val="single" w:sz="4" w:space="0" w:color="auto"/>
            </w:tcBorders>
            <w:shd w:val="clear" w:color="000000" w:fill="D9D9D9"/>
            <w:noWrap/>
            <w:vAlign w:val="center"/>
            <w:hideMark/>
          </w:tcPr>
          <w:p w14:paraId="4B517ED9" w14:textId="77777777" w:rsidR="007D5A61" w:rsidRPr="009E1CC8" w:rsidRDefault="004847B6" w:rsidP="007A1233">
            <w:pPr>
              <w:widowControl/>
              <w:spacing w:line="240" w:lineRule="auto"/>
              <w:ind w:firstLineChars="0" w:firstLine="0"/>
              <w:jc w:val="left"/>
              <w:rPr>
                <w:rFonts w:ascii="宋体" w:eastAsia="宋体" w:hAnsi="宋体" w:cs="宋体"/>
                <w:b/>
                <w:bCs/>
                <w:color w:val="000000"/>
                <w:kern w:val="0"/>
                <w:sz w:val="20"/>
                <w:szCs w:val="20"/>
              </w:rPr>
            </w:pPr>
            <w:r w:rsidRPr="009E1CC8">
              <w:rPr>
                <w:rFonts w:ascii="宋体" w:eastAsia="宋体" w:hAnsi="宋体" w:cs="宋体" w:hint="eastAsia"/>
                <w:b/>
                <w:bCs/>
                <w:color w:val="000000"/>
                <w:kern w:val="0"/>
                <w:sz w:val="20"/>
                <w:szCs w:val="20"/>
              </w:rPr>
              <w:t>业务字段名称</w:t>
            </w:r>
          </w:p>
        </w:tc>
        <w:tc>
          <w:tcPr>
            <w:tcW w:w="850" w:type="dxa"/>
            <w:tcBorders>
              <w:top w:val="single" w:sz="4" w:space="0" w:color="auto"/>
              <w:left w:val="nil"/>
              <w:bottom w:val="single" w:sz="4" w:space="0" w:color="auto"/>
              <w:right w:val="single" w:sz="4" w:space="0" w:color="auto"/>
            </w:tcBorders>
            <w:shd w:val="clear" w:color="000000" w:fill="D9D9D9"/>
            <w:noWrap/>
            <w:vAlign w:val="center"/>
            <w:hideMark/>
          </w:tcPr>
          <w:p w14:paraId="107C2B58" w14:textId="77777777" w:rsidR="007D5A61" w:rsidRPr="009E1CC8" w:rsidRDefault="007D5A61" w:rsidP="007A1233">
            <w:pPr>
              <w:widowControl/>
              <w:spacing w:line="240" w:lineRule="auto"/>
              <w:ind w:firstLineChars="0" w:firstLine="0"/>
              <w:jc w:val="left"/>
              <w:rPr>
                <w:rFonts w:ascii="宋体" w:eastAsia="宋体" w:hAnsi="宋体" w:cs="宋体"/>
                <w:b/>
                <w:bCs/>
                <w:color w:val="000000"/>
                <w:kern w:val="0"/>
                <w:sz w:val="20"/>
                <w:szCs w:val="20"/>
              </w:rPr>
            </w:pPr>
            <w:r w:rsidRPr="009E1CC8">
              <w:rPr>
                <w:rFonts w:ascii="宋体" w:eastAsia="宋体" w:hAnsi="宋体" w:cs="宋体" w:hint="eastAsia"/>
                <w:b/>
                <w:bCs/>
                <w:color w:val="000000"/>
                <w:kern w:val="0"/>
                <w:sz w:val="20"/>
                <w:szCs w:val="20"/>
              </w:rPr>
              <w:t>回报</w:t>
            </w:r>
          </w:p>
        </w:tc>
        <w:tc>
          <w:tcPr>
            <w:tcW w:w="3642" w:type="dxa"/>
            <w:tcBorders>
              <w:top w:val="single" w:sz="4" w:space="0" w:color="auto"/>
              <w:left w:val="nil"/>
              <w:bottom w:val="single" w:sz="4" w:space="0" w:color="auto"/>
              <w:right w:val="single" w:sz="4" w:space="0" w:color="auto"/>
            </w:tcBorders>
            <w:shd w:val="clear" w:color="000000" w:fill="D9D9D9"/>
            <w:noWrap/>
            <w:vAlign w:val="center"/>
            <w:hideMark/>
          </w:tcPr>
          <w:p w14:paraId="069780A6" w14:textId="77777777" w:rsidR="007D5A61" w:rsidRPr="009E1CC8" w:rsidRDefault="007D5A61" w:rsidP="007A1233">
            <w:pPr>
              <w:widowControl/>
              <w:spacing w:line="240" w:lineRule="auto"/>
              <w:ind w:firstLineChars="0" w:firstLine="0"/>
              <w:jc w:val="left"/>
              <w:rPr>
                <w:rFonts w:ascii="宋体" w:eastAsia="宋体" w:hAnsi="宋体" w:cs="宋体"/>
                <w:b/>
                <w:bCs/>
                <w:color w:val="000000"/>
                <w:kern w:val="0"/>
                <w:sz w:val="20"/>
                <w:szCs w:val="20"/>
              </w:rPr>
            </w:pPr>
            <w:r w:rsidRPr="009E1CC8">
              <w:rPr>
                <w:rFonts w:ascii="宋体" w:eastAsia="宋体" w:hAnsi="宋体" w:cs="宋体" w:hint="eastAsia"/>
                <w:b/>
                <w:bCs/>
                <w:color w:val="000000"/>
                <w:kern w:val="0"/>
                <w:sz w:val="20"/>
                <w:szCs w:val="20"/>
              </w:rPr>
              <w:t>说明</w:t>
            </w:r>
          </w:p>
        </w:tc>
      </w:tr>
      <w:tr w:rsidR="007D5A61" w:rsidRPr="009E1CC8" w14:paraId="1DC7B020"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148C3502"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M00</w:t>
            </w:r>
          </w:p>
        </w:tc>
        <w:tc>
          <w:tcPr>
            <w:tcW w:w="1843" w:type="dxa"/>
            <w:tcBorders>
              <w:top w:val="nil"/>
              <w:left w:val="nil"/>
              <w:bottom w:val="single" w:sz="4" w:space="0" w:color="auto"/>
              <w:right w:val="single" w:sz="4" w:space="0" w:color="auto"/>
            </w:tcBorders>
            <w:shd w:val="clear" w:color="auto" w:fill="auto"/>
            <w:vAlign w:val="center"/>
            <w:hideMark/>
          </w:tcPr>
          <w:p w14:paraId="61DA5309"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memberID</w:t>
            </w:r>
          </w:p>
        </w:tc>
        <w:tc>
          <w:tcPr>
            <w:tcW w:w="1937" w:type="dxa"/>
            <w:tcBorders>
              <w:top w:val="nil"/>
              <w:left w:val="nil"/>
              <w:bottom w:val="single" w:sz="4" w:space="0" w:color="auto"/>
              <w:right w:val="single" w:sz="4" w:space="0" w:color="auto"/>
            </w:tcBorders>
            <w:shd w:val="clear" w:color="auto" w:fill="auto"/>
            <w:noWrap/>
            <w:vAlign w:val="center"/>
            <w:hideMark/>
          </w:tcPr>
          <w:p w14:paraId="0FB05AC9"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会员代码</w:t>
            </w:r>
          </w:p>
        </w:tc>
        <w:tc>
          <w:tcPr>
            <w:tcW w:w="850" w:type="dxa"/>
            <w:tcBorders>
              <w:top w:val="nil"/>
              <w:left w:val="nil"/>
              <w:bottom w:val="single" w:sz="4" w:space="0" w:color="auto"/>
              <w:right w:val="single" w:sz="4" w:space="0" w:color="auto"/>
            </w:tcBorders>
            <w:shd w:val="clear" w:color="auto" w:fill="auto"/>
            <w:vAlign w:val="center"/>
            <w:hideMark/>
          </w:tcPr>
          <w:p w14:paraId="7B9794AD"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012FB1E1"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9E1CC8" w14:paraId="6F4817E1"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tcPr>
          <w:p w14:paraId="10BC75A0" w14:textId="77777777" w:rsidR="007D5A61" w:rsidRPr="009E1CC8" w:rsidRDefault="007D5A61" w:rsidP="0075261B">
            <w:pPr>
              <w:spacing w:line="240" w:lineRule="auto"/>
              <w:ind w:firstLineChars="0" w:firstLine="0"/>
              <w:rPr>
                <w:rFonts w:asciiTheme="minorEastAsia" w:hAnsiTheme="minorEastAsia"/>
                <w:color w:val="000000"/>
                <w:sz w:val="20"/>
                <w:szCs w:val="20"/>
              </w:rPr>
            </w:pPr>
            <w:r w:rsidRPr="009E1CC8">
              <w:rPr>
                <w:rFonts w:asciiTheme="minorEastAsia" w:hAnsiTheme="minorEastAsia" w:hint="eastAsia"/>
                <w:color w:val="000000"/>
                <w:sz w:val="20"/>
                <w:szCs w:val="20"/>
              </w:rPr>
              <w:t>M20</w:t>
            </w:r>
          </w:p>
        </w:tc>
        <w:tc>
          <w:tcPr>
            <w:tcW w:w="1843" w:type="dxa"/>
            <w:tcBorders>
              <w:top w:val="nil"/>
              <w:left w:val="nil"/>
              <w:bottom w:val="single" w:sz="4" w:space="0" w:color="auto"/>
              <w:right w:val="single" w:sz="4" w:space="0" w:color="auto"/>
            </w:tcBorders>
            <w:shd w:val="clear" w:color="auto" w:fill="auto"/>
            <w:vAlign w:val="center"/>
          </w:tcPr>
          <w:p w14:paraId="28F92A5E" w14:textId="77777777" w:rsidR="007D5A61" w:rsidRPr="009E1CC8" w:rsidRDefault="007D5A61" w:rsidP="0075261B">
            <w:pPr>
              <w:spacing w:line="240" w:lineRule="auto"/>
              <w:ind w:firstLineChars="0" w:firstLine="0"/>
              <w:rPr>
                <w:rFonts w:asciiTheme="minorEastAsia" w:hAnsiTheme="minorEastAsia"/>
                <w:color w:val="000000"/>
                <w:sz w:val="21"/>
                <w:szCs w:val="21"/>
              </w:rPr>
            </w:pPr>
            <w:r w:rsidRPr="009E1CC8">
              <w:rPr>
                <w:rFonts w:asciiTheme="minorEastAsia" w:hAnsiTheme="minorEastAsia"/>
                <w:color w:val="000000"/>
                <w:sz w:val="21"/>
                <w:szCs w:val="21"/>
              </w:rPr>
              <w:t>seatID</w:t>
            </w:r>
          </w:p>
        </w:tc>
        <w:tc>
          <w:tcPr>
            <w:tcW w:w="1937" w:type="dxa"/>
            <w:tcBorders>
              <w:top w:val="nil"/>
              <w:left w:val="nil"/>
              <w:bottom w:val="single" w:sz="4" w:space="0" w:color="auto"/>
              <w:right w:val="single" w:sz="4" w:space="0" w:color="auto"/>
            </w:tcBorders>
            <w:shd w:val="clear" w:color="auto" w:fill="auto"/>
            <w:noWrap/>
            <w:vAlign w:val="center"/>
          </w:tcPr>
          <w:p w14:paraId="79DB32EC" w14:textId="77777777" w:rsidR="007D5A61" w:rsidRPr="009E1CC8" w:rsidRDefault="007D5A61" w:rsidP="0075261B">
            <w:pPr>
              <w:widowControl/>
              <w:spacing w:line="240" w:lineRule="auto"/>
              <w:ind w:firstLineChars="0" w:firstLine="0"/>
              <w:jc w:val="left"/>
              <w:rPr>
                <w:rFonts w:asciiTheme="minorEastAsia" w:hAnsiTheme="minorEastAsia" w:cs="宋体"/>
                <w:color w:val="000000"/>
                <w:kern w:val="0"/>
                <w:sz w:val="20"/>
                <w:szCs w:val="20"/>
              </w:rPr>
            </w:pPr>
            <w:r w:rsidRPr="009E1CC8">
              <w:rPr>
                <w:rFonts w:asciiTheme="minorEastAsia" w:hAnsiTheme="minorEastAsia" w:cs="宋体" w:hint="eastAsia"/>
                <w:color w:val="000000"/>
                <w:kern w:val="0"/>
                <w:sz w:val="20"/>
                <w:szCs w:val="20"/>
              </w:rPr>
              <w:t>席位代码</w:t>
            </w:r>
          </w:p>
        </w:tc>
        <w:tc>
          <w:tcPr>
            <w:tcW w:w="850" w:type="dxa"/>
            <w:tcBorders>
              <w:top w:val="nil"/>
              <w:left w:val="nil"/>
              <w:bottom w:val="single" w:sz="4" w:space="0" w:color="auto"/>
              <w:right w:val="single" w:sz="4" w:space="0" w:color="auto"/>
            </w:tcBorders>
            <w:shd w:val="clear" w:color="auto" w:fill="auto"/>
            <w:vAlign w:val="center"/>
          </w:tcPr>
          <w:p w14:paraId="693D76F7" w14:textId="77777777" w:rsidR="007D5A61" w:rsidRPr="009E1CC8" w:rsidRDefault="007D5A61" w:rsidP="0075261B">
            <w:pPr>
              <w:spacing w:line="240" w:lineRule="auto"/>
              <w:ind w:firstLineChars="0" w:firstLine="0"/>
              <w:rPr>
                <w:rFonts w:asciiTheme="minorEastAsia" w:hAnsiTheme="minorEastAsia"/>
                <w:color w:val="000000"/>
                <w:sz w:val="21"/>
                <w:szCs w:val="21"/>
              </w:rPr>
            </w:pPr>
            <w:r w:rsidRPr="009E1CC8">
              <w:rPr>
                <w:rFonts w:asciiTheme="minorEastAsia" w:hAnsiTheme="minorEastAsia" w:hint="eastAsia"/>
                <w:color w:val="000000"/>
                <w:sz w:val="21"/>
                <w:szCs w:val="21"/>
              </w:rPr>
              <w:t>M</w:t>
            </w:r>
          </w:p>
        </w:tc>
        <w:tc>
          <w:tcPr>
            <w:tcW w:w="3642" w:type="dxa"/>
            <w:tcBorders>
              <w:top w:val="nil"/>
              <w:left w:val="nil"/>
              <w:bottom w:val="single" w:sz="4" w:space="0" w:color="auto"/>
              <w:right w:val="single" w:sz="4" w:space="0" w:color="auto"/>
            </w:tcBorders>
            <w:shd w:val="clear" w:color="auto" w:fill="auto"/>
            <w:noWrap/>
          </w:tcPr>
          <w:p w14:paraId="7609C143" w14:textId="77777777" w:rsidR="007D5A61" w:rsidRPr="009E1CC8" w:rsidRDefault="007D5A61" w:rsidP="0075261B">
            <w:pPr>
              <w:spacing w:line="240" w:lineRule="auto"/>
              <w:ind w:firstLineChars="0" w:firstLine="0"/>
              <w:rPr>
                <w:rFonts w:asciiTheme="minorEastAsia" w:hAnsiTheme="minorEastAsia"/>
                <w:sz w:val="20"/>
              </w:rPr>
            </w:pPr>
          </w:p>
        </w:tc>
      </w:tr>
      <w:tr w:rsidR="007D5A61" w:rsidRPr="009E1CC8" w14:paraId="14B351B9"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3BC90C59"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T13</w:t>
            </w:r>
          </w:p>
        </w:tc>
        <w:tc>
          <w:tcPr>
            <w:tcW w:w="1843" w:type="dxa"/>
            <w:tcBorders>
              <w:top w:val="nil"/>
              <w:left w:val="nil"/>
              <w:bottom w:val="single" w:sz="4" w:space="0" w:color="auto"/>
              <w:right w:val="single" w:sz="4" w:space="0" w:color="auto"/>
            </w:tcBorders>
            <w:shd w:val="clear" w:color="auto" w:fill="auto"/>
            <w:noWrap/>
            <w:vAlign w:val="center"/>
            <w:hideMark/>
          </w:tcPr>
          <w:p w14:paraId="2AEB84AE"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tradeDate</w:t>
            </w:r>
          </w:p>
        </w:tc>
        <w:tc>
          <w:tcPr>
            <w:tcW w:w="1937" w:type="dxa"/>
            <w:tcBorders>
              <w:top w:val="nil"/>
              <w:left w:val="nil"/>
              <w:bottom w:val="single" w:sz="4" w:space="0" w:color="auto"/>
              <w:right w:val="single" w:sz="4" w:space="0" w:color="auto"/>
            </w:tcBorders>
            <w:shd w:val="clear" w:color="auto" w:fill="auto"/>
            <w:noWrap/>
            <w:vAlign w:val="center"/>
            <w:hideMark/>
          </w:tcPr>
          <w:p w14:paraId="284DD297"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交易日期</w:t>
            </w:r>
          </w:p>
        </w:tc>
        <w:tc>
          <w:tcPr>
            <w:tcW w:w="850" w:type="dxa"/>
            <w:tcBorders>
              <w:top w:val="nil"/>
              <w:left w:val="nil"/>
              <w:bottom w:val="single" w:sz="4" w:space="0" w:color="auto"/>
              <w:right w:val="single" w:sz="4" w:space="0" w:color="auto"/>
            </w:tcBorders>
            <w:shd w:val="clear" w:color="auto" w:fill="auto"/>
            <w:noWrap/>
            <w:vAlign w:val="center"/>
            <w:hideMark/>
          </w:tcPr>
          <w:p w14:paraId="4C94BA5B"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00BE0430"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9E1CC8" w14:paraId="26761383"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3E52E719"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T80</w:t>
            </w:r>
          </w:p>
        </w:tc>
        <w:tc>
          <w:tcPr>
            <w:tcW w:w="1843" w:type="dxa"/>
            <w:tcBorders>
              <w:top w:val="nil"/>
              <w:left w:val="nil"/>
              <w:bottom w:val="single" w:sz="4" w:space="0" w:color="auto"/>
              <w:right w:val="single" w:sz="4" w:space="0" w:color="auto"/>
            </w:tcBorders>
            <w:shd w:val="clear" w:color="auto" w:fill="auto"/>
            <w:vAlign w:val="center"/>
            <w:hideMark/>
          </w:tcPr>
          <w:p w14:paraId="0D78749A"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seqNo2</w:t>
            </w:r>
          </w:p>
        </w:tc>
        <w:tc>
          <w:tcPr>
            <w:tcW w:w="1937" w:type="dxa"/>
            <w:tcBorders>
              <w:top w:val="nil"/>
              <w:left w:val="nil"/>
              <w:bottom w:val="single" w:sz="4" w:space="0" w:color="auto"/>
              <w:right w:val="single" w:sz="4" w:space="0" w:color="auto"/>
            </w:tcBorders>
            <w:shd w:val="clear" w:color="auto" w:fill="auto"/>
            <w:noWrap/>
            <w:vAlign w:val="center"/>
            <w:hideMark/>
          </w:tcPr>
          <w:p w14:paraId="611DF0E4"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流水</w:t>
            </w:r>
            <w:r w:rsidR="006928C5" w:rsidRPr="009E1CC8">
              <w:rPr>
                <w:rFonts w:ascii="宋体" w:eastAsia="宋体" w:hAnsi="宋体" w:cs="宋体" w:hint="eastAsia"/>
                <w:color w:val="000000"/>
                <w:kern w:val="0"/>
                <w:sz w:val="20"/>
                <w:szCs w:val="20"/>
              </w:rPr>
              <w:t>序</w:t>
            </w:r>
            <w:r w:rsidRPr="009E1CC8">
              <w:rPr>
                <w:rFonts w:ascii="宋体" w:eastAsia="宋体" w:hAnsi="宋体" w:cs="宋体" w:hint="eastAsia"/>
                <w:color w:val="000000"/>
                <w:kern w:val="0"/>
                <w:sz w:val="20"/>
                <w:szCs w:val="20"/>
              </w:rPr>
              <w:t>号</w:t>
            </w:r>
          </w:p>
        </w:tc>
        <w:tc>
          <w:tcPr>
            <w:tcW w:w="850" w:type="dxa"/>
            <w:tcBorders>
              <w:top w:val="nil"/>
              <w:left w:val="nil"/>
              <w:bottom w:val="single" w:sz="4" w:space="0" w:color="auto"/>
              <w:right w:val="single" w:sz="4" w:space="0" w:color="auto"/>
            </w:tcBorders>
            <w:shd w:val="clear" w:color="auto" w:fill="auto"/>
            <w:noWrap/>
            <w:vAlign w:val="center"/>
            <w:hideMark/>
          </w:tcPr>
          <w:p w14:paraId="54AF3677"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60C952B0"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9E1CC8" w14:paraId="51D6970F"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1AD75FCF"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K04</w:t>
            </w:r>
          </w:p>
        </w:tc>
        <w:tc>
          <w:tcPr>
            <w:tcW w:w="1843" w:type="dxa"/>
            <w:tcBorders>
              <w:top w:val="nil"/>
              <w:left w:val="nil"/>
              <w:bottom w:val="single" w:sz="4" w:space="0" w:color="auto"/>
              <w:right w:val="single" w:sz="4" w:space="0" w:color="auto"/>
            </w:tcBorders>
            <w:shd w:val="clear" w:color="auto" w:fill="auto"/>
            <w:vAlign w:val="center"/>
            <w:hideMark/>
          </w:tcPr>
          <w:p w14:paraId="53834C29"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sheetNo</w:t>
            </w:r>
          </w:p>
        </w:tc>
        <w:tc>
          <w:tcPr>
            <w:tcW w:w="1937" w:type="dxa"/>
            <w:tcBorders>
              <w:top w:val="nil"/>
              <w:left w:val="nil"/>
              <w:bottom w:val="single" w:sz="4" w:space="0" w:color="auto"/>
              <w:right w:val="single" w:sz="4" w:space="0" w:color="auto"/>
            </w:tcBorders>
            <w:shd w:val="clear" w:color="auto" w:fill="auto"/>
            <w:noWrap/>
            <w:vAlign w:val="center"/>
            <w:hideMark/>
          </w:tcPr>
          <w:p w14:paraId="6F0D9111"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单据编号</w:t>
            </w:r>
          </w:p>
        </w:tc>
        <w:tc>
          <w:tcPr>
            <w:tcW w:w="850" w:type="dxa"/>
            <w:tcBorders>
              <w:top w:val="nil"/>
              <w:left w:val="nil"/>
              <w:bottom w:val="single" w:sz="4" w:space="0" w:color="auto"/>
              <w:right w:val="single" w:sz="4" w:space="0" w:color="auto"/>
            </w:tcBorders>
            <w:shd w:val="clear" w:color="auto" w:fill="auto"/>
            <w:noWrap/>
            <w:vAlign w:val="center"/>
            <w:hideMark/>
          </w:tcPr>
          <w:p w14:paraId="768320A6"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tcPr>
          <w:p w14:paraId="1F887AAA" w14:textId="77777777" w:rsidR="007D5A61" w:rsidRPr="009E1CC8" w:rsidRDefault="006928C5" w:rsidP="0067375B">
            <w:pPr>
              <w:widowControl/>
              <w:spacing w:line="240" w:lineRule="auto"/>
              <w:ind w:firstLineChars="0" w:firstLine="0"/>
              <w:jc w:val="left"/>
              <w:rPr>
                <w:rFonts w:asciiTheme="minorEastAsia" w:hAnsiTheme="minorEastAsia" w:cs="宋体"/>
                <w:color w:val="000000"/>
                <w:kern w:val="0"/>
                <w:sz w:val="20"/>
                <w:szCs w:val="20"/>
              </w:rPr>
            </w:pPr>
            <w:r w:rsidRPr="009E1CC8">
              <w:rPr>
                <w:rFonts w:asciiTheme="minorEastAsia" w:hAnsiTheme="minorEastAsia" w:cs="宋体" w:hint="eastAsia"/>
                <w:color w:val="000000"/>
                <w:kern w:val="0"/>
                <w:sz w:val="20"/>
                <w:szCs w:val="20"/>
              </w:rPr>
              <w:t>现货实盘交易成交单、交割单</w:t>
            </w:r>
            <w:r w:rsidR="0067375B" w:rsidRPr="009E1CC8">
              <w:rPr>
                <w:rFonts w:asciiTheme="minorEastAsia" w:hAnsiTheme="minorEastAsia" w:cs="宋体" w:hint="eastAsia"/>
                <w:color w:val="000000"/>
                <w:kern w:val="0"/>
                <w:sz w:val="20"/>
                <w:szCs w:val="20"/>
              </w:rPr>
              <w:t>、询价</w:t>
            </w:r>
            <w:r w:rsidR="00FF1804" w:rsidRPr="009E1CC8">
              <w:rPr>
                <w:rFonts w:asciiTheme="minorEastAsia" w:hAnsiTheme="minorEastAsia" w:cs="宋体" w:hint="eastAsia"/>
                <w:color w:val="000000"/>
                <w:kern w:val="0"/>
                <w:sz w:val="20"/>
                <w:szCs w:val="20"/>
              </w:rPr>
              <w:t>清算单</w:t>
            </w:r>
            <w:r w:rsidRPr="009E1CC8">
              <w:rPr>
                <w:rFonts w:asciiTheme="minorEastAsia" w:hAnsiTheme="minorEastAsia" w:cs="宋体" w:hint="eastAsia"/>
                <w:color w:val="000000"/>
                <w:kern w:val="0"/>
                <w:sz w:val="20"/>
                <w:szCs w:val="20"/>
              </w:rPr>
              <w:t>、各种仓储业务</w:t>
            </w:r>
            <w:r w:rsidR="0067375B" w:rsidRPr="009E1CC8">
              <w:rPr>
                <w:rFonts w:asciiTheme="minorEastAsia" w:hAnsiTheme="minorEastAsia" w:cs="宋体" w:hint="eastAsia"/>
                <w:color w:val="000000"/>
                <w:kern w:val="0"/>
                <w:sz w:val="20"/>
                <w:szCs w:val="20"/>
              </w:rPr>
              <w:t>对应</w:t>
            </w:r>
            <w:r w:rsidRPr="009E1CC8">
              <w:rPr>
                <w:rFonts w:asciiTheme="minorEastAsia" w:hAnsiTheme="minorEastAsia" w:cs="宋体" w:hint="eastAsia"/>
                <w:color w:val="000000"/>
                <w:kern w:val="0"/>
                <w:sz w:val="20"/>
                <w:szCs w:val="20"/>
              </w:rPr>
              <w:t>单据</w:t>
            </w:r>
            <w:r w:rsidR="0067375B" w:rsidRPr="009E1CC8">
              <w:rPr>
                <w:rFonts w:asciiTheme="minorEastAsia" w:hAnsiTheme="minorEastAsia" w:cs="宋体" w:hint="eastAsia"/>
                <w:color w:val="000000"/>
                <w:kern w:val="0"/>
                <w:sz w:val="20"/>
                <w:szCs w:val="20"/>
              </w:rPr>
              <w:t>的</w:t>
            </w:r>
            <w:r w:rsidRPr="009E1CC8">
              <w:rPr>
                <w:rFonts w:asciiTheme="minorEastAsia" w:hAnsiTheme="minorEastAsia" w:cs="宋体" w:hint="eastAsia"/>
                <w:color w:val="000000"/>
                <w:kern w:val="0"/>
                <w:sz w:val="20"/>
                <w:szCs w:val="20"/>
              </w:rPr>
              <w:t>编号。</w:t>
            </w:r>
          </w:p>
        </w:tc>
      </w:tr>
      <w:tr w:rsidR="007D5A61" w:rsidRPr="009E1CC8" w14:paraId="3F18E639"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306E0958"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M30</w:t>
            </w:r>
          </w:p>
        </w:tc>
        <w:tc>
          <w:tcPr>
            <w:tcW w:w="1843" w:type="dxa"/>
            <w:tcBorders>
              <w:top w:val="nil"/>
              <w:left w:val="nil"/>
              <w:bottom w:val="single" w:sz="4" w:space="0" w:color="auto"/>
              <w:right w:val="single" w:sz="4" w:space="0" w:color="auto"/>
            </w:tcBorders>
            <w:shd w:val="clear" w:color="auto" w:fill="auto"/>
            <w:noWrap/>
            <w:vAlign w:val="center"/>
            <w:hideMark/>
          </w:tcPr>
          <w:p w14:paraId="08694838"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clientID</w:t>
            </w:r>
          </w:p>
        </w:tc>
        <w:tc>
          <w:tcPr>
            <w:tcW w:w="1937" w:type="dxa"/>
            <w:tcBorders>
              <w:top w:val="nil"/>
              <w:left w:val="nil"/>
              <w:bottom w:val="single" w:sz="4" w:space="0" w:color="auto"/>
              <w:right w:val="single" w:sz="4" w:space="0" w:color="auto"/>
            </w:tcBorders>
            <w:shd w:val="clear" w:color="auto" w:fill="auto"/>
            <w:noWrap/>
            <w:vAlign w:val="center"/>
            <w:hideMark/>
          </w:tcPr>
          <w:p w14:paraId="4A043840"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客户代码</w:t>
            </w:r>
          </w:p>
        </w:tc>
        <w:tc>
          <w:tcPr>
            <w:tcW w:w="850" w:type="dxa"/>
            <w:tcBorders>
              <w:top w:val="nil"/>
              <w:left w:val="nil"/>
              <w:bottom w:val="single" w:sz="4" w:space="0" w:color="auto"/>
              <w:right w:val="single" w:sz="4" w:space="0" w:color="auto"/>
            </w:tcBorders>
            <w:shd w:val="clear" w:color="auto" w:fill="auto"/>
            <w:noWrap/>
            <w:vAlign w:val="center"/>
            <w:hideMark/>
          </w:tcPr>
          <w:p w14:paraId="1EEEDA06"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4C2EEBCD"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3C38B50A"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4C63B059"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K01</w:t>
            </w:r>
          </w:p>
        </w:tc>
        <w:tc>
          <w:tcPr>
            <w:tcW w:w="1843" w:type="dxa"/>
            <w:tcBorders>
              <w:top w:val="nil"/>
              <w:left w:val="nil"/>
              <w:bottom w:val="single" w:sz="4" w:space="0" w:color="auto"/>
              <w:right w:val="single" w:sz="4" w:space="0" w:color="auto"/>
            </w:tcBorders>
            <w:shd w:val="clear" w:color="auto" w:fill="auto"/>
            <w:noWrap/>
            <w:vAlign w:val="center"/>
            <w:hideMark/>
          </w:tcPr>
          <w:p w14:paraId="27712DA9" w14:textId="77777777" w:rsidR="007D5A61" w:rsidRPr="009E1CC8"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storageTransType</w:t>
            </w:r>
          </w:p>
        </w:tc>
        <w:tc>
          <w:tcPr>
            <w:tcW w:w="1937" w:type="dxa"/>
            <w:tcBorders>
              <w:top w:val="nil"/>
              <w:left w:val="nil"/>
              <w:bottom w:val="single" w:sz="4" w:space="0" w:color="auto"/>
              <w:right w:val="single" w:sz="4" w:space="0" w:color="auto"/>
            </w:tcBorders>
            <w:shd w:val="clear" w:color="auto" w:fill="auto"/>
            <w:noWrap/>
            <w:vAlign w:val="center"/>
            <w:hideMark/>
          </w:tcPr>
          <w:p w14:paraId="3BF17261" w14:textId="77777777" w:rsidR="007D5A61" w:rsidRPr="009E1CC8" w:rsidRDefault="005A519D"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客户</w:t>
            </w:r>
            <w:r w:rsidR="00B960C6" w:rsidRPr="009E1CC8">
              <w:rPr>
                <w:sz w:val="20"/>
                <w:szCs w:val="20"/>
              </w:rPr>
              <w:t>库存变化</w:t>
            </w:r>
            <w:r w:rsidR="007D5A61" w:rsidRPr="009E1CC8">
              <w:rPr>
                <w:rFonts w:ascii="宋体" w:eastAsia="宋体" w:hAnsi="宋体" w:cs="宋体" w:hint="eastAsia"/>
                <w:color w:val="000000"/>
                <w:kern w:val="0"/>
                <w:sz w:val="20"/>
                <w:szCs w:val="20"/>
              </w:rPr>
              <w:t>类型</w:t>
            </w:r>
          </w:p>
        </w:tc>
        <w:tc>
          <w:tcPr>
            <w:tcW w:w="850" w:type="dxa"/>
            <w:tcBorders>
              <w:top w:val="nil"/>
              <w:left w:val="nil"/>
              <w:bottom w:val="single" w:sz="4" w:space="0" w:color="auto"/>
              <w:right w:val="single" w:sz="4" w:space="0" w:color="auto"/>
            </w:tcBorders>
            <w:shd w:val="clear" w:color="auto" w:fill="auto"/>
            <w:vAlign w:val="center"/>
            <w:hideMark/>
          </w:tcPr>
          <w:p w14:paraId="38BDBFBE"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6271A0F5"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09CDD5FE"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668618E5"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V00</w:t>
            </w:r>
          </w:p>
        </w:tc>
        <w:tc>
          <w:tcPr>
            <w:tcW w:w="1843" w:type="dxa"/>
            <w:tcBorders>
              <w:top w:val="nil"/>
              <w:left w:val="nil"/>
              <w:bottom w:val="single" w:sz="4" w:space="0" w:color="auto"/>
              <w:right w:val="single" w:sz="4" w:space="0" w:color="auto"/>
            </w:tcBorders>
            <w:shd w:val="clear" w:color="auto" w:fill="auto"/>
            <w:vAlign w:val="center"/>
            <w:hideMark/>
          </w:tcPr>
          <w:p w14:paraId="41760858"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varietyID</w:t>
            </w:r>
          </w:p>
        </w:tc>
        <w:tc>
          <w:tcPr>
            <w:tcW w:w="1937" w:type="dxa"/>
            <w:tcBorders>
              <w:top w:val="nil"/>
              <w:left w:val="nil"/>
              <w:bottom w:val="single" w:sz="4" w:space="0" w:color="auto"/>
              <w:right w:val="single" w:sz="4" w:space="0" w:color="auto"/>
            </w:tcBorders>
            <w:shd w:val="clear" w:color="auto" w:fill="auto"/>
            <w:noWrap/>
            <w:vAlign w:val="center"/>
            <w:hideMark/>
          </w:tcPr>
          <w:p w14:paraId="682AFB2C"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品种代码</w:t>
            </w:r>
          </w:p>
        </w:tc>
        <w:tc>
          <w:tcPr>
            <w:tcW w:w="850" w:type="dxa"/>
            <w:tcBorders>
              <w:top w:val="nil"/>
              <w:left w:val="nil"/>
              <w:bottom w:val="single" w:sz="4" w:space="0" w:color="auto"/>
              <w:right w:val="single" w:sz="4" w:space="0" w:color="auto"/>
            </w:tcBorders>
            <w:shd w:val="clear" w:color="auto" w:fill="auto"/>
            <w:vAlign w:val="center"/>
            <w:hideMark/>
          </w:tcPr>
          <w:p w14:paraId="53F2B3B4"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20E4EFBC" w14:textId="77777777" w:rsidR="007D5A61" w:rsidRPr="007A1233" w:rsidRDefault="005A519D" w:rsidP="005A51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可以是交割品种代码或者保管品种代码。</w:t>
            </w:r>
          </w:p>
        </w:tc>
      </w:tr>
      <w:tr w:rsidR="007D5A61" w:rsidRPr="007A1233" w14:paraId="6321262D"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38972AD2"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W00</w:t>
            </w:r>
          </w:p>
        </w:tc>
        <w:tc>
          <w:tcPr>
            <w:tcW w:w="1843" w:type="dxa"/>
            <w:tcBorders>
              <w:top w:val="nil"/>
              <w:left w:val="nil"/>
              <w:bottom w:val="single" w:sz="4" w:space="0" w:color="auto"/>
              <w:right w:val="single" w:sz="4" w:space="0" w:color="auto"/>
            </w:tcBorders>
            <w:shd w:val="clear" w:color="auto" w:fill="auto"/>
            <w:vAlign w:val="center"/>
            <w:hideMark/>
          </w:tcPr>
          <w:p w14:paraId="1A5280F3"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warehouseID</w:t>
            </w:r>
          </w:p>
        </w:tc>
        <w:tc>
          <w:tcPr>
            <w:tcW w:w="1937" w:type="dxa"/>
            <w:tcBorders>
              <w:top w:val="nil"/>
              <w:left w:val="nil"/>
              <w:bottom w:val="single" w:sz="4" w:space="0" w:color="auto"/>
              <w:right w:val="single" w:sz="4" w:space="0" w:color="auto"/>
            </w:tcBorders>
            <w:shd w:val="clear" w:color="auto" w:fill="auto"/>
            <w:noWrap/>
            <w:vAlign w:val="center"/>
            <w:hideMark/>
          </w:tcPr>
          <w:p w14:paraId="6A29A8C4"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仓库代码</w:t>
            </w:r>
          </w:p>
        </w:tc>
        <w:tc>
          <w:tcPr>
            <w:tcW w:w="850" w:type="dxa"/>
            <w:tcBorders>
              <w:top w:val="nil"/>
              <w:left w:val="nil"/>
              <w:bottom w:val="single" w:sz="4" w:space="0" w:color="auto"/>
              <w:right w:val="single" w:sz="4" w:space="0" w:color="auto"/>
            </w:tcBorders>
            <w:shd w:val="clear" w:color="auto" w:fill="auto"/>
            <w:vAlign w:val="center"/>
            <w:hideMark/>
          </w:tcPr>
          <w:p w14:paraId="5B3C53C6"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3466B456"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65CED618"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09C26B83"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T52</w:t>
            </w:r>
          </w:p>
        </w:tc>
        <w:tc>
          <w:tcPr>
            <w:tcW w:w="1843" w:type="dxa"/>
            <w:tcBorders>
              <w:top w:val="nil"/>
              <w:left w:val="nil"/>
              <w:bottom w:val="single" w:sz="4" w:space="0" w:color="auto"/>
              <w:right w:val="single" w:sz="4" w:space="0" w:color="auto"/>
            </w:tcBorders>
            <w:shd w:val="clear" w:color="auto" w:fill="auto"/>
            <w:noWrap/>
            <w:vAlign w:val="center"/>
            <w:hideMark/>
          </w:tcPr>
          <w:p w14:paraId="02A327EE"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stdWeight</w:t>
            </w:r>
          </w:p>
        </w:tc>
        <w:tc>
          <w:tcPr>
            <w:tcW w:w="1937" w:type="dxa"/>
            <w:tcBorders>
              <w:top w:val="nil"/>
              <w:left w:val="nil"/>
              <w:bottom w:val="single" w:sz="4" w:space="0" w:color="auto"/>
              <w:right w:val="single" w:sz="4" w:space="0" w:color="auto"/>
            </w:tcBorders>
            <w:shd w:val="clear" w:color="auto" w:fill="auto"/>
            <w:noWrap/>
            <w:vAlign w:val="center"/>
            <w:hideMark/>
          </w:tcPr>
          <w:p w14:paraId="483F96CC"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发生标准重量</w:t>
            </w:r>
          </w:p>
        </w:tc>
        <w:tc>
          <w:tcPr>
            <w:tcW w:w="850" w:type="dxa"/>
            <w:tcBorders>
              <w:top w:val="nil"/>
              <w:left w:val="nil"/>
              <w:bottom w:val="single" w:sz="4" w:space="0" w:color="auto"/>
              <w:right w:val="single" w:sz="4" w:space="0" w:color="auto"/>
            </w:tcBorders>
            <w:shd w:val="clear" w:color="auto" w:fill="auto"/>
            <w:vAlign w:val="center"/>
            <w:hideMark/>
          </w:tcPr>
          <w:p w14:paraId="4A88F8F0"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03C2DE17"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2265D536"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4AF84A55"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T50</w:t>
            </w:r>
          </w:p>
        </w:tc>
        <w:tc>
          <w:tcPr>
            <w:tcW w:w="1843" w:type="dxa"/>
            <w:tcBorders>
              <w:top w:val="nil"/>
              <w:left w:val="nil"/>
              <w:bottom w:val="single" w:sz="4" w:space="0" w:color="auto"/>
              <w:right w:val="single" w:sz="4" w:space="0" w:color="auto"/>
            </w:tcBorders>
            <w:shd w:val="clear" w:color="auto" w:fill="auto"/>
            <w:vAlign w:val="center"/>
            <w:hideMark/>
          </w:tcPr>
          <w:p w14:paraId="32488322"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actualWeight</w:t>
            </w:r>
          </w:p>
        </w:tc>
        <w:tc>
          <w:tcPr>
            <w:tcW w:w="1937" w:type="dxa"/>
            <w:tcBorders>
              <w:top w:val="nil"/>
              <w:left w:val="nil"/>
              <w:bottom w:val="single" w:sz="4" w:space="0" w:color="auto"/>
              <w:right w:val="single" w:sz="4" w:space="0" w:color="auto"/>
            </w:tcBorders>
            <w:shd w:val="clear" w:color="auto" w:fill="auto"/>
            <w:noWrap/>
            <w:vAlign w:val="center"/>
            <w:hideMark/>
          </w:tcPr>
          <w:p w14:paraId="22DB8A8B"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发生实际重量</w:t>
            </w:r>
          </w:p>
        </w:tc>
        <w:tc>
          <w:tcPr>
            <w:tcW w:w="850" w:type="dxa"/>
            <w:tcBorders>
              <w:top w:val="nil"/>
              <w:left w:val="nil"/>
              <w:bottom w:val="single" w:sz="4" w:space="0" w:color="auto"/>
              <w:right w:val="single" w:sz="4" w:space="0" w:color="auto"/>
            </w:tcBorders>
            <w:shd w:val="clear" w:color="auto" w:fill="auto"/>
            <w:vAlign w:val="center"/>
            <w:hideMark/>
          </w:tcPr>
          <w:p w14:paraId="5B5EAC25"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59FEE361"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451A89E6"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37B12B58"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S16</w:t>
            </w:r>
          </w:p>
        </w:tc>
        <w:tc>
          <w:tcPr>
            <w:tcW w:w="1843" w:type="dxa"/>
            <w:tcBorders>
              <w:top w:val="nil"/>
              <w:left w:val="nil"/>
              <w:bottom w:val="single" w:sz="4" w:space="0" w:color="auto"/>
              <w:right w:val="single" w:sz="4" w:space="0" w:color="auto"/>
            </w:tcBorders>
            <w:shd w:val="clear" w:color="auto" w:fill="auto"/>
            <w:noWrap/>
            <w:vAlign w:val="center"/>
            <w:hideMark/>
          </w:tcPr>
          <w:p w14:paraId="22D8A7B0"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sumStore</w:t>
            </w:r>
          </w:p>
        </w:tc>
        <w:tc>
          <w:tcPr>
            <w:tcW w:w="1937" w:type="dxa"/>
            <w:tcBorders>
              <w:top w:val="nil"/>
              <w:left w:val="nil"/>
              <w:bottom w:val="single" w:sz="4" w:space="0" w:color="auto"/>
              <w:right w:val="single" w:sz="4" w:space="0" w:color="auto"/>
            </w:tcBorders>
            <w:shd w:val="clear" w:color="auto" w:fill="auto"/>
            <w:noWrap/>
            <w:vAlign w:val="center"/>
            <w:hideMark/>
          </w:tcPr>
          <w:p w14:paraId="6CA5C0CF"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库存余量</w:t>
            </w:r>
          </w:p>
        </w:tc>
        <w:tc>
          <w:tcPr>
            <w:tcW w:w="850" w:type="dxa"/>
            <w:tcBorders>
              <w:top w:val="nil"/>
              <w:left w:val="nil"/>
              <w:bottom w:val="single" w:sz="4" w:space="0" w:color="auto"/>
              <w:right w:val="single" w:sz="4" w:space="0" w:color="auto"/>
            </w:tcBorders>
            <w:shd w:val="clear" w:color="auto" w:fill="auto"/>
            <w:vAlign w:val="center"/>
            <w:hideMark/>
          </w:tcPr>
          <w:p w14:paraId="2DE2B60B"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6D6E8CC0"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5E8EAD4E"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262928FA"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T16</w:t>
            </w:r>
          </w:p>
        </w:tc>
        <w:tc>
          <w:tcPr>
            <w:tcW w:w="1843" w:type="dxa"/>
            <w:tcBorders>
              <w:top w:val="nil"/>
              <w:left w:val="nil"/>
              <w:bottom w:val="single" w:sz="4" w:space="0" w:color="auto"/>
              <w:right w:val="single" w:sz="4" w:space="0" w:color="auto"/>
            </w:tcBorders>
            <w:shd w:val="clear" w:color="auto" w:fill="auto"/>
            <w:vAlign w:val="center"/>
            <w:hideMark/>
          </w:tcPr>
          <w:p w14:paraId="1415D24B"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transDate</w:t>
            </w:r>
          </w:p>
        </w:tc>
        <w:tc>
          <w:tcPr>
            <w:tcW w:w="1937" w:type="dxa"/>
            <w:tcBorders>
              <w:top w:val="nil"/>
              <w:left w:val="nil"/>
              <w:bottom w:val="single" w:sz="4" w:space="0" w:color="auto"/>
              <w:right w:val="single" w:sz="4" w:space="0" w:color="auto"/>
            </w:tcBorders>
            <w:shd w:val="clear" w:color="auto" w:fill="auto"/>
            <w:noWrap/>
            <w:vAlign w:val="center"/>
            <w:hideMark/>
          </w:tcPr>
          <w:p w14:paraId="24314810"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实际发生日期</w:t>
            </w:r>
          </w:p>
        </w:tc>
        <w:tc>
          <w:tcPr>
            <w:tcW w:w="850" w:type="dxa"/>
            <w:tcBorders>
              <w:top w:val="nil"/>
              <w:left w:val="nil"/>
              <w:bottom w:val="single" w:sz="4" w:space="0" w:color="auto"/>
              <w:right w:val="single" w:sz="4" w:space="0" w:color="auto"/>
            </w:tcBorders>
            <w:shd w:val="clear" w:color="auto" w:fill="auto"/>
            <w:noWrap/>
            <w:vAlign w:val="center"/>
            <w:hideMark/>
          </w:tcPr>
          <w:p w14:paraId="11A645DD"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32D2DDAB"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458D05A2" w14:textId="77777777" w:rsidTr="00AE496A">
        <w:trPr>
          <w:trHeight w:val="27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229B6E6B"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T17</w:t>
            </w:r>
          </w:p>
        </w:tc>
        <w:tc>
          <w:tcPr>
            <w:tcW w:w="1843" w:type="dxa"/>
            <w:tcBorders>
              <w:top w:val="nil"/>
              <w:left w:val="nil"/>
              <w:bottom w:val="single" w:sz="4" w:space="0" w:color="auto"/>
              <w:right w:val="single" w:sz="4" w:space="0" w:color="auto"/>
            </w:tcBorders>
            <w:shd w:val="clear" w:color="auto" w:fill="auto"/>
            <w:vAlign w:val="center"/>
            <w:hideMark/>
          </w:tcPr>
          <w:p w14:paraId="3FE7B39F"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transTime</w:t>
            </w:r>
          </w:p>
        </w:tc>
        <w:tc>
          <w:tcPr>
            <w:tcW w:w="1937" w:type="dxa"/>
            <w:tcBorders>
              <w:top w:val="nil"/>
              <w:left w:val="nil"/>
              <w:bottom w:val="single" w:sz="4" w:space="0" w:color="auto"/>
              <w:right w:val="single" w:sz="4" w:space="0" w:color="auto"/>
            </w:tcBorders>
            <w:shd w:val="clear" w:color="auto" w:fill="auto"/>
            <w:noWrap/>
            <w:vAlign w:val="center"/>
            <w:hideMark/>
          </w:tcPr>
          <w:p w14:paraId="36E2AFCE"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实际发生时间</w:t>
            </w:r>
          </w:p>
        </w:tc>
        <w:tc>
          <w:tcPr>
            <w:tcW w:w="850" w:type="dxa"/>
            <w:tcBorders>
              <w:top w:val="nil"/>
              <w:left w:val="nil"/>
              <w:bottom w:val="single" w:sz="4" w:space="0" w:color="auto"/>
              <w:right w:val="single" w:sz="4" w:space="0" w:color="auto"/>
            </w:tcBorders>
            <w:shd w:val="clear" w:color="auto" w:fill="auto"/>
            <w:vAlign w:val="center"/>
            <w:hideMark/>
          </w:tcPr>
          <w:p w14:paraId="317F51E5"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14:paraId="7C7592C8"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bl>
    <w:p w14:paraId="4E1DDECF" w14:textId="77777777" w:rsidR="0096390C" w:rsidRDefault="0096390C" w:rsidP="0096390C">
      <w:pPr>
        <w:ind w:firstLine="480"/>
      </w:pPr>
    </w:p>
    <w:p w14:paraId="6AF9858F" w14:textId="77777777" w:rsidR="0096390C" w:rsidRDefault="0096390C" w:rsidP="0096390C">
      <w:pPr>
        <w:pStyle w:val="4"/>
        <w:numPr>
          <w:ilvl w:val="3"/>
          <w:numId w:val="4"/>
        </w:numPr>
        <w:ind w:left="0" w:firstLineChars="0" w:firstLine="0"/>
      </w:pPr>
      <w:r w:rsidRPr="0096390C">
        <w:rPr>
          <w:rFonts w:hint="eastAsia"/>
        </w:rPr>
        <w:lastRenderedPageBreak/>
        <w:t>推送申报状态变化流水</w:t>
      </w:r>
    </w:p>
    <w:p w14:paraId="0185C167" w14:textId="62F800DE" w:rsidR="0089519E" w:rsidRDefault="0089519E" w:rsidP="001643FA">
      <w:pPr>
        <w:ind w:firstLine="482"/>
      </w:pPr>
      <w:r w:rsidRPr="00191417">
        <w:rPr>
          <w:rFonts w:hint="eastAsia"/>
          <w:b/>
        </w:rPr>
        <w:t>功能：</w:t>
      </w:r>
      <w:r>
        <w:rPr>
          <w:rFonts w:hint="eastAsia"/>
        </w:rPr>
        <w:t>推送</w:t>
      </w:r>
      <w:r w:rsidR="00CD321D">
        <w:rPr>
          <w:rFonts w:hint="eastAsia"/>
        </w:rPr>
        <w:t>申报状态</w:t>
      </w:r>
      <w:r>
        <w:rPr>
          <w:rFonts w:hint="eastAsia"/>
        </w:rPr>
        <w:t>变化流水指令用于会员二级系统接收一级系统推送的</w:t>
      </w:r>
      <w:r w:rsidR="00CD321D">
        <w:rPr>
          <w:rFonts w:hint="eastAsia"/>
        </w:rPr>
        <w:t>仓储业务</w:t>
      </w:r>
      <w:r>
        <w:rPr>
          <w:rFonts w:hint="eastAsia"/>
        </w:rPr>
        <w:t>申报状态变化信息，实时更新二级系统中相应申报单的状态。</w:t>
      </w:r>
      <w:r w:rsidR="00CD321D">
        <w:rPr>
          <w:rFonts w:hint="eastAsia"/>
        </w:rPr>
        <w:t>相关的仓储业务有</w:t>
      </w:r>
      <w:r w:rsidR="009A329A">
        <w:rPr>
          <w:rFonts w:hint="eastAsia"/>
        </w:rPr>
        <w:t>出库</w:t>
      </w:r>
      <w:r w:rsidR="009A329A">
        <w:t>、</w:t>
      </w:r>
      <w:r w:rsidR="00671AD2">
        <w:rPr>
          <w:rFonts w:hint="eastAsia"/>
        </w:rPr>
        <w:t>交易库</w:t>
      </w:r>
      <w:r w:rsidR="00671AD2">
        <w:t>移库申报、</w:t>
      </w:r>
      <w:r w:rsidR="00CD321D">
        <w:rPr>
          <w:rFonts w:hint="eastAsia"/>
        </w:rPr>
        <w:t>质押申报、质押注销申报、质物处置申报、租借申报、租借还金申报、租借续租申报、库存互换申报</w:t>
      </w:r>
      <w:r w:rsidR="00CB1FBE">
        <w:rPr>
          <w:rFonts w:hint="eastAsia"/>
        </w:rPr>
        <w:t>、</w:t>
      </w:r>
      <w:r w:rsidR="00CB1FBE">
        <w:t>租借状态变更</w:t>
      </w:r>
      <w:r w:rsidR="00CD321D">
        <w:rPr>
          <w:rFonts w:hint="eastAsia"/>
        </w:rPr>
        <w:t>。</w:t>
      </w:r>
    </w:p>
    <w:p w14:paraId="0359490A" w14:textId="77777777" w:rsidR="0089519E" w:rsidRPr="0089519E" w:rsidRDefault="0089519E" w:rsidP="0089519E">
      <w:pPr>
        <w:ind w:firstLine="480"/>
      </w:pPr>
      <w:r>
        <w:rPr>
          <w:rFonts w:hint="eastAsia"/>
        </w:rPr>
        <w:t>消息体格式如下：</w:t>
      </w:r>
    </w:p>
    <w:tbl>
      <w:tblPr>
        <w:tblW w:w="9164" w:type="dxa"/>
        <w:tblInd w:w="103" w:type="dxa"/>
        <w:tblLook w:val="04A0" w:firstRow="1" w:lastRow="0" w:firstColumn="1" w:lastColumn="0" w:noHBand="0" w:noVBand="1"/>
      </w:tblPr>
      <w:tblGrid>
        <w:gridCol w:w="798"/>
        <w:gridCol w:w="1475"/>
        <w:gridCol w:w="1560"/>
        <w:gridCol w:w="708"/>
        <w:gridCol w:w="4623"/>
      </w:tblGrid>
      <w:tr w:rsidR="007A1233" w:rsidRPr="007A1233" w14:paraId="0A8CC33E" w14:textId="77777777" w:rsidTr="00AE496A">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353B617" w14:textId="77777777" w:rsidR="007A1233" w:rsidRPr="007A1233" w:rsidRDefault="007A1233" w:rsidP="007A1233">
            <w:pPr>
              <w:widowControl/>
              <w:spacing w:line="240" w:lineRule="auto"/>
              <w:ind w:firstLineChars="0" w:firstLine="0"/>
              <w:jc w:val="left"/>
              <w:rPr>
                <w:rFonts w:ascii="宋体" w:eastAsia="宋体" w:hAnsi="宋体" w:cs="宋体"/>
                <w:b/>
                <w:bCs/>
                <w:color w:val="000000"/>
                <w:kern w:val="0"/>
                <w:sz w:val="20"/>
                <w:szCs w:val="20"/>
              </w:rPr>
            </w:pPr>
            <w:r w:rsidRPr="007A1233">
              <w:rPr>
                <w:rFonts w:ascii="宋体" w:eastAsia="宋体" w:hAnsi="宋体" w:cs="宋体" w:hint="eastAsia"/>
                <w:b/>
                <w:bCs/>
                <w:color w:val="000000"/>
                <w:kern w:val="0"/>
                <w:sz w:val="20"/>
                <w:szCs w:val="20"/>
              </w:rPr>
              <w:t>域号</w:t>
            </w:r>
          </w:p>
        </w:tc>
        <w:tc>
          <w:tcPr>
            <w:tcW w:w="1475" w:type="dxa"/>
            <w:tcBorders>
              <w:top w:val="single" w:sz="4" w:space="0" w:color="auto"/>
              <w:left w:val="nil"/>
              <w:bottom w:val="single" w:sz="4" w:space="0" w:color="auto"/>
              <w:right w:val="single" w:sz="4" w:space="0" w:color="auto"/>
            </w:tcBorders>
            <w:shd w:val="clear" w:color="000000" w:fill="D9D9D9"/>
            <w:noWrap/>
            <w:vAlign w:val="center"/>
            <w:hideMark/>
          </w:tcPr>
          <w:p w14:paraId="0D7D4AD6" w14:textId="77777777" w:rsidR="007A1233" w:rsidRPr="007A1233" w:rsidRDefault="007A1233" w:rsidP="007A1233">
            <w:pPr>
              <w:widowControl/>
              <w:spacing w:line="240" w:lineRule="auto"/>
              <w:ind w:firstLineChars="0" w:firstLine="0"/>
              <w:jc w:val="left"/>
              <w:rPr>
                <w:rFonts w:ascii="宋体" w:eastAsia="宋体" w:hAnsi="宋体" w:cs="宋体"/>
                <w:b/>
                <w:bCs/>
                <w:color w:val="000000"/>
                <w:kern w:val="0"/>
                <w:sz w:val="20"/>
                <w:szCs w:val="20"/>
              </w:rPr>
            </w:pPr>
            <w:r w:rsidRPr="007A1233">
              <w:rPr>
                <w:rFonts w:ascii="宋体" w:eastAsia="宋体" w:hAnsi="宋体" w:cs="宋体" w:hint="eastAsia"/>
                <w:b/>
                <w:bCs/>
                <w:color w:val="000000"/>
                <w:kern w:val="0"/>
                <w:sz w:val="20"/>
                <w:szCs w:val="20"/>
              </w:rPr>
              <w:t>域名</w:t>
            </w:r>
          </w:p>
        </w:tc>
        <w:tc>
          <w:tcPr>
            <w:tcW w:w="1560" w:type="dxa"/>
            <w:tcBorders>
              <w:top w:val="single" w:sz="4" w:space="0" w:color="auto"/>
              <w:left w:val="nil"/>
              <w:bottom w:val="single" w:sz="4" w:space="0" w:color="auto"/>
              <w:right w:val="single" w:sz="4" w:space="0" w:color="auto"/>
            </w:tcBorders>
            <w:shd w:val="clear" w:color="000000" w:fill="D9D9D9"/>
            <w:noWrap/>
            <w:vAlign w:val="center"/>
            <w:hideMark/>
          </w:tcPr>
          <w:p w14:paraId="1AACA9F9" w14:textId="77777777" w:rsidR="007A1233" w:rsidRPr="007A1233" w:rsidRDefault="004847B6" w:rsidP="007A1233">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8" w:type="dxa"/>
            <w:tcBorders>
              <w:top w:val="single" w:sz="4" w:space="0" w:color="auto"/>
              <w:left w:val="nil"/>
              <w:bottom w:val="single" w:sz="4" w:space="0" w:color="auto"/>
              <w:right w:val="single" w:sz="4" w:space="0" w:color="auto"/>
            </w:tcBorders>
            <w:shd w:val="clear" w:color="000000" w:fill="D9D9D9"/>
            <w:noWrap/>
            <w:vAlign w:val="center"/>
            <w:hideMark/>
          </w:tcPr>
          <w:p w14:paraId="6D018443" w14:textId="77777777" w:rsidR="007A1233" w:rsidRPr="007A1233" w:rsidRDefault="007A1233" w:rsidP="007A1233">
            <w:pPr>
              <w:widowControl/>
              <w:spacing w:line="240" w:lineRule="auto"/>
              <w:ind w:firstLineChars="0" w:firstLine="0"/>
              <w:jc w:val="left"/>
              <w:rPr>
                <w:rFonts w:ascii="宋体" w:eastAsia="宋体" w:hAnsi="宋体" w:cs="宋体"/>
                <w:b/>
                <w:bCs/>
                <w:color w:val="000000"/>
                <w:kern w:val="0"/>
                <w:sz w:val="20"/>
                <w:szCs w:val="20"/>
              </w:rPr>
            </w:pPr>
            <w:r w:rsidRPr="007A1233">
              <w:rPr>
                <w:rFonts w:ascii="宋体" w:eastAsia="宋体" w:hAnsi="宋体" w:cs="宋体" w:hint="eastAsia"/>
                <w:b/>
                <w:bCs/>
                <w:color w:val="000000"/>
                <w:kern w:val="0"/>
                <w:sz w:val="20"/>
                <w:szCs w:val="20"/>
              </w:rPr>
              <w:t>回报</w:t>
            </w:r>
          </w:p>
        </w:tc>
        <w:tc>
          <w:tcPr>
            <w:tcW w:w="4623" w:type="dxa"/>
            <w:tcBorders>
              <w:top w:val="single" w:sz="4" w:space="0" w:color="auto"/>
              <w:left w:val="nil"/>
              <w:bottom w:val="single" w:sz="4" w:space="0" w:color="auto"/>
              <w:right w:val="single" w:sz="4" w:space="0" w:color="auto"/>
            </w:tcBorders>
            <w:shd w:val="clear" w:color="000000" w:fill="D9D9D9"/>
            <w:noWrap/>
            <w:vAlign w:val="center"/>
            <w:hideMark/>
          </w:tcPr>
          <w:p w14:paraId="6E3BE352" w14:textId="77777777" w:rsidR="007A1233" w:rsidRPr="007A1233" w:rsidRDefault="007A1233" w:rsidP="007A1233">
            <w:pPr>
              <w:widowControl/>
              <w:spacing w:line="240" w:lineRule="auto"/>
              <w:ind w:firstLineChars="0" w:firstLine="0"/>
              <w:jc w:val="left"/>
              <w:rPr>
                <w:rFonts w:ascii="宋体" w:eastAsia="宋体" w:hAnsi="宋体" w:cs="宋体"/>
                <w:b/>
                <w:bCs/>
                <w:color w:val="000000"/>
                <w:kern w:val="0"/>
                <w:sz w:val="20"/>
                <w:szCs w:val="20"/>
              </w:rPr>
            </w:pPr>
            <w:r w:rsidRPr="007A1233">
              <w:rPr>
                <w:rFonts w:ascii="宋体" w:eastAsia="宋体" w:hAnsi="宋体" w:cs="宋体" w:hint="eastAsia"/>
                <w:b/>
                <w:bCs/>
                <w:color w:val="000000"/>
                <w:kern w:val="0"/>
                <w:sz w:val="20"/>
                <w:szCs w:val="20"/>
              </w:rPr>
              <w:t>说明</w:t>
            </w:r>
          </w:p>
        </w:tc>
      </w:tr>
      <w:tr w:rsidR="007A1233" w:rsidRPr="007A1233" w14:paraId="712B0896" w14:textId="77777777" w:rsidTr="00AE496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52ADE24" w14:textId="77777777" w:rsidR="007A1233" w:rsidRPr="007A1233" w:rsidRDefault="007A1233"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M00</w:t>
            </w:r>
          </w:p>
        </w:tc>
        <w:tc>
          <w:tcPr>
            <w:tcW w:w="1475" w:type="dxa"/>
            <w:tcBorders>
              <w:top w:val="nil"/>
              <w:left w:val="nil"/>
              <w:bottom w:val="single" w:sz="4" w:space="0" w:color="auto"/>
              <w:right w:val="single" w:sz="4" w:space="0" w:color="auto"/>
            </w:tcBorders>
            <w:shd w:val="clear" w:color="auto" w:fill="auto"/>
            <w:vAlign w:val="center"/>
            <w:hideMark/>
          </w:tcPr>
          <w:p w14:paraId="6898E2E4" w14:textId="77777777" w:rsidR="007A1233" w:rsidRPr="007A1233" w:rsidRDefault="007A1233"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memberID</w:t>
            </w:r>
          </w:p>
        </w:tc>
        <w:tc>
          <w:tcPr>
            <w:tcW w:w="1560" w:type="dxa"/>
            <w:tcBorders>
              <w:top w:val="nil"/>
              <w:left w:val="nil"/>
              <w:bottom w:val="single" w:sz="4" w:space="0" w:color="auto"/>
              <w:right w:val="single" w:sz="4" w:space="0" w:color="auto"/>
            </w:tcBorders>
            <w:shd w:val="clear" w:color="auto" w:fill="auto"/>
            <w:noWrap/>
            <w:vAlign w:val="center"/>
            <w:hideMark/>
          </w:tcPr>
          <w:p w14:paraId="4C454089" w14:textId="77777777" w:rsidR="007A1233" w:rsidRPr="007A1233" w:rsidRDefault="007A1233"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会员代码</w:t>
            </w:r>
          </w:p>
        </w:tc>
        <w:tc>
          <w:tcPr>
            <w:tcW w:w="708" w:type="dxa"/>
            <w:tcBorders>
              <w:top w:val="nil"/>
              <w:left w:val="nil"/>
              <w:bottom w:val="single" w:sz="4" w:space="0" w:color="auto"/>
              <w:right w:val="single" w:sz="4" w:space="0" w:color="auto"/>
            </w:tcBorders>
            <w:shd w:val="clear" w:color="auto" w:fill="auto"/>
            <w:vAlign w:val="center"/>
            <w:hideMark/>
          </w:tcPr>
          <w:p w14:paraId="17C99D57" w14:textId="77777777" w:rsidR="007A1233" w:rsidRPr="007A1233" w:rsidRDefault="007A1233"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4623" w:type="dxa"/>
            <w:tcBorders>
              <w:top w:val="nil"/>
              <w:left w:val="nil"/>
              <w:bottom w:val="single" w:sz="4" w:space="0" w:color="auto"/>
              <w:right w:val="single" w:sz="4" w:space="0" w:color="auto"/>
            </w:tcBorders>
            <w:shd w:val="clear" w:color="auto" w:fill="auto"/>
            <w:noWrap/>
            <w:vAlign w:val="center"/>
            <w:hideMark/>
          </w:tcPr>
          <w:p w14:paraId="2CA5D6B7" w14:textId="77777777" w:rsidR="007A1233" w:rsidRPr="007A1233" w:rsidRDefault="007A1233"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3162B46D" w14:textId="77777777" w:rsidTr="00AE496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14:paraId="1AF56818" w14:textId="77777777" w:rsidR="007D5A61" w:rsidRPr="00984E1E" w:rsidRDefault="007D5A61"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475" w:type="dxa"/>
            <w:tcBorders>
              <w:top w:val="nil"/>
              <w:left w:val="nil"/>
              <w:bottom w:val="single" w:sz="4" w:space="0" w:color="auto"/>
              <w:right w:val="single" w:sz="4" w:space="0" w:color="auto"/>
            </w:tcBorders>
            <w:shd w:val="clear" w:color="auto" w:fill="auto"/>
            <w:vAlign w:val="center"/>
          </w:tcPr>
          <w:p w14:paraId="53A70F19" w14:textId="77777777" w:rsidR="007D5A61" w:rsidRPr="00984E1E" w:rsidRDefault="007D5A61"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560" w:type="dxa"/>
            <w:tcBorders>
              <w:top w:val="nil"/>
              <w:left w:val="nil"/>
              <w:bottom w:val="single" w:sz="4" w:space="0" w:color="auto"/>
              <w:right w:val="single" w:sz="4" w:space="0" w:color="auto"/>
            </w:tcBorders>
            <w:shd w:val="clear" w:color="auto" w:fill="auto"/>
            <w:noWrap/>
            <w:vAlign w:val="center"/>
          </w:tcPr>
          <w:p w14:paraId="4AFB1CA1" w14:textId="77777777" w:rsidR="007D5A61" w:rsidRPr="00984E1E" w:rsidRDefault="007D5A61"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08" w:type="dxa"/>
            <w:tcBorders>
              <w:top w:val="nil"/>
              <w:left w:val="nil"/>
              <w:bottom w:val="single" w:sz="4" w:space="0" w:color="auto"/>
              <w:right w:val="single" w:sz="4" w:space="0" w:color="auto"/>
            </w:tcBorders>
            <w:shd w:val="clear" w:color="auto" w:fill="auto"/>
            <w:vAlign w:val="center"/>
          </w:tcPr>
          <w:p w14:paraId="1E863192" w14:textId="77777777" w:rsidR="007D5A61" w:rsidRPr="007E3DAF" w:rsidRDefault="007D5A61" w:rsidP="0075261B">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4623" w:type="dxa"/>
            <w:tcBorders>
              <w:top w:val="nil"/>
              <w:left w:val="nil"/>
              <w:bottom w:val="single" w:sz="4" w:space="0" w:color="auto"/>
              <w:right w:val="single" w:sz="4" w:space="0" w:color="auto"/>
            </w:tcBorders>
            <w:shd w:val="clear" w:color="auto" w:fill="auto"/>
            <w:noWrap/>
            <w:vAlign w:val="center"/>
          </w:tcPr>
          <w:p w14:paraId="1D2862CB"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166544CD" w14:textId="77777777" w:rsidTr="00AE496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2B099A8"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T13</w:t>
            </w:r>
          </w:p>
        </w:tc>
        <w:tc>
          <w:tcPr>
            <w:tcW w:w="1475" w:type="dxa"/>
            <w:tcBorders>
              <w:top w:val="nil"/>
              <w:left w:val="nil"/>
              <w:bottom w:val="single" w:sz="4" w:space="0" w:color="auto"/>
              <w:right w:val="single" w:sz="4" w:space="0" w:color="auto"/>
            </w:tcBorders>
            <w:shd w:val="clear" w:color="auto" w:fill="auto"/>
            <w:noWrap/>
            <w:vAlign w:val="center"/>
            <w:hideMark/>
          </w:tcPr>
          <w:p w14:paraId="3C0396A0"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tradeDate</w:t>
            </w:r>
          </w:p>
        </w:tc>
        <w:tc>
          <w:tcPr>
            <w:tcW w:w="1560" w:type="dxa"/>
            <w:tcBorders>
              <w:top w:val="nil"/>
              <w:left w:val="nil"/>
              <w:bottom w:val="single" w:sz="4" w:space="0" w:color="auto"/>
              <w:right w:val="single" w:sz="4" w:space="0" w:color="auto"/>
            </w:tcBorders>
            <w:shd w:val="clear" w:color="auto" w:fill="auto"/>
            <w:noWrap/>
            <w:vAlign w:val="center"/>
            <w:hideMark/>
          </w:tcPr>
          <w:p w14:paraId="70B654BC"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交易日期</w:t>
            </w:r>
          </w:p>
        </w:tc>
        <w:tc>
          <w:tcPr>
            <w:tcW w:w="708" w:type="dxa"/>
            <w:tcBorders>
              <w:top w:val="nil"/>
              <w:left w:val="nil"/>
              <w:bottom w:val="single" w:sz="4" w:space="0" w:color="auto"/>
              <w:right w:val="single" w:sz="4" w:space="0" w:color="auto"/>
            </w:tcBorders>
            <w:shd w:val="clear" w:color="auto" w:fill="auto"/>
            <w:noWrap/>
            <w:vAlign w:val="center"/>
            <w:hideMark/>
          </w:tcPr>
          <w:p w14:paraId="1DDD9D9F"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4623" w:type="dxa"/>
            <w:tcBorders>
              <w:top w:val="nil"/>
              <w:left w:val="nil"/>
              <w:bottom w:val="single" w:sz="4" w:space="0" w:color="auto"/>
              <w:right w:val="single" w:sz="4" w:space="0" w:color="auto"/>
            </w:tcBorders>
            <w:shd w:val="clear" w:color="auto" w:fill="auto"/>
            <w:noWrap/>
            <w:vAlign w:val="center"/>
            <w:hideMark/>
          </w:tcPr>
          <w:p w14:paraId="59F490D6"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713978F1" w14:textId="77777777" w:rsidTr="00AE496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60D24E5"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T80</w:t>
            </w:r>
          </w:p>
        </w:tc>
        <w:tc>
          <w:tcPr>
            <w:tcW w:w="1475" w:type="dxa"/>
            <w:tcBorders>
              <w:top w:val="nil"/>
              <w:left w:val="nil"/>
              <w:bottom w:val="single" w:sz="4" w:space="0" w:color="auto"/>
              <w:right w:val="single" w:sz="4" w:space="0" w:color="auto"/>
            </w:tcBorders>
            <w:shd w:val="clear" w:color="auto" w:fill="auto"/>
            <w:vAlign w:val="center"/>
            <w:hideMark/>
          </w:tcPr>
          <w:p w14:paraId="014D366B"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seqNo2</w:t>
            </w:r>
          </w:p>
        </w:tc>
        <w:tc>
          <w:tcPr>
            <w:tcW w:w="1560" w:type="dxa"/>
            <w:tcBorders>
              <w:top w:val="nil"/>
              <w:left w:val="nil"/>
              <w:bottom w:val="single" w:sz="4" w:space="0" w:color="auto"/>
              <w:right w:val="single" w:sz="4" w:space="0" w:color="auto"/>
            </w:tcBorders>
            <w:shd w:val="clear" w:color="auto" w:fill="auto"/>
            <w:noWrap/>
            <w:vAlign w:val="center"/>
            <w:hideMark/>
          </w:tcPr>
          <w:p w14:paraId="0A2D5674"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流水</w:t>
            </w:r>
            <w:r w:rsidR="00902D58">
              <w:rPr>
                <w:rFonts w:ascii="宋体" w:eastAsia="宋体" w:hAnsi="宋体" w:cs="宋体" w:hint="eastAsia"/>
                <w:color w:val="000000"/>
                <w:kern w:val="0"/>
                <w:sz w:val="20"/>
                <w:szCs w:val="20"/>
              </w:rPr>
              <w:t>序</w:t>
            </w:r>
            <w:r w:rsidRPr="007A1233">
              <w:rPr>
                <w:rFonts w:ascii="宋体" w:eastAsia="宋体" w:hAnsi="宋体" w:cs="宋体" w:hint="eastAsia"/>
                <w:color w:val="000000"/>
                <w:kern w:val="0"/>
                <w:sz w:val="20"/>
                <w:szCs w:val="20"/>
              </w:rPr>
              <w:t>号</w:t>
            </w:r>
          </w:p>
        </w:tc>
        <w:tc>
          <w:tcPr>
            <w:tcW w:w="708" w:type="dxa"/>
            <w:tcBorders>
              <w:top w:val="nil"/>
              <w:left w:val="nil"/>
              <w:bottom w:val="single" w:sz="4" w:space="0" w:color="auto"/>
              <w:right w:val="single" w:sz="4" w:space="0" w:color="auto"/>
            </w:tcBorders>
            <w:shd w:val="clear" w:color="auto" w:fill="auto"/>
            <w:noWrap/>
            <w:vAlign w:val="center"/>
            <w:hideMark/>
          </w:tcPr>
          <w:p w14:paraId="085A60BC"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4623" w:type="dxa"/>
            <w:tcBorders>
              <w:top w:val="nil"/>
              <w:left w:val="nil"/>
              <w:bottom w:val="single" w:sz="4" w:space="0" w:color="auto"/>
              <w:right w:val="single" w:sz="4" w:space="0" w:color="auto"/>
            </w:tcBorders>
            <w:shd w:val="clear" w:color="auto" w:fill="auto"/>
            <w:noWrap/>
            <w:vAlign w:val="center"/>
            <w:hideMark/>
          </w:tcPr>
          <w:p w14:paraId="0E3DBAF1"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p>
        </w:tc>
      </w:tr>
      <w:tr w:rsidR="007D5A61" w:rsidRPr="007A1233" w14:paraId="0CAD342A" w14:textId="77777777" w:rsidTr="00AE496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4E19F63"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475" w:type="dxa"/>
            <w:tcBorders>
              <w:top w:val="nil"/>
              <w:left w:val="nil"/>
              <w:bottom w:val="single" w:sz="4" w:space="0" w:color="auto"/>
              <w:right w:val="single" w:sz="4" w:space="0" w:color="auto"/>
            </w:tcBorders>
            <w:shd w:val="clear" w:color="auto" w:fill="auto"/>
            <w:noWrap/>
            <w:vAlign w:val="center"/>
            <w:hideMark/>
          </w:tcPr>
          <w:p w14:paraId="1EAC7581"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clientID</w:t>
            </w:r>
          </w:p>
        </w:tc>
        <w:tc>
          <w:tcPr>
            <w:tcW w:w="1560" w:type="dxa"/>
            <w:tcBorders>
              <w:top w:val="nil"/>
              <w:left w:val="nil"/>
              <w:bottom w:val="single" w:sz="4" w:space="0" w:color="auto"/>
              <w:right w:val="single" w:sz="4" w:space="0" w:color="auto"/>
            </w:tcBorders>
            <w:shd w:val="clear" w:color="auto" w:fill="auto"/>
            <w:noWrap/>
            <w:vAlign w:val="center"/>
            <w:hideMark/>
          </w:tcPr>
          <w:p w14:paraId="592495DA"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客户代码</w:t>
            </w:r>
          </w:p>
        </w:tc>
        <w:tc>
          <w:tcPr>
            <w:tcW w:w="708" w:type="dxa"/>
            <w:tcBorders>
              <w:top w:val="nil"/>
              <w:left w:val="nil"/>
              <w:bottom w:val="single" w:sz="4" w:space="0" w:color="auto"/>
              <w:right w:val="single" w:sz="4" w:space="0" w:color="auto"/>
            </w:tcBorders>
            <w:shd w:val="clear" w:color="auto" w:fill="auto"/>
            <w:noWrap/>
            <w:vAlign w:val="center"/>
            <w:hideMark/>
          </w:tcPr>
          <w:p w14:paraId="6B95AAAD"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4623" w:type="dxa"/>
            <w:tcBorders>
              <w:top w:val="nil"/>
              <w:left w:val="nil"/>
              <w:bottom w:val="single" w:sz="4" w:space="0" w:color="auto"/>
              <w:right w:val="single" w:sz="4" w:space="0" w:color="auto"/>
            </w:tcBorders>
            <w:shd w:val="clear" w:color="auto" w:fill="auto"/>
            <w:noWrap/>
            <w:vAlign w:val="center"/>
            <w:hideMark/>
          </w:tcPr>
          <w:p w14:paraId="67C1B0EC" w14:textId="77777777" w:rsidR="007D5A61" w:rsidRPr="009E1CC8" w:rsidRDefault="007D5A61" w:rsidP="007A1233">
            <w:pPr>
              <w:widowControl/>
              <w:spacing w:line="240" w:lineRule="auto"/>
              <w:ind w:firstLineChars="0" w:firstLine="0"/>
              <w:jc w:val="left"/>
              <w:rPr>
                <w:rFonts w:asciiTheme="minorEastAsia" w:hAnsiTheme="minorEastAsia" w:cs="宋体"/>
                <w:color w:val="000000"/>
                <w:kern w:val="0"/>
                <w:sz w:val="20"/>
                <w:szCs w:val="20"/>
              </w:rPr>
            </w:pPr>
          </w:p>
        </w:tc>
      </w:tr>
      <w:tr w:rsidR="007D5A61" w:rsidRPr="007A1233" w14:paraId="152CBFC2" w14:textId="77777777" w:rsidTr="00AE496A">
        <w:trPr>
          <w:trHeight w:val="48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BB6EE58"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K0</w:t>
            </w:r>
            <w:r>
              <w:rPr>
                <w:rFonts w:ascii="宋体" w:eastAsia="宋体" w:hAnsi="宋体" w:cs="宋体" w:hint="eastAsia"/>
                <w:color w:val="000000"/>
                <w:kern w:val="0"/>
                <w:sz w:val="20"/>
                <w:szCs w:val="20"/>
              </w:rPr>
              <w:t>4</w:t>
            </w:r>
          </w:p>
        </w:tc>
        <w:tc>
          <w:tcPr>
            <w:tcW w:w="1475" w:type="dxa"/>
            <w:tcBorders>
              <w:top w:val="nil"/>
              <w:left w:val="nil"/>
              <w:bottom w:val="single" w:sz="4" w:space="0" w:color="auto"/>
              <w:right w:val="single" w:sz="4" w:space="0" w:color="auto"/>
            </w:tcBorders>
            <w:shd w:val="clear" w:color="auto" w:fill="auto"/>
            <w:vAlign w:val="center"/>
            <w:hideMark/>
          </w:tcPr>
          <w:p w14:paraId="63E2A3EC"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s</w:t>
            </w:r>
            <w:r w:rsidRPr="007A1233">
              <w:rPr>
                <w:rFonts w:ascii="宋体" w:eastAsia="宋体" w:hAnsi="宋体" w:cs="宋体" w:hint="eastAsia"/>
                <w:color w:val="000000"/>
                <w:kern w:val="0"/>
                <w:sz w:val="20"/>
                <w:szCs w:val="20"/>
              </w:rPr>
              <w:t>heetNo</w:t>
            </w:r>
          </w:p>
        </w:tc>
        <w:tc>
          <w:tcPr>
            <w:tcW w:w="1560" w:type="dxa"/>
            <w:tcBorders>
              <w:top w:val="nil"/>
              <w:left w:val="nil"/>
              <w:bottom w:val="single" w:sz="4" w:space="0" w:color="auto"/>
              <w:right w:val="single" w:sz="4" w:space="0" w:color="auto"/>
            </w:tcBorders>
            <w:shd w:val="clear" w:color="auto" w:fill="auto"/>
            <w:noWrap/>
            <w:vAlign w:val="center"/>
            <w:hideMark/>
          </w:tcPr>
          <w:p w14:paraId="08B77B9D"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登记</w:t>
            </w:r>
            <w:r w:rsidRPr="007A1233">
              <w:rPr>
                <w:rFonts w:ascii="宋体" w:eastAsia="宋体" w:hAnsi="宋体" w:cs="宋体" w:hint="eastAsia"/>
                <w:color w:val="000000"/>
                <w:kern w:val="0"/>
                <w:sz w:val="20"/>
                <w:szCs w:val="20"/>
              </w:rPr>
              <w:t>单据编号</w:t>
            </w:r>
          </w:p>
        </w:tc>
        <w:tc>
          <w:tcPr>
            <w:tcW w:w="708" w:type="dxa"/>
            <w:tcBorders>
              <w:top w:val="nil"/>
              <w:left w:val="nil"/>
              <w:bottom w:val="single" w:sz="4" w:space="0" w:color="auto"/>
              <w:right w:val="single" w:sz="4" w:space="0" w:color="auto"/>
            </w:tcBorders>
            <w:shd w:val="clear" w:color="auto" w:fill="auto"/>
            <w:noWrap/>
            <w:vAlign w:val="center"/>
            <w:hideMark/>
          </w:tcPr>
          <w:p w14:paraId="020DF893"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4623" w:type="dxa"/>
            <w:tcBorders>
              <w:top w:val="nil"/>
              <w:left w:val="nil"/>
              <w:bottom w:val="single" w:sz="4" w:space="0" w:color="auto"/>
              <w:right w:val="single" w:sz="4" w:space="0" w:color="auto"/>
            </w:tcBorders>
            <w:shd w:val="clear" w:color="auto" w:fill="auto"/>
            <w:vAlign w:val="center"/>
          </w:tcPr>
          <w:p w14:paraId="6D05DE44" w14:textId="5442B20B" w:rsidR="007D5A61" w:rsidRPr="009E1CC8" w:rsidRDefault="007D5A61" w:rsidP="00615986">
            <w:pPr>
              <w:widowControl/>
              <w:spacing w:line="240" w:lineRule="auto"/>
              <w:ind w:firstLineChars="0" w:firstLine="0"/>
              <w:jc w:val="left"/>
              <w:rPr>
                <w:rFonts w:asciiTheme="minorEastAsia" w:hAnsiTheme="minorEastAsia" w:cs="宋体"/>
                <w:color w:val="000000"/>
                <w:kern w:val="0"/>
                <w:sz w:val="20"/>
                <w:szCs w:val="20"/>
              </w:rPr>
            </w:pPr>
            <w:r w:rsidRPr="009E1CC8">
              <w:rPr>
                <w:rFonts w:asciiTheme="minorEastAsia" w:hAnsiTheme="minorEastAsia" w:cs="宋体" w:hint="eastAsia"/>
                <w:color w:val="000000"/>
                <w:kern w:val="0"/>
                <w:sz w:val="20"/>
                <w:szCs w:val="20"/>
              </w:rPr>
              <w:t>租借登记编号</w:t>
            </w:r>
            <w:r w:rsidR="003F3706" w:rsidRPr="009E1CC8">
              <w:rPr>
                <w:rFonts w:asciiTheme="minorEastAsia" w:hAnsiTheme="minorEastAsia" w:cs="宋体" w:hint="eastAsia"/>
                <w:color w:val="000000"/>
                <w:kern w:val="0"/>
                <w:sz w:val="20"/>
                <w:szCs w:val="20"/>
              </w:rPr>
              <w:t>/租借还金登记编号</w:t>
            </w:r>
            <w:r w:rsidRPr="009E1CC8">
              <w:rPr>
                <w:rFonts w:asciiTheme="minorEastAsia" w:hAnsiTheme="minorEastAsia" w:cs="宋体" w:hint="eastAsia"/>
                <w:color w:val="000000"/>
                <w:kern w:val="0"/>
                <w:sz w:val="20"/>
                <w:szCs w:val="20"/>
              </w:rPr>
              <w:t>/质押登记编号/</w:t>
            </w:r>
            <w:r w:rsidR="002D61E4" w:rsidRPr="009E1CC8">
              <w:rPr>
                <w:rFonts w:asciiTheme="minorEastAsia" w:hAnsiTheme="minorEastAsia" w:cs="宋体" w:hint="eastAsia"/>
                <w:color w:val="000000"/>
                <w:kern w:val="0"/>
                <w:sz w:val="20"/>
                <w:szCs w:val="20"/>
              </w:rPr>
              <w:t>出库</w:t>
            </w:r>
            <w:r w:rsidRPr="009E1CC8">
              <w:rPr>
                <w:rFonts w:asciiTheme="minorEastAsia" w:hAnsiTheme="minorEastAsia" w:cs="宋体" w:hint="eastAsia"/>
                <w:color w:val="000000"/>
                <w:kern w:val="0"/>
                <w:sz w:val="20"/>
                <w:szCs w:val="20"/>
              </w:rPr>
              <w:t>单编号</w:t>
            </w:r>
            <w:r w:rsidR="00902D58" w:rsidRPr="009E1CC8">
              <w:rPr>
                <w:rFonts w:asciiTheme="minorEastAsia" w:hAnsiTheme="minorEastAsia" w:cs="宋体" w:hint="eastAsia"/>
                <w:color w:val="000000"/>
                <w:kern w:val="0"/>
                <w:sz w:val="20"/>
                <w:szCs w:val="20"/>
              </w:rPr>
              <w:t>/库存互换登记编号</w:t>
            </w:r>
            <w:r w:rsidR="00D237A6" w:rsidRPr="009E1CC8">
              <w:rPr>
                <w:rFonts w:asciiTheme="minorEastAsia" w:hAnsiTheme="minorEastAsia" w:cs="宋体" w:hint="eastAsia"/>
                <w:color w:val="000000"/>
                <w:kern w:val="0"/>
                <w:sz w:val="20"/>
                <w:szCs w:val="20"/>
              </w:rPr>
              <w:t>/租借续租登记编号</w:t>
            </w:r>
            <w:r w:rsidR="00F56E93">
              <w:rPr>
                <w:rFonts w:asciiTheme="minorEastAsia" w:hAnsiTheme="minorEastAsia" w:cs="宋体" w:hint="eastAsia"/>
                <w:color w:val="000000"/>
                <w:kern w:val="0"/>
                <w:sz w:val="20"/>
                <w:szCs w:val="20"/>
              </w:rPr>
              <w:t>/移库申报编号/库存互换登记编号</w:t>
            </w:r>
          </w:p>
        </w:tc>
      </w:tr>
      <w:tr w:rsidR="007D5A61" w:rsidRPr="007A1233" w14:paraId="3D5AD42D" w14:textId="77777777" w:rsidTr="00AE496A">
        <w:trPr>
          <w:trHeight w:val="48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0C532FD"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K03</w:t>
            </w:r>
          </w:p>
        </w:tc>
        <w:tc>
          <w:tcPr>
            <w:tcW w:w="1475" w:type="dxa"/>
            <w:tcBorders>
              <w:top w:val="nil"/>
              <w:left w:val="nil"/>
              <w:bottom w:val="single" w:sz="4" w:space="0" w:color="auto"/>
              <w:right w:val="single" w:sz="4" w:space="0" w:color="auto"/>
            </w:tcBorders>
            <w:shd w:val="clear" w:color="auto" w:fill="auto"/>
            <w:noWrap/>
            <w:vAlign w:val="center"/>
            <w:hideMark/>
          </w:tcPr>
          <w:p w14:paraId="584218FB"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applySheetNo</w:t>
            </w:r>
          </w:p>
        </w:tc>
        <w:tc>
          <w:tcPr>
            <w:tcW w:w="1560" w:type="dxa"/>
            <w:tcBorders>
              <w:top w:val="nil"/>
              <w:left w:val="nil"/>
              <w:bottom w:val="single" w:sz="4" w:space="0" w:color="auto"/>
              <w:right w:val="single" w:sz="4" w:space="0" w:color="auto"/>
            </w:tcBorders>
            <w:shd w:val="clear" w:color="auto" w:fill="auto"/>
            <w:noWrap/>
            <w:vAlign w:val="center"/>
            <w:hideMark/>
          </w:tcPr>
          <w:p w14:paraId="7AC545CC"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申请单据编号</w:t>
            </w:r>
          </w:p>
        </w:tc>
        <w:tc>
          <w:tcPr>
            <w:tcW w:w="708" w:type="dxa"/>
            <w:tcBorders>
              <w:top w:val="nil"/>
              <w:left w:val="nil"/>
              <w:bottom w:val="single" w:sz="4" w:space="0" w:color="auto"/>
              <w:right w:val="single" w:sz="4" w:space="0" w:color="auto"/>
            </w:tcBorders>
            <w:shd w:val="clear" w:color="auto" w:fill="auto"/>
            <w:noWrap/>
            <w:vAlign w:val="center"/>
            <w:hideMark/>
          </w:tcPr>
          <w:p w14:paraId="7D13A388"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4623" w:type="dxa"/>
            <w:tcBorders>
              <w:top w:val="nil"/>
              <w:left w:val="nil"/>
              <w:bottom w:val="single" w:sz="4" w:space="0" w:color="auto"/>
              <w:right w:val="single" w:sz="4" w:space="0" w:color="auto"/>
            </w:tcBorders>
            <w:shd w:val="clear" w:color="auto" w:fill="auto"/>
            <w:vAlign w:val="center"/>
          </w:tcPr>
          <w:p w14:paraId="7575A57E" w14:textId="4D4D801D" w:rsidR="007D5A61" w:rsidRPr="009E1CC8" w:rsidRDefault="007D5A61" w:rsidP="00D237A6">
            <w:pPr>
              <w:widowControl/>
              <w:spacing w:line="240" w:lineRule="auto"/>
              <w:ind w:firstLineChars="0" w:firstLine="0"/>
              <w:jc w:val="left"/>
              <w:rPr>
                <w:rFonts w:asciiTheme="minorEastAsia" w:hAnsiTheme="minorEastAsia" w:cs="宋体"/>
                <w:color w:val="000000"/>
                <w:kern w:val="0"/>
                <w:sz w:val="20"/>
                <w:szCs w:val="20"/>
              </w:rPr>
            </w:pPr>
            <w:r w:rsidRPr="009E1CC8">
              <w:rPr>
                <w:rFonts w:asciiTheme="minorEastAsia" w:hAnsiTheme="minorEastAsia" w:cs="宋体" w:hint="eastAsia"/>
                <w:color w:val="000000"/>
                <w:kern w:val="0"/>
                <w:sz w:val="20"/>
                <w:szCs w:val="20"/>
              </w:rPr>
              <w:t>租借申报编号/</w:t>
            </w:r>
            <w:r w:rsidR="003F3706" w:rsidRPr="009E1CC8">
              <w:rPr>
                <w:rFonts w:asciiTheme="minorEastAsia" w:hAnsiTheme="minorEastAsia" w:cs="宋体" w:hint="eastAsia"/>
                <w:color w:val="000000"/>
                <w:kern w:val="0"/>
                <w:sz w:val="20"/>
                <w:szCs w:val="20"/>
              </w:rPr>
              <w:t>租借还金申报编号</w:t>
            </w:r>
            <w:r w:rsidR="00615986" w:rsidRPr="009E1CC8">
              <w:rPr>
                <w:rFonts w:asciiTheme="minorEastAsia" w:hAnsiTheme="minorEastAsia" w:cs="宋体" w:hint="eastAsia"/>
                <w:color w:val="000000"/>
                <w:kern w:val="0"/>
                <w:sz w:val="20"/>
                <w:szCs w:val="20"/>
              </w:rPr>
              <w:t>/</w:t>
            </w:r>
            <w:r w:rsidRPr="009E1CC8">
              <w:rPr>
                <w:rFonts w:asciiTheme="minorEastAsia" w:hAnsiTheme="minorEastAsia" w:cs="宋体" w:hint="eastAsia"/>
                <w:color w:val="000000"/>
                <w:kern w:val="0"/>
                <w:sz w:val="20"/>
                <w:szCs w:val="20"/>
              </w:rPr>
              <w:t>质押申报编号</w:t>
            </w:r>
            <w:r w:rsidR="003F3706" w:rsidRPr="009E1CC8">
              <w:rPr>
                <w:rFonts w:asciiTheme="minorEastAsia" w:hAnsiTheme="minorEastAsia" w:cs="宋体" w:hint="eastAsia"/>
                <w:color w:val="000000"/>
                <w:kern w:val="0"/>
                <w:sz w:val="20"/>
                <w:szCs w:val="20"/>
              </w:rPr>
              <w:t>/质押注销申报编号</w:t>
            </w:r>
            <w:r w:rsidRPr="009E1CC8">
              <w:rPr>
                <w:rFonts w:asciiTheme="minorEastAsia" w:hAnsiTheme="minorEastAsia" w:cs="宋体" w:hint="eastAsia"/>
                <w:color w:val="000000"/>
                <w:kern w:val="0"/>
                <w:sz w:val="20"/>
                <w:szCs w:val="20"/>
              </w:rPr>
              <w:t>/提货单编号</w:t>
            </w:r>
            <w:r w:rsidR="003F3706" w:rsidRPr="009E1CC8">
              <w:rPr>
                <w:rFonts w:asciiTheme="minorEastAsia" w:hAnsiTheme="minorEastAsia" w:cs="宋体" w:hint="eastAsia"/>
                <w:color w:val="000000"/>
                <w:kern w:val="0"/>
                <w:sz w:val="20"/>
                <w:szCs w:val="20"/>
              </w:rPr>
              <w:t>/库存互换申报编号</w:t>
            </w:r>
            <w:r w:rsidR="00D237A6" w:rsidRPr="009E1CC8">
              <w:rPr>
                <w:rFonts w:asciiTheme="minorEastAsia" w:hAnsiTheme="minorEastAsia" w:cs="宋体" w:hint="eastAsia"/>
                <w:color w:val="000000"/>
                <w:kern w:val="0"/>
                <w:sz w:val="20"/>
                <w:szCs w:val="20"/>
              </w:rPr>
              <w:t>/租借续租申报编号</w:t>
            </w:r>
            <w:r w:rsidR="00F56E93">
              <w:rPr>
                <w:rFonts w:asciiTheme="minorEastAsia" w:hAnsiTheme="minorEastAsia" w:cs="宋体" w:hint="eastAsia"/>
                <w:color w:val="000000"/>
                <w:kern w:val="0"/>
                <w:sz w:val="20"/>
                <w:szCs w:val="20"/>
              </w:rPr>
              <w:t>/移库申报编号/库存互换登记编号</w:t>
            </w:r>
          </w:p>
        </w:tc>
      </w:tr>
      <w:tr w:rsidR="007D5A61" w:rsidRPr="007A1233" w14:paraId="42B1081D" w14:textId="77777777" w:rsidTr="00AE496A">
        <w:trPr>
          <w:trHeight w:val="48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08A907F" w14:textId="77777777" w:rsidR="007D5A61" w:rsidRPr="007A1233" w:rsidRDefault="00B52748" w:rsidP="007A123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K00</w:t>
            </w:r>
          </w:p>
        </w:tc>
        <w:tc>
          <w:tcPr>
            <w:tcW w:w="1475" w:type="dxa"/>
            <w:tcBorders>
              <w:top w:val="nil"/>
              <w:left w:val="nil"/>
              <w:bottom w:val="single" w:sz="4" w:space="0" w:color="auto"/>
              <w:right w:val="single" w:sz="4" w:space="0" w:color="auto"/>
            </w:tcBorders>
            <w:shd w:val="clear" w:color="auto" w:fill="auto"/>
            <w:noWrap/>
            <w:vAlign w:val="center"/>
            <w:hideMark/>
          </w:tcPr>
          <w:p w14:paraId="3ED64349"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localNo</w:t>
            </w:r>
          </w:p>
        </w:tc>
        <w:tc>
          <w:tcPr>
            <w:tcW w:w="1560" w:type="dxa"/>
            <w:tcBorders>
              <w:top w:val="nil"/>
              <w:left w:val="nil"/>
              <w:bottom w:val="single" w:sz="4" w:space="0" w:color="auto"/>
              <w:right w:val="single" w:sz="4" w:space="0" w:color="auto"/>
            </w:tcBorders>
            <w:shd w:val="clear" w:color="auto" w:fill="auto"/>
            <w:noWrap/>
            <w:vAlign w:val="center"/>
            <w:hideMark/>
          </w:tcPr>
          <w:p w14:paraId="3CE0179E"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本地编号</w:t>
            </w:r>
          </w:p>
        </w:tc>
        <w:tc>
          <w:tcPr>
            <w:tcW w:w="708" w:type="dxa"/>
            <w:tcBorders>
              <w:top w:val="nil"/>
              <w:left w:val="nil"/>
              <w:bottom w:val="single" w:sz="4" w:space="0" w:color="auto"/>
              <w:right w:val="single" w:sz="4" w:space="0" w:color="auto"/>
            </w:tcBorders>
            <w:shd w:val="clear" w:color="auto" w:fill="auto"/>
            <w:noWrap/>
            <w:vAlign w:val="center"/>
            <w:hideMark/>
          </w:tcPr>
          <w:p w14:paraId="7BF6E8E7"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4623" w:type="dxa"/>
            <w:tcBorders>
              <w:top w:val="nil"/>
              <w:left w:val="nil"/>
              <w:bottom w:val="single" w:sz="4" w:space="0" w:color="auto"/>
              <w:right w:val="single" w:sz="4" w:space="0" w:color="auto"/>
            </w:tcBorders>
            <w:shd w:val="clear" w:color="auto" w:fill="auto"/>
            <w:vAlign w:val="center"/>
            <w:hideMark/>
          </w:tcPr>
          <w:p w14:paraId="4A51E452"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二级系统内部单据编号，最长16位字符。</w:t>
            </w:r>
          </w:p>
        </w:tc>
      </w:tr>
      <w:tr w:rsidR="007D5A61" w:rsidRPr="007A1233" w14:paraId="30C828F3" w14:textId="77777777" w:rsidTr="00AE496A">
        <w:trPr>
          <w:trHeight w:val="72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C9110B6"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K02</w:t>
            </w:r>
          </w:p>
        </w:tc>
        <w:tc>
          <w:tcPr>
            <w:tcW w:w="1475" w:type="dxa"/>
            <w:tcBorders>
              <w:top w:val="nil"/>
              <w:left w:val="nil"/>
              <w:bottom w:val="single" w:sz="4" w:space="0" w:color="auto"/>
              <w:right w:val="single" w:sz="4" w:space="0" w:color="auto"/>
            </w:tcBorders>
            <w:shd w:val="clear" w:color="auto" w:fill="auto"/>
            <w:vAlign w:val="center"/>
            <w:hideMark/>
          </w:tcPr>
          <w:p w14:paraId="043AD73C"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stgOptType</w:t>
            </w:r>
          </w:p>
        </w:tc>
        <w:tc>
          <w:tcPr>
            <w:tcW w:w="1560" w:type="dxa"/>
            <w:tcBorders>
              <w:top w:val="nil"/>
              <w:left w:val="nil"/>
              <w:bottom w:val="single" w:sz="4" w:space="0" w:color="auto"/>
              <w:right w:val="single" w:sz="4" w:space="0" w:color="auto"/>
            </w:tcBorders>
            <w:shd w:val="clear" w:color="auto" w:fill="auto"/>
            <w:noWrap/>
            <w:vAlign w:val="center"/>
            <w:hideMark/>
          </w:tcPr>
          <w:p w14:paraId="605FC65A" w14:textId="77777777" w:rsidR="007D5A61" w:rsidRPr="007A1233" w:rsidRDefault="007D5A61" w:rsidP="00902D58">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仓储</w:t>
            </w:r>
            <w:r w:rsidR="00902D58">
              <w:rPr>
                <w:rFonts w:ascii="宋体" w:eastAsia="宋体" w:hAnsi="宋体" w:cs="宋体" w:hint="eastAsia"/>
                <w:color w:val="000000"/>
                <w:kern w:val="0"/>
                <w:sz w:val="20"/>
                <w:szCs w:val="20"/>
              </w:rPr>
              <w:t>业务</w:t>
            </w:r>
            <w:r w:rsidRPr="007A1233">
              <w:rPr>
                <w:rFonts w:ascii="宋体" w:eastAsia="宋体" w:hAnsi="宋体" w:cs="宋体" w:hint="eastAsia"/>
                <w:color w:val="000000"/>
                <w:kern w:val="0"/>
                <w:sz w:val="20"/>
                <w:szCs w:val="20"/>
              </w:rPr>
              <w:t>类型</w:t>
            </w:r>
          </w:p>
        </w:tc>
        <w:tc>
          <w:tcPr>
            <w:tcW w:w="708" w:type="dxa"/>
            <w:tcBorders>
              <w:top w:val="nil"/>
              <w:left w:val="nil"/>
              <w:bottom w:val="single" w:sz="4" w:space="0" w:color="auto"/>
              <w:right w:val="single" w:sz="4" w:space="0" w:color="auto"/>
            </w:tcBorders>
            <w:shd w:val="clear" w:color="auto" w:fill="auto"/>
            <w:noWrap/>
            <w:vAlign w:val="center"/>
            <w:hideMark/>
          </w:tcPr>
          <w:p w14:paraId="55495551"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4623" w:type="dxa"/>
            <w:tcBorders>
              <w:top w:val="nil"/>
              <w:left w:val="nil"/>
              <w:bottom w:val="single" w:sz="4" w:space="0" w:color="auto"/>
              <w:right w:val="single" w:sz="4" w:space="0" w:color="auto"/>
            </w:tcBorders>
            <w:shd w:val="clear" w:color="auto" w:fill="auto"/>
            <w:vAlign w:val="center"/>
            <w:hideMark/>
          </w:tcPr>
          <w:p w14:paraId="795AF078" w14:textId="6A7B805D"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1位字符，取值：1-出库，2-质押，3-质押注销，4-租借，5-租借还金，6-过户</w:t>
            </w:r>
            <w:r w:rsidR="009E17B6">
              <w:rPr>
                <w:rFonts w:ascii="宋体" w:eastAsia="宋体" w:hAnsi="宋体" w:cs="宋体" w:hint="eastAsia"/>
                <w:color w:val="000000"/>
                <w:kern w:val="0"/>
                <w:sz w:val="20"/>
                <w:szCs w:val="20"/>
              </w:rPr>
              <w:t>、</w:t>
            </w:r>
            <w:r w:rsidR="003F3706">
              <w:rPr>
                <w:rFonts w:ascii="宋体" w:eastAsia="宋体" w:hAnsi="宋体" w:cs="宋体" w:hint="eastAsia"/>
                <w:color w:val="000000"/>
                <w:kern w:val="0"/>
                <w:sz w:val="20"/>
                <w:szCs w:val="20"/>
              </w:rPr>
              <w:t>7-</w:t>
            </w:r>
            <w:r w:rsidR="009E17B6">
              <w:rPr>
                <w:rFonts w:ascii="宋体" w:eastAsia="宋体" w:hAnsi="宋体" w:cs="宋体" w:hint="eastAsia"/>
                <w:color w:val="000000"/>
                <w:kern w:val="0"/>
                <w:sz w:val="20"/>
                <w:szCs w:val="20"/>
              </w:rPr>
              <w:t>库存互换</w:t>
            </w:r>
            <w:r w:rsidR="00540159">
              <w:rPr>
                <w:rFonts w:ascii="宋体" w:eastAsia="宋体" w:hAnsi="宋体" w:cs="宋体" w:hint="eastAsia"/>
                <w:color w:val="000000"/>
                <w:kern w:val="0"/>
                <w:sz w:val="20"/>
                <w:szCs w:val="20"/>
              </w:rPr>
              <w:t>、</w:t>
            </w:r>
            <w:r w:rsidR="00540159" w:rsidRPr="00540159">
              <w:rPr>
                <w:rFonts w:ascii="宋体" w:eastAsia="宋体" w:hAnsi="宋体" w:cs="宋体" w:hint="eastAsia"/>
                <w:color w:val="000000"/>
                <w:kern w:val="0"/>
                <w:sz w:val="20"/>
                <w:szCs w:val="20"/>
              </w:rPr>
              <w:t>8-交易库移库申报、9-质物处置申报、10-租借续租申报、11-租借状态变更</w:t>
            </w:r>
            <w:r w:rsidRPr="007A1233">
              <w:rPr>
                <w:rFonts w:ascii="宋体" w:eastAsia="宋体" w:hAnsi="宋体" w:cs="宋体" w:hint="eastAsia"/>
                <w:color w:val="000000"/>
                <w:kern w:val="0"/>
                <w:sz w:val="20"/>
                <w:szCs w:val="20"/>
              </w:rPr>
              <w:t>。</w:t>
            </w:r>
          </w:p>
        </w:tc>
      </w:tr>
      <w:tr w:rsidR="007D5A61" w:rsidRPr="007A1233" w14:paraId="6742CC34" w14:textId="77777777" w:rsidTr="00AE496A">
        <w:trPr>
          <w:trHeight w:val="48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9D7C7C6"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K05</w:t>
            </w:r>
          </w:p>
        </w:tc>
        <w:tc>
          <w:tcPr>
            <w:tcW w:w="1475" w:type="dxa"/>
            <w:tcBorders>
              <w:top w:val="nil"/>
              <w:left w:val="nil"/>
              <w:bottom w:val="single" w:sz="4" w:space="0" w:color="auto"/>
              <w:right w:val="single" w:sz="4" w:space="0" w:color="auto"/>
            </w:tcBorders>
            <w:shd w:val="clear" w:color="auto" w:fill="auto"/>
            <w:vAlign w:val="center"/>
            <w:hideMark/>
          </w:tcPr>
          <w:p w14:paraId="3617B412"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applyState</w:t>
            </w:r>
          </w:p>
        </w:tc>
        <w:tc>
          <w:tcPr>
            <w:tcW w:w="1560" w:type="dxa"/>
            <w:tcBorders>
              <w:top w:val="nil"/>
              <w:left w:val="nil"/>
              <w:bottom w:val="single" w:sz="4" w:space="0" w:color="auto"/>
              <w:right w:val="single" w:sz="4" w:space="0" w:color="auto"/>
            </w:tcBorders>
            <w:shd w:val="clear" w:color="auto" w:fill="auto"/>
            <w:noWrap/>
            <w:vAlign w:val="center"/>
            <w:hideMark/>
          </w:tcPr>
          <w:p w14:paraId="4663F8C5"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申报状态</w:t>
            </w:r>
          </w:p>
        </w:tc>
        <w:tc>
          <w:tcPr>
            <w:tcW w:w="708" w:type="dxa"/>
            <w:tcBorders>
              <w:top w:val="nil"/>
              <w:left w:val="nil"/>
              <w:bottom w:val="single" w:sz="4" w:space="0" w:color="auto"/>
              <w:right w:val="single" w:sz="4" w:space="0" w:color="auto"/>
            </w:tcBorders>
            <w:shd w:val="clear" w:color="auto" w:fill="auto"/>
            <w:noWrap/>
            <w:vAlign w:val="center"/>
            <w:hideMark/>
          </w:tcPr>
          <w:p w14:paraId="044B7C6E" w14:textId="77777777"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M</w:t>
            </w:r>
          </w:p>
        </w:tc>
        <w:tc>
          <w:tcPr>
            <w:tcW w:w="4623" w:type="dxa"/>
            <w:tcBorders>
              <w:top w:val="nil"/>
              <w:left w:val="nil"/>
              <w:bottom w:val="single" w:sz="4" w:space="0" w:color="auto"/>
              <w:right w:val="single" w:sz="4" w:space="0" w:color="auto"/>
            </w:tcBorders>
            <w:shd w:val="clear" w:color="auto" w:fill="auto"/>
            <w:vAlign w:val="center"/>
            <w:hideMark/>
          </w:tcPr>
          <w:p w14:paraId="5EF139C9" w14:textId="3B34C714" w:rsidR="007D5A61" w:rsidRPr="007A1233" w:rsidRDefault="007D5A61" w:rsidP="007A1233">
            <w:pPr>
              <w:widowControl/>
              <w:spacing w:line="240" w:lineRule="auto"/>
              <w:ind w:firstLineChars="0" w:firstLine="0"/>
              <w:jc w:val="left"/>
              <w:rPr>
                <w:rFonts w:ascii="宋体" w:eastAsia="宋体" w:hAnsi="宋体" w:cs="宋体"/>
                <w:color w:val="000000"/>
                <w:kern w:val="0"/>
                <w:sz w:val="20"/>
                <w:szCs w:val="20"/>
              </w:rPr>
            </w:pPr>
            <w:r w:rsidRPr="007A1233">
              <w:rPr>
                <w:rFonts w:ascii="宋体" w:eastAsia="宋体" w:hAnsi="宋体" w:cs="宋体" w:hint="eastAsia"/>
                <w:color w:val="000000"/>
                <w:kern w:val="0"/>
                <w:sz w:val="20"/>
                <w:szCs w:val="20"/>
              </w:rPr>
              <w:t>1位字符，取值：</w:t>
            </w:r>
            <w:r w:rsidR="001E0BBB" w:rsidRPr="001E0BBB">
              <w:rPr>
                <w:rFonts w:ascii="宋体" w:eastAsia="宋体" w:hAnsi="宋体" w:cs="宋体" w:hint="eastAsia"/>
                <w:color w:val="000000"/>
                <w:kern w:val="0"/>
                <w:sz w:val="20"/>
                <w:szCs w:val="20"/>
              </w:rPr>
              <w:t xml:space="preserve">1-已录入,2-已复核,3-已提交,4-已撤销, </w:t>
            </w:r>
            <w:r w:rsidRPr="007A1233">
              <w:rPr>
                <w:rFonts w:ascii="宋体" w:eastAsia="宋体" w:hAnsi="宋体" w:cs="宋体" w:hint="eastAsia"/>
                <w:color w:val="000000"/>
                <w:kern w:val="0"/>
                <w:sz w:val="20"/>
                <w:szCs w:val="20"/>
              </w:rPr>
              <w:t>5-已配对，6-审批通过，7-审批不通过，8-审批失败。</w:t>
            </w:r>
          </w:p>
        </w:tc>
      </w:tr>
    </w:tbl>
    <w:p w14:paraId="08A0CE38" w14:textId="77777777" w:rsidR="00902D58" w:rsidRPr="00902D58" w:rsidRDefault="00902D58" w:rsidP="0096390C">
      <w:pPr>
        <w:ind w:firstLine="480"/>
      </w:pPr>
    </w:p>
    <w:p w14:paraId="1C140054" w14:textId="77777777" w:rsidR="00F6548B" w:rsidRDefault="00615986" w:rsidP="00F6548B">
      <w:pPr>
        <w:pStyle w:val="4"/>
        <w:numPr>
          <w:ilvl w:val="3"/>
          <w:numId w:val="4"/>
        </w:numPr>
        <w:ind w:left="0" w:firstLineChars="0" w:firstLine="0"/>
      </w:pPr>
      <w:r>
        <w:rPr>
          <w:rFonts w:hint="eastAsia"/>
        </w:rPr>
        <w:t>客户</w:t>
      </w:r>
      <w:r w:rsidR="00F6548B" w:rsidRPr="0096390C">
        <w:rPr>
          <w:rFonts w:hint="eastAsia"/>
        </w:rPr>
        <w:t>库存变化流水</w:t>
      </w:r>
      <w:r w:rsidR="004517D0" w:rsidRPr="0096390C">
        <w:rPr>
          <w:rFonts w:hint="eastAsia"/>
        </w:rPr>
        <w:t>查询</w:t>
      </w:r>
      <w:r w:rsidR="00F6548B" w:rsidRPr="0096390C">
        <w:rPr>
          <w:rFonts w:hint="eastAsia"/>
        </w:rPr>
        <w:t>请求及应答</w:t>
      </w:r>
    </w:p>
    <w:p w14:paraId="465D6304" w14:textId="77777777" w:rsidR="00F6548B" w:rsidRDefault="00F6548B" w:rsidP="001643FA">
      <w:pPr>
        <w:ind w:firstLine="482"/>
      </w:pPr>
      <w:r w:rsidRPr="0089519E">
        <w:rPr>
          <w:rFonts w:hint="eastAsia"/>
          <w:b/>
        </w:rPr>
        <w:t>功能</w:t>
      </w:r>
      <w:r>
        <w:rPr>
          <w:rFonts w:hint="eastAsia"/>
        </w:rPr>
        <w:t>：</w:t>
      </w:r>
      <w:r w:rsidR="00615986">
        <w:rPr>
          <w:rFonts w:hint="eastAsia"/>
        </w:rPr>
        <w:t>客户</w:t>
      </w:r>
      <w:r>
        <w:rPr>
          <w:rFonts w:hint="eastAsia"/>
        </w:rPr>
        <w:t>库存变化流水查询指令用于会员二级系统查询</w:t>
      </w:r>
      <w:r w:rsidR="004F0342">
        <w:rPr>
          <w:rFonts w:hint="eastAsia"/>
        </w:rPr>
        <w:t>该会员席位</w:t>
      </w:r>
      <w:r>
        <w:rPr>
          <w:rFonts w:hint="eastAsia"/>
        </w:rPr>
        <w:t>在当前交易日发生的</w:t>
      </w:r>
      <w:r w:rsidR="004F0342">
        <w:rPr>
          <w:rFonts w:hint="eastAsia"/>
        </w:rPr>
        <w:t>客户</w:t>
      </w:r>
      <w:r>
        <w:rPr>
          <w:rFonts w:hint="eastAsia"/>
        </w:rPr>
        <w:t>库存变化流水信息，支持查询多条</w:t>
      </w:r>
      <w:r w:rsidR="004F0342">
        <w:rPr>
          <w:rFonts w:hint="eastAsia"/>
        </w:rPr>
        <w:t>客户</w:t>
      </w:r>
      <w:r>
        <w:rPr>
          <w:rFonts w:hint="eastAsia"/>
        </w:rPr>
        <w:t>库存变化流水信息。</w:t>
      </w:r>
    </w:p>
    <w:p w14:paraId="07AC7BC1" w14:textId="77777777" w:rsidR="00F6548B" w:rsidRPr="00394335" w:rsidRDefault="00F6548B" w:rsidP="00F6548B">
      <w:pPr>
        <w:ind w:firstLine="480"/>
      </w:pPr>
      <w:r>
        <w:rPr>
          <w:rFonts w:hint="eastAsia"/>
        </w:rPr>
        <w:t>消息体格式如下：</w:t>
      </w:r>
    </w:p>
    <w:tbl>
      <w:tblPr>
        <w:tblW w:w="9833" w:type="dxa"/>
        <w:tblInd w:w="103" w:type="dxa"/>
        <w:tblLayout w:type="fixed"/>
        <w:tblLook w:val="04A0" w:firstRow="1" w:lastRow="0" w:firstColumn="1" w:lastColumn="0" w:noHBand="0" w:noVBand="1"/>
      </w:tblPr>
      <w:tblGrid>
        <w:gridCol w:w="798"/>
        <w:gridCol w:w="798"/>
        <w:gridCol w:w="2047"/>
        <w:gridCol w:w="2221"/>
        <w:gridCol w:w="760"/>
        <w:gridCol w:w="710"/>
        <w:gridCol w:w="2499"/>
      </w:tblGrid>
      <w:tr w:rsidR="00F6548B" w:rsidRPr="009A0AC4" w14:paraId="0195924E" w14:textId="77777777" w:rsidTr="00AE496A">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vAlign w:val="center"/>
          </w:tcPr>
          <w:p w14:paraId="7F1452C8" w14:textId="77777777" w:rsidR="00F6548B" w:rsidRPr="009A0AC4" w:rsidRDefault="00F6548B" w:rsidP="00AE496A">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9B8C149" w14:textId="77777777" w:rsidR="00F6548B" w:rsidRPr="009A0AC4" w:rsidRDefault="00F6548B" w:rsidP="00AE496A">
            <w:pPr>
              <w:widowControl/>
              <w:spacing w:line="240" w:lineRule="auto"/>
              <w:ind w:firstLineChars="0" w:firstLine="0"/>
              <w:rPr>
                <w:rFonts w:ascii="宋体" w:eastAsia="宋体" w:hAnsi="宋体" w:cs="宋体"/>
                <w:b/>
                <w:bCs/>
                <w:color w:val="000000"/>
                <w:kern w:val="0"/>
                <w:sz w:val="20"/>
                <w:szCs w:val="20"/>
              </w:rPr>
            </w:pPr>
            <w:r w:rsidRPr="009A0AC4">
              <w:rPr>
                <w:rFonts w:ascii="宋体" w:eastAsia="宋体" w:hAnsi="宋体" w:cs="宋体" w:hint="eastAsia"/>
                <w:b/>
                <w:bCs/>
                <w:color w:val="000000"/>
                <w:kern w:val="0"/>
                <w:sz w:val="20"/>
                <w:szCs w:val="20"/>
              </w:rPr>
              <w:t>域号</w:t>
            </w:r>
          </w:p>
        </w:tc>
        <w:tc>
          <w:tcPr>
            <w:tcW w:w="2047" w:type="dxa"/>
            <w:tcBorders>
              <w:top w:val="single" w:sz="4" w:space="0" w:color="auto"/>
              <w:left w:val="nil"/>
              <w:bottom w:val="single" w:sz="4" w:space="0" w:color="auto"/>
              <w:right w:val="single" w:sz="4" w:space="0" w:color="auto"/>
            </w:tcBorders>
            <w:shd w:val="clear" w:color="000000" w:fill="D9D9D9"/>
            <w:noWrap/>
            <w:vAlign w:val="center"/>
            <w:hideMark/>
          </w:tcPr>
          <w:p w14:paraId="4FDBE675" w14:textId="77777777" w:rsidR="00F6548B" w:rsidRPr="009A0AC4" w:rsidRDefault="00F6548B" w:rsidP="00AE496A">
            <w:pPr>
              <w:widowControl/>
              <w:spacing w:line="240" w:lineRule="auto"/>
              <w:ind w:firstLineChars="0" w:firstLine="0"/>
              <w:rPr>
                <w:rFonts w:ascii="宋体" w:eastAsia="宋体" w:hAnsi="宋体" w:cs="宋体"/>
                <w:b/>
                <w:bCs/>
                <w:color w:val="000000"/>
                <w:kern w:val="0"/>
                <w:sz w:val="20"/>
                <w:szCs w:val="20"/>
              </w:rPr>
            </w:pPr>
            <w:r w:rsidRPr="009A0AC4">
              <w:rPr>
                <w:rFonts w:ascii="宋体" w:eastAsia="宋体" w:hAnsi="宋体" w:cs="宋体" w:hint="eastAsia"/>
                <w:b/>
                <w:bCs/>
                <w:color w:val="000000"/>
                <w:kern w:val="0"/>
                <w:sz w:val="20"/>
                <w:szCs w:val="20"/>
              </w:rPr>
              <w:t>域名</w:t>
            </w:r>
          </w:p>
        </w:tc>
        <w:tc>
          <w:tcPr>
            <w:tcW w:w="2221" w:type="dxa"/>
            <w:tcBorders>
              <w:top w:val="single" w:sz="4" w:space="0" w:color="auto"/>
              <w:left w:val="nil"/>
              <w:bottom w:val="single" w:sz="4" w:space="0" w:color="auto"/>
              <w:right w:val="single" w:sz="4" w:space="0" w:color="auto"/>
            </w:tcBorders>
            <w:shd w:val="clear" w:color="000000" w:fill="D9D9D9"/>
            <w:noWrap/>
            <w:vAlign w:val="center"/>
            <w:hideMark/>
          </w:tcPr>
          <w:p w14:paraId="422507A5" w14:textId="77777777" w:rsidR="00F6548B" w:rsidRPr="009A0AC4" w:rsidRDefault="00F6548B" w:rsidP="00AE496A">
            <w:pPr>
              <w:widowControl/>
              <w:spacing w:line="240" w:lineRule="auto"/>
              <w:ind w:firstLineChars="0" w:firstLine="0"/>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14:paraId="21A3296C" w14:textId="77777777" w:rsidR="00F6548B" w:rsidRPr="009A0AC4" w:rsidRDefault="00F6548B" w:rsidP="00AE496A">
            <w:pPr>
              <w:widowControl/>
              <w:spacing w:line="240" w:lineRule="auto"/>
              <w:ind w:firstLineChars="0" w:firstLine="0"/>
              <w:rPr>
                <w:rFonts w:ascii="宋体" w:eastAsia="宋体" w:hAnsi="宋体" w:cs="宋体"/>
                <w:b/>
                <w:bCs/>
                <w:color w:val="000000"/>
                <w:kern w:val="0"/>
                <w:sz w:val="20"/>
                <w:szCs w:val="20"/>
              </w:rPr>
            </w:pPr>
            <w:r w:rsidRPr="009A0AC4">
              <w:rPr>
                <w:rFonts w:ascii="宋体" w:eastAsia="宋体" w:hAnsi="宋体" w:cs="宋体" w:hint="eastAsia"/>
                <w:b/>
                <w:bCs/>
                <w:color w:val="000000"/>
                <w:kern w:val="0"/>
                <w:sz w:val="20"/>
                <w:szCs w:val="20"/>
              </w:rPr>
              <w:t>请求</w:t>
            </w:r>
          </w:p>
        </w:tc>
        <w:tc>
          <w:tcPr>
            <w:tcW w:w="710" w:type="dxa"/>
            <w:tcBorders>
              <w:top w:val="single" w:sz="4" w:space="0" w:color="auto"/>
              <w:left w:val="nil"/>
              <w:bottom w:val="single" w:sz="4" w:space="0" w:color="auto"/>
              <w:right w:val="single" w:sz="4" w:space="0" w:color="auto"/>
            </w:tcBorders>
            <w:shd w:val="clear" w:color="000000" w:fill="D9D9D9"/>
            <w:noWrap/>
            <w:vAlign w:val="center"/>
            <w:hideMark/>
          </w:tcPr>
          <w:p w14:paraId="0B78DDF8" w14:textId="77777777" w:rsidR="00F6548B" w:rsidRPr="009A0AC4" w:rsidRDefault="00F6548B" w:rsidP="00AE496A">
            <w:pPr>
              <w:widowControl/>
              <w:spacing w:line="240" w:lineRule="auto"/>
              <w:ind w:firstLineChars="0" w:firstLine="0"/>
              <w:rPr>
                <w:rFonts w:ascii="宋体" w:eastAsia="宋体" w:hAnsi="宋体" w:cs="宋体"/>
                <w:b/>
                <w:bCs/>
                <w:color w:val="000000"/>
                <w:kern w:val="0"/>
                <w:sz w:val="20"/>
                <w:szCs w:val="20"/>
              </w:rPr>
            </w:pPr>
            <w:r w:rsidRPr="009A0AC4">
              <w:rPr>
                <w:rFonts w:ascii="宋体" w:eastAsia="宋体" w:hAnsi="宋体" w:cs="宋体" w:hint="eastAsia"/>
                <w:b/>
                <w:bCs/>
                <w:color w:val="000000"/>
                <w:kern w:val="0"/>
                <w:sz w:val="20"/>
                <w:szCs w:val="20"/>
              </w:rPr>
              <w:t>应答</w:t>
            </w:r>
          </w:p>
        </w:tc>
        <w:tc>
          <w:tcPr>
            <w:tcW w:w="2499" w:type="dxa"/>
            <w:tcBorders>
              <w:top w:val="single" w:sz="4" w:space="0" w:color="auto"/>
              <w:left w:val="nil"/>
              <w:bottom w:val="single" w:sz="4" w:space="0" w:color="auto"/>
              <w:right w:val="single" w:sz="4" w:space="0" w:color="auto"/>
            </w:tcBorders>
            <w:shd w:val="clear" w:color="000000" w:fill="D9D9D9"/>
            <w:noWrap/>
            <w:vAlign w:val="center"/>
            <w:hideMark/>
          </w:tcPr>
          <w:p w14:paraId="36E81C61" w14:textId="77777777" w:rsidR="00F6548B" w:rsidRPr="009A0AC4" w:rsidRDefault="00F6548B" w:rsidP="00AE496A">
            <w:pPr>
              <w:widowControl/>
              <w:spacing w:line="240" w:lineRule="auto"/>
              <w:ind w:firstLineChars="0" w:firstLine="0"/>
              <w:rPr>
                <w:rFonts w:ascii="宋体" w:eastAsia="宋体" w:hAnsi="宋体" w:cs="宋体"/>
                <w:b/>
                <w:bCs/>
                <w:color w:val="000000"/>
                <w:kern w:val="0"/>
                <w:sz w:val="20"/>
                <w:szCs w:val="20"/>
              </w:rPr>
            </w:pPr>
            <w:r w:rsidRPr="009A0AC4">
              <w:rPr>
                <w:rFonts w:ascii="宋体" w:eastAsia="宋体" w:hAnsi="宋体" w:cs="宋体" w:hint="eastAsia"/>
                <w:b/>
                <w:bCs/>
                <w:color w:val="000000"/>
                <w:kern w:val="0"/>
                <w:sz w:val="20"/>
                <w:szCs w:val="20"/>
              </w:rPr>
              <w:t>说明</w:t>
            </w:r>
          </w:p>
        </w:tc>
      </w:tr>
      <w:tr w:rsidR="00F6548B" w:rsidRPr="009A0AC4" w14:paraId="27F1AE4B"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621A5E60"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8A370E1"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M00</w:t>
            </w:r>
          </w:p>
        </w:tc>
        <w:tc>
          <w:tcPr>
            <w:tcW w:w="2047" w:type="dxa"/>
            <w:tcBorders>
              <w:top w:val="nil"/>
              <w:left w:val="nil"/>
              <w:bottom w:val="single" w:sz="4" w:space="0" w:color="auto"/>
              <w:right w:val="single" w:sz="4" w:space="0" w:color="auto"/>
            </w:tcBorders>
            <w:shd w:val="clear" w:color="auto" w:fill="auto"/>
            <w:vAlign w:val="center"/>
            <w:hideMark/>
          </w:tcPr>
          <w:p w14:paraId="212E2B2D"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memberID</w:t>
            </w:r>
          </w:p>
        </w:tc>
        <w:tc>
          <w:tcPr>
            <w:tcW w:w="2221" w:type="dxa"/>
            <w:tcBorders>
              <w:top w:val="nil"/>
              <w:left w:val="nil"/>
              <w:bottom w:val="single" w:sz="4" w:space="0" w:color="auto"/>
              <w:right w:val="single" w:sz="4" w:space="0" w:color="auto"/>
            </w:tcBorders>
            <w:shd w:val="clear" w:color="auto" w:fill="auto"/>
            <w:noWrap/>
            <w:vAlign w:val="center"/>
            <w:hideMark/>
          </w:tcPr>
          <w:p w14:paraId="033B231C"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会员代码</w:t>
            </w:r>
          </w:p>
        </w:tc>
        <w:tc>
          <w:tcPr>
            <w:tcW w:w="760" w:type="dxa"/>
            <w:tcBorders>
              <w:top w:val="nil"/>
              <w:left w:val="nil"/>
              <w:bottom w:val="single" w:sz="4" w:space="0" w:color="auto"/>
              <w:right w:val="single" w:sz="4" w:space="0" w:color="auto"/>
            </w:tcBorders>
            <w:shd w:val="clear" w:color="auto" w:fill="auto"/>
            <w:vAlign w:val="center"/>
            <w:hideMark/>
          </w:tcPr>
          <w:p w14:paraId="0EBEA0C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M</w:t>
            </w:r>
          </w:p>
        </w:tc>
        <w:tc>
          <w:tcPr>
            <w:tcW w:w="710" w:type="dxa"/>
            <w:tcBorders>
              <w:top w:val="nil"/>
              <w:left w:val="nil"/>
              <w:bottom w:val="single" w:sz="4" w:space="0" w:color="auto"/>
              <w:right w:val="single" w:sz="4" w:space="0" w:color="auto"/>
            </w:tcBorders>
            <w:shd w:val="clear" w:color="auto" w:fill="auto"/>
            <w:noWrap/>
            <w:vAlign w:val="center"/>
            <w:hideMark/>
          </w:tcPr>
          <w:p w14:paraId="422A76DE"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721EF032"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r>
      <w:tr w:rsidR="00F6548B" w:rsidRPr="009A0AC4" w14:paraId="0765B768"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7DB83E19"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20333088" w14:textId="77777777" w:rsidR="00F6548B" w:rsidRPr="00984E1E" w:rsidRDefault="00F6548B" w:rsidP="00AE496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047" w:type="dxa"/>
            <w:tcBorders>
              <w:top w:val="nil"/>
              <w:left w:val="nil"/>
              <w:bottom w:val="single" w:sz="4" w:space="0" w:color="auto"/>
              <w:right w:val="single" w:sz="4" w:space="0" w:color="auto"/>
            </w:tcBorders>
            <w:shd w:val="clear" w:color="auto" w:fill="auto"/>
            <w:vAlign w:val="center"/>
          </w:tcPr>
          <w:p w14:paraId="66D9972A" w14:textId="77777777" w:rsidR="00F6548B" w:rsidRPr="00984E1E" w:rsidRDefault="00F6548B" w:rsidP="00AE496A">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221" w:type="dxa"/>
            <w:tcBorders>
              <w:top w:val="nil"/>
              <w:left w:val="nil"/>
              <w:bottom w:val="single" w:sz="4" w:space="0" w:color="auto"/>
              <w:right w:val="single" w:sz="4" w:space="0" w:color="auto"/>
            </w:tcBorders>
            <w:shd w:val="clear" w:color="auto" w:fill="auto"/>
            <w:noWrap/>
            <w:vAlign w:val="center"/>
          </w:tcPr>
          <w:p w14:paraId="44890438" w14:textId="77777777" w:rsidR="00F6548B" w:rsidRPr="00984E1E" w:rsidRDefault="00F6548B" w:rsidP="00AE496A">
            <w:pPr>
              <w:widowControl/>
              <w:spacing w:line="240" w:lineRule="auto"/>
              <w:ind w:firstLineChars="0" w:firstLine="0"/>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vAlign w:val="center"/>
          </w:tcPr>
          <w:p w14:paraId="5773A9A4" w14:textId="77777777" w:rsidR="00F6548B" w:rsidRPr="007D5A61" w:rsidRDefault="00F6548B" w:rsidP="00AE496A">
            <w:pPr>
              <w:spacing w:line="240" w:lineRule="auto"/>
              <w:ind w:firstLineChars="0" w:firstLine="0"/>
              <w:rPr>
                <w:rFonts w:asciiTheme="minorEastAsia" w:hAnsiTheme="minorEastAsia"/>
                <w:color w:val="000000"/>
                <w:sz w:val="21"/>
                <w:szCs w:val="21"/>
              </w:rPr>
            </w:pPr>
            <w:r w:rsidRPr="007D5A61">
              <w:rPr>
                <w:rFonts w:asciiTheme="minorEastAsia" w:hAnsiTheme="minorEastAsia" w:hint="eastAsia"/>
                <w:color w:val="000000"/>
                <w:sz w:val="21"/>
                <w:szCs w:val="21"/>
              </w:rPr>
              <w:t>M</w:t>
            </w:r>
          </w:p>
        </w:tc>
        <w:tc>
          <w:tcPr>
            <w:tcW w:w="710" w:type="dxa"/>
            <w:tcBorders>
              <w:top w:val="nil"/>
              <w:left w:val="nil"/>
              <w:bottom w:val="single" w:sz="4" w:space="0" w:color="auto"/>
              <w:right w:val="single" w:sz="4" w:space="0" w:color="auto"/>
            </w:tcBorders>
            <w:shd w:val="clear" w:color="auto" w:fill="auto"/>
            <w:noWrap/>
            <w:vAlign w:val="center"/>
          </w:tcPr>
          <w:p w14:paraId="0B3FD57E" w14:textId="77777777" w:rsidR="00F6548B" w:rsidRPr="007803DC" w:rsidRDefault="00F6548B" w:rsidP="00AE496A">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tcPr>
          <w:p w14:paraId="2AEDFF3E"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r>
      <w:tr w:rsidR="00F6548B" w:rsidRPr="009A0AC4" w14:paraId="372C7546"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6439C800"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7BAA32F"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T13</w:t>
            </w:r>
          </w:p>
        </w:tc>
        <w:tc>
          <w:tcPr>
            <w:tcW w:w="2047" w:type="dxa"/>
            <w:tcBorders>
              <w:top w:val="nil"/>
              <w:left w:val="nil"/>
              <w:bottom w:val="single" w:sz="4" w:space="0" w:color="auto"/>
              <w:right w:val="single" w:sz="4" w:space="0" w:color="auto"/>
            </w:tcBorders>
            <w:shd w:val="clear" w:color="auto" w:fill="auto"/>
            <w:noWrap/>
            <w:vAlign w:val="center"/>
            <w:hideMark/>
          </w:tcPr>
          <w:p w14:paraId="6E130D3A"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tradeDate</w:t>
            </w:r>
          </w:p>
        </w:tc>
        <w:tc>
          <w:tcPr>
            <w:tcW w:w="2221" w:type="dxa"/>
            <w:tcBorders>
              <w:top w:val="nil"/>
              <w:left w:val="nil"/>
              <w:bottom w:val="single" w:sz="4" w:space="0" w:color="auto"/>
              <w:right w:val="single" w:sz="4" w:space="0" w:color="auto"/>
            </w:tcBorders>
            <w:shd w:val="clear" w:color="auto" w:fill="auto"/>
            <w:noWrap/>
            <w:vAlign w:val="center"/>
            <w:hideMark/>
          </w:tcPr>
          <w:p w14:paraId="6BEF4B0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交易日期</w:t>
            </w:r>
          </w:p>
        </w:tc>
        <w:tc>
          <w:tcPr>
            <w:tcW w:w="760" w:type="dxa"/>
            <w:tcBorders>
              <w:top w:val="nil"/>
              <w:left w:val="nil"/>
              <w:bottom w:val="single" w:sz="4" w:space="0" w:color="auto"/>
              <w:right w:val="single" w:sz="4" w:space="0" w:color="auto"/>
            </w:tcBorders>
            <w:shd w:val="clear" w:color="auto" w:fill="auto"/>
            <w:noWrap/>
            <w:vAlign w:val="center"/>
            <w:hideMark/>
          </w:tcPr>
          <w:p w14:paraId="561E272E"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M</w:t>
            </w:r>
          </w:p>
        </w:tc>
        <w:tc>
          <w:tcPr>
            <w:tcW w:w="710" w:type="dxa"/>
            <w:tcBorders>
              <w:top w:val="nil"/>
              <w:left w:val="nil"/>
              <w:bottom w:val="single" w:sz="4" w:space="0" w:color="auto"/>
              <w:right w:val="single" w:sz="4" w:space="0" w:color="auto"/>
            </w:tcBorders>
            <w:shd w:val="clear" w:color="auto" w:fill="auto"/>
            <w:noWrap/>
            <w:vAlign w:val="center"/>
            <w:hideMark/>
          </w:tcPr>
          <w:p w14:paraId="5DD1EF3E"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59D40E11"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r>
      <w:tr w:rsidR="00F6548B" w:rsidRPr="009A0AC4" w14:paraId="32663902"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3F9BC2C4"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58BA5DB"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047" w:type="dxa"/>
            <w:tcBorders>
              <w:top w:val="nil"/>
              <w:left w:val="nil"/>
              <w:bottom w:val="single" w:sz="4" w:space="0" w:color="auto"/>
              <w:right w:val="single" w:sz="4" w:space="0" w:color="auto"/>
            </w:tcBorders>
            <w:shd w:val="clear" w:color="auto" w:fill="auto"/>
            <w:noWrap/>
            <w:vAlign w:val="center"/>
            <w:hideMark/>
          </w:tcPr>
          <w:p w14:paraId="6966956D"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clientID</w:t>
            </w:r>
          </w:p>
        </w:tc>
        <w:tc>
          <w:tcPr>
            <w:tcW w:w="2221" w:type="dxa"/>
            <w:tcBorders>
              <w:top w:val="nil"/>
              <w:left w:val="nil"/>
              <w:bottom w:val="single" w:sz="4" w:space="0" w:color="auto"/>
              <w:right w:val="single" w:sz="4" w:space="0" w:color="auto"/>
            </w:tcBorders>
            <w:shd w:val="clear" w:color="auto" w:fill="auto"/>
            <w:noWrap/>
            <w:vAlign w:val="center"/>
            <w:hideMark/>
          </w:tcPr>
          <w:p w14:paraId="1F7F72C2"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vAlign w:val="center"/>
            <w:hideMark/>
          </w:tcPr>
          <w:p w14:paraId="77622F20" w14:textId="77777777" w:rsidR="00F6548B" w:rsidRPr="009A0AC4" w:rsidRDefault="00F90B38"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710" w:type="dxa"/>
            <w:tcBorders>
              <w:top w:val="nil"/>
              <w:left w:val="nil"/>
              <w:bottom w:val="single" w:sz="4" w:space="0" w:color="auto"/>
              <w:right w:val="single" w:sz="4" w:space="0" w:color="auto"/>
            </w:tcBorders>
            <w:shd w:val="clear" w:color="auto" w:fill="auto"/>
            <w:noWrap/>
            <w:vAlign w:val="center"/>
            <w:hideMark/>
          </w:tcPr>
          <w:p w14:paraId="0CB6D6BD"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5D58CABA"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r>
      <w:tr w:rsidR="00F6548B" w:rsidRPr="009A0AC4" w14:paraId="23DB19FA"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16A5C9BC"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138FA20"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M60</w:t>
            </w:r>
          </w:p>
        </w:tc>
        <w:tc>
          <w:tcPr>
            <w:tcW w:w="2047" w:type="dxa"/>
            <w:tcBorders>
              <w:top w:val="nil"/>
              <w:left w:val="nil"/>
              <w:bottom w:val="single" w:sz="4" w:space="0" w:color="auto"/>
              <w:right w:val="single" w:sz="4" w:space="0" w:color="auto"/>
            </w:tcBorders>
            <w:shd w:val="clear" w:color="auto" w:fill="auto"/>
            <w:vAlign w:val="center"/>
            <w:hideMark/>
          </w:tcPr>
          <w:p w14:paraId="31E08CBF"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traderID</w:t>
            </w:r>
          </w:p>
        </w:tc>
        <w:tc>
          <w:tcPr>
            <w:tcW w:w="2221" w:type="dxa"/>
            <w:tcBorders>
              <w:top w:val="nil"/>
              <w:left w:val="nil"/>
              <w:bottom w:val="single" w:sz="4" w:space="0" w:color="auto"/>
              <w:right w:val="single" w:sz="4" w:space="0" w:color="auto"/>
            </w:tcBorders>
            <w:shd w:val="clear" w:color="auto" w:fill="auto"/>
            <w:noWrap/>
            <w:vAlign w:val="center"/>
            <w:hideMark/>
          </w:tcPr>
          <w:p w14:paraId="0E843D41" w14:textId="77777777" w:rsidR="00F6548B" w:rsidRPr="009A0AC4" w:rsidRDefault="00615986"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用户</w:t>
            </w:r>
            <w:r w:rsidR="00F6548B" w:rsidRPr="009A0AC4">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vAlign w:val="center"/>
            <w:hideMark/>
          </w:tcPr>
          <w:p w14:paraId="022E8D21"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M</w:t>
            </w:r>
          </w:p>
        </w:tc>
        <w:tc>
          <w:tcPr>
            <w:tcW w:w="710" w:type="dxa"/>
            <w:tcBorders>
              <w:top w:val="nil"/>
              <w:left w:val="nil"/>
              <w:bottom w:val="single" w:sz="4" w:space="0" w:color="auto"/>
              <w:right w:val="single" w:sz="4" w:space="0" w:color="auto"/>
            </w:tcBorders>
            <w:shd w:val="clear" w:color="auto" w:fill="auto"/>
            <w:noWrap/>
            <w:vAlign w:val="center"/>
            <w:hideMark/>
          </w:tcPr>
          <w:p w14:paraId="4EE8EC6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2499" w:type="dxa"/>
            <w:tcBorders>
              <w:top w:val="nil"/>
              <w:left w:val="nil"/>
              <w:bottom w:val="single" w:sz="4" w:space="0" w:color="auto"/>
              <w:right w:val="single" w:sz="4" w:space="0" w:color="auto"/>
            </w:tcBorders>
            <w:shd w:val="clear" w:color="auto" w:fill="auto"/>
            <w:noWrap/>
            <w:vAlign w:val="center"/>
            <w:hideMark/>
          </w:tcPr>
          <w:p w14:paraId="58C1F4D9"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r>
      <w:tr w:rsidR="00F6548B" w:rsidRPr="009A0AC4" w14:paraId="26509517"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278049F0" w14:textId="77777777" w:rsidR="00F6548B" w:rsidRPr="00710A79"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FA145EA" w14:textId="77777777" w:rsidR="00F6548B" w:rsidRPr="009A0AC4" w:rsidRDefault="00CE49F0"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S95</w:t>
            </w:r>
          </w:p>
        </w:tc>
        <w:tc>
          <w:tcPr>
            <w:tcW w:w="2047" w:type="dxa"/>
            <w:tcBorders>
              <w:top w:val="nil"/>
              <w:left w:val="nil"/>
              <w:bottom w:val="single" w:sz="4" w:space="0" w:color="auto"/>
              <w:right w:val="single" w:sz="4" w:space="0" w:color="auto"/>
            </w:tcBorders>
            <w:shd w:val="clear" w:color="auto" w:fill="auto"/>
            <w:vAlign w:val="center"/>
            <w:hideMark/>
          </w:tcPr>
          <w:p w14:paraId="69041805" w14:textId="77777777" w:rsidR="00F6548B" w:rsidRPr="009A0AC4" w:rsidRDefault="00CE49F0" w:rsidP="00AE496A">
            <w:pPr>
              <w:widowControl/>
              <w:spacing w:line="240" w:lineRule="auto"/>
              <w:ind w:firstLineChars="0" w:firstLine="0"/>
              <w:rPr>
                <w:rFonts w:ascii="宋体" w:eastAsia="宋体" w:hAnsi="宋体" w:cs="宋体"/>
                <w:color w:val="000000"/>
                <w:kern w:val="0"/>
                <w:sz w:val="20"/>
                <w:szCs w:val="20"/>
              </w:rPr>
            </w:pPr>
            <w:r w:rsidRPr="00CE49F0">
              <w:rPr>
                <w:rFonts w:ascii="宋体" w:eastAsia="宋体" w:hAnsi="宋体" w:cs="宋体"/>
                <w:color w:val="000000"/>
                <w:kern w:val="0"/>
                <w:sz w:val="20"/>
                <w:szCs w:val="20"/>
              </w:rPr>
              <w:t>[clientStorageChangeInfoData]</w:t>
            </w:r>
          </w:p>
        </w:tc>
        <w:tc>
          <w:tcPr>
            <w:tcW w:w="2221" w:type="dxa"/>
            <w:tcBorders>
              <w:top w:val="nil"/>
              <w:left w:val="nil"/>
              <w:bottom w:val="single" w:sz="4" w:space="0" w:color="auto"/>
              <w:right w:val="single" w:sz="4" w:space="0" w:color="auto"/>
            </w:tcBorders>
            <w:shd w:val="clear" w:color="auto" w:fill="auto"/>
            <w:noWrap/>
            <w:vAlign w:val="center"/>
            <w:hideMark/>
          </w:tcPr>
          <w:p w14:paraId="5D1A54F3" w14:textId="77777777" w:rsidR="00F6548B" w:rsidRPr="009A0AC4" w:rsidRDefault="00615986"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w:t>
            </w:r>
            <w:r w:rsidR="00F6548B" w:rsidRPr="009A0AC4">
              <w:rPr>
                <w:rFonts w:ascii="宋体" w:eastAsia="宋体" w:hAnsi="宋体" w:cs="宋体" w:hint="eastAsia"/>
                <w:color w:val="000000"/>
                <w:kern w:val="0"/>
                <w:sz w:val="20"/>
                <w:szCs w:val="20"/>
              </w:rPr>
              <w:t>库存变化流水</w:t>
            </w:r>
            <w:r w:rsidR="00F6548B">
              <w:rPr>
                <w:rFonts w:ascii="宋体" w:eastAsia="宋体" w:hAnsi="宋体" w:cs="宋体" w:hint="eastAsia"/>
                <w:color w:val="000000"/>
                <w:kern w:val="0"/>
                <w:sz w:val="20"/>
                <w:szCs w:val="20"/>
              </w:rPr>
              <w:t>数据</w:t>
            </w:r>
          </w:p>
        </w:tc>
        <w:tc>
          <w:tcPr>
            <w:tcW w:w="760" w:type="dxa"/>
            <w:tcBorders>
              <w:top w:val="nil"/>
              <w:left w:val="nil"/>
              <w:bottom w:val="single" w:sz="4" w:space="0" w:color="auto"/>
              <w:right w:val="single" w:sz="4" w:space="0" w:color="auto"/>
            </w:tcBorders>
            <w:shd w:val="clear" w:color="auto" w:fill="auto"/>
            <w:noWrap/>
            <w:vAlign w:val="center"/>
            <w:hideMark/>
          </w:tcPr>
          <w:p w14:paraId="5639E603"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0639E4F9"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vAlign w:val="center"/>
            <w:hideMark/>
          </w:tcPr>
          <w:p w14:paraId="7611DCCD"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553ACA03" w14:textId="77777777" w:rsidTr="00860B23">
        <w:trPr>
          <w:trHeight w:val="270"/>
        </w:trPr>
        <w:tc>
          <w:tcPr>
            <w:tcW w:w="798" w:type="dxa"/>
            <w:tcBorders>
              <w:top w:val="nil"/>
              <w:left w:val="single" w:sz="4" w:space="0" w:color="auto"/>
              <w:bottom w:val="single" w:sz="4" w:space="0" w:color="auto"/>
              <w:right w:val="single" w:sz="4" w:space="0" w:color="auto"/>
            </w:tcBorders>
            <w:vAlign w:val="center"/>
          </w:tcPr>
          <w:p w14:paraId="7C746D7E" w14:textId="77777777" w:rsidR="00F6548B" w:rsidRPr="00710A79"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19996852"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2047" w:type="dxa"/>
            <w:tcBorders>
              <w:top w:val="nil"/>
              <w:left w:val="nil"/>
              <w:bottom w:val="single" w:sz="4" w:space="0" w:color="auto"/>
              <w:right w:val="single" w:sz="4" w:space="0" w:color="auto"/>
            </w:tcBorders>
            <w:shd w:val="clear" w:color="auto" w:fill="auto"/>
            <w:vAlign w:val="center"/>
          </w:tcPr>
          <w:p w14:paraId="2D43DAD8"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2221" w:type="dxa"/>
            <w:tcBorders>
              <w:top w:val="nil"/>
              <w:left w:val="nil"/>
              <w:bottom w:val="single" w:sz="4" w:space="0" w:color="auto"/>
              <w:right w:val="single" w:sz="4" w:space="0" w:color="auto"/>
            </w:tcBorders>
            <w:shd w:val="clear" w:color="auto" w:fill="auto"/>
            <w:noWrap/>
            <w:vAlign w:val="center"/>
            <w:hideMark/>
          </w:tcPr>
          <w:p w14:paraId="1F2F6E22" w14:textId="77777777" w:rsidR="00F6548B" w:rsidRPr="009A0AC4" w:rsidRDefault="00615986"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客户</w:t>
            </w:r>
            <w:r w:rsidR="00F6548B" w:rsidRPr="009A0AC4">
              <w:rPr>
                <w:rFonts w:ascii="宋体" w:eastAsia="宋体" w:hAnsi="宋体" w:cs="宋体" w:hint="eastAsia"/>
                <w:color w:val="000000"/>
                <w:kern w:val="0"/>
                <w:sz w:val="20"/>
                <w:szCs w:val="20"/>
              </w:rPr>
              <w:t>库存变化流水</w:t>
            </w:r>
          </w:p>
        </w:tc>
        <w:tc>
          <w:tcPr>
            <w:tcW w:w="760" w:type="dxa"/>
            <w:tcBorders>
              <w:top w:val="nil"/>
              <w:left w:val="nil"/>
              <w:bottom w:val="single" w:sz="4" w:space="0" w:color="auto"/>
              <w:right w:val="single" w:sz="4" w:space="0" w:color="auto"/>
            </w:tcBorders>
            <w:shd w:val="clear" w:color="auto" w:fill="auto"/>
            <w:noWrap/>
            <w:vAlign w:val="center"/>
          </w:tcPr>
          <w:p w14:paraId="79A0C3C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710" w:type="dxa"/>
            <w:tcBorders>
              <w:top w:val="nil"/>
              <w:left w:val="nil"/>
              <w:bottom w:val="single" w:sz="4" w:space="0" w:color="auto"/>
              <w:right w:val="single" w:sz="4" w:space="0" w:color="auto"/>
            </w:tcBorders>
            <w:shd w:val="clear" w:color="auto" w:fill="auto"/>
            <w:vAlign w:val="center"/>
          </w:tcPr>
          <w:p w14:paraId="27837054"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p>
        </w:tc>
        <w:tc>
          <w:tcPr>
            <w:tcW w:w="2499" w:type="dxa"/>
            <w:tcBorders>
              <w:top w:val="nil"/>
              <w:left w:val="nil"/>
              <w:bottom w:val="single" w:sz="4" w:space="0" w:color="auto"/>
              <w:right w:val="single" w:sz="4" w:space="0" w:color="auto"/>
            </w:tcBorders>
            <w:shd w:val="clear" w:color="auto" w:fill="auto"/>
            <w:vAlign w:val="center"/>
          </w:tcPr>
          <w:p w14:paraId="7879017B"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p>
        </w:tc>
      </w:tr>
      <w:tr w:rsidR="00F6548B" w:rsidRPr="009A0AC4" w14:paraId="3EA54675"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4B64B885"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207A194"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T80</w:t>
            </w:r>
          </w:p>
        </w:tc>
        <w:tc>
          <w:tcPr>
            <w:tcW w:w="2047" w:type="dxa"/>
            <w:tcBorders>
              <w:top w:val="nil"/>
              <w:left w:val="nil"/>
              <w:bottom w:val="single" w:sz="4" w:space="0" w:color="auto"/>
              <w:right w:val="single" w:sz="4" w:space="0" w:color="auto"/>
            </w:tcBorders>
            <w:shd w:val="clear" w:color="auto" w:fill="auto"/>
            <w:vAlign w:val="center"/>
            <w:hideMark/>
          </w:tcPr>
          <w:p w14:paraId="29CE8DBF"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seqNo2</w:t>
            </w:r>
          </w:p>
        </w:tc>
        <w:tc>
          <w:tcPr>
            <w:tcW w:w="2221" w:type="dxa"/>
            <w:tcBorders>
              <w:top w:val="nil"/>
              <w:left w:val="nil"/>
              <w:bottom w:val="single" w:sz="4" w:space="0" w:color="auto"/>
              <w:right w:val="single" w:sz="4" w:space="0" w:color="auto"/>
            </w:tcBorders>
            <w:shd w:val="clear" w:color="auto" w:fill="auto"/>
            <w:noWrap/>
            <w:vAlign w:val="center"/>
            <w:hideMark/>
          </w:tcPr>
          <w:p w14:paraId="7420B04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流水</w:t>
            </w:r>
            <w:r w:rsidR="00615986">
              <w:rPr>
                <w:rFonts w:ascii="宋体" w:eastAsia="宋体" w:hAnsi="宋体" w:cs="宋体" w:hint="eastAsia"/>
                <w:color w:val="000000"/>
                <w:kern w:val="0"/>
                <w:sz w:val="20"/>
                <w:szCs w:val="20"/>
              </w:rPr>
              <w:t>序</w:t>
            </w:r>
            <w:r w:rsidRPr="009A0AC4">
              <w:rPr>
                <w:rFonts w:ascii="宋体" w:eastAsia="宋体" w:hAnsi="宋体" w:cs="宋体" w:hint="eastAsia"/>
                <w:color w:val="000000"/>
                <w:kern w:val="0"/>
                <w:sz w:val="20"/>
                <w:szCs w:val="20"/>
              </w:rPr>
              <w:t>号</w:t>
            </w:r>
          </w:p>
        </w:tc>
        <w:tc>
          <w:tcPr>
            <w:tcW w:w="760" w:type="dxa"/>
            <w:tcBorders>
              <w:top w:val="nil"/>
              <w:left w:val="nil"/>
              <w:bottom w:val="single" w:sz="4" w:space="0" w:color="auto"/>
              <w:right w:val="single" w:sz="4" w:space="0" w:color="auto"/>
            </w:tcBorders>
            <w:shd w:val="clear" w:color="auto" w:fill="auto"/>
            <w:noWrap/>
            <w:vAlign w:val="center"/>
            <w:hideMark/>
          </w:tcPr>
          <w:p w14:paraId="2517701B"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0F348D42"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6E1BE175"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2C69FA29"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658CC135"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3DCEBC3"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K04</w:t>
            </w:r>
          </w:p>
        </w:tc>
        <w:tc>
          <w:tcPr>
            <w:tcW w:w="2047" w:type="dxa"/>
            <w:tcBorders>
              <w:top w:val="nil"/>
              <w:left w:val="nil"/>
              <w:bottom w:val="single" w:sz="4" w:space="0" w:color="auto"/>
              <w:right w:val="single" w:sz="4" w:space="0" w:color="auto"/>
            </w:tcBorders>
            <w:shd w:val="clear" w:color="auto" w:fill="auto"/>
            <w:vAlign w:val="center"/>
            <w:hideMark/>
          </w:tcPr>
          <w:p w14:paraId="2D4D8C0E"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sheetNo</w:t>
            </w:r>
          </w:p>
        </w:tc>
        <w:tc>
          <w:tcPr>
            <w:tcW w:w="2221" w:type="dxa"/>
            <w:tcBorders>
              <w:top w:val="nil"/>
              <w:left w:val="nil"/>
              <w:bottom w:val="single" w:sz="4" w:space="0" w:color="auto"/>
              <w:right w:val="single" w:sz="4" w:space="0" w:color="auto"/>
            </w:tcBorders>
            <w:shd w:val="clear" w:color="auto" w:fill="auto"/>
            <w:noWrap/>
            <w:vAlign w:val="center"/>
            <w:hideMark/>
          </w:tcPr>
          <w:p w14:paraId="1302C45D"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单据编号</w:t>
            </w:r>
          </w:p>
        </w:tc>
        <w:tc>
          <w:tcPr>
            <w:tcW w:w="760" w:type="dxa"/>
            <w:tcBorders>
              <w:top w:val="nil"/>
              <w:left w:val="nil"/>
              <w:bottom w:val="single" w:sz="4" w:space="0" w:color="auto"/>
              <w:right w:val="single" w:sz="4" w:space="0" w:color="auto"/>
            </w:tcBorders>
            <w:shd w:val="clear" w:color="auto" w:fill="auto"/>
            <w:noWrap/>
            <w:vAlign w:val="center"/>
            <w:hideMark/>
          </w:tcPr>
          <w:p w14:paraId="6C33DE01"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1CD8AB60"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3F3341A4"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3140397B"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78AEB89A"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1ECF79C"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047" w:type="dxa"/>
            <w:tcBorders>
              <w:top w:val="nil"/>
              <w:left w:val="nil"/>
              <w:bottom w:val="single" w:sz="4" w:space="0" w:color="auto"/>
              <w:right w:val="single" w:sz="4" w:space="0" w:color="auto"/>
            </w:tcBorders>
            <w:shd w:val="clear" w:color="auto" w:fill="auto"/>
            <w:noWrap/>
            <w:vAlign w:val="center"/>
            <w:hideMark/>
          </w:tcPr>
          <w:p w14:paraId="5AE40BB0"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clientID</w:t>
            </w:r>
          </w:p>
        </w:tc>
        <w:tc>
          <w:tcPr>
            <w:tcW w:w="2221" w:type="dxa"/>
            <w:tcBorders>
              <w:top w:val="nil"/>
              <w:left w:val="nil"/>
              <w:bottom w:val="single" w:sz="4" w:space="0" w:color="auto"/>
              <w:right w:val="single" w:sz="4" w:space="0" w:color="auto"/>
            </w:tcBorders>
            <w:shd w:val="clear" w:color="auto" w:fill="auto"/>
            <w:noWrap/>
            <w:vAlign w:val="center"/>
            <w:hideMark/>
          </w:tcPr>
          <w:p w14:paraId="79A14DFA"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14:paraId="3C39775E"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03A51B42"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701358BD"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30202608"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126391F6"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0E3536D"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K01</w:t>
            </w:r>
          </w:p>
        </w:tc>
        <w:tc>
          <w:tcPr>
            <w:tcW w:w="2047" w:type="dxa"/>
            <w:tcBorders>
              <w:top w:val="nil"/>
              <w:left w:val="nil"/>
              <w:bottom w:val="single" w:sz="4" w:space="0" w:color="auto"/>
              <w:right w:val="single" w:sz="4" w:space="0" w:color="auto"/>
            </w:tcBorders>
            <w:shd w:val="clear" w:color="auto" w:fill="auto"/>
            <w:noWrap/>
            <w:vAlign w:val="center"/>
            <w:hideMark/>
          </w:tcPr>
          <w:p w14:paraId="7C0433E4"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storageTransType</w:t>
            </w:r>
          </w:p>
        </w:tc>
        <w:tc>
          <w:tcPr>
            <w:tcW w:w="2221" w:type="dxa"/>
            <w:tcBorders>
              <w:top w:val="nil"/>
              <w:left w:val="nil"/>
              <w:bottom w:val="single" w:sz="4" w:space="0" w:color="auto"/>
              <w:right w:val="single" w:sz="4" w:space="0" w:color="auto"/>
            </w:tcBorders>
            <w:shd w:val="clear" w:color="auto" w:fill="auto"/>
            <w:noWrap/>
            <w:vAlign w:val="center"/>
            <w:hideMark/>
          </w:tcPr>
          <w:p w14:paraId="4847B3FA" w14:textId="77777777" w:rsidR="00F6548B" w:rsidRPr="009A0AC4" w:rsidRDefault="00615986"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库存变化</w:t>
            </w:r>
            <w:r w:rsidR="00F6548B" w:rsidRPr="009A0AC4">
              <w:rPr>
                <w:rFonts w:ascii="宋体" w:eastAsia="宋体" w:hAnsi="宋体" w:cs="宋体" w:hint="eastAsia"/>
                <w:color w:val="000000"/>
                <w:kern w:val="0"/>
                <w:sz w:val="20"/>
                <w:szCs w:val="20"/>
              </w:rPr>
              <w:t>类型</w:t>
            </w:r>
          </w:p>
        </w:tc>
        <w:tc>
          <w:tcPr>
            <w:tcW w:w="760" w:type="dxa"/>
            <w:tcBorders>
              <w:top w:val="nil"/>
              <w:left w:val="nil"/>
              <w:bottom w:val="single" w:sz="4" w:space="0" w:color="auto"/>
              <w:right w:val="single" w:sz="4" w:space="0" w:color="auto"/>
            </w:tcBorders>
            <w:shd w:val="clear" w:color="auto" w:fill="auto"/>
            <w:noWrap/>
            <w:vAlign w:val="center"/>
            <w:hideMark/>
          </w:tcPr>
          <w:p w14:paraId="01D06B4B"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33B0DE2F"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234884EC"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3F4AC6D6"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5C5FC1A5"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094AE62"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V00</w:t>
            </w:r>
          </w:p>
        </w:tc>
        <w:tc>
          <w:tcPr>
            <w:tcW w:w="2047" w:type="dxa"/>
            <w:tcBorders>
              <w:top w:val="nil"/>
              <w:left w:val="nil"/>
              <w:bottom w:val="single" w:sz="4" w:space="0" w:color="auto"/>
              <w:right w:val="single" w:sz="4" w:space="0" w:color="auto"/>
            </w:tcBorders>
            <w:shd w:val="clear" w:color="auto" w:fill="auto"/>
            <w:vAlign w:val="center"/>
            <w:hideMark/>
          </w:tcPr>
          <w:p w14:paraId="42F2BE77"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varietyID</w:t>
            </w:r>
          </w:p>
        </w:tc>
        <w:tc>
          <w:tcPr>
            <w:tcW w:w="2221" w:type="dxa"/>
            <w:tcBorders>
              <w:top w:val="nil"/>
              <w:left w:val="nil"/>
              <w:bottom w:val="single" w:sz="4" w:space="0" w:color="auto"/>
              <w:right w:val="single" w:sz="4" w:space="0" w:color="auto"/>
            </w:tcBorders>
            <w:shd w:val="clear" w:color="auto" w:fill="auto"/>
            <w:noWrap/>
            <w:vAlign w:val="center"/>
            <w:hideMark/>
          </w:tcPr>
          <w:p w14:paraId="7581C567"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交割品种代码</w:t>
            </w:r>
          </w:p>
        </w:tc>
        <w:tc>
          <w:tcPr>
            <w:tcW w:w="760" w:type="dxa"/>
            <w:tcBorders>
              <w:top w:val="nil"/>
              <w:left w:val="nil"/>
              <w:bottom w:val="single" w:sz="4" w:space="0" w:color="auto"/>
              <w:right w:val="single" w:sz="4" w:space="0" w:color="auto"/>
            </w:tcBorders>
            <w:shd w:val="clear" w:color="auto" w:fill="auto"/>
            <w:noWrap/>
            <w:vAlign w:val="center"/>
            <w:hideMark/>
          </w:tcPr>
          <w:p w14:paraId="0E7EE905"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35BE2E2C"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5BFE2127"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18C3F88B"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32BAC846"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2A1F8AD"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W00</w:t>
            </w:r>
          </w:p>
        </w:tc>
        <w:tc>
          <w:tcPr>
            <w:tcW w:w="2047" w:type="dxa"/>
            <w:tcBorders>
              <w:top w:val="nil"/>
              <w:left w:val="nil"/>
              <w:bottom w:val="single" w:sz="4" w:space="0" w:color="auto"/>
              <w:right w:val="single" w:sz="4" w:space="0" w:color="auto"/>
            </w:tcBorders>
            <w:shd w:val="clear" w:color="auto" w:fill="auto"/>
            <w:vAlign w:val="center"/>
            <w:hideMark/>
          </w:tcPr>
          <w:p w14:paraId="5ACDD71E"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warehouseID</w:t>
            </w:r>
          </w:p>
        </w:tc>
        <w:tc>
          <w:tcPr>
            <w:tcW w:w="2221" w:type="dxa"/>
            <w:tcBorders>
              <w:top w:val="nil"/>
              <w:left w:val="nil"/>
              <w:bottom w:val="single" w:sz="4" w:space="0" w:color="auto"/>
              <w:right w:val="single" w:sz="4" w:space="0" w:color="auto"/>
            </w:tcBorders>
            <w:shd w:val="clear" w:color="auto" w:fill="auto"/>
            <w:noWrap/>
            <w:vAlign w:val="center"/>
            <w:hideMark/>
          </w:tcPr>
          <w:p w14:paraId="25C284AC"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仓库代码</w:t>
            </w:r>
          </w:p>
        </w:tc>
        <w:tc>
          <w:tcPr>
            <w:tcW w:w="760" w:type="dxa"/>
            <w:tcBorders>
              <w:top w:val="nil"/>
              <w:left w:val="nil"/>
              <w:bottom w:val="single" w:sz="4" w:space="0" w:color="auto"/>
              <w:right w:val="single" w:sz="4" w:space="0" w:color="auto"/>
            </w:tcBorders>
            <w:shd w:val="clear" w:color="auto" w:fill="auto"/>
            <w:noWrap/>
            <w:vAlign w:val="center"/>
            <w:hideMark/>
          </w:tcPr>
          <w:p w14:paraId="32688E1B"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7020708E"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278AF41E"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277BBE64"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3122B793"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BE95C65"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T52</w:t>
            </w:r>
          </w:p>
        </w:tc>
        <w:tc>
          <w:tcPr>
            <w:tcW w:w="2047" w:type="dxa"/>
            <w:tcBorders>
              <w:top w:val="nil"/>
              <w:left w:val="nil"/>
              <w:bottom w:val="single" w:sz="4" w:space="0" w:color="auto"/>
              <w:right w:val="single" w:sz="4" w:space="0" w:color="auto"/>
            </w:tcBorders>
            <w:shd w:val="clear" w:color="auto" w:fill="auto"/>
            <w:noWrap/>
            <w:vAlign w:val="center"/>
            <w:hideMark/>
          </w:tcPr>
          <w:p w14:paraId="628A47EF"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stdWeight</w:t>
            </w:r>
          </w:p>
        </w:tc>
        <w:tc>
          <w:tcPr>
            <w:tcW w:w="2221" w:type="dxa"/>
            <w:tcBorders>
              <w:top w:val="nil"/>
              <w:left w:val="nil"/>
              <w:bottom w:val="single" w:sz="4" w:space="0" w:color="auto"/>
              <w:right w:val="single" w:sz="4" w:space="0" w:color="auto"/>
            </w:tcBorders>
            <w:shd w:val="clear" w:color="auto" w:fill="auto"/>
            <w:noWrap/>
            <w:vAlign w:val="center"/>
            <w:hideMark/>
          </w:tcPr>
          <w:p w14:paraId="6DF69355"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发生标准重量</w:t>
            </w:r>
          </w:p>
        </w:tc>
        <w:tc>
          <w:tcPr>
            <w:tcW w:w="760" w:type="dxa"/>
            <w:tcBorders>
              <w:top w:val="nil"/>
              <w:left w:val="nil"/>
              <w:bottom w:val="single" w:sz="4" w:space="0" w:color="auto"/>
              <w:right w:val="single" w:sz="4" w:space="0" w:color="auto"/>
            </w:tcBorders>
            <w:shd w:val="clear" w:color="auto" w:fill="auto"/>
            <w:noWrap/>
            <w:vAlign w:val="center"/>
            <w:hideMark/>
          </w:tcPr>
          <w:p w14:paraId="277F1938"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51F73E34"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151A27F6"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5BCB8C43"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5143DABE"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32B91C0"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T50</w:t>
            </w:r>
          </w:p>
        </w:tc>
        <w:tc>
          <w:tcPr>
            <w:tcW w:w="2047" w:type="dxa"/>
            <w:tcBorders>
              <w:top w:val="nil"/>
              <w:left w:val="nil"/>
              <w:bottom w:val="single" w:sz="4" w:space="0" w:color="auto"/>
              <w:right w:val="single" w:sz="4" w:space="0" w:color="auto"/>
            </w:tcBorders>
            <w:shd w:val="clear" w:color="auto" w:fill="auto"/>
            <w:vAlign w:val="center"/>
            <w:hideMark/>
          </w:tcPr>
          <w:p w14:paraId="29834DB7"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actualWeight</w:t>
            </w:r>
          </w:p>
        </w:tc>
        <w:tc>
          <w:tcPr>
            <w:tcW w:w="2221" w:type="dxa"/>
            <w:tcBorders>
              <w:top w:val="nil"/>
              <w:left w:val="nil"/>
              <w:bottom w:val="single" w:sz="4" w:space="0" w:color="auto"/>
              <w:right w:val="single" w:sz="4" w:space="0" w:color="auto"/>
            </w:tcBorders>
            <w:shd w:val="clear" w:color="auto" w:fill="auto"/>
            <w:noWrap/>
            <w:vAlign w:val="center"/>
            <w:hideMark/>
          </w:tcPr>
          <w:p w14:paraId="2D492C97"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发生实际重量</w:t>
            </w:r>
          </w:p>
        </w:tc>
        <w:tc>
          <w:tcPr>
            <w:tcW w:w="760" w:type="dxa"/>
            <w:tcBorders>
              <w:top w:val="nil"/>
              <w:left w:val="nil"/>
              <w:bottom w:val="single" w:sz="4" w:space="0" w:color="auto"/>
              <w:right w:val="single" w:sz="4" w:space="0" w:color="auto"/>
            </w:tcBorders>
            <w:shd w:val="clear" w:color="auto" w:fill="auto"/>
            <w:noWrap/>
            <w:vAlign w:val="center"/>
            <w:hideMark/>
          </w:tcPr>
          <w:p w14:paraId="6B405ECA"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1F816598"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42233596"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20B7C959"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2AD0DF33"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A0F80D8"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S16</w:t>
            </w:r>
          </w:p>
        </w:tc>
        <w:tc>
          <w:tcPr>
            <w:tcW w:w="2047" w:type="dxa"/>
            <w:tcBorders>
              <w:top w:val="nil"/>
              <w:left w:val="nil"/>
              <w:bottom w:val="single" w:sz="4" w:space="0" w:color="auto"/>
              <w:right w:val="single" w:sz="4" w:space="0" w:color="auto"/>
            </w:tcBorders>
            <w:shd w:val="clear" w:color="auto" w:fill="auto"/>
            <w:noWrap/>
            <w:vAlign w:val="center"/>
            <w:hideMark/>
          </w:tcPr>
          <w:p w14:paraId="2FCEA5BA"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sumStore</w:t>
            </w:r>
          </w:p>
        </w:tc>
        <w:tc>
          <w:tcPr>
            <w:tcW w:w="2221" w:type="dxa"/>
            <w:tcBorders>
              <w:top w:val="nil"/>
              <w:left w:val="nil"/>
              <w:bottom w:val="single" w:sz="4" w:space="0" w:color="auto"/>
              <w:right w:val="single" w:sz="4" w:space="0" w:color="auto"/>
            </w:tcBorders>
            <w:shd w:val="clear" w:color="auto" w:fill="auto"/>
            <w:noWrap/>
            <w:vAlign w:val="center"/>
            <w:hideMark/>
          </w:tcPr>
          <w:p w14:paraId="25B8A072"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库存余量</w:t>
            </w:r>
          </w:p>
        </w:tc>
        <w:tc>
          <w:tcPr>
            <w:tcW w:w="760" w:type="dxa"/>
            <w:tcBorders>
              <w:top w:val="nil"/>
              <w:left w:val="nil"/>
              <w:bottom w:val="single" w:sz="4" w:space="0" w:color="auto"/>
              <w:right w:val="single" w:sz="4" w:space="0" w:color="auto"/>
            </w:tcBorders>
            <w:shd w:val="clear" w:color="auto" w:fill="auto"/>
            <w:noWrap/>
            <w:vAlign w:val="center"/>
            <w:hideMark/>
          </w:tcPr>
          <w:p w14:paraId="36F00105"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3063DADC"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01CFECB0"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75BC2887"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45B411A8"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8163EF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T16</w:t>
            </w:r>
          </w:p>
        </w:tc>
        <w:tc>
          <w:tcPr>
            <w:tcW w:w="2047" w:type="dxa"/>
            <w:tcBorders>
              <w:top w:val="nil"/>
              <w:left w:val="nil"/>
              <w:bottom w:val="single" w:sz="4" w:space="0" w:color="auto"/>
              <w:right w:val="single" w:sz="4" w:space="0" w:color="auto"/>
            </w:tcBorders>
            <w:shd w:val="clear" w:color="auto" w:fill="auto"/>
            <w:vAlign w:val="center"/>
            <w:hideMark/>
          </w:tcPr>
          <w:p w14:paraId="787A308A"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transDate</w:t>
            </w:r>
          </w:p>
        </w:tc>
        <w:tc>
          <w:tcPr>
            <w:tcW w:w="2221" w:type="dxa"/>
            <w:tcBorders>
              <w:top w:val="nil"/>
              <w:left w:val="nil"/>
              <w:bottom w:val="single" w:sz="4" w:space="0" w:color="auto"/>
              <w:right w:val="single" w:sz="4" w:space="0" w:color="auto"/>
            </w:tcBorders>
            <w:shd w:val="clear" w:color="auto" w:fill="auto"/>
            <w:noWrap/>
            <w:vAlign w:val="center"/>
            <w:hideMark/>
          </w:tcPr>
          <w:p w14:paraId="02A521C9"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实际发生日期</w:t>
            </w:r>
          </w:p>
        </w:tc>
        <w:tc>
          <w:tcPr>
            <w:tcW w:w="760" w:type="dxa"/>
            <w:tcBorders>
              <w:top w:val="nil"/>
              <w:left w:val="nil"/>
              <w:bottom w:val="single" w:sz="4" w:space="0" w:color="auto"/>
              <w:right w:val="single" w:sz="4" w:space="0" w:color="auto"/>
            </w:tcBorders>
            <w:shd w:val="clear" w:color="auto" w:fill="auto"/>
            <w:noWrap/>
            <w:vAlign w:val="center"/>
            <w:hideMark/>
          </w:tcPr>
          <w:p w14:paraId="140DD50B"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71B2C33D"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71F8ED7F"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3EB99DAE"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4E6BCBF0" w14:textId="77777777" w:rsidR="00F6548B" w:rsidRPr="00316455"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87B8AA2"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T17</w:t>
            </w:r>
          </w:p>
        </w:tc>
        <w:tc>
          <w:tcPr>
            <w:tcW w:w="2047" w:type="dxa"/>
            <w:tcBorders>
              <w:top w:val="nil"/>
              <w:left w:val="nil"/>
              <w:bottom w:val="single" w:sz="4" w:space="0" w:color="auto"/>
              <w:right w:val="single" w:sz="4" w:space="0" w:color="auto"/>
            </w:tcBorders>
            <w:shd w:val="clear" w:color="auto" w:fill="auto"/>
            <w:vAlign w:val="center"/>
            <w:hideMark/>
          </w:tcPr>
          <w:p w14:paraId="5682378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transTime</w:t>
            </w:r>
          </w:p>
        </w:tc>
        <w:tc>
          <w:tcPr>
            <w:tcW w:w="2221" w:type="dxa"/>
            <w:tcBorders>
              <w:top w:val="nil"/>
              <w:left w:val="nil"/>
              <w:bottom w:val="single" w:sz="4" w:space="0" w:color="auto"/>
              <w:right w:val="single" w:sz="4" w:space="0" w:color="auto"/>
            </w:tcBorders>
            <w:shd w:val="clear" w:color="auto" w:fill="auto"/>
            <w:noWrap/>
            <w:vAlign w:val="center"/>
            <w:hideMark/>
          </w:tcPr>
          <w:p w14:paraId="5C99053E"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实际发生时间</w:t>
            </w:r>
          </w:p>
        </w:tc>
        <w:tc>
          <w:tcPr>
            <w:tcW w:w="760" w:type="dxa"/>
            <w:tcBorders>
              <w:top w:val="nil"/>
              <w:left w:val="nil"/>
              <w:bottom w:val="single" w:sz="4" w:space="0" w:color="auto"/>
              <w:right w:val="single" w:sz="4" w:space="0" w:color="auto"/>
            </w:tcBorders>
            <w:shd w:val="clear" w:color="auto" w:fill="auto"/>
            <w:noWrap/>
            <w:vAlign w:val="center"/>
            <w:hideMark/>
          </w:tcPr>
          <w:p w14:paraId="756AF522"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234B22D9"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99" w:type="dxa"/>
            <w:tcBorders>
              <w:top w:val="nil"/>
              <w:left w:val="nil"/>
              <w:bottom w:val="single" w:sz="4" w:space="0" w:color="auto"/>
              <w:right w:val="single" w:sz="4" w:space="0" w:color="auto"/>
            </w:tcBorders>
            <w:shd w:val="clear" w:color="auto" w:fill="auto"/>
            <w:noWrap/>
            <w:vAlign w:val="center"/>
            <w:hideMark/>
          </w:tcPr>
          <w:p w14:paraId="14849E4D" w14:textId="77777777" w:rsidR="00F6548B" w:rsidRPr="00D84A76" w:rsidRDefault="00F6548B" w:rsidP="00AE496A">
            <w:pPr>
              <w:widowControl/>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9A0AC4" w14:paraId="5D03E334"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71E2EE68"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9E0EF9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X39</w:t>
            </w:r>
          </w:p>
        </w:tc>
        <w:tc>
          <w:tcPr>
            <w:tcW w:w="2047" w:type="dxa"/>
            <w:tcBorders>
              <w:top w:val="nil"/>
              <w:left w:val="nil"/>
              <w:bottom w:val="single" w:sz="4" w:space="0" w:color="auto"/>
              <w:right w:val="single" w:sz="4" w:space="0" w:color="auto"/>
            </w:tcBorders>
            <w:shd w:val="clear" w:color="auto" w:fill="auto"/>
            <w:vAlign w:val="center"/>
            <w:hideMark/>
          </w:tcPr>
          <w:p w14:paraId="3554253C"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RspCode</w:t>
            </w:r>
          </w:p>
        </w:tc>
        <w:tc>
          <w:tcPr>
            <w:tcW w:w="2221" w:type="dxa"/>
            <w:tcBorders>
              <w:top w:val="nil"/>
              <w:left w:val="nil"/>
              <w:bottom w:val="single" w:sz="4" w:space="0" w:color="auto"/>
              <w:right w:val="single" w:sz="4" w:space="0" w:color="auto"/>
            </w:tcBorders>
            <w:shd w:val="clear" w:color="auto" w:fill="auto"/>
            <w:noWrap/>
            <w:vAlign w:val="center"/>
            <w:hideMark/>
          </w:tcPr>
          <w:p w14:paraId="78253D2B"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14:paraId="47A89AAC"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2A42A2A9"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M</w:t>
            </w:r>
          </w:p>
        </w:tc>
        <w:tc>
          <w:tcPr>
            <w:tcW w:w="2499" w:type="dxa"/>
            <w:tcBorders>
              <w:top w:val="nil"/>
              <w:left w:val="nil"/>
              <w:bottom w:val="single" w:sz="4" w:space="0" w:color="auto"/>
              <w:right w:val="single" w:sz="4" w:space="0" w:color="auto"/>
            </w:tcBorders>
            <w:shd w:val="clear" w:color="auto" w:fill="auto"/>
            <w:noWrap/>
            <w:vAlign w:val="center"/>
            <w:hideMark/>
          </w:tcPr>
          <w:p w14:paraId="5966EFA1"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r>
      <w:tr w:rsidR="00F6548B" w:rsidRPr="009A0AC4" w14:paraId="433E2620" w14:textId="77777777" w:rsidTr="00AE496A">
        <w:trPr>
          <w:trHeight w:val="270"/>
        </w:trPr>
        <w:tc>
          <w:tcPr>
            <w:tcW w:w="798" w:type="dxa"/>
            <w:tcBorders>
              <w:top w:val="nil"/>
              <w:left w:val="single" w:sz="4" w:space="0" w:color="auto"/>
              <w:bottom w:val="single" w:sz="4" w:space="0" w:color="auto"/>
              <w:right w:val="single" w:sz="4" w:space="0" w:color="auto"/>
            </w:tcBorders>
            <w:vAlign w:val="center"/>
          </w:tcPr>
          <w:p w14:paraId="79303B6C"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A648FE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X40</w:t>
            </w:r>
          </w:p>
        </w:tc>
        <w:tc>
          <w:tcPr>
            <w:tcW w:w="2047" w:type="dxa"/>
            <w:tcBorders>
              <w:top w:val="nil"/>
              <w:left w:val="nil"/>
              <w:bottom w:val="single" w:sz="4" w:space="0" w:color="auto"/>
              <w:right w:val="single" w:sz="4" w:space="0" w:color="auto"/>
            </w:tcBorders>
            <w:shd w:val="clear" w:color="auto" w:fill="auto"/>
            <w:vAlign w:val="center"/>
            <w:hideMark/>
          </w:tcPr>
          <w:p w14:paraId="0EF15987"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RspMsg</w:t>
            </w:r>
          </w:p>
        </w:tc>
        <w:tc>
          <w:tcPr>
            <w:tcW w:w="2221" w:type="dxa"/>
            <w:tcBorders>
              <w:top w:val="nil"/>
              <w:left w:val="nil"/>
              <w:bottom w:val="single" w:sz="4" w:space="0" w:color="auto"/>
              <w:right w:val="single" w:sz="4" w:space="0" w:color="auto"/>
            </w:tcBorders>
            <w:shd w:val="clear" w:color="auto" w:fill="auto"/>
            <w:noWrap/>
            <w:vAlign w:val="center"/>
            <w:hideMark/>
          </w:tcPr>
          <w:p w14:paraId="5C0443E4"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14:paraId="2AAD7658"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w:t>
            </w:r>
          </w:p>
        </w:tc>
        <w:tc>
          <w:tcPr>
            <w:tcW w:w="710" w:type="dxa"/>
            <w:tcBorders>
              <w:top w:val="nil"/>
              <w:left w:val="nil"/>
              <w:bottom w:val="single" w:sz="4" w:space="0" w:color="auto"/>
              <w:right w:val="single" w:sz="4" w:space="0" w:color="auto"/>
            </w:tcBorders>
            <w:shd w:val="clear" w:color="auto" w:fill="auto"/>
            <w:vAlign w:val="center"/>
            <w:hideMark/>
          </w:tcPr>
          <w:p w14:paraId="5BA1D2C0"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r w:rsidRPr="009A0AC4">
              <w:rPr>
                <w:rFonts w:ascii="宋体" w:eastAsia="宋体" w:hAnsi="宋体" w:cs="宋体" w:hint="eastAsia"/>
                <w:color w:val="000000"/>
                <w:kern w:val="0"/>
                <w:sz w:val="20"/>
                <w:szCs w:val="20"/>
              </w:rPr>
              <w:t>M</w:t>
            </w:r>
          </w:p>
        </w:tc>
        <w:tc>
          <w:tcPr>
            <w:tcW w:w="2499" w:type="dxa"/>
            <w:tcBorders>
              <w:top w:val="nil"/>
              <w:left w:val="nil"/>
              <w:bottom w:val="single" w:sz="4" w:space="0" w:color="auto"/>
              <w:right w:val="single" w:sz="4" w:space="0" w:color="auto"/>
            </w:tcBorders>
            <w:shd w:val="clear" w:color="auto" w:fill="auto"/>
            <w:noWrap/>
            <w:vAlign w:val="center"/>
            <w:hideMark/>
          </w:tcPr>
          <w:p w14:paraId="6A1F0636" w14:textId="77777777" w:rsidR="00F6548B" w:rsidRPr="009A0AC4" w:rsidRDefault="00F6548B" w:rsidP="00AE496A">
            <w:pPr>
              <w:widowControl/>
              <w:spacing w:line="240" w:lineRule="auto"/>
              <w:ind w:firstLineChars="0" w:firstLine="0"/>
              <w:rPr>
                <w:rFonts w:ascii="宋体" w:eastAsia="宋体" w:hAnsi="宋体" w:cs="宋体"/>
                <w:color w:val="000000"/>
                <w:kern w:val="0"/>
                <w:sz w:val="20"/>
                <w:szCs w:val="20"/>
              </w:rPr>
            </w:pPr>
          </w:p>
        </w:tc>
      </w:tr>
    </w:tbl>
    <w:p w14:paraId="424971AA" w14:textId="77777777" w:rsidR="00F6548B" w:rsidRDefault="00F6548B" w:rsidP="00F6548B">
      <w:pPr>
        <w:ind w:firstLine="480"/>
      </w:pPr>
    </w:p>
    <w:p w14:paraId="169A7102" w14:textId="77777777" w:rsidR="00F6548B" w:rsidRDefault="00F6548B" w:rsidP="00F6548B">
      <w:pPr>
        <w:pStyle w:val="4"/>
        <w:numPr>
          <w:ilvl w:val="3"/>
          <w:numId w:val="4"/>
        </w:numPr>
        <w:ind w:left="0" w:firstLineChars="0" w:firstLine="0"/>
      </w:pPr>
      <w:r w:rsidRPr="0096390C">
        <w:rPr>
          <w:rFonts w:hint="eastAsia"/>
        </w:rPr>
        <w:t>申报状态变化流水</w:t>
      </w:r>
      <w:r w:rsidR="004517D0" w:rsidRPr="0096390C">
        <w:rPr>
          <w:rFonts w:hint="eastAsia"/>
        </w:rPr>
        <w:t>查询</w:t>
      </w:r>
      <w:r w:rsidRPr="0096390C">
        <w:rPr>
          <w:rFonts w:hint="eastAsia"/>
        </w:rPr>
        <w:t>请求及应答</w:t>
      </w:r>
    </w:p>
    <w:p w14:paraId="3DEE22EF" w14:textId="77777777" w:rsidR="00F6548B" w:rsidRDefault="00F6548B" w:rsidP="001643FA">
      <w:pPr>
        <w:ind w:firstLine="482"/>
      </w:pPr>
      <w:r w:rsidRPr="0089519E">
        <w:rPr>
          <w:rFonts w:hint="eastAsia"/>
          <w:b/>
        </w:rPr>
        <w:t>功能</w:t>
      </w:r>
      <w:r>
        <w:rPr>
          <w:rFonts w:hint="eastAsia"/>
        </w:rPr>
        <w:t>：申报状态变化流水查询指令用于会员二级系统查询</w:t>
      </w:r>
      <w:r w:rsidR="00615986">
        <w:rPr>
          <w:rFonts w:hint="eastAsia"/>
        </w:rPr>
        <w:t>该会员席位</w:t>
      </w:r>
      <w:r>
        <w:rPr>
          <w:rFonts w:hint="eastAsia"/>
        </w:rPr>
        <w:t>在当前交易日其所有客户的提货、质押、租借</w:t>
      </w:r>
      <w:r w:rsidR="0050553F">
        <w:rPr>
          <w:rFonts w:hint="eastAsia"/>
        </w:rPr>
        <w:t>、库存互换相关</w:t>
      </w:r>
      <w:r>
        <w:rPr>
          <w:rFonts w:hint="eastAsia"/>
        </w:rPr>
        <w:t>申报发生的状态变化，支持查询多条申报状态变化流水信息。</w:t>
      </w:r>
    </w:p>
    <w:p w14:paraId="73BEF00E" w14:textId="77777777" w:rsidR="00F6548B" w:rsidRPr="00394335" w:rsidRDefault="00F6548B" w:rsidP="00F6548B">
      <w:pPr>
        <w:ind w:firstLine="480"/>
      </w:pPr>
      <w:r>
        <w:rPr>
          <w:rFonts w:hint="eastAsia"/>
        </w:rPr>
        <w:t>消息体格式如下：</w:t>
      </w:r>
    </w:p>
    <w:tbl>
      <w:tblPr>
        <w:tblW w:w="9219" w:type="dxa"/>
        <w:tblInd w:w="103" w:type="dxa"/>
        <w:tblLayout w:type="fixed"/>
        <w:tblLook w:val="04A0" w:firstRow="1" w:lastRow="0" w:firstColumn="1" w:lastColumn="0" w:noHBand="0" w:noVBand="1"/>
      </w:tblPr>
      <w:tblGrid>
        <w:gridCol w:w="798"/>
        <w:gridCol w:w="798"/>
        <w:gridCol w:w="1670"/>
        <w:gridCol w:w="2268"/>
        <w:gridCol w:w="708"/>
        <w:gridCol w:w="724"/>
        <w:gridCol w:w="2253"/>
      </w:tblGrid>
      <w:tr w:rsidR="00F6548B" w:rsidRPr="00C8617B" w14:paraId="31E64BFF" w14:textId="77777777" w:rsidTr="00AE496A">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tcPr>
          <w:p w14:paraId="7F0C42FE" w14:textId="77777777" w:rsidR="00F6548B" w:rsidRPr="00C8617B" w:rsidRDefault="00F6548B"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472F87F" w14:textId="77777777" w:rsidR="00F6548B" w:rsidRPr="00C8617B"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C8617B">
              <w:rPr>
                <w:rFonts w:ascii="宋体" w:eastAsia="宋体" w:hAnsi="宋体" w:cs="宋体" w:hint="eastAsia"/>
                <w:b/>
                <w:bCs/>
                <w:color w:val="000000"/>
                <w:kern w:val="0"/>
                <w:sz w:val="20"/>
                <w:szCs w:val="20"/>
              </w:rPr>
              <w:t>域号</w:t>
            </w:r>
          </w:p>
        </w:tc>
        <w:tc>
          <w:tcPr>
            <w:tcW w:w="1670" w:type="dxa"/>
            <w:tcBorders>
              <w:top w:val="single" w:sz="4" w:space="0" w:color="auto"/>
              <w:left w:val="nil"/>
              <w:bottom w:val="single" w:sz="4" w:space="0" w:color="auto"/>
              <w:right w:val="single" w:sz="4" w:space="0" w:color="auto"/>
            </w:tcBorders>
            <w:shd w:val="clear" w:color="000000" w:fill="D9D9D9"/>
            <w:noWrap/>
            <w:vAlign w:val="center"/>
            <w:hideMark/>
          </w:tcPr>
          <w:p w14:paraId="19B3DB1C" w14:textId="77777777" w:rsidR="00F6548B" w:rsidRPr="00C8617B"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C8617B">
              <w:rPr>
                <w:rFonts w:ascii="宋体" w:eastAsia="宋体" w:hAnsi="宋体" w:cs="宋体" w:hint="eastAsia"/>
                <w:b/>
                <w:bCs/>
                <w:color w:val="000000"/>
                <w:kern w:val="0"/>
                <w:sz w:val="20"/>
                <w:szCs w:val="20"/>
              </w:rPr>
              <w:t>域名</w:t>
            </w:r>
          </w:p>
        </w:tc>
        <w:tc>
          <w:tcPr>
            <w:tcW w:w="2268" w:type="dxa"/>
            <w:tcBorders>
              <w:top w:val="single" w:sz="4" w:space="0" w:color="auto"/>
              <w:left w:val="nil"/>
              <w:bottom w:val="single" w:sz="4" w:space="0" w:color="auto"/>
              <w:right w:val="single" w:sz="4" w:space="0" w:color="auto"/>
            </w:tcBorders>
            <w:shd w:val="clear" w:color="000000" w:fill="D9D9D9"/>
            <w:noWrap/>
            <w:vAlign w:val="center"/>
            <w:hideMark/>
          </w:tcPr>
          <w:p w14:paraId="23E972C7" w14:textId="77777777" w:rsidR="00F6548B" w:rsidRPr="00C8617B" w:rsidRDefault="00F6548B" w:rsidP="00BA35CD">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08" w:type="dxa"/>
            <w:tcBorders>
              <w:top w:val="single" w:sz="4" w:space="0" w:color="auto"/>
              <w:left w:val="nil"/>
              <w:bottom w:val="single" w:sz="4" w:space="0" w:color="auto"/>
              <w:right w:val="single" w:sz="4" w:space="0" w:color="auto"/>
            </w:tcBorders>
            <w:shd w:val="clear" w:color="000000" w:fill="D9D9D9"/>
            <w:noWrap/>
            <w:vAlign w:val="center"/>
            <w:hideMark/>
          </w:tcPr>
          <w:p w14:paraId="4DE4F936" w14:textId="77777777" w:rsidR="00F6548B" w:rsidRPr="00C8617B"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C8617B">
              <w:rPr>
                <w:rFonts w:ascii="宋体" w:eastAsia="宋体" w:hAnsi="宋体" w:cs="宋体" w:hint="eastAsia"/>
                <w:b/>
                <w:bCs/>
                <w:color w:val="000000"/>
                <w:kern w:val="0"/>
                <w:sz w:val="20"/>
                <w:szCs w:val="20"/>
              </w:rPr>
              <w:t>请求</w:t>
            </w:r>
          </w:p>
        </w:tc>
        <w:tc>
          <w:tcPr>
            <w:tcW w:w="724" w:type="dxa"/>
            <w:tcBorders>
              <w:top w:val="single" w:sz="4" w:space="0" w:color="auto"/>
              <w:left w:val="nil"/>
              <w:bottom w:val="single" w:sz="4" w:space="0" w:color="auto"/>
              <w:right w:val="single" w:sz="4" w:space="0" w:color="auto"/>
            </w:tcBorders>
            <w:shd w:val="clear" w:color="000000" w:fill="D9D9D9"/>
            <w:noWrap/>
            <w:vAlign w:val="center"/>
            <w:hideMark/>
          </w:tcPr>
          <w:p w14:paraId="643959F1" w14:textId="77777777" w:rsidR="00F6548B" w:rsidRPr="00C8617B"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C8617B">
              <w:rPr>
                <w:rFonts w:ascii="宋体" w:eastAsia="宋体" w:hAnsi="宋体" w:cs="宋体" w:hint="eastAsia"/>
                <w:b/>
                <w:bCs/>
                <w:color w:val="000000"/>
                <w:kern w:val="0"/>
                <w:sz w:val="20"/>
                <w:szCs w:val="20"/>
              </w:rPr>
              <w:t>应答</w:t>
            </w:r>
          </w:p>
        </w:tc>
        <w:tc>
          <w:tcPr>
            <w:tcW w:w="2253" w:type="dxa"/>
            <w:tcBorders>
              <w:top w:val="single" w:sz="4" w:space="0" w:color="auto"/>
              <w:left w:val="nil"/>
              <w:bottom w:val="single" w:sz="4" w:space="0" w:color="auto"/>
              <w:right w:val="single" w:sz="4" w:space="0" w:color="auto"/>
            </w:tcBorders>
            <w:shd w:val="clear" w:color="000000" w:fill="D9D9D9"/>
            <w:noWrap/>
            <w:vAlign w:val="center"/>
            <w:hideMark/>
          </w:tcPr>
          <w:p w14:paraId="073C5DC7" w14:textId="77777777" w:rsidR="00F6548B" w:rsidRPr="00C8617B" w:rsidRDefault="00F6548B" w:rsidP="00BA35CD">
            <w:pPr>
              <w:widowControl/>
              <w:spacing w:line="240" w:lineRule="auto"/>
              <w:ind w:firstLineChars="0" w:firstLine="0"/>
              <w:jc w:val="left"/>
              <w:rPr>
                <w:rFonts w:ascii="宋体" w:eastAsia="宋体" w:hAnsi="宋体" w:cs="宋体"/>
                <w:b/>
                <w:bCs/>
                <w:color w:val="000000"/>
                <w:kern w:val="0"/>
                <w:sz w:val="20"/>
                <w:szCs w:val="20"/>
              </w:rPr>
            </w:pPr>
            <w:r w:rsidRPr="00C8617B">
              <w:rPr>
                <w:rFonts w:ascii="宋体" w:eastAsia="宋体" w:hAnsi="宋体" w:cs="宋体" w:hint="eastAsia"/>
                <w:b/>
                <w:bCs/>
                <w:color w:val="000000"/>
                <w:kern w:val="0"/>
                <w:sz w:val="20"/>
                <w:szCs w:val="20"/>
              </w:rPr>
              <w:t>说明</w:t>
            </w:r>
          </w:p>
        </w:tc>
      </w:tr>
      <w:tr w:rsidR="00F6548B" w:rsidRPr="00C8617B" w14:paraId="6100F034" w14:textId="77777777" w:rsidTr="00AE496A">
        <w:trPr>
          <w:trHeight w:val="270"/>
        </w:trPr>
        <w:tc>
          <w:tcPr>
            <w:tcW w:w="798" w:type="dxa"/>
            <w:tcBorders>
              <w:top w:val="nil"/>
              <w:left w:val="single" w:sz="4" w:space="0" w:color="auto"/>
              <w:bottom w:val="single" w:sz="4" w:space="0" w:color="auto"/>
              <w:right w:val="single" w:sz="4" w:space="0" w:color="auto"/>
            </w:tcBorders>
          </w:tcPr>
          <w:p w14:paraId="6AFE5205"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99D8899"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M00</w:t>
            </w:r>
          </w:p>
        </w:tc>
        <w:tc>
          <w:tcPr>
            <w:tcW w:w="1670" w:type="dxa"/>
            <w:tcBorders>
              <w:top w:val="nil"/>
              <w:left w:val="nil"/>
              <w:bottom w:val="single" w:sz="4" w:space="0" w:color="auto"/>
              <w:right w:val="single" w:sz="4" w:space="0" w:color="auto"/>
            </w:tcBorders>
            <w:shd w:val="clear" w:color="auto" w:fill="auto"/>
            <w:vAlign w:val="center"/>
            <w:hideMark/>
          </w:tcPr>
          <w:p w14:paraId="6B8E15F1"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memberID</w:t>
            </w:r>
          </w:p>
        </w:tc>
        <w:tc>
          <w:tcPr>
            <w:tcW w:w="2268" w:type="dxa"/>
            <w:tcBorders>
              <w:top w:val="nil"/>
              <w:left w:val="nil"/>
              <w:bottom w:val="single" w:sz="4" w:space="0" w:color="auto"/>
              <w:right w:val="single" w:sz="4" w:space="0" w:color="auto"/>
            </w:tcBorders>
            <w:shd w:val="clear" w:color="auto" w:fill="auto"/>
            <w:noWrap/>
            <w:vAlign w:val="center"/>
            <w:hideMark/>
          </w:tcPr>
          <w:p w14:paraId="44ECBFE1"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会员代码</w:t>
            </w:r>
          </w:p>
        </w:tc>
        <w:tc>
          <w:tcPr>
            <w:tcW w:w="708" w:type="dxa"/>
            <w:tcBorders>
              <w:top w:val="nil"/>
              <w:left w:val="nil"/>
              <w:bottom w:val="single" w:sz="4" w:space="0" w:color="auto"/>
              <w:right w:val="single" w:sz="4" w:space="0" w:color="auto"/>
            </w:tcBorders>
            <w:shd w:val="clear" w:color="auto" w:fill="auto"/>
            <w:vAlign w:val="center"/>
            <w:hideMark/>
          </w:tcPr>
          <w:p w14:paraId="4989E1FF"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M</w:t>
            </w:r>
          </w:p>
        </w:tc>
        <w:tc>
          <w:tcPr>
            <w:tcW w:w="724" w:type="dxa"/>
            <w:tcBorders>
              <w:top w:val="nil"/>
              <w:left w:val="nil"/>
              <w:bottom w:val="single" w:sz="4" w:space="0" w:color="auto"/>
              <w:right w:val="single" w:sz="4" w:space="0" w:color="auto"/>
            </w:tcBorders>
            <w:shd w:val="clear" w:color="auto" w:fill="auto"/>
            <w:noWrap/>
            <w:vAlign w:val="center"/>
            <w:hideMark/>
          </w:tcPr>
          <w:p w14:paraId="49AFC383"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53" w:type="dxa"/>
            <w:tcBorders>
              <w:top w:val="nil"/>
              <w:left w:val="nil"/>
              <w:bottom w:val="single" w:sz="4" w:space="0" w:color="auto"/>
              <w:right w:val="single" w:sz="4" w:space="0" w:color="auto"/>
            </w:tcBorders>
            <w:shd w:val="clear" w:color="auto" w:fill="auto"/>
            <w:noWrap/>
            <w:vAlign w:val="center"/>
            <w:hideMark/>
          </w:tcPr>
          <w:p w14:paraId="76EC4431"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C8617B" w14:paraId="65F97F3D" w14:textId="77777777" w:rsidTr="00AE496A">
        <w:trPr>
          <w:trHeight w:val="270"/>
        </w:trPr>
        <w:tc>
          <w:tcPr>
            <w:tcW w:w="798" w:type="dxa"/>
            <w:tcBorders>
              <w:top w:val="nil"/>
              <w:left w:val="single" w:sz="4" w:space="0" w:color="auto"/>
              <w:bottom w:val="single" w:sz="4" w:space="0" w:color="auto"/>
              <w:right w:val="single" w:sz="4" w:space="0" w:color="auto"/>
            </w:tcBorders>
          </w:tcPr>
          <w:p w14:paraId="7C0BE403"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6F374138" w14:textId="77777777" w:rsidR="00F6548B" w:rsidRPr="00984E1E" w:rsidRDefault="00F6548B" w:rsidP="00BA35CD">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670" w:type="dxa"/>
            <w:tcBorders>
              <w:top w:val="nil"/>
              <w:left w:val="nil"/>
              <w:bottom w:val="single" w:sz="4" w:space="0" w:color="auto"/>
              <w:right w:val="single" w:sz="4" w:space="0" w:color="auto"/>
            </w:tcBorders>
            <w:shd w:val="clear" w:color="auto" w:fill="auto"/>
            <w:vAlign w:val="center"/>
          </w:tcPr>
          <w:p w14:paraId="35CE048B" w14:textId="77777777" w:rsidR="00F6548B" w:rsidRPr="00984E1E" w:rsidRDefault="00F6548B" w:rsidP="00BA35CD">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268" w:type="dxa"/>
            <w:tcBorders>
              <w:top w:val="nil"/>
              <w:left w:val="nil"/>
              <w:bottom w:val="single" w:sz="4" w:space="0" w:color="auto"/>
              <w:right w:val="single" w:sz="4" w:space="0" w:color="auto"/>
            </w:tcBorders>
            <w:shd w:val="clear" w:color="auto" w:fill="auto"/>
            <w:noWrap/>
            <w:vAlign w:val="center"/>
          </w:tcPr>
          <w:p w14:paraId="3B91246F" w14:textId="77777777" w:rsidR="00F6548B" w:rsidRPr="00984E1E" w:rsidRDefault="00F6548B" w:rsidP="00BA35CD">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08" w:type="dxa"/>
            <w:tcBorders>
              <w:top w:val="nil"/>
              <w:left w:val="nil"/>
              <w:bottom w:val="single" w:sz="4" w:space="0" w:color="auto"/>
              <w:right w:val="single" w:sz="4" w:space="0" w:color="auto"/>
            </w:tcBorders>
            <w:shd w:val="clear" w:color="auto" w:fill="auto"/>
            <w:vAlign w:val="center"/>
          </w:tcPr>
          <w:p w14:paraId="4A2F8B4B" w14:textId="77777777" w:rsidR="00F6548B" w:rsidRPr="007D5A61" w:rsidRDefault="00F6548B" w:rsidP="00BA35CD">
            <w:pPr>
              <w:spacing w:line="240" w:lineRule="auto"/>
              <w:ind w:firstLineChars="0" w:firstLine="0"/>
              <w:rPr>
                <w:rFonts w:asciiTheme="minorEastAsia" w:hAnsiTheme="minorEastAsia"/>
                <w:color w:val="000000"/>
                <w:sz w:val="21"/>
                <w:szCs w:val="21"/>
              </w:rPr>
            </w:pPr>
            <w:r w:rsidRPr="007D5A61">
              <w:rPr>
                <w:rFonts w:asciiTheme="minorEastAsia" w:hAnsiTheme="minorEastAsia" w:hint="eastAsia"/>
                <w:color w:val="000000"/>
                <w:sz w:val="21"/>
                <w:szCs w:val="21"/>
              </w:rPr>
              <w:t>M</w:t>
            </w:r>
          </w:p>
        </w:tc>
        <w:tc>
          <w:tcPr>
            <w:tcW w:w="724" w:type="dxa"/>
            <w:tcBorders>
              <w:top w:val="nil"/>
              <w:left w:val="nil"/>
              <w:bottom w:val="single" w:sz="4" w:space="0" w:color="auto"/>
              <w:right w:val="single" w:sz="4" w:space="0" w:color="auto"/>
            </w:tcBorders>
            <w:shd w:val="clear" w:color="auto" w:fill="auto"/>
            <w:noWrap/>
            <w:vAlign w:val="center"/>
          </w:tcPr>
          <w:p w14:paraId="1CFF9557" w14:textId="77777777" w:rsidR="00F6548B" w:rsidRPr="007803DC" w:rsidRDefault="00F6548B"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53" w:type="dxa"/>
            <w:tcBorders>
              <w:top w:val="nil"/>
              <w:left w:val="nil"/>
              <w:bottom w:val="single" w:sz="4" w:space="0" w:color="auto"/>
              <w:right w:val="single" w:sz="4" w:space="0" w:color="auto"/>
            </w:tcBorders>
            <w:shd w:val="clear" w:color="auto" w:fill="auto"/>
            <w:noWrap/>
            <w:vAlign w:val="center"/>
          </w:tcPr>
          <w:p w14:paraId="1410DCF6"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C8617B" w14:paraId="2BFD41CD" w14:textId="77777777" w:rsidTr="00AE496A">
        <w:trPr>
          <w:trHeight w:val="270"/>
        </w:trPr>
        <w:tc>
          <w:tcPr>
            <w:tcW w:w="798" w:type="dxa"/>
            <w:tcBorders>
              <w:top w:val="nil"/>
              <w:left w:val="single" w:sz="4" w:space="0" w:color="auto"/>
              <w:bottom w:val="single" w:sz="4" w:space="0" w:color="auto"/>
              <w:right w:val="single" w:sz="4" w:space="0" w:color="auto"/>
            </w:tcBorders>
          </w:tcPr>
          <w:p w14:paraId="2F933801"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DD846F8"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T13</w:t>
            </w:r>
          </w:p>
        </w:tc>
        <w:tc>
          <w:tcPr>
            <w:tcW w:w="1670" w:type="dxa"/>
            <w:tcBorders>
              <w:top w:val="nil"/>
              <w:left w:val="nil"/>
              <w:bottom w:val="single" w:sz="4" w:space="0" w:color="auto"/>
              <w:right w:val="single" w:sz="4" w:space="0" w:color="auto"/>
            </w:tcBorders>
            <w:shd w:val="clear" w:color="auto" w:fill="auto"/>
            <w:noWrap/>
            <w:vAlign w:val="center"/>
            <w:hideMark/>
          </w:tcPr>
          <w:p w14:paraId="2D27724F"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tradeDate</w:t>
            </w:r>
          </w:p>
        </w:tc>
        <w:tc>
          <w:tcPr>
            <w:tcW w:w="2268" w:type="dxa"/>
            <w:tcBorders>
              <w:top w:val="nil"/>
              <w:left w:val="nil"/>
              <w:bottom w:val="single" w:sz="4" w:space="0" w:color="auto"/>
              <w:right w:val="single" w:sz="4" w:space="0" w:color="auto"/>
            </w:tcBorders>
            <w:shd w:val="clear" w:color="auto" w:fill="auto"/>
            <w:noWrap/>
            <w:vAlign w:val="center"/>
            <w:hideMark/>
          </w:tcPr>
          <w:p w14:paraId="5D590ED9"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交易日期</w:t>
            </w:r>
          </w:p>
        </w:tc>
        <w:tc>
          <w:tcPr>
            <w:tcW w:w="708" w:type="dxa"/>
            <w:tcBorders>
              <w:top w:val="nil"/>
              <w:left w:val="nil"/>
              <w:bottom w:val="single" w:sz="4" w:space="0" w:color="auto"/>
              <w:right w:val="single" w:sz="4" w:space="0" w:color="auto"/>
            </w:tcBorders>
            <w:shd w:val="clear" w:color="auto" w:fill="auto"/>
            <w:noWrap/>
            <w:vAlign w:val="center"/>
            <w:hideMark/>
          </w:tcPr>
          <w:p w14:paraId="3C9B85FB"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M</w:t>
            </w:r>
          </w:p>
        </w:tc>
        <w:tc>
          <w:tcPr>
            <w:tcW w:w="724" w:type="dxa"/>
            <w:tcBorders>
              <w:top w:val="nil"/>
              <w:left w:val="nil"/>
              <w:bottom w:val="single" w:sz="4" w:space="0" w:color="auto"/>
              <w:right w:val="single" w:sz="4" w:space="0" w:color="auto"/>
            </w:tcBorders>
            <w:shd w:val="clear" w:color="auto" w:fill="auto"/>
            <w:noWrap/>
            <w:vAlign w:val="center"/>
            <w:hideMark/>
          </w:tcPr>
          <w:p w14:paraId="356FBE48"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2253" w:type="dxa"/>
            <w:tcBorders>
              <w:top w:val="nil"/>
              <w:left w:val="nil"/>
              <w:bottom w:val="single" w:sz="4" w:space="0" w:color="auto"/>
              <w:right w:val="single" w:sz="4" w:space="0" w:color="auto"/>
            </w:tcBorders>
            <w:shd w:val="clear" w:color="auto" w:fill="auto"/>
            <w:noWrap/>
            <w:vAlign w:val="center"/>
            <w:hideMark/>
          </w:tcPr>
          <w:p w14:paraId="1AE3B0AB"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C8617B" w14:paraId="07D6D481" w14:textId="77777777" w:rsidTr="00AE496A">
        <w:trPr>
          <w:trHeight w:val="270"/>
        </w:trPr>
        <w:tc>
          <w:tcPr>
            <w:tcW w:w="798" w:type="dxa"/>
            <w:tcBorders>
              <w:top w:val="nil"/>
              <w:left w:val="single" w:sz="4" w:space="0" w:color="auto"/>
              <w:bottom w:val="single" w:sz="4" w:space="0" w:color="auto"/>
              <w:right w:val="single" w:sz="4" w:space="0" w:color="auto"/>
            </w:tcBorders>
          </w:tcPr>
          <w:p w14:paraId="2DD2195C"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023A7A0"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670" w:type="dxa"/>
            <w:tcBorders>
              <w:top w:val="nil"/>
              <w:left w:val="nil"/>
              <w:bottom w:val="single" w:sz="4" w:space="0" w:color="auto"/>
              <w:right w:val="single" w:sz="4" w:space="0" w:color="auto"/>
            </w:tcBorders>
            <w:shd w:val="clear" w:color="auto" w:fill="auto"/>
            <w:noWrap/>
            <w:vAlign w:val="center"/>
            <w:hideMark/>
          </w:tcPr>
          <w:p w14:paraId="22E290B9"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clientID</w:t>
            </w:r>
          </w:p>
        </w:tc>
        <w:tc>
          <w:tcPr>
            <w:tcW w:w="2268" w:type="dxa"/>
            <w:tcBorders>
              <w:top w:val="nil"/>
              <w:left w:val="nil"/>
              <w:bottom w:val="single" w:sz="4" w:space="0" w:color="auto"/>
              <w:right w:val="single" w:sz="4" w:space="0" w:color="auto"/>
            </w:tcBorders>
            <w:shd w:val="clear" w:color="auto" w:fill="auto"/>
            <w:noWrap/>
            <w:vAlign w:val="center"/>
            <w:hideMark/>
          </w:tcPr>
          <w:p w14:paraId="68D6DCC0"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客户代码</w:t>
            </w:r>
          </w:p>
        </w:tc>
        <w:tc>
          <w:tcPr>
            <w:tcW w:w="708" w:type="dxa"/>
            <w:tcBorders>
              <w:top w:val="nil"/>
              <w:left w:val="nil"/>
              <w:bottom w:val="single" w:sz="4" w:space="0" w:color="auto"/>
              <w:right w:val="single" w:sz="4" w:space="0" w:color="auto"/>
            </w:tcBorders>
            <w:shd w:val="clear" w:color="auto" w:fill="auto"/>
            <w:vAlign w:val="center"/>
            <w:hideMark/>
          </w:tcPr>
          <w:p w14:paraId="15DF9FE6" w14:textId="77777777" w:rsidR="00F6548B" w:rsidRPr="00C8617B" w:rsidRDefault="00F90B38"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724" w:type="dxa"/>
            <w:tcBorders>
              <w:top w:val="nil"/>
              <w:left w:val="nil"/>
              <w:bottom w:val="single" w:sz="4" w:space="0" w:color="auto"/>
              <w:right w:val="single" w:sz="4" w:space="0" w:color="auto"/>
            </w:tcBorders>
            <w:shd w:val="clear" w:color="auto" w:fill="auto"/>
            <w:noWrap/>
            <w:vAlign w:val="center"/>
            <w:hideMark/>
          </w:tcPr>
          <w:p w14:paraId="3F05EE7B"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2253" w:type="dxa"/>
            <w:tcBorders>
              <w:top w:val="nil"/>
              <w:left w:val="nil"/>
              <w:bottom w:val="single" w:sz="4" w:space="0" w:color="auto"/>
              <w:right w:val="single" w:sz="4" w:space="0" w:color="auto"/>
            </w:tcBorders>
            <w:shd w:val="clear" w:color="auto" w:fill="auto"/>
            <w:noWrap/>
            <w:vAlign w:val="center"/>
            <w:hideMark/>
          </w:tcPr>
          <w:p w14:paraId="619AB9CD"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C8617B" w14:paraId="4EF79A27" w14:textId="77777777" w:rsidTr="00AE496A">
        <w:trPr>
          <w:trHeight w:val="270"/>
        </w:trPr>
        <w:tc>
          <w:tcPr>
            <w:tcW w:w="798" w:type="dxa"/>
            <w:tcBorders>
              <w:top w:val="nil"/>
              <w:left w:val="single" w:sz="4" w:space="0" w:color="auto"/>
              <w:bottom w:val="single" w:sz="4" w:space="0" w:color="auto"/>
              <w:right w:val="single" w:sz="4" w:space="0" w:color="auto"/>
            </w:tcBorders>
          </w:tcPr>
          <w:p w14:paraId="57A302F9"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3B5E772"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M60</w:t>
            </w:r>
          </w:p>
        </w:tc>
        <w:tc>
          <w:tcPr>
            <w:tcW w:w="1670" w:type="dxa"/>
            <w:tcBorders>
              <w:top w:val="nil"/>
              <w:left w:val="nil"/>
              <w:bottom w:val="single" w:sz="4" w:space="0" w:color="auto"/>
              <w:right w:val="single" w:sz="4" w:space="0" w:color="auto"/>
            </w:tcBorders>
            <w:shd w:val="clear" w:color="auto" w:fill="auto"/>
            <w:vAlign w:val="center"/>
            <w:hideMark/>
          </w:tcPr>
          <w:p w14:paraId="147CC3DA"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traderID</w:t>
            </w:r>
          </w:p>
        </w:tc>
        <w:tc>
          <w:tcPr>
            <w:tcW w:w="2268" w:type="dxa"/>
            <w:tcBorders>
              <w:top w:val="nil"/>
              <w:left w:val="nil"/>
              <w:bottom w:val="single" w:sz="4" w:space="0" w:color="auto"/>
              <w:right w:val="single" w:sz="4" w:space="0" w:color="auto"/>
            </w:tcBorders>
            <w:shd w:val="clear" w:color="auto" w:fill="auto"/>
            <w:noWrap/>
            <w:vAlign w:val="center"/>
            <w:hideMark/>
          </w:tcPr>
          <w:p w14:paraId="117247F5" w14:textId="77777777" w:rsidR="00F6548B" w:rsidRPr="00C8617B" w:rsidRDefault="0050553F"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用户</w:t>
            </w:r>
            <w:r w:rsidR="00F6548B" w:rsidRPr="00C8617B">
              <w:rPr>
                <w:rFonts w:ascii="宋体" w:eastAsia="宋体" w:hAnsi="宋体" w:cs="宋体" w:hint="eastAsia"/>
                <w:color w:val="000000"/>
                <w:kern w:val="0"/>
                <w:sz w:val="20"/>
                <w:szCs w:val="20"/>
              </w:rPr>
              <w:t>代码</w:t>
            </w:r>
          </w:p>
        </w:tc>
        <w:tc>
          <w:tcPr>
            <w:tcW w:w="708" w:type="dxa"/>
            <w:tcBorders>
              <w:top w:val="nil"/>
              <w:left w:val="nil"/>
              <w:bottom w:val="single" w:sz="4" w:space="0" w:color="auto"/>
              <w:right w:val="single" w:sz="4" w:space="0" w:color="auto"/>
            </w:tcBorders>
            <w:shd w:val="clear" w:color="auto" w:fill="auto"/>
            <w:vAlign w:val="center"/>
            <w:hideMark/>
          </w:tcPr>
          <w:p w14:paraId="683F3999" w14:textId="77777777" w:rsidR="00F6548B" w:rsidRPr="00C8617B" w:rsidRDefault="00AA1981"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724" w:type="dxa"/>
            <w:tcBorders>
              <w:top w:val="nil"/>
              <w:left w:val="nil"/>
              <w:bottom w:val="single" w:sz="4" w:space="0" w:color="auto"/>
              <w:right w:val="single" w:sz="4" w:space="0" w:color="auto"/>
            </w:tcBorders>
            <w:shd w:val="clear" w:color="auto" w:fill="auto"/>
            <w:noWrap/>
            <w:vAlign w:val="center"/>
            <w:hideMark/>
          </w:tcPr>
          <w:p w14:paraId="5C919A3E"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2253" w:type="dxa"/>
            <w:tcBorders>
              <w:top w:val="nil"/>
              <w:left w:val="nil"/>
              <w:bottom w:val="single" w:sz="4" w:space="0" w:color="auto"/>
              <w:right w:val="single" w:sz="4" w:space="0" w:color="auto"/>
            </w:tcBorders>
            <w:shd w:val="clear" w:color="auto" w:fill="auto"/>
            <w:noWrap/>
            <w:vAlign w:val="center"/>
            <w:hideMark/>
          </w:tcPr>
          <w:p w14:paraId="58D7196F"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C8617B" w14:paraId="64F0F1AB" w14:textId="77777777" w:rsidTr="00AE496A">
        <w:trPr>
          <w:trHeight w:val="270"/>
        </w:trPr>
        <w:tc>
          <w:tcPr>
            <w:tcW w:w="798" w:type="dxa"/>
            <w:tcBorders>
              <w:top w:val="nil"/>
              <w:left w:val="single" w:sz="4" w:space="0" w:color="auto"/>
              <w:bottom w:val="single" w:sz="4" w:space="0" w:color="auto"/>
              <w:right w:val="single" w:sz="4" w:space="0" w:color="auto"/>
            </w:tcBorders>
          </w:tcPr>
          <w:p w14:paraId="0BE1BA6A"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6DB92BBA"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K93</w:t>
            </w:r>
          </w:p>
        </w:tc>
        <w:tc>
          <w:tcPr>
            <w:tcW w:w="1670" w:type="dxa"/>
            <w:tcBorders>
              <w:top w:val="nil"/>
              <w:left w:val="nil"/>
              <w:bottom w:val="single" w:sz="4" w:space="0" w:color="auto"/>
              <w:right w:val="single" w:sz="4" w:space="0" w:color="auto"/>
            </w:tcBorders>
            <w:shd w:val="clear" w:color="auto" w:fill="auto"/>
            <w:vAlign w:val="bottom"/>
            <w:hideMark/>
          </w:tcPr>
          <w:p w14:paraId="73CF79C0"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[applyStateChangeDetailData]</w:t>
            </w:r>
          </w:p>
        </w:tc>
        <w:tc>
          <w:tcPr>
            <w:tcW w:w="2268" w:type="dxa"/>
            <w:tcBorders>
              <w:top w:val="nil"/>
              <w:left w:val="nil"/>
              <w:bottom w:val="single" w:sz="4" w:space="0" w:color="auto"/>
              <w:right w:val="single" w:sz="4" w:space="0" w:color="auto"/>
            </w:tcBorders>
            <w:shd w:val="clear" w:color="auto" w:fill="auto"/>
            <w:noWrap/>
            <w:vAlign w:val="center"/>
            <w:hideMark/>
          </w:tcPr>
          <w:p w14:paraId="797EAC43"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申报状态变化流水</w:t>
            </w:r>
            <w:r>
              <w:rPr>
                <w:rFonts w:ascii="宋体" w:eastAsia="宋体" w:hAnsi="宋体" w:cs="宋体" w:hint="eastAsia"/>
                <w:color w:val="000000"/>
                <w:kern w:val="0"/>
                <w:sz w:val="20"/>
                <w:szCs w:val="20"/>
              </w:rPr>
              <w:t>数据</w:t>
            </w:r>
          </w:p>
        </w:tc>
        <w:tc>
          <w:tcPr>
            <w:tcW w:w="708" w:type="dxa"/>
            <w:tcBorders>
              <w:top w:val="nil"/>
              <w:left w:val="nil"/>
              <w:bottom w:val="single" w:sz="4" w:space="0" w:color="auto"/>
              <w:right w:val="single" w:sz="4" w:space="0" w:color="auto"/>
            </w:tcBorders>
            <w:shd w:val="clear" w:color="auto" w:fill="auto"/>
            <w:noWrap/>
            <w:vAlign w:val="center"/>
            <w:hideMark/>
          </w:tcPr>
          <w:p w14:paraId="0BA38DBD"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1C8147D4"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53" w:type="dxa"/>
            <w:tcBorders>
              <w:top w:val="nil"/>
              <w:left w:val="nil"/>
              <w:bottom w:val="single" w:sz="4" w:space="0" w:color="auto"/>
              <w:right w:val="single" w:sz="4" w:space="0" w:color="auto"/>
            </w:tcBorders>
            <w:shd w:val="clear" w:color="auto" w:fill="auto"/>
            <w:vAlign w:val="center"/>
            <w:hideMark/>
          </w:tcPr>
          <w:p w14:paraId="26AD6463"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C8617B" w14:paraId="01A0BDE9" w14:textId="77777777" w:rsidTr="00860B23">
        <w:trPr>
          <w:trHeight w:val="270"/>
        </w:trPr>
        <w:tc>
          <w:tcPr>
            <w:tcW w:w="798" w:type="dxa"/>
            <w:tcBorders>
              <w:top w:val="nil"/>
              <w:left w:val="single" w:sz="4" w:space="0" w:color="auto"/>
              <w:bottom w:val="single" w:sz="4" w:space="0" w:color="auto"/>
              <w:right w:val="single" w:sz="4" w:space="0" w:color="auto"/>
            </w:tcBorders>
          </w:tcPr>
          <w:p w14:paraId="0A7426CF"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14:paraId="25018614"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1670" w:type="dxa"/>
            <w:tcBorders>
              <w:top w:val="nil"/>
              <w:left w:val="nil"/>
              <w:bottom w:val="single" w:sz="4" w:space="0" w:color="auto"/>
              <w:right w:val="single" w:sz="4" w:space="0" w:color="auto"/>
            </w:tcBorders>
            <w:shd w:val="clear" w:color="auto" w:fill="auto"/>
            <w:vAlign w:val="bottom"/>
          </w:tcPr>
          <w:p w14:paraId="46816D8E"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2268" w:type="dxa"/>
            <w:tcBorders>
              <w:top w:val="nil"/>
              <w:left w:val="nil"/>
              <w:bottom w:val="single" w:sz="4" w:space="0" w:color="auto"/>
              <w:right w:val="single" w:sz="4" w:space="0" w:color="auto"/>
            </w:tcBorders>
            <w:shd w:val="clear" w:color="auto" w:fill="auto"/>
            <w:noWrap/>
            <w:vAlign w:val="center"/>
            <w:hideMark/>
          </w:tcPr>
          <w:p w14:paraId="6E54B494"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申报状态变化流水</w:t>
            </w:r>
          </w:p>
        </w:tc>
        <w:tc>
          <w:tcPr>
            <w:tcW w:w="708" w:type="dxa"/>
            <w:tcBorders>
              <w:top w:val="nil"/>
              <w:left w:val="nil"/>
              <w:bottom w:val="single" w:sz="4" w:space="0" w:color="auto"/>
              <w:right w:val="single" w:sz="4" w:space="0" w:color="auto"/>
            </w:tcBorders>
            <w:shd w:val="clear" w:color="auto" w:fill="auto"/>
            <w:noWrap/>
            <w:vAlign w:val="center"/>
          </w:tcPr>
          <w:p w14:paraId="42A0835B"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24" w:type="dxa"/>
            <w:tcBorders>
              <w:top w:val="nil"/>
              <w:left w:val="nil"/>
              <w:bottom w:val="single" w:sz="4" w:space="0" w:color="auto"/>
              <w:right w:val="single" w:sz="4" w:space="0" w:color="auto"/>
            </w:tcBorders>
            <w:shd w:val="clear" w:color="auto" w:fill="auto"/>
            <w:vAlign w:val="center"/>
          </w:tcPr>
          <w:p w14:paraId="22DC21FC"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2253" w:type="dxa"/>
            <w:tcBorders>
              <w:top w:val="nil"/>
              <w:left w:val="nil"/>
              <w:bottom w:val="single" w:sz="4" w:space="0" w:color="auto"/>
              <w:right w:val="single" w:sz="4" w:space="0" w:color="auto"/>
            </w:tcBorders>
            <w:shd w:val="clear" w:color="auto" w:fill="auto"/>
          </w:tcPr>
          <w:p w14:paraId="721097E9"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C8617B" w14:paraId="52623171" w14:textId="77777777" w:rsidTr="00AE496A">
        <w:trPr>
          <w:trHeight w:val="270"/>
        </w:trPr>
        <w:tc>
          <w:tcPr>
            <w:tcW w:w="798" w:type="dxa"/>
            <w:tcBorders>
              <w:top w:val="nil"/>
              <w:left w:val="single" w:sz="4" w:space="0" w:color="auto"/>
              <w:bottom w:val="single" w:sz="4" w:space="0" w:color="auto"/>
              <w:right w:val="single" w:sz="4" w:space="0" w:color="auto"/>
            </w:tcBorders>
          </w:tcPr>
          <w:p w14:paraId="0EA2354A" w14:textId="77777777" w:rsidR="00F6548B" w:rsidRPr="00316455"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lastRenderedPageBreak/>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FE320B6"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T80</w:t>
            </w:r>
          </w:p>
        </w:tc>
        <w:tc>
          <w:tcPr>
            <w:tcW w:w="1670" w:type="dxa"/>
            <w:tcBorders>
              <w:top w:val="nil"/>
              <w:left w:val="nil"/>
              <w:bottom w:val="single" w:sz="4" w:space="0" w:color="auto"/>
              <w:right w:val="single" w:sz="4" w:space="0" w:color="auto"/>
            </w:tcBorders>
            <w:shd w:val="clear" w:color="auto" w:fill="auto"/>
            <w:vAlign w:val="center"/>
            <w:hideMark/>
          </w:tcPr>
          <w:p w14:paraId="476AE0BD"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seqNo2</w:t>
            </w:r>
          </w:p>
        </w:tc>
        <w:tc>
          <w:tcPr>
            <w:tcW w:w="2268" w:type="dxa"/>
            <w:tcBorders>
              <w:top w:val="nil"/>
              <w:left w:val="nil"/>
              <w:bottom w:val="single" w:sz="4" w:space="0" w:color="auto"/>
              <w:right w:val="single" w:sz="4" w:space="0" w:color="auto"/>
            </w:tcBorders>
            <w:shd w:val="clear" w:color="auto" w:fill="auto"/>
            <w:noWrap/>
            <w:vAlign w:val="center"/>
            <w:hideMark/>
          </w:tcPr>
          <w:p w14:paraId="6A3C8335"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流水</w:t>
            </w:r>
            <w:r w:rsidR="0050553F">
              <w:rPr>
                <w:rFonts w:ascii="宋体" w:eastAsia="宋体" w:hAnsi="宋体" w:cs="宋体" w:hint="eastAsia"/>
                <w:color w:val="000000"/>
                <w:kern w:val="0"/>
                <w:sz w:val="20"/>
                <w:szCs w:val="20"/>
              </w:rPr>
              <w:t>序</w:t>
            </w:r>
            <w:r w:rsidRPr="00C8617B">
              <w:rPr>
                <w:rFonts w:ascii="宋体" w:eastAsia="宋体" w:hAnsi="宋体" w:cs="宋体" w:hint="eastAsia"/>
                <w:color w:val="000000"/>
                <w:kern w:val="0"/>
                <w:sz w:val="20"/>
                <w:szCs w:val="20"/>
              </w:rPr>
              <w:t>号</w:t>
            </w:r>
          </w:p>
        </w:tc>
        <w:tc>
          <w:tcPr>
            <w:tcW w:w="708" w:type="dxa"/>
            <w:tcBorders>
              <w:top w:val="nil"/>
              <w:left w:val="nil"/>
              <w:bottom w:val="single" w:sz="4" w:space="0" w:color="auto"/>
              <w:right w:val="single" w:sz="4" w:space="0" w:color="auto"/>
            </w:tcBorders>
            <w:shd w:val="clear" w:color="auto" w:fill="auto"/>
            <w:noWrap/>
            <w:vAlign w:val="center"/>
            <w:hideMark/>
          </w:tcPr>
          <w:p w14:paraId="2E826C36"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5C7E12EE"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53" w:type="dxa"/>
            <w:tcBorders>
              <w:top w:val="nil"/>
              <w:left w:val="nil"/>
              <w:bottom w:val="single" w:sz="4" w:space="0" w:color="auto"/>
              <w:right w:val="single" w:sz="4" w:space="0" w:color="auto"/>
            </w:tcBorders>
            <w:shd w:val="clear" w:color="auto" w:fill="auto"/>
            <w:noWrap/>
            <w:hideMark/>
          </w:tcPr>
          <w:p w14:paraId="6BA920F4"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C8617B" w14:paraId="48109793" w14:textId="77777777" w:rsidTr="00AE496A">
        <w:trPr>
          <w:trHeight w:val="270"/>
        </w:trPr>
        <w:tc>
          <w:tcPr>
            <w:tcW w:w="798" w:type="dxa"/>
            <w:tcBorders>
              <w:top w:val="nil"/>
              <w:left w:val="single" w:sz="4" w:space="0" w:color="auto"/>
              <w:bottom w:val="single" w:sz="4" w:space="0" w:color="auto"/>
              <w:right w:val="single" w:sz="4" w:space="0" w:color="auto"/>
            </w:tcBorders>
          </w:tcPr>
          <w:p w14:paraId="1C0F9F2F" w14:textId="77777777" w:rsidR="00F6548B" w:rsidRPr="00316455"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E5A8D77"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670" w:type="dxa"/>
            <w:tcBorders>
              <w:top w:val="nil"/>
              <w:left w:val="nil"/>
              <w:bottom w:val="single" w:sz="4" w:space="0" w:color="auto"/>
              <w:right w:val="single" w:sz="4" w:space="0" w:color="auto"/>
            </w:tcBorders>
            <w:shd w:val="clear" w:color="auto" w:fill="auto"/>
            <w:noWrap/>
            <w:vAlign w:val="center"/>
            <w:hideMark/>
          </w:tcPr>
          <w:p w14:paraId="12F1DB56"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clientID</w:t>
            </w:r>
          </w:p>
        </w:tc>
        <w:tc>
          <w:tcPr>
            <w:tcW w:w="2268" w:type="dxa"/>
            <w:tcBorders>
              <w:top w:val="nil"/>
              <w:left w:val="nil"/>
              <w:bottom w:val="single" w:sz="4" w:space="0" w:color="auto"/>
              <w:right w:val="single" w:sz="4" w:space="0" w:color="auto"/>
            </w:tcBorders>
            <w:shd w:val="clear" w:color="auto" w:fill="auto"/>
            <w:noWrap/>
            <w:vAlign w:val="center"/>
            <w:hideMark/>
          </w:tcPr>
          <w:p w14:paraId="63782232"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客户代码</w:t>
            </w:r>
          </w:p>
        </w:tc>
        <w:tc>
          <w:tcPr>
            <w:tcW w:w="708" w:type="dxa"/>
            <w:tcBorders>
              <w:top w:val="nil"/>
              <w:left w:val="nil"/>
              <w:bottom w:val="single" w:sz="4" w:space="0" w:color="auto"/>
              <w:right w:val="single" w:sz="4" w:space="0" w:color="auto"/>
            </w:tcBorders>
            <w:shd w:val="clear" w:color="auto" w:fill="auto"/>
            <w:noWrap/>
            <w:vAlign w:val="center"/>
            <w:hideMark/>
          </w:tcPr>
          <w:p w14:paraId="12C4BB99"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205D917C"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53" w:type="dxa"/>
            <w:tcBorders>
              <w:top w:val="nil"/>
              <w:left w:val="nil"/>
              <w:bottom w:val="single" w:sz="4" w:space="0" w:color="auto"/>
              <w:right w:val="single" w:sz="4" w:space="0" w:color="auto"/>
            </w:tcBorders>
            <w:shd w:val="clear" w:color="auto" w:fill="auto"/>
            <w:noWrap/>
            <w:hideMark/>
          </w:tcPr>
          <w:p w14:paraId="40A2FEAA"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C8617B" w14:paraId="1D79392F" w14:textId="77777777" w:rsidTr="00AE496A">
        <w:trPr>
          <w:trHeight w:val="270"/>
        </w:trPr>
        <w:tc>
          <w:tcPr>
            <w:tcW w:w="798" w:type="dxa"/>
            <w:tcBorders>
              <w:top w:val="nil"/>
              <w:left w:val="single" w:sz="4" w:space="0" w:color="auto"/>
              <w:bottom w:val="single" w:sz="4" w:space="0" w:color="auto"/>
              <w:right w:val="single" w:sz="4" w:space="0" w:color="auto"/>
            </w:tcBorders>
          </w:tcPr>
          <w:p w14:paraId="3F93B7BF" w14:textId="77777777" w:rsidR="00F6548B" w:rsidRPr="00316455"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20FCEFF5"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K04</w:t>
            </w:r>
          </w:p>
        </w:tc>
        <w:tc>
          <w:tcPr>
            <w:tcW w:w="1670" w:type="dxa"/>
            <w:tcBorders>
              <w:top w:val="nil"/>
              <w:left w:val="nil"/>
              <w:bottom w:val="single" w:sz="4" w:space="0" w:color="auto"/>
              <w:right w:val="single" w:sz="4" w:space="0" w:color="auto"/>
            </w:tcBorders>
            <w:shd w:val="clear" w:color="auto" w:fill="auto"/>
            <w:vAlign w:val="center"/>
            <w:hideMark/>
          </w:tcPr>
          <w:p w14:paraId="228E4E1E" w14:textId="3F0041AA" w:rsidR="00F6548B" w:rsidRPr="00C8617B" w:rsidRDefault="007455C5"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s</w:t>
            </w:r>
            <w:r w:rsidRPr="00C8617B">
              <w:rPr>
                <w:rFonts w:ascii="宋体" w:eastAsia="宋体" w:hAnsi="宋体" w:cs="宋体" w:hint="eastAsia"/>
                <w:color w:val="000000"/>
                <w:kern w:val="0"/>
                <w:sz w:val="20"/>
                <w:szCs w:val="20"/>
              </w:rPr>
              <w:t>heetNo</w:t>
            </w:r>
          </w:p>
        </w:tc>
        <w:tc>
          <w:tcPr>
            <w:tcW w:w="2268" w:type="dxa"/>
            <w:tcBorders>
              <w:top w:val="nil"/>
              <w:left w:val="nil"/>
              <w:bottom w:val="single" w:sz="4" w:space="0" w:color="auto"/>
              <w:right w:val="single" w:sz="4" w:space="0" w:color="auto"/>
            </w:tcBorders>
            <w:shd w:val="clear" w:color="auto" w:fill="auto"/>
            <w:noWrap/>
            <w:vAlign w:val="center"/>
            <w:hideMark/>
          </w:tcPr>
          <w:p w14:paraId="48578CA5"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登记单据编号</w:t>
            </w:r>
          </w:p>
        </w:tc>
        <w:tc>
          <w:tcPr>
            <w:tcW w:w="708" w:type="dxa"/>
            <w:tcBorders>
              <w:top w:val="nil"/>
              <w:left w:val="nil"/>
              <w:bottom w:val="single" w:sz="4" w:space="0" w:color="auto"/>
              <w:right w:val="single" w:sz="4" w:space="0" w:color="auto"/>
            </w:tcBorders>
            <w:shd w:val="clear" w:color="auto" w:fill="auto"/>
            <w:noWrap/>
            <w:vAlign w:val="center"/>
            <w:hideMark/>
          </w:tcPr>
          <w:p w14:paraId="61BB752C"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6F8B1404"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53" w:type="dxa"/>
            <w:tcBorders>
              <w:top w:val="nil"/>
              <w:left w:val="nil"/>
              <w:bottom w:val="single" w:sz="4" w:space="0" w:color="auto"/>
              <w:right w:val="single" w:sz="4" w:space="0" w:color="auto"/>
            </w:tcBorders>
            <w:shd w:val="clear" w:color="auto" w:fill="auto"/>
            <w:noWrap/>
            <w:hideMark/>
          </w:tcPr>
          <w:p w14:paraId="458BC108"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C8617B" w14:paraId="719F180C" w14:textId="77777777" w:rsidTr="00AE496A">
        <w:trPr>
          <w:trHeight w:val="270"/>
        </w:trPr>
        <w:tc>
          <w:tcPr>
            <w:tcW w:w="798" w:type="dxa"/>
            <w:tcBorders>
              <w:top w:val="nil"/>
              <w:left w:val="single" w:sz="4" w:space="0" w:color="auto"/>
              <w:bottom w:val="single" w:sz="4" w:space="0" w:color="auto"/>
              <w:right w:val="single" w:sz="4" w:space="0" w:color="auto"/>
            </w:tcBorders>
          </w:tcPr>
          <w:p w14:paraId="4E937B6B" w14:textId="77777777" w:rsidR="00F6548B" w:rsidRPr="00316455"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AF28C52"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K03</w:t>
            </w:r>
          </w:p>
        </w:tc>
        <w:tc>
          <w:tcPr>
            <w:tcW w:w="1670" w:type="dxa"/>
            <w:tcBorders>
              <w:top w:val="nil"/>
              <w:left w:val="nil"/>
              <w:bottom w:val="single" w:sz="4" w:space="0" w:color="auto"/>
              <w:right w:val="single" w:sz="4" w:space="0" w:color="auto"/>
            </w:tcBorders>
            <w:shd w:val="clear" w:color="auto" w:fill="auto"/>
            <w:noWrap/>
            <w:vAlign w:val="center"/>
            <w:hideMark/>
          </w:tcPr>
          <w:p w14:paraId="15FDCE1A"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applySheetNo</w:t>
            </w:r>
          </w:p>
        </w:tc>
        <w:tc>
          <w:tcPr>
            <w:tcW w:w="2268" w:type="dxa"/>
            <w:tcBorders>
              <w:top w:val="nil"/>
              <w:left w:val="nil"/>
              <w:bottom w:val="single" w:sz="4" w:space="0" w:color="auto"/>
              <w:right w:val="single" w:sz="4" w:space="0" w:color="auto"/>
            </w:tcBorders>
            <w:shd w:val="clear" w:color="auto" w:fill="auto"/>
            <w:noWrap/>
            <w:vAlign w:val="center"/>
            <w:hideMark/>
          </w:tcPr>
          <w:p w14:paraId="44D88AA5"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申请单据编号</w:t>
            </w:r>
          </w:p>
        </w:tc>
        <w:tc>
          <w:tcPr>
            <w:tcW w:w="708" w:type="dxa"/>
            <w:tcBorders>
              <w:top w:val="nil"/>
              <w:left w:val="nil"/>
              <w:bottom w:val="single" w:sz="4" w:space="0" w:color="auto"/>
              <w:right w:val="single" w:sz="4" w:space="0" w:color="auto"/>
            </w:tcBorders>
            <w:shd w:val="clear" w:color="auto" w:fill="auto"/>
            <w:noWrap/>
            <w:vAlign w:val="center"/>
            <w:hideMark/>
          </w:tcPr>
          <w:p w14:paraId="424BB58E"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6D80EBB7"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53" w:type="dxa"/>
            <w:tcBorders>
              <w:top w:val="nil"/>
              <w:left w:val="nil"/>
              <w:bottom w:val="single" w:sz="4" w:space="0" w:color="auto"/>
              <w:right w:val="single" w:sz="4" w:space="0" w:color="auto"/>
            </w:tcBorders>
            <w:shd w:val="clear" w:color="auto" w:fill="auto"/>
            <w:noWrap/>
            <w:hideMark/>
          </w:tcPr>
          <w:p w14:paraId="05DFB13D"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C8617B" w14:paraId="654E4C1D" w14:textId="77777777" w:rsidTr="00AE496A">
        <w:trPr>
          <w:trHeight w:val="270"/>
        </w:trPr>
        <w:tc>
          <w:tcPr>
            <w:tcW w:w="798" w:type="dxa"/>
            <w:tcBorders>
              <w:top w:val="nil"/>
              <w:left w:val="single" w:sz="4" w:space="0" w:color="auto"/>
              <w:bottom w:val="single" w:sz="4" w:space="0" w:color="auto"/>
              <w:right w:val="single" w:sz="4" w:space="0" w:color="auto"/>
            </w:tcBorders>
          </w:tcPr>
          <w:p w14:paraId="7F6A689C" w14:textId="77777777" w:rsidR="00F6548B" w:rsidRPr="00316455"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03C2A60" w14:textId="77777777" w:rsidR="00F6548B" w:rsidRPr="00C8617B" w:rsidRDefault="00B52748"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K00</w:t>
            </w:r>
          </w:p>
        </w:tc>
        <w:tc>
          <w:tcPr>
            <w:tcW w:w="1670" w:type="dxa"/>
            <w:tcBorders>
              <w:top w:val="nil"/>
              <w:left w:val="nil"/>
              <w:bottom w:val="single" w:sz="4" w:space="0" w:color="auto"/>
              <w:right w:val="single" w:sz="4" w:space="0" w:color="auto"/>
            </w:tcBorders>
            <w:shd w:val="clear" w:color="auto" w:fill="auto"/>
            <w:noWrap/>
            <w:vAlign w:val="center"/>
            <w:hideMark/>
          </w:tcPr>
          <w:p w14:paraId="0F32688A"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localNo</w:t>
            </w:r>
          </w:p>
        </w:tc>
        <w:tc>
          <w:tcPr>
            <w:tcW w:w="2268" w:type="dxa"/>
            <w:tcBorders>
              <w:top w:val="nil"/>
              <w:left w:val="nil"/>
              <w:bottom w:val="single" w:sz="4" w:space="0" w:color="auto"/>
              <w:right w:val="single" w:sz="4" w:space="0" w:color="auto"/>
            </w:tcBorders>
            <w:shd w:val="clear" w:color="auto" w:fill="auto"/>
            <w:noWrap/>
            <w:vAlign w:val="center"/>
            <w:hideMark/>
          </w:tcPr>
          <w:p w14:paraId="1BE12A6F"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本地编号</w:t>
            </w:r>
          </w:p>
        </w:tc>
        <w:tc>
          <w:tcPr>
            <w:tcW w:w="708" w:type="dxa"/>
            <w:tcBorders>
              <w:top w:val="nil"/>
              <w:left w:val="nil"/>
              <w:bottom w:val="single" w:sz="4" w:space="0" w:color="auto"/>
              <w:right w:val="single" w:sz="4" w:space="0" w:color="auto"/>
            </w:tcBorders>
            <w:shd w:val="clear" w:color="auto" w:fill="auto"/>
            <w:noWrap/>
            <w:vAlign w:val="center"/>
            <w:hideMark/>
          </w:tcPr>
          <w:p w14:paraId="2825B5EC"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49C0F128"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53" w:type="dxa"/>
            <w:tcBorders>
              <w:top w:val="nil"/>
              <w:left w:val="nil"/>
              <w:bottom w:val="single" w:sz="4" w:space="0" w:color="auto"/>
              <w:right w:val="single" w:sz="4" w:space="0" w:color="auto"/>
            </w:tcBorders>
            <w:shd w:val="clear" w:color="auto" w:fill="auto"/>
            <w:noWrap/>
            <w:hideMark/>
          </w:tcPr>
          <w:p w14:paraId="09F05DE2"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C8617B" w14:paraId="4C295C99" w14:textId="77777777" w:rsidTr="00AE496A">
        <w:trPr>
          <w:trHeight w:val="270"/>
        </w:trPr>
        <w:tc>
          <w:tcPr>
            <w:tcW w:w="798" w:type="dxa"/>
            <w:tcBorders>
              <w:top w:val="nil"/>
              <w:left w:val="single" w:sz="4" w:space="0" w:color="auto"/>
              <w:bottom w:val="single" w:sz="4" w:space="0" w:color="auto"/>
              <w:right w:val="single" w:sz="4" w:space="0" w:color="auto"/>
            </w:tcBorders>
          </w:tcPr>
          <w:p w14:paraId="07CAEA67" w14:textId="77777777" w:rsidR="00F6548B" w:rsidRPr="00316455"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E8F1A2F"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K02</w:t>
            </w:r>
          </w:p>
        </w:tc>
        <w:tc>
          <w:tcPr>
            <w:tcW w:w="1670" w:type="dxa"/>
            <w:tcBorders>
              <w:top w:val="nil"/>
              <w:left w:val="nil"/>
              <w:bottom w:val="single" w:sz="4" w:space="0" w:color="auto"/>
              <w:right w:val="single" w:sz="4" w:space="0" w:color="auto"/>
            </w:tcBorders>
            <w:shd w:val="clear" w:color="auto" w:fill="auto"/>
            <w:vAlign w:val="center"/>
            <w:hideMark/>
          </w:tcPr>
          <w:p w14:paraId="22EC295C"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stgOptType</w:t>
            </w:r>
          </w:p>
        </w:tc>
        <w:tc>
          <w:tcPr>
            <w:tcW w:w="2268" w:type="dxa"/>
            <w:tcBorders>
              <w:top w:val="nil"/>
              <w:left w:val="nil"/>
              <w:bottom w:val="single" w:sz="4" w:space="0" w:color="auto"/>
              <w:right w:val="single" w:sz="4" w:space="0" w:color="auto"/>
            </w:tcBorders>
            <w:shd w:val="clear" w:color="auto" w:fill="auto"/>
            <w:noWrap/>
            <w:vAlign w:val="center"/>
            <w:hideMark/>
          </w:tcPr>
          <w:p w14:paraId="58FB6F4F" w14:textId="77777777" w:rsidR="00F6548B" w:rsidRPr="00C8617B" w:rsidRDefault="00F6548B" w:rsidP="0050553F">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仓储</w:t>
            </w:r>
            <w:r w:rsidR="0050553F">
              <w:rPr>
                <w:rFonts w:ascii="宋体" w:eastAsia="宋体" w:hAnsi="宋体" w:cs="宋体" w:hint="eastAsia"/>
                <w:color w:val="000000"/>
                <w:kern w:val="0"/>
                <w:sz w:val="20"/>
                <w:szCs w:val="20"/>
              </w:rPr>
              <w:t>业务</w:t>
            </w:r>
            <w:r w:rsidRPr="00C8617B">
              <w:rPr>
                <w:rFonts w:ascii="宋体" w:eastAsia="宋体" w:hAnsi="宋体" w:cs="宋体" w:hint="eastAsia"/>
                <w:color w:val="000000"/>
                <w:kern w:val="0"/>
                <w:sz w:val="20"/>
                <w:szCs w:val="20"/>
              </w:rPr>
              <w:t>类型</w:t>
            </w:r>
          </w:p>
        </w:tc>
        <w:tc>
          <w:tcPr>
            <w:tcW w:w="708" w:type="dxa"/>
            <w:tcBorders>
              <w:top w:val="nil"/>
              <w:left w:val="nil"/>
              <w:bottom w:val="single" w:sz="4" w:space="0" w:color="auto"/>
              <w:right w:val="single" w:sz="4" w:space="0" w:color="auto"/>
            </w:tcBorders>
            <w:shd w:val="clear" w:color="auto" w:fill="auto"/>
            <w:noWrap/>
            <w:vAlign w:val="center"/>
            <w:hideMark/>
          </w:tcPr>
          <w:p w14:paraId="40EA0F14"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6E5142E3"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53" w:type="dxa"/>
            <w:tcBorders>
              <w:top w:val="nil"/>
              <w:left w:val="nil"/>
              <w:bottom w:val="single" w:sz="4" w:space="0" w:color="auto"/>
              <w:right w:val="single" w:sz="4" w:space="0" w:color="auto"/>
            </w:tcBorders>
            <w:shd w:val="clear" w:color="auto" w:fill="auto"/>
            <w:noWrap/>
            <w:hideMark/>
          </w:tcPr>
          <w:p w14:paraId="3E7FE963"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C8617B" w14:paraId="33A9AB47" w14:textId="77777777" w:rsidTr="00AE496A">
        <w:trPr>
          <w:trHeight w:val="270"/>
        </w:trPr>
        <w:tc>
          <w:tcPr>
            <w:tcW w:w="798" w:type="dxa"/>
            <w:tcBorders>
              <w:top w:val="nil"/>
              <w:left w:val="single" w:sz="4" w:space="0" w:color="auto"/>
              <w:bottom w:val="single" w:sz="4" w:space="0" w:color="auto"/>
              <w:right w:val="single" w:sz="4" w:space="0" w:color="auto"/>
            </w:tcBorders>
          </w:tcPr>
          <w:p w14:paraId="69D2270E" w14:textId="77777777" w:rsidR="00F6548B" w:rsidRPr="00316455"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3E313D3F"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K05</w:t>
            </w:r>
          </w:p>
        </w:tc>
        <w:tc>
          <w:tcPr>
            <w:tcW w:w="1670" w:type="dxa"/>
            <w:tcBorders>
              <w:top w:val="nil"/>
              <w:left w:val="nil"/>
              <w:bottom w:val="single" w:sz="4" w:space="0" w:color="auto"/>
              <w:right w:val="single" w:sz="4" w:space="0" w:color="auto"/>
            </w:tcBorders>
            <w:shd w:val="clear" w:color="auto" w:fill="auto"/>
            <w:vAlign w:val="center"/>
            <w:hideMark/>
          </w:tcPr>
          <w:p w14:paraId="020768B7"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applyState</w:t>
            </w:r>
          </w:p>
        </w:tc>
        <w:tc>
          <w:tcPr>
            <w:tcW w:w="2268" w:type="dxa"/>
            <w:tcBorders>
              <w:top w:val="nil"/>
              <w:left w:val="nil"/>
              <w:bottom w:val="single" w:sz="4" w:space="0" w:color="auto"/>
              <w:right w:val="single" w:sz="4" w:space="0" w:color="auto"/>
            </w:tcBorders>
            <w:shd w:val="clear" w:color="auto" w:fill="auto"/>
            <w:noWrap/>
            <w:vAlign w:val="center"/>
            <w:hideMark/>
          </w:tcPr>
          <w:p w14:paraId="7148EB40"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申报状态</w:t>
            </w:r>
          </w:p>
        </w:tc>
        <w:tc>
          <w:tcPr>
            <w:tcW w:w="708" w:type="dxa"/>
            <w:tcBorders>
              <w:top w:val="nil"/>
              <w:left w:val="nil"/>
              <w:bottom w:val="single" w:sz="4" w:space="0" w:color="auto"/>
              <w:right w:val="single" w:sz="4" w:space="0" w:color="auto"/>
            </w:tcBorders>
            <w:shd w:val="clear" w:color="auto" w:fill="auto"/>
            <w:noWrap/>
            <w:vAlign w:val="center"/>
            <w:hideMark/>
          </w:tcPr>
          <w:p w14:paraId="1575EDFE"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6837D781"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253" w:type="dxa"/>
            <w:tcBorders>
              <w:top w:val="nil"/>
              <w:left w:val="nil"/>
              <w:bottom w:val="single" w:sz="4" w:space="0" w:color="auto"/>
              <w:right w:val="single" w:sz="4" w:space="0" w:color="auto"/>
            </w:tcBorders>
            <w:shd w:val="clear" w:color="auto" w:fill="auto"/>
            <w:noWrap/>
            <w:hideMark/>
          </w:tcPr>
          <w:p w14:paraId="41534C7A" w14:textId="77777777" w:rsidR="00F6548B" w:rsidRPr="00D84A76" w:rsidRDefault="00F6548B" w:rsidP="00BA35C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F6548B" w:rsidRPr="00C8617B" w14:paraId="3C0CBF28" w14:textId="77777777" w:rsidTr="00AE496A">
        <w:trPr>
          <w:trHeight w:val="270"/>
        </w:trPr>
        <w:tc>
          <w:tcPr>
            <w:tcW w:w="798" w:type="dxa"/>
            <w:tcBorders>
              <w:top w:val="nil"/>
              <w:left w:val="single" w:sz="4" w:space="0" w:color="auto"/>
              <w:bottom w:val="single" w:sz="4" w:space="0" w:color="auto"/>
              <w:right w:val="single" w:sz="4" w:space="0" w:color="auto"/>
            </w:tcBorders>
          </w:tcPr>
          <w:p w14:paraId="0F1C9D29"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57C5E39E"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X39</w:t>
            </w:r>
          </w:p>
        </w:tc>
        <w:tc>
          <w:tcPr>
            <w:tcW w:w="1670" w:type="dxa"/>
            <w:tcBorders>
              <w:top w:val="nil"/>
              <w:left w:val="nil"/>
              <w:bottom w:val="single" w:sz="4" w:space="0" w:color="auto"/>
              <w:right w:val="single" w:sz="4" w:space="0" w:color="auto"/>
            </w:tcBorders>
            <w:shd w:val="clear" w:color="auto" w:fill="auto"/>
            <w:vAlign w:val="center"/>
            <w:hideMark/>
          </w:tcPr>
          <w:p w14:paraId="5DBA074D"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rspCode</w:t>
            </w:r>
          </w:p>
        </w:tc>
        <w:tc>
          <w:tcPr>
            <w:tcW w:w="2268" w:type="dxa"/>
            <w:tcBorders>
              <w:top w:val="nil"/>
              <w:left w:val="nil"/>
              <w:bottom w:val="single" w:sz="4" w:space="0" w:color="auto"/>
              <w:right w:val="single" w:sz="4" w:space="0" w:color="auto"/>
            </w:tcBorders>
            <w:shd w:val="clear" w:color="auto" w:fill="auto"/>
            <w:noWrap/>
            <w:vAlign w:val="center"/>
            <w:hideMark/>
          </w:tcPr>
          <w:p w14:paraId="44B70C2F"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响应代码</w:t>
            </w:r>
          </w:p>
        </w:tc>
        <w:tc>
          <w:tcPr>
            <w:tcW w:w="708" w:type="dxa"/>
            <w:tcBorders>
              <w:top w:val="nil"/>
              <w:left w:val="nil"/>
              <w:bottom w:val="single" w:sz="4" w:space="0" w:color="auto"/>
              <w:right w:val="single" w:sz="4" w:space="0" w:color="auto"/>
            </w:tcBorders>
            <w:shd w:val="clear" w:color="auto" w:fill="auto"/>
            <w:noWrap/>
            <w:vAlign w:val="center"/>
            <w:hideMark/>
          </w:tcPr>
          <w:p w14:paraId="3D5B408A"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70C7C353"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M</w:t>
            </w:r>
          </w:p>
        </w:tc>
        <w:tc>
          <w:tcPr>
            <w:tcW w:w="2253" w:type="dxa"/>
            <w:tcBorders>
              <w:top w:val="nil"/>
              <w:left w:val="nil"/>
              <w:bottom w:val="single" w:sz="4" w:space="0" w:color="auto"/>
              <w:right w:val="single" w:sz="4" w:space="0" w:color="auto"/>
            </w:tcBorders>
            <w:shd w:val="clear" w:color="auto" w:fill="auto"/>
            <w:noWrap/>
            <w:hideMark/>
          </w:tcPr>
          <w:p w14:paraId="3A9D3526"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r>
      <w:tr w:rsidR="00F6548B" w:rsidRPr="00C8617B" w14:paraId="014094E3" w14:textId="77777777" w:rsidTr="00AE496A">
        <w:trPr>
          <w:trHeight w:val="270"/>
        </w:trPr>
        <w:tc>
          <w:tcPr>
            <w:tcW w:w="798" w:type="dxa"/>
            <w:tcBorders>
              <w:top w:val="nil"/>
              <w:left w:val="single" w:sz="4" w:space="0" w:color="auto"/>
              <w:bottom w:val="single" w:sz="4" w:space="0" w:color="auto"/>
              <w:right w:val="single" w:sz="4" w:space="0" w:color="auto"/>
            </w:tcBorders>
          </w:tcPr>
          <w:p w14:paraId="500E3EE4"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D8F971B"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X40</w:t>
            </w:r>
          </w:p>
        </w:tc>
        <w:tc>
          <w:tcPr>
            <w:tcW w:w="1670" w:type="dxa"/>
            <w:tcBorders>
              <w:top w:val="nil"/>
              <w:left w:val="nil"/>
              <w:bottom w:val="single" w:sz="4" w:space="0" w:color="auto"/>
              <w:right w:val="single" w:sz="4" w:space="0" w:color="auto"/>
            </w:tcBorders>
            <w:shd w:val="clear" w:color="auto" w:fill="auto"/>
            <w:vAlign w:val="center"/>
            <w:hideMark/>
          </w:tcPr>
          <w:p w14:paraId="18A4BE54"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rspMsg</w:t>
            </w:r>
          </w:p>
        </w:tc>
        <w:tc>
          <w:tcPr>
            <w:tcW w:w="2268" w:type="dxa"/>
            <w:tcBorders>
              <w:top w:val="nil"/>
              <w:left w:val="nil"/>
              <w:bottom w:val="single" w:sz="4" w:space="0" w:color="auto"/>
              <w:right w:val="single" w:sz="4" w:space="0" w:color="auto"/>
            </w:tcBorders>
            <w:shd w:val="clear" w:color="auto" w:fill="auto"/>
            <w:noWrap/>
            <w:vAlign w:val="center"/>
            <w:hideMark/>
          </w:tcPr>
          <w:p w14:paraId="032655FD"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响应消息</w:t>
            </w:r>
          </w:p>
        </w:tc>
        <w:tc>
          <w:tcPr>
            <w:tcW w:w="708" w:type="dxa"/>
            <w:tcBorders>
              <w:top w:val="nil"/>
              <w:left w:val="nil"/>
              <w:bottom w:val="single" w:sz="4" w:space="0" w:color="auto"/>
              <w:right w:val="single" w:sz="4" w:space="0" w:color="auto"/>
            </w:tcBorders>
            <w:shd w:val="clear" w:color="auto" w:fill="auto"/>
            <w:noWrap/>
            <w:vAlign w:val="center"/>
            <w:hideMark/>
          </w:tcPr>
          <w:p w14:paraId="70BD8A99"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w:t>
            </w:r>
          </w:p>
        </w:tc>
        <w:tc>
          <w:tcPr>
            <w:tcW w:w="724" w:type="dxa"/>
            <w:tcBorders>
              <w:top w:val="nil"/>
              <w:left w:val="nil"/>
              <w:bottom w:val="single" w:sz="4" w:space="0" w:color="auto"/>
              <w:right w:val="single" w:sz="4" w:space="0" w:color="auto"/>
            </w:tcBorders>
            <w:shd w:val="clear" w:color="auto" w:fill="auto"/>
            <w:vAlign w:val="center"/>
            <w:hideMark/>
          </w:tcPr>
          <w:p w14:paraId="327AF88F"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r w:rsidRPr="00C8617B">
              <w:rPr>
                <w:rFonts w:ascii="宋体" w:eastAsia="宋体" w:hAnsi="宋体" w:cs="宋体" w:hint="eastAsia"/>
                <w:color w:val="000000"/>
                <w:kern w:val="0"/>
                <w:sz w:val="20"/>
                <w:szCs w:val="20"/>
              </w:rPr>
              <w:t>M</w:t>
            </w:r>
          </w:p>
        </w:tc>
        <w:tc>
          <w:tcPr>
            <w:tcW w:w="2253" w:type="dxa"/>
            <w:tcBorders>
              <w:top w:val="nil"/>
              <w:left w:val="nil"/>
              <w:bottom w:val="single" w:sz="4" w:space="0" w:color="auto"/>
              <w:right w:val="single" w:sz="4" w:space="0" w:color="auto"/>
            </w:tcBorders>
            <w:shd w:val="clear" w:color="auto" w:fill="auto"/>
            <w:noWrap/>
            <w:hideMark/>
          </w:tcPr>
          <w:p w14:paraId="329E62C9" w14:textId="77777777" w:rsidR="00F6548B" w:rsidRPr="00C8617B" w:rsidRDefault="00F6548B" w:rsidP="00BA35CD">
            <w:pPr>
              <w:widowControl/>
              <w:spacing w:line="240" w:lineRule="auto"/>
              <w:ind w:firstLineChars="0" w:firstLine="0"/>
              <w:jc w:val="left"/>
              <w:rPr>
                <w:rFonts w:ascii="宋体" w:eastAsia="宋体" w:hAnsi="宋体" w:cs="宋体"/>
                <w:color w:val="000000"/>
                <w:kern w:val="0"/>
                <w:sz w:val="20"/>
                <w:szCs w:val="20"/>
              </w:rPr>
            </w:pPr>
          </w:p>
        </w:tc>
      </w:tr>
    </w:tbl>
    <w:p w14:paraId="259C701B" w14:textId="77777777" w:rsidR="00F6548B" w:rsidRDefault="00F6548B" w:rsidP="00F6548B">
      <w:pPr>
        <w:ind w:firstLine="480"/>
      </w:pPr>
    </w:p>
    <w:p w14:paraId="7D8572A7" w14:textId="1C74F1B6" w:rsidR="00115744" w:rsidRDefault="00115744" w:rsidP="00115744">
      <w:pPr>
        <w:pStyle w:val="4"/>
        <w:numPr>
          <w:ilvl w:val="3"/>
          <w:numId w:val="4"/>
        </w:numPr>
        <w:ind w:left="0" w:firstLineChars="0" w:firstLine="0"/>
      </w:pPr>
      <w:r>
        <w:rPr>
          <w:rFonts w:hint="eastAsia"/>
        </w:rPr>
        <w:t>每日租借基准利率及均值</w:t>
      </w:r>
      <w:r w:rsidR="005F07BB">
        <w:rPr>
          <w:rFonts w:hint="eastAsia"/>
        </w:rPr>
        <w:t>查询</w:t>
      </w:r>
      <w:r w:rsidR="005F07BB">
        <w:t>请求</w:t>
      </w:r>
      <w:r w:rsidR="005F07BB">
        <w:rPr>
          <w:rFonts w:hint="eastAsia"/>
        </w:rPr>
        <w:t>及</w:t>
      </w:r>
      <w:r w:rsidR="005F07BB">
        <w:t>应答</w:t>
      </w:r>
    </w:p>
    <w:p w14:paraId="7AB02FD1" w14:textId="1DDC033D" w:rsidR="00E76B1B" w:rsidRPr="00E76B1B" w:rsidRDefault="00115744" w:rsidP="001643FA">
      <w:pPr>
        <w:ind w:firstLine="482"/>
        <w:rPr>
          <w:rFonts w:ascii="Calibri" w:eastAsia="宋体" w:hAnsi="Calibri" w:cs="Times New Roman"/>
          <w:szCs w:val="24"/>
        </w:rPr>
      </w:pPr>
      <w:r w:rsidRPr="00191417">
        <w:rPr>
          <w:rFonts w:hint="eastAsia"/>
          <w:b/>
        </w:rPr>
        <w:t>功能：</w:t>
      </w:r>
      <w:r w:rsidR="00E76B1B" w:rsidDel="00E76B1B">
        <w:rPr>
          <w:rFonts w:hint="eastAsia"/>
        </w:rPr>
        <w:t xml:space="preserve"> </w:t>
      </w:r>
      <w:r w:rsidR="00E76B1B" w:rsidRPr="00E76B1B">
        <w:rPr>
          <w:rFonts w:ascii="Calibri" w:eastAsia="宋体" w:hAnsi="Calibri" w:cs="Times New Roman" w:hint="eastAsia"/>
          <w:szCs w:val="24"/>
        </w:rPr>
        <w:t>二级系统主动查询当天或历史租借基准利率及均值。只允许查询最近一个月数据。</w:t>
      </w:r>
    </w:p>
    <w:p w14:paraId="55C11A1F" w14:textId="65B6375F" w:rsidR="00115744" w:rsidRDefault="00115744" w:rsidP="00F6548B">
      <w:pPr>
        <w:ind w:firstLine="480"/>
      </w:pPr>
      <w:r>
        <w:rPr>
          <w:rFonts w:hint="eastAsia"/>
        </w:rPr>
        <w:t>消息体格式如下：</w:t>
      </w:r>
    </w:p>
    <w:tbl>
      <w:tblPr>
        <w:tblW w:w="9611"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1"/>
        <w:gridCol w:w="771"/>
        <w:gridCol w:w="2216"/>
        <w:gridCol w:w="2521"/>
        <w:gridCol w:w="709"/>
        <w:gridCol w:w="709"/>
        <w:gridCol w:w="2064"/>
      </w:tblGrid>
      <w:tr w:rsidR="009A6699" w:rsidRPr="009A6699" w14:paraId="6CD90FA1" w14:textId="77777777" w:rsidTr="00C87FDA">
        <w:trPr>
          <w:trHeight w:val="270"/>
        </w:trPr>
        <w:tc>
          <w:tcPr>
            <w:tcW w:w="621" w:type="dxa"/>
            <w:shd w:val="clear" w:color="auto" w:fill="D9D9D9"/>
            <w:vAlign w:val="center"/>
            <w:hideMark/>
          </w:tcPr>
          <w:p w14:paraId="22862672" w14:textId="77777777" w:rsidR="009A6699" w:rsidRPr="009A6699" w:rsidRDefault="009A6699" w:rsidP="00CA5B82">
            <w:pPr>
              <w:widowControl/>
              <w:ind w:firstLineChars="0" w:firstLine="0"/>
              <w:rPr>
                <w:rFonts w:ascii="宋体" w:eastAsia="宋体" w:hAnsi="宋体" w:cs="Times New Roman"/>
                <w:b/>
                <w:bCs/>
                <w:color w:val="000000"/>
                <w:kern w:val="0"/>
                <w:sz w:val="20"/>
                <w:szCs w:val="20"/>
              </w:rPr>
            </w:pPr>
            <w:r w:rsidRPr="009A6699">
              <w:rPr>
                <w:rFonts w:ascii="宋体" w:eastAsia="宋体" w:hAnsi="宋体" w:cs="Times New Roman" w:hint="eastAsia"/>
                <w:b/>
                <w:bCs/>
                <w:color w:val="000000"/>
                <w:kern w:val="0"/>
                <w:sz w:val="20"/>
                <w:szCs w:val="20"/>
              </w:rPr>
              <w:t>符号</w:t>
            </w:r>
          </w:p>
        </w:tc>
        <w:tc>
          <w:tcPr>
            <w:tcW w:w="771" w:type="dxa"/>
            <w:shd w:val="clear" w:color="auto" w:fill="D9D9D9"/>
            <w:vAlign w:val="center"/>
            <w:hideMark/>
          </w:tcPr>
          <w:p w14:paraId="0F7DABDF" w14:textId="77777777" w:rsidR="009A6699" w:rsidRPr="009A6699" w:rsidRDefault="009A6699" w:rsidP="00CA5B82">
            <w:pPr>
              <w:widowControl/>
              <w:ind w:firstLineChars="0" w:firstLine="0"/>
              <w:rPr>
                <w:rFonts w:ascii="宋体" w:eastAsia="宋体" w:hAnsi="宋体" w:cs="Times New Roman"/>
                <w:b/>
                <w:bCs/>
                <w:color w:val="000000"/>
                <w:kern w:val="0"/>
                <w:sz w:val="20"/>
                <w:szCs w:val="20"/>
              </w:rPr>
            </w:pPr>
            <w:r w:rsidRPr="009A6699">
              <w:rPr>
                <w:rFonts w:ascii="宋体" w:eastAsia="宋体" w:hAnsi="宋体" w:cs="Times New Roman" w:hint="eastAsia"/>
                <w:b/>
                <w:bCs/>
                <w:color w:val="000000"/>
                <w:kern w:val="0"/>
                <w:sz w:val="20"/>
                <w:szCs w:val="20"/>
              </w:rPr>
              <w:t>域号</w:t>
            </w:r>
          </w:p>
        </w:tc>
        <w:tc>
          <w:tcPr>
            <w:tcW w:w="2216" w:type="dxa"/>
            <w:shd w:val="clear" w:color="auto" w:fill="D9D9D9"/>
            <w:vAlign w:val="center"/>
            <w:hideMark/>
          </w:tcPr>
          <w:p w14:paraId="63375649" w14:textId="77777777" w:rsidR="009A6699" w:rsidRPr="009A6699" w:rsidRDefault="009A6699" w:rsidP="00CA5B82">
            <w:pPr>
              <w:widowControl/>
              <w:ind w:firstLineChars="0" w:firstLine="0"/>
              <w:rPr>
                <w:rFonts w:ascii="宋体" w:eastAsia="宋体" w:hAnsi="宋体" w:cs="Times New Roman"/>
                <w:b/>
                <w:bCs/>
                <w:color w:val="000000"/>
                <w:kern w:val="0"/>
                <w:sz w:val="20"/>
                <w:szCs w:val="20"/>
              </w:rPr>
            </w:pPr>
            <w:r w:rsidRPr="009A6699">
              <w:rPr>
                <w:rFonts w:ascii="宋体" w:eastAsia="宋体" w:hAnsi="宋体" w:cs="Times New Roman" w:hint="eastAsia"/>
                <w:b/>
                <w:bCs/>
                <w:color w:val="000000"/>
                <w:kern w:val="0"/>
                <w:sz w:val="20"/>
                <w:szCs w:val="20"/>
              </w:rPr>
              <w:t>域名</w:t>
            </w:r>
          </w:p>
        </w:tc>
        <w:tc>
          <w:tcPr>
            <w:tcW w:w="2521" w:type="dxa"/>
            <w:shd w:val="clear" w:color="auto" w:fill="D9D9D9"/>
            <w:vAlign w:val="center"/>
            <w:hideMark/>
          </w:tcPr>
          <w:p w14:paraId="5CF62B46" w14:textId="77777777" w:rsidR="009A6699" w:rsidRPr="009A6699" w:rsidRDefault="009A6699" w:rsidP="00CA5B82">
            <w:pPr>
              <w:widowControl/>
              <w:ind w:firstLineChars="0" w:firstLine="0"/>
              <w:rPr>
                <w:rFonts w:ascii="宋体" w:eastAsia="宋体" w:hAnsi="宋体" w:cs="Times New Roman"/>
                <w:b/>
                <w:bCs/>
                <w:color w:val="000000"/>
                <w:kern w:val="0"/>
                <w:sz w:val="20"/>
                <w:szCs w:val="20"/>
              </w:rPr>
            </w:pPr>
            <w:r w:rsidRPr="009A6699">
              <w:rPr>
                <w:rFonts w:ascii="宋体" w:eastAsia="宋体" w:hAnsi="宋体" w:cs="Times New Roman" w:hint="eastAsia"/>
                <w:b/>
                <w:bCs/>
                <w:color w:val="000000"/>
                <w:kern w:val="0"/>
                <w:sz w:val="20"/>
                <w:szCs w:val="20"/>
              </w:rPr>
              <w:t>业务字段名称</w:t>
            </w:r>
          </w:p>
        </w:tc>
        <w:tc>
          <w:tcPr>
            <w:tcW w:w="709" w:type="dxa"/>
            <w:shd w:val="clear" w:color="auto" w:fill="D9D9D9"/>
            <w:vAlign w:val="center"/>
            <w:hideMark/>
          </w:tcPr>
          <w:p w14:paraId="6AE706D3" w14:textId="77777777" w:rsidR="009A6699" w:rsidRPr="009A6699" w:rsidRDefault="009A6699" w:rsidP="00CA5B82">
            <w:pPr>
              <w:widowControl/>
              <w:ind w:firstLineChars="0" w:firstLine="0"/>
              <w:rPr>
                <w:rFonts w:ascii="宋体" w:eastAsia="宋体" w:hAnsi="宋体" w:cs="Times New Roman"/>
                <w:b/>
                <w:bCs/>
                <w:color w:val="000000"/>
                <w:kern w:val="0"/>
                <w:sz w:val="20"/>
                <w:szCs w:val="20"/>
              </w:rPr>
            </w:pPr>
            <w:r w:rsidRPr="009A6699">
              <w:rPr>
                <w:rFonts w:ascii="宋体" w:eastAsia="宋体" w:hAnsi="宋体" w:cs="Times New Roman" w:hint="eastAsia"/>
                <w:b/>
                <w:bCs/>
                <w:color w:val="000000"/>
                <w:kern w:val="0"/>
                <w:sz w:val="20"/>
                <w:szCs w:val="20"/>
              </w:rPr>
              <w:t>请求</w:t>
            </w:r>
          </w:p>
        </w:tc>
        <w:tc>
          <w:tcPr>
            <w:tcW w:w="709" w:type="dxa"/>
            <w:shd w:val="clear" w:color="auto" w:fill="D9D9D9"/>
            <w:vAlign w:val="center"/>
            <w:hideMark/>
          </w:tcPr>
          <w:p w14:paraId="3BFDCA28" w14:textId="77777777" w:rsidR="009A6699" w:rsidRPr="009A6699" w:rsidRDefault="009A6699" w:rsidP="00CA5B82">
            <w:pPr>
              <w:widowControl/>
              <w:ind w:firstLineChars="0" w:firstLine="0"/>
              <w:rPr>
                <w:rFonts w:ascii="宋体" w:eastAsia="宋体" w:hAnsi="宋体" w:cs="Times New Roman"/>
                <w:b/>
                <w:bCs/>
                <w:color w:val="000000"/>
                <w:kern w:val="0"/>
                <w:sz w:val="20"/>
                <w:szCs w:val="20"/>
              </w:rPr>
            </w:pPr>
            <w:r w:rsidRPr="009A6699">
              <w:rPr>
                <w:rFonts w:ascii="宋体" w:eastAsia="宋体" w:hAnsi="宋体" w:cs="Times New Roman" w:hint="eastAsia"/>
                <w:b/>
                <w:bCs/>
                <w:color w:val="000000"/>
                <w:kern w:val="0"/>
                <w:sz w:val="20"/>
                <w:szCs w:val="20"/>
              </w:rPr>
              <w:t>应答</w:t>
            </w:r>
          </w:p>
        </w:tc>
        <w:tc>
          <w:tcPr>
            <w:tcW w:w="2064" w:type="dxa"/>
            <w:shd w:val="clear" w:color="auto" w:fill="D9D9D9"/>
            <w:vAlign w:val="center"/>
            <w:hideMark/>
          </w:tcPr>
          <w:p w14:paraId="124143F7" w14:textId="77777777" w:rsidR="009A6699" w:rsidRPr="009A6699" w:rsidRDefault="009A6699" w:rsidP="00CA5B82">
            <w:pPr>
              <w:widowControl/>
              <w:ind w:firstLineChars="0" w:firstLine="0"/>
              <w:rPr>
                <w:rFonts w:ascii="宋体" w:eastAsia="宋体" w:hAnsi="宋体" w:cs="Times New Roman"/>
                <w:b/>
                <w:bCs/>
                <w:color w:val="000000"/>
                <w:kern w:val="0"/>
                <w:sz w:val="20"/>
                <w:szCs w:val="20"/>
              </w:rPr>
            </w:pPr>
            <w:r w:rsidRPr="009A6699">
              <w:rPr>
                <w:rFonts w:ascii="宋体" w:eastAsia="宋体" w:hAnsi="宋体" w:cs="Times New Roman" w:hint="eastAsia"/>
                <w:b/>
                <w:bCs/>
                <w:color w:val="000000"/>
                <w:kern w:val="0"/>
                <w:sz w:val="20"/>
                <w:szCs w:val="20"/>
              </w:rPr>
              <w:t>说明</w:t>
            </w:r>
          </w:p>
        </w:tc>
      </w:tr>
      <w:tr w:rsidR="009A6699" w:rsidRPr="009A6699" w14:paraId="2F3C8A59" w14:textId="77777777" w:rsidTr="00C87FDA">
        <w:trPr>
          <w:trHeight w:val="270"/>
        </w:trPr>
        <w:tc>
          <w:tcPr>
            <w:tcW w:w="621" w:type="dxa"/>
            <w:vAlign w:val="center"/>
          </w:tcPr>
          <w:p w14:paraId="5E397678"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p>
        </w:tc>
        <w:tc>
          <w:tcPr>
            <w:tcW w:w="771" w:type="dxa"/>
            <w:vAlign w:val="center"/>
            <w:hideMark/>
          </w:tcPr>
          <w:p w14:paraId="5D82B17C"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T18</w:t>
            </w:r>
          </w:p>
        </w:tc>
        <w:tc>
          <w:tcPr>
            <w:tcW w:w="2216" w:type="dxa"/>
            <w:vAlign w:val="center"/>
            <w:hideMark/>
          </w:tcPr>
          <w:p w14:paraId="79DFBE5B"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beginDate</w:t>
            </w:r>
          </w:p>
        </w:tc>
        <w:tc>
          <w:tcPr>
            <w:tcW w:w="2521" w:type="dxa"/>
            <w:vAlign w:val="center"/>
            <w:hideMark/>
          </w:tcPr>
          <w:p w14:paraId="1796A0DF"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开始日期</w:t>
            </w:r>
          </w:p>
        </w:tc>
        <w:tc>
          <w:tcPr>
            <w:tcW w:w="709" w:type="dxa"/>
            <w:vAlign w:val="center"/>
            <w:hideMark/>
          </w:tcPr>
          <w:p w14:paraId="08A64F93"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M</w:t>
            </w:r>
          </w:p>
        </w:tc>
        <w:tc>
          <w:tcPr>
            <w:tcW w:w="709" w:type="dxa"/>
            <w:vAlign w:val="center"/>
            <w:hideMark/>
          </w:tcPr>
          <w:p w14:paraId="6F477598"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2064" w:type="dxa"/>
            <w:vAlign w:val="center"/>
          </w:tcPr>
          <w:p w14:paraId="23773517"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p>
        </w:tc>
      </w:tr>
      <w:tr w:rsidR="009A6699" w:rsidRPr="009A6699" w14:paraId="42973082" w14:textId="77777777" w:rsidTr="00C87FDA">
        <w:trPr>
          <w:trHeight w:val="416"/>
        </w:trPr>
        <w:tc>
          <w:tcPr>
            <w:tcW w:w="621" w:type="dxa"/>
            <w:vAlign w:val="center"/>
            <w:hideMark/>
          </w:tcPr>
          <w:p w14:paraId="40944DC0"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71" w:type="dxa"/>
            <w:vAlign w:val="center"/>
            <w:hideMark/>
          </w:tcPr>
          <w:p w14:paraId="14779B4A"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Q76</w:t>
            </w:r>
          </w:p>
        </w:tc>
        <w:tc>
          <w:tcPr>
            <w:tcW w:w="2216" w:type="dxa"/>
            <w:vAlign w:val="center"/>
            <w:hideMark/>
          </w:tcPr>
          <w:p w14:paraId="4B8D25DF"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[annualRateInfoData]</w:t>
            </w:r>
          </w:p>
        </w:tc>
        <w:tc>
          <w:tcPr>
            <w:tcW w:w="2521" w:type="dxa"/>
            <w:vAlign w:val="center"/>
            <w:hideMark/>
          </w:tcPr>
          <w:p w14:paraId="00F2BA80"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租借基准利率信息数据</w:t>
            </w:r>
          </w:p>
        </w:tc>
        <w:tc>
          <w:tcPr>
            <w:tcW w:w="709" w:type="dxa"/>
            <w:vAlign w:val="center"/>
            <w:hideMark/>
          </w:tcPr>
          <w:p w14:paraId="7AE975D8"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09" w:type="dxa"/>
            <w:vAlign w:val="center"/>
            <w:hideMark/>
          </w:tcPr>
          <w:p w14:paraId="695AEC42" w14:textId="695AA005" w:rsidR="009A6699" w:rsidRPr="007F549D" w:rsidRDefault="00AE66D6" w:rsidP="007F54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064" w:type="dxa"/>
            <w:vAlign w:val="center"/>
          </w:tcPr>
          <w:p w14:paraId="6026910B" w14:textId="14A53E4B" w:rsidR="009A6699" w:rsidRPr="007F549D" w:rsidRDefault="00AE66D6" w:rsidP="007F54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A6699" w:rsidRPr="009A6699" w14:paraId="0DC15A7A" w14:textId="77777777" w:rsidTr="00C87FDA">
        <w:trPr>
          <w:trHeight w:val="270"/>
        </w:trPr>
        <w:tc>
          <w:tcPr>
            <w:tcW w:w="621" w:type="dxa"/>
            <w:vAlign w:val="center"/>
            <w:hideMark/>
          </w:tcPr>
          <w:p w14:paraId="3D2CB914"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71" w:type="dxa"/>
            <w:vAlign w:val="center"/>
          </w:tcPr>
          <w:p w14:paraId="77C50389"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p>
        </w:tc>
        <w:tc>
          <w:tcPr>
            <w:tcW w:w="2216" w:type="dxa"/>
            <w:vAlign w:val="center"/>
          </w:tcPr>
          <w:p w14:paraId="5C25A5B7"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p>
        </w:tc>
        <w:tc>
          <w:tcPr>
            <w:tcW w:w="2521" w:type="dxa"/>
            <w:vAlign w:val="center"/>
            <w:hideMark/>
          </w:tcPr>
          <w:p w14:paraId="2B533C91"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租借基准利率信息</w:t>
            </w:r>
          </w:p>
        </w:tc>
        <w:tc>
          <w:tcPr>
            <w:tcW w:w="709" w:type="dxa"/>
            <w:vAlign w:val="center"/>
            <w:hideMark/>
          </w:tcPr>
          <w:p w14:paraId="33474D69"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09" w:type="dxa"/>
            <w:vAlign w:val="center"/>
            <w:hideMark/>
          </w:tcPr>
          <w:p w14:paraId="51717A9A"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2064" w:type="dxa"/>
            <w:vAlign w:val="center"/>
          </w:tcPr>
          <w:p w14:paraId="09794E66"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p>
        </w:tc>
      </w:tr>
      <w:tr w:rsidR="009A6699" w:rsidRPr="009A6699" w14:paraId="72019286" w14:textId="77777777" w:rsidTr="00C87FDA">
        <w:trPr>
          <w:trHeight w:val="270"/>
        </w:trPr>
        <w:tc>
          <w:tcPr>
            <w:tcW w:w="621" w:type="dxa"/>
            <w:vAlign w:val="center"/>
            <w:hideMark/>
          </w:tcPr>
          <w:p w14:paraId="4DB8AF5E"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71" w:type="dxa"/>
            <w:vAlign w:val="center"/>
            <w:hideMark/>
          </w:tcPr>
          <w:p w14:paraId="412C9A11"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T13</w:t>
            </w:r>
          </w:p>
        </w:tc>
        <w:tc>
          <w:tcPr>
            <w:tcW w:w="2216" w:type="dxa"/>
            <w:vAlign w:val="center"/>
            <w:hideMark/>
          </w:tcPr>
          <w:p w14:paraId="671F4DBF"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tradeDate</w:t>
            </w:r>
          </w:p>
        </w:tc>
        <w:tc>
          <w:tcPr>
            <w:tcW w:w="2521" w:type="dxa"/>
            <w:vAlign w:val="center"/>
            <w:hideMark/>
          </w:tcPr>
          <w:p w14:paraId="36F694D8"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报价日期</w:t>
            </w:r>
          </w:p>
        </w:tc>
        <w:tc>
          <w:tcPr>
            <w:tcW w:w="709" w:type="dxa"/>
            <w:vAlign w:val="center"/>
            <w:hideMark/>
          </w:tcPr>
          <w:p w14:paraId="2CB8F0FF"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09" w:type="dxa"/>
            <w:vAlign w:val="center"/>
            <w:hideMark/>
          </w:tcPr>
          <w:p w14:paraId="4E0227E6" w14:textId="54B9D29B" w:rsidR="009A6699" w:rsidRPr="007F549D" w:rsidRDefault="00AE66D6" w:rsidP="007F54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064" w:type="dxa"/>
            <w:vAlign w:val="center"/>
          </w:tcPr>
          <w:p w14:paraId="43C18469" w14:textId="6E74DF3E" w:rsidR="009A6699" w:rsidRPr="007F549D" w:rsidRDefault="00AE66D6" w:rsidP="007F54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A6699" w:rsidRPr="009A6699" w14:paraId="50AB2F99" w14:textId="77777777" w:rsidTr="00C87FDA">
        <w:trPr>
          <w:trHeight w:val="270"/>
        </w:trPr>
        <w:tc>
          <w:tcPr>
            <w:tcW w:w="621" w:type="dxa"/>
            <w:vAlign w:val="center"/>
            <w:hideMark/>
          </w:tcPr>
          <w:p w14:paraId="415F0B7A"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71" w:type="dxa"/>
            <w:vAlign w:val="center"/>
            <w:hideMark/>
          </w:tcPr>
          <w:p w14:paraId="76481744"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V03</w:t>
            </w:r>
          </w:p>
        </w:tc>
        <w:tc>
          <w:tcPr>
            <w:tcW w:w="2216" w:type="dxa"/>
            <w:vAlign w:val="center"/>
            <w:hideMark/>
          </w:tcPr>
          <w:p w14:paraId="46B184A3"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varietyType</w:t>
            </w:r>
          </w:p>
        </w:tc>
        <w:tc>
          <w:tcPr>
            <w:tcW w:w="2521" w:type="dxa"/>
            <w:vAlign w:val="center"/>
            <w:hideMark/>
          </w:tcPr>
          <w:p w14:paraId="233A41A6"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租借基准利率品种</w:t>
            </w:r>
          </w:p>
        </w:tc>
        <w:tc>
          <w:tcPr>
            <w:tcW w:w="709" w:type="dxa"/>
            <w:vAlign w:val="center"/>
            <w:hideMark/>
          </w:tcPr>
          <w:p w14:paraId="0CF54E61"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09" w:type="dxa"/>
            <w:vAlign w:val="center"/>
            <w:hideMark/>
          </w:tcPr>
          <w:p w14:paraId="39CCA73F" w14:textId="77D168A2" w:rsidR="009A6699" w:rsidRPr="007F549D" w:rsidRDefault="00AE66D6" w:rsidP="007F54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064" w:type="dxa"/>
            <w:vAlign w:val="center"/>
          </w:tcPr>
          <w:p w14:paraId="7B38E4B7" w14:textId="44BBA9FB" w:rsidR="009A6699" w:rsidRPr="007F549D" w:rsidRDefault="00AE66D6" w:rsidP="007F54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A6699" w:rsidRPr="009A6699" w14:paraId="6E7C1D80" w14:textId="77777777" w:rsidTr="00C87FDA">
        <w:trPr>
          <w:trHeight w:val="270"/>
        </w:trPr>
        <w:tc>
          <w:tcPr>
            <w:tcW w:w="621" w:type="dxa"/>
            <w:vAlign w:val="center"/>
            <w:hideMark/>
          </w:tcPr>
          <w:p w14:paraId="524DE8CE"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71" w:type="dxa"/>
            <w:vAlign w:val="center"/>
            <w:hideMark/>
          </w:tcPr>
          <w:p w14:paraId="11E91A14"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K66</w:t>
            </w:r>
          </w:p>
        </w:tc>
        <w:tc>
          <w:tcPr>
            <w:tcW w:w="2216" w:type="dxa"/>
            <w:vAlign w:val="center"/>
            <w:hideMark/>
          </w:tcPr>
          <w:p w14:paraId="369A32AE"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annualrateType</w:t>
            </w:r>
          </w:p>
        </w:tc>
        <w:tc>
          <w:tcPr>
            <w:tcW w:w="2521" w:type="dxa"/>
            <w:vAlign w:val="center"/>
            <w:hideMark/>
          </w:tcPr>
          <w:p w14:paraId="549706A4"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期限</w:t>
            </w:r>
          </w:p>
        </w:tc>
        <w:tc>
          <w:tcPr>
            <w:tcW w:w="709" w:type="dxa"/>
            <w:vAlign w:val="center"/>
            <w:hideMark/>
          </w:tcPr>
          <w:p w14:paraId="40E69BB8"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09" w:type="dxa"/>
            <w:vAlign w:val="center"/>
            <w:hideMark/>
          </w:tcPr>
          <w:p w14:paraId="69F0A906" w14:textId="37A8175F" w:rsidR="009A6699" w:rsidRPr="007F549D" w:rsidRDefault="00AE66D6" w:rsidP="007F54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064" w:type="dxa"/>
            <w:vAlign w:val="center"/>
            <w:hideMark/>
          </w:tcPr>
          <w:p w14:paraId="50913A73" w14:textId="42E3E506" w:rsidR="009A6699" w:rsidRPr="007F549D" w:rsidRDefault="00AE66D6" w:rsidP="007F54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r w:rsidR="009A6699" w:rsidRPr="007F549D">
              <w:rPr>
                <w:rFonts w:ascii="宋体" w:eastAsia="宋体" w:hAnsi="宋体" w:cs="宋体" w:hint="eastAsia"/>
                <w:color w:val="000000"/>
                <w:kern w:val="0"/>
                <w:sz w:val="20"/>
                <w:szCs w:val="20"/>
              </w:rPr>
              <w:t>1-隔夜、2-1周、3-2周、4-1个月、5-3个月、6-6个月、7-9个月、8-1年</w:t>
            </w:r>
          </w:p>
        </w:tc>
      </w:tr>
      <w:tr w:rsidR="009A6699" w:rsidRPr="009A6699" w14:paraId="35929064" w14:textId="77777777" w:rsidTr="00C87FDA">
        <w:trPr>
          <w:trHeight w:val="270"/>
        </w:trPr>
        <w:tc>
          <w:tcPr>
            <w:tcW w:w="621" w:type="dxa"/>
            <w:vAlign w:val="center"/>
            <w:hideMark/>
          </w:tcPr>
          <w:p w14:paraId="2A849B88"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71" w:type="dxa"/>
            <w:vAlign w:val="center"/>
            <w:hideMark/>
          </w:tcPr>
          <w:p w14:paraId="3C4F76C4"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K65</w:t>
            </w:r>
          </w:p>
        </w:tc>
        <w:tc>
          <w:tcPr>
            <w:tcW w:w="2216" w:type="dxa"/>
            <w:vAlign w:val="center"/>
            <w:hideMark/>
          </w:tcPr>
          <w:p w14:paraId="4F8C062F"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annualrate</w:t>
            </w:r>
          </w:p>
        </w:tc>
        <w:tc>
          <w:tcPr>
            <w:tcW w:w="2521" w:type="dxa"/>
            <w:vAlign w:val="center"/>
            <w:hideMark/>
          </w:tcPr>
          <w:p w14:paraId="49D60FC4"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租借基准利率</w:t>
            </w:r>
          </w:p>
        </w:tc>
        <w:tc>
          <w:tcPr>
            <w:tcW w:w="709" w:type="dxa"/>
            <w:vAlign w:val="center"/>
            <w:hideMark/>
          </w:tcPr>
          <w:p w14:paraId="3427B21D"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09" w:type="dxa"/>
            <w:vAlign w:val="center"/>
            <w:hideMark/>
          </w:tcPr>
          <w:p w14:paraId="71E8C931" w14:textId="46956F8D" w:rsidR="009A6699" w:rsidRPr="007F549D" w:rsidRDefault="00AE66D6" w:rsidP="007F54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064" w:type="dxa"/>
            <w:vAlign w:val="center"/>
          </w:tcPr>
          <w:p w14:paraId="0A7B41A8" w14:textId="4A875459" w:rsidR="009A6699" w:rsidRPr="007F549D" w:rsidRDefault="00AE66D6" w:rsidP="007F54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9A6699" w:rsidRPr="009A6699" w14:paraId="71426C03" w14:textId="77777777" w:rsidTr="00C87FDA">
        <w:trPr>
          <w:trHeight w:val="270"/>
        </w:trPr>
        <w:tc>
          <w:tcPr>
            <w:tcW w:w="621" w:type="dxa"/>
            <w:vAlign w:val="center"/>
            <w:hideMark/>
          </w:tcPr>
          <w:p w14:paraId="52BA154F"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71" w:type="dxa"/>
            <w:vAlign w:val="center"/>
            <w:hideMark/>
          </w:tcPr>
          <w:p w14:paraId="47D04E64"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Q28</w:t>
            </w:r>
          </w:p>
        </w:tc>
        <w:tc>
          <w:tcPr>
            <w:tcW w:w="2216" w:type="dxa"/>
            <w:vAlign w:val="center"/>
            <w:hideMark/>
          </w:tcPr>
          <w:p w14:paraId="1D5C323D"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upDown</w:t>
            </w:r>
          </w:p>
        </w:tc>
        <w:tc>
          <w:tcPr>
            <w:tcW w:w="2521" w:type="dxa"/>
            <w:vAlign w:val="center"/>
            <w:hideMark/>
          </w:tcPr>
          <w:p w14:paraId="750014D1"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涨跌</w:t>
            </w:r>
          </w:p>
        </w:tc>
        <w:tc>
          <w:tcPr>
            <w:tcW w:w="709" w:type="dxa"/>
            <w:vAlign w:val="center"/>
            <w:hideMark/>
          </w:tcPr>
          <w:p w14:paraId="1F2B7AC8" w14:textId="77777777" w:rsidR="009A6699" w:rsidRPr="007F549D" w:rsidRDefault="009A6699"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09" w:type="dxa"/>
            <w:vAlign w:val="center"/>
            <w:hideMark/>
          </w:tcPr>
          <w:p w14:paraId="62121103" w14:textId="6DE55E78" w:rsidR="009A6699" w:rsidRPr="007F549D" w:rsidRDefault="00AE66D6" w:rsidP="007F54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064" w:type="dxa"/>
            <w:vAlign w:val="center"/>
          </w:tcPr>
          <w:p w14:paraId="6A238F6E" w14:textId="48CF0F36" w:rsidR="009A6699" w:rsidRPr="007F549D" w:rsidRDefault="00AE66D6" w:rsidP="007F54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476278" w:rsidRPr="009A6699" w14:paraId="325A82DF" w14:textId="77777777" w:rsidTr="00C87FDA">
        <w:trPr>
          <w:trHeight w:val="270"/>
        </w:trPr>
        <w:tc>
          <w:tcPr>
            <w:tcW w:w="621" w:type="dxa"/>
            <w:vAlign w:val="center"/>
          </w:tcPr>
          <w:p w14:paraId="39940E72" w14:textId="7DDF15D2"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4E5037">
              <w:rPr>
                <w:rFonts w:ascii="宋体" w:eastAsia="宋体" w:hAnsi="宋体" w:cs="宋体" w:hint="eastAsia"/>
                <w:color w:val="000000"/>
                <w:kern w:val="0"/>
                <w:sz w:val="20"/>
                <w:szCs w:val="20"/>
              </w:rPr>
              <w:t>→[]</w:t>
            </w:r>
          </w:p>
        </w:tc>
        <w:tc>
          <w:tcPr>
            <w:tcW w:w="771" w:type="dxa"/>
            <w:vAlign w:val="center"/>
          </w:tcPr>
          <w:p w14:paraId="7FFB0CF8" w14:textId="70846F3D"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Q77</w:t>
            </w:r>
          </w:p>
        </w:tc>
        <w:tc>
          <w:tcPr>
            <w:tcW w:w="2216" w:type="dxa"/>
            <w:vAlign w:val="center"/>
          </w:tcPr>
          <w:p w14:paraId="5D2D72F7" w14:textId="72BA4F63"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color w:val="000000"/>
                <w:kern w:val="0"/>
                <w:sz w:val="20"/>
                <w:szCs w:val="20"/>
              </w:rPr>
              <w:t>[annualRateAverageInfoData]</w:t>
            </w:r>
          </w:p>
        </w:tc>
        <w:tc>
          <w:tcPr>
            <w:tcW w:w="2521" w:type="dxa"/>
            <w:vAlign w:val="center"/>
          </w:tcPr>
          <w:p w14:paraId="33A044B9" w14:textId="36DA082D"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租借基准利率均值信息数据</w:t>
            </w:r>
          </w:p>
        </w:tc>
        <w:tc>
          <w:tcPr>
            <w:tcW w:w="709" w:type="dxa"/>
            <w:vAlign w:val="center"/>
          </w:tcPr>
          <w:p w14:paraId="267942A1" w14:textId="4E06645D"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09" w:type="dxa"/>
            <w:vAlign w:val="center"/>
          </w:tcPr>
          <w:p w14:paraId="14FDD0AA" w14:textId="1366112A" w:rsidR="00476278" w:rsidRPr="007F549D" w:rsidRDefault="00AE66D6" w:rsidP="007F54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064" w:type="dxa"/>
            <w:vAlign w:val="center"/>
          </w:tcPr>
          <w:p w14:paraId="683AC9BF" w14:textId="191153F8" w:rsidR="00476278" w:rsidRPr="007F549D" w:rsidRDefault="00AE66D6" w:rsidP="007F54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476278" w:rsidRPr="009A6699" w14:paraId="5D8B22C2" w14:textId="77777777" w:rsidTr="00C87FDA">
        <w:trPr>
          <w:trHeight w:val="270"/>
        </w:trPr>
        <w:tc>
          <w:tcPr>
            <w:tcW w:w="621" w:type="dxa"/>
            <w:vAlign w:val="center"/>
          </w:tcPr>
          <w:p w14:paraId="2E9068C0" w14:textId="72552541"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71" w:type="dxa"/>
            <w:vAlign w:val="center"/>
          </w:tcPr>
          <w:p w14:paraId="750F4D83"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p>
        </w:tc>
        <w:tc>
          <w:tcPr>
            <w:tcW w:w="2216" w:type="dxa"/>
            <w:vAlign w:val="center"/>
          </w:tcPr>
          <w:p w14:paraId="671D8A88"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p>
        </w:tc>
        <w:tc>
          <w:tcPr>
            <w:tcW w:w="2521" w:type="dxa"/>
            <w:vAlign w:val="center"/>
          </w:tcPr>
          <w:p w14:paraId="73586BA1" w14:textId="0D47AC1E"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租借基准利率均值信息明细</w:t>
            </w:r>
          </w:p>
        </w:tc>
        <w:tc>
          <w:tcPr>
            <w:tcW w:w="709" w:type="dxa"/>
            <w:vAlign w:val="center"/>
          </w:tcPr>
          <w:p w14:paraId="2225F2BB"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p>
        </w:tc>
        <w:tc>
          <w:tcPr>
            <w:tcW w:w="709" w:type="dxa"/>
            <w:vAlign w:val="center"/>
          </w:tcPr>
          <w:p w14:paraId="24DDB17F"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p>
        </w:tc>
        <w:tc>
          <w:tcPr>
            <w:tcW w:w="2064" w:type="dxa"/>
            <w:vAlign w:val="center"/>
          </w:tcPr>
          <w:p w14:paraId="67EF2C80"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p>
        </w:tc>
      </w:tr>
      <w:tr w:rsidR="00CE5D0B" w:rsidRPr="009A6699" w14:paraId="39B0989F" w14:textId="77777777" w:rsidTr="00C87FDA">
        <w:trPr>
          <w:trHeight w:val="270"/>
        </w:trPr>
        <w:tc>
          <w:tcPr>
            <w:tcW w:w="621" w:type="dxa"/>
            <w:vAlign w:val="center"/>
          </w:tcPr>
          <w:p w14:paraId="3CB5590F" w14:textId="47831424" w:rsidR="00CE5D0B" w:rsidRPr="007F549D" w:rsidRDefault="00CE5D0B" w:rsidP="00CE5D0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lastRenderedPageBreak/>
              <w:t>→→</w:t>
            </w:r>
          </w:p>
        </w:tc>
        <w:tc>
          <w:tcPr>
            <w:tcW w:w="771" w:type="dxa"/>
            <w:vAlign w:val="center"/>
          </w:tcPr>
          <w:p w14:paraId="1426642D" w14:textId="67A22595" w:rsidR="00CE5D0B" w:rsidRPr="007F549D" w:rsidRDefault="00CE5D0B" w:rsidP="00CE5D0B">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color w:val="000000"/>
                <w:kern w:val="0"/>
                <w:sz w:val="20"/>
                <w:szCs w:val="20"/>
              </w:rPr>
              <w:t>K67</w:t>
            </w:r>
          </w:p>
        </w:tc>
        <w:tc>
          <w:tcPr>
            <w:tcW w:w="2216" w:type="dxa"/>
            <w:vAlign w:val="center"/>
          </w:tcPr>
          <w:p w14:paraId="1FDDD004" w14:textId="2F4634C6" w:rsidR="00CE5D0B" w:rsidRPr="007F549D" w:rsidRDefault="00CE5D0B" w:rsidP="00CE5D0B">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annualrateAverage</w:t>
            </w:r>
          </w:p>
        </w:tc>
        <w:tc>
          <w:tcPr>
            <w:tcW w:w="2521" w:type="dxa"/>
            <w:vAlign w:val="center"/>
          </w:tcPr>
          <w:p w14:paraId="1B81EFBD" w14:textId="7818CEA9" w:rsidR="00CE5D0B" w:rsidRPr="007F549D" w:rsidRDefault="00CE5D0B" w:rsidP="00CE5D0B">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租借利率均值</w:t>
            </w:r>
          </w:p>
        </w:tc>
        <w:tc>
          <w:tcPr>
            <w:tcW w:w="709" w:type="dxa"/>
            <w:vAlign w:val="center"/>
          </w:tcPr>
          <w:p w14:paraId="62D6E7AC" w14:textId="697B0162" w:rsidR="00CE5D0B" w:rsidRPr="007F549D" w:rsidRDefault="00CE5D0B" w:rsidP="00CE5D0B">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09" w:type="dxa"/>
            <w:vAlign w:val="center"/>
          </w:tcPr>
          <w:p w14:paraId="69828C4C" w14:textId="34186C0B" w:rsidR="00CE5D0B" w:rsidRPr="007F549D" w:rsidRDefault="00AE66D6" w:rsidP="00CE5D0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064" w:type="dxa"/>
            <w:vAlign w:val="center"/>
          </w:tcPr>
          <w:p w14:paraId="504D1F24" w14:textId="27F5BAF0" w:rsidR="00CE5D0B" w:rsidRPr="007F549D" w:rsidRDefault="00AE66D6" w:rsidP="00CE5D0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E5D0B" w:rsidRPr="009A6699" w14:paraId="4292F820" w14:textId="77777777" w:rsidTr="00C87FDA">
        <w:trPr>
          <w:trHeight w:val="270"/>
        </w:trPr>
        <w:tc>
          <w:tcPr>
            <w:tcW w:w="621" w:type="dxa"/>
            <w:vAlign w:val="center"/>
          </w:tcPr>
          <w:p w14:paraId="1FF29555" w14:textId="0AA887B7" w:rsidR="00CE5D0B" w:rsidRPr="007F549D" w:rsidRDefault="00CE5D0B" w:rsidP="00CE5D0B">
            <w:pPr>
              <w:widowControl/>
              <w:spacing w:line="240" w:lineRule="auto"/>
              <w:ind w:firstLineChars="0" w:firstLine="0"/>
              <w:jc w:val="left"/>
              <w:rPr>
                <w:rFonts w:ascii="宋体" w:eastAsia="宋体" w:hAnsi="宋体" w:cs="宋体"/>
                <w:color w:val="000000"/>
                <w:kern w:val="0"/>
                <w:sz w:val="20"/>
                <w:szCs w:val="20"/>
              </w:rPr>
            </w:pPr>
            <w:r w:rsidRPr="009E1CC8">
              <w:rPr>
                <w:rFonts w:ascii="宋体" w:eastAsia="宋体" w:hAnsi="宋体" w:cs="宋体" w:hint="eastAsia"/>
                <w:color w:val="000000"/>
                <w:kern w:val="0"/>
                <w:sz w:val="20"/>
                <w:szCs w:val="20"/>
              </w:rPr>
              <w:t>→→</w:t>
            </w:r>
          </w:p>
        </w:tc>
        <w:tc>
          <w:tcPr>
            <w:tcW w:w="771" w:type="dxa"/>
            <w:vAlign w:val="center"/>
          </w:tcPr>
          <w:p w14:paraId="38579361" w14:textId="6021D5E0" w:rsidR="00CE5D0B" w:rsidRPr="007F549D" w:rsidRDefault="00CE5D0B" w:rsidP="00CE5D0B">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K</w:t>
            </w:r>
            <w:r w:rsidRPr="007F549D">
              <w:rPr>
                <w:rFonts w:ascii="宋体" w:eastAsia="宋体" w:hAnsi="宋体" w:cs="宋体"/>
                <w:color w:val="000000"/>
                <w:kern w:val="0"/>
                <w:sz w:val="20"/>
                <w:szCs w:val="20"/>
              </w:rPr>
              <w:t>68</w:t>
            </w:r>
          </w:p>
        </w:tc>
        <w:tc>
          <w:tcPr>
            <w:tcW w:w="2216" w:type="dxa"/>
            <w:vAlign w:val="center"/>
          </w:tcPr>
          <w:p w14:paraId="12BDC9BE" w14:textId="5E9A130E" w:rsidR="00CE5D0B" w:rsidRPr="007F549D" w:rsidRDefault="00CE5D0B" w:rsidP="00CE5D0B">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annualrateAverageType</w:t>
            </w:r>
          </w:p>
        </w:tc>
        <w:tc>
          <w:tcPr>
            <w:tcW w:w="2521" w:type="dxa"/>
            <w:vAlign w:val="center"/>
          </w:tcPr>
          <w:p w14:paraId="15F1438F" w14:textId="1945D54A" w:rsidR="00CE5D0B" w:rsidRPr="007F549D" w:rsidRDefault="00CE5D0B" w:rsidP="00CE5D0B">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租借利率均值类型</w:t>
            </w:r>
          </w:p>
        </w:tc>
        <w:tc>
          <w:tcPr>
            <w:tcW w:w="709" w:type="dxa"/>
            <w:vAlign w:val="center"/>
          </w:tcPr>
          <w:p w14:paraId="63B98E01" w14:textId="6EE15F63" w:rsidR="00CE5D0B" w:rsidRPr="007F549D" w:rsidRDefault="00CE5D0B" w:rsidP="00CE5D0B">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09" w:type="dxa"/>
            <w:vAlign w:val="center"/>
          </w:tcPr>
          <w:p w14:paraId="60899A06" w14:textId="4365FCA5" w:rsidR="00CE5D0B" w:rsidRPr="007F549D" w:rsidRDefault="00AE66D6" w:rsidP="00CE5D0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064" w:type="dxa"/>
            <w:vAlign w:val="center"/>
          </w:tcPr>
          <w:p w14:paraId="19E6B3F8" w14:textId="0D3420E8" w:rsidR="00CE5D0B" w:rsidRPr="007F549D" w:rsidRDefault="00AE66D6" w:rsidP="00CE5D0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r w:rsidR="00CE5D0B" w:rsidRPr="007F549D">
              <w:rPr>
                <w:rFonts w:ascii="宋体" w:eastAsia="宋体" w:hAnsi="宋体" w:cs="宋体" w:hint="eastAsia"/>
                <w:color w:val="000000"/>
                <w:kern w:val="0"/>
                <w:sz w:val="20"/>
                <w:szCs w:val="20"/>
              </w:rPr>
              <w:t>1-5日均值、2-10日均值、3-20日均值</w:t>
            </w:r>
          </w:p>
        </w:tc>
      </w:tr>
      <w:tr w:rsidR="00476278" w:rsidRPr="009A6699" w14:paraId="4D6625BD" w14:textId="77777777" w:rsidTr="00C87FDA">
        <w:trPr>
          <w:trHeight w:val="270"/>
        </w:trPr>
        <w:tc>
          <w:tcPr>
            <w:tcW w:w="621" w:type="dxa"/>
            <w:vAlign w:val="center"/>
            <w:hideMark/>
          </w:tcPr>
          <w:p w14:paraId="2FA64A20"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71" w:type="dxa"/>
            <w:vAlign w:val="center"/>
            <w:hideMark/>
          </w:tcPr>
          <w:p w14:paraId="19768119"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Q82</w:t>
            </w:r>
          </w:p>
        </w:tc>
        <w:tc>
          <w:tcPr>
            <w:tcW w:w="2216" w:type="dxa"/>
            <w:vAlign w:val="center"/>
            <w:hideMark/>
          </w:tcPr>
          <w:p w14:paraId="72435CE4"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announceDate</w:t>
            </w:r>
          </w:p>
        </w:tc>
        <w:tc>
          <w:tcPr>
            <w:tcW w:w="2521" w:type="dxa"/>
            <w:vAlign w:val="center"/>
            <w:hideMark/>
          </w:tcPr>
          <w:p w14:paraId="1D4F9B9A"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发布日期</w:t>
            </w:r>
          </w:p>
        </w:tc>
        <w:tc>
          <w:tcPr>
            <w:tcW w:w="709" w:type="dxa"/>
            <w:vAlign w:val="center"/>
            <w:hideMark/>
          </w:tcPr>
          <w:p w14:paraId="121137B1"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09" w:type="dxa"/>
            <w:vAlign w:val="center"/>
            <w:hideMark/>
          </w:tcPr>
          <w:p w14:paraId="3992457C" w14:textId="4DAD3D91" w:rsidR="00476278" w:rsidRPr="007F549D" w:rsidRDefault="00AE66D6" w:rsidP="007F54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064" w:type="dxa"/>
            <w:vAlign w:val="center"/>
          </w:tcPr>
          <w:p w14:paraId="3B808B20" w14:textId="452DB131" w:rsidR="00476278" w:rsidRPr="007F549D" w:rsidRDefault="00AE66D6" w:rsidP="007F54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476278" w:rsidRPr="009A6699" w14:paraId="7E965DD3" w14:textId="77777777" w:rsidTr="00C87FDA">
        <w:trPr>
          <w:trHeight w:val="270"/>
        </w:trPr>
        <w:tc>
          <w:tcPr>
            <w:tcW w:w="621" w:type="dxa"/>
            <w:vAlign w:val="center"/>
            <w:hideMark/>
          </w:tcPr>
          <w:p w14:paraId="62C298B4"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71" w:type="dxa"/>
            <w:vAlign w:val="center"/>
            <w:hideMark/>
          </w:tcPr>
          <w:p w14:paraId="5E691172"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Q83</w:t>
            </w:r>
          </w:p>
        </w:tc>
        <w:tc>
          <w:tcPr>
            <w:tcW w:w="2216" w:type="dxa"/>
            <w:vAlign w:val="center"/>
            <w:hideMark/>
          </w:tcPr>
          <w:p w14:paraId="7FCF3D5E"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announceTime</w:t>
            </w:r>
          </w:p>
        </w:tc>
        <w:tc>
          <w:tcPr>
            <w:tcW w:w="2521" w:type="dxa"/>
            <w:vAlign w:val="center"/>
            <w:hideMark/>
          </w:tcPr>
          <w:p w14:paraId="4C72421F"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发布时间</w:t>
            </w:r>
          </w:p>
        </w:tc>
        <w:tc>
          <w:tcPr>
            <w:tcW w:w="709" w:type="dxa"/>
            <w:vAlign w:val="center"/>
            <w:hideMark/>
          </w:tcPr>
          <w:p w14:paraId="565F8C95"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09" w:type="dxa"/>
            <w:vAlign w:val="center"/>
            <w:hideMark/>
          </w:tcPr>
          <w:p w14:paraId="2AA10A7E" w14:textId="0A1FBE31" w:rsidR="00476278" w:rsidRPr="007F549D" w:rsidRDefault="00AE66D6" w:rsidP="007F54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C</w:t>
            </w:r>
          </w:p>
        </w:tc>
        <w:tc>
          <w:tcPr>
            <w:tcW w:w="2064" w:type="dxa"/>
            <w:vAlign w:val="center"/>
          </w:tcPr>
          <w:p w14:paraId="7F1C5FDB" w14:textId="77D4F7CE" w:rsidR="00476278" w:rsidRPr="007F549D" w:rsidRDefault="00AE66D6" w:rsidP="007F549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476278" w:rsidRPr="009A6699" w14:paraId="75E2F8C0" w14:textId="77777777" w:rsidTr="00C87FDA">
        <w:trPr>
          <w:trHeight w:val="270"/>
        </w:trPr>
        <w:tc>
          <w:tcPr>
            <w:tcW w:w="621" w:type="dxa"/>
            <w:vAlign w:val="center"/>
          </w:tcPr>
          <w:p w14:paraId="699A5EDC"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p>
        </w:tc>
        <w:tc>
          <w:tcPr>
            <w:tcW w:w="771" w:type="dxa"/>
            <w:vAlign w:val="center"/>
            <w:hideMark/>
          </w:tcPr>
          <w:p w14:paraId="62361DD3"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X39</w:t>
            </w:r>
          </w:p>
        </w:tc>
        <w:tc>
          <w:tcPr>
            <w:tcW w:w="2216" w:type="dxa"/>
            <w:vAlign w:val="center"/>
            <w:hideMark/>
          </w:tcPr>
          <w:p w14:paraId="512303D0"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RspCode</w:t>
            </w:r>
          </w:p>
        </w:tc>
        <w:tc>
          <w:tcPr>
            <w:tcW w:w="2521" w:type="dxa"/>
            <w:vAlign w:val="center"/>
            <w:hideMark/>
          </w:tcPr>
          <w:p w14:paraId="47562C70"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响应代码</w:t>
            </w:r>
          </w:p>
        </w:tc>
        <w:tc>
          <w:tcPr>
            <w:tcW w:w="709" w:type="dxa"/>
            <w:vAlign w:val="center"/>
            <w:hideMark/>
          </w:tcPr>
          <w:p w14:paraId="4FF3916A"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09" w:type="dxa"/>
            <w:vAlign w:val="center"/>
            <w:hideMark/>
          </w:tcPr>
          <w:p w14:paraId="4E1E6959"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M</w:t>
            </w:r>
          </w:p>
        </w:tc>
        <w:tc>
          <w:tcPr>
            <w:tcW w:w="2064" w:type="dxa"/>
            <w:vAlign w:val="center"/>
          </w:tcPr>
          <w:p w14:paraId="7FBC4D00"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p>
        </w:tc>
      </w:tr>
      <w:tr w:rsidR="00476278" w:rsidRPr="009A6699" w14:paraId="3718686B" w14:textId="77777777" w:rsidTr="00C87FDA">
        <w:trPr>
          <w:trHeight w:val="270"/>
        </w:trPr>
        <w:tc>
          <w:tcPr>
            <w:tcW w:w="621" w:type="dxa"/>
            <w:vAlign w:val="center"/>
          </w:tcPr>
          <w:p w14:paraId="1F6DD26A"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p>
        </w:tc>
        <w:tc>
          <w:tcPr>
            <w:tcW w:w="771" w:type="dxa"/>
            <w:vAlign w:val="center"/>
            <w:hideMark/>
          </w:tcPr>
          <w:p w14:paraId="532DFF4D"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X40</w:t>
            </w:r>
          </w:p>
        </w:tc>
        <w:tc>
          <w:tcPr>
            <w:tcW w:w="2216" w:type="dxa"/>
            <w:vAlign w:val="center"/>
            <w:hideMark/>
          </w:tcPr>
          <w:p w14:paraId="26A8222A"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RspMsg</w:t>
            </w:r>
          </w:p>
        </w:tc>
        <w:tc>
          <w:tcPr>
            <w:tcW w:w="2521" w:type="dxa"/>
            <w:vAlign w:val="center"/>
            <w:hideMark/>
          </w:tcPr>
          <w:p w14:paraId="1B335C08"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响应消息</w:t>
            </w:r>
          </w:p>
        </w:tc>
        <w:tc>
          <w:tcPr>
            <w:tcW w:w="709" w:type="dxa"/>
            <w:vAlign w:val="center"/>
            <w:hideMark/>
          </w:tcPr>
          <w:p w14:paraId="1C5E7048"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w:t>
            </w:r>
          </w:p>
        </w:tc>
        <w:tc>
          <w:tcPr>
            <w:tcW w:w="709" w:type="dxa"/>
            <w:vAlign w:val="center"/>
            <w:hideMark/>
          </w:tcPr>
          <w:p w14:paraId="6E0637AB"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r w:rsidRPr="007F549D">
              <w:rPr>
                <w:rFonts w:ascii="宋体" w:eastAsia="宋体" w:hAnsi="宋体" w:cs="宋体" w:hint="eastAsia"/>
                <w:color w:val="000000"/>
                <w:kern w:val="0"/>
                <w:sz w:val="20"/>
                <w:szCs w:val="20"/>
              </w:rPr>
              <w:t>M</w:t>
            </w:r>
          </w:p>
        </w:tc>
        <w:tc>
          <w:tcPr>
            <w:tcW w:w="2064" w:type="dxa"/>
            <w:vAlign w:val="center"/>
            <w:hideMark/>
          </w:tcPr>
          <w:p w14:paraId="7F92A031" w14:textId="77777777" w:rsidR="00476278" w:rsidRPr="007F549D" w:rsidRDefault="00476278" w:rsidP="007F549D">
            <w:pPr>
              <w:widowControl/>
              <w:spacing w:line="240" w:lineRule="auto"/>
              <w:ind w:firstLineChars="0" w:firstLine="0"/>
              <w:jc w:val="left"/>
              <w:rPr>
                <w:rFonts w:ascii="宋体" w:eastAsia="宋体" w:hAnsi="宋体" w:cs="宋体"/>
                <w:color w:val="000000"/>
                <w:kern w:val="0"/>
                <w:sz w:val="20"/>
                <w:szCs w:val="20"/>
              </w:rPr>
            </w:pPr>
          </w:p>
        </w:tc>
      </w:tr>
    </w:tbl>
    <w:p w14:paraId="31BDB2B2" w14:textId="226A19BF" w:rsidR="000741DA" w:rsidRDefault="000741DA" w:rsidP="000741DA">
      <w:pPr>
        <w:pStyle w:val="2"/>
        <w:numPr>
          <w:ilvl w:val="1"/>
          <w:numId w:val="4"/>
        </w:numPr>
        <w:ind w:left="0" w:firstLineChars="0" w:firstLine="0"/>
      </w:pPr>
      <w:bookmarkStart w:id="57" w:name="_Toc438474614"/>
      <w:bookmarkStart w:id="58" w:name="_Toc438479268"/>
      <w:bookmarkStart w:id="59" w:name="_Toc475106251"/>
      <w:r>
        <w:rPr>
          <w:rFonts w:hint="eastAsia"/>
        </w:rPr>
        <w:t>其他</w:t>
      </w:r>
      <w:bookmarkEnd w:id="57"/>
      <w:bookmarkEnd w:id="58"/>
      <w:bookmarkEnd w:id="59"/>
    </w:p>
    <w:p w14:paraId="557D31A0" w14:textId="0068AC88" w:rsidR="000741DA" w:rsidRDefault="000741DA" w:rsidP="000741DA">
      <w:pPr>
        <w:pStyle w:val="3"/>
        <w:numPr>
          <w:ilvl w:val="2"/>
          <w:numId w:val="4"/>
        </w:numPr>
        <w:ind w:left="0" w:firstLineChars="0" w:firstLine="0"/>
      </w:pPr>
      <w:bookmarkStart w:id="60" w:name="_Toc438474615"/>
      <w:bookmarkStart w:id="61" w:name="_Toc438479269"/>
      <w:bookmarkStart w:id="62" w:name="_Toc475106252"/>
      <w:r>
        <w:rPr>
          <w:rFonts w:hint="eastAsia"/>
        </w:rPr>
        <w:t>通用报错</w:t>
      </w:r>
      <w:bookmarkEnd w:id="60"/>
      <w:bookmarkEnd w:id="61"/>
      <w:bookmarkEnd w:id="62"/>
    </w:p>
    <w:p w14:paraId="3EE5B498" w14:textId="77777777" w:rsidR="000741DA" w:rsidRDefault="000741DA" w:rsidP="000741DA">
      <w:pPr>
        <w:pStyle w:val="4"/>
        <w:numPr>
          <w:ilvl w:val="3"/>
          <w:numId w:val="4"/>
        </w:numPr>
        <w:ind w:left="0" w:firstLineChars="0" w:firstLine="0"/>
      </w:pPr>
      <w:r>
        <w:rPr>
          <w:rFonts w:hint="eastAsia"/>
        </w:rPr>
        <w:t>通用报错应答</w:t>
      </w:r>
    </w:p>
    <w:p w14:paraId="0D4E1386" w14:textId="77777777" w:rsidR="000741DA" w:rsidRDefault="000741DA" w:rsidP="001643FA">
      <w:pPr>
        <w:ind w:firstLine="482"/>
      </w:pPr>
      <w:r w:rsidRPr="003B0BB4">
        <w:rPr>
          <w:rFonts w:hint="eastAsia"/>
          <w:b/>
        </w:rPr>
        <w:t>功能</w:t>
      </w:r>
      <w:r>
        <w:rPr>
          <w:rFonts w:hint="eastAsia"/>
        </w:rPr>
        <w:t>：当请求报文因格式错误、解密失败等原因导致报文解析失败，返回二级系统失败应答及错误原因。</w:t>
      </w:r>
    </w:p>
    <w:p w14:paraId="074FA92A" w14:textId="77777777" w:rsidR="000741DA" w:rsidRPr="00BD451E" w:rsidRDefault="000741DA" w:rsidP="000741DA">
      <w:pPr>
        <w:ind w:firstLine="480"/>
      </w:pPr>
      <w:r>
        <w:rPr>
          <w:rFonts w:hint="eastAsia"/>
        </w:rPr>
        <w:t>消息体格式如下：</w:t>
      </w:r>
    </w:p>
    <w:tbl>
      <w:tblPr>
        <w:tblW w:w="8708" w:type="dxa"/>
        <w:tblInd w:w="103" w:type="dxa"/>
        <w:tblLayout w:type="fixed"/>
        <w:tblLook w:val="04A0" w:firstRow="1" w:lastRow="0" w:firstColumn="1" w:lastColumn="0" w:noHBand="0" w:noVBand="1"/>
      </w:tblPr>
      <w:tblGrid>
        <w:gridCol w:w="618"/>
        <w:gridCol w:w="1995"/>
        <w:gridCol w:w="1505"/>
        <w:gridCol w:w="618"/>
        <w:gridCol w:w="618"/>
        <w:gridCol w:w="3354"/>
      </w:tblGrid>
      <w:tr w:rsidR="000741DA" w:rsidRPr="00706EDA" w14:paraId="7FE743BA" w14:textId="77777777" w:rsidTr="008564D1">
        <w:trPr>
          <w:trHeight w:val="270"/>
          <w:tblHeader/>
        </w:trPr>
        <w:tc>
          <w:tcPr>
            <w:tcW w:w="61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6196D8D" w14:textId="77777777" w:rsidR="000741DA" w:rsidRPr="00706EDA" w:rsidRDefault="000741DA" w:rsidP="008564D1">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域号</w:t>
            </w:r>
          </w:p>
        </w:tc>
        <w:tc>
          <w:tcPr>
            <w:tcW w:w="1995" w:type="dxa"/>
            <w:tcBorders>
              <w:top w:val="single" w:sz="4" w:space="0" w:color="auto"/>
              <w:left w:val="nil"/>
              <w:bottom w:val="single" w:sz="4" w:space="0" w:color="auto"/>
              <w:right w:val="single" w:sz="4" w:space="0" w:color="auto"/>
            </w:tcBorders>
            <w:shd w:val="clear" w:color="000000" w:fill="D9D9D9"/>
            <w:noWrap/>
            <w:vAlign w:val="center"/>
            <w:hideMark/>
          </w:tcPr>
          <w:p w14:paraId="688C8406" w14:textId="77777777" w:rsidR="000741DA" w:rsidRPr="00706EDA" w:rsidRDefault="000741DA" w:rsidP="008564D1">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域名</w:t>
            </w:r>
          </w:p>
        </w:tc>
        <w:tc>
          <w:tcPr>
            <w:tcW w:w="1505" w:type="dxa"/>
            <w:tcBorders>
              <w:top w:val="single" w:sz="4" w:space="0" w:color="auto"/>
              <w:left w:val="nil"/>
              <w:bottom w:val="single" w:sz="4" w:space="0" w:color="auto"/>
              <w:right w:val="single" w:sz="4" w:space="0" w:color="auto"/>
            </w:tcBorders>
            <w:shd w:val="clear" w:color="000000" w:fill="D9D9D9"/>
            <w:noWrap/>
            <w:vAlign w:val="center"/>
            <w:hideMark/>
          </w:tcPr>
          <w:p w14:paraId="71B1D728" w14:textId="77777777" w:rsidR="000741DA" w:rsidRPr="00706EDA" w:rsidRDefault="000741DA" w:rsidP="008564D1">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14:paraId="4E9818D5" w14:textId="77777777" w:rsidR="000741DA" w:rsidRPr="00706EDA" w:rsidRDefault="000741DA" w:rsidP="008564D1">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请求</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14:paraId="3BFD9499" w14:textId="77777777" w:rsidR="000741DA" w:rsidRPr="00706EDA" w:rsidRDefault="000741DA" w:rsidP="008564D1">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应答</w:t>
            </w:r>
          </w:p>
        </w:tc>
        <w:tc>
          <w:tcPr>
            <w:tcW w:w="3354" w:type="dxa"/>
            <w:tcBorders>
              <w:top w:val="single" w:sz="4" w:space="0" w:color="auto"/>
              <w:left w:val="nil"/>
              <w:bottom w:val="single" w:sz="4" w:space="0" w:color="auto"/>
              <w:right w:val="single" w:sz="4" w:space="0" w:color="auto"/>
            </w:tcBorders>
            <w:shd w:val="clear" w:color="000000" w:fill="D9D9D9"/>
            <w:noWrap/>
            <w:vAlign w:val="center"/>
            <w:hideMark/>
          </w:tcPr>
          <w:p w14:paraId="0A3A76AB" w14:textId="77777777" w:rsidR="000741DA" w:rsidRPr="00706EDA" w:rsidRDefault="000741DA" w:rsidP="008564D1">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说明</w:t>
            </w:r>
          </w:p>
        </w:tc>
      </w:tr>
      <w:tr w:rsidR="000741DA" w:rsidRPr="00706EDA" w14:paraId="7286ED58" w14:textId="77777777" w:rsidTr="008564D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661E2CF4"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X39</w:t>
            </w:r>
          </w:p>
        </w:tc>
        <w:tc>
          <w:tcPr>
            <w:tcW w:w="1995" w:type="dxa"/>
            <w:tcBorders>
              <w:top w:val="nil"/>
              <w:left w:val="nil"/>
              <w:bottom w:val="single" w:sz="4" w:space="0" w:color="auto"/>
              <w:right w:val="single" w:sz="4" w:space="0" w:color="auto"/>
            </w:tcBorders>
            <w:shd w:val="clear" w:color="auto" w:fill="auto"/>
            <w:noWrap/>
            <w:vAlign w:val="center"/>
            <w:hideMark/>
          </w:tcPr>
          <w:p w14:paraId="2EAF8C8B"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rspCode</w:t>
            </w:r>
          </w:p>
        </w:tc>
        <w:tc>
          <w:tcPr>
            <w:tcW w:w="1505" w:type="dxa"/>
            <w:tcBorders>
              <w:top w:val="nil"/>
              <w:left w:val="nil"/>
              <w:bottom w:val="single" w:sz="4" w:space="0" w:color="auto"/>
              <w:right w:val="single" w:sz="4" w:space="0" w:color="auto"/>
            </w:tcBorders>
            <w:shd w:val="clear" w:color="auto" w:fill="auto"/>
            <w:noWrap/>
            <w:vAlign w:val="center"/>
            <w:hideMark/>
          </w:tcPr>
          <w:p w14:paraId="1FAF8CA9"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响应代码</w:t>
            </w:r>
          </w:p>
        </w:tc>
        <w:tc>
          <w:tcPr>
            <w:tcW w:w="618" w:type="dxa"/>
            <w:tcBorders>
              <w:top w:val="nil"/>
              <w:left w:val="nil"/>
              <w:bottom w:val="single" w:sz="4" w:space="0" w:color="auto"/>
              <w:right w:val="single" w:sz="4" w:space="0" w:color="auto"/>
            </w:tcBorders>
            <w:shd w:val="clear" w:color="auto" w:fill="auto"/>
            <w:noWrap/>
            <w:vAlign w:val="center"/>
            <w:hideMark/>
          </w:tcPr>
          <w:p w14:paraId="2CB3F2E8"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14:paraId="0E7A7B03"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354" w:type="dxa"/>
            <w:tcBorders>
              <w:top w:val="nil"/>
              <w:left w:val="nil"/>
              <w:bottom w:val="single" w:sz="4" w:space="0" w:color="auto"/>
              <w:right w:val="single" w:sz="4" w:space="0" w:color="auto"/>
            </w:tcBorders>
            <w:shd w:val="clear" w:color="auto" w:fill="auto"/>
            <w:noWrap/>
            <w:vAlign w:val="center"/>
          </w:tcPr>
          <w:p w14:paraId="0BCDD592"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错误码</w:t>
            </w:r>
          </w:p>
        </w:tc>
      </w:tr>
      <w:tr w:rsidR="000741DA" w:rsidRPr="00706EDA" w14:paraId="1D7FAF86" w14:textId="77777777" w:rsidTr="008564D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14:paraId="3D4C48B9"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X40</w:t>
            </w:r>
          </w:p>
        </w:tc>
        <w:tc>
          <w:tcPr>
            <w:tcW w:w="1995" w:type="dxa"/>
            <w:tcBorders>
              <w:top w:val="nil"/>
              <w:left w:val="nil"/>
              <w:bottom w:val="single" w:sz="4" w:space="0" w:color="auto"/>
              <w:right w:val="single" w:sz="4" w:space="0" w:color="auto"/>
            </w:tcBorders>
            <w:shd w:val="clear" w:color="auto" w:fill="auto"/>
            <w:noWrap/>
            <w:vAlign w:val="center"/>
            <w:hideMark/>
          </w:tcPr>
          <w:p w14:paraId="328EAF82"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rspMsg</w:t>
            </w:r>
          </w:p>
        </w:tc>
        <w:tc>
          <w:tcPr>
            <w:tcW w:w="1505" w:type="dxa"/>
            <w:tcBorders>
              <w:top w:val="nil"/>
              <w:left w:val="nil"/>
              <w:bottom w:val="single" w:sz="4" w:space="0" w:color="auto"/>
              <w:right w:val="single" w:sz="4" w:space="0" w:color="auto"/>
            </w:tcBorders>
            <w:shd w:val="clear" w:color="auto" w:fill="auto"/>
            <w:noWrap/>
            <w:vAlign w:val="center"/>
            <w:hideMark/>
          </w:tcPr>
          <w:p w14:paraId="26EFE0F3"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响应消息</w:t>
            </w:r>
          </w:p>
        </w:tc>
        <w:tc>
          <w:tcPr>
            <w:tcW w:w="618" w:type="dxa"/>
            <w:tcBorders>
              <w:top w:val="nil"/>
              <w:left w:val="nil"/>
              <w:bottom w:val="single" w:sz="4" w:space="0" w:color="auto"/>
              <w:right w:val="single" w:sz="4" w:space="0" w:color="auto"/>
            </w:tcBorders>
            <w:shd w:val="clear" w:color="auto" w:fill="auto"/>
            <w:noWrap/>
            <w:vAlign w:val="center"/>
            <w:hideMark/>
          </w:tcPr>
          <w:p w14:paraId="5B959222"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14:paraId="1414039D"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354" w:type="dxa"/>
            <w:tcBorders>
              <w:top w:val="nil"/>
              <w:left w:val="nil"/>
              <w:bottom w:val="single" w:sz="4" w:space="0" w:color="auto"/>
              <w:right w:val="single" w:sz="4" w:space="0" w:color="auto"/>
            </w:tcBorders>
            <w:shd w:val="clear" w:color="auto" w:fill="auto"/>
            <w:noWrap/>
            <w:vAlign w:val="center"/>
          </w:tcPr>
          <w:p w14:paraId="5EDB48AB" w14:textId="77777777" w:rsidR="000741DA" w:rsidRPr="00706EDA" w:rsidRDefault="000741DA" w:rsidP="008564D1">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错误提示信息</w:t>
            </w:r>
          </w:p>
        </w:tc>
      </w:tr>
    </w:tbl>
    <w:p w14:paraId="591A818B" w14:textId="77777777" w:rsidR="009A6699" w:rsidRPr="0096390C" w:rsidRDefault="009A6699" w:rsidP="00F6548B">
      <w:pPr>
        <w:ind w:firstLine="480"/>
      </w:pPr>
    </w:p>
    <w:p w14:paraId="10D5E995" w14:textId="62EE4968" w:rsidR="000A4E3E" w:rsidRPr="00927D62" w:rsidRDefault="000A4E3E" w:rsidP="001270C7">
      <w:pPr>
        <w:ind w:firstLineChars="0" w:firstLine="0"/>
      </w:pPr>
    </w:p>
    <w:sectPr w:rsidR="000A4E3E" w:rsidRPr="00927D62">
      <w:pgSz w:w="11906" w:h="16838"/>
      <w:pgMar w:top="1440" w:right="1800" w:bottom="1440" w:left="1800" w:header="851" w:footer="992" w:gutter="0"/>
      <w:cols w:space="425"/>
      <w:docGrid w:type="lines" w:linePitch="31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BE88D4D" w16cid:durableId="1F8E9CF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6EB6D4" w14:textId="77777777" w:rsidR="00B65071" w:rsidRDefault="00B65071" w:rsidP="007741AB">
      <w:pPr>
        <w:spacing w:line="240" w:lineRule="auto"/>
        <w:ind w:firstLine="480"/>
      </w:pPr>
      <w:r>
        <w:separator/>
      </w:r>
    </w:p>
  </w:endnote>
  <w:endnote w:type="continuationSeparator" w:id="0">
    <w:p w14:paraId="107DA1B6" w14:textId="77777777" w:rsidR="00B65071" w:rsidRDefault="00B65071" w:rsidP="007741A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8C47D" w14:textId="77777777" w:rsidR="008564D1" w:rsidRDefault="008564D1" w:rsidP="00422593">
    <w:pPr>
      <w:pStyle w:val="a5"/>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6179789"/>
      <w:docPartObj>
        <w:docPartGallery w:val="Page Numbers (Bottom of Page)"/>
        <w:docPartUnique/>
      </w:docPartObj>
    </w:sdtPr>
    <w:sdtEndPr/>
    <w:sdtContent>
      <w:sdt>
        <w:sdtPr>
          <w:id w:val="-1911384501"/>
          <w:docPartObj>
            <w:docPartGallery w:val="Page Numbers (Top of Page)"/>
            <w:docPartUnique/>
          </w:docPartObj>
        </w:sdtPr>
        <w:sdtEndPr/>
        <w:sdtContent>
          <w:p w14:paraId="7661EE61" w14:textId="5B1B2100" w:rsidR="008564D1" w:rsidRDefault="008564D1" w:rsidP="00CC2A54">
            <w:pPr>
              <w:pStyle w:val="a5"/>
              <w:ind w:firstLine="360"/>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714DC4">
              <w:rPr>
                <w:b/>
                <w:bCs/>
                <w:noProof/>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714DC4">
              <w:rPr>
                <w:b/>
                <w:bCs/>
                <w:noProof/>
              </w:rPr>
              <w:t>55</w:t>
            </w:r>
            <w:r>
              <w:rPr>
                <w:b/>
                <w:bCs/>
                <w:sz w:val="24"/>
                <w:szCs w:val="24"/>
              </w:rPr>
              <w:fldChar w:fldCharType="end"/>
            </w:r>
          </w:p>
        </w:sdtContent>
      </w:sdt>
    </w:sdtContent>
  </w:sdt>
  <w:p w14:paraId="2602FD92" w14:textId="77777777" w:rsidR="008564D1" w:rsidRDefault="008564D1" w:rsidP="00422593">
    <w:pPr>
      <w:pStyle w:val="a5"/>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10E921" w14:textId="77777777" w:rsidR="008564D1" w:rsidRDefault="008564D1" w:rsidP="00422593">
    <w:pPr>
      <w:pStyle w:val="a5"/>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AB6E74" w14:textId="77777777" w:rsidR="00B65071" w:rsidRDefault="00B65071" w:rsidP="007741AB">
      <w:pPr>
        <w:spacing w:line="240" w:lineRule="auto"/>
        <w:ind w:firstLine="480"/>
      </w:pPr>
      <w:r>
        <w:separator/>
      </w:r>
    </w:p>
  </w:footnote>
  <w:footnote w:type="continuationSeparator" w:id="0">
    <w:p w14:paraId="5D4375E8" w14:textId="77777777" w:rsidR="00B65071" w:rsidRDefault="00B65071" w:rsidP="007741AB">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7C0833" w14:textId="77777777" w:rsidR="008564D1" w:rsidRDefault="008564D1" w:rsidP="00422593">
    <w:pPr>
      <w:pStyle w:val="a3"/>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7FF8DF" w14:textId="77777777" w:rsidR="008564D1" w:rsidRDefault="008564D1" w:rsidP="00422593">
    <w:pPr>
      <w:pStyle w:val="a3"/>
      <w:ind w:firstLine="360"/>
    </w:pPr>
    <w:r>
      <w:rPr>
        <w:rFonts w:hint="eastAsia"/>
      </w:rPr>
      <w:t>上海黄金交易所</w:t>
    </w:r>
    <w:r>
      <w:rPr>
        <w:rFonts w:hint="eastAsia"/>
      </w:rPr>
      <w:t>GEMS-2</w:t>
    </w:r>
    <w:r>
      <w:rPr>
        <w:rFonts w:hint="eastAsia"/>
      </w:rPr>
      <w:t>会员二级系统保证金仓储接口规范</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39F212" w14:textId="77777777" w:rsidR="008564D1" w:rsidRDefault="008564D1" w:rsidP="00422593">
    <w:pPr>
      <w:pStyle w:val="a3"/>
      <w:ind w:firstLine="36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248C4F" w14:textId="77777777" w:rsidR="008564D1" w:rsidRDefault="008564D1" w:rsidP="00422593">
    <w:pPr>
      <w:pStyle w:val="a3"/>
      <w:ind w:firstLine="360"/>
    </w:pPr>
    <w:r>
      <w:rPr>
        <w:noProof/>
      </w:rPr>
      <w:drawing>
        <wp:anchor distT="0" distB="0" distL="114300" distR="114300" simplePos="0" relativeHeight="251659264" behindDoc="0" locked="0" layoutInCell="1" allowOverlap="1" wp14:anchorId="706A4AC3" wp14:editId="38C3125A">
          <wp:simplePos x="0" y="0"/>
          <wp:positionH relativeFrom="column">
            <wp:posOffset>-439116</wp:posOffset>
          </wp:positionH>
          <wp:positionV relativeFrom="paragraph">
            <wp:posOffset>-308610</wp:posOffset>
          </wp:positionV>
          <wp:extent cx="6117346" cy="594910"/>
          <wp:effectExtent l="0" t="0" r="0" b="0"/>
          <wp:wrapNone/>
          <wp:docPr id="1" name="图片 4" descr="C:\Users\wumin\Desktop\未标题-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umin\Desktop\未标题-3.png"/>
                  <pic:cNvPicPr>
                    <a:picLocks noChangeAspect="1" noChangeArrowheads="1"/>
                  </pic:cNvPicPr>
                </pic:nvPicPr>
                <pic:blipFill>
                  <a:blip r:embed="rId1"/>
                  <a:srcRect/>
                  <a:stretch>
                    <a:fillRect/>
                  </a:stretch>
                </pic:blipFill>
                <pic:spPr bwMode="auto">
                  <a:xfrm>
                    <a:off x="0" y="0"/>
                    <a:ext cx="6117346" cy="594910"/>
                  </a:xfrm>
                  <a:prstGeom prst="rect">
                    <a:avLst/>
                  </a:prstGeom>
                  <a:noFill/>
                  <a:ln w="9525">
                    <a:noFill/>
                    <a:miter lim="800000"/>
                    <a:headEnd/>
                    <a:tailEnd/>
                  </a:ln>
                </pic:spPr>
              </pic:pic>
            </a:graphicData>
          </a:graphic>
        </wp:anchor>
      </w:drawing>
    </w:r>
    <w:r>
      <w:rPr>
        <w:rFonts w:hint="eastAsia"/>
      </w:rPr>
      <w:t>上海黄金交易所</w:t>
    </w:r>
    <w:r>
      <w:rPr>
        <w:rFonts w:hint="eastAsia"/>
      </w:rPr>
      <w:t>GEMS-2</w:t>
    </w:r>
    <w:r>
      <w:rPr>
        <w:rFonts w:hint="eastAsia"/>
      </w:rPr>
      <w:t>会员二级系统保证金仓储接口规范</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960FE"/>
    <w:multiLevelType w:val="hybridMultilevel"/>
    <w:tmpl w:val="8120259C"/>
    <w:lvl w:ilvl="0" w:tplc="0024BE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EA3167"/>
    <w:multiLevelType w:val="hybridMultilevel"/>
    <w:tmpl w:val="EA80E10A"/>
    <w:lvl w:ilvl="0" w:tplc="0409000D">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0D2C07B3"/>
    <w:multiLevelType w:val="hybridMultilevel"/>
    <w:tmpl w:val="337A4A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EF90CA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3001E4E"/>
    <w:multiLevelType w:val="hybridMultilevel"/>
    <w:tmpl w:val="CB725EC4"/>
    <w:lvl w:ilvl="0" w:tplc="13AAA0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FE13653"/>
    <w:multiLevelType w:val="hybridMultilevel"/>
    <w:tmpl w:val="7B445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5630484"/>
    <w:multiLevelType w:val="hybridMultilevel"/>
    <w:tmpl w:val="267CE0F6"/>
    <w:lvl w:ilvl="0" w:tplc="022239C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279B15E6"/>
    <w:multiLevelType w:val="hybridMultilevel"/>
    <w:tmpl w:val="7B445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6392B54"/>
    <w:multiLevelType w:val="hybridMultilevel"/>
    <w:tmpl w:val="F78A1354"/>
    <w:lvl w:ilvl="0" w:tplc="0409000D">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487D2D27"/>
    <w:multiLevelType w:val="hybridMultilevel"/>
    <w:tmpl w:val="D7EE5A7E"/>
    <w:lvl w:ilvl="0" w:tplc="0409000F">
      <w:start w:val="1"/>
      <w:numFmt w:val="decimal"/>
      <w:lvlText w:val="%1."/>
      <w:lvlJc w:val="left"/>
      <w:pPr>
        <w:tabs>
          <w:tab w:val="num" w:pos="420"/>
        </w:tabs>
        <w:ind w:left="420" w:hanging="420"/>
      </w:pPr>
      <w:rPr>
        <w:rFonts w:cs="Times New Roman"/>
      </w:rPr>
    </w:lvl>
    <w:lvl w:ilvl="1" w:tplc="04090019">
      <w:start w:val="1"/>
      <w:numFmt w:val="lowerLetter"/>
      <w:lvlText w:val="%2)"/>
      <w:lvlJc w:val="left"/>
      <w:pPr>
        <w:tabs>
          <w:tab w:val="num" w:pos="840"/>
        </w:tabs>
        <w:ind w:left="840" w:hanging="420"/>
      </w:pPr>
      <w:rPr>
        <w:rFonts w:cs="Times New Roman"/>
      </w:rPr>
    </w:lvl>
    <w:lvl w:ilvl="2" w:tplc="0409001B">
      <w:start w:val="1"/>
      <w:numFmt w:val="lowerRoman"/>
      <w:lvlText w:val="%3."/>
      <w:lvlJc w:val="righ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9">
      <w:start w:val="1"/>
      <w:numFmt w:val="lowerLetter"/>
      <w:lvlText w:val="%5)"/>
      <w:lvlJc w:val="left"/>
      <w:pPr>
        <w:tabs>
          <w:tab w:val="num" w:pos="2100"/>
        </w:tabs>
        <w:ind w:left="2100" w:hanging="420"/>
      </w:pPr>
      <w:rPr>
        <w:rFonts w:cs="Times New Roman"/>
      </w:rPr>
    </w:lvl>
    <w:lvl w:ilvl="5" w:tplc="0409001B">
      <w:start w:val="1"/>
      <w:numFmt w:val="lowerRoman"/>
      <w:lvlText w:val="%6."/>
      <w:lvlJc w:val="right"/>
      <w:pPr>
        <w:tabs>
          <w:tab w:val="num" w:pos="2520"/>
        </w:tabs>
        <w:ind w:left="2520" w:hanging="420"/>
      </w:pPr>
      <w:rPr>
        <w:rFonts w:cs="Times New Roman"/>
      </w:rPr>
    </w:lvl>
    <w:lvl w:ilvl="6" w:tplc="0409000F">
      <w:start w:val="1"/>
      <w:numFmt w:val="decimal"/>
      <w:lvlText w:val="%7."/>
      <w:lvlJc w:val="left"/>
      <w:pPr>
        <w:tabs>
          <w:tab w:val="num" w:pos="2940"/>
        </w:tabs>
        <w:ind w:left="2940" w:hanging="420"/>
      </w:pPr>
      <w:rPr>
        <w:rFonts w:cs="Times New Roman"/>
      </w:rPr>
    </w:lvl>
    <w:lvl w:ilvl="7" w:tplc="04090019">
      <w:start w:val="1"/>
      <w:numFmt w:val="lowerLetter"/>
      <w:lvlText w:val="%8)"/>
      <w:lvlJc w:val="left"/>
      <w:pPr>
        <w:tabs>
          <w:tab w:val="num" w:pos="3360"/>
        </w:tabs>
        <w:ind w:left="3360" w:hanging="420"/>
      </w:pPr>
      <w:rPr>
        <w:rFonts w:cs="Times New Roman"/>
      </w:rPr>
    </w:lvl>
    <w:lvl w:ilvl="8" w:tplc="0409001B">
      <w:start w:val="1"/>
      <w:numFmt w:val="lowerRoman"/>
      <w:lvlText w:val="%9."/>
      <w:lvlJc w:val="right"/>
      <w:pPr>
        <w:tabs>
          <w:tab w:val="num" w:pos="3780"/>
        </w:tabs>
        <w:ind w:left="3780" w:hanging="420"/>
      </w:pPr>
      <w:rPr>
        <w:rFonts w:cs="Times New Roman"/>
      </w:rPr>
    </w:lvl>
  </w:abstractNum>
  <w:abstractNum w:abstractNumId="10" w15:restartNumberingAfterBreak="0">
    <w:nsid w:val="4FE1230B"/>
    <w:multiLevelType w:val="hybridMultilevel"/>
    <w:tmpl w:val="41B656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FBA2BA7"/>
    <w:multiLevelType w:val="hybridMultilevel"/>
    <w:tmpl w:val="BB2CFB3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5FC3743D"/>
    <w:multiLevelType w:val="multilevel"/>
    <w:tmpl w:val="FBB4D984"/>
    <w:lvl w:ilvl="0">
      <w:start w:val="1"/>
      <w:numFmt w:val="bullet"/>
      <w:lvlText w:val=""/>
      <w:lvlJc w:val="left"/>
      <w:pPr>
        <w:ind w:left="840" w:hanging="420"/>
      </w:pPr>
      <w:rPr>
        <w:rFonts w:ascii="Wingdings 2" w:hAnsi="Wingdings 2" w:hint="default"/>
      </w:rPr>
    </w:lvl>
    <w:lvl w:ilvl="1">
      <w:start w:val="1"/>
      <w:numFmt w:val="decimal"/>
      <w:lvlText w:val="%2)"/>
      <w:lvlJc w:val="left"/>
      <w:pPr>
        <w:ind w:left="1260" w:hanging="420"/>
      </w:pPr>
      <w:rPr>
        <w:rFont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3" w15:restartNumberingAfterBreak="0">
    <w:nsid w:val="61007EA1"/>
    <w:multiLevelType w:val="hybridMultilevel"/>
    <w:tmpl w:val="9C12C99A"/>
    <w:lvl w:ilvl="0" w:tplc="4F54B67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66D84625"/>
    <w:multiLevelType w:val="hybridMultilevel"/>
    <w:tmpl w:val="6B16BE98"/>
    <w:lvl w:ilvl="0" w:tplc="0409000D">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6F4C115C"/>
    <w:multiLevelType w:val="hybridMultilevel"/>
    <w:tmpl w:val="17625196"/>
    <w:lvl w:ilvl="0" w:tplc="07BAE7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2A27204"/>
    <w:multiLevelType w:val="hybridMultilevel"/>
    <w:tmpl w:val="925C6244"/>
    <w:lvl w:ilvl="0" w:tplc="B2AE4F4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0"/>
  </w:num>
  <w:num w:numId="3">
    <w:abstractNumId w:val="2"/>
  </w:num>
  <w:num w:numId="4">
    <w:abstractNumId w:val="3"/>
  </w:num>
  <w:num w:numId="5">
    <w:abstractNumId w:val="7"/>
  </w:num>
  <w:num w:numId="6">
    <w:abstractNumId w:val="14"/>
  </w:num>
  <w:num w:numId="7">
    <w:abstractNumId w:val="5"/>
  </w:num>
  <w:num w:numId="8">
    <w:abstractNumId w:val="10"/>
  </w:num>
  <w:num w:numId="9">
    <w:abstractNumId w:val="16"/>
  </w:num>
  <w:num w:numId="10">
    <w:abstractNumId w:val="8"/>
  </w:num>
  <w:num w:numId="11">
    <w:abstractNumId w:val="1"/>
  </w:num>
  <w:num w:numId="12">
    <w:abstractNumId w:val="15"/>
  </w:num>
  <w:num w:numId="13">
    <w:abstractNumId w:val="9"/>
  </w:num>
  <w:num w:numId="14">
    <w:abstractNumId w:val="13"/>
  </w:num>
  <w:num w:numId="15">
    <w:abstractNumId w:val="6"/>
  </w:num>
  <w:num w:numId="16">
    <w:abstractNumId w:val="11"/>
  </w:num>
  <w:num w:numId="17">
    <w:abstractNumId w:val="1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拓跋 小宝">
    <w15:presenceInfo w15:providerId="Windows Live" w15:userId="ca123f1540ed25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131078" w:nlCheck="1" w:checkStyle="0"/>
  <w:activeWritingStyle w:appName="MSWord" w:lang="zh-CN" w:vendorID="64" w:dllVersion="131077" w:nlCheck="1" w:checkStyle="1"/>
  <w:trackRevisions/>
  <w:doNotTrackFormattin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2E1E"/>
    <w:rsid w:val="00000C00"/>
    <w:rsid w:val="00000FD1"/>
    <w:rsid w:val="00002BCB"/>
    <w:rsid w:val="00002C7C"/>
    <w:rsid w:val="00003554"/>
    <w:rsid w:val="00007F6A"/>
    <w:rsid w:val="00012EDA"/>
    <w:rsid w:val="000159C4"/>
    <w:rsid w:val="00016938"/>
    <w:rsid w:val="00016B7F"/>
    <w:rsid w:val="0001787E"/>
    <w:rsid w:val="00020E79"/>
    <w:rsid w:val="00021EDE"/>
    <w:rsid w:val="000221A8"/>
    <w:rsid w:val="00022953"/>
    <w:rsid w:val="00022BB2"/>
    <w:rsid w:val="000237C3"/>
    <w:rsid w:val="000255AB"/>
    <w:rsid w:val="00026EAB"/>
    <w:rsid w:val="00027307"/>
    <w:rsid w:val="0003063E"/>
    <w:rsid w:val="00031C72"/>
    <w:rsid w:val="00032A0F"/>
    <w:rsid w:val="000334E6"/>
    <w:rsid w:val="00037E00"/>
    <w:rsid w:val="00037F43"/>
    <w:rsid w:val="00041A18"/>
    <w:rsid w:val="00041B39"/>
    <w:rsid w:val="00042DFF"/>
    <w:rsid w:val="00043D00"/>
    <w:rsid w:val="00046877"/>
    <w:rsid w:val="000476E9"/>
    <w:rsid w:val="00051E46"/>
    <w:rsid w:val="000520EE"/>
    <w:rsid w:val="000602F6"/>
    <w:rsid w:val="00060E81"/>
    <w:rsid w:val="0006333C"/>
    <w:rsid w:val="00065CFD"/>
    <w:rsid w:val="00066B11"/>
    <w:rsid w:val="00067814"/>
    <w:rsid w:val="00070618"/>
    <w:rsid w:val="00071B7F"/>
    <w:rsid w:val="0007264E"/>
    <w:rsid w:val="000741DA"/>
    <w:rsid w:val="00074465"/>
    <w:rsid w:val="0007737D"/>
    <w:rsid w:val="000805B7"/>
    <w:rsid w:val="0008251C"/>
    <w:rsid w:val="00082F41"/>
    <w:rsid w:val="000844C8"/>
    <w:rsid w:val="00084BC6"/>
    <w:rsid w:val="00084CD5"/>
    <w:rsid w:val="00084D23"/>
    <w:rsid w:val="00085017"/>
    <w:rsid w:val="000855BA"/>
    <w:rsid w:val="00085E3B"/>
    <w:rsid w:val="0008610A"/>
    <w:rsid w:val="0008653D"/>
    <w:rsid w:val="00087DA8"/>
    <w:rsid w:val="00092607"/>
    <w:rsid w:val="00092633"/>
    <w:rsid w:val="00092B10"/>
    <w:rsid w:val="0009454E"/>
    <w:rsid w:val="00094BA2"/>
    <w:rsid w:val="000951E3"/>
    <w:rsid w:val="00096676"/>
    <w:rsid w:val="00097252"/>
    <w:rsid w:val="000973D6"/>
    <w:rsid w:val="000A089A"/>
    <w:rsid w:val="000A1275"/>
    <w:rsid w:val="000A1CAA"/>
    <w:rsid w:val="000A39F7"/>
    <w:rsid w:val="000A3DF7"/>
    <w:rsid w:val="000A4E3E"/>
    <w:rsid w:val="000A5965"/>
    <w:rsid w:val="000A6694"/>
    <w:rsid w:val="000A73A9"/>
    <w:rsid w:val="000A7500"/>
    <w:rsid w:val="000B1F01"/>
    <w:rsid w:val="000B28C4"/>
    <w:rsid w:val="000B4978"/>
    <w:rsid w:val="000B532B"/>
    <w:rsid w:val="000B6EF4"/>
    <w:rsid w:val="000C111E"/>
    <w:rsid w:val="000C1120"/>
    <w:rsid w:val="000C2289"/>
    <w:rsid w:val="000C3219"/>
    <w:rsid w:val="000C4930"/>
    <w:rsid w:val="000C61DE"/>
    <w:rsid w:val="000D05E5"/>
    <w:rsid w:val="000D0F90"/>
    <w:rsid w:val="000D2150"/>
    <w:rsid w:val="000D2FC7"/>
    <w:rsid w:val="000D4648"/>
    <w:rsid w:val="000D4C73"/>
    <w:rsid w:val="000D6EA2"/>
    <w:rsid w:val="000D78ED"/>
    <w:rsid w:val="000E0E7E"/>
    <w:rsid w:val="000E2B67"/>
    <w:rsid w:val="000E4F2B"/>
    <w:rsid w:val="000E600D"/>
    <w:rsid w:val="000E6590"/>
    <w:rsid w:val="000E7077"/>
    <w:rsid w:val="000E7129"/>
    <w:rsid w:val="000E75D0"/>
    <w:rsid w:val="000E7708"/>
    <w:rsid w:val="000F0A9B"/>
    <w:rsid w:val="000F0C91"/>
    <w:rsid w:val="000F1DE6"/>
    <w:rsid w:val="000F4893"/>
    <w:rsid w:val="000F59D6"/>
    <w:rsid w:val="000F75CF"/>
    <w:rsid w:val="000F7D03"/>
    <w:rsid w:val="001004F2"/>
    <w:rsid w:val="00104101"/>
    <w:rsid w:val="00106103"/>
    <w:rsid w:val="00107DB2"/>
    <w:rsid w:val="00110D5C"/>
    <w:rsid w:val="00112BC6"/>
    <w:rsid w:val="00115744"/>
    <w:rsid w:val="00115768"/>
    <w:rsid w:val="00121931"/>
    <w:rsid w:val="00122606"/>
    <w:rsid w:val="00123CA2"/>
    <w:rsid w:val="0012430D"/>
    <w:rsid w:val="001247DE"/>
    <w:rsid w:val="001247E0"/>
    <w:rsid w:val="00124AC3"/>
    <w:rsid w:val="00125FC7"/>
    <w:rsid w:val="001270C7"/>
    <w:rsid w:val="0013039E"/>
    <w:rsid w:val="001309AF"/>
    <w:rsid w:val="00130A08"/>
    <w:rsid w:val="001318DF"/>
    <w:rsid w:val="001350E8"/>
    <w:rsid w:val="0013539A"/>
    <w:rsid w:val="001361CD"/>
    <w:rsid w:val="00136889"/>
    <w:rsid w:val="00137A7F"/>
    <w:rsid w:val="00140108"/>
    <w:rsid w:val="00140DAD"/>
    <w:rsid w:val="00141918"/>
    <w:rsid w:val="00141D89"/>
    <w:rsid w:val="00141D97"/>
    <w:rsid w:val="00141DEF"/>
    <w:rsid w:val="001425EC"/>
    <w:rsid w:val="00142B3F"/>
    <w:rsid w:val="00144DA5"/>
    <w:rsid w:val="001457DD"/>
    <w:rsid w:val="0014686D"/>
    <w:rsid w:val="00146999"/>
    <w:rsid w:val="00150438"/>
    <w:rsid w:val="001515F0"/>
    <w:rsid w:val="0015189D"/>
    <w:rsid w:val="0015330B"/>
    <w:rsid w:val="0015346A"/>
    <w:rsid w:val="00160A7D"/>
    <w:rsid w:val="0016183A"/>
    <w:rsid w:val="001643FA"/>
    <w:rsid w:val="001677B9"/>
    <w:rsid w:val="00170E20"/>
    <w:rsid w:val="0017113D"/>
    <w:rsid w:val="00173D75"/>
    <w:rsid w:val="00175D9F"/>
    <w:rsid w:val="00175FF6"/>
    <w:rsid w:val="00176E7E"/>
    <w:rsid w:val="00180753"/>
    <w:rsid w:val="00181B61"/>
    <w:rsid w:val="00182187"/>
    <w:rsid w:val="00182F8F"/>
    <w:rsid w:val="0018365F"/>
    <w:rsid w:val="00183683"/>
    <w:rsid w:val="0018398F"/>
    <w:rsid w:val="001846E2"/>
    <w:rsid w:val="001848F8"/>
    <w:rsid w:val="00186448"/>
    <w:rsid w:val="00186C0D"/>
    <w:rsid w:val="001875CF"/>
    <w:rsid w:val="00190EA7"/>
    <w:rsid w:val="00191417"/>
    <w:rsid w:val="00191DEA"/>
    <w:rsid w:val="0019247B"/>
    <w:rsid w:val="00192A56"/>
    <w:rsid w:val="0019359A"/>
    <w:rsid w:val="001960A7"/>
    <w:rsid w:val="00196DD7"/>
    <w:rsid w:val="00197430"/>
    <w:rsid w:val="001979A7"/>
    <w:rsid w:val="001A04B1"/>
    <w:rsid w:val="001A140B"/>
    <w:rsid w:val="001A15B9"/>
    <w:rsid w:val="001A1BFD"/>
    <w:rsid w:val="001A21CB"/>
    <w:rsid w:val="001A2258"/>
    <w:rsid w:val="001A2B20"/>
    <w:rsid w:val="001A3415"/>
    <w:rsid w:val="001A4429"/>
    <w:rsid w:val="001A4477"/>
    <w:rsid w:val="001A49F4"/>
    <w:rsid w:val="001A616A"/>
    <w:rsid w:val="001A6D39"/>
    <w:rsid w:val="001B08C7"/>
    <w:rsid w:val="001B1CB9"/>
    <w:rsid w:val="001B48E1"/>
    <w:rsid w:val="001B5CC0"/>
    <w:rsid w:val="001B5EC2"/>
    <w:rsid w:val="001B630F"/>
    <w:rsid w:val="001B6C8C"/>
    <w:rsid w:val="001C211B"/>
    <w:rsid w:val="001C2672"/>
    <w:rsid w:val="001C27D1"/>
    <w:rsid w:val="001C3819"/>
    <w:rsid w:val="001C4A18"/>
    <w:rsid w:val="001C4DD0"/>
    <w:rsid w:val="001C5B68"/>
    <w:rsid w:val="001C7665"/>
    <w:rsid w:val="001C7C23"/>
    <w:rsid w:val="001C7C8A"/>
    <w:rsid w:val="001D0077"/>
    <w:rsid w:val="001D03D4"/>
    <w:rsid w:val="001D1212"/>
    <w:rsid w:val="001D34E3"/>
    <w:rsid w:val="001D4077"/>
    <w:rsid w:val="001D420F"/>
    <w:rsid w:val="001D42F9"/>
    <w:rsid w:val="001D534F"/>
    <w:rsid w:val="001D5374"/>
    <w:rsid w:val="001D5CC6"/>
    <w:rsid w:val="001D7583"/>
    <w:rsid w:val="001D79FD"/>
    <w:rsid w:val="001E0B17"/>
    <w:rsid w:val="001E0BBB"/>
    <w:rsid w:val="001E41FE"/>
    <w:rsid w:val="001E65AC"/>
    <w:rsid w:val="001E6FD5"/>
    <w:rsid w:val="001E71CA"/>
    <w:rsid w:val="001E7C15"/>
    <w:rsid w:val="001E7EA2"/>
    <w:rsid w:val="001F0BF8"/>
    <w:rsid w:val="001F1163"/>
    <w:rsid w:val="001F209C"/>
    <w:rsid w:val="001F2171"/>
    <w:rsid w:val="001F6289"/>
    <w:rsid w:val="001F7904"/>
    <w:rsid w:val="001F7BB5"/>
    <w:rsid w:val="00201EBF"/>
    <w:rsid w:val="00201F2D"/>
    <w:rsid w:val="00203D80"/>
    <w:rsid w:val="00204CD5"/>
    <w:rsid w:val="00205D67"/>
    <w:rsid w:val="00210E4B"/>
    <w:rsid w:val="0021281B"/>
    <w:rsid w:val="002144D2"/>
    <w:rsid w:val="002145A2"/>
    <w:rsid w:val="0021565A"/>
    <w:rsid w:val="00215FFE"/>
    <w:rsid w:val="002217E9"/>
    <w:rsid w:val="00221E61"/>
    <w:rsid w:val="00222E7E"/>
    <w:rsid w:val="0022328E"/>
    <w:rsid w:val="00223C66"/>
    <w:rsid w:val="00225D03"/>
    <w:rsid w:val="00226CAB"/>
    <w:rsid w:val="00227877"/>
    <w:rsid w:val="00227F14"/>
    <w:rsid w:val="00231480"/>
    <w:rsid w:val="00232E4F"/>
    <w:rsid w:val="002344F1"/>
    <w:rsid w:val="0023532F"/>
    <w:rsid w:val="00235D3D"/>
    <w:rsid w:val="00237233"/>
    <w:rsid w:val="00240DCA"/>
    <w:rsid w:val="00241067"/>
    <w:rsid w:val="00241F2A"/>
    <w:rsid w:val="002426DD"/>
    <w:rsid w:val="00243757"/>
    <w:rsid w:val="00243EF0"/>
    <w:rsid w:val="002455A9"/>
    <w:rsid w:val="00250AA3"/>
    <w:rsid w:val="00252C3B"/>
    <w:rsid w:val="00253D0A"/>
    <w:rsid w:val="00254E27"/>
    <w:rsid w:val="002550CF"/>
    <w:rsid w:val="00255AE0"/>
    <w:rsid w:val="00262EFC"/>
    <w:rsid w:val="0026326F"/>
    <w:rsid w:val="00263DFA"/>
    <w:rsid w:val="00266753"/>
    <w:rsid w:val="00270606"/>
    <w:rsid w:val="0027146C"/>
    <w:rsid w:val="00271A49"/>
    <w:rsid w:val="00271FA9"/>
    <w:rsid w:val="00272722"/>
    <w:rsid w:val="00272DB6"/>
    <w:rsid w:val="0027333F"/>
    <w:rsid w:val="002744C8"/>
    <w:rsid w:val="002756EE"/>
    <w:rsid w:val="002765BC"/>
    <w:rsid w:val="002769C9"/>
    <w:rsid w:val="00281098"/>
    <w:rsid w:val="002820F1"/>
    <w:rsid w:val="0028212B"/>
    <w:rsid w:val="002826B8"/>
    <w:rsid w:val="002831A6"/>
    <w:rsid w:val="00283F26"/>
    <w:rsid w:val="002844A0"/>
    <w:rsid w:val="00285379"/>
    <w:rsid w:val="00286678"/>
    <w:rsid w:val="00286D03"/>
    <w:rsid w:val="00290A1D"/>
    <w:rsid w:val="00290B30"/>
    <w:rsid w:val="00290B99"/>
    <w:rsid w:val="00290C6B"/>
    <w:rsid w:val="00291C60"/>
    <w:rsid w:val="00291EDB"/>
    <w:rsid w:val="00293E55"/>
    <w:rsid w:val="00295A8D"/>
    <w:rsid w:val="00296830"/>
    <w:rsid w:val="0029689A"/>
    <w:rsid w:val="00296F71"/>
    <w:rsid w:val="002A19CB"/>
    <w:rsid w:val="002A354F"/>
    <w:rsid w:val="002A6B12"/>
    <w:rsid w:val="002B1467"/>
    <w:rsid w:val="002B15B3"/>
    <w:rsid w:val="002B3A40"/>
    <w:rsid w:val="002B4EA9"/>
    <w:rsid w:val="002B526B"/>
    <w:rsid w:val="002B579A"/>
    <w:rsid w:val="002B5C45"/>
    <w:rsid w:val="002B627A"/>
    <w:rsid w:val="002B79FE"/>
    <w:rsid w:val="002C0110"/>
    <w:rsid w:val="002C043E"/>
    <w:rsid w:val="002C1C20"/>
    <w:rsid w:val="002C3641"/>
    <w:rsid w:val="002C45BF"/>
    <w:rsid w:val="002C7703"/>
    <w:rsid w:val="002D23D0"/>
    <w:rsid w:val="002D35CC"/>
    <w:rsid w:val="002D61E4"/>
    <w:rsid w:val="002D6F70"/>
    <w:rsid w:val="002E018B"/>
    <w:rsid w:val="002E0EFE"/>
    <w:rsid w:val="002E1EA9"/>
    <w:rsid w:val="002E20F1"/>
    <w:rsid w:val="002E28FE"/>
    <w:rsid w:val="002E2AC7"/>
    <w:rsid w:val="002E311A"/>
    <w:rsid w:val="002E5559"/>
    <w:rsid w:val="002E58D3"/>
    <w:rsid w:val="002E62BB"/>
    <w:rsid w:val="002E6319"/>
    <w:rsid w:val="002E68DC"/>
    <w:rsid w:val="002E7CE7"/>
    <w:rsid w:val="002F3922"/>
    <w:rsid w:val="002F39F0"/>
    <w:rsid w:val="002F4693"/>
    <w:rsid w:val="002F50A3"/>
    <w:rsid w:val="002F5E34"/>
    <w:rsid w:val="002F7891"/>
    <w:rsid w:val="002F7D72"/>
    <w:rsid w:val="002F7F7E"/>
    <w:rsid w:val="00300129"/>
    <w:rsid w:val="00300412"/>
    <w:rsid w:val="00300EBB"/>
    <w:rsid w:val="00301488"/>
    <w:rsid w:val="00301B14"/>
    <w:rsid w:val="00304107"/>
    <w:rsid w:val="0030576E"/>
    <w:rsid w:val="003057FD"/>
    <w:rsid w:val="0030628C"/>
    <w:rsid w:val="003075F5"/>
    <w:rsid w:val="00307D76"/>
    <w:rsid w:val="00310515"/>
    <w:rsid w:val="00310EE1"/>
    <w:rsid w:val="00311DFE"/>
    <w:rsid w:val="00311EB0"/>
    <w:rsid w:val="0031459F"/>
    <w:rsid w:val="003152B1"/>
    <w:rsid w:val="00315461"/>
    <w:rsid w:val="003158B4"/>
    <w:rsid w:val="00316455"/>
    <w:rsid w:val="00316FCC"/>
    <w:rsid w:val="003172A3"/>
    <w:rsid w:val="00317339"/>
    <w:rsid w:val="003216F6"/>
    <w:rsid w:val="003220E6"/>
    <w:rsid w:val="003235FA"/>
    <w:rsid w:val="0032390F"/>
    <w:rsid w:val="0032425F"/>
    <w:rsid w:val="00324FCD"/>
    <w:rsid w:val="00325330"/>
    <w:rsid w:val="00326E98"/>
    <w:rsid w:val="003270F3"/>
    <w:rsid w:val="00327E88"/>
    <w:rsid w:val="0033131F"/>
    <w:rsid w:val="00331605"/>
    <w:rsid w:val="00333A3B"/>
    <w:rsid w:val="00333E6A"/>
    <w:rsid w:val="00334414"/>
    <w:rsid w:val="00334931"/>
    <w:rsid w:val="00335B9F"/>
    <w:rsid w:val="00336148"/>
    <w:rsid w:val="00336A38"/>
    <w:rsid w:val="0033720F"/>
    <w:rsid w:val="003376D0"/>
    <w:rsid w:val="003403F9"/>
    <w:rsid w:val="00340C6C"/>
    <w:rsid w:val="00342AC0"/>
    <w:rsid w:val="00342E1C"/>
    <w:rsid w:val="003435D0"/>
    <w:rsid w:val="0034391C"/>
    <w:rsid w:val="00343944"/>
    <w:rsid w:val="003457FD"/>
    <w:rsid w:val="00346EC7"/>
    <w:rsid w:val="00347530"/>
    <w:rsid w:val="0034782A"/>
    <w:rsid w:val="00347E74"/>
    <w:rsid w:val="003574BC"/>
    <w:rsid w:val="00357F05"/>
    <w:rsid w:val="003623AF"/>
    <w:rsid w:val="00363671"/>
    <w:rsid w:val="00366676"/>
    <w:rsid w:val="00371BB7"/>
    <w:rsid w:val="003730CE"/>
    <w:rsid w:val="00373861"/>
    <w:rsid w:val="00375844"/>
    <w:rsid w:val="00375B26"/>
    <w:rsid w:val="00375F40"/>
    <w:rsid w:val="0037663E"/>
    <w:rsid w:val="0037744E"/>
    <w:rsid w:val="00380E38"/>
    <w:rsid w:val="00381615"/>
    <w:rsid w:val="003839C5"/>
    <w:rsid w:val="00384029"/>
    <w:rsid w:val="00384943"/>
    <w:rsid w:val="00384B8B"/>
    <w:rsid w:val="00385629"/>
    <w:rsid w:val="00385B74"/>
    <w:rsid w:val="00390FE4"/>
    <w:rsid w:val="00391469"/>
    <w:rsid w:val="00392036"/>
    <w:rsid w:val="0039292F"/>
    <w:rsid w:val="00393B11"/>
    <w:rsid w:val="00393B79"/>
    <w:rsid w:val="00394016"/>
    <w:rsid w:val="00394335"/>
    <w:rsid w:val="00394572"/>
    <w:rsid w:val="00394754"/>
    <w:rsid w:val="00395742"/>
    <w:rsid w:val="003958CC"/>
    <w:rsid w:val="0039640D"/>
    <w:rsid w:val="00396BE2"/>
    <w:rsid w:val="00397784"/>
    <w:rsid w:val="00397E73"/>
    <w:rsid w:val="003A0894"/>
    <w:rsid w:val="003A1E02"/>
    <w:rsid w:val="003A2557"/>
    <w:rsid w:val="003A44D5"/>
    <w:rsid w:val="003A4A4A"/>
    <w:rsid w:val="003A511A"/>
    <w:rsid w:val="003A56D4"/>
    <w:rsid w:val="003A61B2"/>
    <w:rsid w:val="003A64AE"/>
    <w:rsid w:val="003A7359"/>
    <w:rsid w:val="003B0569"/>
    <w:rsid w:val="003B0BB4"/>
    <w:rsid w:val="003B2B39"/>
    <w:rsid w:val="003B385B"/>
    <w:rsid w:val="003B3CE1"/>
    <w:rsid w:val="003C0490"/>
    <w:rsid w:val="003C251B"/>
    <w:rsid w:val="003C2A7F"/>
    <w:rsid w:val="003C47B8"/>
    <w:rsid w:val="003C4B8F"/>
    <w:rsid w:val="003C5F58"/>
    <w:rsid w:val="003C6419"/>
    <w:rsid w:val="003D0603"/>
    <w:rsid w:val="003D0A70"/>
    <w:rsid w:val="003D76CE"/>
    <w:rsid w:val="003D7D3C"/>
    <w:rsid w:val="003E1B01"/>
    <w:rsid w:val="003E2CDF"/>
    <w:rsid w:val="003E2FE8"/>
    <w:rsid w:val="003E6DF8"/>
    <w:rsid w:val="003E783F"/>
    <w:rsid w:val="003F3544"/>
    <w:rsid w:val="003F3706"/>
    <w:rsid w:val="003F3804"/>
    <w:rsid w:val="003F52A5"/>
    <w:rsid w:val="003F61EE"/>
    <w:rsid w:val="003F6993"/>
    <w:rsid w:val="003F6BB1"/>
    <w:rsid w:val="003F73BE"/>
    <w:rsid w:val="004005AF"/>
    <w:rsid w:val="00402A47"/>
    <w:rsid w:val="004032EE"/>
    <w:rsid w:val="004034C0"/>
    <w:rsid w:val="00405F97"/>
    <w:rsid w:val="0040708A"/>
    <w:rsid w:val="00410491"/>
    <w:rsid w:val="00410895"/>
    <w:rsid w:val="00410DC7"/>
    <w:rsid w:val="00411165"/>
    <w:rsid w:val="004117EF"/>
    <w:rsid w:val="00412474"/>
    <w:rsid w:val="0041438D"/>
    <w:rsid w:val="004151C9"/>
    <w:rsid w:val="00420BC5"/>
    <w:rsid w:val="00421B4D"/>
    <w:rsid w:val="00422593"/>
    <w:rsid w:val="004226F8"/>
    <w:rsid w:val="004233F0"/>
    <w:rsid w:val="0042594E"/>
    <w:rsid w:val="00425DEA"/>
    <w:rsid w:val="00426953"/>
    <w:rsid w:val="004270D5"/>
    <w:rsid w:val="004276B1"/>
    <w:rsid w:val="0043007E"/>
    <w:rsid w:val="0043269E"/>
    <w:rsid w:val="00433ED1"/>
    <w:rsid w:val="00435306"/>
    <w:rsid w:val="00437104"/>
    <w:rsid w:val="00437D38"/>
    <w:rsid w:val="00440B92"/>
    <w:rsid w:val="004416A5"/>
    <w:rsid w:val="00441FFB"/>
    <w:rsid w:val="00442EBD"/>
    <w:rsid w:val="00444DB5"/>
    <w:rsid w:val="004451F2"/>
    <w:rsid w:val="004458DA"/>
    <w:rsid w:val="0044691D"/>
    <w:rsid w:val="00451712"/>
    <w:rsid w:val="004517D0"/>
    <w:rsid w:val="0045194B"/>
    <w:rsid w:val="0045278D"/>
    <w:rsid w:val="00452D4F"/>
    <w:rsid w:val="00453615"/>
    <w:rsid w:val="00454218"/>
    <w:rsid w:val="004547AA"/>
    <w:rsid w:val="004549FA"/>
    <w:rsid w:val="00455AB0"/>
    <w:rsid w:val="00456396"/>
    <w:rsid w:val="00456903"/>
    <w:rsid w:val="0046198C"/>
    <w:rsid w:val="00461C92"/>
    <w:rsid w:val="004629AE"/>
    <w:rsid w:val="004633A4"/>
    <w:rsid w:val="004719D7"/>
    <w:rsid w:val="0047215A"/>
    <w:rsid w:val="00472819"/>
    <w:rsid w:val="004735B3"/>
    <w:rsid w:val="00475A43"/>
    <w:rsid w:val="00475C92"/>
    <w:rsid w:val="00476278"/>
    <w:rsid w:val="00476B3A"/>
    <w:rsid w:val="0047753A"/>
    <w:rsid w:val="00480301"/>
    <w:rsid w:val="00480B30"/>
    <w:rsid w:val="00481082"/>
    <w:rsid w:val="00481E48"/>
    <w:rsid w:val="00482008"/>
    <w:rsid w:val="00482F65"/>
    <w:rsid w:val="00483FB3"/>
    <w:rsid w:val="004845AE"/>
    <w:rsid w:val="004847B6"/>
    <w:rsid w:val="004851D4"/>
    <w:rsid w:val="004856A5"/>
    <w:rsid w:val="00485DA0"/>
    <w:rsid w:val="0048612D"/>
    <w:rsid w:val="00486F9D"/>
    <w:rsid w:val="00487D95"/>
    <w:rsid w:val="0049100E"/>
    <w:rsid w:val="00492469"/>
    <w:rsid w:val="004943DC"/>
    <w:rsid w:val="004954CC"/>
    <w:rsid w:val="00496B99"/>
    <w:rsid w:val="00496EB4"/>
    <w:rsid w:val="004975C9"/>
    <w:rsid w:val="004A2E31"/>
    <w:rsid w:val="004A44EF"/>
    <w:rsid w:val="004A5B5F"/>
    <w:rsid w:val="004A606F"/>
    <w:rsid w:val="004A6267"/>
    <w:rsid w:val="004B0195"/>
    <w:rsid w:val="004B25BF"/>
    <w:rsid w:val="004B275C"/>
    <w:rsid w:val="004B293C"/>
    <w:rsid w:val="004B3BE4"/>
    <w:rsid w:val="004B5CE1"/>
    <w:rsid w:val="004B7ABC"/>
    <w:rsid w:val="004C1986"/>
    <w:rsid w:val="004C35D9"/>
    <w:rsid w:val="004C5761"/>
    <w:rsid w:val="004C61A4"/>
    <w:rsid w:val="004C6D86"/>
    <w:rsid w:val="004C712F"/>
    <w:rsid w:val="004C7525"/>
    <w:rsid w:val="004D0D64"/>
    <w:rsid w:val="004D1CDC"/>
    <w:rsid w:val="004D2DDF"/>
    <w:rsid w:val="004D4416"/>
    <w:rsid w:val="004D7B07"/>
    <w:rsid w:val="004E1CCF"/>
    <w:rsid w:val="004E5037"/>
    <w:rsid w:val="004E55B4"/>
    <w:rsid w:val="004E55CD"/>
    <w:rsid w:val="004F0342"/>
    <w:rsid w:val="004F2B1E"/>
    <w:rsid w:val="004F49AF"/>
    <w:rsid w:val="004F5947"/>
    <w:rsid w:val="004F61EB"/>
    <w:rsid w:val="004F7D8F"/>
    <w:rsid w:val="00500D94"/>
    <w:rsid w:val="00501BC2"/>
    <w:rsid w:val="00502AC2"/>
    <w:rsid w:val="00502BF5"/>
    <w:rsid w:val="00503C8E"/>
    <w:rsid w:val="00504487"/>
    <w:rsid w:val="00504534"/>
    <w:rsid w:val="005048A0"/>
    <w:rsid w:val="0050553F"/>
    <w:rsid w:val="00506E41"/>
    <w:rsid w:val="0050706B"/>
    <w:rsid w:val="00507B6B"/>
    <w:rsid w:val="00507C66"/>
    <w:rsid w:val="00512DFD"/>
    <w:rsid w:val="00513850"/>
    <w:rsid w:val="005161C0"/>
    <w:rsid w:val="005167CE"/>
    <w:rsid w:val="00516F31"/>
    <w:rsid w:val="00517054"/>
    <w:rsid w:val="005177BC"/>
    <w:rsid w:val="00517A54"/>
    <w:rsid w:val="005200C0"/>
    <w:rsid w:val="005222C4"/>
    <w:rsid w:val="0052372E"/>
    <w:rsid w:val="0052541C"/>
    <w:rsid w:val="00525A15"/>
    <w:rsid w:val="00525E1E"/>
    <w:rsid w:val="005266FF"/>
    <w:rsid w:val="00526CDB"/>
    <w:rsid w:val="00526E33"/>
    <w:rsid w:val="00530009"/>
    <w:rsid w:val="005307F4"/>
    <w:rsid w:val="00531775"/>
    <w:rsid w:val="00531E0D"/>
    <w:rsid w:val="00533CAB"/>
    <w:rsid w:val="005362D0"/>
    <w:rsid w:val="00537CB7"/>
    <w:rsid w:val="00540159"/>
    <w:rsid w:val="005412F4"/>
    <w:rsid w:val="00541EAF"/>
    <w:rsid w:val="0054341C"/>
    <w:rsid w:val="005441BD"/>
    <w:rsid w:val="0054466F"/>
    <w:rsid w:val="0054475E"/>
    <w:rsid w:val="0054658E"/>
    <w:rsid w:val="005472EC"/>
    <w:rsid w:val="005505EF"/>
    <w:rsid w:val="00551428"/>
    <w:rsid w:val="00555555"/>
    <w:rsid w:val="00555BEB"/>
    <w:rsid w:val="00560814"/>
    <w:rsid w:val="00560C28"/>
    <w:rsid w:val="00560E70"/>
    <w:rsid w:val="00563468"/>
    <w:rsid w:val="00563756"/>
    <w:rsid w:val="00563EC3"/>
    <w:rsid w:val="00565BE4"/>
    <w:rsid w:val="00565EAF"/>
    <w:rsid w:val="005679F3"/>
    <w:rsid w:val="0057037B"/>
    <w:rsid w:val="00570B90"/>
    <w:rsid w:val="00570EC3"/>
    <w:rsid w:val="00571B15"/>
    <w:rsid w:val="00573F65"/>
    <w:rsid w:val="00574887"/>
    <w:rsid w:val="00574C9B"/>
    <w:rsid w:val="00577C83"/>
    <w:rsid w:val="005803F9"/>
    <w:rsid w:val="00581F76"/>
    <w:rsid w:val="00585B6F"/>
    <w:rsid w:val="00586ED5"/>
    <w:rsid w:val="0059052F"/>
    <w:rsid w:val="0059389F"/>
    <w:rsid w:val="00594C93"/>
    <w:rsid w:val="005968A7"/>
    <w:rsid w:val="00596CC8"/>
    <w:rsid w:val="005A2EF9"/>
    <w:rsid w:val="005A519D"/>
    <w:rsid w:val="005A5857"/>
    <w:rsid w:val="005A5DCE"/>
    <w:rsid w:val="005A7221"/>
    <w:rsid w:val="005B02D1"/>
    <w:rsid w:val="005B06E4"/>
    <w:rsid w:val="005B21B4"/>
    <w:rsid w:val="005B44C9"/>
    <w:rsid w:val="005B5117"/>
    <w:rsid w:val="005B5730"/>
    <w:rsid w:val="005B5861"/>
    <w:rsid w:val="005B5DB0"/>
    <w:rsid w:val="005B7A91"/>
    <w:rsid w:val="005B7BC8"/>
    <w:rsid w:val="005C0A11"/>
    <w:rsid w:val="005C0C2A"/>
    <w:rsid w:val="005C0D27"/>
    <w:rsid w:val="005C135A"/>
    <w:rsid w:val="005C261A"/>
    <w:rsid w:val="005C298C"/>
    <w:rsid w:val="005C47AC"/>
    <w:rsid w:val="005C7AE4"/>
    <w:rsid w:val="005D16ED"/>
    <w:rsid w:val="005D177C"/>
    <w:rsid w:val="005D1E36"/>
    <w:rsid w:val="005D30FA"/>
    <w:rsid w:val="005D34FC"/>
    <w:rsid w:val="005D3908"/>
    <w:rsid w:val="005D5888"/>
    <w:rsid w:val="005D5BBC"/>
    <w:rsid w:val="005D5EDE"/>
    <w:rsid w:val="005D6320"/>
    <w:rsid w:val="005D6E48"/>
    <w:rsid w:val="005E08D9"/>
    <w:rsid w:val="005E2385"/>
    <w:rsid w:val="005E3BF9"/>
    <w:rsid w:val="005E58E0"/>
    <w:rsid w:val="005E5F9A"/>
    <w:rsid w:val="005E7D9A"/>
    <w:rsid w:val="005F07BB"/>
    <w:rsid w:val="005F0CE0"/>
    <w:rsid w:val="005F1B34"/>
    <w:rsid w:val="005F4B30"/>
    <w:rsid w:val="005F6DB5"/>
    <w:rsid w:val="00600CCB"/>
    <w:rsid w:val="00601265"/>
    <w:rsid w:val="00601282"/>
    <w:rsid w:val="006013F8"/>
    <w:rsid w:val="00601C71"/>
    <w:rsid w:val="00601D6F"/>
    <w:rsid w:val="00602244"/>
    <w:rsid w:val="00603620"/>
    <w:rsid w:val="00603749"/>
    <w:rsid w:val="00605362"/>
    <w:rsid w:val="006069BA"/>
    <w:rsid w:val="00606D5D"/>
    <w:rsid w:val="006139D0"/>
    <w:rsid w:val="00613F1F"/>
    <w:rsid w:val="00614AAD"/>
    <w:rsid w:val="00614ABD"/>
    <w:rsid w:val="00614C3F"/>
    <w:rsid w:val="00614C8D"/>
    <w:rsid w:val="00614F16"/>
    <w:rsid w:val="00615986"/>
    <w:rsid w:val="0061657B"/>
    <w:rsid w:val="00617D08"/>
    <w:rsid w:val="00620319"/>
    <w:rsid w:val="0062099A"/>
    <w:rsid w:val="0062168A"/>
    <w:rsid w:val="00621760"/>
    <w:rsid w:val="006224E9"/>
    <w:rsid w:val="00623782"/>
    <w:rsid w:val="00624304"/>
    <w:rsid w:val="0062701A"/>
    <w:rsid w:val="006314A1"/>
    <w:rsid w:val="00634CAB"/>
    <w:rsid w:val="00637570"/>
    <w:rsid w:val="006376B4"/>
    <w:rsid w:val="00640EC9"/>
    <w:rsid w:val="00641084"/>
    <w:rsid w:val="006419FB"/>
    <w:rsid w:val="00644341"/>
    <w:rsid w:val="00644BA7"/>
    <w:rsid w:val="00644E6F"/>
    <w:rsid w:val="0064514D"/>
    <w:rsid w:val="006459D3"/>
    <w:rsid w:val="00650886"/>
    <w:rsid w:val="00650CC3"/>
    <w:rsid w:val="006512AC"/>
    <w:rsid w:val="00651711"/>
    <w:rsid w:val="00652461"/>
    <w:rsid w:val="00652E1E"/>
    <w:rsid w:val="00653190"/>
    <w:rsid w:val="00653A28"/>
    <w:rsid w:val="006552A2"/>
    <w:rsid w:val="00655B67"/>
    <w:rsid w:val="00656A2F"/>
    <w:rsid w:val="0065700E"/>
    <w:rsid w:val="00657A61"/>
    <w:rsid w:val="0066059F"/>
    <w:rsid w:val="00661C84"/>
    <w:rsid w:val="00662182"/>
    <w:rsid w:val="00662D9F"/>
    <w:rsid w:val="00665522"/>
    <w:rsid w:val="00665D9F"/>
    <w:rsid w:val="00667817"/>
    <w:rsid w:val="00671AD2"/>
    <w:rsid w:val="00671CD0"/>
    <w:rsid w:val="00672E83"/>
    <w:rsid w:val="0067375B"/>
    <w:rsid w:val="00674085"/>
    <w:rsid w:val="00677749"/>
    <w:rsid w:val="00680927"/>
    <w:rsid w:val="00680B62"/>
    <w:rsid w:val="0068247F"/>
    <w:rsid w:val="00682C70"/>
    <w:rsid w:val="00683733"/>
    <w:rsid w:val="00683F4E"/>
    <w:rsid w:val="006844C5"/>
    <w:rsid w:val="0068498F"/>
    <w:rsid w:val="00684FED"/>
    <w:rsid w:val="00685EF1"/>
    <w:rsid w:val="00686039"/>
    <w:rsid w:val="0068672B"/>
    <w:rsid w:val="00686ECB"/>
    <w:rsid w:val="006909A6"/>
    <w:rsid w:val="00690B82"/>
    <w:rsid w:val="006914B1"/>
    <w:rsid w:val="006928C5"/>
    <w:rsid w:val="006942B1"/>
    <w:rsid w:val="00694523"/>
    <w:rsid w:val="00694797"/>
    <w:rsid w:val="00694C1C"/>
    <w:rsid w:val="00695F72"/>
    <w:rsid w:val="0069640F"/>
    <w:rsid w:val="00696442"/>
    <w:rsid w:val="00696706"/>
    <w:rsid w:val="006977E4"/>
    <w:rsid w:val="006A401F"/>
    <w:rsid w:val="006A48A8"/>
    <w:rsid w:val="006A4EBF"/>
    <w:rsid w:val="006A4F83"/>
    <w:rsid w:val="006A5DA2"/>
    <w:rsid w:val="006A64AD"/>
    <w:rsid w:val="006A6AB2"/>
    <w:rsid w:val="006A6B28"/>
    <w:rsid w:val="006A6BAA"/>
    <w:rsid w:val="006B02F2"/>
    <w:rsid w:val="006B1DE1"/>
    <w:rsid w:val="006B261F"/>
    <w:rsid w:val="006B3418"/>
    <w:rsid w:val="006B4269"/>
    <w:rsid w:val="006B4531"/>
    <w:rsid w:val="006B4C40"/>
    <w:rsid w:val="006B4FD7"/>
    <w:rsid w:val="006C2068"/>
    <w:rsid w:val="006C2AE1"/>
    <w:rsid w:val="006C2F35"/>
    <w:rsid w:val="006C439E"/>
    <w:rsid w:val="006C47BE"/>
    <w:rsid w:val="006C5D8F"/>
    <w:rsid w:val="006C5DBA"/>
    <w:rsid w:val="006C6713"/>
    <w:rsid w:val="006D04EF"/>
    <w:rsid w:val="006D1055"/>
    <w:rsid w:val="006D194A"/>
    <w:rsid w:val="006D2AD1"/>
    <w:rsid w:val="006D2CAF"/>
    <w:rsid w:val="006D2EE6"/>
    <w:rsid w:val="006D300B"/>
    <w:rsid w:val="006D6ECA"/>
    <w:rsid w:val="006D76FF"/>
    <w:rsid w:val="006E2429"/>
    <w:rsid w:val="006E3942"/>
    <w:rsid w:val="006E4955"/>
    <w:rsid w:val="006E4B63"/>
    <w:rsid w:val="006E4E57"/>
    <w:rsid w:val="006E4F59"/>
    <w:rsid w:val="006E6806"/>
    <w:rsid w:val="006E6898"/>
    <w:rsid w:val="006E7479"/>
    <w:rsid w:val="006E7E59"/>
    <w:rsid w:val="006F1431"/>
    <w:rsid w:val="006F178C"/>
    <w:rsid w:val="006F1968"/>
    <w:rsid w:val="006F2254"/>
    <w:rsid w:val="006F23C1"/>
    <w:rsid w:val="006F50D5"/>
    <w:rsid w:val="006F5ECF"/>
    <w:rsid w:val="006F6206"/>
    <w:rsid w:val="006F669A"/>
    <w:rsid w:val="00700BB2"/>
    <w:rsid w:val="00701588"/>
    <w:rsid w:val="007015B8"/>
    <w:rsid w:val="00702C61"/>
    <w:rsid w:val="0070435C"/>
    <w:rsid w:val="00706EDA"/>
    <w:rsid w:val="007072F0"/>
    <w:rsid w:val="007078D2"/>
    <w:rsid w:val="0070797D"/>
    <w:rsid w:val="00710A79"/>
    <w:rsid w:val="0071235D"/>
    <w:rsid w:val="00714DC4"/>
    <w:rsid w:val="00716A17"/>
    <w:rsid w:val="0071793F"/>
    <w:rsid w:val="00722496"/>
    <w:rsid w:val="00722591"/>
    <w:rsid w:val="0072268A"/>
    <w:rsid w:val="0072324F"/>
    <w:rsid w:val="00725AD5"/>
    <w:rsid w:val="00726A3A"/>
    <w:rsid w:val="0072719D"/>
    <w:rsid w:val="007275E2"/>
    <w:rsid w:val="0073029F"/>
    <w:rsid w:val="00733244"/>
    <w:rsid w:val="0073331B"/>
    <w:rsid w:val="00735340"/>
    <w:rsid w:val="00735D8F"/>
    <w:rsid w:val="0073689C"/>
    <w:rsid w:val="0073722B"/>
    <w:rsid w:val="0074089C"/>
    <w:rsid w:val="00741089"/>
    <w:rsid w:val="00741440"/>
    <w:rsid w:val="00741FAE"/>
    <w:rsid w:val="007455C5"/>
    <w:rsid w:val="00750DB7"/>
    <w:rsid w:val="00751A80"/>
    <w:rsid w:val="007524DB"/>
    <w:rsid w:val="0075261B"/>
    <w:rsid w:val="0075292F"/>
    <w:rsid w:val="0075528E"/>
    <w:rsid w:val="00757375"/>
    <w:rsid w:val="00757430"/>
    <w:rsid w:val="007639EA"/>
    <w:rsid w:val="00763FCE"/>
    <w:rsid w:val="00765683"/>
    <w:rsid w:val="00765C4B"/>
    <w:rsid w:val="00766047"/>
    <w:rsid w:val="00770312"/>
    <w:rsid w:val="00770629"/>
    <w:rsid w:val="00770BD1"/>
    <w:rsid w:val="00773E3F"/>
    <w:rsid w:val="007741AB"/>
    <w:rsid w:val="0077711C"/>
    <w:rsid w:val="007778E6"/>
    <w:rsid w:val="007803DC"/>
    <w:rsid w:val="00781649"/>
    <w:rsid w:val="007816F2"/>
    <w:rsid w:val="00784D6F"/>
    <w:rsid w:val="00786E32"/>
    <w:rsid w:val="00786FBC"/>
    <w:rsid w:val="00790F43"/>
    <w:rsid w:val="00791D8E"/>
    <w:rsid w:val="00792D65"/>
    <w:rsid w:val="00792F71"/>
    <w:rsid w:val="007942C6"/>
    <w:rsid w:val="00794DBC"/>
    <w:rsid w:val="007A06A4"/>
    <w:rsid w:val="007A0954"/>
    <w:rsid w:val="007A1233"/>
    <w:rsid w:val="007A1C08"/>
    <w:rsid w:val="007A4016"/>
    <w:rsid w:val="007A4300"/>
    <w:rsid w:val="007A7795"/>
    <w:rsid w:val="007A7D45"/>
    <w:rsid w:val="007B01F2"/>
    <w:rsid w:val="007B1431"/>
    <w:rsid w:val="007B279D"/>
    <w:rsid w:val="007B5166"/>
    <w:rsid w:val="007B6053"/>
    <w:rsid w:val="007B6A01"/>
    <w:rsid w:val="007C0103"/>
    <w:rsid w:val="007C07C2"/>
    <w:rsid w:val="007C0B18"/>
    <w:rsid w:val="007C304A"/>
    <w:rsid w:val="007C4FB3"/>
    <w:rsid w:val="007C6FB1"/>
    <w:rsid w:val="007C706B"/>
    <w:rsid w:val="007D0B10"/>
    <w:rsid w:val="007D18DB"/>
    <w:rsid w:val="007D18FB"/>
    <w:rsid w:val="007D19AB"/>
    <w:rsid w:val="007D211B"/>
    <w:rsid w:val="007D2697"/>
    <w:rsid w:val="007D2AAC"/>
    <w:rsid w:val="007D5A61"/>
    <w:rsid w:val="007E1E32"/>
    <w:rsid w:val="007E3DAF"/>
    <w:rsid w:val="007E5686"/>
    <w:rsid w:val="007E6764"/>
    <w:rsid w:val="007E6EB1"/>
    <w:rsid w:val="007E73C7"/>
    <w:rsid w:val="007F17E0"/>
    <w:rsid w:val="007F182A"/>
    <w:rsid w:val="007F37C1"/>
    <w:rsid w:val="007F3D2B"/>
    <w:rsid w:val="007F549D"/>
    <w:rsid w:val="007F60AE"/>
    <w:rsid w:val="007F6E3E"/>
    <w:rsid w:val="00800B34"/>
    <w:rsid w:val="00800EA8"/>
    <w:rsid w:val="00800FBF"/>
    <w:rsid w:val="00801058"/>
    <w:rsid w:val="00801E1C"/>
    <w:rsid w:val="008036E5"/>
    <w:rsid w:val="00803F09"/>
    <w:rsid w:val="00804344"/>
    <w:rsid w:val="00805DC6"/>
    <w:rsid w:val="008066C4"/>
    <w:rsid w:val="00806FB8"/>
    <w:rsid w:val="008078FD"/>
    <w:rsid w:val="0081047E"/>
    <w:rsid w:val="0081109F"/>
    <w:rsid w:val="008126A3"/>
    <w:rsid w:val="0081387B"/>
    <w:rsid w:val="00817F7F"/>
    <w:rsid w:val="00822283"/>
    <w:rsid w:val="0082319F"/>
    <w:rsid w:val="00824625"/>
    <w:rsid w:val="00830075"/>
    <w:rsid w:val="0083068A"/>
    <w:rsid w:val="008306A8"/>
    <w:rsid w:val="00831E14"/>
    <w:rsid w:val="008343BB"/>
    <w:rsid w:val="00834401"/>
    <w:rsid w:val="0083476E"/>
    <w:rsid w:val="00837135"/>
    <w:rsid w:val="00837D32"/>
    <w:rsid w:val="0084047B"/>
    <w:rsid w:val="0084087E"/>
    <w:rsid w:val="00843D05"/>
    <w:rsid w:val="008464A3"/>
    <w:rsid w:val="008469F2"/>
    <w:rsid w:val="00846CCA"/>
    <w:rsid w:val="00846DAE"/>
    <w:rsid w:val="00847DF3"/>
    <w:rsid w:val="00847E38"/>
    <w:rsid w:val="008507F9"/>
    <w:rsid w:val="00850A7C"/>
    <w:rsid w:val="0085132A"/>
    <w:rsid w:val="008543BF"/>
    <w:rsid w:val="00855849"/>
    <w:rsid w:val="008564D1"/>
    <w:rsid w:val="00856AA2"/>
    <w:rsid w:val="00860B23"/>
    <w:rsid w:val="00861395"/>
    <w:rsid w:val="008614B1"/>
    <w:rsid w:val="0086198D"/>
    <w:rsid w:val="00861BFF"/>
    <w:rsid w:val="00862E25"/>
    <w:rsid w:val="008666C7"/>
    <w:rsid w:val="00867417"/>
    <w:rsid w:val="0087162E"/>
    <w:rsid w:val="00873F22"/>
    <w:rsid w:val="00876D36"/>
    <w:rsid w:val="00877613"/>
    <w:rsid w:val="008800FC"/>
    <w:rsid w:val="0088053E"/>
    <w:rsid w:val="008812E3"/>
    <w:rsid w:val="00883835"/>
    <w:rsid w:val="00883D31"/>
    <w:rsid w:val="008847D7"/>
    <w:rsid w:val="00886CD8"/>
    <w:rsid w:val="00890297"/>
    <w:rsid w:val="00891CA2"/>
    <w:rsid w:val="008933D1"/>
    <w:rsid w:val="0089519E"/>
    <w:rsid w:val="00895CF3"/>
    <w:rsid w:val="008A1989"/>
    <w:rsid w:val="008A389E"/>
    <w:rsid w:val="008A397B"/>
    <w:rsid w:val="008A3E29"/>
    <w:rsid w:val="008A3EEF"/>
    <w:rsid w:val="008A4256"/>
    <w:rsid w:val="008A5261"/>
    <w:rsid w:val="008B0CEE"/>
    <w:rsid w:val="008B1912"/>
    <w:rsid w:val="008B2CA3"/>
    <w:rsid w:val="008C0265"/>
    <w:rsid w:val="008C0545"/>
    <w:rsid w:val="008C0704"/>
    <w:rsid w:val="008C0D11"/>
    <w:rsid w:val="008C2A4E"/>
    <w:rsid w:val="008C2ADC"/>
    <w:rsid w:val="008C40C3"/>
    <w:rsid w:val="008C6E89"/>
    <w:rsid w:val="008C7486"/>
    <w:rsid w:val="008C7BE2"/>
    <w:rsid w:val="008D0F87"/>
    <w:rsid w:val="008D1D21"/>
    <w:rsid w:val="008D240F"/>
    <w:rsid w:val="008D2924"/>
    <w:rsid w:val="008D3011"/>
    <w:rsid w:val="008D3BF4"/>
    <w:rsid w:val="008D4B07"/>
    <w:rsid w:val="008D4FA8"/>
    <w:rsid w:val="008D5524"/>
    <w:rsid w:val="008D5D60"/>
    <w:rsid w:val="008D65FC"/>
    <w:rsid w:val="008E02B4"/>
    <w:rsid w:val="008E0955"/>
    <w:rsid w:val="008E1559"/>
    <w:rsid w:val="008E6385"/>
    <w:rsid w:val="008E7BBB"/>
    <w:rsid w:val="008F00A3"/>
    <w:rsid w:val="008F0E0A"/>
    <w:rsid w:val="008F1FE6"/>
    <w:rsid w:val="008F2131"/>
    <w:rsid w:val="008F25A2"/>
    <w:rsid w:val="008F4F47"/>
    <w:rsid w:val="008F5366"/>
    <w:rsid w:val="008F7F7C"/>
    <w:rsid w:val="0090019B"/>
    <w:rsid w:val="00901A8F"/>
    <w:rsid w:val="00901EFE"/>
    <w:rsid w:val="0090210A"/>
    <w:rsid w:val="00902D58"/>
    <w:rsid w:val="00903016"/>
    <w:rsid w:val="00905751"/>
    <w:rsid w:val="00905BE0"/>
    <w:rsid w:val="009063C1"/>
    <w:rsid w:val="0091177A"/>
    <w:rsid w:val="00911983"/>
    <w:rsid w:val="00911E9A"/>
    <w:rsid w:val="00912A7A"/>
    <w:rsid w:val="0091310C"/>
    <w:rsid w:val="00913D71"/>
    <w:rsid w:val="00914AA7"/>
    <w:rsid w:val="00914B5D"/>
    <w:rsid w:val="00915A63"/>
    <w:rsid w:val="00921D07"/>
    <w:rsid w:val="00922897"/>
    <w:rsid w:val="0092385C"/>
    <w:rsid w:val="009240A5"/>
    <w:rsid w:val="0092615C"/>
    <w:rsid w:val="00927D62"/>
    <w:rsid w:val="009307A2"/>
    <w:rsid w:val="00931202"/>
    <w:rsid w:val="00934E6E"/>
    <w:rsid w:val="009350FA"/>
    <w:rsid w:val="00935EEB"/>
    <w:rsid w:val="00936179"/>
    <w:rsid w:val="0093735C"/>
    <w:rsid w:val="00940CC5"/>
    <w:rsid w:val="009420C0"/>
    <w:rsid w:val="00943255"/>
    <w:rsid w:val="00945409"/>
    <w:rsid w:val="00945866"/>
    <w:rsid w:val="00946158"/>
    <w:rsid w:val="00947039"/>
    <w:rsid w:val="00954369"/>
    <w:rsid w:val="00954F4F"/>
    <w:rsid w:val="0095559C"/>
    <w:rsid w:val="009557AF"/>
    <w:rsid w:val="00957AC0"/>
    <w:rsid w:val="00962693"/>
    <w:rsid w:val="00962C80"/>
    <w:rsid w:val="0096390C"/>
    <w:rsid w:val="00964C45"/>
    <w:rsid w:val="00966034"/>
    <w:rsid w:val="00966B6D"/>
    <w:rsid w:val="00970E1D"/>
    <w:rsid w:val="00971F3B"/>
    <w:rsid w:val="00971FA3"/>
    <w:rsid w:val="00972C29"/>
    <w:rsid w:val="00973678"/>
    <w:rsid w:val="00973F19"/>
    <w:rsid w:val="00975059"/>
    <w:rsid w:val="009763FD"/>
    <w:rsid w:val="00976897"/>
    <w:rsid w:val="00976B7F"/>
    <w:rsid w:val="009770F9"/>
    <w:rsid w:val="00980898"/>
    <w:rsid w:val="0098098F"/>
    <w:rsid w:val="00981B8E"/>
    <w:rsid w:val="00983503"/>
    <w:rsid w:val="00984471"/>
    <w:rsid w:val="0098486A"/>
    <w:rsid w:val="00984E1E"/>
    <w:rsid w:val="00987DE9"/>
    <w:rsid w:val="009903F9"/>
    <w:rsid w:val="00991E85"/>
    <w:rsid w:val="00991F72"/>
    <w:rsid w:val="00994347"/>
    <w:rsid w:val="0099690C"/>
    <w:rsid w:val="009A0185"/>
    <w:rsid w:val="009A0AC4"/>
    <w:rsid w:val="009A0D03"/>
    <w:rsid w:val="009A110D"/>
    <w:rsid w:val="009A1564"/>
    <w:rsid w:val="009A1CB2"/>
    <w:rsid w:val="009A238D"/>
    <w:rsid w:val="009A2854"/>
    <w:rsid w:val="009A329A"/>
    <w:rsid w:val="009A4F6B"/>
    <w:rsid w:val="009A63B5"/>
    <w:rsid w:val="009A6699"/>
    <w:rsid w:val="009A6A62"/>
    <w:rsid w:val="009A74D7"/>
    <w:rsid w:val="009A7BFE"/>
    <w:rsid w:val="009A7DA5"/>
    <w:rsid w:val="009A7F97"/>
    <w:rsid w:val="009B5BA7"/>
    <w:rsid w:val="009B63CB"/>
    <w:rsid w:val="009B65F8"/>
    <w:rsid w:val="009B70FE"/>
    <w:rsid w:val="009B77B2"/>
    <w:rsid w:val="009C0432"/>
    <w:rsid w:val="009C15BE"/>
    <w:rsid w:val="009C17B9"/>
    <w:rsid w:val="009C355D"/>
    <w:rsid w:val="009C509A"/>
    <w:rsid w:val="009C69D1"/>
    <w:rsid w:val="009D157C"/>
    <w:rsid w:val="009D1DD3"/>
    <w:rsid w:val="009D2500"/>
    <w:rsid w:val="009D2846"/>
    <w:rsid w:val="009D40BC"/>
    <w:rsid w:val="009D6459"/>
    <w:rsid w:val="009E17B6"/>
    <w:rsid w:val="009E1883"/>
    <w:rsid w:val="009E1CC8"/>
    <w:rsid w:val="009E2B89"/>
    <w:rsid w:val="009E4E46"/>
    <w:rsid w:val="009E566B"/>
    <w:rsid w:val="009E56BF"/>
    <w:rsid w:val="009E69D4"/>
    <w:rsid w:val="009E7856"/>
    <w:rsid w:val="009F06EC"/>
    <w:rsid w:val="009F0C72"/>
    <w:rsid w:val="009F1B84"/>
    <w:rsid w:val="009F2A3C"/>
    <w:rsid w:val="009F3123"/>
    <w:rsid w:val="009F4DBB"/>
    <w:rsid w:val="009F5057"/>
    <w:rsid w:val="009F6CA8"/>
    <w:rsid w:val="00A0009D"/>
    <w:rsid w:val="00A0338B"/>
    <w:rsid w:val="00A03BFA"/>
    <w:rsid w:val="00A05123"/>
    <w:rsid w:val="00A06383"/>
    <w:rsid w:val="00A11DE6"/>
    <w:rsid w:val="00A12402"/>
    <w:rsid w:val="00A1303D"/>
    <w:rsid w:val="00A138A5"/>
    <w:rsid w:val="00A14739"/>
    <w:rsid w:val="00A15FDF"/>
    <w:rsid w:val="00A1643C"/>
    <w:rsid w:val="00A16468"/>
    <w:rsid w:val="00A16E70"/>
    <w:rsid w:val="00A16FF5"/>
    <w:rsid w:val="00A21D54"/>
    <w:rsid w:val="00A2399C"/>
    <w:rsid w:val="00A249A4"/>
    <w:rsid w:val="00A24BD8"/>
    <w:rsid w:val="00A2544B"/>
    <w:rsid w:val="00A26797"/>
    <w:rsid w:val="00A26851"/>
    <w:rsid w:val="00A32662"/>
    <w:rsid w:val="00A32DCB"/>
    <w:rsid w:val="00A33426"/>
    <w:rsid w:val="00A3399F"/>
    <w:rsid w:val="00A34999"/>
    <w:rsid w:val="00A34D21"/>
    <w:rsid w:val="00A365DD"/>
    <w:rsid w:val="00A36B19"/>
    <w:rsid w:val="00A36E7D"/>
    <w:rsid w:val="00A36FF0"/>
    <w:rsid w:val="00A4003A"/>
    <w:rsid w:val="00A403E0"/>
    <w:rsid w:val="00A43A78"/>
    <w:rsid w:val="00A43AC4"/>
    <w:rsid w:val="00A446FD"/>
    <w:rsid w:val="00A47292"/>
    <w:rsid w:val="00A47935"/>
    <w:rsid w:val="00A511E6"/>
    <w:rsid w:val="00A514EB"/>
    <w:rsid w:val="00A52030"/>
    <w:rsid w:val="00A52209"/>
    <w:rsid w:val="00A52487"/>
    <w:rsid w:val="00A5250B"/>
    <w:rsid w:val="00A52BF2"/>
    <w:rsid w:val="00A53694"/>
    <w:rsid w:val="00A53D58"/>
    <w:rsid w:val="00A54F6C"/>
    <w:rsid w:val="00A56F83"/>
    <w:rsid w:val="00A6020F"/>
    <w:rsid w:val="00A605D9"/>
    <w:rsid w:val="00A61211"/>
    <w:rsid w:val="00A639A6"/>
    <w:rsid w:val="00A641B8"/>
    <w:rsid w:val="00A65337"/>
    <w:rsid w:val="00A65411"/>
    <w:rsid w:val="00A658FA"/>
    <w:rsid w:val="00A66215"/>
    <w:rsid w:val="00A705C8"/>
    <w:rsid w:val="00A71416"/>
    <w:rsid w:val="00A73107"/>
    <w:rsid w:val="00A750E0"/>
    <w:rsid w:val="00A75A0F"/>
    <w:rsid w:val="00A7767B"/>
    <w:rsid w:val="00A77881"/>
    <w:rsid w:val="00A80F12"/>
    <w:rsid w:val="00A81D08"/>
    <w:rsid w:val="00A824EA"/>
    <w:rsid w:val="00A82B86"/>
    <w:rsid w:val="00A83322"/>
    <w:rsid w:val="00A83538"/>
    <w:rsid w:val="00A84E5B"/>
    <w:rsid w:val="00A85A16"/>
    <w:rsid w:val="00A873F9"/>
    <w:rsid w:val="00A87EE0"/>
    <w:rsid w:val="00A90AD3"/>
    <w:rsid w:val="00A91770"/>
    <w:rsid w:val="00A93570"/>
    <w:rsid w:val="00A94FD0"/>
    <w:rsid w:val="00A96F3E"/>
    <w:rsid w:val="00AA1773"/>
    <w:rsid w:val="00AA1981"/>
    <w:rsid w:val="00AA1DB0"/>
    <w:rsid w:val="00AA24F2"/>
    <w:rsid w:val="00AA25A4"/>
    <w:rsid w:val="00AA2DA9"/>
    <w:rsid w:val="00AA59DF"/>
    <w:rsid w:val="00AA701A"/>
    <w:rsid w:val="00AA7611"/>
    <w:rsid w:val="00AB0EA3"/>
    <w:rsid w:val="00AB124E"/>
    <w:rsid w:val="00AB1389"/>
    <w:rsid w:val="00AB21EC"/>
    <w:rsid w:val="00AB24F3"/>
    <w:rsid w:val="00AB2DC8"/>
    <w:rsid w:val="00AB38C2"/>
    <w:rsid w:val="00AB3957"/>
    <w:rsid w:val="00AB45B7"/>
    <w:rsid w:val="00AC0D75"/>
    <w:rsid w:val="00AC1069"/>
    <w:rsid w:val="00AC2409"/>
    <w:rsid w:val="00AC27D0"/>
    <w:rsid w:val="00AC2873"/>
    <w:rsid w:val="00AC443A"/>
    <w:rsid w:val="00AC483D"/>
    <w:rsid w:val="00AC67B9"/>
    <w:rsid w:val="00AC7059"/>
    <w:rsid w:val="00AC71EF"/>
    <w:rsid w:val="00AC7224"/>
    <w:rsid w:val="00AD0BBB"/>
    <w:rsid w:val="00AD1AED"/>
    <w:rsid w:val="00AD2525"/>
    <w:rsid w:val="00AD26AC"/>
    <w:rsid w:val="00AD67D2"/>
    <w:rsid w:val="00AD6F19"/>
    <w:rsid w:val="00AE004A"/>
    <w:rsid w:val="00AE446C"/>
    <w:rsid w:val="00AE496A"/>
    <w:rsid w:val="00AE50DE"/>
    <w:rsid w:val="00AE6020"/>
    <w:rsid w:val="00AE66D6"/>
    <w:rsid w:val="00AF0413"/>
    <w:rsid w:val="00AF5A74"/>
    <w:rsid w:val="00B03CFC"/>
    <w:rsid w:val="00B05587"/>
    <w:rsid w:val="00B058DE"/>
    <w:rsid w:val="00B1055E"/>
    <w:rsid w:val="00B10EE7"/>
    <w:rsid w:val="00B11716"/>
    <w:rsid w:val="00B12FEC"/>
    <w:rsid w:val="00B13499"/>
    <w:rsid w:val="00B13A5D"/>
    <w:rsid w:val="00B13F37"/>
    <w:rsid w:val="00B14B0C"/>
    <w:rsid w:val="00B14E56"/>
    <w:rsid w:val="00B16B93"/>
    <w:rsid w:val="00B21BDE"/>
    <w:rsid w:val="00B2318D"/>
    <w:rsid w:val="00B2324A"/>
    <w:rsid w:val="00B24D32"/>
    <w:rsid w:val="00B25796"/>
    <w:rsid w:val="00B257B6"/>
    <w:rsid w:val="00B25D69"/>
    <w:rsid w:val="00B269B7"/>
    <w:rsid w:val="00B26DF7"/>
    <w:rsid w:val="00B2732A"/>
    <w:rsid w:val="00B27A37"/>
    <w:rsid w:val="00B30B54"/>
    <w:rsid w:val="00B314CF"/>
    <w:rsid w:val="00B31FF5"/>
    <w:rsid w:val="00B32E14"/>
    <w:rsid w:val="00B337B0"/>
    <w:rsid w:val="00B351B9"/>
    <w:rsid w:val="00B3565E"/>
    <w:rsid w:val="00B367BC"/>
    <w:rsid w:val="00B36DB6"/>
    <w:rsid w:val="00B40B8C"/>
    <w:rsid w:val="00B41706"/>
    <w:rsid w:val="00B43D28"/>
    <w:rsid w:val="00B44140"/>
    <w:rsid w:val="00B44DDD"/>
    <w:rsid w:val="00B45CB3"/>
    <w:rsid w:val="00B465A3"/>
    <w:rsid w:val="00B47102"/>
    <w:rsid w:val="00B471ED"/>
    <w:rsid w:val="00B51E11"/>
    <w:rsid w:val="00B52093"/>
    <w:rsid w:val="00B52748"/>
    <w:rsid w:val="00B5472F"/>
    <w:rsid w:val="00B54756"/>
    <w:rsid w:val="00B547D0"/>
    <w:rsid w:val="00B55111"/>
    <w:rsid w:val="00B56815"/>
    <w:rsid w:val="00B56FBA"/>
    <w:rsid w:val="00B62163"/>
    <w:rsid w:val="00B65071"/>
    <w:rsid w:val="00B66727"/>
    <w:rsid w:val="00B66DA9"/>
    <w:rsid w:val="00B675A8"/>
    <w:rsid w:val="00B676CC"/>
    <w:rsid w:val="00B67855"/>
    <w:rsid w:val="00B713EE"/>
    <w:rsid w:val="00B72E62"/>
    <w:rsid w:val="00B75EA7"/>
    <w:rsid w:val="00B76F0D"/>
    <w:rsid w:val="00B817C9"/>
    <w:rsid w:val="00B853BB"/>
    <w:rsid w:val="00B86699"/>
    <w:rsid w:val="00B90A33"/>
    <w:rsid w:val="00B927B9"/>
    <w:rsid w:val="00B92994"/>
    <w:rsid w:val="00B93637"/>
    <w:rsid w:val="00B93E55"/>
    <w:rsid w:val="00B94976"/>
    <w:rsid w:val="00B94D2D"/>
    <w:rsid w:val="00B95A35"/>
    <w:rsid w:val="00B960C6"/>
    <w:rsid w:val="00B97E17"/>
    <w:rsid w:val="00BA23C8"/>
    <w:rsid w:val="00BA2E79"/>
    <w:rsid w:val="00BA35CD"/>
    <w:rsid w:val="00BA47D5"/>
    <w:rsid w:val="00BA57D6"/>
    <w:rsid w:val="00BA5B5D"/>
    <w:rsid w:val="00BA7F7D"/>
    <w:rsid w:val="00BB0AAC"/>
    <w:rsid w:val="00BB1DD2"/>
    <w:rsid w:val="00BB2559"/>
    <w:rsid w:val="00BB507B"/>
    <w:rsid w:val="00BB5430"/>
    <w:rsid w:val="00BB7B4A"/>
    <w:rsid w:val="00BC0F9E"/>
    <w:rsid w:val="00BC15A7"/>
    <w:rsid w:val="00BC22A6"/>
    <w:rsid w:val="00BC2D20"/>
    <w:rsid w:val="00BC3138"/>
    <w:rsid w:val="00BC4E20"/>
    <w:rsid w:val="00BC62E2"/>
    <w:rsid w:val="00BC651A"/>
    <w:rsid w:val="00BC67A1"/>
    <w:rsid w:val="00BC6BBC"/>
    <w:rsid w:val="00BD12CA"/>
    <w:rsid w:val="00BD2BCF"/>
    <w:rsid w:val="00BD451E"/>
    <w:rsid w:val="00BD464F"/>
    <w:rsid w:val="00BD5BD7"/>
    <w:rsid w:val="00BD5E8F"/>
    <w:rsid w:val="00BD60EB"/>
    <w:rsid w:val="00BD64EE"/>
    <w:rsid w:val="00BD799E"/>
    <w:rsid w:val="00BE213C"/>
    <w:rsid w:val="00BE218D"/>
    <w:rsid w:val="00BE2CC8"/>
    <w:rsid w:val="00BE2FBB"/>
    <w:rsid w:val="00BE634F"/>
    <w:rsid w:val="00BE69D0"/>
    <w:rsid w:val="00BE6FEA"/>
    <w:rsid w:val="00BF29CF"/>
    <w:rsid w:val="00BF3143"/>
    <w:rsid w:val="00BF326F"/>
    <w:rsid w:val="00BF3A95"/>
    <w:rsid w:val="00BF3E25"/>
    <w:rsid w:val="00BF7057"/>
    <w:rsid w:val="00C0110C"/>
    <w:rsid w:val="00C01E3A"/>
    <w:rsid w:val="00C04104"/>
    <w:rsid w:val="00C049B3"/>
    <w:rsid w:val="00C04D99"/>
    <w:rsid w:val="00C0635D"/>
    <w:rsid w:val="00C12A60"/>
    <w:rsid w:val="00C16F6F"/>
    <w:rsid w:val="00C1762B"/>
    <w:rsid w:val="00C17A1D"/>
    <w:rsid w:val="00C2028E"/>
    <w:rsid w:val="00C208EF"/>
    <w:rsid w:val="00C21BF7"/>
    <w:rsid w:val="00C2243A"/>
    <w:rsid w:val="00C244C6"/>
    <w:rsid w:val="00C300FB"/>
    <w:rsid w:val="00C30CF8"/>
    <w:rsid w:val="00C31AF1"/>
    <w:rsid w:val="00C31CF8"/>
    <w:rsid w:val="00C31E10"/>
    <w:rsid w:val="00C33CA6"/>
    <w:rsid w:val="00C34932"/>
    <w:rsid w:val="00C35007"/>
    <w:rsid w:val="00C3503C"/>
    <w:rsid w:val="00C36FE8"/>
    <w:rsid w:val="00C3797A"/>
    <w:rsid w:val="00C4183D"/>
    <w:rsid w:val="00C41F4E"/>
    <w:rsid w:val="00C43D40"/>
    <w:rsid w:val="00C45A8A"/>
    <w:rsid w:val="00C45DA4"/>
    <w:rsid w:val="00C45E86"/>
    <w:rsid w:val="00C46DC4"/>
    <w:rsid w:val="00C50730"/>
    <w:rsid w:val="00C51ABC"/>
    <w:rsid w:val="00C51C0C"/>
    <w:rsid w:val="00C52E54"/>
    <w:rsid w:val="00C53F35"/>
    <w:rsid w:val="00C54966"/>
    <w:rsid w:val="00C55C1F"/>
    <w:rsid w:val="00C576CA"/>
    <w:rsid w:val="00C602E4"/>
    <w:rsid w:val="00C61E3E"/>
    <w:rsid w:val="00C62351"/>
    <w:rsid w:val="00C636C7"/>
    <w:rsid w:val="00C641BF"/>
    <w:rsid w:val="00C64700"/>
    <w:rsid w:val="00C64C1A"/>
    <w:rsid w:val="00C65BB3"/>
    <w:rsid w:val="00C66A10"/>
    <w:rsid w:val="00C66E4E"/>
    <w:rsid w:val="00C678AA"/>
    <w:rsid w:val="00C723E4"/>
    <w:rsid w:val="00C7407E"/>
    <w:rsid w:val="00C75094"/>
    <w:rsid w:val="00C77A07"/>
    <w:rsid w:val="00C77DA1"/>
    <w:rsid w:val="00C80CB3"/>
    <w:rsid w:val="00C80D47"/>
    <w:rsid w:val="00C80EB0"/>
    <w:rsid w:val="00C8141B"/>
    <w:rsid w:val="00C8171D"/>
    <w:rsid w:val="00C81BC1"/>
    <w:rsid w:val="00C8201B"/>
    <w:rsid w:val="00C83D21"/>
    <w:rsid w:val="00C8413A"/>
    <w:rsid w:val="00C84879"/>
    <w:rsid w:val="00C8617B"/>
    <w:rsid w:val="00C86C67"/>
    <w:rsid w:val="00C87FDA"/>
    <w:rsid w:val="00C907BC"/>
    <w:rsid w:val="00C92100"/>
    <w:rsid w:val="00C95150"/>
    <w:rsid w:val="00C97261"/>
    <w:rsid w:val="00CA03BB"/>
    <w:rsid w:val="00CA082D"/>
    <w:rsid w:val="00CA2336"/>
    <w:rsid w:val="00CA2811"/>
    <w:rsid w:val="00CA29EF"/>
    <w:rsid w:val="00CA4707"/>
    <w:rsid w:val="00CA55BC"/>
    <w:rsid w:val="00CA5B82"/>
    <w:rsid w:val="00CA6152"/>
    <w:rsid w:val="00CA677D"/>
    <w:rsid w:val="00CA7573"/>
    <w:rsid w:val="00CA7B54"/>
    <w:rsid w:val="00CB1EB1"/>
    <w:rsid w:val="00CB1FBE"/>
    <w:rsid w:val="00CB2F2C"/>
    <w:rsid w:val="00CB4111"/>
    <w:rsid w:val="00CB5247"/>
    <w:rsid w:val="00CB6C7C"/>
    <w:rsid w:val="00CB7479"/>
    <w:rsid w:val="00CB75BF"/>
    <w:rsid w:val="00CB7DB6"/>
    <w:rsid w:val="00CC0AF3"/>
    <w:rsid w:val="00CC1377"/>
    <w:rsid w:val="00CC2A54"/>
    <w:rsid w:val="00CC3E21"/>
    <w:rsid w:val="00CC49AD"/>
    <w:rsid w:val="00CC7123"/>
    <w:rsid w:val="00CD03D5"/>
    <w:rsid w:val="00CD0CBD"/>
    <w:rsid w:val="00CD214E"/>
    <w:rsid w:val="00CD321D"/>
    <w:rsid w:val="00CD3593"/>
    <w:rsid w:val="00CD3594"/>
    <w:rsid w:val="00CD42E4"/>
    <w:rsid w:val="00CD5133"/>
    <w:rsid w:val="00CD5416"/>
    <w:rsid w:val="00CD56A3"/>
    <w:rsid w:val="00CD682D"/>
    <w:rsid w:val="00CD7376"/>
    <w:rsid w:val="00CD7BC1"/>
    <w:rsid w:val="00CE0EBE"/>
    <w:rsid w:val="00CE0F5E"/>
    <w:rsid w:val="00CE39F4"/>
    <w:rsid w:val="00CE4978"/>
    <w:rsid w:val="00CE49F0"/>
    <w:rsid w:val="00CE5204"/>
    <w:rsid w:val="00CE587A"/>
    <w:rsid w:val="00CE5D0B"/>
    <w:rsid w:val="00CE6B3D"/>
    <w:rsid w:val="00CF0B30"/>
    <w:rsid w:val="00CF1734"/>
    <w:rsid w:val="00CF1921"/>
    <w:rsid w:val="00CF2282"/>
    <w:rsid w:val="00CF687B"/>
    <w:rsid w:val="00D01187"/>
    <w:rsid w:val="00D01D21"/>
    <w:rsid w:val="00D02454"/>
    <w:rsid w:val="00D02481"/>
    <w:rsid w:val="00D0298A"/>
    <w:rsid w:val="00D03E5B"/>
    <w:rsid w:val="00D03FFB"/>
    <w:rsid w:val="00D05697"/>
    <w:rsid w:val="00D0642D"/>
    <w:rsid w:val="00D065AC"/>
    <w:rsid w:val="00D06D12"/>
    <w:rsid w:val="00D07463"/>
    <w:rsid w:val="00D11EE5"/>
    <w:rsid w:val="00D1200B"/>
    <w:rsid w:val="00D1660B"/>
    <w:rsid w:val="00D17B33"/>
    <w:rsid w:val="00D20D6E"/>
    <w:rsid w:val="00D21FCD"/>
    <w:rsid w:val="00D228F7"/>
    <w:rsid w:val="00D237A6"/>
    <w:rsid w:val="00D253C8"/>
    <w:rsid w:val="00D259BD"/>
    <w:rsid w:val="00D25EF1"/>
    <w:rsid w:val="00D27ED8"/>
    <w:rsid w:val="00D30058"/>
    <w:rsid w:val="00D30583"/>
    <w:rsid w:val="00D31086"/>
    <w:rsid w:val="00D3145A"/>
    <w:rsid w:val="00D32A4E"/>
    <w:rsid w:val="00D34966"/>
    <w:rsid w:val="00D354B4"/>
    <w:rsid w:val="00D366D3"/>
    <w:rsid w:val="00D3684E"/>
    <w:rsid w:val="00D37392"/>
    <w:rsid w:val="00D40505"/>
    <w:rsid w:val="00D42755"/>
    <w:rsid w:val="00D44C3F"/>
    <w:rsid w:val="00D45A5D"/>
    <w:rsid w:val="00D4686F"/>
    <w:rsid w:val="00D46F6C"/>
    <w:rsid w:val="00D474BD"/>
    <w:rsid w:val="00D50C76"/>
    <w:rsid w:val="00D52A8D"/>
    <w:rsid w:val="00D536F5"/>
    <w:rsid w:val="00D53E80"/>
    <w:rsid w:val="00D55608"/>
    <w:rsid w:val="00D56B23"/>
    <w:rsid w:val="00D5721E"/>
    <w:rsid w:val="00D57A84"/>
    <w:rsid w:val="00D57ACE"/>
    <w:rsid w:val="00D63700"/>
    <w:rsid w:val="00D63710"/>
    <w:rsid w:val="00D6435F"/>
    <w:rsid w:val="00D64484"/>
    <w:rsid w:val="00D6496F"/>
    <w:rsid w:val="00D64D3A"/>
    <w:rsid w:val="00D650DA"/>
    <w:rsid w:val="00D66172"/>
    <w:rsid w:val="00D7144A"/>
    <w:rsid w:val="00D7184A"/>
    <w:rsid w:val="00D71C8E"/>
    <w:rsid w:val="00D72A22"/>
    <w:rsid w:val="00D737DE"/>
    <w:rsid w:val="00D73C71"/>
    <w:rsid w:val="00D75353"/>
    <w:rsid w:val="00D75409"/>
    <w:rsid w:val="00D764FF"/>
    <w:rsid w:val="00D80E31"/>
    <w:rsid w:val="00D81288"/>
    <w:rsid w:val="00D8282F"/>
    <w:rsid w:val="00D82BB8"/>
    <w:rsid w:val="00D83838"/>
    <w:rsid w:val="00D83FEA"/>
    <w:rsid w:val="00D84A76"/>
    <w:rsid w:val="00D851C5"/>
    <w:rsid w:val="00D90534"/>
    <w:rsid w:val="00D914E5"/>
    <w:rsid w:val="00D92A82"/>
    <w:rsid w:val="00D939A2"/>
    <w:rsid w:val="00D93FB8"/>
    <w:rsid w:val="00D9545E"/>
    <w:rsid w:val="00D95637"/>
    <w:rsid w:val="00D95D36"/>
    <w:rsid w:val="00D960B6"/>
    <w:rsid w:val="00D965ED"/>
    <w:rsid w:val="00D96D3D"/>
    <w:rsid w:val="00D96F21"/>
    <w:rsid w:val="00D97AC3"/>
    <w:rsid w:val="00D97D8D"/>
    <w:rsid w:val="00DA05C8"/>
    <w:rsid w:val="00DA14CB"/>
    <w:rsid w:val="00DA1544"/>
    <w:rsid w:val="00DA1A12"/>
    <w:rsid w:val="00DA1E6E"/>
    <w:rsid w:val="00DA2640"/>
    <w:rsid w:val="00DA2AE4"/>
    <w:rsid w:val="00DA2B31"/>
    <w:rsid w:val="00DA5D55"/>
    <w:rsid w:val="00DA5EB6"/>
    <w:rsid w:val="00DA7326"/>
    <w:rsid w:val="00DA75C3"/>
    <w:rsid w:val="00DA77A0"/>
    <w:rsid w:val="00DA7866"/>
    <w:rsid w:val="00DB268E"/>
    <w:rsid w:val="00DB2D99"/>
    <w:rsid w:val="00DB4944"/>
    <w:rsid w:val="00DB6D14"/>
    <w:rsid w:val="00DB74A9"/>
    <w:rsid w:val="00DB76FE"/>
    <w:rsid w:val="00DB7B2C"/>
    <w:rsid w:val="00DB7B39"/>
    <w:rsid w:val="00DB7C1C"/>
    <w:rsid w:val="00DC0502"/>
    <w:rsid w:val="00DC1CDF"/>
    <w:rsid w:val="00DC2A80"/>
    <w:rsid w:val="00DC5E55"/>
    <w:rsid w:val="00DC727C"/>
    <w:rsid w:val="00DC72B2"/>
    <w:rsid w:val="00DC79D4"/>
    <w:rsid w:val="00DD0486"/>
    <w:rsid w:val="00DD0982"/>
    <w:rsid w:val="00DD1B04"/>
    <w:rsid w:val="00DD1DA8"/>
    <w:rsid w:val="00DD260B"/>
    <w:rsid w:val="00DD2BDC"/>
    <w:rsid w:val="00DD3A9D"/>
    <w:rsid w:val="00DD5DD5"/>
    <w:rsid w:val="00DD65EB"/>
    <w:rsid w:val="00DD666A"/>
    <w:rsid w:val="00DD6BFA"/>
    <w:rsid w:val="00DD7075"/>
    <w:rsid w:val="00DD7DA6"/>
    <w:rsid w:val="00DD7E2F"/>
    <w:rsid w:val="00DE1393"/>
    <w:rsid w:val="00DE1F3B"/>
    <w:rsid w:val="00DE2C67"/>
    <w:rsid w:val="00DE39BE"/>
    <w:rsid w:val="00DE4BB5"/>
    <w:rsid w:val="00DE5651"/>
    <w:rsid w:val="00DE5AF4"/>
    <w:rsid w:val="00DE627E"/>
    <w:rsid w:val="00DE65CE"/>
    <w:rsid w:val="00DE6969"/>
    <w:rsid w:val="00DE6BEC"/>
    <w:rsid w:val="00DE7276"/>
    <w:rsid w:val="00DF047E"/>
    <w:rsid w:val="00DF0D34"/>
    <w:rsid w:val="00DF3208"/>
    <w:rsid w:val="00DF4DA2"/>
    <w:rsid w:val="00DF54ED"/>
    <w:rsid w:val="00DF5D6C"/>
    <w:rsid w:val="00DF5F7C"/>
    <w:rsid w:val="00DF61C4"/>
    <w:rsid w:val="00DF6B45"/>
    <w:rsid w:val="00DF6EF9"/>
    <w:rsid w:val="00E0146A"/>
    <w:rsid w:val="00E03159"/>
    <w:rsid w:val="00E03797"/>
    <w:rsid w:val="00E04375"/>
    <w:rsid w:val="00E05219"/>
    <w:rsid w:val="00E06A0D"/>
    <w:rsid w:val="00E070D6"/>
    <w:rsid w:val="00E0799C"/>
    <w:rsid w:val="00E101DD"/>
    <w:rsid w:val="00E10CAE"/>
    <w:rsid w:val="00E119FC"/>
    <w:rsid w:val="00E13686"/>
    <w:rsid w:val="00E14A27"/>
    <w:rsid w:val="00E20BB6"/>
    <w:rsid w:val="00E225B7"/>
    <w:rsid w:val="00E225F6"/>
    <w:rsid w:val="00E2343B"/>
    <w:rsid w:val="00E247C6"/>
    <w:rsid w:val="00E30172"/>
    <w:rsid w:val="00E3285D"/>
    <w:rsid w:val="00E33F88"/>
    <w:rsid w:val="00E341A7"/>
    <w:rsid w:val="00E34968"/>
    <w:rsid w:val="00E34A57"/>
    <w:rsid w:val="00E351BD"/>
    <w:rsid w:val="00E414BA"/>
    <w:rsid w:val="00E41DE6"/>
    <w:rsid w:val="00E42239"/>
    <w:rsid w:val="00E42D5C"/>
    <w:rsid w:val="00E43871"/>
    <w:rsid w:val="00E451C2"/>
    <w:rsid w:val="00E458B6"/>
    <w:rsid w:val="00E45D87"/>
    <w:rsid w:val="00E46C21"/>
    <w:rsid w:val="00E5035E"/>
    <w:rsid w:val="00E50A14"/>
    <w:rsid w:val="00E53343"/>
    <w:rsid w:val="00E54C1C"/>
    <w:rsid w:val="00E551A2"/>
    <w:rsid w:val="00E55805"/>
    <w:rsid w:val="00E574EA"/>
    <w:rsid w:val="00E57F4A"/>
    <w:rsid w:val="00E60F72"/>
    <w:rsid w:val="00E6112B"/>
    <w:rsid w:val="00E61312"/>
    <w:rsid w:val="00E64684"/>
    <w:rsid w:val="00E64E7D"/>
    <w:rsid w:val="00E705E7"/>
    <w:rsid w:val="00E7281B"/>
    <w:rsid w:val="00E744B7"/>
    <w:rsid w:val="00E7672D"/>
    <w:rsid w:val="00E76B1B"/>
    <w:rsid w:val="00E80EB5"/>
    <w:rsid w:val="00E86099"/>
    <w:rsid w:val="00E866FD"/>
    <w:rsid w:val="00E86757"/>
    <w:rsid w:val="00E90238"/>
    <w:rsid w:val="00E90660"/>
    <w:rsid w:val="00E90FA4"/>
    <w:rsid w:val="00E91063"/>
    <w:rsid w:val="00E91181"/>
    <w:rsid w:val="00E9247A"/>
    <w:rsid w:val="00E9283D"/>
    <w:rsid w:val="00E9558A"/>
    <w:rsid w:val="00E974D1"/>
    <w:rsid w:val="00E97CDC"/>
    <w:rsid w:val="00EA0170"/>
    <w:rsid w:val="00EA0473"/>
    <w:rsid w:val="00EA079A"/>
    <w:rsid w:val="00EA1756"/>
    <w:rsid w:val="00EA3087"/>
    <w:rsid w:val="00EA33D8"/>
    <w:rsid w:val="00EA3E75"/>
    <w:rsid w:val="00EA465E"/>
    <w:rsid w:val="00EA4A9F"/>
    <w:rsid w:val="00EA4F41"/>
    <w:rsid w:val="00EA529E"/>
    <w:rsid w:val="00EA646F"/>
    <w:rsid w:val="00EA7AAD"/>
    <w:rsid w:val="00EA7C21"/>
    <w:rsid w:val="00EB1A0B"/>
    <w:rsid w:val="00EB238E"/>
    <w:rsid w:val="00EB2400"/>
    <w:rsid w:val="00EB3068"/>
    <w:rsid w:val="00EB329B"/>
    <w:rsid w:val="00EB4965"/>
    <w:rsid w:val="00EB5007"/>
    <w:rsid w:val="00EB667C"/>
    <w:rsid w:val="00EB6B16"/>
    <w:rsid w:val="00EB7300"/>
    <w:rsid w:val="00EC053D"/>
    <w:rsid w:val="00EC0C75"/>
    <w:rsid w:val="00EC12F6"/>
    <w:rsid w:val="00EC3440"/>
    <w:rsid w:val="00EC5577"/>
    <w:rsid w:val="00EC6223"/>
    <w:rsid w:val="00EC623F"/>
    <w:rsid w:val="00EC648E"/>
    <w:rsid w:val="00EC6DB6"/>
    <w:rsid w:val="00ED1B72"/>
    <w:rsid w:val="00ED26AF"/>
    <w:rsid w:val="00ED281F"/>
    <w:rsid w:val="00ED43FE"/>
    <w:rsid w:val="00ED51BB"/>
    <w:rsid w:val="00ED66B2"/>
    <w:rsid w:val="00ED6D9C"/>
    <w:rsid w:val="00EE029F"/>
    <w:rsid w:val="00EE0947"/>
    <w:rsid w:val="00EE0C6F"/>
    <w:rsid w:val="00EE10B7"/>
    <w:rsid w:val="00EE1E17"/>
    <w:rsid w:val="00EE3FE8"/>
    <w:rsid w:val="00EE596E"/>
    <w:rsid w:val="00EE6118"/>
    <w:rsid w:val="00EE6A37"/>
    <w:rsid w:val="00EF20DC"/>
    <w:rsid w:val="00EF2747"/>
    <w:rsid w:val="00EF7BF3"/>
    <w:rsid w:val="00F006FD"/>
    <w:rsid w:val="00F019BA"/>
    <w:rsid w:val="00F04654"/>
    <w:rsid w:val="00F0526C"/>
    <w:rsid w:val="00F06A6C"/>
    <w:rsid w:val="00F10C93"/>
    <w:rsid w:val="00F12B86"/>
    <w:rsid w:val="00F12D4B"/>
    <w:rsid w:val="00F1487B"/>
    <w:rsid w:val="00F15372"/>
    <w:rsid w:val="00F157C6"/>
    <w:rsid w:val="00F162E6"/>
    <w:rsid w:val="00F16E7E"/>
    <w:rsid w:val="00F2115E"/>
    <w:rsid w:val="00F218F5"/>
    <w:rsid w:val="00F21EE5"/>
    <w:rsid w:val="00F2285C"/>
    <w:rsid w:val="00F24F9D"/>
    <w:rsid w:val="00F261FB"/>
    <w:rsid w:val="00F30C33"/>
    <w:rsid w:val="00F30D4C"/>
    <w:rsid w:val="00F33899"/>
    <w:rsid w:val="00F33ACB"/>
    <w:rsid w:val="00F423EF"/>
    <w:rsid w:val="00F45D8D"/>
    <w:rsid w:val="00F47D4B"/>
    <w:rsid w:val="00F50771"/>
    <w:rsid w:val="00F50B81"/>
    <w:rsid w:val="00F513CE"/>
    <w:rsid w:val="00F5458E"/>
    <w:rsid w:val="00F55F3B"/>
    <w:rsid w:val="00F562E9"/>
    <w:rsid w:val="00F568F0"/>
    <w:rsid w:val="00F56E93"/>
    <w:rsid w:val="00F56EF3"/>
    <w:rsid w:val="00F57472"/>
    <w:rsid w:val="00F61A9F"/>
    <w:rsid w:val="00F61C4A"/>
    <w:rsid w:val="00F64EE3"/>
    <w:rsid w:val="00F64F91"/>
    <w:rsid w:val="00F6548B"/>
    <w:rsid w:val="00F6581A"/>
    <w:rsid w:val="00F704FA"/>
    <w:rsid w:val="00F70BCF"/>
    <w:rsid w:val="00F71992"/>
    <w:rsid w:val="00F71EE0"/>
    <w:rsid w:val="00F72226"/>
    <w:rsid w:val="00F7283B"/>
    <w:rsid w:val="00F72996"/>
    <w:rsid w:val="00F74FEB"/>
    <w:rsid w:val="00F76218"/>
    <w:rsid w:val="00F77509"/>
    <w:rsid w:val="00F777B1"/>
    <w:rsid w:val="00F80AB1"/>
    <w:rsid w:val="00F8102A"/>
    <w:rsid w:val="00F82BF3"/>
    <w:rsid w:val="00F82F83"/>
    <w:rsid w:val="00F83760"/>
    <w:rsid w:val="00F84248"/>
    <w:rsid w:val="00F8649E"/>
    <w:rsid w:val="00F8673F"/>
    <w:rsid w:val="00F869D1"/>
    <w:rsid w:val="00F86D06"/>
    <w:rsid w:val="00F873E3"/>
    <w:rsid w:val="00F9062D"/>
    <w:rsid w:val="00F90B38"/>
    <w:rsid w:val="00F91AEF"/>
    <w:rsid w:val="00F9507C"/>
    <w:rsid w:val="00F95B3A"/>
    <w:rsid w:val="00F95C08"/>
    <w:rsid w:val="00FA02B6"/>
    <w:rsid w:val="00FA0AF2"/>
    <w:rsid w:val="00FA25E8"/>
    <w:rsid w:val="00FA34C6"/>
    <w:rsid w:val="00FA4DFE"/>
    <w:rsid w:val="00FA7488"/>
    <w:rsid w:val="00FA7A3A"/>
    <w:rsid w:val="00FB057B"/>
    <w:rsid w:val="00FB1C9E"/>
    <w:rsid w:val="00FB300C"/>
    <w:rsid w:val="00FB35BF"/>
    <w:rsid w:val="00FB59BB"/>
    <w:rsid w:val="00FB74FD"/>
    <w:rsid w:val="00FB780C"/>
    <w:rsid w:val="00FB7E8F"/>
    <w:rsid w:val="00FC0259"/>
    <w:rsid w:val="00FC1F53"/>
    <w:rsid w:val="00FC2BF7"/>
    <w:rsid w:val="00FC5125"/>
    <w:rsid w:val="00FC5C6C"/>
    <w:rsid w:val="00FC6061"/>
    <w:rsid w:val="00FC6A5D"/>
    <w:rsid w:val="00FC6F7F"/>
    <w:rsid w:val="00FD2F2E"/>
    <w:rsid w:val="00FD5A39"/>
    <w:rsid w:val="00FD6C87"/>
    <w:rsid w:val="00FE18A2"/>
    <w:rsid w:val="00FE2156"/>
    <w:rsid w:val="00FE28E3"/>
    <w:rsid w:val="00FE3C46"/>
    <w:rsid w:val="00FE5FBB"/>
    <w:rsid w:val="00FF12E6"/>
    <w:rsid w:val="00FF14EF"/>
    <w:rsid w:val="00FF1804"/>
    <w:rsid w:val="00FF38C4"/>
    <w:rsid w:val="00FF5974"/>
    <w:rsid w:val="00FF6033"/>
    <w:rsid w:val="00FF65C0"/>
    <w:rsid w:val="00FF6D95"/>
    <w:rsid w:val="00FF7A51"/>
    <w:rsid w:val="00FF7CB4"/>
    <w:rsid w:val="00FF7D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C98913"/>
  <w15:docId w15:val="{E9632B36-A1F9-4AEF-ACEB-CE4E2A8D5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02BCB"/>
    <w:pPr>
      <w:widowControl w:val="0"/>
      <w:spacing w:line="360" w:lineRule="auto"/>
      <w:ind w:firstLineChars="200" w:firstLine="200"/>
      <w:jc w:val="both"/>
    </w:pPr>
    <w:rPr>
      <w:sz w:val="24"/>
    </w:rPr>
  </w:style>
  <w:style w:type="paragraph" w:styleId="1">
    <w:name w:val="heading 1"/>
    <w:next w:val="a"/>
    <w:link w:val="10"/>
    <w:uiPriority w:val="9"/>
    <w:qFormat/>
    <w:rsid w:val="007741A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909A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160A7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4735B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41A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41AB"/>
    <w:rPr>
      <w:sz w:val="18"/>
      <w:szCs w:val="18"/>
    </w:rPr>
  </w:style>
  <w:style w:type="paragraph" w:styleId="a5">
    <w:name w:val="footer"/>
    <w:basedOn w:val="a"/>
    <w:link w:val="a6"/>
    <w:uiPriority w:val="99"/>
    <w:unhideWhenUsed/>
    <w:rsid w:val="007741AB"/>
    <w:pPr>
      <w:tabs>
        <w:tab w:val="center" w:pos="4153"/>
        <w:tab w:val="right" w:pos="8306"/>
      </w:tabs>
      <w:snapToGrid w:val="0"/>
      <w:jc w:val="left"/>
    </w:pPr>
    <w:rPr>
      <w:sz w:val="18"/>
      <w:szCs w:val="18"/>
    </w:rPr>
  </w:style>
  <w:style w:type="character" w:customStyle="1" w:styleId="a6">
    <w:name w:val="页脚 字符"/>
    <w:basedOn w:val="a0"/>
    <w:link w:val="a5"/>
    <w:uiPriority w:val="99"/>
    <w:rsid w:val="007741AB"/>
    <w:rPr>
      <w:sz w:val="18"/>
      <w:szCs w:val="18"/>
    </w:rPr>
  </w:style>
  <w:style w:type="paragraph" w:customStyle="1" w:styleId="a7">
    <w:name w:val="样式小标题"/>
    <w:basedOn w:val="a"/>
    <w:autoRedefine/>
    <w:rsid w:val="007741AB"/>
    <w:pPr>
      <w:spacing w:line="300" w:lineRule="auto"/>
      <w:ind w:leftChars="-257" w:left="-540" w:rightChars="-159" w:right="-334"/>
    </w:pPr>
    <w:rPr>
      <w:rFonts w:ascii="宋体" w:eastAsia="宋体" w:hAnsi="宋体" w:cs="宋体"/>
      <w:b/>
      <w:bCs/>
      <w:szCs w:val="20"/>
    </w:rPr>
  </w:style>
  <w:style w:type="paragraph" w:customStyle="1" w:styleId="6">
    <w:name w:val="正文6"/>
    <w:basedOn w:val="a"/>
    <w:link w:val="6Char"/>
    <w:rsid w:val="007741AB"/>
    <w:pPr>
      <w:spacing w:line="300" w:lineRule="auto"/>
    </w:pPr>
    <w:rPr>
      <w:rFonts w:ascii="宋体" w:eastAsia="宋体" w:hAnsi="宋体" w:cs="宋体"/>
      <w:szCs w:val="20"/>
    </w:rPr>
  </w:style>
  <w:style w:type="character" w:customStyle="1" w:styleId="6Char">
    <w:name w:val="正文6 Char"/>
    <w:basedOn w:val="a0"/>
    <w:link w:val="6"/>
    <w:rsid w:val="007741AB"/>
    <w:rPr>
      <w:rFonts w:ascii="宋体" w:eastAsia="宋体" w:hAnsi="宋体" w:cs="宋体"/>
      <w:sz w:val="24"/>
      <w:szCs w:val="20"/>
    </w:rPr>
  </w:style>
  <w:style w:type="paragraph" w:styleId="a8">
    <w:name w:val="List Paragraph"/>
    <w:basedOn w:val="a"/>
    <w:uiPriority w:val="34"/>
    <w:qFormat/>
    <w:rsid w:val="007741AB"/>
    <w:pPr>
      <w:ind w:firstLine="420"/>
    </w:pPr>
  </w:style>
  <w:style w:type="character" w:customStyle="1" w:styleId="10">
    <w:name w:val="标题 1 字符"/>
    <w:basedOn w:val="a0"/>
    <w:link w:val="1"/>
    <w:uiPriority w:val="9"/>
    <w:rsid w:val="007741AB"/>
    <w:rPr>
      <w:b/>
      <w:bCs/>
      <w:kern w:val="44"/>
      <w:sz w:val="44"/>
      <w:szCs w:val="44"/>
    </w:rPr>
  </w:style>
  <w:style w:type="character" w:customStyle="1" w:styleId="20">
    <w:name w:val="标题 2 字符"/>
    <w:basedOn w:val="a0"/>
    <w:link w:val="2"/>
    <w:uiPriority w:val="9"/>
    <w:rsid w:val="006909A6"/>
    <w:rPr>
      <w:rFonts w:asciiTheme="majorHAnsi" w:eastAsiaTheme="majorEastAsia" w:hAnsiTheme="majorHAnsi" w:cstheme="majorBidi"/>
      <w:b/>
      <w:bCs/>
      <w:sz w:val="32"/>
      <w:szCs w:val="32"/>
    </w:rPr>
  </w:style>
  <w:style w:type="character" w:customStyle="1" w:styleId="30">
    <w:name w:val="标题 3 字符"/>
    <w:basedOn w:val="a0"/>
    <w:link w:val="3"/>
    <w:uiPriority w:val="9"/>
    <w:rsid w:val="00160A7D"/>
    <w:rPr>
      <w:b/>
      <w:bCs/>
      <w:sz w:val="32"/>
      <w:szCs w:val="32"/>
    </w:rPr>
  </w:style>
  <w:style w:type="character" w:customStyle="1" w:styleId="40">
    <w:name w:val="标题 4 字符"/>
    <w:basedOn w:val="a0"/>
    <w:link w:val="4"/>
    <w:uiPriority w:val="9"/>
    <w:rsid w:val="004735B3"/>
    <w:rPr>
      <w:rFonts w:asciiTheme="majorHAnsi" w:eastAsiaTheme="majorEastAsia" w:hAnsiTheme="majorHAnsi" w:cstheme="majorBidi"/>
      <w:b/>
      <w:bCs/>
      <w:sz w:val="28"/>
      <w:szCs w:val="28"/>
    </w:rPr>
  </w:style>
  <w:style w:type="table" w:styleId="a9">
    <w:name w:val="Table Grid"/>
    <w:basedOn w:val="a1"/>
    <w:uiPriority w:val="59"/>
    <w:rsid w:val="00526C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Table">
    <w:name w:val="MessageTable"/>
    <w:basedOn w:val="a"/>
    <w:rsid w:val="00526CDB"/>
    <w:pPr>
      <w:overflowPunct w:val="0"/>
      <w:autoSpaceDE w:val="0"/>
      <w:autoSpaceDN w:val="0"/>
      <w:adjustRightInd w:val="0"/>
      <w:spacing w:line="240" w:lineRule="exact"/>
      <w:ind w:firstLineChars="0" w:firstLine="0"/>
      <w:jc w:val="left"/>
    </w:pPr>
    <w:rPr>
      <w:rFonts w:ascii="宋体" w:eastAsia="宋体" w:hAnsi="Times New Roman" w:cs="Times New Roman"/>
      <w:kern w:val="0"/>
      <w:sz w:val="16"/>
      <w:szCs w:val="24"/>
    </w:rPr>
  </w:style>
  <w:style w:type="paragraph" w:styleId="TOC">
    <w:name w:val="TOC Heading"/>
    <w:basedOn w:val="1"/>
    <w:next w:val="a"/>
    <w:uiPriority w:val="39"/>
    <w:semiHidden/>
    <w:unhideWhenUsed/>
    <w:qFormat/>
    <w:rsid w:val="0018398F"/>
    <w:pPr>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11">
    <w:name w:val="toc 1"/>
    <w:basedOn w:val="a"/>
    <w:next w:val="a"/>
    <w:autoRedefine/>
    <w:uiPriority w:val="39"/>
    <w:unhideWhenUsed/>
    <w:rsid w:val="0018398F"/>
  </w:style>
  <w:style w:type="paragraph" w:styleId="21">
    <w:name w:val="toc 2"/>
    <w:basedOn w:val="a"/>
    <w:next w:val="a"/>
    <w:autoRedefine/>
    <w:uiPriority w:val="39"/>
    <w:unhideWhenUsed/>
    <w:rsid w:val="0018398F"/>
    <w:pPr>
      <w:ind w:leftChars="200" w:left="420"/>
    </w:pPr>
  </w:style>
  <w:style w:type="paragraph" w:styleId="31">
    <w:name w:val="toc 3"/>
    <w:basedOn w:val="a"/>
    <w:next w:val="a"/>
    <w:autoRedefine/>
    <w:uiPriority w:val="39"/>
    <w:unhideWhenUsed/>
    <w:rsid w:val="0018398F"/>
    <w:pPr>
      <w:ind w:leftChars="400" w:left="840"/>
    </w:pPr>
  </w:style>
  <w:style w:type="character" w:styleId="aa">
    <w:name w:val="Hyperlink"/>
    <w:basedOn w:val="a0"/>
    <w:uiPriority w:val="99"/>
    <w:unhideWhenUsed/>
    <w:rsid w:val="0018398F"/>
    <w:rPr>
      <w:color w:val="0000FF" w:themeColor="hyperlink"/>
      <w:u w:val="single"/>
    </w:rPr>
  </w:style>
  <w:style w:type="paragraph" w:styleId="ab">
    <w:name w:val="Balloon Text"/>
    <w:basedOn w:val="a"/>
    <w:link w:val="ac"/>
    <w:uiPriority w:val="99"/>
    <w:semiHidden/>
    <w:unhideWhenUsed/>
    <w:rsid w:val="0018398F"/>
    <w:pPr>
      <w:spacing w:line="240" w:lineRule="auto"/>
    </w:pPr>
    <w:rPr>
      <w:sz w:val="18"/>
      <w:szCs w:val="18"/>
    </w:rPr>
  </w:style>
  <w:style w:type="character" w:customStyle="1" w:styleId="ac">
    <w:name w:val="批注框文本 字符"/>
    <w:basedOn w:val="a0"/>
    <w:link w:val="ab"/>
    <w:uiPriority w:val="99"/>
    <w:semiHidden/>
    <w:rsid w:val="0018398F"/>
    <w:rPr>
      <w:sz w:val="18"/>
      <w:szCs w:val="18"/>
    </w:rPr>
  </w:style>
  <w:style w:type="paragraph" w:styleId="41">
    <w:name w:val="toc 4"/>
    <w:basedOn w:val="a"/>
    <w:next w:val="a"/>
    <w:autoRedefine/>
    <w:uiPriority w:val="39"/>
    <w:unhideWhenUsed/>
    <w:rsid w:val="00BE69D0"/>
    <w:pPr>
      <w:spacing w:line="240" w:lineRule="auto"/>
      <w:ind w:leftChars="600" w:left="1260" w:firstLineChars="0" w:firstLine="0"/>
    </w:pPr>
    <w:rPr>
      <w:sz w:val="21"/>
    </w:rPr>
  </w:style>
  <w:style w:type="paragraph" w:styleId="5">
    <w:name w:val="toc 5"/>
    <w:basedOn w:val="a"/>
    <w:next w:val="a"/>
    <w:autoRedefine/>
    <w:uiPriority w:val="39"/>
    <w:unhideWhenUsed/>
    <w:rsid w:val="00BE69D0"/>
    <w:pPr>
      <w:spacing w:line="240" w:lineRule="auto"/>
      <w:ind w:leftChars="800" w:left="1680" w:firstLineChars="0" w:firstLine="0"/>
    </w:pPr>
    <w:rPr>
      <w:sz w:val="21"/>
    </w:rPr>
  </w:style>
  <w:style w:type="paragraph" w:styleId="60">
    <w:name w:val="toc 6"/>
    <w:basedOn w:val="a"/>
    <w:next w:val="a"/>
    <w:autoRedefine/>
    <w:uiPriority w:val="39"/>
    <w:unhideWhenUsed/>
    <w:rsid w:val="00BE69D0"/>
    <w:pPr>
      <w:spacing w:line="240" w:lineRule="auto"/>
      <w:ind w:leftChars="1000" w:left="2100" w:firstLineChars="0" w:firstLine="0"/>
    </w:pPr>
    <w:rPr>
      <w:sz w:val="21"/>
    </w:rPr>
  </w:style>
  <w:style w:type="paragraph" w:styleId="7">
    <w:name w:val="toc 7"/>
    <w:basedOn w:val="a"/>
    <w:next w:val="a"/>
    <w:autoRedefine/>
    <w:uiPriority w:val="39"/>
    <w:unhideWhenUsed/>
    <w:rsid w:val="00BE69D0"/>
    <w:pPr>
      <w:spacing w:line="240" w:lineRule="auto"/>
      <w:ind w:leftChars="1200" w:left="2520" w:firstLineChars="0" w:firstLine="0"/>
    </w:pPr>
    <w:rPr>
      <w:sz w:val="21"/>
    </w:rPr>
  </w:style>
  <w:style w:type="paragraph" w:styleId="8">
    <w:name w:val="toc 8"/>
    <w:basedOn w:val="a"/>
    <w:next w:val="a"/>
    <w:autoRedefine/>
    <w:uiPriority w:val="39"/>
    <w:unhideWhenUsed/>
    <w:rsid w:val="00BE69D0"/>
    <w:pPr>
      <w:spacing w:line="240" w:lineRule="auto"/>
      <w:ind w:leftChars="1400" w:left="2940" w:firstLineChars="0" w:firstLine="0"/>
    </w:pPr>
    <w:rPr>
      <w:sz w:val="21"/>
    </w:rPr>
  </w:style>
  <w:style w:type="paragraph" w:styleId="9">
    <w:name w:val="toc 9"/>
    <w:basedOn w:val="a"/>
    <w:next w:val="a"/>
    <w:autoRedefine/>
    <w:uiPriority w:val="39"/>
    <w:unhideWhenUsed/>
    <w:rsid w:val="00BE69D0"/>
    <w:pPr>
      <w:spacing w:line="240" w:lineRule="auto"/>
      <w:ind w:leftChars="1600" w:left="3360" w:firstLineChars="0" w:firstLine="0"/>
    </w:pPr>
    <w:rPr>
      <w:sz w:val="21"/>
    </w:rPr>
  </w:style>
  <w:style w:type="paragraph" w:styleId="ad">
    <w:name w:val="footnote text"/>
    <w:basedOn w:val="a"/>
    <w:link w:val="ae"/>
    <w:uiPriority w:val="99"/>
    <w:semiHidden/>
    <w:unhideWhenUsed/>
    <w:rsid w:val="00C7407E"/>
    <w:pPr>
      <w:snapToGrid w:val="0"/>
      <w:jc w:val="left"/>
    </w:pPr>
    <w:rPr>
      <w:sz w:val="18"/>
      <w:szCs w:val="18"/>
    </w:rPr>
  </w:style>
  <w:style w:type="character" w:customStyle="1" w:styleId="ae">
    <w:name w:val="脚注文本 字符"/>
    <w:basedOn w:val="a0"/>
    <w:link w:val="ad"/>
    <w:uiPriority w:val="99"/>
    <w:semiHidden/>
    <w:rsid w:val="00C7407E"/>
    <w:rPr>
      <w:sz w:val="18"/>
      <w:szCs w:val="18"/>
    </w:rPr>
  </w:style>
  <w:style w:type="character" w:styleId="af">
    <w:name w:val="footnote reference"/>
    <w:basedOn w:val="a0"/>
    <w:uiPriority w:val="99"/>
    <w:semiHidden/>
    <w:unhideWhenUsed/>
    <w:rsid w:val="00C7407E"/>
    <w:rPr>
      <w:vertAlign w:val="superscript"/>
    </w:rPr>
  </w:style>
  <w:style w:type="paragraph" w:styleId="af0">
    <w:name w:val="Normal Indent"/>
    <w:aliases w:val="表正文,正文非缩进,段1,正文（首行缩进两字） Char,正文缩进 Char Char,段1 Char Char,段1 Char,正文缩进 Char Char Char,段11,段12,段111,段13,段112,段14,段113,段15,段114,段16,段17,段115,段18,段116,段19,段117,段110,段118,段119,段121,段1111,段131,段1121,段141,段1131,段151,段1141,段161,段171,正文（首行缩进两字）,段1151,段181"/>
    <w:basedOn w:val="a"/>
    <w:link w:val="af1"/>
    <w:unhideWhenUsed/>
    <w:rsid w:val="00784D6F"/>
    <w:pPr>
      <w:spacing w:line="240" w:lineRule="auto"/>
      <w:ind w:firstLine="420"/>
    </w:pPr>
    <w:rPr>
      <w:rFonts w:ascii="宋体" w:eastAsia="宋体" w:hAnsi="宋体" w:cs="Times New Roman"/>
      <w:sz w:val="21"/>
      <w:szCs w:val="20"/>
    </w:rPr>
  </w:style>
  <w:style w:type="paragraph" w:customStyle="1" w:styleId="12">
    <w:name w:val="正文1"/>
    <w:basedOn w:val="a"/>
    <w:link w:val="1Char"/>
    <w:qFormat/>
    <w:rsid w:val="00203D80"/>
    <w:pPr>
      <w:ind w:firstLine="480"/>
      <w:jc w:val="left"/>
    </w:pPr>
    <w:rPr>
      <w:rFonts w:ascii="Calibri" w:eastAsia="宋体" w:hAnsi="Calibri" w:cs="Times New Roman"/>
      <w:kern w:val="0"/>
      <w:szCs w:val="20"/>
    </w:rPr>
  </w:style>
  <w:style w:type="character" w:customStyle="1" w:styleId="1Char">
    <w:name w:val="正文1 Char"/>
    <w:link w:val="12"/>
    <w:rsid w:val="00203D80"/>
    <w:rPr>
      <w:rFonts w:ascii="Calibri" w:eastAsia="宋体" w:hAnsi="Calibri" w:cs="Times New Roman"/>
      <w:kern w:val="0"/>
      <w:sz w:val="24"/>
      <w:szCs w:val="20"/>
    </w:rPr>
  </w:style>
  <w:style w:type="paragraph" w:styleId="af2">
    <w:name w:val="Body Text Indent"/>
    <w:basedOn w:val="a"/>
    <w:link w:val="af3"/>
    <w:uiPriority w:val="99"/>
    <w:semiHidden/>
    <w:unhideWhenUsed/>
    <w:rsid w:val="00AD0BBB"/>
    <w:pPr>
      <w:spacing w:after="120"/>
      <w:ind w:leftChars="200" w:left="420"/>
    </w:pPr>
  </w:style>
  <w:style w:type="character" w:customStyle="1" w:styleId="af3">
    <w:name w:val="正文文本缩进 字符"/>
    <w:basedOn w:val="a0"/>
    <w:link w:val="af2"/>
    <w:uiPriority w:val="99"/>
    <w:semiHidden/>
    <w:rsid w:val="00AD0BBB"/>
    <w:rPr>
      <w:sz w:val="24"/>
    </w:rPr>
  </w:style>
  <w:style w:type="paragraph" w:styleId="22">
    <w:name w:val="Body Text First Indent 2"/>
    <w:basedOn w:val="af2"/>
    <w:link w:val="23"/>
    <w:rsid w:val="00AD0BBB"/>
    <w:pPr>
      <w:spacing w:line="300" w:lineRule="auto"/>
      <w:ind w:left="200"/>
    </w:pPr>
    <w:rPr>
      <w:rFonts w:ascii="宋体" w:eastAsia="宋体" w:hAnsi="宋体" w:cs="Times New Roman"/>
      <w:sz w:val="21"/>
      <w:szCs w:val="21"/>
      <w:lang w:val="x-none" w:eastAsia="x-none"/>
    </w:rPr>
  </w:style>
  <w:style w:type="character" w:customStyle="1" w:styleId="23">
    <w:name w:val="正文首行缩进 2 字符"/>
    <w:basedOn w:val="af3"/>
    <w:link w:val="22"/>
    <w:uiPriority w:val="99"/>
    <w:rsid w:val="00AD0BBB"/>
    <w:rPr>
      <w:rFonts w:ascii="宋体" w:eastAsia="宋体" w:hAnsi="宋体" w:cs="Times New Roman"/>
      <w:sz w:val="24"/>
      <w:szCs w:val="21"/>
      <w:lang w:val="x-none" w:eastAsia="x-none"/>
    </w:rPr>
  </w:style>
  <w:style w:type="character" w:styleId="af4">
    <w:name w:val="annotation reference"/>
    <w:basedOn w:val="a0"/>
    <w:unhideWhenUsed/>
    <w:rsid w:val="003216F6"/>
    <w:rPr>
      <w:sz w:val="21"/>
      <w:szCs w:val="21"/>
    </w:rPr>
  </w:style>
  <w:style w:type="paragraph" w:styleId="af5">
    <w:name w:val="annotation text"/>
    <w:basedOn w:val="a"/>
    <w:link w:val="af6"/>
    <w:unhideWhenUsed/>
    <w:rsid w:val="003216F6"/>
    <w:pPr>
      <w:jc w:val="left"/>
    </w:pPr>
  </w:style>
  <w:style w:type="character" w:customStyle="1" w:styleId="af6">
    <w:name w:val="批注文字 字符"/>
    <w:basedOn w:val="a0"/>
    <w:link w:val="af5"/>
    <w:uiPriority w:val="99"/>
    <w:semiHidden/>
    <w:rsid w:val="003216F6"/>
    <w:rPr>
      <w:sz w:val="24"/>
    </w:rPr>
  </w:style>
  <w:style w:type="paragraph" w:styleId="af7">
    <w:name w:val="annotation subject"/>
    <w:basedOn w:val="af5"/>
    <w:next w:val="af5"/>
    <w:link w:val="af8"/>
    <w:uiPriority w:val="99"/>
    <w:semiHidden/>
    <w:unhideWhenUsed/>
    <w:rsid w:val="003216F6"/>
    <w:rPr>
      <w:b/>
      <w:bCs/>
    </w:rPr>
  </w:style>
  <w:style w:type="character" w:customStyle="1" w:styleId="af8">
    <w:name w:val="批注主题 字符"/>
    <w:basedOn w:val="af6"/>
    <w:link w:val="af7"/>
    <w:uiPriority w:val="99"/>
    <w:semiHidden/>
    <w:rsid w:val="003216F6"/>
    <w:rPr>
      <w:b/>
      <w:bCs/>
      <w:sz w:val="24"/>
    </w:rPr>
  </w:style>
  <w:style w:type="character" w:styleId="af9">
    <w:name w:val="FollowedHyperlink"/>
    <w:basedOn w:val="a0"/>
    <w:uiPriority w:val="99"/>
    <w:semiHidden/>
    <w:unhideWhenUsed/>
    <w:rsid w:val="00927D62"/>
    <w:rPr>
      <w:color w:val="800080"/>
      <w:u w:val="single"/>
    </w:rPr>
  </w:style>
  <w:style w:type="paragraph" w:customStyle="1" w:styleId="font5">
    <w:name w:val="font5"/>
    <w:basedOn w:val="a"/>
    <w:rsid w:val="00927D62"/>
    <w:pPr>
      <w:widowControl/>
      <w:spacing w:before="100" w:beforeAutospacing="1" w:after="100" w:afterAutospacing="1" w:line="240" w:lineRule="auto"/>
      <w:ind w:firstLineChars="0" w:firstLine="0"/>
      <w:jc w:val="left"/>
    </w:pPr>
    <w:rPr>
      <w:rFonts w:ascii="宋体" w:eastAsia="宋体" w:hAnsi="宋体" w:cs="宋体"/>
      <w:kern w:val="0"/>
      <w:sz w:val="18"/>
      <w:szCs w:val="18"/>
    </w:rPr>
  </w:style>
  <w:style w:type="paragraph" w:customStyle="1" w:styleId="xl63">
    <w:name w:val="xl63"/>
    <w:basedOn w:val="a"/>
    <w:rsid w:val="00927D6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4">
    <w:name w:val="xl64"/>
    <w:basedOn w:val="a"/>
    <w:rsid w:val="00927D62"/>
    <w:pPr>
      <w:widowControl/>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5">
    <w:name w:val="xl65"/>
    <w:basedOn w:val="a"/>
    <w:rsid w:val="00927D62"/>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Chars="0" w:firstLine="0"/>
      <w:jc w:val="left"/>
      <w:textAlignment w:val="center"/>
    </w:pPr>
    <w:rPr>
      <w:rFonts w:ascii="宋体" w:eastAsia="宋体" w:hAnsi="宋体" w:cs="宋体"/>
      <w:b/>
      <w:bCs/>
      <w:kern w:val="0"/>
      <w:sz w:val="20"/>
      <w:szCs w:val="20"/>
    </w:rPr>
  </w:style>
  <w:style w:type="paragraph" w:customStyle="1" w:styleId="xl66">
    <w:name w:val="xl66"/>
    <w:basedOn w:val="a"/>
    <w:rsid w:val="00927D62"/>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7">
    <w:name w:val="xl67"/>
    <w:basedOn w:val="a"/>
    <w:rsid w:val="00927D62"/>
    <w:pPr>
      <w:widowControl/>
      <w:pBdr>
        <w:left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8">
    <w:name w:val="xl68"/>
    <w:basedOn w:val="a"/>
    <w:rsid w:val="00927D62"/>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9">
    <w:name w:val="xl69"/>
    <w:basedOn w:val="a"/>
    <w:rsid w:val="00927D6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color w:val="0000FF"/>
      <w:kern w:val="0"/>
      <w:sz w:val="20"/>
      <w:szCs w:val="20"/>
    </w:rPr>
  </w:style>
  <w:style w:type="character" w:customStyle="1" w:styleId="Char">
    <w:name w:val="正文格式 Char"/>
    <w:link w:val="afa"/>
    <w:locked/>
    <w:rsid w:val="00E54C1C"/>
    <w:rPr>
      <w:rFonts w:ascii="Calibri" w:eastAsia="微软雅黑" w:hAnsi="Calibri"/>
      <w:sz w:val="24"/>
    </w:rPr>
  </w:style>
  <w:style w:type="paragraph" w:customStyle="1" w:styleId="afa">
    <w:name w:val="正文格式"/>
    <w:basedOn w:val="a"/>
    <w:link w:val="Char"/>
    <w:qFormat/>
    <w:rsid w:val="00E54C1C"/>
    <w:pPr>
      <w:spacing w:line="300" w:lineRule="auto"/>
      <w:ind w:firstLineChars="150" w:firstLine="150"/>
    </w:pPr>
    <w:rPr>
      <w:rFonts w:ascii="Calibri" w:eastAsia="微软雅黑" w:hAnsi="Calibri"/>
    </w:rPr>
  </w:style>
  <w:style w:type="paragraph" w:customStyle="1" w:styleId="font6">
    <w:name w:val="font6"/>
    <w:basedOn w:val="a"/>
    <w:rsid w:val="001270C7"/>
    <w:pPr>
      <w:widowControl/>
      <w:spacing w:before="100" w:beforeAutospacing="1" w:after="100" w:afterAutospacing="1" w:line="240" w:lineRule="auto"/>
      <w:ind w:firstLineChars="0" w:firstLine="0"/>
      <w:jc w:val="left"/>
    </w:pPr>
    <w:rPr>
      <w:rFonts w:ascii="宋体" w:eastAsia="宋体" w:hAnsi="宋体" w:cs="宋体"/>
      <w:color w:val="000000"/>
      <w:kern w:val="0"/>
      <w:sz w:val="20"/>
      <w:szCs w:val="20"/>
    </w:rPr>
  </w:style>
  <w:style w:type="paragraph" w:customStyle="1" w:styleId="font7">
    <w:name w:val="font7"/>
    <w:basedOn w:val="a"/>
    <w:rsid w:val="001270C7"/>
    <w:pPr>
      <w:widowControl/>
      <w:spacing w:before="100" w:beforeAutospacing="1" w:after="100" w:afterAutospacing="1" w:line="240" w:lineRule="auto"/>
      <w:ind w:firstLineChars="0" w:firstLine="0"/>
      <w:jc w:val="left"/>
    </w:pPr>
    <w:rPr>
      <w:rFonts w:ascii="Calibri" w:eastAsia="宋体" w:hAnsi="Calibri" w:cs="宋体"/>
      <w:color w:val="000000"/>
      <w:kern w:val="0"/>
      <w:sz w:val="20"/>
      <w:szCs w:val="20"/>
    </w:rPr>
  </w:style>
  <w:style w:type="paragraph" w:customStyle="1" w:styleId="xl70">
    <w:name w:val="xl70"/>
    <w:basedOn w:val="a"/>
    <w:rsid w:val="001270C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eastAsia="宋体" w:hAnsi="宋体" w:cs="宋体"/>
      <w:kern w:val="0"/>
      <w:szCs w:val="24"/>
    </w:rPr>
  </w:style>
  <w:style w:type="paragraph" w:customStyle="1" w:styleId="xl71">
    <w:name w:val="xl71"/>
    <w:basedOn w:val="a"/>
    <w:rsid w:val="001270C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eastAsia="宋体" w:hAnsi="宋体" w:cs="宋体"/>
      <w:kern w:val="0"/>
      <w:sz w:val="20"/>
      <w:szCs w:val="20"/>
    </w:rPr>
  </w:style>
  <w:style w:type="paragraph" w:customStyle="1" w:styleId="xl72">
    <w:name w:val="xl72"/>
    <w:basedOn w:val="a"/>
    <w:rsid w:val="001270C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73">
    <w:name w:val="xl73"/>
    <w:basedOn w:val="a"/>
    <w:rsid w:val="001270C7"/>
    <w:pPr>
      <w:widowControl/>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ind w:firstLineChars="0" w:firstLine="0"/>
      <w:jc w:val="left"/>
    </w:pPr>
    <w:rPr>
      <w:rFonts w:ascii="宋体" w:eastAsia="宋体" w:hAnsi="宋体" w:cs="宋体"/>
      <w:b/>
      <w:bCs/>
      <w:kern w:val="0"/>
      <w:sz w:val="20"/>
      <w:szCs w:val="20"/>
    </w:rPr>
  </w:style>
  <w:style w:type="paragraph" w:customStyle="1" w:styleId="xl74">
    <w:name w:val="xl74"/>
    <w:basedOn w:val="a"/>
    <w:rsid w:val="001270C7"/>
    <w:pPr>
      <w:widowControl/>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ind w:firstLineChars="0" w:firstLine="0"/>
      <w:jc w:val="left"/>
      <w:textAlignment w:val="center"/>
    </w:pPr>
    <w:rPr>
      <w:rFonts w:ascii="宋体" w:eastAsia="宋体" w:hAnsi="宋体" w:cs="宋体"/>
      <w:b/>
      <w:bCs/>
      <w:color w:val="000000"/>
      <w:kern w:val="0"/>
      <w:sz w:val="20"/>
      <w:szCs w:val="20"/>
    </w:rPr>
  </w:style>
  <w:style w:type="character" w:customStyle="1" w:styleId="high-light">
    <w:name w:val="high-light"/>
    <w:basedOn w:val="a0"/>
    <w:rsid w:val="00883835"/>
  </w:style>
  <w:style w:type="table" w:customStyle="1" w:styleId="13">
    <w:name w:val="网格型1"/>
    <w:basedOn w:val="a1"/>
    <w:next w:val="a9"/>
    <w:uiPriority w:val="99"/>
    <w:rsid w:val="002C043E"/>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Revision"/>
    <w:hidden/>
    <w:uiPriority w:val="99"/>
    <w:semiHidden/>
    <w:rsid w:val="00954369"/>
    <w:rPr>
      <w:sz w:val="24"/>
    </w:rPr>
  </w:style>
  <w:style w:type="character" w:customStyle="1" w:styleId="af1">
    <w:name w:val="正文缩进 字符"/>
    <w:aliases w:val="表正文 字符,正文非缩进 字符,段1 字符,正文（首行缩进两字） Char 字符,正文缩进 Char Char 字符,段1 Char Char 字符,段1 Char 字符,正文缩进 Char Char Char 字符,段11 字符,段12 字符,段111 字符,段13 字符,段112 字符,段14 字符,段113 字符,段15 字符,段114 字符,段16 字符,段17 字符,段115 字符,段18 字符,段116 字符,段19 字符,段117 字符,段110 字符,段118 字符"/>
    <w:link w:val="af0"/>
    <w:rsid w:val="000A5965"/>
    <w:rPr>
      <w:rFonts w:ascii="宋体" w:eastAsia="宋体" w:hAnsi="宋体" w:cs="Times New Roman"/>
      <w:szCs w:val="20"/>
    </w:rPr>
  </w:style>
  <w:style w:type="paragraph" w:styleId="afc">
    <w:name w:val="Normal (Web)"/>
    <w:basedOn w:val="a"/>
    <w:uiPriority w:val="99"/>
    <w:unhideWhenUsed/>
    <w:rsid w:val="005B7A91"/>
    <w:pPr>
      <w:widowControl/>
      <w:spacing w:before="100" w:beforeAutospacing="1" w:after="100" w:afterAutospacing="1" w:line="240" w:lineRule="auto"/>
      <w:ind w:firstLineChars="0" w:firstLine="0"/>
      <w:jc w:val="left"/>
    </w:pPr>
    <w:rPr>
      <w:rFonts w:ascii="宋体" w:eastAsia="宋体" w:hAnsi="宋体" w:cs="宋体"/>
      <w:kern w:val="0"/>
      <w:szCs w:val="24"/>
    </w:rPr>
  </w:style>
  <w:style w:type="paragraph" w:styleId="afd">
    <w:name w:val="Document Map"/>
    <w:basedOn w:val="a"/>
    <w:link w:val="afe"/>
    <w:uiPriority w:val="99"/>
    <w:semiHidden/>
    <w:unhideWhenUsed/>
    <w:rsid w:val="00BC62E2"/>
    <w:rPr>
      <w:rFonts w:ascii="Times New Roman" w:hAnsi="Times New Roman" w:cs="Times New Roman"/>
      <w:szCs w:val="24"/>
    </w:rPr>
  </w:style>
  <w:style w:type="character" w:customStyle="1" w:styleId="afe">
    <w:name w:val="文档结构图 字符"/>
    <w:basedOn w:val="a0"/>
    <w:link w:val="afd"/>
    <w:uiPriority w:val="99"/>
    <w:semiHidden/>
    <w:rsid w:val="00BC62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8154">
      <w:bodyDiv w:val="1"/>
      <w:marLeft w:val="0"/>
      <w:marRight w:val="0"/>
      <w:marTop w:val="0"/>
      <w:marBottom w:val="0"/>
      <w:divBdr>
        <w:top w:val="none" w:sz="0" w:space="0" w:color="auto"/>
        <w:left w:val="none" w:sz="0" w:space="0" w:color="auto"/>
        <w:bottom w:val="none" w:sz="0" w:space="0" w:color="auto"/>
        <w:right w:val="none" w:sz="0" w:space="0" w:color="auto"/>
      </w:divBdr>
    </w:div>
    <w:div w:id="8223577">
      <w:bodyDiv w:val="1"/>
      <w:marLeft w:val="0"/>
      <w:marRight w:val="0"/>
      <w:marTop w:val="0"/>
      <w:marBottom w:val="0"/>
      <w:divBdr>
        <w:top w:val="none" w:sz="0" w:space="0" w:color="auto"/>
        <w:left w:val="none" w:sz="0" w:space="0" w:color="auto"/>
        <w:bottom w:val="none" w:sz="0" w:space="0" w:color="auto"/>
        <w:right w:val="none" w:sz="0" w:space="0" w:color="auto"/>
      </w:divBdr>
    </w:div>
    <w:div w:id="13115461">
      <w:bodyDiv w:val="1"/>
      <w:marLeft w:val="0"/>
      <w:marRight w:val="0"/>
      <w:marTop w:val="0"/>
      <w:marBottom w:val="0"/>
      <w:divBdr>
        <w:top w:val="none" w:sz="0" w:space="0" w:color="auto"/>
        <w:left w:val="none" w:sz="0" w:space="0" w:color="auto"/>
        <w:bottom w:val="none" w:sz="0" w:space="0" w:color="auto"/>
        <w:right w:val="none" w:sz="0" w:space="0" w:color="auto"/>
      </w:divBdr>
    </w:div>
    <w:div w:id="41950459">
      <w:bodyDiv w:val="1"/>
      <w:marLeft w:val="0"/>
      <w:marRight w:val="0"/>
      <w:marTop w:val="0"/>
      <w:marBottom w:val="0"/>
      <w:divBdr>
        <w:top w:val="none" w:sz="0" w:space="0" w:color="auto"/>
        <w:left w:val="none" w:sz="0" w:space="0" w:color="auto"/>
        <w:bottom w:val="none" w:sz="0" w:space="0" w:color="auto"/>
        <w:right w:val="none" w:sz="0" w:space="0" w:color="auto"/>
      </w:divBdr>
    </w:div>
    <w:div w:id="46413328">
      <w:bodyDiv w:val="1"/>
      <w:marLeft w:val="0"/>
      <w:marRight w:val="0"/>
      <w:marTop w:val="0"/>
      <w:marBottom w:val="0"/>
      <w:divBdr>
        <w:top w:val="none" w:sz="0" w:space="0" w:color="auto"/>
        <w:left w:val="none" w:sz="0" w:space="0" w:color="auto"/>
        <w:bottom w:val="none" w:sz="0" w:space="0" w:color="auto"/>
        <w:right w:val="none" w:sz="0" w:space="0" w:color="auto"/>
      </w:divBdr>
    </w:div>
    <w:div w:id="48725400">
      <w:bodyDiv w:val="1"/>
      <w:marLeft w:val="0"/>
      <w:marRight w:val="0"/>
      <w:marTop w:val="0"/>
      <w:marBottom w:val="0"/>
      <w:divBdr>
        <w:top w:val="none" w:sz="0" w:space="0" w:color="auto"/>
        <w:left w:val="none" w:sz="0" w:space="0" w:color="auto"/>
        <w:bottom w:val="none" w:sz="0" w:space="0" w:color="auto"/>
        <w:right w:val="none" w:sz="0" w:space="0" w:color="auto"/>
      </w:divBdr>
    </w:div>
    <w:div w:id="50425058">
      <w:bodyDiv w:val="1"/>
      <w:marLeft w:val="0"/>
      <w:marRight w:val="0"/>
      <w:marTop w:val="0"/>
      <w:marBottom w:val="0"/>
      <w:divBdr>
        <w:top w:val="none" w:sz="0" w:space="0" w:color="auto"/>
        <w:left w:val="none" w:sz="0" w:space="0" w:color="auto"/>
        <w:bottom w:val="none" w:sz="0" w:space="0" w:color="auto"/>
        <w:right w:val="none" w:sz="0" w:space="0" w:color="auto"/>
      </w:divBdr>
    </w:div>
    <w:div w:id="52852587">
      <w:bodyDiv w:val="1"/>
      <w:marLeft w:val="0"/>
      <w:marRight w:val="0"/>
      <w:marTop w:val="0"/>
      <w:marBottom w:val="0"/>
      <w:divBdr>
        <w:top w:val="none" w:sz="0" w:space="0" w:color="auto"/>
        <w:left w:val="none" w:sz="0" w:space="0" w:color="auto"/>
        <w:bottom w:val="none" w:sz="0" w:space="0" w:color="auto"/>
        <w:right w:val="none" w:sz="0" w:space="0" w:color="auto"/>
      </w:divBdr>
    </w:div>
    <w:div w:id="53428450">
      <w:bodyDiv w:val="1"/>
      <w:marLeft w:val="0"/>
      <w:marRight w:val="0"/>
      <w:marTop w:val="0"/>
      <w:marBottom w:val="0"/>
      <w:divBdr>
        <w:top w:val="none" w:sz="0" w:space="0" w:color="auto"/>
        <w:left w:val="none" w:sz="0" w:space="0" w:color="auto"/>
        <w:bottom w:val="none" w:sz="0" w:space="0" w:color="auto"/>
        <w:right w:val="none" w:sz="0" w:space="0" w:color="auto"/>
      </w:divBdr>
    </w:div>
    <w:div w:id="54596038">
      <w:bodyDiv w:val="1"/>
      <w:marLeft w:val="0"/>
      <w:marRight w:val="0"/>
      <w:marTop w:val="0"/>
      <w:marBottom w:val="0"/>
      <w:divBdr>
        <w:top w:val="none" w:sz="0" w:space="0" w:color="auto"/>
        <w:left w:val="none" w:sz="0" w:space="0" w:color="auto"/>
        <w:bottom w:val="none" w:sz="0" w:space="0" w:color="auto"/>
        <w:right w:val="none" w:sz="0" w:space="0" w:color="auto"/>
      </w:divBdr>
    </w:div>
    <w:div w:id="60980212">
      <w:bodyDiv w:val="1"/>
      <w:marLeft w:val="0"/>
      <w:marRight w:val="0"/>
      <w:marTop w:val="0"/>
      <w:marBottom w:val="0"/>
      <w:divBdr>
        <w:top w:val="none" w:sz="0" w:space="0" w:color="auto"/>
        <w:left w:val="none" w:sz="0" w:space="0" w:color="auto"/>
        <w:bottom w:val="none" w:sz="0" w:space="0" w:color="auto"/>
        <w:right w:val="none" w:sz="0" w:space="0" w:color="auto"/>
      </w:divBdr>
    </w:div>
    <w:div w:id="66194131">
      <w:bodyDiv w:val="1"/>
      <w:marLeft w:val="0"/>
      <w:marRight w:val="0"/>
      <w:marTop w:val="0"/>
      <w:marBottom w:val="0"/>
      <w:divBdr>
        <w:top w:val="none" w:sz="0" w:space="0" w:color="auto"/>
        <w:left w:val="none" w:sz="0" w:space="0" w:color="auto"/>
        <w:bottom w:val="none" w:sz="0" w:space="0" w:color="auto"/>
        <w:right w:val="none" w:sz="0" w:space="0" w:color="auto"/>
      </w:divBdr>
    </w:div>
    <w:div w:id="66535719">
      <w:bodyDiv w:val="1"/>
      <w:marLeft w:val="0"/>
      <w:marRight w:val="0"/>
      <w:marTop w:val="0"/>
      <w:marBottom w:val="0"/>
      <w:divBdr>
        <w:top w:val="none" w:sz="0" w:space="0" w:color="auto"/>
        <w:left w:val="none" w:sz="0" w:space="0" w:color="auto"/>
        <w:bottom w:val="none" w:sz="0" w:space="0" w:color="auto"/>
        <w:right w:val="none" w:sz="0" w:space="0" w:color="auto"/>
      </w:divBdr>
    </w:div>
    <w:div w:id="67462940">
      <w:bodyDiv w:val="1"/>
      <w:marLeft w:val="0"/>
      <w:marRight w:val="0"/>
      <w:marTop w:val="0"/>
      <w:marBottom w:val="0"/>
      <w:divBdr>
        <w:top w:val="none" w:sz="0" w:space="0" w:color="auto"/>
        <w:left w:val="none" w:sz="0" w:space="0" w:color="auto"/>
        <w:bottom w:val="none" w:sz="0" w:space="0" w:color="auto"/>
        <w:right w:val="none" w:sz="0" w:space="0" w:color="auto"/>
      </w:divBdr>
    </w:div>
    <w:div w:id="69884870">
      <w:bodyDiv w:val="1"/>
      <w:marLeft w:val="0"/>
      <w:marRight w:val="0"/>
      <w:marTop w:val="0"/>
      <w:marBottom w:val="0"/>
      <w:divBdr>
        <w:top w:val="none" w:sz="0" w:space="0" w:color="auto"/>
        <w:left w:val="none" w:sz="0" w:space="0" w:color="auto"/>
        <w:bottom w:val="none" w:sz="0" w:space="0" w:color="auto"/>
        <w:right w:val="none" w:sz="0" w:space="0" w:color="auto"/>
      </w:divBdr>
    </w:div>
    <w:div w:id="70734792">
      <w:bodyDiv w:val="1"/>
      <w:marLeft w:val="0"/>
      <w:marRight w:val="0"/>
      <w:marTop w:val="0"/>
      <w:marBottom w:val="0"/>
      <w:divBdr>
        <w:top w:val="none" w:sz="0" w:space="0" w:color="auto"/>
        <w:left w:val="none" w:sz="0" w:space="0" w:color="auto"/>
        <w:bottom w:val="none" w:sz="0" w:space="0" w:color="auto"/>
        <w:right w:val="none" w:sz="0" w:space="0" w:color="auto"/>
      </w:divBdr>
    </w:div>
    <w:div w:id="82802812">
      <w:bodyDiv w:val="1"/>
      <w:marLeft w:val="0"/>
      <w:marRight w:val="0"/>
      <w:marTop w:val="0"/>
      <w:marBottom w:val="0"/>
      <w:divBdr>
        <w:top w:val="none" w:sz="0" w:space="0" w:color="auto"/>
        <w:left w:val="none" w:sz="0" w:space="0" w:color="auto"/>
        <w:bottom w:val="none" w:sz="0" w:space="0" w:color="auto"/>
        <w:right w:val="none" w:sz="0" w:space="0" w:color="auto"/>
      </w:divBdr>
    </w:div>
    <w:div w:id="87194223">
      <w:bodyDiv w:val="1"/>
      <w:marLeft w:val="0"/>
      <w:marRight w:val="0"/>
      <w:marTop w:val="0"/>
      <w:marBottom w:val="0"/>
      <w:divBdr>
        <w:top w:val="none" w:sz="0" w:space="0" w:color="auto"/>
        <w:left w:val="none" w:sz="0" w:space="0" w:color="auto"/>
        <w:bottom w:val="none" w:sz="0" w:space="0" w:color="auto"/>
        <w:right w:val="none" w:sz="0" w:space="0" w:color="auto"/>
      </w:divBdr>
    </w:div>
    <w:div w:id="91825967">
      <w:bodyDiv w:val="1"/>
      <w:marLeft w:val="0"/>
      <w:marRight w:val="0"/>
      <w:marTop w:val="0"/>
      <w:marBottom w:val="0"/>
      <w:divBdr>
        <w:top w:val="none" w:sz="0" w:space="0" w:color="auto"/>
        <w:left w:val="none" w:sz="0" w:space="0" w:color="auto"/>
        <w:bottom w:val="none" w:sz="0" w:space="0" w:color="auto"/>
        <w:right w:val="none" w:sz="0" w:space="0" w:color="auto"/>
      </w:divBdr>
    </w:div>
    <w:div w:id="111369324">
      <w:bodyDiv w:val="1"/>
      <w:marLeft w:val="0"/>
      <w:marRight w:val="0"/>
      <w:marTop w:val="0"/>
      <w:marBottom w:val="0"/>
      <w:divBdr>
        <w:top w:val="none" w:sz="0" w:space="0" w:color="auto"/>
        <w:left w:val="none" w:sz="0" w:space="0" w:color="auto"/>
        <w:bottom w:val="none" w:sz="0" w:space="0" w:color="auto"/>
        <w:right w:val="none" w:sz="0" w:space="0" w:color="auto"/>
      </w:divBdr>
    </w:div>
    <w:div w:id="117913375">
      <w:bodyDiv w:val="1"/>
      <w:marLeft w:val="0"/>
      <w:marRight w:val="0"/>
      <w:marTop w:val="0"/>
      <w:marBottom w:val="0"/>
      <w:divBdr>
        <w:top w:val="none" w:sz="0" w:space="0" w:color="auto"/>
        <w:left w:val="none" w:sz="0" w:space="0" w:color="auto"/>
        <w:bottom w:val="none" w:sz="0" w:space="0" w:color="auto"/>
        <w:right w:val="none" w:sz="0" w:space="0" w:color="auto"/>
      </w:divBdr>
    </w:div>
    <w:div w:id="118452475">
      <w:bodyDiv w:val="1"/>
      <w:marLeft w:val="0"/>
      <w:marRight w:val="0"/>
      <w:marTop w:val="0"/>
      <w:marBottom w:val="0"/>
      <w:divBdr>
        <w:top w:val="none" w:sz="0" w:space="0" w:color="auto"/>
        <w:left w:val="none" w:sz="0" w:space="0" w:color="auto"/>
        <w:bottom w:val="none" w:sz="0" w:space="0" w:color="auto"/>
        <w:right w:val="none" w:sz="0" w:space="0" w:color="auto"/>
      </w:divBdr>
    </w:div>
    <w:div w:id="120389713">
      <w:bodyDiv w:val="1"/>
      <w:marLeft w:val="0"/>
      <w:marRight w:val="0"/>
      <w:marTop w:val="0"/>
      <w:marBottom w:val="0"/>
      <w:divBdr>
        <w:top w:val="none" w:sz="0" w:space="0" w:color="auto"/>
        <w:left w:val="none" w:sz="0" w:space="0" w:color="auto"/>
        <w:bottom w:val="none" w:sz="0" w:space="0" w:color="auto"/>
        <w:right w:val="none" w:sz="0" w:space="0" w:color="auto"/>
      </w:divBdr>
    </w:div>
    <w:div w:id="135997252">
      <w:bodyDiv w:val="1"/>
      <w:marLeft w:val="0"/>
      <w:marRight w:val="0"/>
      <w:marTop w:val="0"/>
      <w:marBottom w:val="0"/>
      <w:divBdr>
        <w:top w:val="none" w:sz="0" w:space="0" w:color="auto"/>
        <w:left w:val="none" w:sz="0" w:space="0" w:color="auto"/>
        <w:bottom w:val="none" w:sz="0" w:space="0" w:color="auto"/>
        <w:right w:val="none" w:sz="0" w:space="0" w:color="auto"/>
      </w:divBdr>
    </w:div>
    <w:div w:id="145319130">
      <w:bodyDiv w:val="1"/>
      <w:marLeft w:val="0"/>
      <w:marRight w:val="0"/>
      <w:marTop w:val="0"/>
      <w:marBottom w:val="0"/>
      <w:divBdr>
        <w:top w:val="none" w:sz="0" w:space="0" w:color="auto"/>
        <w:left w:val="none" w:sz="0" w:space="0" w:color="auto"/>
        <w:bottom w:val="none" w:sz="0" w:space="0" w:color="auto"/>
        <w:right w:val="none" w:sz="0" w:space="0" w:color="auto"/>
      </w:divBdr>
    </w:div>
    <w:div w:id="145778434">
      <w:bodyDiv w:val="1"/>
      <w:marLeft w:val="0"/>
      <w:marRight w:val="0"/>
      <w:marTop w:val="0"/>
      <w:marBottom w:val="0"/>
      <w:divBdr>
        <w:top w:val="none" w:sz="0" w:space="0" w:color="auto"/>
        <w:left w:val="none" w:sz="0" w:space="0" w:color="auto"/>
        <w:bottom w:val="none" w:sz="0" w:space="0" w:color="auto"/>
        <w:right w:val="none" w:sz="0" w:space="0" w:color="auto"/>
      </w:divBdr>
    </w:div>
    <w:div w:id="146670185">
      <w:bodyDiv w:val="1"/>
      <w:marLeft w:val="0"/>
      <w:marRight w:val="0"/>
      <w:marTop w:val="0"/>
      <w:marBottom w:val="0"/>
      <w:divBdr>
        <w:top w:val="none" w:sz="0" w:space="0" w:color="auto"/>
        <w:left w:val="none" w:sz="0" w:space="0" w:color="auto"/>
        <w:bottom w:val="none" w:sz="0" w:space="0" w:color="auto"/>
        <w:right w:val="none" w:sz="0" w:space="0" w:color="auto"/>
      </w:divBdr>
    </w:div>
    <w:div w:id="149061204">
      <w:bodyDiv w:val="1"/>
      <w:marLeft w:val="0"/>
      <w:marRight w:val="0"/>
      <w:marTop w:val="0"/>
      <w:marBottom w:val="0"/>
      <w:divBdr>
        <w:top w:val="none" w:sz="0" w:space="0" w:color="auto"/>
        <w:left w:val="none" w:sz="0" w:space="0" w:color="auto"/>
        <w:bottom w:val="none" w:sz="0" w:space="0" w:color="auto"/>
        <w:right w:val="none" w:sz="0" w:space="0" w:color="auto"/>
      </w:divBdr>
    </w:div>
    <w:div w:id="153768574">
      <w:bodyDiv w:val="1"/>
      <w:marLeft w:val="0"/>
      <w:marRight w:val="0"/>
      <w:marTop w:val="0"/>
      <w:marBottom w:val="0"/>
      <w:divBdr>
        <w:top w:val="none" w:sz="0" w:space="0" w:color="auto"/>
        <w:left w:val="none" w:sz="0" w:space="0" w:color="auto"/>
        <w:bottom w:val="none" w:sz="0" w:space="0" w:color="auto"/>
        <w:right w:val="none" w:sz="0" w:space="0" w:color="auto"/>
      </w:divBdr>
    </w:div>
    <w:div w:id="156964309">
      <w:bodyDiv w:val="1"/>
      <w:marLeft w:val="0"/>
      <w:marRight w:val="0"/>
      <w:marTop w:val="0"/>
      <w:marBottom w:val="0"/>
      <w:divBdr>
        <w:top w:val="none" w:sz="0" w:space="0" w:color="auto"/>
        <w:left w:val="none" w:sz="0" w:space="0" w:color="auto"/>
        <w:bottom w:val="none" w:sz="0" w:space="0" w:color="auto"/>
        <w:right w:val="none" w:sz="0" w:space="0" w:color="auto"/>
      </w:divBdr>
    </w:div>
    <w:div w:id="157887464">
      <w:bodyDiv w:val="1"/>
      <w:marLeft w:val="0"/>
      <w:marRight w:val="0"/>
      <w:marTop w:val="0"/>
      <w:marBottom w:val="0"/>
      <w:divBdr>
        <w:top w:val="none" w:sz="0" w:space="0" w:color="auto"/>
        <w:left w:val="none" w:sz="0" w:space="0" w:color="auto"/>
        <w:bottom w:val="none" w:sz="0" w:space="0" w:color="auto"/>
        <w:right w:val="none" w:sz="0" w:space="0" w:color="auto"/>
      </w:divBdr>
    </w:div>
    <w:div w:id="160976758">
      <w:bodyDiv w:val="1"/>
      <w:marLeft w:val="0"/>
      <w:marRight w:val="0"/>
      <w:marTop w:val="0"/>
      <w:marBottom w:val="0"/>
      <w:divBdr>
        <w:top w:val="none" w:sz="0" w:space="0" w:color="auto"/>
        <w:left w:val="none" w:sz="0" w:space="0" w:color="auto"/>
        <w:bottom w:val="none" w:sz="0" w:space="0" w:color="auto"/>
        <w:right w:val="none" w:sz="0" w:space="0" w:color="auto"/>
      </w:divBdr>
    </w:div>
    <w:div w:id="168760861">
      <w:bodyDiv w:val="1"/>
      <w:marLeft w:val="0"/>
      <w:marRight w:val="0"/>
      <w:marTop w:val="0"/>
      <w:marBottom w:val="0"/>
      <w:divBdr>
        <w:top w:val="none" w:sz="0" w:space="0" w:color="auto"/>
        <w:left w:val="none" w:sz="0" w:space="0" w:color="auto"/>
        <w:bottom w:val="none" w:sz="0" w:space="0" w:color="auto"/>
        <w:right w:val="none" w:sz="0" w:space="0" w:color="auto"/>
      </w:divBdr>
    </w:div>
    <w:div w:id="170876728">
      <w:bodyDiv w:val="1"/>
      <w:marLeft w:val="0"/>
      <w:marRight w:val="0"/>
      <w:marTop w:val="0"/>
      <w:marBottom w:val="0"/>
      <w:divBdr>
        <w:top w:val="none" w:sz="0" w:space="0" w:color="auto"/>
        <w:left w:val="none" w:sz="0" w:space="0" w:color="auto"/>
        <w:bottom w:val="none" w:sz="0" w:space="0" w:color="auto"/>
        <w:right w:val="none" w:sz="0" w:space="0" w:color="auto"/>
      </w:divBdr>
    </w:div>
    <w:div w:id="177623933">
      <w:bodyDiv w:val="1"/>
      <w:marLeft w:val="0"/>
      <w:marRight w:val="0"/>
      <w:marTop w:val="0"/>
      <w:marBottom w:val="0"/>
      <w:divBdr>
        <w:top w:val="none" w:sz="0" w:space="0" w:color="auto"/>
        <w:left w:val="none" w:sz="0" w:space="0" w:color="auto"/>
        <w:bottom w:val="none" w:sz="0" w:space="0" w:color="auto"/>
        <w:right w:val="none" w:sz="0" w:space="0" w:color="auto"/>
      </w:divBdr>
    </w:div>
    <w:div w:id="178201942">
      <w:bodyDiv w:val="1"/>
      <w:marLeft w:val="0"/>
      <w:marRight w:val="0"/>
      <w:marTop w:val="0"/>
      <w:marBottom w:val="0"/>
      <w:divBdr>
        <w:top w:val="none" w:sz="0" w:space="0" w:color="auto"/>
        <w:left w:val="none" w:sz="0" w:space="0" w:color="auto"/>
        <w:bottom w:val="none" w:sz="0" w:space="0" w:color="auto"/>
        <w:right w:val="none" w:sz="0" w:space="0" w:color="auto"/>
      </w:divBdr>
    </w:div>
    <w:div w:id="179896347">
      <w:bodyDiv w:val="1"/>
      <w:marLeft w:val="0"/>
      <w:marRight w:val="0"/>
      <w:marTop w:val="0"/>
      <w:marBottom w:val="0"/>
      <w:divBdr>
        <w:top w:val="none" w:sz="0" w:space="0" w:color="auto"/>
        <w:left w:val="none" w:sz="0" w:space="0" w:color="auto"/>
        <w:bottom w:val="none" w:sz="0" w:space="0" w:color="auto"/>
        <w:right w:val="none" w:sz="0" w:space="0" w:color="auto"/>
      </w:divBdr>
    </w:div>
    <w:div w:id="185024446">
      <w:bodyDiv w:val="1"/>
      <w:marLeft w:val="0"/>
      <w:marRight w:val="0"/>
      <w:marTop w:val="0"/>
      <w:marBottom w:val="0"/>
      <w:divBdr>
        <w:top w:val="none" w:sz="0" w:space="0" w:color="auto"/>
        <w:left w:val="none" w:sz="0" w:space="0" w:color="auto"/>
        <w:bottom w:val="none" w:sz="0" w:space="0" w:color="auto"/>
        <w:right w:val="none" w:sz="0" w:space="0" w:color="auto"/>
      </w:divBdr>
    </w:div>
    <w:div w:id="190725159">
      <w:bodyDiv w:val="1"/>
      <w:marLeft w:val="0"/>
      <w:marRight w:val="0"/>
      <w:marTop w:val="0"/>
      <w:marBottom w:val="0"/>
      <w:divBdr>
        <w:top w:val="none" w:sz="0" w:space="0" w:color="auto"/>
        <w:left w:val="none" w:sz="0" w:space="0" w:color="auto"/>
        <w:bottom w:val="none" w:sz="0" w:space="0" w:color="auto"/>
        <w:right w:val="none" w:sz="0" w:space="0" w:color="auto"/>
      </w:divBdr>
    </w:div>
    <w:div w:id="198711358">
      <w:bodyDiv w:val="1"/>
      <w:marLeft w:val="0"/>
      <w:marRight w:val="0"/>
      <w:marTop w:val="0"/>
      <w:marBottom w:val="0"/>
      <w:divBdr>
        <w:top w:val="none" w:sz="0" w:space="0" w:color="auto"/>
        <w:left w:val="none" w:sz="0" w:space="0" w:color="auto"/>
        <w:bottom w:val="none" w:sz="0" w:space="0" w:color="auto"/>
        <w:right w:val="none" w:sz="0" w:space="0" w:color="auto"/>
      </w:divBdr>
    </w:div>
    <w:div w:id="200752315">
      <w:bodyDiv w:val="1"/>
      <w:marLeft w:val="0"/>
      <w:marRight w:val="0"/>
      <w:marTop w:val="0"/>
      <w:marBottom w:val="0"/>
      <w:divBdr>
        <w:top w:val="none" w:sz="0" w:space="0" w:color="auto"/>
        <w:left w:val="none" w:sz="0" w:space="0" w:color="auto"/>
        <w:bottom w:val="none" w:sz="0" w:space="0" w:color="auto"/>
        <w:right w:val="none" w:sz="0" w:space="0" w:color="auto"/>
      </w:divBdr>
    </w:div>
    <w:div w:id="210073481">
      <w:bodyDiv w:val="1"/>
      <w:marLeft w:val="0"/>
      <w:marRight w:val="0"/>
      <w:marTop w:val="0"/>
      <w:marBottom w:val="0"/>
      <w:divBdr>
        <w:top w:val="none" w:sz="0" w:space="0" w:color="auto"/>
        <w:left w:val="none" w:sz="0" w:space="0" w:color="auto"/>
        <w:bottom w:val="none" w:sz="0" w:space="0" w:color="auto"/>
        <w:right w:val="none" w:sz="0" w:space="0" w:color="auto"/>
      </w:divBdr>
    </w:div>
    <w:div w:id="213392805">
      <w:bodyDiv w:val="1"/>
      <w:marLeft w:val="0"/>
      <w:marRight w:val="0"/>
      <w:marTop w:val="0"/>
      <w:marBottom w:val="0"/>
      <w:divBdr>
        <w:top w:val="none" w:sz="0" w:space="0" w:color="auto"/>
        <w:left w:val="none" w:sz="0" w:space="0" w:color="auto"/>
        <w:bottom w:val="none" w:sz="0" w:space="0" w:color="auto"/>
        <w:right w:val="none" w:sz="0" w:space="0" w:color="auto"/>
      </w:divBdr>
    </w:div>
    <w:div w:id="215169508">
      <w:bodyDiv w:val="1"/>
      <w:marLeft w:val="0"/>
      <w:marRight w:val="0"/>
      <w:marTop w:val="0"/>
      <w:marBottom w:val="0"/>
      <w:divBdr>
        <w:top w:val="none" w:sz="0" w:space="0" w:color="auto"/>
        <w:left w:val="none" w:sz="0" w:space="0" w:color="auto"/>
        <w:bottom w:val="none" w:sz="0" w:space="0" w:color="auto"/>
        <w:right w:val="none" w:sz="0" w:space="0" w:color="auto"/>
      </w:divBdr>
    </w:div>
    <w:div w:id="215239977">
      <w:bodyDiv w:val="1"/>
      <w:marLeft w:val="0"/>
      <w:marRight w:val="0"/>
      <w:marTop w:val="0"/>
      <w:marBottom w:val="0"/>
      <w:divBdr>
        <w:top w:val="none" w:sz="0" w:space="0" w:color="auto"/>
        <w:left w:val="none" w:sz="0" w:space="0" w:color="auto"/>
        <w:bottom w:val="none" w:sz="0" w:space="0" w:color="auto"/>
        <w:right w:val="none" w:sz="0" w:space="0" w:color="auto"/>
      </w:divBdr>
    </w:div>
    <w:div w:id="218827788">
      <w:bodyDiv w:val="1"/>
      <w:marLeft w:val="0"/>
      <w:marRight w:val="0"/>
      <w:marTop w:val="0"/>
      <w:marBottom w:val="0"/>
      <w:divBdr>
        <w:top w:val="none" w:sz="0" w:space="0" w:color="auto"/>
        <w:left w:val="none" w:sz="0" w:space="0" w:color="auto"/>
        <w:bottom w:val="none" w:sz="0" w:space="0" w:color="auto"/>
        <w:right w:val="none" w:sz="0" w:space="0" w:color="auto"/>
      </w:divBdr>
    </w:div>
    <w:div w:id="232160770">
      <w:bodyDiv w:val="1"/>
      <w:marLeft w:val="0"/>
      <w:marRight w:val="0"/>
      <w:marTop w:val="0"/>
      <w:marBottom w:val="0"/>
      <w:divBdr>
        <w:top w:val="none" w:sz="0" w:space="0" w:color="auto"/>
        <w:left w:val="none" w:sz="0" w:space="0" w:color="auto"/>
        <w:bottom w:val="none" w:sz="0" w:space="0" w:color="auto"/>
        <w:right w:val="none" w:sz="0" w:space="0" w:color="auto"/>
      </w:divBdr>
    </w:div>
    <w:div w:id="235939712">
      <w:bodyDiv w:val="1"/>
      <w:marLeft w:val="0"/>
      <w:marRight w:val="0"/>
      <w:marTop w:val="0"/>
      <w:marBottom w:val="0"/>
      <w:divBdr>
        <w:top w:val="none" w:sz="0" w:space="0" w:color="auto"/>
        <w:left w:val="none" w:sz="0" w:space="0" w:color="auto"/>
        <w:bottom w:val="none" w:sz="0" w:space="0" w:color="auto"/>
        <w:right w:val="none" w:sz="0" w:space="0" w:color="auto"/>
      </w:divBdr>
    </w:div>
    <w:div w:id="241186904">
      <w:bodyDiv w:val="1"/>
      <w:marLeft w:val="0"/>
      <w:marRight w:val="0"/>
      <w:marTop w:val="0"/>
      <w:marBottom w:val="0"/>
      <w:divBdr>
        <w:top w:val="none" w:sz="0" w:space="0" w:color="auto"/>
        <w:left w:val="none" w:sz="0" w:space="0" w:color="auto"/>
        <w:bottom w:val="none" w:sz="0" w:space="0" w:color="auto"/>
        <w:right w:val="none" w:sz="0" w:space="0" w:color="auto"/>
      </w:divBdr>
    </w:div>
    <w:div w:id="254485232">
      <w:bodyDiv w:val="1"/>
      <w:marLeft w:val="0"/>
      <w:marRight w:val="0"/>
      <w:marTop w:val="0"/>
      <w:marBottom w:val="0"/>
      <w:divBdr>
        <w:top w:val="none" w:sz="0" w:space="0" w:color="auto"/>
        <w:left w:val="none" w:sz="0" w:space="0" w:color="auto"/>
        <w:bottom w:val="none" w:sz="0" w:space="0" w:color="auto"/>
        <w:right w:val="none" w:sz="0" w:space="0" w:color="auto"/>
      </w:divBdr>
    </w:div>
    <w:div w:id="257367192">
      <w:bodyDiv w:val="1"/>
      <w:marLeft w:val="0"/>
      <w:marRight w:val="0"/>
      <w:marTop w:val="0"/>
      <w:marBottom w:val="0"/>
      <w:divBdr>
        <w:top w:val="none" w:sz="0" w:space="0" w:color="auto"/>
        <w:left w:val="none" w:sz="0" w:space="0" w:color="auto"/>
        <w:bottom w:val="none" w:sz="0" w:space="0" w:color="auto"/>
        <w:right w:val="none" w:sz="0" w:space="0" w:color="auto"/>
      </w:divBdr>
    </w:div>
    <w:div w:id="259527156">
      <w:bodyDiv w:val="1"/>
      <w:marLeft w:val="0"/>
      <w:marRight w:val="0"/>
      <w:marTop w:val="0"/>
      <w:marBottom w:val="0"/>
      <w:divBdr>
        <w:top w:val="none" w:sz="0" w:space="0" w:color="auto"/>
        <w:left w:val="none" w:sz="0" w:space="0" w:color="auto"/>
        <w:bottom w:val="none" w:sz="0" w:space="0" w:color="auto"/>
        <w:right w:val="none" w:sz="0" w:space="0" w:color="auto"/>
      </w:divBdr>
    </w:div>
    <w:div w:id="266936369">
      <w:bodyDiv w:val="1"/>
      <w:marLeft w:val="0"/>
      <w:marRight w:val="0"/>
      <w:marTop w:val="0"/>
      <w:marBottom w:val="0"/>
      <w:divBdr>
        <w:top w:val="none" w:sz="0" w:space="0" w:color="auto"/>
        <w:left w:val="none" w:sz="0" w:space="0" w:color="auto"/>
        <w:bottom w:val="none" w:sz="0" w:space="0" w:color="auto"/>
        <w:right w:val="none" w:sz="0" w:space="0" w:color="auto"/>
      </w:divBdr>
    </w:div>
    <w:div w:id="271088761">
      <w:bodyDiv w:val="1"/>
      <w:marLeft w:val="0"/>
      <w:marRight w:val="0"/>
      <w:marTop w:val="0"/>
      <w:marBottom w:val="0"/>
      <w:divBdr>
        <w:top w:val="none" w:sz="0" w:space="0" w:color="auto"/>
        <w:left w:val="none" w:sz="0" w:space="0" w:color="auto"/>
        <w:bottom w:val="none" w:sz="0" w:space="0" w:color="auto"/>
        <w:right w:val="none" w:sz="0" w:space="0" w:color="auto"/>
      </w:divBdr>
    </w:div>
    <w:div w:id="274875199">
      <w:bodyDiv w:val="1"/>
      <w:marLeft w:val="0"/>
      <w:marRight w:val="0"/>
      <w:marTop w:val="0"/>
      <w:marBottom w:val="0"/>
      <w:divBdr>
        <w:top w:val="none" w:sz="0" w:space="0" w:color="auto"/>
        <w:left w:val="none" w:sz="0" w:space="0" w:color="auto"/>
        <w:bottom w:val="none" w:sz="0" w:space="0" w:color="auto"/>
        <w:right w:val="none" w:sz="0" w:space="0" w:color="auto"/>
      </w:divBdr>
    </w:div>
    <w:div w:id="275216841">
      <w:bodyDiv w:val="1"/>
      <w:marLeft w:val="0"/>
      <w:marRight w:val="0"/>
      <w:marTop w:val="0"/>
      <w:marBottom w:val="0"/>
      <w:divBdr>
        <w:top w:val="none" w:sz="0" w:space="0" w:color="auto"/>
        <w:left w:val="none" w:sz="0" w:space="0" w:color="auto"/>
        <w:bottom w:val="none" w:sz="0" w:space="0" w:color="auto"/>
        <w:right w:val="none" w:sz="0" w:space="0" w:color="auto"/>
      </w:divBdr>
    </w:div>
    <w:div w:id="275452405">
      <w:bodyDiv w:val="1"/>
      <w:marLeft w:val="0"/>
      <w:marRight w:val="0"/>
      <w:marTop w:val="0"/>
      <w:marBottom w:val="0"/>
      <w:divBdr>
        <w:top w:val="none" w:sz="0" w:space="0" w:color="auto"/>
        <w:left w:val="none" w:sz="0" w:space="0" w:color="auto"/>
        <w:bottom w:val="none" w:sz="0" w:space="0" w:color="auto"/>
        <w:right w:val="none" w:sz="0" w:space="0" w:color="auto"/>
      </w:divBdr>
    </w:div>
    <w:div w:id="292102780">
      <w:bodyDiv w:val="1"/>
      <w:marLeft w:val="0"/>
      <w:marRight w:val="0"/>
      <w:marTop w:val="0"/>
      <w:marBottom w:val="0"/>
      <w:divBdr>
        <w:top w:val="none" w:sz="0" w:space="0" w:color="auto"/>
        <w:left w:val="none" w:sz="0" w:space="0" w:color="auto"/>
        <w:bottom w:val="none" w:sz="0" w:space="0" w:color="auto"/>
        <w:right w:val="none" w:sz="0" w:space="0" w:color="auto"/>
      </w:divBdr>
    </w:div>
    <w:div w:id="296032120">
      <w:bodyDiv w:val="1"/>
      <w:marLeft w:val="0"/>
      <w:marRight w:val="0"/>
      <w:marTop w:val="0"/>
      <w:marBottom w:val="0"/>
      <w:divBdr>
        <w:top w:val="none" w:sz="0" w:space="0" w:color="auto"/>
        <w:left w:val="none" w:sz="0" w:space="0" w:color="auto"/>
        <w:bottom w:val="none" w:sz="0" w:space="0" w:color="auto"/>
        <w:right w:val="none" w:sz="0" w:space="0" w:color="auto"/>
      </w:divBdr>
    </w:div>
    <w:div w:id="301925952">
      <w:bodyDiv w:val="1"/>
      <w:marLeft w:val="0"/>
      <w:marRight w:val="0"/>
      <w:marTop w:val="0"/>
      <w:marBottom w:val="0"/>
      <w:divBdr>
        <w:top w:val="none" w:sz="0" w:space="0" w:color="auto"/>
        <w:left w:val="none" w:sz="0" w:space="0" w:color="auto"/>
        <w:bottom w:val="none" w:sz="0" w:space="0" w:color="auto"/>
        <w:right w:val="none" w:sz="0" w:space="0" w:color="auto"/>
      </w:divBdr>
    </w:div>
    <w:div w:id="306057553">
      <w:bodyDiv w:val="1"/>
      <w:marLeft w:val="0"/>
      <w:marRight w:val="0"/>
      <w:marTop w:val="0"/>
      <w:marBottom w:val="0"/>
      <w:divBdr>
        <w:top w:val="none" w:sz="0" w:space="0" w:color="auto"/>
        <w:left w:val="none" w:sz="0" w:space="0" w:color="auto"/>
        <w:bottom w:val="none" w:sz="0" w:space="0" w:color="auto"/>
        <w:right w:val="none" w:sz="0" w:space="0" w:color="auto"/>
      </w:divBdr>
    </w:div>
    <w:div w:id="313417949">
      <w:bodyDiv w:val="1"/>
      <w:marLeft w:val="0"/>
      <w:marRight w:val="0"/>
      <w:marTop w:val="0"/>
      <w:marBottom w:val="0"/>
      <w:divBdr>
        <w:top w:val="none" w:sz="0" w:space="0" w:color="auto"/>
        <w:left w:val="none" w:sz="0" w:space="0" w:color="auto"/>
        <w:bottom w:val="none" w:sz="0" w:space="0" w:color="auto"/>
        <w:right w:val="none" w:sz="0" w:space="0" w:color="auto"/>
      </w:divBdr>
    </w:div>
    <w:div w:id="315961017">
      <w:bodyDiv w:val="1"/>
      <w:marLeft w:val="0"/>
      <w:marRight w:val="0"/>
      <w:marTop w:val="0"/>
      <w:marBottom w:val="0"/>
      <w:divBdr>
        <w:top w:val="none" w:sz="0" w:space="0" w:color="auto"/>
        <w:left w:val="none" w:sz="0" w:space="0" w:color="auto"/>
        <w:bottom w:val="none" w:sz="0" w:space="0" w:color="auto"/>
        <w:right w:val="none" w:sz="0" w:space="0" w:color="auto"/>
      </w:divBdr>
    </w:div>
    <w:div w:id="323125080">
      <w:bodyDiv w:val="1"/>
      <w:marLeft w:val="0"/>
      <w:marRight w:val="0"/>
      <w:marTop w:val="0"/>
      <w:marBottom w:val="0"/>
      <w:divBdr>
        <w:top w:val="none" w:sz="0" w:space="0" w:color="auto"/>
        <w:left w:val="none" w:sz="0" w:space="0" w:color="auto"/>
        <w:bottom w:val="none" w:sz="0" w:space="0" w:color="auto"/>
        <w:right w:val="none" w:sz="0" w:space="0" w:color="auto"/>
      </w:divBdr>
    </w:div>
    <w:div w:id="326983035">
      <w:bodyDiv w:val="1"/>
      <w:marLeft w:val="0"/>
      <w:marRight w:val="0"/>
      <w:marTop w:val="0"/>
      <w:marBottom w:val="0"/>
      <w:divBdr>
        <w:top w:val="none" w:sz="0" w:space="0" w:color="auto"/>
        <w:left w:val="none" w:sz="0" w:space="0" w:color="auto"/>
        <w:bottom w:val="none" w:sz="0" w:space="0" w:color="auto"/>
        <w:right w:val="none" w:sz="0" w:space="0" w:color="auto"/>
      </w:divBdr>
    </w:div>
    <w:div w:id="334959384">
      <w:bodyDiv w:val="1"/>
      <w:marLeft w:val="0"/>
      <w:marRight w:val="0"/>
      <w:marTop w:val="0"/>
      <w:marBottom w:val="0"/>
      <w:divBdr>
        <w:top w:val="none" w:sz="0" w:space="0" w:color="auto"/>
        <w:left w:val="none" w:sz="0" w:space="0" w:color="auto"/>
        <w:bottom w:val="none" w:sz="0" w:space="0" w:color="auto"/>
        <w:right w:val="none" w:sz="0" w:space="0" w:color="auto"/>
      </w:divBdr>
    </w:div>
    <w:div w:id="346491347">
      <w:bodyDiv w:val="1"/>
      <w:marLeft w:val="0"/>
      <w:marRight w:val="0"/>
      <w:marTop w:val="0"/>
      <w:marBottom w:val="0"/>
      <w:divBdr>
        <w:top w:val="none" w:sz="0" w:space="0" w:color="auto"/>
        <w:left w:val="none" w:sz="0" w:space="0" w:color="auto"/>
        <w:bottom w:val="none" w:sz="0" w:space="0" w:color="auto"/>
        <w:right w:val="none" w:sz="0" w:space="0" w:color="auto"/>
      </w:divBdr>
    </w:div>
    <w:div w:id="347173994">
      <w:bodyDiv w:val="1"/>
      <w:marLeft w:val="0"/>
      <w:marRight w:val="0"/>
      <w:marTop w:val="0"/>
      <w:marBottom w:val="0"/>
      <w:divBdr>
        <w:top w:val="none" w:sz="0" w:space="0" w:color="auto"/>
        <w:left w:val="none" w:sz="0" w:space="0" w:color="auto"/>
        <w:bottom w:val="none" w:sz="0" w:space="0" w:color="auto"/>
        <w:right w:val="none" w:sz="0" w:space="0" w:color="auto"/>
      </w:divBdr>
    </w:div>
    <w:div w:id="354963039">
      <w:bodyDiv w:val="1"/>
      <w:marLeft w:val="0"/>
      <w:marRight w:val="0"/>
      <w:marTop w:val="0"/>
      <w:marBottom w:val="0"/>
      <w:divBdr>
        <w:top w:val="none" w:sz="0" w:space="0" w:color="auto"/>
        <w:left w:val="none" w:sz="0" w:space="0" w:color="auto"/>
        <w:bottom w:val="none" w:sz="0" w:space="0" w:color="auto"/>
        <w:right w:val="none" w:sz="0" w:space="0" w:color="auto"/>
      </w:divBdr>
    </w:div>
    <w:div w:id="362708770">
      <w:bodyDiv w:val="1"/>
      <w:marLeft w:val="0"/>
      <w:marRight w:val="0"/>
      <w:marTop w:val="0"/>
      <w:marBottom w:val="0"/>
      <w:divBdr>
        <w:top w:val="none" w:sz="0" w:space="0" w:color="auto"/>
        <w:left w:val="none" w:sz="0" w:space="0" w:color="auto"/>
        <w:bottom w:val="none" w:sz="0" w:space="0" w:color="auto"/>
        <w:right w:val="none" w:sz="0" w:space="0" w:color="auto"/>
      </w:divBdr>
    </w:div>
    <w:div w:id="363602276">
      <w:bodyDiv w:val="1"/>
      <w:marLeft w:val="0"/>
      <w:marRight w:val="0"/>
      <w:marTop w:val="0"/>
      <w:marBottom w:val="0"/>
      <w:divBdr>
        <w:top w:val="none" w:sz="0" w:space="0" w:color="auto"/>
        <w:left w:val="none" w:sz="0" w:space="0" w:color="auto"/>
        <w:bottom w:val="none" w:sz="0" w:space="0" w:color="auto"/>
        <w:right w:val="none" w:sz="0" w:space="0" w:color="auto"/>
      </w:divBdr>
    </w:div>
    <w:div w:id="378945396">
      <w:bodyDiv w:val="1"/>
      <w:marLeft w:val="0"/>
      <w:marRight w:val="0"/>
      <w:marTop w:val="0"/>
      <w:marBottom w:val="0"/>
      <w:divBdr>
        <w:top w:val="none" w:sz="0" w:space="0" w:color="auto"/>
        <w:left w:val="none" w:sz="0" w:space="0" w:color="auto"/>
        <w:bottom w:val="none" w:sz="0" w:space="0" w:color="auto"/>
        <w:right w:val="none" w:sz="0" w:space="0" w:color="auto"/>
      </w:divBdr>
    </w:div>
    <w:div w:id="380322609">
      <w:bodyDiv w:val="1"/>
      <w:marLeft w:val="0"/>
      <w:marRight w:val="0"/>
      <w:marTop w:val="0"/>
      <w:marBottom w:val="0"/>
      <w:divBdr>
        <w:top w:val="none" w:sz="0" w:space="0" w:color="auto"/>
        <w:left w:val="none" w:sz="0" w:space="0" w:color="auto"/>
        <w:bottom w:val="none" w:sz="0" w:space="0" w:color="auto"/>
        <w:right w:val="none" w:sz="0" w:space="0" w:color="auto"/>
      </w:divBdr>
    </w:div>
    <w:div w:id="385102330">
      <w:bodyDiv w:val="1"/>
      <w:marLeft w:val="0"/>
      <w:marRight w:val="0"/>
      <w:marTop w:val="0"/>
      <w:marBottom w:val="0"/>
      <w:divBdr>
        <w:top w:val="none" w:sz="0" w:space="0" w:color="auto"/>
        <w:left w:val="none" w:sz="0" w:space="0" w:color="auto"/>
        <w:bottom w:val="none" w:sz="0" w:space="0" w:color="auto"/>
        <w:right w:val="none" w:sz="0" w:space="0" w:color="auto"/>
      </w:divBdr>
    </w:div>
    <w:div w:id="403340699">
      <w:bodyDiv w:val="1"/>
      <w:marLeft w:val="0"/>
      <w:marRight w:val="0"/>
      <w:marTop w:val="0"/>
      <w:marBottom w:val="0"/>
      <w:divBdr>
        <w:top w:val="none" w:sz="0" w:space="0" w:color="auto"/>
        <w:left w:val="none" w:sz="0" w:space="0" w:color="auto"/>
        <w:bottom w:val="none" w:sz="0" w:space="0" w:color="auto"/>
        <w:right w:val="none" w:sz="0" w:space="0" w:color="auto"/>
      </w:divBdr>
    </w:div>
    <w:div w:id="412823888">
      <w:bodyDiv w:val="1"/>
      <w:marLeft w:val="0"/>
      <w:marRight w:val="0"/>
      <w:marTop w:val="0"/>
      <w:marBottom w:val="0"/>
      <w:divBdr>
        <w:top w:val="none" w:sz="0" w:space="0" w:color="auto"/>
        <w:left w:val="none" w:sz="0" w:space="0" w:color="auto"/>
        <w:bottom w:val="none" w:sz="0" w:space="0" w:color="auto"/>
        <w:right w:val="none" w:sz="0" w:space="0" w:color="auto"/>
      </w:divBdr>
    </w:div>
    <w:div w:id="414085783">
      <w:bodyDiv w:val="1"/>
      <w:marLeft w:val="0"/>
      <w:marRight w:val="0"/>
      <w:marTop w:val="0"/>
      <w:marBottom w:val="0"/>
      <w:divBdr>
        <w:top w:val="none" w:sz="0" w:space="0" w:color="auto"/>
        <w:left w:val="none" w:sz="0" w:space="0" w:color="auto"/>
        <w:bottom w:val="none" w:sz="0" w:space="0" w:color="auto"/>
        <w:right w:val="none" w:sz="0" w:space="0" w:color="auto"/>
      </w:divBdr>
    </w:div>
    <w:div w:id="414935949">
      <w:bodyDiv w:val="1"/>
      <w:marLeft w:val="0"/>
      <w:marRight w:val="0"/>
      <w:marTop w:val="0"/>
      <w:marBottom w:val="0"/>
      <w:divBdr>
        <w:top w:val="none" w:sz="0" w:space="0" w:color="auto"/>
        <w:left w:val="none" w:sz="0" w:space="0" w:color="auto"/>
        <w:bottom w:val="none" w:sz="0" w:space="0" w:color="auto"/>
        <w:right w:val="none" w:sz="0" w:space="0" w:color="auto"/>
      </w:divBdr>
    </w:div>
    <w:div w:id="420445840">
      <w:bodyDiv w:val="1"/>
      <w:marLeft w:val="0"/>
      <w:marRight w:val="0"/>
      <w:marTop w:val="0"/>
      <w:marBottom w:val="0"/>
      <w:divBdr>
        <w:top w:val="none" w:sz="0" w:space="0" w:color="auto"/>
        <w:left w:val="none" w:sz="0" w:space="0" w:color="auto"/>
        <w:bottom w:val="none" w:sz="0" w:space="0" w:color="auto"/>
        <w:right w:val="none" w:sz="0" w:space="0" w:color="auto"/>
      </w:divBdr>
    </w:div>
    <w:div w:id="421337838">
      <w:bodyDiv w:val="1"/>
      <w:marLeft w:val="0"/>
      <w:marRight w:val="0"/>
      <w:marTop w:val="0"/>
      <w:marBottom w:val="0"/>
      <w:divBdr>
        <w:top w:val="none" w:sz="0" w:space="0" w:color="auto"/>
        <w:left w:val="none" w:sz="0" w:space="0" w:color="auto"/>
        <w:bottom w:val="none" w:sz="0" w:space="0" w:color="auto"/>
        <w:right w:val="none" w:sz="0" w:space="0" w:color="auto"/>
      </w:divBdr>
    </w:div>
    <w:div w:id="423305855">
      <w:bodyDiv w:val="1"/>
      <w:marLeft w:val="0"/>
      <w:marRight w:val="0"/>
      <w:marTop w:val="0"/>
      <w:marBottom w:val="0"/>
      <w:divBdr>
        <w:top w:val="none" w:sz="0" w:space="0" w:color="auto"/>
        <w:left w:val="none" w:sz="0" w:space="0" w:color="auto"/>
        <w:bottom w:val="none" w:sz="0" w:space="0" w:color="auto"/>
        <w:right w:val="none" w:sz="0" w:space="0" w:color="auto"/>
      </w:divBdr>
    </w:div>
    <w:div w:id="426540765">
      <w:bodyDiv w:val="1"/>
      <w:marLeft w:val="0"/>
      <w:marRight w:val="0"/>
      <w:marTop w:val="0"/>
      <w:marBottom w:val="0"/>
      <w:divBdr>
        <w:top w:val="none" w:sz="0" w:space="0" w:color="auto"/>
        <w:left w:val="none" w:sz="0" w:space="0" w:color="auto"/>
        <w:bottom w:val="none" w:sz="0" w:space="0" w:color="auto"/>
        <w:right w:val="none" w:sz="0" w:space="0" w:color="auto"/>
      </w:divBdr>
    </w:div>
    <w:div w:id="433979685">
      <w:bodyDiv w:val="1"/>
      <w:marLeft w:val="0"/>
      <w:marRight w:val="0"/>
      <w:marTop w:val="0"/>
      <w:marBottom w:val="0"/>
      <w:divBdr>
        <w:top w:val="none" w:sz="0" w:space="0" w:color="auto"/>
        <w:left w:val="none" w:sz="0" w:space="0" w:color="auto"/>
        <w:bottom w:val="none" w:sz="0" w:space="0" w:color="auto"/>
        <w:right w:val="none" w:sz="0" w:space="0" w:color="auto"/>
      </w:divBdr>
    </w:div>
    <w:div w:id="434596379">
      <w:bodyDiv w:val="1"/>
      <w:marLeft w:val="0"/>
      <w:marRight w:val="0"/>
      <w:marTop w:val="0"/>
      <w:marBottom w:val="0"/>
      <w:divBdr>
        <w:top w:val="none" w:sz="0" w:space="0" w:color="auto"/>
        <w:left w:val="none" w:sz="0" w:space="0" w:color="auto"/>
        <w:bottom w:val="none" w:sz="0" w:space="0" w:color="auto"/>
        <w:right w:val="none" w:sz="0" w:space="0" w:color="auto"/>
      </w:divBdr>
    </w:div>
    <w:div w:id="440104493">
      <w:bodyDiv w:val="1"/>
      <w:marLeft w:val="0"/>
      <w:marRight w:val="0"/>
      <w:marTop w:val="0"/>
      <w:marBottom w:val="0"/>
      <w:divBdr>
        <w:top w:val="none" w:sz="0" w:space="0" w:color="auto"/>
        <w:left w:val="none" w:sz="0" w:space="0" w:color="auto"/>
        <w:bottom w:val="none" w:sz="0" w:space="0" w:color="auto"/>
        <w:right w:val="none" w:sz="0" w:space="0" w:color="auto"/>
      </w:divBdr>
    </w:div>
    <w:div w:id="440296660">
      <w:bodyDiv w:val="1"/>
      <w:marLeft w:val="0"/>
      <w:marRight w:val="0"/>
      <w:marTop w:val="0"/>
      <w:marBottom w:val="0"/>
      <w:divBdr>
        <w:top w:val="none" w:sz="0" w:space="0" w:color="auto"/>
        <w:left w:val="none" w:sz="0" w:space="0" w:color="auto"/>
        <w:bottom w:val="none" w:sz="0" w:space="0" w:color="auto"/>
        <w:right w:val="none" w:sz="0" w:space="0" w:color="auto"/>
      </w:divBdr>
    </w:div>
    <w:div w:id="453137105">
      <w:bodyDiv w:val="1"/>
      <w:marLeft w:val="0"/>
      <w:marRight w:val="0"/>
      <w:marTop w:val="0"/>
      <w:marBottom w:val="0"/>
      <w:divBdr>
        <w:top w:val="none" w:sz="0" w:space="0" w:color="auto"/>
        <w:left w:val="none" w:sz="0" w:space="0" w:color="auto"/>
        <w:bottom w:val="none" w:sz="0" w:space="0" w:color="auto"/>
        <w:right w:val="none" w:sz="0" w:space="0" w:color="auto"/>
      </w:divBdr>
    </w:div>
    <w:div w:id="461266047">
      <w:bodyDiv w:val="1"/>
      <w:marLeft w:val="0"/>
      <w:marRight w:val="0"/>
      <w:marTop w:val="0"/>
      <w:marBottom w:val="0"/>
      <w:divBdr>
        <w:top w:val="none" w:sz="0" w:space="0" w:color="auto"/>
        <w:left w:val="none" w:sz="0" w:space="0" w:color="auto"/>
        <w:bottom w:val="none" w:sz="0" w:space="0" w:color="auto"/>
        <w:right w:val="none" w:sz="0" w:space="0" w:color="auto"/>
      </w:divBdr>
    </w:div>
    <w:div w:id="461772434">
      <w:bodyDiv w:val="1"/>
      <w:marLeft w:val="0"/>
      <w:marRight w:val="0"/>
      <w:marTop w:val="0"/>
      <w:marBottom w:val="0"/>
      <w:divBdr>
        <w:top w:val="none" w:sz="0" w:space="0" w:color="auto"/>
        <w:left w:val="none" w:sz="0" w:space="0" w:color="auto"/>
        <w:bottom w:val="none" w:sz="0" w:space="0" w:color="auto"/>
        <w:right w:val="none" w:sz="0" w:space="0" w:color="auto"/>
      </w:divBdr>
    </w:div>
    <w:div w:id="469251957">
      <w:bodyDiv w:val="1"/>
      <w:marLeft w:val="0"/>
      <w:marRight w:val="0"/>
      <w:marTop w:val="0"/>
      <w:marBottom w:val="0"/>
      <w:divBdr>
        <w:top w:val="none" w:sz="0" w:space="0" w:color="auto"/>
        <w:left w:val="none" w:sz="0" w:space="0" w:color="auto"/>
        <w:bottom w:val="none" w:sz="0" w:space="0" w:color="auto"/>
        <w:right w:val="none" w:sz="0" w:space="0" w:color="auto"/>
      </w:divBdr>
    </w:div>
    <w:div w:id="469976394">
      <w:bodyDiv w:val="1"/>
      <w:marLeft w:val="0"/>
      <w:marRight w:val="0"/>
      <w:marTop w:val="0"/>
      <w:marBottom w:val="0"/>
      <w:divBdr>
        <w:top w:val="none" w:sz="0" w:space="0" w:color="auto"/>
        <w:left w:val="none" w:sz="0" w:space="0" w:color="auto"/>
        <w:bottom w:val="none" w:sz="0" w:space="0" w:color="auto"/>
        <w:right w:val="none" w:sz="0" w:space="0" w:color="auto"/>
      </w:divBdr>
    </w:div>
    <w:div w:id="472910705">
      <w:bodyDiv w:val="1"/>
      <w:marLeft w:val="0"/>
      <w:marRight w:val="0"/>
      <w:marTop w:val="0"/>
      <w:marBottom w:val="0"/>
      <w:divBdr>
        <w:top w:val="none" w:sz="0" w:space="0" w:color="auto"/>
        <w:left w:val="none" w:sz="0" w:space="0" w:color="auto"/>
        <w:bottom w:val="none" w:sz="0" w:space="0" w:color="auto"/>
        <w:right w:val="none" w:sz="0" w:space="0" w:color="auto"/>
      </w:divBdr>
    </w:div>
    <w:div w:id="482815242">
      <w:bodyDiv w:val="1"/>
      <w:marLeft w:val="0"/>
      <w:marRight w:val="0"/>
      <w:marTop w:val="0"/>
      <w:marBottom w:val="0"/>
      <w:divBdr>
        <w:top w:val="none" w:sz="0" w:space="0" w:color="auto"/>
        <w:left w:val="none" w:sz="0" w:space="0" w:color="auto"/>
        <w:bottom w:val="none" w:sz="0" w:space="0" w:color="auto"/>
        <w:right w:val="none" w:sz="0" w:space="0" w:color="auto"/>
      </w:divBdr>
    </w:div>
    <w:div w:id="502088434">
      <w:bodyDiv w:val="1"/>
      <w:marLeft w:val="0"/>
      <w:marRight w:val="0"/>
      <w:marTop w:val="0"/>
      <w:marBottom w:val="0"/>
      <w:divBdr>
        <w:top w:val="none" w:sz="0" w:space="0" w:color="auto"/>
        <w:left w:val="none" w:sz="0" w:space="0" w:color="auto"/>
        <w:bottom w:val="none" w:sz="0" w:space="0" w:color="auto"/>
        <w:right w:val="none" w:sz="0" w:space="0" w:color="auto"/>
      </w:divBdr>
    </w:div>
    <w:div w:id="506363553">
      <w:bodyDiv w:val="1"/>
      <w:marLeft w:val="0"/>
      <w:marRight w:val="0"/>
      <w:marTop w:val="0"/>
      <w:marBottom w:val="0"/>
      <w:divBdr>
        <w:top w:val="none" w:sz="0" w:space="0" w:color="auto"/>
        <w:left w:val="none" w:sz="0" w:space="0" w:color="auto"/>
        <w:bottom w:val="none" w:sz="0" w:space="0" w:color="auto"/>
        <w:right w:val="none" w:sz="0" w:space="0" w:color="auto"/>
      </w:divBdr>
    </w:div>
    <w:div w:id="528224422">
      <w:bodyDiv w:val="1"/>
      <w:marLeft w:val="0"/>
      <w:marRight w:val="0"/>
      <w:marTop w:val="0"/>
      <w:marBottom w:val="0"/>
      <w:divBdr>
        <w:top w:val="none" w:sz="0" w:space="0" w:color="auto"/>
        <w:left w:val="none" w:sz="0" w:space="0" w:color="auto"/>
        <w:bottom w:val="none" w:sz="0" w:space="0" w:color="auto"/>
        <w:right w:val="none" w:sz="0" w:space="0" w:color="auto"/>
      </w:divBdr>
    </w:div>
    <w:div w:id="529801744">
      <w:bodyDiv w:val="1"/>
      <w:marLeft w:val="0"/>
      <w:marRight w:val="0"/>
      <w:marTop w:val="0"/>
      <w:marBottom w:val="0"/>
      <w:divBdr>
        <w:top w:val="none" w:sz="0" w:space="0" w:color="auto"/>
        <w:left w:val="none" w:sz="0" w:space="0" w:color="auto"/>
        <w:bottom w:val="none" w:sz="0" w:space="0" w:color="auto"/>
        <w:right w:val="none" w:sz="0" w:space="0" w:color="auto"/>
      </w:divBdr>
    </w:div>
    <w:div w:id="538974982">
      <w:bodyDiv w:val="1"/>
      <w:marLeft w:val="0"/>
      <w:marRight w:val="0"/>
      <w:marTop w:val="0"/>
      <w:marBottom w:val="0"/>
      <w:divBdr>
        <w:top w:val="none" w:sz="0" w:space="0" w:color="auto"/>
        <w:left w:val="none" w:sz="0" w:space="0" w:color="auto"/>
        <w:bottom w:val="none" w:sz="0" w:space="0" w:color="auto"/>
        <w:right w:val="none" w:sz="0" w:space="0" w:color="auto"/>
      </w:divBdr>
    </w:div>
    <w:div w:id="543369223">
      <w:bodyDiv w:val="1"/>
      <w:marLeft w:val="0"/>
      <w:marRight w:val="0"/>
      <w:marTop w:val="0"/>
      <w:marBottom w:val="0"/>
      <w:divBdr>
        <w:top w:val="none" w:sz="0" w:space="0" w:color="auto"/>
        <w:left w:val="none" w:sz="0" w:space="0" w:color="auto"/>
        <w:bottom w:val="none" w:sz="0" w:space="0" w:color="auto"/>
        <w:right w:val="none" w:sz="0" w:space="0" w:color="auto"/>
      </w:divBdr>
    </w:div>
    <w:div w:id="544408767">
      <w:bodyDiv w:val="1"/>
      <w:marLeft w:val="0"/>
      <w:marRight w:val="0"/>
      <w:marTop w:val="0"/>
      <w:marBottom w:val="0"/>
      <w:divBdr>
        <w:top w:val="none" w:sz="0" w:space="0" w:color="auto"/>
        <w:left w:val="none" w:sz="0" w:space="0" w:color="auto"/>
        <w:bottom w:val="none" w:sz="0" w:space="0" w:color="auto"/>
        <w:right w:val="none" w:sz="0" w:space="0" w:color="auto"/>
      </w:divBdr>
    </w:div>
    <w:div w:id="553590813">
      <w:bodyDiv w:val="1"/>
      <w:marLeft w:val="0"/>
      <w:marRight w:val="0"/>
      <w:marTop w:val="0"/>
      <w:marBottom w:val="0"/>
      <w:divBdr>
        <w:top w:val="none" w:sz="0" w:space="0" w:color="auto"/>
        <w:left w:val="none" w:sz="0" w:space="0" w:color="auto"/>
        <w:bottom w:val="none" w:sz="0" w:space="0" w:color="auto"/>
        <w:right w:val="none" w:sz="0" w:space="0" w:color="auto"/>
      </w:divBdr>
    </w:div>
    <w:div w:id="569731104">
      <w:bodyDiv w:val="1"/>
      <w:marLeft w:val="0"/>
      <w:marRight w:val="0"/>
      <w:marTop w:val="0"/>
      <w:marBottom w:val="0"/>
      <w:divBdr>
        <w:top w:val="none" w:sz="0" w:space="0" w:color="auto"/>
        <w:left w:val="none" w:sz="0" w:space="0" w:color="auto"/>
        <w:bottom w:val="none" w:sz="0" w:space="0" w:color="auto"/>
        <w:right w:val="none" w:sz="0" w:space="0" w:color="auto"/>
      </w:divBdr>
    </w:div>
    <w:div w:id="578755444">
      <w:bodyDiv w:val="1"/>
      <w:marLeft w:val="0"/>
      <w:marRight w:val="0"/>
      <w:marTop w:val="0"/>
      <w:marBottom w:val="0"/>
      <w:divBdr>
        <w:top w:val="none" w:sz="0" w:space="0" w:color="auto"/>
        <w:left w:val="none" w:sz="0" w:space="0" w:color="auto"/>
        <w:bottom w:val="none" w:sz="0" w:space="0" w:color="auto"/>
        <w:right w:val="none" w:sz="0" w:space="0" w:color="auto"/>
      </w:divBdr>
    </w:div>
    <w:div w:id="587344991">
      <w:bodyDiv w:val="1"/>
      <w:marLeft w:val="0"/>
      <w:marRight w:val="0"/>
      <w:marTop w:val="0"/>
      <w:marBottom w:val="0"/>
      <w:divBdr>
        <w:top w:val="none" w:sz="0" w:space="0" w:color="auto"/>
        <w:left w:val="none" w:sz="0" w:space="0" w:color="auto"/>
        <w:bottom w:val="none" w:sz="0" w:space="0" w:color="auto"/>
        <w:right w:val="none" w:sz="0" w:space="0" w:color="auto"/>
      </w:divBdr>
    </w:div>
    <w:div w:id="603003725">
      <w:bodyDiv w:val="1"/>
      <w:marLeft w:val="0"/>
      <w:marRight w:val="0"/>
      <w:marTop w:val="0"/>
      <w:marBottom w:val="0"/>
      <w:divBdr>
        <w:top w:val="none" w:sz="0" w:space="0" w:color="auto"/>
        <w:left w:val="none" w:sz="0" w:space="0" w:color="auto"/>
        <w:bottom w:val="none" w:sz="0" w:space="0" w:color="auto"/>
        <w:right w:val="none" w:sz="0" w:space="0" w:color="auto"/>
      </w:divBdr>
    </w:div>
    <w:div w:id="605692446">
      <w:bodyDiv w:val="1"/>
      <w:marLeft w:val="0"/>
      <w:marRight w:val="0"/>
      <w:marTop w:val="0"/>
      <w:marBottom w:val="0"/>
      <w:divBdr>
        <w:top w:val="none" w:sz="0" w:space="0" w:color="auto"/>
        <w:left w:val="none" w:sz="0" w:space="0" w:color="auto"/>
        <w:bottom w:val="none" w:sz="0" w:space="0" w:color="auto"/>
        <w:right w:val="none" w:sz="0" w:space="0" w:color="auto"/>
      </w:divBdr>
    </w:div>
    <w:div w:id="614992665">
      <w:bodyDiv w:val="1"/>
      <w:marLeft w:val="0"/>
      <w:marRight w:val="0"/>
      <w:marTop w:val="0"/>
      <w:marBottom w:val="0"/>
      <w:divBdr>
        <w:top w:val="none" w:sz="0" w:space="0" w:color="auto"/>
        <w:left w:val="none" w:sz="0" w:space="0" w:color="auto"/>
        <w:bottom w:val="none" w:sz="0" w:space="0" w:color="auto"/>
        <w:right w:val="none" w:sz="0" w:space="0" w:color="auto"/>
      </w:divBdr>
    </w:div>
    <w:div w:id="616763826">
      <w:bodyDiv w:val="1"/>
      <w:marLeft w:val="0"/>
      <w:marRight w:val="0"/>
      <w:marTop w:val="0"/>
      <w:marBottom w:val="0"/>
      <w:divBdr>
        <w:top w:val="none" w:sz="0" w:space="0" w:color="auto"/>
        <w:left w:val="none" w:sz="0" w:space="0" w:color="auto"/>
        <w:bottom w:val="none" w:sz="0" w:space="0" w:color="auto"/>
        <w:right w:val="none" w:sz="0" w:space="0" w:color="auto"/>
      </w:divBdr>
    </w:div>
    <w:div w:id="620454535">
      <w:bodyDiv w:val="1"/>
      <w:marLeft w:val="0"/>
      <w:marRight w:val="0"/>
      <w:marTop w:val="0"/>
      <w:marBottom w:val="0"/>
      <w:divBdr>
        <w:top w:val="none" w:sz="0" w:space="0" w:color="auto"/>
        <w:left w:val="none" w:sz="0" w:space="0" w:color="auto"/>
        <w:bottom w:val="none" w:sz="0" w:space="0" w:color="auto"/>
        <w:right w:val="none" w:sz="0" w:space="0" w:color="auto"/>
      </w:divBdr>
    </w:div>
    <w:div w:id="630551730">
      <w:bodyDiv w:val="1"/>
      <w:marLeft w:val="0"/>
      <w:marRight w:val="0"/>
      <w:marTop w:val="0"/>
      <w:marBottom w:val="0"/>
      <w:divBdr>
        <w:top w:val="none" w:sz="0" w:space="0" w:color="auto"/>
        <w:left w:val="none" w:sz="0" w:space="0" w:color="auto"/>
        <w:bottom w:val="none" w:sz="0" w:space="0" w:color="auto"/>
        <w:right w:val="none" w:sz="0" w:space="0" w:color="auto"/>
      </w:divBdr>
    </w:div>
    <w:div w:id="632291624">
      <w:bodyDiv w:val="1"/>
      <w:marLeft w:val="0"/>
      <w:marRight w:val="0"/>
      <w:marTop w:val="0"/>
      <w:marBottom w:val="0"/>
      <w:divBdr>
        <w:top w:val="none" w:sz="0" w:space="0" w:color="auto"/>
        <w:left w:val="none" w:sz="0" w:space="0" w:color="auto"/>
        <w:bottom w:val="none" w:sz="0" w:space="0" w:color="auto"/>
        <w:right w:val="none" w:sz="0" w:space="0" w:color="auto"/>
      </w:divBdr>
    </w:div>
    <w:div w:id="640840601">
      <w:bodyDiv w:val="1"/>
      <w:marLeft w:val="0"/>
      <w:marRight w:val="0"/>
      <w:marTop w:val="0"/>
      <w:marBottom w:val="0"/>
      <w:divBdr>
        <w:top w:val="none" w:sz="0" w:space="0" w:color="auto"/>
        <w:left w:val="none" w:sz="0" w:space="0" w:color="auto"/>
        <w:bottom w:val="none" w:sz="0" w:space="0" w:color="auto"/>
        <w:right w:val="none" w:sz="0" w:space="0" w:color="auto"/>
      </w:divBdr>
    </w:div>
    <w:div w:id="651980103">
      <w:bodyDiv w:val="1"/>
      <w:marLeft w:val="0"/>
      <w:marRight w:val="0"/>
      <w:marTop w:val="0"/>
      <w:marBottom w:val="0"/>
      <w:divBdr>
        <w:top w:val="none" w:sz="0" w:space="0" w:color="auto"/>
        <w:left w:val="none" w:sz="0" w:space="0" w:color="auto"/>
        <w:bottom w:val="none" w:sz="0" w:space="0" w:color="auto"/>
        <w:right w:val="none" w:sz="0" w:space="0" w:color="auto"/>
      </w:divBdr>
    </w:div>
    <w:div w:id="652218688">
      <w:bodyDiv w:val="1"/>
      <w:marLeft w:val="0"/>
      <w:marRight w:val="0"/>
      <w:marTop w:val="0"/>
      <w:marBottom w:val="0"/>
      <w:divBdr>
        <w:top w:val="none" w:sz="0" w:space="0" w:color="auto"/>
        <w:left w:val="none" w:sz="0" w:space="0" w:color="auto"/>
        <w:bottom w:val="none" w:sz="0" w:space="0" w:color="auto"/>
        <w:right w:val="none" w:sz="0" w:space="0" w:color="auto"/>
      </w:divBdr>
    </w:div>
    <w:div w:id="666061238">
      <w:bodyDiv w:val="1"/>
      <w:marLeft w:val="0"/>
      <w:marRight w:val="0"/>
      <w:marTop w:val="0"/>
      <w:marBottom w:val="0"/>
      <w:divBdr>
        <w:top w:val="none" w:sz="0" w:space="0" w:color="auto"/>
        <w:left w:val="none" w:sz="0" w:space="0" w:color="auto"/>
        <w:bottom w:val="none" w:sz="0" w:space="0" w:color="auto"/>
        <w:right w:val="none" w:sz="0" w:space="0" w:color="auto"/>
      </w:divBdr>
    </w:div>
    <w:div w:id="673580458">
      <w:bodyDiv w:val="1"/>
      <w:marLeft w:val="0"/>
      <w:marRight w:val="0"/>
      <w:marTop w:val="0"/>
      <w:marBottom w:val="0"/>
      <w:divBdr>
        <w:top w:val="none" w:sz="0" w:space="0" w:color="auto"/>
        <w:left w:val="none" w:sz="0" w:space="0" w:color="auto"/>
        <w:bottom w:val="none" w:sz="0" w:space="0" w:color="auto"/>
        <w:right w:val="none" w:sz="0" w:space="0" w:color="auto"/>
      </w:divBdr>
    </w:div>
    <w:div w:id="674919755">
      <w:bodyDiv w:val="1"/>
      <w:marLeft w:val="0"/>
      <w:marRight w:val="0"/>
      <w:marTop w:val="0"/>
      <w:marBottom w:val="0"/>
      <w:divBdr>
        <w:top w:val="none" w:sz="0" w:space="0" w:color="auto"/>
        <w:left w:val="none" w:sz="0" w:space="0" w:color="auto"/>
        <w:bottom w:val="none" w:sz="0" w:space="0" w:color="auto"/>
        <w:right w:val="none" w:sz="0" w:space="0" w:color="auto"/>
      </w:divBdr>
    </w:div>
    <w:div w:id="685407298">
      <w:bodyDiv w:val="1"/>
      <w:marLeft w:val="0"/>
      <w:marRight w:val="0"/>
      <w:marTop w:val="0"/>
      <w:marBottom w:val="0"/>
      <w:divBdr>
        <w:top w:val="none" w:sz="0" w:space="0" w:color="auto"/>
        <w:left w:val="none" w:sz="0" w:space="0" w:color="auto"/>
        <w:bottom w:val="none" w:sz="0" w:space="0" w:color="auto"/>
        <w:right w:val="none" w:sz="0" w:space="0" w:color="auto"/>
      </w:divBdr>
    </w:div>
    <w:div w:id="690374369">
      <w:bodyDiv w:val="1"/>
      <w:marLeft w:val="0"/>
      <w:marRight w:val="0"/>
      <w:marTop w:val="0"/>
      <w:marBottom w:val="0"/>
      <w:divBdr>
        <w:top w:val="none" w:sz="0" w:space="0" w:color="auto"/>
        <w:left w:val="none" w:sz="0" w:space="0" w:color="auto"/>
        <w:bottom w:val="none" w:sz="0" w:space="0" w:color="auto"/>
        <w:right w:val="none" w:sz="0" w:space="0" w:color="auto"/>
      </w:divBdr>
    </w:div>
    <w:div w:id="699940967">
      <w:bodyDiv w:val="1"/>
      <w:marLeft w:val="0"/>
      <w:marRight w:val="0"/>
      <w:marTop w:val="0"/>
      <w:marBottom w:val="0"/>
      <w:divBdr>
        <w:top w:val="none" w:sz="0" w:space="0" w:color="auto"/>
        <w:left w:val="none" w:sz="0" w:space="0" w:color="auto"/>
        <w:bottom w:val="none" w:sz="0" w:space="0" w:color="auto"/>
        <w:right w:val="none" w:sz="0" w:space="0" w:color="auto"/>
      </w:divBdr>
    </w:div>
    <w:div w:id="703943336">
      <w:bodyDiv w:val="1"/>
      <w:marLeft w:val="0"/>
      <w:marRight w:val="0"/>
      <w:marTop w:val="0"/>
      <w:marBottom w:val="0"/>
      <w:divBdr>
        <w:top w:val="none" w:sz="0" w:space="0" w:color="auto"/>
        <w:left w:val="none" w:sz="0" w:space="0" w:color="auto"/>
        <w:bottom w:val="none" w:sz="0" w:space="0" w:color="auto"/>
        <w:right w:val="none" w:sz="0" w:space="0" w:color="auto"/>
      </w:divBdr>
    </w:div>
    <w:div w:id="704868908">
      <w:bodyDiv w:val="1"/>
      <w:marLeft w:val="0"/>
      <w:marRight w:val="0"/>
      <w:marTop w:val="0"/>
      <w:marBottom w:val="0"/>
      <w:divBdr>
        <w:top w:val="none" w:sz="0" w:space="0" w:color="auto"/>
        <w:left w:val="none" w:sz="0" w:space="0" w:color="auto"/>
        <w:bottom w:val="none" w:sz="0" w:space="0" w:color="auto"/>
        <w:right w:val="none" w:sz="0" w:space="0" w:color="auto"/>
      </w:divBdr>
    </w:div>
    <w:div w:id="706954172">
      <w:bodyDiv w:val="1"/>
      <w:marLeft w:val="0"/>
      <w:marRight w:val="0"/>
      <w:marTop w:val="0"/>
      <w:marBottom w:val="0"/>
      <w:divBdr>
        <w:top w:val="none" w:sz="0" w:space="0" w:color="auto"/>
        <w:left w:val="none" w:sz="0" w:space="0" w:color="auto"/>
        <w:bottom w:val="none" w:sz="0" w:space="0" w:color="auto"/>
        <w:right w:val="none" w:sz="0" w:space="0" w:color="auto"/>
      </w:divBdr>
    </w:div>
    <w:div w:id="716465043">
      <w:bodyDiv w:val="1"/>
      <w:marLeft w:val="0"/>
      <w:marRight w:val="0"/>
      <w:marTop w:val="0"/>
      <w:marBottom w:val="0"/>
      <w:divBdr>
        <w:top w:val="none" w:sz="0" w:space="0" w:color="auto"/>
        <w:left w:val="none" w:sz="0" w:space="0" w:color="auto"/>
        <w:bottom w:val="none" w:sz="0" w:space="0" w:color="auto"/>
        <w:right w:val="none" w:sz="0" w:space="0" w:color="auto"/>
      </w:divBdr>
    </w:div>
    <w:div w:id="719478955">
      <w:bodyDiv w:val="1"/>
      <w:marLeft w:val="0"/>
      <w:marRight w:val="0"/>
      <w:marTop w:val="0"/>
      <w:marBottom w:val="0"/>
      <w:divBdr>
        <w:top w:val="none" w:sz="0" w:space="0" w:color="auto"/>
        <w:left w:val="none" w:sz="0" w:space="0" w:color="auto"/>
        <w:bottom w:val="none" w:sz="0" w:space="0" w:color="auto"/>
        <w:right w:val="none" w:sz="0" w:space="0" w:color="auto"/>
      </w:divBdr>
    </w:div>
    <w:div w:id="721059088">
      <w:bodyDiv w:val="1"/>
      <w:marLeft w:val="0"/>
      <w:marRight w:val="0"/>
      <w:marTop w:val="0"/>
      <w:marBottom w:val="0"/>
      <w:divBdr>
        <w:top w:val="none" w:sz="0" w:space="0" w:color="auto"/>
        <w:left w:val="none" w:sz="0" w:space="0" w:color="auto"/>
        <w:bottom w:val="none" w:sz="0" w:space="0" w:color="auto"/>
        <w:right w:val="none" w:sz="0" w:space="0" w:color="auto"/>
      </w:divBdr>
    </w:div>
    <w:div w:id="722950382">
      <w:bodyDiv w:val="1"/>
      <w:marLeft w:val="0"/>
      <w:marRight w:val="0"/>
      <w:marTop w:val="0"/>
      <w:marBottom w:val="0"/>
      <w:divBdr>
        <w:top w:val="none" w:sz="0" w:space="0" w:color="auto"/>
        <w:left w:val="none" w:sz="0" w:space="0" w:color="auto"/>
        <w:bottom w:val="none" w:sz="0" w:space="0" w:color="auto"/>
        <w:right w:val="none" w:sz="0" w:space="0" w:color="auto"/>
      </w:divBdr>
    </w:div>
    <w:div w:id="729811834">
      <w:bodyDiv w:val="1"/>
      <w:marLeft w:val="0"/>
      <w:marRight w:val="0"/>
      <w:marTop w:val="0"/>
      <w:marBottom w:val="0"/>
      <w:divBdr>
        <w:top w:val="none" w:sz="0" w:space="0" w:color="auto"/>
        <w:left w:val="none" w:sz="0" w:space="0" w:color="auto"/>
        <w:bottom w:val="none" w:sz="0" w:space="0" w:color="auto"/>
        <w:right w:val="none" w:sz="0" w:space="0" w:color="auto"/>
      </w:divBdr>
    </w:div>
    <w:div w:id="736976672">
      <w:bodyDiv w:val="1"/>
      <w:marLeft w:val="0"/>
      <w:marRight w:val="0"/>
      <w:marTop w:val="0"/>
      <w:marBottom w:val="0"/>
      <w:divBdr>
        <w:top w:val="none" w:sz="0" w:space="0" w:color="auto"/>
        <w:left w:val="none" w:sz="0" w:space="0" w:color="auto"/>
        <w:bottom w:val="none" w:sz="0" w:space="0" w:color="auto"/>
        <w:right w:val="none" w:sz="0" w:space="0" w:color="auto"/>
      </w:divBdr>
    </w:div>
    <w:div w:id="741874718">
      <w:bodyDiv w:val="1"/>
      <w:marLeft w:val="0"/>
      <w:marRight w:val="0"/>
      <w:marTop w:val="0"/>
      <w:marBottom w:val="0"/>
      <w:divBdr>
        <w:top w:val="none" w:sz="0" w:space="0" w:color="auto"/>
        <w:left w:val="none" w:sz="0" w:space="0" w:color="auto"/>
        <w:bottom w:val="none" w:sz="0" w:space="0" w:color="auto"/>
        <w:right w:val="none" w:sz="0" w:space="0" w:color="auto"/>
      </w:divBdr>
    </w:div>
    <w:div w:id="743837624">
      <w:bodyDiv w:val="1"/>
      <w:marLeft w:val="0"/>
      <w:marRight w:val="0"/>
      <w:marTop w:val="0"/>
      <w:marBottom w:val="0"/>
      <w:divBdr>
        <w:top w:val="none" w:sz="0" w:space="0" w:color="auto"/>
        <w:left w:val="none" w:sz="0" w:space="0" w:color="auto"/>
        <w:bottom w:val="none" w:sz="0" w:space="0" w:color="auto"/>
        <w:right w:val="none" w:sz="0" w:space="0" w:color="auto"/>
      </w:divBdr>
    </w:div>
    <w:div w:id="744955665">
      <w:bodyDiv w:val="1"/>
      <w:marLeft w:val="0"/>
      <w:marRight w:val="0"/>
      <w:marTop w:val="0"/>
      <w:marBottom w:val="0"/>
      <w:divBdr>
        <w:top w:val="none" w:sz="0" w:space="0" w:color="auto"/>
        <w:left w:val="none" w:sz="0" w:space="0" w:color="auto"/>
        <w:bottom w:val="none" w:sz="0" w:space="0" w:color="auto"/>
        <w:right w:val="none" w:sz="0" w:space="0" w:color="auto"/>
      </w:divBdr>
    </w:div>
    <w:div w:id="746540698">
      <w:bodyDiv w:val="1"/>
      <w:marLeft w:val="0"/>
      <w:marRight w:val="0"/>
      <w:marTop w:val="0"/>
      <w:marBottom w:val="0"/>
      <w:divBdr>
        <w:top w:val="none" w:sz="0" w:space="0" w:color="auto"/>
        <w:left w:val="none" w:sz="0" w:space="0" w:color="auto"/>
        <w:bottom w:val="none" w:sz="0" w:space="0" w:color="auto"/>
        <w:right w:val="none" w:sz="0" w:space="0" w:color="auto"/>
      </w:divBdr>
    </w:div>
    <w:div w:id="750388678">
      <w:bodyDiv w:val="1"/>
      <w:marLeft w:val="0"/>
      <w:marRight w:val="0"/>
      <w:marTop w:val="0"/>
      <w:marBottom w:val="0"/>
      <w:divBdr>
        <w:top w:val="none" w:sz="0" w:space="0" w:color="auto"/>
        <w:left w:val="none" w:sz="0" w:space="0" w:color="auto"/>
        <w:bottom w:val="none" w:sz="0" w:space="0" w:color="auto"/>
        <w:right w:val="none" w:sz="0" w:space="0" w:color="auto"/>
      </w:divBdr>
    </w:div>
    <w:div w:id="754132747">
      <w:bodyDiv w:val="1"/>
      <w:marLeft w:val="0"/>
      <w:marRight w:val="0"/>
      <w:marTop w:val="0"/>
      <w:marBottom w:val="0"/>
      <w:divBdr>
        <w:top w:val="none" w:sz="0" w:space="0" w:color="auto"/>
        <w:left w:val="none" w:sz="0" w:space="0" w:color="auto"/>
        <w:bottom w:val="none" w:sz="0" w:space="0" w:color="auto"/>
        <w:right w:val="none" w:sz="0" w:space="0" w:color="auto"/>
      </w:divBdr>
    </w:div>
    <w:div w:id="774180458">
      <w:bodyDiv w:val="1"/>
      <w:marLeft w:val="0"/>
      <w:marRight w:val="0"/>
      <w:marTop w:val="0"/>
      <w:marBottom w:val="0"/>
      <w:divBdr>
        <w:top w:val="none" w:sz="0" w:space="0" w:color="auto"/>
        <w:left w:val="none" w:sz="0" w:space="0" w:color="auto"/>
        <w:bottom w:val="none" w:sz="0" w:space="0" w:color="auto"/>
        <w:right w:val="none" w:sz="0" w:space="0" w:color="auto"/>
      </w:divBdr>
    </w:div>
    <w:div w:id="774599886">
      <w:bodyDiv w:val="1"/>
      <w:marLeft w:val="0"/>
      <w:marRight w:val="0"/>
      <w:marTop w:val="0"/>
      <w:marBottom w:val="0"/>
      <w:divBdr>
        <w:top w:val="none" w:sz="0" w:space="0" w:color="auto"/>
        <w:left w:val="none" w:sz="0" w:space="0" w:color="auto"/>
        <w:bottom w:val="none" w:sz="0" w:space="0" w:color="auto"/>
        <w:right w:val="none" w:sz="0" w:space="0" w:color="auto"/>
      </w:divBdr>
    </w:div>
    <w:div w:id="775907240">
      <w:bodyDiv w:val="1"/>
      <w:marLeft w:val="0"/>
      <w:marRight w:val="0"/>
      <w:marTop w:val="0"/>
      <w:marBottom w:val="0"/>
      <w:divBdr>
        <w:top w:val="none" w:sz="0" w:space="0" w:color="auto"/>
        <w:left w:val="none" w:sz="0" w:space="0" w:color="auto"/>
        <w:bottom w:val="none" w:sz="0" w:space="0" w:color="auto"/>
        <w:right w:val="none" w:sz="0" w:space="0" w:color="auto"/>
      </w:divBdr>
    </w:div>
    <w:div w:id="779226737">
      <w:bodyDiv w:val="1"/>
      <w:marLeft w:val="0"/>
      <w:marRight w:val="0"/>
      <w:marTop w:val="0"/>
      <w:marBottom w:val="0"/>
      <w:divBdr>
        <w:top w:val="none" w:sz="0" w:space="0" w:color="auto"/>
        <w:left w:val="none" w:sz="0" w:space="0" w:color="auto"/>
        <w:bottom w:val="none" w:sz="0" w:space="0" w:color="auto"/>
        <w:right w:val="none" w:sz="0" w:space="0" w:color="auto"/>
      </w:divBdr>
    </w:div>
    <w:div w:id="795105685">
      <w:bodyDiv w:val="1"/>
      <w:marLeft w:val="0"/>
      <w:marRight w:val="0"/>
      <w:marTop w:val="0"/>
      <w:marBottom w:val="0"/>
      <w:divBdr>
        <w:top w:val="none" w:sz="0" w:space="0" w:color="auto"/>
        <w:left w:val="none" w:sz="0" w:space="0" w:color="auto"/>
        <w:bottom w:val="none" w:sz="0" w:space="0" w:color="auto"/>
        <w:right w:val="none" w:sz="0" w:space="0" w:color="auto"/>
      </w:divBdr>
    </w:div>
    <w:div w:id="806050448">
      <w:bodyDiv w:val="1"/>
      <w:marLeft w:val="0"/>
      <w:marRight w:val="0"/>
      <w:marTop w:val="0"/>
      <w:marBottom w:val="0"/>
      <w:divBdr>
        <w:top w:val="none" w:sz="0" w:space="0" w:color="auto"/>
        <w:left w:val="none" w:sz="0" w:space="0" w:color="auto"/>
        <w:bottom w:val="none" w:sz="0" w:space="0" w:color="auto"/>
        <w:right w:val="none" w:sz="0" w:space="0" w:color="auto"/>
      </w:divBdr>
    </w:div>
    <w:div w:id="808521118">
      <w:bodyDiv w:val="1"/>
      <w:marLeft w:val="0"/>
      <w:marRight w:val="0"/>
      <w:marTop w:val="0"/>
      <w:marBottom w:val="0"/>
      <w:divBdr>
        <w:top w:val="none" w:sz="0" w:space="0" w:color="auto"/>
        <w:left w:val="none" w:sz="0" w:space="0" w:color="auto"/>
        <w:bottom w:val="none" w:sz="0" w:space="0" w:color="auto"/>
        <w:right w:val="none" w:sz="0" w:space="0" w:color="auto"/>
      </w:divBdr>
    </w:div>
    <w:div w:id="809249991">
      <w:bodyDiv w:val="1"/>
      <w:marLeft w:val="0"/>
      <w:marRight w:val="0"/>
      <w:marTop w:val="0"/>
      <w:marBottom w:val="0"/>
      <w:divBdr>
        <w:top w:val="none" w:sz="0" w:space="0" w:color="auto"/>
        <w:left w:val="none" w:sz="0" w:space="0" w:color="auto"/>
        <w:bottom w:val="none" w:sz="0" w:space="0" w:color="auto"/>
        <w:right w:val="none" w:sz="0" w:space="0" w:color="auto"/>
      </w:divBdr>
    </w:div>
    <w:div w:id="812405906">
      <w:bodyDiv w:val="1"/>
      <w:marLeft w:val="0"/>
      <w:marRight w:val="0"/>
      <w:marTop w:val="0"/>
      <w:marBottom w:val="0"/>
      <w:divBdr>
        <w:top w:val="none" w:sz="0" w:space="0" w:color="auto"/>
        <w:left w:val="none" w:sz="0" w:space="0" w:color="auto"/>
        <w:bottom w:val="none" w:sz="0" w:space="0" w:color="auto"/>
        <w:right w:val="none" w:sz="0" w:space="0" w:color="auto"/>
      </w:divBdr>
    </w:div>
    <w:div w:id="812597999">
      <w:bodyDiv w:val="1"/>
      <w:marLeft w:val="0"/>
      <w:marRight w:val="0"/>
      <w:marTop w:val="0"/>
      <w:marBottom w:val="0"/>
      <w:divBdr>
        <w:top w:val="none" w:sz="0" w:space="0" w:color="auto"/>
        <w:left w:val="none" w:sz="0" w:space="0" w:color="auto"/>
        <w:bottom w:val="none" w:sz="0" w:space="0" w:color="auto"/>
        <w:right w:val="none" w:sz="0" w:space="0" w:color="auto"/>
      </w:divBdr>
    </w:div>
    <w:div w:id="813259299">
      <w:bodyDiv w:val="1"/>
      <w:marLeft w:val="0"/>
      <w:marRight w:val="0"/>
      <w:marTop w:val="0"/>
      <w:marBottom w:val="0"/>
      <w:divBdr>
        <w:top w:val="none" w:sz="0" w:space="0" w:color="auto"/>
        <w:left w:val="none" w:sz="0" w:space="0" w:color="auto"/>
        <w:bottom w:val="none" w:sz="0" w:space="0" w:color="auto"/>
        <w:right w:val="none" w:sz="0" w:space="0" w:color="auto"/>
      </w:divBdr>
    </w:div>
    <w:div w:id="813721398">
      <w:bodyDiv w:val="1"/>
      <w:marLeft w:val="0"/>
      <w:marRight w:val="0"/>
      <w:marTop w:val="0"/>
      <w:marBottom w:val="0"/>
      <w:divBdr>
        <w:top w:val="none" w:sz="0" w:space="0" w:color="auto"/>
        <w:left w:val="none" w:sz="0" w:space="0" w:color="auto"/>
        <w:bottom w:val="none" w:sz="0" w:space="0" w:color="auto"/>
        <w:right w:val="none" w:sz="0" w:space="0" w:color="auto"/>
      </w:divBdr>
    </w:div>
    <w:div w:id="838427378">
      <w:bodyDiv w:val="1"/>
      <w:marLeft w:val="0"/>
      <w:marRight w:val="0"/>
      <w:marTop w:val="0"/>
      <w:marBottom w:val="0"/>
      <w:divBdr>
        <w:top w:val="none" w:sz="0" w:space="0" w:color="auto"/>
        <w:left w:val="none" w:sz="0" w:space="0" w:color="auto"/>
        <w:bottom w:val="none" w:sz="0" w:space="0" w:color="auto"/>
        <w:right w:val="none" w:sz="0" w:space="0" w:color="auto"/>
      </w:divBdr>
    </w:div>
    <w:div w:id="841700587">
      <w:bodyDiv w:val="1"/>
      <w:marLeft w:val="0"/>
      <w:marRight w:val="0"/>
      <w:marTop w:val="0"/>
      <w:marBottom w:val="0"/>
      <w:divBdr>
        <w:top w:val="none" w:sz="0" w:space="0" w:color="auto"/>
        <w:left w:val="none" w:sz="0" w:space="0" w:color="auto"/>
        <w:bottom w:val="none" w:sz="0" w:space="0" w:color="auto"/>
        <w:right w:val="none" w:sz="0" w:space="0" w:color="auto"/>
      </w:divBdr>
    </w:div>
    <w:div w:id="849837841">
      <w:bodyDiv w:val="1"/>
      <w:marLeft w:val="0"/>
      <w:marRight w:val="0"/>
      <w:marTop w:val="0"/>
      <w:marBottom w:val="0"/>
      <w:divBdr>
        <w:top w:val="none" w:sz="0" w:space="0" w:color="auto"/>
        <w:left w:val="none" w:sz="0" w:space="0" w:color="auto"/>
        <w:bottom w:val="none" w:sz="0" w:space="0" w:color="auto"/>
        <w:right w:val="none" w:sz="0" w:space="0" w:color="auto"/>
      </w:divBdr>
    </w:div>
    <w:div w:id="850804633">
      <w:bodyDiv w:val="1"/>
      <w:marLeft w:val="0"/>
      <w:marRight w:val="0"/>
      <w:marTop w:val="0"/>
      <w:marBottom w:val="0"/>
      <w:divBdr>
        <w:top w:val="none" w:sz="0" w:space="0" w:color="auto"/>
        <w:left w:val="none" w:sz="0" w:space="0" w:color="auto"/>
        <w:bottom w:val="none" w:sz="0" w:space="0" w:color="auto"/>
        <w:right w:val="none" w:sz="0" w:space="0" w:color="auto"/>
      </w:divBdr>
    </w:div>
    <w:div w:id="853417001">
      <w:bodyDiv w:val="1"/>
      <w:marLeft w:val="0"/>
      <w:marRight w:val="0"/>
      <w:marTop w:val="0"/>
      <w:marBottom w:val="0"/>
      <w:divBdr>
        <w:top w:val="none" w:sz="0" w:space="0" w:color="auto"/>
        <w:left w:val="none" w:sz="0" w:space="0" w:color="auto"/>
        <w:bottom w:val="none" w:sz="0" w:space="0" w:color="auto"/>
        <w:right w:val="none" w:sz="0" w:space="0" w:color="auto"/>
      </w:divBdr>
    </w:div>
    <w:div w:id="855458912">
      <w:bodyDiv w:val="1"/>
      <w:marLeft w:val="0"/>
      <w:marRight w:val="0"/>
      <w:marTop w:val="0"/>
      <w:marBottom w:val="0"/>
      <w:divBdr>
        <w:top w:val="none" w:sz="0" w:space="0" w:color="auto"/>
        <w:left w:val="none" w:sz="0" w:space="0" w:color="auto"/>
        <w:bottom w:val="none" w:sz="0" w:space="0" w:color="auto"/>
        <w:right w:val="none" w:sz="0" w:space="0" w:color="auto"/>
      </w:divBdr>
    </w:div>
    <w:div w:id="866330859">
      <w:bodyDiv w:val="1"/>
      <w:marLeft w:val="0"/>
      <w:marRight w:val="0"/>
      <w:marTop w:val="0"/>
      <w:marBottom w:val="0"/>
      <w:divBdr>
        <w:top w:val="none" w:sz="0" w:space="0" w:color="auto"/>
        <w:left w:val="none" w:sz="0" w:space="0" w:color="auto"/>
        <w:bottom w:val="none" w:sz="0" w:space="0" w:color="auto"/>
        <w:right w:val="none" w:sz="0" w:space="0" w:color="auto"/>
      </w:divBdr>
    </w:div>
    <w:div w:id="868494060">
      <w:bodyDiv w:val="1"/>
      <w:marLeft w:val="0"/>
      <w:marRight w:val="0"/>
      <w:marTop w:val="0"/>
      <w:marBottom w:val="0"/>
      <w:divBdr>
        <w:top w:val="none" w:sz="0" w:space="0" w:color="auto"/>
        <w:left w:val="none" w:sz="0" w:space="0" w:color="auto"/>
        <w:bottom w:val="none" w:sz="0" w:space="0" w:color="auto"/>
        <w:right w:val="none" w:sz="0" w:space="0" w:color="auto"/>
      </w:divBdr>
    </w:div>
    <w:div w:id="873494275">
      <w:bodyDiv w:val="1"/>
      <w:marLeft w:val="0"/>
      <w:marRight w:val="0"/>
      <w:marTop w:val="0"/>
      <w:marBottom w:val="0"/>
      <w:divBdr>
        <w:top w:val="none" w:sz="0" w:space="0" w:color="auto"/>
        <w:left w:val="none" w:sz="0" w:space="0" w:color="auto"/>
        <w:bottom w:val="none" w:sz="0" w:space="0" w:color="auto"/>
        <w:right w:val="none" w:sz="0" w:space="0" w:color="auto"/>
      </w:divBdr>
    </w:div>
    <w:div w:id="877087397">
      <w:bodyDiv w:val="1"/>
      <w:marLeft w:val="0"/>
      <w:marRight w:val="0"/>
      <w:marTop w:val="0"/>
      <w:marBottom w:val="0"/>
      <w:divBdr>
        <w:top w:val="none" w:sz="0" w:space="0" w:color="auto"/>
        <w:left w:val="none" w:sz="0" w:space="0" w:color="auto"/>
        <w:bottom w:val="none" w:sz="0" w:space="0" w:color="auto"/>
        <w:right w:val="none" w:sz="0" w:space="0" w:color="auto"/>
      </w:divBdr>
    </w:div>
    <w:div w:id="880870761">
      <w:bodyDiv w:val="1"/>
      <w:marLeft w:val="0"/>
      <w:marRight w:val="0"/>
      <w:marTop w:val="0"/>
      <w:marBottom w:val="0"/>
      <w:divBdr>
        <w:top w:val="none" w:sz="0" w:space="0" w:color="auto"/>
        <w:left w:val="none" w:sz="0" w:space="0" w:color="auto"/>
        <w:bottom w:val="none" w:sz="0" w:space="0" w:color="auto"/>
        <w:right w:val="none" w:sz="0" w:space="0" w:color="auto"/>
      </w:divBdr>
    </w:div>
    <w:div w:id="882835617">
      <w:bodyDiv w:val="1"/>
      <w:marLeft w:val="0"/>
      <w:marRight w:val="0"/>
      <w:marTop w:val="0"/>
      <w:marBottom w:val="0"/>
      <w:divBdr>
        <w:top w:val="none" w:sz="0" w:space="0" w:color="auto"/>
        <w:left w:val="none" w:sz="0" w:space="0" w:color="auto"/>
        <w:bottom w:val="none" w:sz="0" w:space="0" w:color="auto"/>
        <w:right w:val="none" w:sz="0" w:space="0" w:color="auto"/>
      </w:divBdr>
    </w:div>
    <w:div w:id="893613948">
      <w:bodyDiv w:val="1"/>
      <w:marLeft w:val="0"/>
      <w:marRight w:val="0"/>
      <w:marTop w:val="0"/>
      <w:marBottom w:val="0"/>
      <w:divBdr>
        <w:top w:val="none" w:sz="0" w:space="0" w:color="auto"/>
        <w:left w:val="none" w:sz="0" w:space="0" w:color="auto"/>
        <w:bottom w:val="none" w:sz="0" w:space="0" w:color="auto"/>
        <w:right w:val="none" w:sz="0" w:space="0" w:color="auto"/>
      </w:divBdr>
    </w:div>
    <w:div w:id="895822140">
      <w:bodyDiv w:val="1"/>
      <w:marLeft w:val="0"/>
      <w:marRight w:val="0"/>
      <w:marTop w:val="0"/>
      <w:marBottom w:val="0"/>
      <w:divBdr>
        <w:top w:val="none" w:sz="0" w:space="0" w:color="auto"/>
        <w:left w:val="none" w:sz="0" w:space="0" w:color="auto"/>
        <w:bottom w:val="none" w:sz="0" w:space="0" w:color="auto"/>
        <w:right w:val="none" w:sz="0" w:space="0" w:color="auto"/>
      </w:divBdr>
    </w:div>
    <w:div w:id="897982191">
      <w:bodyDiv w:val="1"/>
      <w:marLeft w:val="0"/>
      <w:marRight w:val="0"/>
      <w:marTop w:val="0"/>
      <w:marBottom w:val="0"/>
      <w:divBdr>
        <w:top w:val="none" w:sz="0" w:space="0" w:color="auto"/>
        <w:left w:val="none" w:sz="0" w:space="0" w:color="auto"/>
        <w:bottom w:val="none" w:sz="0" w:space="0" w:color="auto"/>
        <w:right w:val="none" w:sz="0" w:space="0" w:color="auto"/>
      </w:divBdr>
    </w:div>
    <w:div w:id="902982146">
      <w:bodyDiv w:val="1"/>
      <w:marLeft w:val="0"/>
      <w:marRight w:val="0"/>
      <w:marTop w:val="0"/>
      <w:marBottom w:val="0"/>
      <w:divBdr>
        <w:top w:val="none" w:sz="0" w:space="0" w:color="auto"/>
        <w:left w:val="none" w:sz="0" w:space="0" w:color="auto"/>
        <w:bottom w:val="none" w:sz="0" w:space="0" w:color="auto"/>
        <w:right w:val="none" w:sz="0" w:space="0" w:color="auto"/>
      </w:divBdr>
    </w:div>
    <w:div w:id="914709610">
      <w:bodyDiv w:val="1"/>
      <w:marLeft w:val="0"/>
      <w:marRight w:val="0"/>
      <w:marTop w:val="0"/>
      <w:marBottom w:val="0"/>
      <w:divBdr>
        <w:top w:val="none" w:sz="0" w:space="0" w:color="auto"/>
        <w:left w:val="none" w:sz="0" w:space="0" w:color="auto"/>
        <w:bottom w:val="none" w:sz="0" w:space="0" w:color="auto"/>
        <w:right w:val="none" w:sz="0" w:space="0" w:color="auto"/>
      </w:divBdr>
    </w:div>
    <w:div w:id="916136251">
      <w:bodyDiv w:val="1"/>
      <w:marLeft w:val="0"/>
      <w:marRight w:val="0"/>
      <w:marTop w:val="0"/>
      <w:marBottom w:val="0"/>
      <w:divBdr>
        <w:top w:val="none" w:sz="0" w:space="0" w:color="auto"/>
        <w:left w:val="none" w:sz="0" w:space="0" w:color="auto"/>
        <w:bottom w:val="none" w:sz="0" w:space="0" w:color="auto"/>
        <w:right w:val="none" w:sz="0" w:space="0" w:color="auto"/>
      </w:divBdr>
    </w:div>
    <w:div w:id="917787078">
      <w:bodyDiv w:val="1"/>
      <w:marLeft w:val="0"/>
      <w:marRight w:val="0"/>
      <w:marTop w:val="0"/>
      <w:marBottom w:val="0"/>
      <w:divBdr>
        <w:top w:val="none" w:sz="0" w:space="0" w:color="auto"/>
        <w:left w:val="none" w:sz="0" w:space="0" w:color="auto"/>
        <w:bottom w:val="none" w:sz="0" w:space="0" w:color="auto"/>
        <w:right w:val="none" w:sz="0" w:space="0" w:color="auto"/>
      </w:divBdr>
    </w:div>
    <w:div w:id="923949841">
      <w:bodyDiv w:val="1"/>
      <w:marLeft w:val="0"/>
      <w:marRight w:val="0"/>
      <w:marTop w:val="0"/>
      <w:marBottom w:val="0"/>
      <w:divBdr>
        <w:top w:val="none" w:sz="0" w:space="0" w:color="auto"/>
        <w:left w:val="none" w:sz="0" w:space="0" w:color="auto"/>
        <w:bottom w:val="none" w:sz="0" w:space="0" w:color="auto"/>
        <w:right w:val="none" w:sz="0" w:space="0" w:color="auto"/>
      </w:divBdr>
    </w:div>
    <w:div w:id="926811979">
      <w:bodyDiv w:val="1"/>
      <w:marLeft w:val="0"/>
      <w:marRight w:val="0"/>
      <w:marTop w:val="0"/>
      <w:marBottom w:val="0"/>
      <w:divBdr>
        <w:top w:val="none" w:sz="0" w:space="0" w:color="auto"/>
        <w:left w:val="none" w:sz="0" w:space="0" w:color="auto"/>
        <w:bottom w:val="none" w:sz="0" w:space="0" w:color="auto"/>
        <w:right w:val="none" w:sz="0" w:space="0" w:color="auto"/>
      </w:divBdr>
    </w:div>
    <w:div w:id="927006901">
      <w:bodyDiv w:val="1"/>
      <w:marLeft w:val="0"/>
      <w:marRight w:val="0"/>
      <w:marTop w:val="0"/>
      <w:marBottom w:val="0"/>
      <w:divBdr>
        <w:top w:val="none" w:sz="0" w:space="0" w:color="auto"/>
        <w:left w:val="none" w:sz="0" w:space="0" w:color="auto"/>
        <w:bottom w:val="none" w:sz="0" w:space="0" w:color="auto"/>
        <w:right w:val="none" w:sz="0" w:space="0" w:color="auto"/>
      </w:divBdr>
    </w:div>
    <w:div w:id="927084084">
      <w:bodyDiv w:val="1"/>
      <w:marLeft w:val="0"/>
      <w:marRight w:val="0"/>
      <w:marTop w:val="0"/>
      <w:marBottom w:val="0"/>
      <w:divBdr>
        <w:top w:val="none" w:sz="0" w:space="0" w:color="auto"/>
        <w:left w:val="none" w:sz="0" w:space="0" w:color="auto"/>
        <w:bottom w:val="none" w:sz="0" w:space="0" w:color="auto"/>
        <w:right w:val="none" w:sz="0" w:space="0" w:color="auto"/>
      </w:divBdr>
    </w:div>
    <w:div w:id="931399481">
      <w:bodyDiv w:val="1"/>
      <w:marLeft w:val="0"/>
      <w:marRight w:val="0"/>
      <w:marTop w:val="0"/>
      <w:marBottom w:val="0"/>
      <w:divBdr>
        <w:top w:val="none" w:sz="0" w:space="0" w:color="auto"/>
        <w:left w:val="none" w:sz="0" w:space="0" w:color="auto"/>
        <w:bottom w:val="none" w:sz="0" w:space="0" w:color="auto"/>
        <w:right w:val="none" w:sz="0" w:space="0" w:color="auto"/>
      </w:divBdr>
    </w:div>
    <w:div w:id="931468674">
      <w:bodyDiv w:val="1"/>
      <w:marLeft w:val="0"/>
      <w:marRight w:val="0"/>
      <w:marTop w:val="0"/>
      <w:marBottom w:val="0"/>
      <w:divBdr>
        <w:top w:val="none" w:sz="0" w:space="0" w:color="auto"/>
        <w:left w:val="none" w:sz="0" w:space="0" w:color="auto"/>
        <w:bottom w:val="none" w:sz="0" w:space="0" w:color="auto"/>
        <w:right w:val="none" w:sz="0" w:space="0" w:color="auto"/>
      </w:divBdr>
    </w:div>
    <w:div w:id="956715213">
      <w:bodyDiv w:val="1"/>
      <w:marLeft w:val="0"/>
      <w:marRight w:val="0"/>
      <w:marTop w:val="0"/>
      <w:marBottom w:val="0"/>
      <w:divBdr>
        <w:top w:val="none" w:sz="0" w:space="0" w:color="auto"/>
        <w:left w:val="none" w:sz="0" w:space="0" w:color="auto"/>
        <w:bottom w:val="none" w:sz="0" w:space="0" w:color="auto"/>
        <w:right w:val="none" w:sz="0" w:space="0" w:color="auto"/>
      </w:divBdr>
    </w:div>
    <w:div w:id="966278721">
      <w:bodyDiv w:val="1"/>
      <w:marLeft w:val="0"/>
      <w:marRight w:val="0"/>
      <w:marTop w:val="0"/>
      <w:marBottom w:val="0"/>
      <w:divBdr>
        <w:top w:val="none" w:sz="0" w:space="0" w:color="auto"/>
        <w:left w:val="none" w:sz="0" w:space="0" w:color="auto"/>
        <w:bottom w:val="none" w:sz="0" w:space="0" w:color="auto"/>
        <w:right w:val="none" w:sz="0" w:space="0" w:color="auto"/>
      </w:divBdr>
    </w:div>
    <w:div w:id="967857182">
      <w:bodyDiv w:val="1"/>
      <w:marLeft w:val="0"/>
      <w:marRight w:val="0"/>
      <w:marTop w:val="0"/>
      <w:marBottom w:val="0"/>
      <w:divBdr>
        <w:top w:val="none" w:sz="0" w:space="0" w:color="auto"/>
        <w:left w:val="none" w:sz="0" w:space="0" w:color="auto"/>
        <w:bottom w:val="none" w:sz="0" w:space="0" w:color="auto"/>
        <w:right w:val="none" w:sz="0" w:space="0" w:color="auto"/>
      </w:divBdr>
    </w:div>
    <w:div w:id="970672263">
      <w:bodyDiv w:val="1"/>
      <w:marLeft w:val="0"/>
      <w:marRight w:val="0"/>
      <w:marTop w:val="0"/>
      <w:marBottom w:val="0"/>
      <w:divBdr>
        <w:top w:val="none" w:sz="0" w:space="0" w:color="auto"/>
        <w:left w:val="none" w:sz="0" w:space="0" w:color="auto"/>
        <w:bottom w:val="none" w:sz="0" w:space="0" w:color="auto"/>
        <w:right w:val="none" w:sz="0" w:space="0" w:color="auto"/>
      </w:divBdr>
    </w:div>
    <w:div w:id="975065206">
      <w:bodyDiv w:val="1"/>
      <w:marLeft w:val="0"/>
      <w:marRight w:val="0"/>
      <w:marTop w:val="0"/>
      <w:marBottom w:val="0"/>
      <w:divBdr>
        <w:top w:val="none" w:sz="0" w:space="0" w:color="auto"/>
        <w:left w:val="none" w:sz="0" w:space="0" w:color="auto"/>
        <w:bottom w:val="none" w:sz="0" w:space="0" w:color="auto"/>
        <w:right w:val="none" w:sz="0" w:space="0" w:color="auto"/>
      </w:divBdr>
    </w:div>
    <w:div w:id="976303951">
      <w:bodyDiv w:val="1"/>
      <w:marLeft w:val="0"/>
      <w:marRight w:val="0"/>
      <w:marTop w:val="0"/>
      <w:marBottom w:val="0"/>
      <w:divBdr>
        <w:top w:val="none" w:sz="0" w:space="0" w:color="auto"/>
        <w:left w:val="none" w:sz="0" w:space="0" w:color="auto"/>
        <w:bottom w:val="none" w:sz="0" w:space="0" w:color="auto"/>
        <w:right w:val="none" w:sz="0" w:space="0" w:color="auto"/>
      </w:divBdr>
    </w:div>
    <w:div w:id="988830216">
      <w:bodyDiv w:val="1"/>
      <w:marLeft w:val="0"/>
      <w:marRight w:val="0"/>
      <w:marTop w:val="0"/>
      <w:marBottom w:val="0"/>
      <w:divBdr>
        <w:top w:val="none" w:sz="0" w:space="0" w:color="auto"/>
        <w:left w:val="none" w:sz="0" w:space="0" w:color="auto"/>
        <w:bottom w:val="none" w:sz="0" w:space="0" w:color="auto"/>
        <w:right w:val="none" w:sz="0" w:space="0" w:color="auto"/>
      </w:divBdr>
    </w:div>
    <w:div w:id="992100863">
      <w:bodyDiv w:val="1"/>
      <w:marLeft w:val="0"/>
      <w:marRight w:val="0"/>
      <w:marTop w:val="0"/>
      <w:marBottom w:val="0"/>
      <w:divBdr>
        <w:top w:val="none" w:sz="0" w:space="0" w:color="auto"/>
        <w:left w:val="none" w:sz="0" w:space="0" w:color="auto"/>
        <w:bottom w:val="none" w:sz="0" w:space="0" w:color="auto"/>
        <w:right w:val="none" w:sz="0" w:space="0" w:color="auto"/>
      </w:divBdr>
    </w:div>
    <w:div w:id="992951878">
      <w:bodyDiv w:val="1"/>
      <w:marLeft w:val="0"/>
      <w:marRight w:val="0"/>
      <w:marTop w:val="0"/>
      <w:marBottom w:val="0"/>
      <w:divBdr>
        <w:top w:val="none" w:sz="0" w:space="0" w:color="auto"/>
        <w:left w:val="none" w:sz="0" w:space="0" w:color="auto"/>
        <w:bottom w:val="none" w:sz="0" w:space="0" w:color="auto"/>
        <w:right w:val="none" w:sz="0" w:space="0" w:color="auto"/>
      </w:divBdr>
    </w:div>
    <w:div w:id="996570017">
      <w:bodyDiv w:val="1"/>
      <w:marLeft w:val="0"/>
      <w:marRight w:val="0"/>
      <w:marTop w:val="0"/>
      <w:marBottom w:val="0"/>
      <w:divBdr>
        <w:top w:val="none" w:sz="0" w:space="0" w:color="auto"/>
        <w:left w:val="none" w:sz="0" w:space="0" w:color="auto"/>
        <w:bottom w:val="none" w:sz="0" w:space="0" w:color="auto"/>
        <w:right w:val="none" w:sz="0" w:space="0" w:color="auto"/>
      </w:divBdr>
    </w:div>
    <w:div w:id="997075013">
      <w:bodyDiv w:val="1"/>
      <w:marLeft w:val="0"/>
      <w:marRight w:val="0"/>
      <w:marTop w:val="0"/>
      <w:marBottom w:val="0"/>
      <w:divBdr>
        <w:top w:val="none" w:sz="0" w:space="0" w:color="auto"/>
        <w:left w:val="none" w:sz="0" w:space="0" w:color="auto"/>
        <w:bottom w:val="none" w:sz="0" w:space="0" w:color="auto"/>
        <w:right w:val="none" w:sz="0" w:space="0" w:color="auto"/>
      </w:divBdr>
    </w:div>
    <w:div w:id="1025443130">
      <w:bodyDiv w:val="1"/>
      <w:marLeft w:val="0"/>
      <w:marRight w:val="0"/>
      <w:marTop w:val="0"/>
      <w:marBottom w:val="0"/>
      <w:divBdr>
        <w:top w:val="none" w:sz="0" w:space="0" w:color="auto"/>
        <w:left w:val="none" w:sz="0" w:space="0" w:color="auto"/>
        <w:bottom w:val="none" w:sz="0" w:space="0" w:color="auto"/>
        <w:right w:val="none" w:sz="0" w:space="0" w:color="auto"/>
      </w:divBdr>
    </w:div>
    <w:div w:id="1034577008">
      <w:bodyDiv w:val="1"/>
      <w:marLeft w:val="0"/>
      <w:marRight w:val="0"/>
      <w:marTop w:val="0"/>
      <w:marBottom w:val="0"/>
      <w:divBdr>
        <w:top w:val="none" w:sz="0" w:space="0" w:color="auto"/>
        <w:left w:val="none" w:sz="0" w:space="0" w:color="auto"/>
        <w:bottom w:val="none" w:sz="0" w:space="0" w:color="auto"/>
        <w:right w:val="none" w:sz="0" w:space="0" w:color="auto"/>
      </w:divBdr>
    </w:div>
    <w:div w:id="1040394528">
      <w:bodyDiv w:val="1"/>
      <w:marLeft w:val="0"/>
      <w:marRight w:val="0"/>
      <w:marTop w:val="0"/>
      <w:marBottom w:val="0"/>
      <w:divBdr>
        <w:top w:val="none" w:sz="0" w:space="0" w:color="auto"/>
        <w:left w:val="none" w:sz="0" w:space="0" w:color="auto"/>
        <w:bottom w:val="none" w:sz="0" w:space="0" w:color="auto"/>
        <w:right w:val="none" w:sz="0" w:space="0" w:color="auto"/>
      </w:divBdr>
    </w:div>
    <w:div w:id="1050610558">
      <w:bodyDiv w:val="1"/>
      <w:marLeft w:val="0"/>
      <w:marRight w:val="0"/>
      <w:marTop w:val="0"/>
      <w:marBottom w:val="0"/>
      <w:divBdr>
        <w:top w:val="none" w:sz="0" w:space="0" w:color="auto"/>
        <w:left w:val="none" w:sz="0" w:space="0" w:color="auto"/>
        <w:bottom w:val="none" w:sz="0" w:space="0" w:color="auto"/>
        <w:right w:val="none" w:sz="0" w:space="0" w:color="auto"/>
      </w:divBdr>
    </w:div>
    <w:div w:id="1054082641">
      <w:bodyDiv w:val="1"/>
      <w:marLeft w:val="0"/>
      <w:marRight w:val="0"/>
      <w:marTop w:val="0"/>
      <w:marBottom w:val="0"/>
      <w:divBdr>
        <w:top w:val="none" w:sz="0" w:space="0" w:color="auto"/>
        <w:left w:val="none" w:sz="0" w:space="0" w:color="auto"/>
        <w:bottom w:val="none" w:sz="0" w:space="0" w:color="auto"/>
        <w:right w:val="none" w:sz="0" w:space="0" w:color="auto"/>
      </w:divBdr>
    </w:div>
    <w:div w:id="1066030298">
      <w:bodyDiv w:val="1"/>
      <w:marLeft w:val="0"/>
      <w:marRight w:val="0"/>
      <w:marTop w:val="0"/>
      <w:marBottom w:val="0"/>
      <w:divBdr>
        <w:top w:val="none" w:sz="0" w:space="0" w:color="auto"/>
        <w:left w:val="none" w:sz="0" w:space="0" w:color="auto"/>
        <w:bottom w:val="none" w:sz="0" w:space="0" w:color="auto"/>
        <w:right w:val="none" w:sz="0" w:space="0" w:color="auto"/>
      </w:divBdr>
    </w:div>
    <w:div w:id="1070034205">
      <w:bodyDiv w:val="1"/>
      <w:marLeft w:val="0"/>
      <w:marRight w:val="0"/>
      <w:marTop w:val="0"/>
      <w:marBottom w:val="0"/>
      <w:divBdr>
        <w:top w:val="none" w:sz="0" w:space="0" w:color="auto"/>
        <w:left w:val="none" w:sz="0" w:space="0" w:color="auto"/>
        <w:bottom w:val="none" w:sz="0" w:space="0" w:color="auto"/>
        <w:right w:val="none" w:sz="0" w:space="0" w:color="auto"/>
      </w:divBdr>
    </w:div>
    <w:div w:id="1070424241">
      <w:bodyDiv w:val="1"/>
      <w:marLeft w:val="0"/>
      <w:marRight w:val="0"/>
      <w:marTop w:val="0"/>
      <w:marBottom w:val="0"/>
      <w:divBdr>
        <w:top w:val="none" w:sz="0" w:space="0" w:color="auto"/>
        <w:left w:val="none" w:sz="0" w:space="0" w:color="auto"/>
        <w:bottom w:val="none" w:sz="0" w:space="0" w:color="auto"/>
        <w:right w:val="none" w:sz="0" w:space="0" w:color="auto"/>
      </w:divBdr>
    </w:div>
    <w:div w:id="1080131251">
      <w:bodyDiv w:val="1"/>
      <w:marLeft w:val="0"/>
      <w:marRight w:val="0"/>
      <w:marTop w:val="0"/>
      <w:marBottom w:val="0"/>
      <w:divBdr>
        <w:top w:val="none" w:sz="0" w:space="0" w:color="auto"/>
        <w:left w:val="none" w:sz="0" w:space="0" w:color="auto"/>
        <w:bottom w:val="none" w:sz="0" w:space="0" w:color="auto"/>
        <w:right w:val="none" w:sz="0" w:space="0" w:color="auto"/>
      </w:divBdr>
    </w:div>
    <w:div w:id="1092776228">
      <w:bodyDiv w:val="1"/>
      <w:marLeft w:val="0"/>
      <w:marRight w:val="0"/>
      <w:marTop w:val="0"/>
      <w:marBottom w:val="0"/>
      <w:divBdr>
        <w:top w:val="none" w:sz="0" w:space="0" w:color="auto"/>
        <w:left w:val="none" w:sz="0" w:space="0" w:color="auto"/>
        <w:bottom w:val="none" w:sz="0" w:space="0" w:color="auto"/>
        <w:right w:val="none" w:sz="0" w:space="0" w:color="auto"/>
      </w:divBdr>
    </w:div>
    <w:div w:id="1094742376">
      <w:bodyDiv w:val="1"/>
      <w:marLeft w:val="0"/>
      <w:marRight w:val="0"/>
      <w:marTop w:val="0"/>
      <w:marBottom w:val="0"/>
      <w:divBdr>
        <w:top w:val="none" w:sz="0" w:space="0" w:color="auto"/>
        <w:left w:val="none" w:sz="0" w:space="0" w:color="auto"/>
        <w:bottom w:val="none" w:sz="0" w:space="0" w:color="auto"/>
        <w:right w:val="none" w:sz="0" w:space="0" w:color="auto"/>
      </w:divBdr>
    </w:div>
    <w:div w:id="1097751800">
      <w:bodyDiv w:val="1"/>
      <w:marLeft w:val="0"/>
      <w:marRight w:val="0"/>
      <w:marTop w:val="0"/>
      <w:marBottom w:val="0"/>
      <w:divBdr>
        <w:top w:val="none" w:sz="0" w:space="0" w:color="auto"/>
        <w:left w:val="none" w:sz="0" w:space="0" w:color="auto"/>
        <w:bottom w:val="none" w:sz="0" w:space="0" w:color="auto"/>
        <w:right w:val="none" w:sz="0" w:space="0" w:color="auto"/>
      </w:divBdr>
    </w:div>
    <w:div w:id="1102145177">
      <w:bodyDiv w:val="1"/>
      <w:marLeft w:val="0"/>
      <w:marRight w:val="0"/>
      <w:marTop w:val="0"/>
      <w:marBottom w:val="0"/>
      <w:divBdr>
        <w:top w:val="none" w:sz="0" w:space="0" w:color="auto"/>
        <w:left w:val="none" w:sz="0" w:space="0" w:color="auto"/>
        <w:bottom w:val="none" w:sz="0" w:space="0" w:color="auto"/>
        <w:right w:val="none" w:sz="0" w:space="0" w:color="auto"/>
      </w:divBdr>
    </w:div>
    <w:div w:id="1109667916">
      <w:bodyDiv w:val="1"/>
      <w:marLeft w:val="0"/>
      <w:marRight w:val="0"/>
      <w:marTop w:val="0"/>
      <w:marBottom w:val="0"/>
      <w:divBdr>
        <w:top w:val="none" w:sz="0" w:space="0" w:color="auto"/>
        <w:left w:val="none" w:sz="0" w:space="0" w:color="auto"/>
        <w:bottom w:val="none" w:sz="0" w:space="0" w:color="auto"/>
        <w:right w:val="none" w:sz="0" w:space="0" w:color="auto"/>
      </w:divBdr>
    </w:div>
    <w:div w:id="1113671673">
      <w:bodyDiv w:val="1"/>
      <w:marLeft w:val="0"/>
      <w:marRight w:val="0"/>
      <w:marTop w:val="0"/>
      <w:marBottom w:val="0"/>
      <w:divBdr>
        <w:top w:val="none" w:sz="0" w:space="0" w:color="auto"/>
        <w:left w:val="none" w:sz="0" w:space="0" w:color="auto"/>
        <w:bottom w:val="none" w:sz="0" w:space="0" w:color="auto"/>
        <w:right w:val="none" w:sz="0" w:space="0" w:color="auto"/>
      </w:divBdr>
    </w:div>
    <w:div w:id="1116172574">
      <w:bodyDiv w:val="1"/>
      <w:marLeft w:val="0"/>
      <w:marRight w:val="0"/>
      <w:marTop w:val="0"/>
      <w:marBottom w:val="0"/>
      <w:divBdr>
        <w:top w:val="none" w:sz="0" w:space="0" w:color="auto"/>
        <w:left w:val="none" w:sz="0" w:space="0" w:color="auto"/>
        <w:bottom w:val="none" w:sz="0" w:space="0" w:color="auto"/>
        <w:right w:val="none" w:sz="0" w:space="0" w:color="auto"/>
      </w:divBdr>
    </w:div>
    <w:div w:id="1128477980">
      <w:bodyDiv w:val="1"/>
      <w:marLeft w:val="0"/>
      <w:marRight w:val="0"/>
      <w:marTop w:val="0"/>
      <w:marBottom w:val="0"/>
      <w:divBdr>
        <w:top w:val="none" w:sz="0" w:space="0" w:color="auto"/>
        <w:left w:val="none" w:sz="0" w:space="0" w:color="auto"/>
        <w:bottom w:val="none" w:sz="0" w:space="0" w:color="auto"/>
        <w:right w:val="none" w:sz="0" w:space="0" w:color="auto"/>
      </w:divBdr>
    </w:div>
    <w:div w:id="1129324040">
      <w:bodyDiv w:val="1"/>
      <w:marLeft w:val="0"/>
      <w:marRight w:val="0"/>
      <w:marTop w:val="0"/>
      <w:marBottom w:val="0"/>
      <w:divBdr>
        <w:top w:val="none" w:sz="0" w:space="0" w:color="auto"/>
        <w:left w:val="none" w:sz="0" w:space="0" w:color="auto"/>
        <w:bottom w:val="none" w:sz="0" w:space="0" w:color="auto"/>
        <w:right w:val="none" w:sz="0" w:space="0" w:color="auto"/>
      </w:divBdr>
    </w:div>
    <w:div w:id="1130318934">
      <w:bodyDiv w:val="1"/>
      <w:marLeft w:val="0"/>
      <w:marRight w:val="0"/>
      <w:marTop w:val="0"/>
      <w:marBottom w:val="0"/>
      <w:divBdr>
        <w:top w:val="none" w:sz="0" w:space="0" w:color="auto"/>
        <w:left w:val="none" w:sz="0" w:space="0" w:color="auto"/>
        <w:bottom w:val="none" w:sz="0" w:space="0" w:color="auto"/>
        <w:right w:val="none" w:sz="0" w:space="0" w:color="auto"/>
      </w:divBdr>
    </w:div>
    <w:div w:id="1137378777">
      <w:bodyDiv w:val="1"/>
      <w:marLeft w:val="0"/>
      <w:marRight w:val="0"/>
      <w:marTop w:val="0"/>
      <w:marBottom w:val="0"/>
      <w:divBdr>
        <w:top w:val="none" w:sz="0" w:space="0" w:color="auto"/>
        <w:left w:val="none" w:sz="0" w:space="0" w:color="auto"/>
        <w:bottom w:val="none" w:sz="0" w:space="0" w:color="auto"/>
        <w:right w:val="none" w:sz="0" w:space="0" w:color="auto"/>
      </w:divBdr>
    </w:div>
    <w:div w:id="1144851209">
      <w:bodyDiv w:val="1"/>
      <w:marLeft w:val="0"/>
      <w:marRight w:val="0"/>
      <w:marTop w:val="0"/>
      <w:marBottom w:val="0"/>
      <w:divBdr>
        <w:top w:val="none" w:sz="0" w:space="0" w:color="auto"/>
        <w:left w:val="none" w:sz="0" w:space="0" w:color="auto"/>
        <w:bottom w:val="none" w:sz="0" w:space="0" w:color="auto"/>
        <w:right w:val="none" w:sz="0" w:space="0" w:color="auto"/>
      </w:divBdr>
    </w:div>
    <w:div w:id="1147236585">
      <w:bodyDiv w:val="1"/>
      <w:marLeft w:val="0"/>
      <w:marRight w:val="0"/>
      <w:marTop w:val="0"/>
      <w:marBottom w:val="0"/>
      <w:divBdr>
        <w:top w:val="none" w:sz="0" w:space="0" w:color="auto"/>
        <w:left w:val="none" w:sz="0" w:space="0" w:color="auto"/>
        <w:bottom w:val="none" w:sz="0" w:space="0" w:color="auto"/>
        <w:right w:val="none" w:sz="0" w:space="0" w:color="auto"/>
      </w:divBdr>
    </w:div>
    <w:div w:id="1160853868">
      <w:bodyDiv w:val="1"/>
      <w:marLeft w:val="0"/>
      <w:marRight w:val="0"/>
      <w:marTop w:val="0"/>
      <w:marBottom w:val="0"/>
      <w:divBdr>
        <w:top w:val="none" w:sz="0" w:space="0" w:color="auto"/>
        <w:left w:val="none" w:sz="0" w:space="0" w:color="auto"/>
        <w:bottom w:val="none" w:sz="0" w:space="0" w:color="auto"/>
        <w:right w:val="none" w:sz="0" w:space="0" w:color="auto"/>
      </w:divBdr>
    </w:div>
    <w:div w:id="1163089005">
      <w:bodyDiv w:val="1"/>
      <w:marLeft w:val="0"/>
      <w:marRight w:val="0"/>
      <w:marTop w:val="0"/>
      <w:marBottom w:val="0"/>
      <w:divBdr>
        <w:top w:val="none" w:sz="0" w:space="0" w:color="auto"/>
        <w:left w:val="none" w:sz="0" w:space="0" w:color="auto"/>
        <w:bottom w:val="none" w:sz="0" w:space="0" w:color="auto"/>
        <w:right w:val="none" w:sz="0" w:space="0" w:color="auto"/>
      </w:divBdr>
    </w:div>
    <w:div w:id="1167402576">
      <w:bodyDiv w:val="1"/>
      <w:marLeft w:val="0"/>
      <w:marRight w:val="0"/>
      <w:marTop w:val="0"/>
      <w:marBottom w:val="0"/>
      <w:divBdr>
        <w:top w:val="none" w:sz="0" w:space="0" w:color="auto"/>
        <w:left w:val="none" w:sz="0" w:space="0" w:color="auto"/>
        <w:bottom w:val="none" w:sz="0" w:space="0" w:color="auto"/>
        <w:right w:val="none" w:sz="0" w:space="0" w:color="auto"/>
      </w:divBdr>
    </w:div>
    <w:div w:id="1169828915">
      <w:bodyDiv w:val="1"/>
      <w:marLeft w:val="0"/>
      <w:marRight w:val="0"/>
      <w:marTop w:val="0"/>
      <w:marBottom w:val="0"/>
      <w:divBdr>
        <w:top w:val="none" w:sz="0" w:space="0" w:color="auto"/>
        <w:left w:val="none" w:sz="0" w:space="0" w:color="auto"/>
        <w:bottom w:val="none" w:sz="0" w:space="0" w:color="auto"/>
        <w:right w:val="none" w:sz="0" w:space="0" w:color="auto"/>
      </w:divBdr>
    </w:div>
    <w:div w:id="1173181644">
      <w:bodyDiv w:val="1"/>
      <w:marLeft w:val="0"/>
      <w:marRight w:val="0"/>
      <w:marTop w:val="0"/>
      <w:marBottom w:val="0"/>
      <w:divBdr>
        <w:top w:val="none" w:sz="0" w:space="0" w:color="auto"/>
        <w:left w:val="none" w:sz="0" w:space="0" w:color="auto"/>
        <w:bottom w:val="none" w:sz="0" w:space="0" w:color="auto"/>
        <w:right w:val="none" w:sz="0" w:space="0" w:color="auto"/>
      </w:divBdr>
    </w:div>
    <w:div w:id="1181699239">
      <w:bodyDiv w:val="1"/>
      <w:marLeft w:val="0"/>
      <w:marRight w:val="0"/>
      <w:marTop w:val="0"/>
      <w:marBottom w:val="0"/>
      <w:divBdr>
        <w:top w:val="none" w:sz="0" w:space="0" w:color="auto"/>
        <w:left w:val="none" w:sz="0" w:space="0" w:color="auto"/>
        <w:bottom w:val="none" w:sz="0" w:space="0" w:color="auto"/>
        <w:right w:val="none" w:sz="0" w:space="0" w:color="auto"/>
      </w:divBdr>
    </w:div>
    <w:div w:id="1188367725">
      <w:bodyDiv w:val="1"/>
      <w:marLeft w:val="0"/>
      <w:marRight w:val="0"/>
      <w:marTop w:val="0"/>
      <w:marBottom w:val="0"/>
      <w:divBdr>
        <w:top w:val="none" w:sz="0" w:space="0" w:color="auto"/>
        <w:left w:val="none" w:sz="0" w:space="0" w:color="auto"/>
        <w:bottom w:val="none" w:sz="0" w:space="0" w:color="auto"/>
        <w:right w:val="none" w:sz="0" w:space="0" w:color="auto"/>
      </w:divBdr>
    </w:div>
    <w:div w:id="1189023601">
      <w:bodyDiv w:val="1"/>
      <w:marLeft w:val="0"/>
      <w:marRight w:val="0"/>
      <w:marTop w:val="0"/>
      <w:marBottom w:val="0"/>
      <w:divBdr>
        <w:top w:val="none" w:sz="0" w:space="0" w:color="auto"/>
        <w:left w:val="none" w:sz="0" w:space="0" w:color="auto"/>
        <w:bottom w:val="none" w:sz="0" w:space="0" w:color="auto"/>
        <w:right w:val="none" w:sz="0" w:space="0" w:color="auto"/>
      </w:divBdr>
    </w:div>
    <w:div w:id="1190682918">
      <w:bodyDiv w:val="1"/>
      <w:marLeft w:val="0"/>
      <w:marRight w:val="0"/>
      <w:marTop w:val="0"/>
      <w:marBottom w:val="0"/>
      <w:divBdr>
        <w:top w:val="none" w:sz="0" w:space="0" w:color="auto"/>
        <w:left w:val="none" w:sz="0" w:space="0" w:color="auto"/>
        <w:bottom w:val="none" w:sz="0" w:space="0" w:color="auto"/>
        <w:right w:val="none" w:sz="0" w:space="0" w:color="auto"/>
      </w:divBdr>
    </w:div>
    <w:div w:id="1190798258">
      <w:bodyDiv w:val="1"/>
      <w:marLeft w:val="0"/>
      <w:marRight w:val="0"/>
      <w:marTop w:val="0"/>
      <w:marBottom w:val="0"/>
      <w:divBdr>
        <w:top w:val="none" w:sz="0" w:space="0" w:color="auto"/>
        <w:left w:val="none" w:sz="0" w:space="0" w:color="auto"/>
        <w:bottom w:val="none" w:sz="0" w:space="0" w:color="auto"/>
        <w:right w:val="none" w:sz="0" w:space="0" w:color="auto"/>
      </w:divBdr>
    </w:div>
    <w:div w:id="1193301065">
      <w:bodyDiv w:val="1"/>
      <w:marLeft w:val="0"/>
      <w:marRight w:val="0"/>
      <w:marTop w:val="0"/>
      <w:marBottom w:val="0"/>
      <w:divBdr>
        <w:top w:val="none" w:sz="0" w:space="0" w:color="auto"/>
        <w:left w:val="none" w:sz="0" w:space="0" w:color="auto"/>
        <w:bottom w:val="none" w:sz="0" w:space="0" w:color="auto"/>
        <w:right w:val="none" w:sz="0" w:space="0" w:color="auto"/>
      </w:divBdr>
    </w:div>
    <w:div w:id="1195121584">
      <w:bodyDiv w:val="1"/>
      <w:marLeft w:val="0"/>
      <w:marRight w:val="0"/>
      <w:marTop w:val="0"/>
      <w:marBottom w:val="0"/>
      <w:divBdr>
        <w:top w:val="none" w:sz="0" w:space="0" w:color="auto"/>
        <w:left w:val="none" w:sz="0" w:space="0" w:color="auto"/>
        <w:bottom w:val="none" w:sz="0" w:space="0" w:color="auto"/>
        <w:right w:val="none" w:sz="0" w:space="0" w:color="auto"/>
      </w:divBdr>
    </w:div>
    <w:div w:id="1195927169">
      <w:bodyDiv w:val="1"/>
      <w:marLeft w:val="0"/>
      <w:marRight w:val="0"/>
      <w:marTop w:val="0"/>
      <w:marBottom w:val="0"/>
      <w:divBdr>
        <w:top w:val="none" w:sz="0" w:space="0" w:color="auto"/>
        <w:left w:val="none" w:sz="0" w:space="0" w:color="auto"/>
        <w:bottom w:val="none" w:sz="0" w:space="0" w:color="auto"/>
        <w:right w:val="none" w:sz="0" w:space="0" w:color="auto"/>
      </w:divBdr>
    </w:div>
    <w:div w:id="1200818800">
      <w:bodyDiv w:val="1"/>
      <w:marLeft w:val="0"/>
      <w:marRight w:val="0"/>
      <w:marTop w:val="0"/>
      <w:marBottom w:val="0"/>
      <w:divBdr>
        <w:top w:val="none" w:sz="0" w:space="0" w:color="auto"/>
        <w:left w:val="none" w:sz="0" w:space="0" w:color="auto"/>
        <w:bottom w:val="none" w:sz="0" w:space="0" w:color="auto"/>
        <w:right w:val="none" w:sz="0" w:space="0" w:color="auto"/>
      </w:divBdr>
    </w:div>
    <w:div w:id="1207256128">
      <w:bodyDiv w:val="1"/>
      <w:marLeft w:val="0"/>
      <w:marRight w:val="0"/>
      <w:marTop w:val="0"/>
      <w:marBottom w:val="0"/>
      <w:divBdr>
        <w:top w:val="none" w:sz="0" w:space="0" w:color="auto"/>
        <w:left w:val="none" w:sz="0" w:space="0" w:color="auto"/>
        <w:bottom w:val="none" w:sz="0" w:space="0" w:color="auto"/>
        <w:right w:val="none" w:sz="0" w:space="0" w:color="auto"/>
      </w:divBdr>
    </w:div>
    <w:div w:id="1210653401">
      <w:bodyDiv w:val="1"/>
      <w:marLeft w:val="0"/>
      <w:marRight w:val="0"/>
      <w:marTop w:val="0"/>
      <w:marBottom w:val="0"/>
      <w:divBdr>
        <w:top w:val="none" w:sz="0" w:space="0" w:color="auto"/>
        <w:left w:val="none" w:sz="0" w:space="0" w:color="auto"/>
        <w:bottom w:val="none" w:sz="0" w:space="0" w:color="auto"/>
        <w:right w:val="none" w:sz="0" w:space="0" w:color="auto"/>
      </w:divBdr>
    </w:div>
    <w:div w:id="1212039653">
      <w:bodyDiv w:val="1"/>
      <w:marLeft w:val="0"/>
      <w:marRight w:val="0"/>
      <w:marTop w:val="0"/>
      <w:marBottom w:val="0"/>
      <w:divBdr>
        <w:top w:val="none" w:sz="0" w:space="0" w:color="auto"/>
        <w:left w:val="none" w:sz="0" w:space="0" w:color="auto"/>
        <w:bottom w:val="none" w:sz="0" w:space="0" w:color="auto"/>
        <w:right w:val="none" w:sz="0" w:space="0" w:color="auto"/>
      </w:divBdr>
    </w:div>
    <w:div w:id="1214467999">
      <w:bodyDiv w:val="1"/>
      <w:marLeft w:val="0"/>
      <w:marRight w:val="0"/>
      <w:marTop w:val="0"/>
      <w:marBottom w:val="0"/>
      <w:divBdr>
        <w:top w:val="none" w:sz="0" w:space="0" w:color="auto"/>
        <w:left w:val="none" w:sz="0" w:space="0" w:color="auto"/>
        <w:bottom w:val="none" w:sz="0" w:space="0" w:color="auto"/>
        <w:right w:val="none" w:sz="0" w:space="0" w:color="auto"/>
      </w:divBdr>
    </w:div>
    <w:div w:id="1216426611">
      <w:bodyDiv w:val="1"/>
      <w:marLeft w:val="0"/>
      <w:marRight w:val="0"/>
      <w:marTop w:val="0"/>
      <w:marBottom w:val="0"/>
      <w:divBdr>
        <w:top w:val="none" w:sz="0" w:space="0" w:color="auto"/>
        <w:left w:val="none" w:sz="0" w:space="0" w:color="auto"/>
        <w:bottom w:val="none" w:sz="0" w:space="0" w:color="auto"/>
        <w:right w:val="none" w:sz="0" w:space="0" w:color="auto"/>
      </w:divBdr>
    </w:div>
    <w:div w:id="1223062654">
      <w:bodyDiv w:val="1"/>
      <w:marLeft w:val="0"/>
      <w:marRight w:val="0"/>
      <w:marTop w:val="0"/>
      <w:marBottom w:val="0"/>
      <w:divBdr>
        <w:top w:val="none" w:sz="0" w:space="0" w:color="auto"/>
        <w:left w:val="none" w:sz="0" w:space="0" w:color="auto"/>
        <w:bottom w:val="none" w:sz="0" w:space="0" w:color="auto"/>
        <w:right w:val="none" w:sz="0" w:space="0" w:color="auto"/>
      </w:divBdr>
    </w:div>
    <w:div w:id="1223980655">
      <w:bodyDiv w:val="1"/>
      <w:marLeft w:val="0"/>
      <w:marRight w:val="0"/>
      <w:marTop w:val="0"/>
      <w:marBottom w:val="0"/>
      <w:divBdr>
        <w:top w:val="none" w:sz="0" w:space="0" w:color="auto"/>
        <w:left w:val="none" w:sz="0" w:space="0" w:color="auto"/>
        <w:bottom w:val="none" w:sz="0" w:space="0" w:color="auto"/>
        <w:right w:val="none" w:sz="0" w:space="0" w:color="auto"/>
      </w:divBdr>
    </w:div>
    <w:div w:id="1227569700">
      <w:bodyDiv w:val="1"/>
      <w:marLeft w:val="0"/>
      <w:marRight w:val="0"/>
      <w:marTop w:val="0"/>
      <w:marBottom w:val="0"/>
      <w:divBdr>
        <w:top w:val="none" w:sz="0" w:space="0" w:color="auto"/>
        <w:left w:val="none" w:sz="0" w:space="0" w:color="auto"/>
        <w:bottom w:val="none" w:sz="0" w:space="0" w:color="auto"/>
        <w:right w:val="none" w:sz="0" w:space="0" w:color="auto"/>
      </w:divBdr>
    </w:div>
    <w:div w:id="1230381837">
      <w:bodyDiv w:val="1"/>
      <w:marLeft w:val="0"/>
      <w:marRight w:val="0"/>
      <w:marTop w:val="0"/>
      <w:marBottom w:val="0"/>
      <w:divBdr>
        <w:top w:val="none" w:sz="0" w:space="0" w:color="auto"/>
        <w:left w:val="none" w:sz="0" w:space="0" w:color="auto"/>
        <w:bottom w:val="none" w:sz="0" w:space="0" w:color="auto"/>
        <w:right w:val="none" w:sz="0" w:space="0" w:color="auto"/>
      </w:divBdr>
    </w:div>
    <w:div w:id="1242762439">
      <w:bodyDiv w:val="1"/>
      <w:marLeft w:val="0"/>
      <w:marRight w:val="0"/>
      <w:marTop w:val="0"/>
      <w:marBottom w:val="0"/>
      <w:divBdr>
        <w:top w:val="none" w:sz="0" w:space="0" w:color="auto"/>
        <w:left w:val="none" w:sz="0" w:space="0" w:color="auto"/>
        <w:bottom w:val="none" w:sz="0" w:space="0" w:color="auto"/>
        <w:right w:val="none" w:sz="0" w:space="0" w:color="auto"/>
      </w:divBdr>
    </w:div>
    <w:div w:id="1248923371">
      <w:bodyDiv w:val="1"/>
      <w:marLeft w:val="0"/>
      <w:marRight w:val="0"/>
      <w:marTop w:val="0"/>
      <w:marBottom w:val="0"/>
      <w:divBdr>
        <w:top w:val="none" w:sz="0" w:space="0" w:color="auto"/>
        <w:left w:val="none" w:sz="0" w:space="0" w:color="auto"/>
        <w:bottom w:val="none" w:sz="0" w:space="0" w:color="auto"/>
        <w:right w:val="none" w:sz="0" w:space="0" w:color="auto"/>
      </w:divBdr>
    </w:div>
    <w:div w:id="1252394339">
      <w:bodyDiv w:val="1"/>
      <w:marLeft w:val="0"/>
      <w:marRight w:val="0"/>
      <w:marTop w:val="0"/>
      <w:marBottom w:val="0"/>
      <w:divBdr>
        <w:top w:val="none" w:sz="0" w:space="0" w:color="auto"/>
        <w:left w:val="none" w:sz="0" w:space="0" w:color="auto"/>
        <w:bottom w:val="none" w:sz="0" w:space="0" w:color="auto"/>
        <w:right w:val="none" w:sz="0" w:space="0" w:color="auto"/>
      </w:divBdr>
    </w:div>
    <w:div w:id="1253011657">
      <w:bodyDiv w:val="1"/>
      <w:marLeft w:val="0"/>
      <w:marRight w:val="0"/>
      <w:marTop w:val="0"/>
      <w:marBottom w:val="0"/>
      <w:divBdr>
        <w:top w:val="none" w:sz="0" w:space="0" w:color="auto"/>
        <w:left w:val="none" w:sz="0" w:space="0" w:color="auto"/>
        <w:bottom w:val="none" w:sz="0" w:space="0" w:color="auto"/>
        <w:right w:val="none" w:sz="0" w:space="0" w:color="auto"/>
      </w:divBdr>
    </w:div>
    <w:div w:id="1262373150">
      <w:bodyDiv w:val="1"/>
      <w:marLeft w:val="0"/>
      <w:marRight w:val="0"/>
      <w:marTop w:val="0"/>
      <w:marBottom w:val="0"/>
      <w:divBdr>
        <w:top w:val="none" w:sz="0" w:space="0" w:color="auto"/>
        <w:left w:val="none" w:sz="0" w:space="0" w:color="auto"/>
        <w:bottom w:val="none" w:sz="0" w:space="0" w:color="auto"/>
        <w:right w:val="none" w:sz="0" w:space="0" w:color="auto"/>
      </w:divBdr>
    </w:div>
    <w:div w:id="1272543221">
      <w:bodyDiv w:val="1"/>
      <w:marLeft w:val="0"/>
      <w:marRight w:val="0"/>
      <w:marTop w:val="0"/>
      <w:marBottom w:val="0"/>
      <w:divBdr>
        <w:top w:val="none" w:sz="0" w:space="0" w:color="auto"/>
        <w:left w:val="none" w:sz="0" w:space="0" w:color="auto"/>
        <w:bottom w:val="none" w:sz="0" w:space="0" w:color="auto"/>
        <w:right w:val="none" w:sz="0" w:space="0" w:color="auto"/>
      </w:divBdr>
    </w:div>
    <w:div w:id="1278492438">
      <w:bodyDiv w:val="1"/>
      <w:marLeft w:val="0"/>
      <w:marRight w:val="0"/>
      <w:marTop w:val="0"/>
      <w:marBottom w:val="0"/>
      <w:divBdr>
        <w:top w:val="none" w:sz="0" w:space="0" w:color="auto"/>
        <w:left w:val="none" w:sz="0" w:space="0" w:color="auto"/>
        <w:bottom w:val="none" w:sz="0" w:space="0" w:color="auto"/>
        <w:right w:val="none" w:sz="0" w:space="0" w:color="auto"/>
      </w:divBdr>
    </w:div>
    <w:div w:id="1280408316">
      <w:bodyDiv w:val="1"/>
      <w:marLeft w:val="0"/>
      <w:marRight w:val="0"/>
      <w:marTop w:val="0"/>
      <w:marBottom w:val="0"/>
      <w:divBdr>
        <w:top w:val="none" w:sz="0" w:space="0" w:color="auto"/>
        <w:left w:val="none" w:sz="0" w:space="0" w:color="auto"/>
        <w:bottom w:val="none" w:sz="0" w:space="0" w:color="auto"/>
        <w:right w:val="none" w:sz="0" w:space="0" w:color="auto"/>
      </w:divBdr>
    </w:div>
    <w:div w:id="1289702458">
      <w:bodyDiv w:val="1"/>
      <w:marLeft w:val="0"/>
      <w:marRight w:val="0"/>
      <w:marTop w:val="0"/>
      <w:marBottom w:val="0"/>
      <w:divBdr>
        <w:top w:val="none" w:sz="0" w:space="0" w:color="auto"/>
        <w:left w:val="none" w:sz="0" w:space="0" w:color="auto"/>
        <w:bottom w:val="none" w:sz="0" w:space="0" w:color="auto"/>
        <w:right w:val="none" w:sz="0" w:space="0" w:color="auto"/>
      </w:divBdr>
    </w:div>
    <w:div w:id="1289894212">
      <w:bodyDiv w:val="1"/>
      <w:marLeft w:val="0"/>
      <w:marRight w:val="0"/>
      <w:marTop w:val="0"/>
      <w:marBottom w:val="0"/>
      <w:divBdr>
        <w:top w:val="none" w:sz="0" w:space="0" w:color="auto"/>
        <w:left w:val="none" w:sz="0" w:space="0" w:color="auto"/>
        <w:bottom w:val="none" w:sz="0" w:space="0" w:color="auto"/>
        <w:right w:val="none" w:sz="0" w:space="0" w:color="auto"/>
      </w:divBdr>
    </w:div>
    <w:div w:id="1291126904">
      <w:bodyDiv w:val="1"/>
      <w:marLeft w:val="0"/>
      <w:marRight w:val="0"/>
      <w:marTop w:val="0"/>
      <w:marBottom w:val="0"/>
      <w:divBdr>
        <w:top w:val="none" w:sz="0" w:space="0" w:color="auto"/>
        <w:left w:val="none" w:sz="0" w:space="0" w:color="auto"/>
        <w:bottom w:val="none" w:sz="0" w:space="0" w:color="auto"/>
        <w:right w:val="none" w:sz="0" w:space="0" w:color="auto"/>
      </w:divBdr>
    </w:div>
    <w:div w:id="1294410707">
      <w:bodyDiv w:val="1"/>
      <w:marLeft w:val="0"/>
      <w:marRight w:val="0"/>
      <w:marTop w:val="0"/>
      <w:marBottom w:val="0"/>
      <w:divBdr>
        <w:top w:val="none" w:sz="0" w:space="0" w:color="auto"/>
        <w:left w:val="none" w:sz="0" w:space="0" w:color="auto"/>
        <w:bottom w:val="none" w:sz="0" w:space="0" w:color="auto"/>
        <w:right w:val="none" w:sz="0" w:space="0" w:color="auto"/>
      </w:divBdr>
    </w:div>
    <w:div w:id="1301154631">
      <w:bodyDiv w:val="1"/>
      <w:marLeft w:val="0"/>
      <w:marRight w:val="0"/>
      <w:marTop w:val="0"/>
      <w:marBottom w:val="0"/>
      <w:divBdr>
        <w:top w:val="none" w:sz="0" w:space="0" w:color="auto"/>
        <w:left w:val="none" w:sz="0" w:space="0" w:color="auto"/>
        <w:bottom w:val="none" w:sz="0" w:space="0" w:color="auto"/>
        <w:right w:val="none" w:sz="0" w:space="0" w:color="auto"/>
      </w:divBdr>
    </w:div>
    <w:div w:id="1309434312">
      <w:bodyDiv w:val="1"/>
      <w:marLeft w:val="0"/>
      <w:marRight w:val="0"/>
      <w:marTop w:val="0"/>
      <w:marBottom w:val="0"/>
      <w:divBdr>
        <w:top w:val="none" w:sz="0" w:space="0" w:color="auto"/>
        <w:left w:val="none" w:sz="0" w:space="0" w:color="auto"/>
        <w:bottom w:val="none" w:sz="0" w:space="0" w:color="auto"/>
        <w:right w:val="none" w:sz="0" w:space="0" w:color="auto"/>
      </w:divBdr>
    </w:div>
    <w:div w:id="1311666484">
      <w:bodyDiv w:val="1"/>
      <w:marLeft w:val="0"/>
      <w:marRight w:val="0"/>
      <w:marTop w:val="0"/>
      <w:marBottom w:val="0"/>
      <w:divBdr>
        <w:top w:val="none" w:sz="0" w:space="0" w:color="auto"/>
        <w:left w:val="none" w:sz="0" w:space="0" w:color="auto"/>
        <w:bottom w:val="none" w:sz="0" w:space="0" w:color="auto"/>
        <w:right w:val="none" w:sz="0" w:space="0" w:color="auto"/>
      </w:divBdr>
    </w:div>
    <w:div w:id="1317149562">
      <w:bodyDiv w:val="1"/>
      <w:marLeft w:val="0"/>
      <w:marRight w:val="0"/>
      <w:marTop w:val="0"/>
      <w:marBottom w:val="0"/>
      <w:divBdr>
        <w:top w:val="none" w:sz="0" w:space="0" w:color="auto"/>
        <w:left w:val="none" w:sz="0" w:space="0" w:color="auto"/>
        <w:bottom w:val="none" w:sz="0" w:space="0" w:color="auto"/>
        <w:right w:val="none" w:sz="0" w:space="0" w:color="auto"/>
      </w:divBdr>
    </w:div>
    <w:div w:id="1320234262">
      <w:bodyDiv w:val="1"/>
      <w:marLeft w:val="0"/>
      <w:marRight w:val="0"/>
      <w:marTop w:val="0"/>
      <w:marBottom w:val="0"/>
      <w:divBdr>
        <w:top w:val="none" w:sz="0" w:space="0" w:color="auto"/>
        <w:left w:val="none" w:sz="0" w:space="0" w:color="auto"/>
        <w:bottom w:val="none" w:sz="0" w:space="0" w:color="auto"/>
        <w:right w:val="none" w:sz="0" w:space="0" w:color="auto"/>
      </w:divBdr>
    </w:div>
    <w:div w:id="1321811585">
      <w:bodyDiv w:val="1"/>
      <w:marLeft w:val="0"/>
      <w:marRight w:val="0"/>
      <w:marTop w:val="0"/>
      <w:marBottom w:val="0"/>
      <w:divBdr>
        <w:top w:val="none" w:sz="0" w:space="0" w:color="auto"/>
        <w:left w:val="none" w:sz="0" w:space="0" w:color="auto"/>
        <w:bottom w:val="none" w:sz="0" w:space="0" w:color="auto"/>
        <w:right w:val="none" w:sz="0" w:space="0" w:color="auto"/>
      </w:divBdr>
    </w:div>
    <w:div w:id="1325427983">
      <w:bodyDiv w:val="1"/>
      <w:marLeft w:val="0"/>
      <w:marRight w:val="0"/>
      <w:marTop w:val="0"/>
      <w:marBottom w:val="0"/>
      <w:divBdr>
        <w:top w:val="none" w:sz="0" w:space="0" w:color="auto"/>
        <w:left w:val="none" w:sz="0" w:space="0" w:color="auto"/>
        <w:bottom w:val="none" w:sz="0" w:space="0" w:color="auto"/>
        <w:right w:val="none" w:sz="0" w:space="0" w:color="auto"/>
      </w:divBdr>
    </w:div>
    <w:div w:id="1328171051">
      <w:bodyDiv w:val="1"/>
      <w:marLeft w:val="0"/>
      <w:marRight w:val="0"/>
      <w:marTop w:val="0"/>
      <w:marBottom w:val="0"/>
      <w:divBdr>
        <w:top w:val="none" w:sz="0" w:space="0" w:color="auto"/>
        <w:left w:val="none" w:sz="0" w:space="0" w:color="auto"/>
        <w:bottom w:val="none" w:sz="0" w:space="0" w:color="auto"/>
        <w:right w:val="none" w:sz="0" w:space="0" w:color="auto"/>
      </w:divBdr>
    </w:div>
    <w:div w:id="1350373468">
      <w:bodyDiv w:val="1"/>
      <w:marLeft w:val="0"/>
      <w:marRight w:val="0"/>
      <w:marTop w:val="0"/>
      <w:marBottom w:val="0"/>
      <w:divBdr>
        <w:top w:val="none" w:sz="0" w:space="0" w:color="auto"/>
        <w:left w:val="none" w:sz="0" w:space="0" w:color="auto"/>
        <w:bottom w:val="none" w:sz="0" w:space="0" w:color="auto"/>
        <w:right w:val="none" w:sz="0" w:space="0" w:color="auto"/>
      </w:divBdr>
    </w:div>
    <w:div w:id="1350714878">
      <w:bodyDiv w:val="1"/>
      <w:marLeft w:val="0"/>
      <w:marRight w:val="0"/>
      <w:marTop w:val="0"/>
      <w:marBottom w:val="0"/>
      <w:divBdr>
        <w:top w:val="none" w:sz="0" w:space="0" w:color="auto"/>
        <w:left w:val="none" w:sz="0" w:space="0" w:color="auto"/>
        <w:bottom w:val="none" w:sz="0" w:space="0" w:color="auto"/>
        <w:right w:val="none" w:sz="0" w:space="0" w:color="auto"/>
      </w:divBdr>
    </w:div>
    <w:div w:id="1356232852">
      <w:bodyDiv w:val="1"/>
      <w:marLeft w:val="0"/>
      <w:marRight w:val="0"/>
      <w:marTop w:val="0"/>
      <w:marBottom w:val="0"/>
      <w:divBdr>
        <w:top w:val="none" w:sz="0" w:space="0" w:color="auto"/>
        <w:left w:val="none" w:sz="0" w:space="0" w:color="auto"/>
        <w:bottom w:val="none" w:sz="0" w:space="0" w:color="auto"/>
        <w:right w:val="none" w:sz="0" w:space="0" w:color="auto"/>
      </w:divBdr>
    </w:div>
    <w:div w:id="1366980014">
      <w:bodyDiv w:val="1"/>
      <w:marLeft w:val="0"/>
      <w:marRight w:val="0"/>
      <w:marTop w:val="0"/>
      <w:marBottom w:val="0"/>
      <w:divBdr>
        <w:top w:val="none" w:sz="0" w:space="0" w:color="auto"/>
        <w:left w:val="none" w:sz="0" w:space="0" w:color="auto"/>
        <w:bottom w:val="none" w:sz="0" w:space="0" w:color="auto"/>
        <w:right w:val="none" w:sz="0" w:space="0" w:color="auto"/>
      </w:divBdr>
    </w:div>
    <w:div w:id="1373731184">
      <w:bodyDiv w:val="1"/>
      <w:marLeft w:val="0"/>
      <w:marRight w:val="0"/>
      <w:marTop w:val="0"/>
      <w:marBottom w:val="0"/>
      <w:divBdr>
        <w:top w:val="none" w:sz="0" w:space="0" w:color="auto"/>
        <w:left w:val="none" w:sz="0" w:space="0" w:color="auto"/>
        <w:bottom w:val="none" w:sz="0" w:space="0" w:color="auto"/>
        <w:right w:val="none" w:sz="0" w:space="0" w:color="auto"/>
      </w:divBdr>
    </w:div>
    <w:div w:id="1373767726">
      <w:bodyDiv w:val="1"/>
      <w:marLeft w:val="0"/>
      <w:marRight w:val="0"/>
      <w:marTop w:val="0"/>
      <w:marBottom w:val="0"/>
      <w:divBdr>
        <w:top w:val="none" w:sz="0" w:space="0" w:color="auto"/>
        <w:left w:val="none" w:sz="0" w:space="0" w:color="auto"/>
        <w:bottom w:val="none" w:sz="0" w:space="0" w:color="auto"/>
        <w:right w:val="none" w:sz="0" w:space="0" w:color="auto"/>
      </w:divBdr>
    </w:div>
    <w:div w:id="1383677116">
      <w:bodyDiv w:val="1"/>
      <w:marLeft w:val="0"/>
      <w:marRight w:val="0"/>
      <w:marTop w:val="0"/>
      <w:marBottom w:val="0"/>
      <w:divBdr>
        <w:top w:val="none" w:sz="0" w:space="0" w:color="auto"/>
        <w:left w:val="none" w:sz="0" w:space="0" w:color="auto"/>
        <w:bottom w:val="none" w:sz="0" w:space="0" w:color="auto"/>
        <w:right w:val="none" w:sz="0" w:space="0" w:color="auto"/>
      </w:divBdr>
    </w:div>
    <w:div w:id="1385834516">
      <w:bodyDiv w:val="1"/>
      <w:marLeft w:val="0"/>
      <w:marRight w:val="0"/>
      <w:marTop w:val="0"/>
      <w:marBottom w:val="0"/>
      <w:divBdr>
        <w:top w:val="none" w:sz="0" w:space="0" w:color="auto"/>
        <w:left w:val="none" w:sz="0" w:space="0" w:color="auto"/>
        <w:bottom w:val="none" w:sz="0" w:space="0" w:color="auto"/>
        <w:right w:val="none" w:sz="0" w:space="0" w:color="auto"/>
      </w:divBdr>
    </w:div>
    <w:div w:id="1393772824">
      <w:bodyDiv w:val="1"/>
      <w:marLeft w:val="0"/>
      <w:marRight w:val="0"/>
      <w:marTop w:val="0"/>
      <w:marBottom w:val="0"/>
      <w:divBdr>
        <w:top w:val="none" w:sz="0" w:space="0" w:color="auto"/>
        <w:left w:val="none" w:sz="0" w:space="0" w:color="auto"/>
        <w:bottom w:val="none" w:sz="0" w:space="0" w:color="auto"/>
        <w:right w:val="none" w:sz="0" w:space="0" w:color="auto"/>
      </w:divBdr>
    </w:div>
    <w:div w:id="1401251574">
      <w:bodyDiv w:val="1"/>
      <w:marLeft w:val="0"/>
      <w:marRight w:val="0"/>
      <w:marTop w:val="0"/>
      <w:marBottom w:val="0"/>
      <w:divBdr>
        <w:top w:val="none" w:sz="0" w:space="0" w:color="auto"/>
        <w:left w:val="none" w:sz="0" w:space="0" w:color="auto"/>
        <w:bottom w:val="none" w:sz="0" w:space="0" w:color="auto"/>
        <w:right w:val="none" w:sz="0" w:space="0" w:color="auto"/>
      </w:divBdr>
    </w:div>
    <w:div w:id="1401517344">
      <w:bodyDiv w:val="1"/>
      <w:marLeft w:val="0"/>
      <w:marRight w:val="0"/>
      <w:marTop w:val="0"/>
      <w:marBottom w:val="0"/>
      <w:divBdr>
        <w:top w:val="none" w:sz="0" w:space="0" w:color="auto"/>
        <w:left w:val="none" w:sz="0" w:space="0" w:color="auto"/>
        <w:bottom w:val="none" w:sz="0" w:space="0" w:color="auto"/>
        <w:right w:val="none" w:sz="0" w:space="0" w:color="auto"/>
      </w:divBdr>
    </w:div>
    <w:div w:id="1404719487">
      <w:bodyDiv w:val="1"/>
      <w:marLeft w:val="0"/>
      <w:marRight w:val="0"/>
      <w:marTop w:val="0"/>
      <w:marBottom w:val="0"/>
      <w:divBdr>
        <w:top w:val="none" w:sz="0" w:space="0" w:color="auto"/>
        <w:left w:val="none" w:sz="0" w:space="0" w:color="auto"/>
        <w:bottom w:val="none" w:sz="0" w:space="0" w:color="auto"/>
        <w:right w:val="none" w:sz="0" w:space="0" w:color="auto"/>
      </w:divBdr>
    </w:div>
    <w:div w:id="1404765847">
      <w:bodyDiv w:val="1"/>
      <w:marLeft w:val="0"/>
      <w:marRight w:val="0"/>
      <w:marTop w:val="0"/>
      <w:marBottom w:val="0"/>
      <w:divBdr>
        <w:top w:val="none" w:sz="0" w:space="0" w:color="auto"/>
        <w:left w:val="none" w:sz="0" w:space="0" w:color="auto"/>
        <w:bottom w:val="none" w:sz="0" w:space="0" w:color="auto"/>
        <w:right w:val="none" w:sz="0" w:space="0" w:color="auto"/>
      </w:divBdr>
    </w:div>
    <w:div w:id="1418474606">
      <w:bodyDiv w:val="1"/>
      <w:marLeft w:val="0"/>
      <w:marRight w:val="0"/>
      <w:marTop w:val="0"/>
      <w:marBottom w:val="0"/>
      <w:divBdr>
        <w:top w:val="none" w:sz="0" w:space="0" w:color="auto"/>
        <w:left w:val="none" w:sz="0" w:space="0" w:color="auto"/>
        <w:bottom w:val="none" w:sz="0" w:space="0" w:color="auto"/>
        <w:right w:val="none" w:sz="0" w:space="0" w:color="auto"/>
      </w:divBdr>
    </w:div>
    <w:div w:id="1419643151">
      <w:bodyDiv w:val="1"/>
      <w:marLeft w:val="0"/>
      <w:marRight w:val="0"/>
      <w:marTop w:val="0"/>
      <w:marBottom w:val="0"/>
      <w:divBdr>
        <w:top w:val="none" w:sz="0" w:space="0" w:color="auto"/>
        <w:left w:val="none" w:sz="0" w:space="0" w:color="auto"/>
        <w:bottom w:val="none" w:sz="0" w:space="0" w:color="auto"/>
        <w:right w:val="none" w:sz="0" w:space="0" w:color="auto"/>
      </w:divBdr>
    </w:div>
    <w:div w:id="1419909529">
      <w:bodyDiv w:val="1"/>
      <w:marLeft w:val="0"/>
      <w:marRight w:val="0"/>
      <w:marTop w:val="0"/>
      <w:marBottom w:val="0"/>
      <w:divBdr>
        <w:top w:val="none" w:sz="0" w:space="0" w:color="auto"/>
        <w:left w:val="none" w:sz="0" w:space="0" w:color="auto"/>
        <w:bottom w:val="none" w:sz="0" w:space="0" w:color="auto"/>
        <w:right w:val="none" w:sz="0" w:space="0" w:color="auto"/>
      </w:divBdr>
    </w:div>
    <w:div w:id="1426726298">
      <w:bodyDiv w:val="1"/>
      <w:marLeft w:val="0"/>
      <w:marRight w:val="0"/>
      <w:marTop w:val="0"/>
      <w:marBottom w:val="0"/>
      <w:divBdr>
        <w:top w:val="none" w:sz="0" w:space="0" w:color="auto"/>
        <w:left w:val="none" w:sz="0" w:space="0" w:color="auto"/>
        <w:bottom w:val="none" w:sz="0" w:space="0" w:color="auto"/>
        <w:right w:val="none" w:sz="0" w:space="0" w:color="auto"/>
      </w:divBdr>
    </w:div>
    <w:div w:id="1431700653">
      <w:bodyDiv w:val="1"/>
      <w:marLeft w:val="0"/>
      <w:marRight w:val="0"/>
      <w:marTop w:val="0"/>
      <w:marBottom w:val="0"/>
      <w:divBdr>
        <w:top w:val="none" w:sz="0" w:space="0" w:color="auto"/>
        <w:left w:val="none" w:sz="0" w:space="0" w:color="auto"/>
        <w:bottom w:val="none" w:sz="0" w:space="0" w:color="auto"/>
        <w:right w:val="none" w:sz="0" w:space="0" w:color="auto"/>
      </w:divBdr>
    </w:div>
    <w:div w:id="1432703977">
      <w:bodyDiv w:val="1"/>
      <w:marLeft w:val="0"/>
      <w:marRight w:val="0"/>
      <w:marTop w:val="0"/>
      <w:marBottom w:val="0"/>
      <w:divBdr>
        <w:top w:val="none" w:sz="0" w:space="0" w:color="auto"/>
        <w:left w:val="none" w:sz="0" w:space="0" w:color="auto"/>
        <w:bottom w:val="none" w:sz="0" w:space="0" w:color="auto"/>
        <w:right w:val="none" w:sz="0" w:space="0" w:color="auto"/>
      </w:divBdr>
    </w:div>
    <w:div w:id="1433477719">
      <w:bodyDiv w:val="1"/>
      <w:marLeft w:val="0"/>
      <w:marRight w:val="0"/>
      <w:marTop w:val="0"/>
      <w:marBottom w:val="0"/>
      <w:divBdr>
        <w:top w:val="none" w:sz="0" w:space="0" w:color="auto"/>
        <w:left w:val="none" w:sz="0" w:space="0" w:color="auto"/>
        <w:bottom w:val="none" w:sz="0" w:space="0" w:color="auto"/>
        <w:right w:val="none" w:sz="0" w:space="0" w:color="auto"/>
      </w:divBdr>
    </w:div>
    <w:div w:id="1433549379">
      <w:bodyDiv w:val="1"/>
      <w:marLeft w:val="0"/>
      <w:marRight w:val="0"/>
      <w:marTop w:val="0"/>
      <w:marBottom w:val="0"/>
      <w:divBdr>
        <w:top w:val="none" w:sz="0" w:space="0" w:color="auto"/>
        <w:left w:val="none" w:sz="0" w:space="0" w:color="auto"/>
        <w:bottom w:val="none" w:sz="0" w:space="0" w:color="auto"/>
        <w:right w:val="none" w:sz="0" w:space="0" w:color="auto"/>
      </w:divBdr>
    </w:div>
    <w:div w:id="1447191034">
      <w:bodyDiv w:val="1"/>
      <w:marLeft w:val="0"/>
      <w:marRight w:val="0"/>
      <w:marTop w:val="0"/>
      <w:marBottom w:val="0"/>
      <w:divBdr>
        <w:top w:val="none" w:sz="0" w:space="0" w:color="auto"/>
        <w:left w:val="none" w:sz="0" w:space="0" w:color="auto"/>
        <w:bottom w:val="none" w:sz="0" w:space="0" w:color="auto"/>
        <w:right w:val="none" w:sz="0" w:space="0" w:color="auto"/>
      </w:divBdr>
    </w:div>
    <w:div w:id="1448114907">
      <w:bodyDiv w:val="1"/>
      <w:marLeft w:val="0"/>
      <w:marRight w:val="0"/>
      <w:marTop w:val="0"/>
      <w:marBottom w:val="0"/>
      <w:divBdr>
        <w:top w:val="none" w:sz="0" w:space="0" w:color="auto"/>
        <w:left w:val="none" w:sz="0" w:space="0" w:color="auto"/>
        <w:bottom w:val="none" w:sz="0" w:space="0" w:color="auto"/>
        <w:right w:val="none" w:sz="0" w:space="0" w:color="auto"/>
      </w:divBdr>
    </w:div>
    <w:div w:id="1451822978">
      <w:bodyDiv w:val="1"/>
      <w:marLeft w:val="0"/>
      <w:marRight w:val="0"/>
      <w:marTop w:val="0"/>
      <w:marBottom w:val="0"/>
      <w:divBdr>
        <w:top w:val="none" w:sz="0" w:space="0" w:color="auto"/>
        <w:left w:val="none" w:sz="0" w:space="0" w:color="auto"/>
        <w:bottom w:val="none" w:sz="0" w:space="0" w:color="auto"/>
        <w:right w:val="none" w:sz="0" w:space="0" w:color="auto"/>
      </w:divBdr>
    </w:div>
    <w:div w:id="1464538930">
      <w:bodyDiv w:val="1"/>
      <w:marLeft w:val="0"/>
      <w:marRight w:val="0"/>
      <w:marTop w:val="0"/>
      <w:marBottom w:val="0"/>
      <w:divBdr>
        <w:top w:val="none" w:sz="0" w:space="0" w:color="auto"/>
        <w:left w:val="none" w:sz="0" w:space="0" w:color="auto"/>
        <w:bottom w:val="none" w:sz="0" w:space="0" w:color="auto"/>
        <w:right w:val="none" w:sz="0" w:space="0" w:color="auto"/>
      </w:divBdr>
    </w:div>
    <w:div w:id="1472290838">
      <w:bodyDiv w:val="1"/>
      <w:marLeft w:val="0"/>
      <w:marRight w:val="0"/>
      <w:marTop w:val="0"/>
      <w:marBottom w:val="0"/>
      <w:divBdr>
        <w:top w:val="none" w:sz="0" w:space="0" w:color="auto"/>
        <w:left w:val="none" w:sz="0" w:space="0" w:color="auto"/>
        <w:bottom w:val="none" w:sz="0" w:space="0" w:color="auto"/>
        <w:right w:val="none" w:sz="0" w:space="0" w:color="auto"/>
      </w:divBdr>
    </w:div>
    <w:div w:id="1475289428">
      <w:bodyDiv w:val="1"/>
      <w:marLeft w:val="0"/>
      <w:marRight w:val="0"/>
      <w:marTop w:val="0"/>
      <w:marBottom w:val="0"/>
      <w:divBdr>
        <w:top w:val="none" w:sz="0" w:space="0" w:color="auto"/>
        <w:left w:val="none" w:sz="0" w:space="0" w:color="auto"/>
        <w:bottom w:val="none" w:sz="0" w:space="0" w:color="auto"/>
        <w:right w:val="none" w:sz="0" w:space="0" w:color="auto"/>
      </w:divBdr>
    </w:div>
    <w:div w:id="1477334470">
      <w:bodyDiv w:val="1"/>
      <w:marLeft w:val="0"/>
      <w:marRight w:val="0"/>
      <w:marTop w:val="0"/>
      <w:marBottom w:val="0"/>
      <w:divBdr>
        <w:top w:val="none" w:sz="0" w:space="0" w:color="auto"/>
        <w:left w:val="none" w:sz="0" w:space="0" w:color="auto"/>
        <w:bottom w:val="none" w:sz="0" w:space="0" w:color="auto"/>
        <w:right w:val="none" w:sz="0" w:space="0" w:color="auto"/>
      </w:divBdr>
    </w:div>
    <w:div w:id="1481577954">
      <w:bodyDiv w:val="1"/>
      <w:marLeft w:val="0"/>
      <w:marRight w:val="0"/>
      <w:marTop w:val="0"/>
      <w:marBottom w:val="0"/>
      <w:divBdr>
        <w:top w:val="none" w:sz="0" w:space="0" w:color="auto"/>
        <w:left w:val="none" w:sz="0" w:space="0" w:color="auto"/>
        <w:bottom w:val="none" w:sz="0" w:space="0" w:color="auto"/>
        <w:right w:val="none" w:sz="0" w:space="0" w:color="auto"/>
      </w:divBdr>
    </w:div>
    <w:div w:id="1490099354">
      <w:bodyDiv w:val="1"/>
      <w:marLeft w:val="0"/>
      <w:marRight w:val="0"/>
      <w:marTop w:val="0"/>
      <w:marBottom w:val="0"/>
      <w:divBdr>
        <w:top w:val="none" w:sz="0" w:space="0" w:color="auto"/>
        <w:left w:val="none" w:sz="0" w:space="0" w:color="auto"/>
        <w:bottom w:val="none" w:sz="0" w:space="0" w:color="auto"/>
        <w:right w:val="none" w:sz="0" w:space="0" w:color="auto"/>
      </w:divBdr>
    </w:div>
    <w:div w:id="1491095756">
      <w:bodyDiv w:val="1"/>
      <w:marLeft w:val="0"/>
      <w:marRight w:val="0"/>
      <w:marTop w:val="0"/>
      <w:marBottom w:val="0"/>
      <w:divBdr>
        <w:top w:val="none" w:sz="0" w:space="0" w:color="auto"/>
        <w:left w:val="none" w:sz="0" w:space="0" w:color="auto"/>
        <w:bottom w:val="none" w:sz="0" w:space="0" w:color="auto"/>
        <w:right w:val="none" w:sz="0" w:space="0" w:color="auto"/>
      </w:divBdr>
    </w:div>
    <w:div w:id="1491864791">
      <w:bodyDiv w:val="1"/>
      <w:marLeft w:val="0"/>
      <w:marRight w:val="0"/>
      <w:marTop w:val="0"/>
      <w:marBottom w:val="0"/>
      <w:divBdr>
        <w:top w:val="none" w:sz="0" w:space="0" w:color="auto"/>
        <w:left w:val="none" w:sz="0" w:space="0" w:color="auto"/>
        <w:bottom w:val="none" w:sz="0" w:space="0" w:color="auto"/>
        <w:right w:val="none" w:sz="0" w:space="0" w:color="auto"/>
      </w:divBdr>
    </w:div>
    <w:div w:id="1496609166">
      <w:bodyDiv w:val="1"/>
      <w:marLeft w:val="0"/>
      <w:marRight w:val="0"/>
      <w:marTop w:val="0"/>
      <w:marBottom w:val="0"/>
      <w:divBdr>
        <w:top w:val="none" w:sz="0" w:space="0" w:color="auto"/>
        <w:left w:val="none" w:sz="0" w:space="0" w:color="auto"/>
        <w:bottom w:val="none" w:sz="0" w:space="0" w:color="auto"/>
        <w:right w:val="none" w:sz="0" w:space="0" w:color="auto"/>
      </w:divBdr>
    </w:div>
    <w:div w:id="1507942196">
      <w:bodyDiv w:val="1"/>
      <w:marLeft w:val="0"/>
      <w:marRight w:val="0"/>
      <w:marTop w:val="0"/>
      <w:marBottom w:val="0"/>
      <w:divBdr>
        <w:top w:val="none" w:sz="0" w:space="0" w:color="auto"/>
        <w:left w:val="none" w:sz="0" w:space="0" w:color="auto"/>
        <w:bottom w:val="none" w:sz="0" w:space="0" w:color="auto"/>
        <w:right w:val="none" w:sz="0" w:space="0" w:color="auto"/>
      </w:divBdr>
    </w:div>
    <w:div w:id="1511411554">
      <w:bodyDiv w:val="1"/>
      <w:marLeft w:val="0"/>
      <w:marRight w:val="0"/>
      <w:marTop w:val="0"/>
      <w:marBottom w:val="0"/>
      <w:divBdr>
        <w:top w:val="none" w:sz="0" w:space="0" w:color="auto"/>
        <w:left w:val="none" w:sz="0" w:space="0" w:color="auto"/>
        <w:bottom w:val="none" w:sz="0" w:space="0" w:color="auto"/>
        <w:right w:val="none" w:sz="0" w:space="0" w:color="auto"/>
      </w:divBdr>
    </w:div>
    <w:div w:id="1517158578">
      <w:bodyDiv w:val="1"/>
      <w:marLeft w:val="0"/>
      <w:marRight w:val="0"/>
      <w:marTop w:val="0"/>
      <w:marBottom w:val="0"/>
      <w:divBdr>
        <w:top w:val="none" w:sz="0" w:space="0" w:color="auto"/>
        <w:left w:val="none" w:sz="0" w:space="0" w:color="auto"/>
        <w:bottom w:val="none" w:sz="0" w:space="0" w:color="auto"/>
        <w:right w:val="none" w:sz="0" w:space="0" w:color="auto"/>
      </w:divBdr>
    </w:div>
    <w:div w:id="1517303932">
      <w:bodyDiv w:val="1"/>
      <w:marLeft w:val="0"/>
      <w:marRight w:val="0"/>
      <w:marTop w:val="0"/>
      <w:marBottom w:val="0"/>
      <w:divBdr>
        <w:top w:val="none" w:sz="0" w:space="0" w:color="auto"/>
        <w:left w:val="none" w:sz="0" w:space="0" w:color="auto"/>
        <w:bottom w:val="none" w:sz="0" w:space="0" w:color="auto"/>
        <w:right w:val="none" w:sz="0" w:space="0" w:color="auto"/>
      </w:divBdr>
    </w:div>
    <w:div w:id="1527520899">
      <w:bodyDiv w:val="1"/>
      <w:marLeft w:val="0"/>
      <w:marRight w:val="0"/>
      <w:marTop w:val="0"/>
      <w:marBottom w:val="0"/>
      <w:divBdr>
        <w:top w:val="none" w:sz="0" w:space="0" w:color="auto"/>
        <w:left w:val="none" w:sz="0" w:space="0" w:color="auto"/>
        <w:bottom w:val="none" w:sz="0" w:space="0" w:color="auto"/>
        <w:right w:val="none" w:sz="0" w:space="0" w:color="auto"/>
      </w:divBdr>
    </w:div>
    <w:div w:id="1534146663">
      <w:bodyDiv w:val="1"/>
      <w:marLeft w:val="0"/>
      <w:marRight w:val="0"/>
      <w:marTop w:val="0"/>
      <w:marBottom w:val="0"/>
      <w:divBdr>
        <w:top w:val="none" w:sz="0" w:space="0" w:color="auto"/>
        <w:left w:val="none" w:sz="0" w:space="0" w:color="auto"/>
        <w:bottom w:val="none" w:sz="0" w:space="0" w:color="auto"/>
        <w:right w:val="none" w:sz="0" w:space="0" w:color="auto"/>
      </w:divBdr>
    </w:div>
    <w:div w:id="1539585207">
      <w:bodyDiv w:val="1"/>
      <w:marLeft w:val="0"/>
      <w:marRight w:val="0"/>
      <w:marTop w:val="0"/>
      <w:marBottom w:val="0"/>
      <w:divBdr>
        <w:top w:val="none" w:sz="0" w:space="0" w:color="auto"/>
        <w:left w:val="none" w:sz="0" w:space="0" w:color="auto"/>
        <w:bottom w:val="none" w:sz="0" w:space="0" w:color="auto"/>
        <w:right w:val="none" w:sz="0" w:space="0" w:color="auto"/>
      </w:divBdr>
    </w:div>
    <w:div w:id="1545605319">
      <w:bodyDiv w:val="1"/>
      <w:marLeft w:val="0"/>
      <w:marRight w:val="0"/>
      <w:marTop w:val="0"/>
      <w:marBottom w:val="0"/>
      <w:divBdr>
        <w:top w:val="none" w:sz="0" w:space="0" w:color="auto"/>
        <w:left w:val="none" w:sz="0" w:space="0" w:color="auto"/>
        <w:bottom w:val="none" w:sz="0" w:space="0" w:color="auto"/>
        <w:right w:val="none" w:sz="0" w:space="0" w:color="auto"/>
      </w:divBdr>
    </w:div>
    <w:div w:id="1567911290">
      <w:bodyDiv w:val="1"/>
      <w:marLeft w:val="0"/>
      <w:marRight w:val="0"/>
      <w:marTop w:val="0"/>
      <w:marBottom w:val="0"/>
      <w:divBdr>
        <w:top w:val="none" w:sz="0" w:space="0" w:color="auto"/>
        <w:left w:val="none" w:sz="0" w:space="0" w:color="auto"/>
        <w:bottom w:val="none" w:sz="0" w:space="0" w:color="auto"/>
        <w:right w:val="none" w:sz="0" w:space="0" w:color="auto"/>
      </w:divBdr>
    </w:div>
    <w:div w:id="1571884466">
      <w:bodyDiv w:val="1"/>
      <w:marLeft w:val="0"/>
      <w:marRight w:val="0"/>
      <w:marTop w:val="0"/>
      <w:marBottom w:val="0"/>
      <w:divBdr>
        <w:top w:val="none" w:sz="0" w:space="0" w:color="auto"/>
        <w:left w:val="none" w:sz="0" w:space="0" w:color="auto"/>
        <w:bottom w:val="none" w:sz="0" w:space="0" w:color="auto"/>
        <w:right w:val="none" w:sz="0" w:space="0" w:color="auto"/>
      </w:divBdr>
    </w:div>
    <w:div w:id="1573545749">
      <w:bodyDiv w:val="1"/>
      <w:marLeft w:val="0"/>
      <w:marRight w:val="0"/>
      <w:marTop w:val="0"/>
      <w:marBottom w:val="0"/>
      <w:divBdr>
        <w:top w:val="none" w:sz="0" w:space="0" w:color="auto"/>
        <w:left w:val="none" w:sz="0" w:space="0" w:color="auto"/>
        <w:bottom w:val="none" w:sz="0" w:space="0" w:color="auto"/>
        <w:right w:val="none" w:sz="0" w:space="0" w:color="auto"/>
      </w:divBdr>
    </w:div>
    <w:div w:id="1586302998">
      <w:bodyDiv w:val="1"/>
      <w:marLeft w:val="0"/>
      <w:marRight w:val="0"/>
      <w:marTop w:val="0"/>
      <w:marBottom w:val="0"/>
      <w:divBdr>
        <w:top w:val="none" w:sz="0" w:space="0" w:color="auto"/>
        <w:left w:val="none" w:sz="0" w:space="0" w:color="auto"/>
        <w:bottom w:val="none" w:sz="0" w:space="0" w:color="auto"/>
        <w:right w:val="none" w:sz="0" w:space="0" w:color="auto"/>
      </w:divBdr>
    </w:div>
    <w:div w:id="1587836180">
      <w:bodyDiv w:val="1"/>
      <w:marLeft w:val="0"/>
      <w:marRight w:val="0"/>
      <w:marTop w:val="0"/>
      <w:marBottom w:val="0"/>
      <w:divBdr>
        <w:top w:val="none" w:sz="0" w:space="0" w:color="auto"/>
        <w:left w:val="none" w:sz="0" w:space="0" w:color="auto"/>
        <w:bottom w:val="none" w:sz="0" w:space="0" w:color="auto"/>
        <w:right w:val="none" w:sz="0" w:space="0" w:color="auto"/>
      </w:divBdr>
    </w:div>
    <w:div w:id="1588147127">
      <w:bodyDiv w:val="1"/>
      <w:marLeft w:val="0"/>
      <w:marRight w:val="0"/>
      <w:marTop w:val="0"/>
      <w:marBottom w:val="0"/>
      <w:divBdr>
        <w:top w:val="none" w:sz="0" w:space="0" w:color="auto"/>
        <w:left w:val="none" w:sz="0" w:space="0" w:color="auto"/>
        <w:bottom w:val="none" w:sz="0" w:space="0" w:color="auto"/>
        <w:right w:val="none" w:sz="0" w:space="0" w:color="auto"/>
      </w:divBdr>
    </w:div>
    <w:div w:id="1595825271">
      <w:bodyDiv w:val="1"/>
      <w:marLeft w:val="0"/>
      <w:marRight w:val="0"/>
      <w:marTop w:val="0"/>
      <w:marBottom w:val="0"/>
      <w:divBdr>
        <w:top w:val="none" w:sz="0" w:space="0" w:color="auto"/>
        <w:left w:val="none" w:sz="0" w:space="0" w:color="auto"/>
        <w:bottom w:val="none" w:sz="0" w:space="0" w:color="auto"/>
        <w:right w:val="none" w:sz="0" w:space="0" w:color="auto"/>
      </w:divBdr>
    </w:div>
    <w:div w:id="1595895098">
      <w:bodyDiv w:val="1"/>
      <w:marLeft w:val="0"/>
      <w:marRight w:val="0"/>
      <w:marTop w:val="0"/>
      <w:marBottom w:val="0"/>
      <w:divBdr>
        <w:top w:val="none" w:sz="0" w:space="0" w:color="auto"/>
        <w:left w:val="none" w:sz="0" w:space="0" w:color="auto"/>
        <w:bottom w:val="none" w:sz="0" w:space="0" w:color="auto"/>
        <w:right w:val="none" w:sz="0" w:space="0" w:color="auto"/>
      </w:divBdr>
    </w:div>
    <w:div w:id="1599362230">
      <w:bodyDiv w:val="1"/>
      <w:marLeft w:val="0"/>
      <w:marRight w:val="0"/>
      <w:marTop w:val="0"/>
      <w:marBottom w:val="0"/>
      <w:divBdr>
        <w:top w:val="none" w:sz="0" w:space="0" w:color="auto"/>
        <w:left w:val="none" w:sz="0" w:space="0" w:color="auto"/>
        <w:bottom w:val="none" w:sz="0" w:space="0" w:color="auto"/>
        <w:right w:val="none" w:sz="0" w:space="0" w:color="auto"/>
      </w:divBdr>
    </w:div>
    <w:div w:id="1629896802">
      <w:bodyDiv w:val="1"/>
      <w:marLeft w:val="0"/>
      <w:marRight w:val="0"/>
      <w:marTop w:val="0"/>
      <w:marBottom w:val="0"/>
      <w:divBdr>
        <w:top w:val="none" w:sz="0" w:space="0" w:color="auto"/>
        <w:left w:val="none" w:sz="0" w:space="0" w:color="auto"/>
        <w:bottom w:val="none" w:sz="0" w:space="0" w:color="auto"/>
        <w:right w:val="none" w:sz="0" w:space="0" w:color="auto"/>
      </w:divBdr>
    </w:div>
    <w:div w:id="1630430885">
      <w:bodyDiv w:val="1"/>
      <w:marLeft w:val="0"/>
      <w:marRight w:val="0"/>
      <w:marTop w:val="0"/>
      <w:marBottom w:val="0"/>
      <w:divBdr>
        <w:top w:val="none" w:sz="0" w:space="0" w:color="auto"/>
        <w:left w:val="none" w:sz="0" w:space="0" w:color="auto"/>
        <w:bottom w:val="none" w:sz="0" w:space="0" w:color="auto"/>
        <w:right w:val="none" w:sz="0" w:space="0" w:color="auto"/>
      </w:divBdr>
    </w:div>
    <w:div w:id="1632320451">
      <w:bodyDiv w:val="1"/>
      <w:marLeft w:val="0"/>
      <w:marRight w:val="0"/>
      <w:marTop w:val="0"/>
      <w:marBottom w:val="0"/>
      <w:divBdr>
        <w:top w:val="none" w:sz="0" w:space="0" w:color="auto"/>
        <w:left w:val="none" w:sz="0" w:space="0" w:color="auto"/>
        <w:bottom w:val="none" w:sz="0" w:space="0" w:color="auto"/>
        <w:right w:val="none" w:sz="0" w:space="0" w:color="auto"/>
      </w:divBdr>
    </w:div>
    <w:div w:id="1633556392">
      <w:bodyDiv w:val="1"/>
      <w:marLeft w:val="0"/>
      <w:marRight w:val="0"/>
      <w:marTop w:val="0"/>
      <w:marBottom w:val="0"/>
      <w:divBdr>
        <w:top w:val="none" w:sz="0" w:space="0" w:color="auto"/>
        <w:left w:val="none" w:sz="0" w:space="0" w:color="auto"/>
        <w:bottom w:val="none" w:sz="0" w:space="0" w:color="auto"/>
        <w:right w:val="none" w:sz="0" w:space="0" w:color="auto"/>
      </w:divBdr>
    </w:div>
    <w:div w:id="1653480244">
      <w:bodyDiv w:val="1"/>
      <w:marLeft w:val="0"/>
      <w:marRight w:val="0"/>
      <w:marTop w:val="0"/>
      <w:marBottom w:val="0"/>
      <w:divBdr>
        <w:top w:val="none" w:sz="0" w:space="0" w:color="auto"/>
        <w:left w:val="none" w:sz="0" w:space="0" w:color="auto"/>
        <w:bottom w:val="none" w:sz="0" w:space="0" w:color="auto"/>
        <w:right w:val="none" w:sz="0" w:space="0" w:color="auto"/>
      </w:divBdr>
    </w:div>
    <w:div w:id="1663700141">
      <w:bodyDiv w:val="1"/>
      <w:marLeft w:val="0"/>
      <w:marRight w:val="0"/>
      <w:marTop w:val="0"/>
      <w:marBottom w:val="0"/>
      <w:divBdr>
        <w:top w:val="none" w:sz="0" w:space="0" w:color="auto"/>
        <w:left w:val="none" w:sz="0" w:space="0" w:color="auto"/>
        <w:bottom w:val="none" w:sz="0" w:space="0" w:color="auto"/>
        <w:right w:val="none" w:sz="0" w:space="0" w:color="auto"/>
      </w:divBdr>
    </w:div>
    <w:div w:id="1663972582">
      <w:bodyDiv w:val="1"/>
      <w:marLeft w:val="0"/>
      <w:marRight w:val="0"/>
      <w:marTop w:val="0"/>
      <w:marBottom w:val="0"/>
      <w:divBdr>
        <w:top w:val="none" w:sz="0" w:space="0" w:color="auto"/>
        <w:left w:val="none" w:sz="0" w:space="0" w:color="auto"/>
        <w:bottom w:val="none" w:sz="0" w:space="0" w:color="auto"/>
        <w:right w:val="none" w:sz="0" w:space="0" w:color="auto"/>
      </w:divBdr>
    </w:div>
    <w:div w:id="1666084189">
      <w:bodyDiv w:val="1"/>
      <w:marLeft w:val="0"/>
      <w:marRight w:val="0"/>
      <w:marTop w:val="0"/>
      <w:marBottom w:val="0"/>
      <w:divBdr>
        <w:top w:val="none" w:sz="0" w:space="0" w:color="auto"/>
        <w:left w:val="none" w:sz="0" w:space="0" w:color="auto"/>
        <w:bottom w:val="none" w:sz="0" w:space="0" w:color="auto"/>
        <w:right w:val="none" w:sz="0" w:space="0" w:color="auto"/>
      </w:divBdr>
    </w:div>
    <w:div w:id="1671176963">
      <w:bodyDiv w:val="1"/>
      <w:marLeft w:val="0"/>
      <w:marRight w:val="0"/>
      <w:marTop w:val="0"/>
      <w:marBottom w:val="0"/>
      <w:divBdr>
        <w:top w:val="none" w:sz="0" w:space="0" w:color="auto"/>
        <w:left w:val="none" w:sz="0" w:space="0" w:color="auto"/>
        <w:bottom w:val="none" w:sz="0" w:space="0" w:color="auto"/>
        <w:right w:val="none" w:sz="0" w:space="0" w:color="auto"/>
      </w:divBdr>
    </w:div>
    <w:div w:id="1672173393">
      <w:bodyDiv w:val="1"/>
      <w:marLeft w:val="0"/>
      <w:marRight w:val="0"/>
      <w:marTop w:val="0"/>
      <w:marBottom w:val="0"/>
      <w:divBdr>
        <w:top w:val="none" w:sz="0" w:space="0" w:color="auto"/>
        <w:left w:val="none" w:sz="0" w:space="0" w:color="auto"/>
        <w:bottom w:val="none" w:sz="0" w:space="0" w:color="auto"/>
        <w:right w:val="none" w:sz="0" w:space="0" w:color="auto"/>
      </w:divBdr>
    </w:div>
    <w:div w:id="1675913673">
      <w:bodyDiv w:val="1"/>
      <w:marLeft w:val="0"/>
      <w:marRight w:val="0"/>
      <w:marTop w:val="0"/>
      <w:marBottom w:val="0"/>
      <w:divBdr>
        <w:top w:val="none" w:sz="0" w:space="0" w:color="auto"/>
        <w:left w:val="none" w:sz="0" w:space="0" w:color="auto"/>
        <w:bottom w:val="none" w:sz="0" w:space="0" w:color="auto"/>
        <w:right w:val="none" w:sz="0" w:space="0" w:color="auto"/>
      </w:divBdr>
    </w:div>
    <w:div w:id="1687563078">
      <w:bodyDiv w:val="1"/>
      <w:marLeft w:val="0"/>
      <w:marRight w:val="0"/>
      <w:marTop w:val="0"/>
      <w:marBottom w:val="0"/>
      <w:divBdr>
        <w:top w:val="none" w:sz="0" w:space="0" w:color="auto"/>
        <w:left w:val="none" w:sz="0" w:space="0" w:color="auto"/>
        <w:bottom w:val="none" w:sz="0" w:space="0" w:color="auto"/>
        <w:right w:val="none" w:sz="0" w:space="0" w:color="auto"/>
      </w:divBdr>
    </w:div>
    <w:div w:id="1694182942">
      <w:bodyDiv w:val="1"/>
      <w:marLeft w:val="0"/>
      <w:marRight w:val="0"/>
      <w:marTop w:val="0"/>
      <w:marBottom w:val="0"/>
      <w:divBdr>
        <w:top w:val="none" w:sz="0" w:space="0" w:color="auto"/>
        <w:left w:val="none" w:sz="0" w:space="0" w:color="auto"/>
        <w:bottom w:val="none" w:sz="0" w:space="0" w:color="auto"/>
        <w:right w:val="none" w:sz="0" w:space="0" w:color="auto"/>
      </w:divBdr>
    </w:div>
    <w:div w:id="1697342045">
      <w:bodyDiv w:val="1"/>
      <w:marLeft w:val="0"/>
      <w:marRight w:val="0"/>
      <w:marTop w:val="0"/>
      <w:marBottom w:val="0"/>
      <w:divBdr>
        <w:top w:val="none" w:sz="0" w:space="0" w:color="auto"/>
        <w:left w:val="none" w:sz="0" w:space="0" w:color="auto"/>
        <w:bottom w:val="none" w:sz="0" w:space="0" w:color="auto"/>
        <w:right w:val="none" w:sz="0" w:space="0" w:color="auto"/>
      </w:divBdr>
    </w:div>
    <w:div w:id="1697384339">
      <w:bodyDiv w:val="1"/>
      <w:marLeft w:val="0"/>
      <w:marRight w:val="0"/>
      <w:marTop w:val="0"/>
      <w:marBottom w:val="0"/>
      <w:divBdr>
        <w:top w:val="none" w:sz="0" w:space="0" w:color="auto"/>
        <w:left w:val="none" w:sz="0" w:space="0" w:color="auto"/>
        <w:bottom w:val="none" w:sz="0" w:space="0" w:color="auto"/>
        <w:right w:val="none" w:sz="0" w:space="0" w:color="auto"/>
      </w:divBdr>
    </w:div>
    <w:div w:id="1704819667">
      <w:bodyDiv w:val="1"/>
      <w:marLeft w:val="0"/>
      <w:marRight w:val="0"/>
      <w:marTop w:val="0"/>
      <w:marBottom w:val="0"/>
      <w:divBdr>
        <w:top w:val="none" w:sz="0" w:space="0" w:color="auto"/>
        <w:left w:val="none" w:sz="0" w:space="0" w:color="auto"/>
        <w:bottom w:val="none" w:sz="0" w:space="0" w:color="auto"/>
        <w:right w:val="none" w:sz="0" w:space="0" w:color="auto"/>
      </w:divBdr>
    </w:div>
    <w:div w:id="1723285710">
      <w:bodyDiv w:val="1"/>
      <w:marLeft w:val="0"/>
      <w:marRight w:val="0"/>
      <w:marTop w:val="0"/>
      <w:marBottom w:val="0"/>
      <w:divBdr>
        <w:top w:val="none" w:sz="0" w:space="0" w:color="auto"/>
        <w:left w:val="none" w:sz="0" w:space="0" w:color="auto"/>
        <w:bottom w:val="none" w:sz="0" w:space="0" w:color="auto"/>
        <w:right w:val="none" w:sz="0" w:space="0" w:color="auto"/>
      </w:divBdr>
    </w:div>
    <w:div w:id="1737430529">
      <w:bodyDiv w:val="1"/>
      <w:marLeft w:val="0"/>
      <w:marRight w:val="0"/>
      <w:marTop w:val="0"/>
      <w:marBottom w:val="0"/>
      <w:divBdr>
        <w:top w:val="none" w:sz="0" w:space="0" w:color="auto"/>
        <w:left w:val="none" w:sz="0" w:space="0" w:color="auto"/>
        <w:bottom w:val="none" w:sz="0" w:space="0" w:color="auto"/>
        <w:right w:val="none" w:sz="0" w:space="0" w:color="auto"/>
      </w:divBdr>
    </w:div>
    <w:div w:id="1753964075">
      <w:bodyDiv w:val="1"/>
      <w:marLeft w:val="0"/>
      <w:marRight w:val="0"/>
      <w:marTop w:val="0"/>
      <w:marBottom w:val="0"/>
      <w:divBdr>
        <w:top w:val="none" w:sz="0" w:space="0" w:color="auto"/>
        <w:left w:val="none" w:sz="0" w:space="0" w:color="auto"/>
        <w:bottom w:val="none" w:sz="0" w:space="0" w:color="auto"/>
        <w:right w:val="none" w:sz="0" w:space="0" w:color="auto"/>
      </w:divBdr>
    </w:div>
    <w:div w:id="1774353873">
      <w:bodyDiv w:val="1"/>
      <w:marLeft w:val="0"/>
      <w:marRight w:val="0"/>
      <w:marTop w:val="0"/>
      <w:marBottom w:val="0"/>
      <w:divBdr>
        <w:top w:val="none" w:sz="0" w:space="0" w:color="auto"/>
        <w:left w:val="none" w:sz="0" w:space="0" w:color="auto"/>
        <w:bottom w:val="none" w:sz="0" w:space="0" w:color="auto"/>
        <w:right w:val="none" w:sz="0" w:space="0" w:color="auto"/>
      </w:divBdr>
    </w:div>
    <w:div w:id="1781535731">
      <w:bodyDiv w:val="1"/>
      <w:marLeft w:val="0"/>
      <w:marRight w:val="0"/>
      <w:marTop w:val="0"/>
      <w:marBottom w:val="0"/>
      <w:divBdr>
        <w:top w:val="none" w:sz="0" w:space="0" w:color="auto"/>
        <w:left w:val="none" w:sz="0" w:space="0" w:color="auto"/>
        <w:bottom w:val="none" w:sz="0" w:space="0" w:color="auto"/>
        <w:right w:val="none" w:sz="0" w:space="0" w:color="auto"/>
      </w:divBdr>
    </w:div>
    <w:div w:id="1782265266">
      <w:bodyDiv w:val="1"/>
      <w:marLeft w:val="0"/>
      <w:marRight w:val="0"/>
      <w:marTop w:val="0"/>
      <w:marBottom w:val="0"/>
      <w:divBdr>
        <w:top w:val="none" w:sz="0" w:space="0" w:color="auto"/>
        <w:left w:val="none" w:sz="0" w:space="0" w:color="auto"/>
        <w:bottom w:val="none" w:sz="0" w:space="0" w:color="auto"/>
        <w:right w:val="none" w:sz="0" w:space="0" w:color="auto"/>
      </w:divBdr>
    </w:div>
    <w:div w:id="1783761041">
      <w:bodyDiv w:val="1"/>
      <w:marLeft w:val="0"/>
      <w:marRight w:val="0"/>
      <w:marTop w:val="0"/>
      <w:marBottom w:val="0"/>
      <w:divBdr>
        <w:top w:val="none" w:sz="0" w:space="0" w:color="auto"/>
        <w:left w:val="none" w:sz="0" w:space="0" w:color="auto"/>
        <w:bottom w:val="none" w:sz="0" w:space="0" w:color="auto"/>
        <w:right w:val="none" w:sz="0" w:space="0" w:color="auto"/>
      </w:divBdr>
    </w:div>
    <w:div w:id="1794714915">
      <w:bodyDiv w:val="1"/>
      <w:marLeft w:val="0"/>
      <w:marRight w:val="0"/>
      <w:marTop w:val="0"/>
      <w:marBottom w:val="0"/>
      <w:divBdr>
        <w:top w:val="none" w:sz="0" w:space="0" w:color="auto"/>
        <w:left w:val="none" w:sz="0" w:space="0" w:color="auto"/>
        <w:bottom w:val="none" w:sz="0" w:space="0" w:color="auto"/>
        <w:right w:val="none" w:sz="0" w:space="0" w:color="auto"/>
      </w:divBdr>
    </w:div>
    <w:div w:id="1795515029">
      <w:bodyDiv w:val="1"/>
      <w:marLeft w:val="0"/>
      <w:marRight w:val="0"/>
      <w:marTop w:val="0"/>
      <w:marBottom w:val="0"/>
      <w:divBdr>
        <w:top w:val="none" w:sz="0" w:space="0" w:color="auto"/>
        <w:left w:val="none" w:sz="0" w:space="0" w:color="auto"/>
        <w:bottom w:val="none" w:sz="0" w:space="0" w:color="auto"/>
        <w:right w:val="none" w:sz="0" w:space="0" w:color="auto"/>
      </w:divBdr>
    </w:div>
    <w:div w:id="1796827703">
      <w:bodyDiv w:val="1"/>
      <w:marLeft w:val="0"/>
      <w:marRight w:val="0"/>
      <w:marTop w:val="0"/>
      <w:marBottom w:val="0"/>
      <w:divBdr>
        <w:top w:val="none" w:sz="0" w:space="0" w:color="auto"/>
        <w:left w:val="none" w:sz="0" w:space="0" w:color="auto"/>
        <w:bottom w:val="none" w:sz="0" w:space="0" w:color="auto"/>
        <w:right w:val="none" w:sz="0" w:space="0" w:color="auto"/>
      </w:divBdr>
    </w:div>
    <w:div w:id="1804539558">
      <w:bodyDiv w:val="1"/>
      <w:marLeft w:val="0"/>
      <w:marRight w:val="0"/>
      <w:marTop w:val="0"/>
      <w:marBottom w:val="0"/>
      <w:divBdr>
        <w:top w:val="none" w:sz="0" w:space="0" w:color="auto"/>
        <w:left w:val="none" w:sz="0" w:space="0" w:color="auto"/>
        <w:bottom w:val="none" w:sz="0" w:space="0" w:color="auto"/>
        <w:right w:val="none" w:sz="0" w:space="0" w:color="auto"/>
      </w:divBdr>
    </w:div>
    <w:div w:id="1810855931">
      <w:bodyDiv w:val="1"/>
      <w:marLeft w:val="0"/>
      <w:marRight w:val="0"/>
      <w:marTop w:val="0"/>
      <w:marBottom w:val="0"/>
      <w:divBdr>
        <w:top w:val="none" w:sz="0" w:space="0" w:color="auto"/>
        <w:left w:val="none" w:sz="0" w:space="0" w:color="auto"/>
        <w:bottom w:val="none" w:sz="0" w:space="0" w:color="auto"/>
        <w:right w:val="none" w:sz="0" w:space="0" w:color="auto"/>
      </w:divBdr>
    </w:div>
    <w:div w:id="1814441286">
      <w:bodyDiv w:val="1"/>
      <w:marLeft w:val="0"/>
      <w:marRight w:val="0"/>
      <w:marTop w:val="0"/>
      <w:marBottom w:val="0"/>
      <w:divBdr>
        <w:top w:val="none" w:sz="0" w:space="0" w:color="auto"/>
        <w:left w:val="none" w:sz="0" w:space="0" w:color="auto"/>
        <w:bottom w:val="none" w:sz="0" w:space="0" w:color="auto"/>
        <w:right w:val="none" w:sz="0" w:space="0" w:color="auto"/>
      </w:divBdr>
    </w:div>
    <w:div w:id="1823736996">
      <w:bodyDiv w:val="1"/>
      <w:marLeft w:val="0"/>
      <w:marRight w:val="0"/>
      <w:marTop w:val="0"/>
      <w:marBottom w:val="0"/>
      <w:divBdr>
        <w:top w:val="none" w:sz="0" w:space="0" w:color="auto"/>
        <w:left w:val="none" w:sz="0" w:space="0" w:color="auto"/>
        <w:bottom w:val="none" w:sz="0" w:space="0" w:color="auto"/>
        <w:right w:val="none" w:sz="0" w:space="0" w:color="auto"/>
      </w:divBdr>
    </w:div>
    <w:div w:id="1827236753">
      <w:bodyDiv w:val="1"/>
      <w:marLeft w:val="0"/>
      <w:marRight w:val="0"/>
      <w:marTop w:val="0"/>
      <w:marBottom w:val="0"/>
      <w:divBdr>
        <w:top w:val="none" w:sz="0" w:space="0" w:color="auto"/>
        <w:left w:val="none" w:sz="0" w:space="0" w:color="auto"/>
        <w:bottom w:val="none" w:sz="0" w:space="0" w:color="auto"/>
        <w:right w:val="none" w:sz="0" w:space="0" w:color="auto"/>
      </w:divBdr>
    </w:div>
    <w:div w:id="1836611220">
      <w:bodyDiv w:val="1"/>
      <w:marLeft w:val="0"/>
      <w:marRight w:val="0"/>
      <w:marTop w:val="0"/>
      <w:marBottom w:val="0"/>
      <w:divBdr>
        <w:top w:val="none" w:sz="0" w:space="0" w:color="auto"/>
        <w:left w:val="none" w:sz="0" w:space="0" w:color="auto"/>
        <w:bottom w:val="none" w:sz="0" w:space="0" w:color="auto"/>
        <w:right w:val="none" w:sz="0" w:space="0" w:color="auto"/>
      </w:divBdr>
    </w:div>
    <w:div w:id="1848246677">
      <w:bodyDiv w:val="1"/>
      <w:marLeft w:val="0"/>
      <w:marRight w:val="0"/>
      <w:marTop w:val="0"/>
      <w:marBottom w:val="0"/>
      <w:divBdr>
        <w:top w:val="none" w:sz="0" w:space="0" w:color="auto"/>
        <w:left w:val="none" w:sz="0" w:space="0" w:color="auto"/>
        <w:bottom w:val="none" w:sz="0" w:space="0" w:color="auto"/>
        <w:right w:val="none" w:sz="0" w:space="0" w:color="auto"/>
      </w:divBdr>
    </w:div>
    <w:div w:id="1851604480">
      <w:bodyDiv w:val="1"/>
      <w:marLeft w:val="0"/>
      <w:marRight w:val="0"/>
      <w:marTop w:val="0"/>
      <w:marBottom w:val="0"/>
      <w:divBdr>
        <w:top w:val="none" w:sz="0" w:space="0" w:color="auto"/>
        <w:left w:val="none" w:sz="0" w:space="0" w:color="auto"/>
        <w:bottom w:val="none" w:sz="0" w:space="0" w:color="auto"/>
        <w:right w:val="none" w:sz="0" w:space="0" w:color="auto"/>
      </w:divBdr>
    </w:div>
    <w:div w:id="1854300546">
      <w:bodyDiv w:val="1"/>
      <w:marLeft w:val="0"/>
      <w:marRight w:val="0"/>
      <w:marTop w:val="0"/>
      <w:marBottom w:val="0"/>
      <w:divBdr>
        <w:top w:val="none" w:sz="0" w:space="0" w:color="auto"/>
        <w:left w:val="none" w:sz="0" w:space="0" w:color="auto"/>
        <w:bottom w:val="none" w:sz="0" w:space="0" w:color="auto"/>
        <w:right w:val="none" w:sz="0" w:space="0" w:color="auto"/>
      </w:divBdr>
    </w:div>
    <w:div w:id="1858691110">
      <w:bodyDiv w:val="1"/>
      <w:marLeft w:val="0"/>
      <w:marRight w:val="0"/>
      <w:marTop w:val="0"/>
      <w:marBottom w:val="0"/>
      <w:divBdr>
        <w:top w:val="none" w:sz="0" w:space="0" w:color="auto"/>
        <w:left w:val="none" w:sz="0" w:space="0" w:color="auto"/>
        <w:bottom w:val="none" w:sz="0" w:space="0" w:color="auto"/>
        <w:right w:val="none" w:sz="0" w:space="0" w:color="auto"/>
      </w:divBdr>
    </w:div>
    <w:div w:id="1859613087">
      <w:bodyDiv w:val="1"/>
      <w:marLeft w:val="0"/>
      <w:marRight w:val="0"/>
      <w:marTop w:val="0"/>
      <w:marBottom w:val="0"/>
      <w:divBdr>
        <w:top w:val="none" w:sz="0" w:space="0" w:color="auto"/>
        <w:left w:val="none" w:sz="0" w:space="0" w:color="auto"/>
        <w:bottom w:val="none" w:sz="0" w:space="0" w:color="auto"/>
        <w:right w:val="none" w:sz="0" w:space="0" w:color="auto"/>
      </w:divBdr>
    </w:div>
    <w:div w:id="1862277258">
      <w:bodyDiv w:val="1"/>
      <w:marLeft w:val="0"/>
      <w:marRight w:val="0"/>
      <w:marTop w:val="0"/>
      <w:marBottom w:val="0"/>
      <w:divBdr>
        <w:top w:val="none" w:sz="0" w:space="0" w:color="auto"/>
        <w:left w:val="none" w:sz="0" w:space="0" w:color="auto"/>
        <w:bottom w:val="none" w:sz="0" w:space="0" w:color="auto"/>
        <w:right w:val="none" w:sz="0" w:space="0" w:color="auto"/>
      </w:divBdr>
    </w:div>
    <w:div w:id="1866867671">
      <w:bodyDiv w:val="1"/>
      <w:marLeft w:val="0"/>
      <w:marRight w:val="0"/>
      <w:marTop w:val="0"/>
      <w:marBottom w:val="0"/>
      <w:divBdr>
        <w:top w:val="none" w:sz="0" w:space="0" w:color="auto"/>
        <w:left w:val="none" w:sz="0" w:space="0" w:color="auto"/>
        <w:bottom w:val="none" w:sz="0" w:space="0" w:color="auto"/>
        <w:right w:val="none" w:sz="0" w:space="0" w:color="auto"/>
      </w:divBdr>
    </w:div>
    <w:div w:id="1868249974">
      <w:bodyDiv w:val="1"/>
      <w:marLeft w:val="0"/>
      <w:marRight w:val="0"/>
      <w:marTop w:val="0"/>
      <w:marBottom w:val="0"/>
      <w:divBdr>
        <w:top w:val="none" w:sz="0" w:space="0" w:color="auto"/>
        <w:left w:val="none" w:sz="0" w:space="0" w:color="auto"/>
        <w:bottom w:val="none" w:sz="0" w:space="0" w:color="auto"/>
        <w:right w:val="none" w:sz="0" w:space="0" w:color="auto"/>
      </w:divBdr>
    </w:div>
    <w:div w:id="1873422779">
      <w:bodyDiv w:val="1"/>
      <w:marLeft w:val="0"/>
      <w:marRight w:val="0"/>
      <w:marTop w:val="0"/>
      <w:marBottom w:val="0"/>
      <w:divBdr>
        <w:top w:val="none" w:sz="0" w:space="0" w:color="auto"/>
        <w:left w:val="none" w:sz="0" w:space="0" w:color="auto"/>
        <w:bottom w:val="none" w:sz="0" w:space="0" w:color="auto"/>
        <w:right w:val="none" w:sz="0" w:space="0" w:color="auto"/>
      </w:divBdr>
    </w:div>
    <w:div w:id="1887372965">
      <w:bodyDiv w:val="1"/>
      <w:marLeft w:val="0"/>
      <w:marRight w:val="0"/>
      <w:marTop w:val="0"/>
      <w:marBottom w:val="0"/>
      <w:divBdr>
        <w:top w:val="none" w:sz="0" w:space="0" w:color="auto"/>
        <w:left w:val="none" w:sz="0" w:space="0" w:color="auto"/>
        <w:bottom w:val="none" w:sz="0" w:space="0" w:color="auto"/>
        <w:right w:val="none" w:sz="0" w:space="0" w:color="auto"/>
      </w:divBdr>
    </w:div>
    <w:div w:id="1897546527">
      <w:bodyDiv w:val="1"/>
      <w:marLeft w:val="0"/>
      <w:marRight w:val="0"/>
      <w:marTop w:val="0"/>
      <w:marBottom w:val="0"/>
      <w:divBdr>
        <w:top w:val="none" w:sz="0" w:space="0" w:color="auto"/>
        <w:left w:val="none" w:sz="0" w:space="0" w:color="auto"/>
        <w:bottom w:val="none" w:sz="0" w:space="0" w:color="auto"/>
        <w:right w:val="none" w:sz="0" w:space="0" w:color="auto"/>
      </w:divBdr>
    </w:div>
    <w:div w:id="1901359237">
      <w:bodyDiv w:val="1"/>
      <w:marLeft w:val="0"/>
      <w:marRight w:val="0"/>
      <w:marTop w:val="0"/>
      <w:marBottom w:val="0"/>
      <w:divBdr>
        <w:top w:val="none" w:sz="0" w:space="0" w:color="auto"/>
        <w:left w:val="none" w:sz="0" w:space="0" w:color="auto"/>
        <w:bottom w:val="none" w:sz="0" w:space="0" w:color="auto"/>
        <w:right w:val="none" w:sz="0" w:space="0" w:color="auto"/>
      </w:divBdr>
    </w:div>
    <w:div w:id="1903901421">
      <w:bodyDiv w:val="1"/>
      <w:marLeft w:val="0"/>
      <w:marRight w:val="0"/>
      <w:marTop w:val="0"/>
      <w:marBottom w:val="0"/>
      <w:divBdr>
        <w:top w:val="none" w:sz="0" w:space="0" w:color="auto"/>
        <w:left w:val="none" w:sz="0" w:space="0" w:color="auto"/>
        <w:bottom w:val="none" w:sz="0" w:space="0" w:color="auto"/>
        <w:right w:val="none" w:sz="0" w:space="0" w:color="auto"/>
      </w:divBdr>
    </w:div>
    <w:div w:id="1912545985">
      <w:bodyDiv w:val="1"/>
      <w:marLeft w:val="0"/>
      <w:marRight w:val="0"/>
      <w:marTop w:val="0"/>
      <w:marBottom w:val="0"/>
      <w:divBdr>
        <w:top w:val="none" w:sz="0" w:space="0" w:color="auto"/>
        <w:left w:val="none" w:sz="0" w:space="0" w:color="auto"/>
        <w:bottom w:val="none" w:sz="0" w:space="0" w:color="auto"/>
        <w:right w:val="none" w:sz="0" w:space="0" w:color="auto"/>
      </w:divBdr>
    </w:div>
    <w:div w:id="1926986105">
      <w:bodyDiv w:val="1"/>
      <w:marLeft w:val="0"/>
      <w:marRight w:val="0"/>
      <w:marTop w:val="0"/>
      <w:marBottom w:val="0"/>
      <w:divBdr>
        <w:top w:val="none" w:sz="0" w:space="0" w:color="auto"/>
        <w:left w:val="none" w:sz="0" w:space="0" w:color="auto"/>
        <w:bottom w:val="none" w:sz="0" w:space="0" w:color="auto"/>
        <w:right w:val="none" w:sz="0" w:space="0" w:color="auto"/>
      </w:divBdr>
    </w:div>
    <w:div w:id="1933316765">
      <w:bodyDiv w:val="1"/>
      <w:marLeft w:val="0"/>
      <w:marRight w:val="0"/>
      <w:marTop w:val="0"/>
      <w:marBottom w:val="0"/>
      <w:divBdr>
        <w:top w:val="none" w:sz="0" w:space="0" w:color="auto"/>
        <w:left w:val="none" w:sz="0" w:space="0" w:color="auto"/>
        <w:bottom w:val="none" w:sz="0" w:space="0" w:color="auto"/>
        <w:right w:val="none" w:sz="0" w:space="0" w:color="auto"/>
      </w:divBdr>
    </w:div>
    <w:div w:id="1936397383">
      <w:bodyDiv w:val="1"/>
      <w:marLeft w:val="0"/>
      <w:marRight w:val="0"/>
      <w:marTop w:val="0"/>
      <w:marBottom w:val="0"/>
      <w:divBdr>
        <w:top w:val="none" w:sz="0" w:space="0" w:color="auto"/>
        <w:left w:val="none" w:sz="0" w:space="0" w:color="auto"/>
        <w:bottom w:val="none" w:sz="0" w:space="0" w:color="auto"/>
        <w:right w:val="none" w:sz="0" w:space="0" w:color="auto"/>
      </w:divBdr>
    </w:div>
    <w:div w:id="1959028521">
      <w:bodyDiv w:val="1"/>
      <w:marLeft w:val="0"/>
      <w:marRight w:val="0"/>
      <w:marTop w:val="0"/>
      <w:marBottom w:val="0"/>
      <w:divBdr>
        <w:top w:val="none" w:sz="0" w:space="0" w:color="auto"/>
        <w:left w:val="none" w:sz="0" w:space="0" w:color="auto"/>
        <w:bottom w:val="none" w:sz="0" w:space="0" w:color="auto"/>
        <w:right w:val="none" w:sz="0" w:space="0" w:color="auto"/>
      </w:divBdr>
    </w:div>
    <w:div w:id="1966309245">
      <w:bodyDiv w:val="1"/>
      <w:marLeft w:val="0"/>
      <w:marRight w:val="0"/>
      <w:marTop w:val="0"/>
      <w:marBottom w:val="0"/>
      <w:divBdr>
        <w:top w:val="none" w:sz="0" w:space="0" w:color="auto"/>
        <w:left w:val="none" w:sz="0" w:space="0" w:color="auto"/>
        <w:bottom w:val="none" w:sz="0" w:space="0" w:color="auto"/>
        <w:right w:val="none" w:sz="0" w:space="0" w:color="auto"/>
      </w:divBdr>
    </w:div>
    <w:div w:id="1974825824">
      <w:bodyDiv w:val="1"/>
      <w:marLeft w:val="0"/>
      <w:marRight w:val="0"/>
      <w:marTop w:val="0"/>
      <w:marBottom w:val="0"/>
      <w:divBdr>
        <w:top w:val="none" w:sz="0" w:space="0" w:color="auto"/>
        <w:left w:val="none" w:sz="0" w:space="0" w:color="auto"/>
        <w:bottom w:val="none" w:sz="0" w:space="0" w:color="auto"/>
        <w:right w:val="none" w:sz="0" w:space="0" w:color="auto"/>
      </w:divBdr>
    </w:div>
    <w:div w:id="1977293195">
      <w:bodyDiv w:val="1"/>
      <w:marLeft w:val="0"/>
      <w:marRight w:val="0"/>
      <w:marTop w:val="0"/>
      <w:marBottom w:val="0"/>
      <w:divBdr>
        <w:top w:val="none" w:sz="0" w:space="0" w:color="auto"/>
        <w:left w:val="none" w:sz="0" w:space="0" w:color="auto"/>
        <w:bottom w:val="none" w:sz="0" w:space="0" w:color="auto"/>
        <w:right w:val="none" w:sz="0" w:space="0" w:color="auto"/>
      </w:divBdr>
    </w:div>
    <w:div w:id="1983651664">
      <w:bodyDiv w:val="1"/>
      <w:marLeft w:val="0"/>
      <w:marRight w:val="0"/>
      <w:marTop w:val="0"/>
      <w:marBottom w:val="0"/>
      <w:divBdr>
        <w:top w:val="none" w:sz="0" w:space="0" w:color="auto"/>
        <w:left w:val="none" w:sz="0" w:space="0" w:color="auto"/>
        <w:bottom w:val="none" w:sz="0" w:space="0" w:color="auto"/>
        <w:right w:val="none" w:sz="0" w:space="0" w:color="auto"/>
      </w:divBdr>
    </w:div>
    <w:div w:id="1983994524">
      <w:bodyDiv w:val="1"/>
      <w:marLeft w:val="0"/>
      <w:marRight w:val="0"/>
      <w:marTop w:val="0"/>
      <w:marBottom w:val="0"/>
      <w:divBdr>
        <w:top w:val="none" w:sz="0" w:space="0" w:color="auto"/>
        <w:left w:val="none" w:sz="0" w:space="0" w:color="auto"/>
        <w:bottom w:val="none" w:sz="0" w:space="0" w:color="auto"/>
        <w:right w:val="none" w:sz="0" w:space="0" w:color="auto"/>
      </w:divBdr>
    </w:div>
    <w:div w:id="1986932597">
      <w:bodyDiv w:val="1"/>
      <w:marLeft w:val="0"/>
      <w:marRight w:val="0"/>
      <w:marTop w:val="0"/>
      <w:marBottom w:val="0"/>
      <w:divBdr>
        <w:top w:val="none" w:sz="0" w:space="0" w:color="auto"/>
        <w:left w:val="none" w:sz="0" w:space="0" w:color="auto"/>
        <w:bottom w:val="none" w:sz="0" w:space="0" w:color="auto"/>
        <w:right w:val="none" w:sz="0" w:space="0" w:color="auto"/>
      </w:divBdr>
    </w:div>
    <w:div w:id="1987782121">
      <w:bodyDiv w:val="1"/>
      <w:marLeft w:val="0"/>
      <w:marRight w:val="0"/>
      <w:marTop w:val="0"/>
      <w:marBottom w:val="0"/>
      <w:divBdr>
        <w:top w:val="none" w:sz="0" w:space="0" w:color="auto"/>
        <w:left w:val="none" w:sz="0" w:space="0" w:color="auto"/>
        <w:bottom w:val="none" w:sz="0" w:space="0" w:color="auto"/>
        <w:right w:val="none" w:sz="0" w:space="0" w:color="auto"/>
      </w:divBdr>
    </w:div>
    <w:div w:id="1992899759">
      <w:bodyDiv w:val="1"/>
      <w:marLeft w:val="0"/>
      <w:marRight w:val="0"/>
      <w:marTop w:val="0"/>
      <w:marBottom w:val="0"/>
      <w:divBdr>
        <w:top w:val="none" w:sz="0" w:space="0" w:color="auto"/>
        <w:left w:val="none" w:sz="0" w:space="0" w:color="auto"/>
        <w:bottom w:val="none" w:sz="0" w:space="0" w:color="auto"/>
        <w:right w:val="none" w:sz="0" w:space="0" w:color="auto"/>
      </w:divBdr>
    </w:div>
    <w:div w:id="1994992841">
      <w:bodyDiv w:val="1"/>
      <w:marLeft w:val="0"/>
      <w:marRight w:val="0"/>
      <w:marTop w:val="0"/>
      <w:marBottom w:val="0"/>
      <w:divBdr>
        <w:top w:val="none" w:sz="0" w:space="0" w:color="auto"/>
        <w:left w:val="none" w:sz="0" w:space="0" w:color="auto"/>
        <w:bottom w:val="none" w:sz="0" w:space="0" w:color="auto"/>
        <w:right w:val="none" w:sz="0" w:space="0" w:color="auto"/>
      </w:divBdr>
    </w:div>
    <w:div w:id="2005274400">
      <w:bodyDiv w:val="1"/>
      <w:marLeft w:val="0"/>
      <w:marRight w:val="0"/>
      <w:marTop w:val="0"/>
      <w:marBottom w:val="0"/>
      <w:divBdr>
        <w:top w:val="none" w:sz="0" w:space="0" w:color="auto"/>
        <w:left w:val="none" w:sz="0" w:space="0" w:color="auto"/>
        <w:bottom w:val="none" w:sz="0" w:space="0" w:color="auto"/>
        <w:right w:val="none" w:sz="0" w:space="0" w:color="auto"/>
      </w:divBdr>
    </w:div>
    <w:div w:id="2008901673">
      <w:bodyDiv w:val="1"/>
      <w:marLeft w:val="0"/>
      <w:marRight w:val="0"/>
      <w:marTop w:val="0"/>
      <w:marBottom w:val="0"/>
      <w:divBdr>
        <w:top w:val="none" w:sz="0" w:space="0" w:color="auto"/>
        <w:left w:val="none" w:sz="0" w:space="0" w:color="auto"/>
        <w:bottom w:val="none" w:sz="0" w:space="0" w:color="auto"/>
        <w:right w:val="none" w:sz="0" w:space="0" w:color="auto"/>
      </w:divBdr>
    </w:div>
    <w:div w:id="2034844927">
      <w:bodyDiv w:val="1"/>
      <w:marLeft w:val="0"/>
      <w:marRight w:val="0"/>
      <w:marTop w:val="0"/>
      <w:marBottom w:val="0"/>
      <w:divBdr>
        <w:top w:val="none" w:sz="0" w:space="0" w:color="auto"/>
        <w:left w:val="none" w:sz="0" w:space="0" w:color="auto"/>
        <w:bottom w:val="none" w:sz="0" w:space="0" w:color="auto"/>
        <w:right w:val="none" w:sz="0" w:space="0" w:color="auto"/>
      </w:divBdr>
    </w:div>
    <w:div w:id="2044865535">
      <w:bodyDiv w:val="1"/>
      <w:marLeft w:val="0"/>
      <w:marRight w:val="0"/>
      <w:marTop w:val="0"/>
      <w:marBottom w:val="0"/>
      <w:divBdr>
        <w:top w:val="none" w:sz="0" w:space="0" w:color="auto"/>
        <w:left w:val="none" w:sz="0" w:space="0" w:color="auto"/>
        <w:bottom w:val="none" w:sz="0" w:space="0" w:color="auto"/>
        <w:right w:val="none" w:sz="0" w:space="0" w:color="auto"/>
      </w:divBdr>
    </w:div>
    <w:div w:id="2047946238">
      <w:bodyDiv w:val="1"/>
      <w:marLeft w:val="0"/>
      <w:marRight w:val="0"/>
      <w:marTop w:val="0"/>
      <w:marBottom w:val="0"/>
      <w:divBdr>
        <w:top w:val="none" w:sz="0" w:space="0" w:color="auto"/>
        <w:left w:val="none" w:sz="0" w:space="0" w:color="auto"/>
        <w:bottom w:val="none" w:sz="0" w:space="0" w:color="auto"/>
        <w:right w:val="none" w:sz="0" w:space="0" w:color="auto"/>
      </w:divBdr>
    </w:div>
    <w:div w:id="2057586687">
      <w:bodyDiv w:val="1"/>
      <w:marLeft w:val="0"/>
      <w:marRight w:val="0"/>
      <w:marTop w:val="0"/>
      <w:marBottom w:val="0"/>
      <w:divBdr>
        <w:top w:val="none" w:sz="0" w:space="0" w:color="auto"/>
        <w:left w:val="none" w:sz="0" w:space="0" w:color="auto"/>
        <w:bottom w:val="none" w:sz="0" w:space="0" w:color="auto"/>
        <w:right w:val="none" w:sz="0" w:space="0" w:color="auto"/>
      </w:divBdr>
    </w:div>
    <w:div w:id="2066174295">
      <w:bodyDiv w:val="1"/>
      <w:marLeft w:val="0"/>
      <w:marRight w:val="0"/>
      <w:marTop w:val="0"/>
      <w:marBottom w:val="0"/>
      <w:divBdr>
        <w:top w:val="none" w:sz="0" w:space="0" w:color="auto"/>
        <w:left w:val="none" w:sz="0" w:space="0" w:color="auto"/>
        <w:bottom w:val="none" w:sz="0" w:space="0" w:color="auto"/>
        <w:right w:val="none" w:sz="0" w:space="0" w:color="auto"/>
      </w:divBdr>
    </w:div>
    <w:div w:id="2074767229">
      <w:bodyDiv w:val="1"/>
      <w:marLeft w:val="0"/>
      <w:marRight w:val="0"/>
      <w:marTop w:val="0"/>
      <w:marBottom w:val="0"/>
      <w:divBdr>
        <w:top w:val="none" w:sz="0" w:space="0" w:color="auto"/>
        <w:left w:val="none" w:sz="0" w:space="0" w:color="auto"/>
        <w:bottom w:val="none" w:sz="0" w:space="0" w:color="auto"/>
        <w:right w:val="none" w:sz="0" w:space="0" w:color="auto"/>
      </w:divBdr>
    </w:div>
    <w:div w:id="2075085578">
      <w:bodyDiv w:val="1"/>
      <w:marLeft w:val="0"/>
      <w:marRight w:val="0"/>
      <w:marTop w:val="0"/>
      <w:marBottom w:val="0"/>
      <w:divBdr>
        <w:top w:val="none" w:sz="0" w:space="0" w:color="auto"/>
        <w:left w:val="none" w:sz="0" w:space="0" w:color="auto"/>
        <w:bottom w:val="none" w:sz="0" w:space="0" w:color="auto"/>
        <w:right w:val="none" w:sz="0" w:space="0" w:color="auto"/>
      </w:divBdr>
    </w:div>
    <w:div w:id="2081947694">
      <w:bodyDiv w:val="1"/>
      <w:marLeft w:val="0"/>
      <w:marRight w:val="0"/>
      <w:marTop w:val="0"/>
      <w:marBottom w:val="0"/>
      <w:divBdr>
        <w:top w:val="none" w:sz="0" w:space="0" w:color="auto"/>
        <w:left w:val="none" w:sz="0" w:space="0" w:color="auto"/>
        <w:bottom w:val="none" w:sz="0" w:space="0" w:color="auto"/>
        <w:right w:val="none" w:sz="0" w:space="0" w:color="auto"/>
      </w:divBdr>
    </w:div>
    <w:div w:id="2118717510">
      <w:bodyDiv w:val="1"/>
      <w:marLeft w:val="0"/>
      <w:marRight w:val="0"/>
      <w:marTop w:val="0"/>
      <w:marBottom w:val="0"/>
      <w:divBdr>
        <w:top w:val="none" w:sz="0" w:space="0" w:color="auto"/>
        <w:left w:val="none" w:sz="0" w:space="0" w:color="auto"/>
        <w:bottom w:val="none" w:sz="0" w:space="0" w:color="auto"/>
        <w:right w:val="none" w:sz="0" w:space="0" w:color="auto"/>
      </w:divBdr>
    </w:div>
    <w:div w:id="2119326723">
      <w:bodyDiv w:val="1"/>
      <w:marLeft w:val="0"/>
      <w:marRight w:val="0"/>
      <w:marTop w:val="0"/>
      <w:marBottom w:val="0"/>
      <w:divBdr>
        <w:top w:val="none" w:sz="0" w:space="0" w:color="auto"/>
        <w:left w:val="none" w:sz="0" w:space="0" w:color="auto"/>
        <w:bottom w:val="none" w:sz="0" w:space="0" w:color="auto"/>
        <w:right w:val="none" w:sz="0" w:space="0" w:color="auto"/>
      </w:divBdr>
    </w:div>
    <w:div w:id="2119644075">
      <w:bodyDiv w:val="1"/>
      <w:marLeft w:val="0"/>
      <w:marRight w:val="0"/>
      <w:marTop w:val="0"/>
      <w:marBottom w:val="0"/>
      <w:divBdr>
        <w:top w:val="none" w:sz="0" w:space="0" w:color="auto"/>
        <w:left w:val="none" w:sz="0" w:space="0" w:color="auto"/>
        <w:bottom w:val="none" w:sz="0" w:space="0" w:color="auto"/>
        <w:right w:val="none" w:sz="0" w:space="0" w:color="auto"/>
      </w:divBdr>
    </w:div>
    <w:div w:id="2119786968">
      <w:bodyDiv w:val="1"/>
      <w:marLeft w:val="0"/>
      <w:marRight w:val="0"/>
      <w:marTop w:val="0"/>
      <w:marBottom w:val="0"/>
      <w:divBdr>
        <w:top w:val="none" w:sz="0" w:space="0" w:color="auto"/>
        <w:left w:val="none" w:sz="0" w:space="0" w:color="auto"/>
        <w:bottom w:val="none" w:sz="0" w:space="0" w:color="auto"/>
        <w:right w:val="none" w:sz="0" w:space="0" w:color="auto"/>
      </w:divBdr>
    </w:div>
    <w:div w:id="2120955200">
      <w:bodyDiv w:val="1"/>
      <w:marLeft w:val="0"/>
      <w:marRight w:val="0"/>
      <w:marTop w:val="0"/>
      <w:marBottom w:val="0"/>
      <w:divBdr>
        <w:top w:val="none" w:sz="0" w:space="0" w:color="auto"/>
        <w:left w:val="none" w:sz="0" w:space="0" w:color="auto"/>
        <w:bottom w:val="none" w:sz="0" w:space="0" w:color="auto"/>
        <w:right w:val="none" w:sz="0" w:space="0" w:color="auto"/>
      </w:divBdr>
    </w:div>
    <w:div w:id="2126655351">
      <w:bodyDiv w:val="1"/>
      <w:marLeft w:val="0"/>
      <w:marRight w:val="0"/>
      <w:marTop w:val="0"/>
      <w:marBottom w:val="0"/>
      <w:divBdr>
        <w:top w:val="none" w:sz="0" w:space="0" w:color="auto"/>
        <w:left w:val="none" w:sz="0" w:space="0" w:color="auto"/>
        <w:bottom w:val="none" w:sz="0" w:space="0" w:color="auto"/>
        <w:right w:val="none" w:sz="0" w:space="0" w:color="auto"/>
      </w:divBdr>
    </w:div>
    <w:div w:id="2127386551">
      <w:bodyDiv w:val="1"/>
      <w:marLeft w:val="0"/>
      <w:marRight w:val="0"/>
      <w:marTop w:val="0"/>
      <w:marBottom w:val="0"/>
      <w:divBdr>
        <w:top w:val="none" w:sz="0" w:space="0" w:color="auto"/>
        <w:left w:val="none" w:sz="0" w:space="0" w:color="auto"/>
        <w:bottom w:val="none" w:sz="0" w:space="0" w:color="auto"/>
        <w:right w:val="none" w:sz="0" w:space="0" w:color="auto"/>
      </w:divBdr>
    </w:div>
    <w:div w:id="2132354034">
      <w:bodyDiv w:val="1"/>
      <w:marLeft w:val="0"/>
      <w:marRight w:val="0"/>
      <w:marTop w:val="0"/>
      <w:marBottom w:val="0"/>
      <w:divBdr>
        <w:top w:val="none" w:sz="0" w:space="0" w:color="auto"/>
        <w:left w:val="none" w:sz="0" w:space="0" w:color="auto"/>
        <w:bottom w:val="none" w:sz="0" w:space="0" w:color="auto"/>
        <w:right w:val="none" w:sz="0" w:space="0" w:color="auto"/>
      </w:divBdr>
    </w:div>
    <w:div w:id="2143843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emf"/><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oleObject" Target="embeddings/Microsoft_Visio_2003-2010_Drawing.vsd"/><Relationship Id="rId25"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oleObject" Target="embeddings/Microsoft_Visio_2003-2010_Drawing1.vsd"/><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D19B1D-F204-497A-8210-702ECD0FD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55</Pages>
  <Words>6655</Words>
  <Characters>37934</Characters>
  <Application>Microsoft Office Word</Application>
  <DocSecurity>0</DocSecurity>
  <Lines>316</Lines>
  <Paragraphs>88</Paragraphs>
  <ScaleCrop>false</ScaleCrop>
  <Company> </Company>
  <LinksUpToDate>false</LinksUpToDate>
  <CharactersWithSpaces>44501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拓跋 小宝</cp:lastModifiedBy>
  <cp:revision>52</cp:revision>
  <dcterms:created xsi:type="dcterms:W3CDTF">2017-09-25T03:10:00Z</dcterms:created>
  <dcterms:modified xsi:type="dcterms:W3CDTF">2019-09-19T03:19:00Z</dcterms:modified>
</cp:coreProperties>
</file>