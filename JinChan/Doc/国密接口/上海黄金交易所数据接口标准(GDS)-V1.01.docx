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DA8AB1" w14:textId="77777777" w:rsidR="00D67D7D" w:rsidRDefault="00D67D7D">
      <w:pPr>
        <w:ind w:firstLineChars="0" w:firstLine="0"/>
        <w:jc w:val="right"/>
        <w:rPr>
          <w:sz w:val="52"/>
        </w:rPr>
      </w:pPr>
    </w:p>
    <w:p w14:paraId="33076F42" w14:textId="77777777" w:rsidR="00D67D7D" w:rsidRDefault="00014AFA">
      <w:pPr>
        <w:spacing w:beforeLines="500" w:before="1560"/>
        <w:ind w:firstLineChars="0" w:firstLine="0"/>
        <w:jc w:val="left"/>
        <w:rPr>
          <w:sz w:val="52"/>
        </w:rPr>
      </w:pPr>
      <w:r>
        <w:rPr>
          <w:noProof/>
        </w:rPr>
        <w:drawing>
          <wp:anchor distT="0" distB="0" distL="114300" distR="114300" simplePos="0" relativeHeight="251659264" behindDoc="0" locked="0" layoutInCell="1" allowOverlap="1" wp14:anchorId="0343B929" wp14:editId="58231264">
            <wp:simplePos x="0" y="0"/>
            <wp:positionH relativeFrom="margin">
              <wp:posOffset>1539240</wp:posOffset>
            </wp:positionH>
            <wp:positionV relativeFrom="margin">
              <wp:posOffset>1848485</wp:posOffset>
            </wp:positionV>
            <wp:extent cx="2195195" cy="1487170"/>
            <wp:effectExtent l="0" t="0" r="14605" b="17780"/>
            <wp:wrapSquare wrapText="bothSides"/>
            <wp:docPr id="5" name="图片 3" descr="C:\Users\wumin\Desktop\未标题-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C:\Users\wumin\Desktop\未标题-3.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195340" cy="1487278"/>
                    </a:xfrm>
                    <a:prstGeom prst="rect">
                      <a:avLst/>
                    </a:prstGeom>
                    <a:noFill/>
                    <a:ln w="9525">
                      <a:noFill/>
                      <a:miter lim="800000"/>
                      <a:headEnd/>
                      <a:tailEnd/>
                    </a:ln>
                  </pic:spPr>
                </pic:pic>
              </a:graphicData>
            </a:graphic>
          </wp:anchor>
        </w:drawing>
      </w:r>
    </w:p>
    <w:p w14:paraId="3F441157" w14:textId="77777777" w:rsidR="00D67D7D" w:rsidRDefault="00D67D7D">
      <w:pPr>
        <w:spacing w:beforeLines="500" w:before="1560"/>
        <w:ind w:firstLineChars="0" w:firstLine="0"/>
        <w:jc w:val="left"/>
        <w:rPr>
          <w:sz w:val="52"/>
        </w:rPr>
      </w:pPr>
    </w:p>
    <w:p w14:paraId="315A12B2" w14:textId="77777777" w:rsidR="00D67D7D" w:rsidRDefault="00014AFA">
      <w:pPr>
        <w:ind w:firstLineChars="0" w:firstLine="0"/>
        <w:jc w:val="center"/>
        <w:rPr>
          <w:rFonts w:asciiTheme="minorEastAsia" w:hAnsiTheme="minorEastAsia"/>
          <w:sz w:val="52"/>
        </w:rPr>
      </w:pPr>
      <w:r>
        <w:rPr>
          <w:rFonts w:asciiTheme="minorEastAsia" w:hAnsiTheme="minorEastAsia" w:hint="eastAsia"/>
          <w:sz w:val="52"/>
        </w:rPr>
        <w:t>数据接口标准</w:t>
      </w:r>
    </w:p>
    <w:p w14:paraId="678BF334" w14:textId="6BF33C67" w:rsidR="00D67D7D" w:rsidRDefault="00014AFA">
      <w:pPr>
        <w:ind w:firstLineChars="0" w:firstLine="0"/>
        <w:jc w:val="center"/>
        <w:rPr>
          <w:rFonts w:asciiTheme="minorEastAsia" w:hAnsiTheme="minorEastAsia"/>
          <w:sz w:val="52"/>
        </w:rPr>
      </w:pPr>
      <w:r>
        <w:rPr>
          <w:rFonts w:asciiTheme="minorEastAsia" w:hAnsiTheme="minorEastAsia" w:cstheme="minorEastAsia" w:hint="eastAsia"/>
          <w:sz w:val="52"/>
        </w:rPr>
        <w:t>（GDS，</w:t>
      </w:r>
      <w:r>
        <w:rPr>
          <w:rFonts w:asciiTheme="minorEastAsia" w:hAnsiTheme="minorEastAsia" w:cstheme="minorEastAsia" w:hint="eastAsia"/>
          <w:iCs/>
          <w:sz w:val="48"/>
        </w:rPr>
        <w:t>Gold trade Data interface Standard</w:t>
      </w:r>
      <w:r>
        <w:rPr>
          <w:rFonts w:asciiTheme="minorEastAsia" w:hAnsiTheme="minorEastAsia" w:cstheme="minorEastAsia" w:hint="eastAsia"/>
          <w:sz w:val="52"/>
        </w:rPr>
        <w:t>）</w:t>
      </w:r>
      <w:r>
        <w:rPr>
          <w:rFonts w:asciiTheme="minorEastAsia" w:hAnsiTheme="minorEastAsia" w:hint="eastAsia"/>
          <w:sz w:val="52"/>
        </w:rPr>
        <w:t>V</w:t>
      </w:r>
      <w:r>
        <w:rPr>
          <w:rFonts w:asciiTheme="minorEastAsia" w:hAnsiTheme="minorEastAsia"/>
          <w:sz w:val="52"/>
        </w:rPr>
        <w:t>1.0</w:t>
      </w:r>
      <w:r>
        <w:rPr>
          <w:rFonts w:asciiTheme="minorEastAsia" w:hAnsiTheme="minorEastAsia"/>
          <w:sz w:val="52"/>
        </w:rPr>
        <w:tab/>
      </w:r>
      <w:ins w:id="0" w:author="hp" w:date="2025-07-31T09:52:00Z">
        <w:r w:rsidR="00E51A7A">
          <w:rPr>
            <w:rFonts w:asciiTheme="minorEastAsia" w:hAnsiTheme="minorEastAsia"/>
            <w:sz w:val="52"/>
          </w:rPr>
          <w:t>1</w:t>
        </w:r>
      </w:ins>
    </w:p>
    <w:p w14:paraId="7EFE0919" w14:textId="77777777" w:rsidR="00D67D7D" w:rsidRDefault="00D67D7D">
      <w:pPr>
        <w:spacing w:beforeLines="50" w:before="156" w:afterLines="300" w:after="936"/>
        <w:ind w:firstLineChars="0" w:firstLine="0"/>
        <w:jc w:val="center"/>
        <w:rPr>
          <w:sz w:val="52"/>
        </w:rPr>
      </w:pPr>
    </w:p>
    <w:p w14:paraId="72B003E8" w14:textId="77777777" w:rsidR="00D67D7D" w:rsidRDefault="00014AFA">
      <w:pPr>
        <w:ind w:firstLineChars="0" w:firstLine="0"/>
        <w:jc w:val="center"/>
        <w:rPr>
          <w:rFonts w:asciiTheme="minorEastAsia" w:hAnsiTheme="minorEastAsia"/>
          <w:sz w:val="52"/>
        </w:rPr>
      </w:pPr>
      <w:r>
        <w:rPr>
          <w:rFonts w:asciiTheme="minorEastAsia" w:hAnsiTheme="minorEastAsia" w:hint="eastAsia"/>
          <w:sz w:val="32"/>
        </w:rPr>
        <w:t>上海黄金交易所</w:t>
      </w:r>
    </w:p>
    <w:p w14:paraId="6592D6FC" w14:textId="422E4311" w:rsidR="00D67D7D" w:rsidRDefault="00014AFA">
      <w:pPr>
        <w:ind w:firstLineChars="0" w:firstLine="0"/>
        <w:jc w:val="center"/>
        <w:sectPr w:rsidR="00D67D7D">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pPr>
      <w:del w:id="1" w:author="hp" w:date="2025-06-17T11:42:00Z">
        <w:r w:rsidDel="00062CDD">
          <w:rPr>
            <w:rFonts w:asciiTheme="minorEastAsia" w:hAnsiTheme="minorEastAsia" w:hint="eastAsia"/>
            <w:sz w:val="32"/>
          </w:rPr>
          <w:delText>20</w:delText>
        </w:r>
        <w:r w:rsidDel="00062CDD">
          <w:rPr>
            <w:rFonts w:asciiTheme="minorEastAsia" w:hAnsiTheme="minorEastAsia"/>
            <w:sz w:val="32"/>
          </w:rPr>
          <w:delText>2</w:delText>
        </w:r>
        <w:r w:rsidDel="00062CDD">
          <w:rPr>
            <w:rFonts w:asciiTheme="minorEastAsia" w:hAnsiTheme="minorEastAsia" w:hint="eastAsia"/>
            <w:sz w:val="32"/>
          </w:rPr>
          <w:delText>3</w:delText>
        </w:r>
      </w:del>
      <w:ins w:id="2" w:author="hp" w:date="2025-06-17T11:42:00Z">
        <w:r w:rsidR="00062CDD">
          <w:rPr>
            <w:rFonts w:asciiTheme="minorEastAsia" w:hAnsiTheme="minorEastAsia" w:hint="eastAsia"/>
            <w:sz w:val="32"/>
          </w:rPr>
          <w:t>20</w:t>
        </w:r>
        <w:r w:rsidR="00062CDD">
          <w:rPr>
            <w:rFonts w:asciiTheme="minorEastAsia" w:hAnsiTheme="minorEastAsia"/>
            <w:sz w:val="32"/>
          </w:rPr>
          <w:t>25</w:t>
        </w:r>
      </w:ins>
      <w:r>
        <w:rPr>
          <w:rFonts w:asciiTheme="minorEastAsia" w:hAnsiTheme="minorEastAsia" w:hint="eastAsia"/>
          <w:sz w:val="32"/>
        </w:rPr>
        <w:t>年</w:t>
      </w:r>
      <w:del w:id="3" w:author="hp" w:date="2025-06-17T11:42:00Z">
        <w:r w:rsidDel="00062CDD">
          <w:rPr>
            <w:rFonts w:asciiTheme="minorEastAsia" w:hAnsiTheme="minorEastAsia"/>
            <w:sz w:val="32"/>
          </w:rPr>
          <w:delText>1</w:delText>
        </w:r>
        <w:r w:rsidDel="00062CDD">
          <w:rPr>
            <w:rFonts w:asciiTheme="minorEastAsia" w:hAnsiTheme="minorEastAsia" w:hint="eastAsia"/>
            <w:sz w:val="32"/>
          </w:rPr>
          <w:delText>1</w:delText>
        </w:r>
      </w:del>
      <w:ins w:id="4" w:author="hp" w:date="2025-07-31T09:52:00Z">
        <w:r w:rsidR="00E51A7A">
          <w:rPr>
            <w:rFonts w:asciiTheme="minorEastAsia" w:hAnsiTheme="minorEastAsia"/>
            <w:sz w:val="32"/>
          </w:rPr>
          <w:t>7</w:t>
        </w:r>
      </w:ins>
      <w:r>
        <w:rPr>
          <w:rFonts w:asciiTheme="minorEastAsia" w:hAnsiTheme="minorEastAsia" w:hint="eastAsia"/>
          <w:sz w:val="32"/>
        </w:rPr>
        <w:t>月</w:t>
      </w:r>
    </w:p>
    <w:p w14:paraId="4D4E7D8D" w14:textId="77777777" w:rsidR="00D67D7D" w:rsidRDefault="00D67D7D">
      <w:pPr>
        <w:ind w:firstLineChars="0" w:firstLine="0"/>
      </w:pPr>
    </w:p>
    <w:p w14:paraId="57337BAA" w14:textId="77777777" w:rsidR="00D67D7D" w:rsidRDefault="00014AFA">
      <w:pPr>
        <w:pStyle w:val="af7"/>
        <w:ind w:left="-617" w:right="-382" w:firstLine="482"/>
        <w:jc w:val="center"/>
      </w:pPr>
      <w:r>
        <w:rPr>
          <w:rFonts w:hint="eastAsia"/>
        </w:rPr>
        <w:t>文档修订历史</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7"/>
        <w:gridCol w:w="992"/>
        <w:gridCol w:w="6317"/>
      </w:tblGrid>
      <w:tr w:rsidR="00D67D7D" w14:paraId="307470FF" w14:textId="77777777">
        <w:trPr>
          <w:trHeight w:val="340"/>
          <w:tblHeader/>
          <w:jc w:val="center"/>
        </w:trPr>
        <w:tc>
          <w:tcPr>
            <w:tcW w:w="595" w:type="pct"/>
            <w:shd w:val="clear" w:color="auto" w:fill="D9D9D9" w:themeFill="background1" w:themeFillShade="D9"/>
          </w:tcPr>
          <w:p w14:paraId="6D1C02BF" w14:textId="77777777" w:rsidR="00D67D7D" w:rsidRDefault="00014AFA">
            <w:pPr>
              <w:pStyle w:val="6"/>
              <w:ind w:firstLineChars="6" w:firstLine="13"/>
              <w:jc w:val="center"/>
              <w:rPr>
                <w:rFonts w:asciiTheme="minorEastAsia" w:eastAsiaTheme="minorEastAsia" w:hAnsiTheme="minorEastAsia"/>
                <w:b/>
                <w:sz w:val="21"/>
                <w:szCs w:val="21"/>
              </w:rPr>
            </w:pPr>
            <w:r>
              <w:rPr>
                <w:rFonts w:asciiTheme="minorEastAsia" w:eastAsiaTheme="minorEastAsia" w:hAnsiTheme="minorEastAsia" w:hint="eastAsia"/>
                <w:b/>
                <w:sz w:val="21"/>
                <w:szCs w:val="21"/>
              </w:rPr>
              <w:t>版本号</w:t>
            </w:r>
          </w:p>
        </w:tc>
        <w:tc>
          <w:tcPr>
            <w:tcW w:w="598" w:type="pct"/>
            <w:shd w:val="clear" w:color="auto" w:fill="D9D9D9" w:themeFill="background1" w:themeFillShade="D9"/>
          </w:tcPr>
          <w:p w14:paraId="66A238FE" w14:textId="77777777" w:rsidR="00D67D7D" w:rsidRDefault="00014AFA">
            <w:pPr>
              <w:pStyle w:val="6"/>
              <w:ind w:firstLineChars="0" w:firstLine="0"/>
              <w:jc w:val="center"/>
              <w:rPr>
                <w:rFonts w:asciiTheme="minorEastAsia" w:eastAsiaTheme="minorEastAsia" w:hAnsiTheme="minorEastAsia"/>
                <w:b/>
                <w:sz w:val="21"/>
                <w:szCs w:val="21"/>
              </w:rPr>
            </w:pPr>
            <w:r>
              <w:rPr>
                <w:rFonts w:asciiTheme="minorEastAsia" w:eastAsiaTheme="minorEastAsia" w:hAnsiTheme="minorEastAsia" w:hint="eastAsia"/>
                <w:b/>
                <w:sz w:val="21"/>
                <w:szCs w:val="21"/>
              </w:rPr>
              <w:t>日期</w:t>
            </w:r>
          </w:p>
        </w:tc>
        <w:tc>
          <w:tcPr>
            <w:tcW w:w="3807" w:type="pct"/>
            <w:shd w:val="clear" w:color="auto" w:fill="D9D9D9" w:themeFill="background1" w:themeFillShade="D9"/>
          </w:tcPr>
          <w:p w14:paraId="78715FC8" w14:textId="77777777" w:rsidR="00D67D7D" w:rsidRDefault="00014AFA">
            <w:pPr>
              <w:pStyle w:val="6"/>
              <w:ind w:firstLineChars="0" w:firstLine="0"/>
              <w:jc w:val="center"/>
              <w:rPr>
                <w:rFonts w:asciiTheme="minorEastAsia" w:eastAsiaTheme="minorEastAsia" w:hAnsiTheme="minorEastAsia"/>
                <w:b/>
                <w:sz w:val="21"/>
                <w:szCs w:val="21"/>
              </w:rPr>
            </w:pPr>
            <w:r>
              <w:rPr>
                <w:rFonts w:asciiTheme="minorEastAsia" w:eastAsiaTheme="minorEastAsia" w:hAnsiTheme="minorEastAsia" w:hint="eastAsia"/>
                <w:b/>
                <w:sz w:val="21"/>
                <w:szCs w:val="21"/>
              </w:rPr>
              <w:t>修订说明</w:t>
            </w:r>
          </w:p>
        </w:tc>
      </w:tr>
      <w:tr w:rsidR="00D67D7D" w14:paraId="5C4754F3" w14:textId="77777777">
        <w:trPr>
          <w:trHeight w:val="340"/>
          <w:jc w:val="center"/>
        </w:trPr>
        <w:tc>
          <w:tcPr>
            <w:tcW w:w="595" w:type="pct"/>
          </w:tcPr>
          <w:p w14:paraId="7E1FAB7E" w14:textId="77777777" w:rsidR="00D67D7D" w:rsidRDefault="00014AFA">
            <w:pPr>
              <w:spacing w:line="240" w:lineRule="auto"/>
              <w:ind w:firstLineChars="6" w:firstLine="13"/>
              <w:jc w:val="left"/>
              <w:rPr>
                <w:rFonts w:asciiTheme="minorEastAsia" w:hAnsiTheme="minorEastAsia"/>
                <w:sz w:val="21"/>
                <w:szCs w:val="21"/>
              </w:rPr>
            </w:pPr>
            <w:r>
              <w:rPr>
                <w:rFonts w:asciiTheme="minorEastAsia" w:hAnsiTheme="minorEastAsia" w:hint="eastAsia"/>
                <w:sz w:val="21"/>
                <w:szCs w:val="21"/>
              </w:rPr>
              <w:t>V1.0</w:t>
            </w:r>
          </w:p>
        </w:tc>
        <w:tc>
          <w:tcPr>
            <w:tcW w:w="598" w:type="pct"/>
          </w:tcPr>
          <w:p w14:paraId="2002FE35" w14:textId="77777777" w:rsidR="00D67D7D" w:rsidRDefault="00014AFA">
            <w:pPr>
              <w:spacing w:line="240" w:lineRule="auto"/>
              <w:ind w:firstLineChars="0" w:firstLine="0"/>
              <w:jc w:val="left"/>
              <w:rPr>
                <w:rFonts w:asciiTheme="minorEastAsia" w:hAnsiTheme="minorEastAsia"/>
                <w:sz w:val="21"/>
                <w:szCs w:val="21"/>
              </w:rPr>
            </w:pPr>
            <w:r>
              <w:rPr>
                <w:rFonts w:asciiTheme="minorEastAsia" w:hAnsiTheme="minorEastAsia" w:hint="eastAsia"/>
                <w:sz w:val="21"/>
                <w:szCs w:val="21"/>
              </w:rPr>
              <w:t>2023-11</w:t>
            </w:r>
          </w:p>
        </w:tc>
        <w:tc>
          <w:tcPr>
            <w:tcW w:w="3807" w:type="pct"/>
          </w:tcPr>
          <w:p w14:paraId="2DDEED6E" w14:textId="77777777" w:rsidR="00D67D7D" w:rsidRDefault="00014AFA">
            <w:pPr>
              <w:spacing w:line="240" w:lineRule="auto"/>
              <w:ind w:firstLineChars="0" w:firstLine="0"/>
              <w:jc w:val="left"/>
              <w:rPr>
                <w:rFonts w:asciiTheme="minorEastAsia" w:hAnsiTheme="minorEastAsia"/>
                <w:sz w:val="21"/>
                <w:szCs w:val="21"/>
              </w:rPr>
            </w:pPr>
            <w:r>
              <w:rPr>
                <w:rFonts w:asciiTheme="minorEastAsia" w:hAnsiTheme="minorEastAsia" w:hint="eastAsia"/>
                <w:sz w:val="21"/>
                <w:szCs w:val="21"/>
              </w:rPr>
              <w:t>形成</w:t>
            </w:r>
            <w:r>
              <w:rPr>
                <w:rFonts w:asciiTheme="minorEastAsia" w:hAnsiTheme="minorEastAsia"/>
                <w:sz w:val="21"/>
                <w:szCs w:val="21"/>
              </w:rPr>
              <w:t>基线版</w:t>
            </w:r>
          </w:p>
        </w:tc>
      </w:tr>
      <w:tr w:rsidR="00D67D7D" w14:paraId="3D9800C2" w14:textId="77777777">
        <w:trPr>
          <w:trHeight w:val="340"/>
          <w:jc w:val="center"/>
        </w:trPr>
        <w:tc>
          <w:tcPr>
            <w:tcW w:w="595" w:type="pct"/>
          </w:tcPr>
          <w:p w14:paraId="3792CCC3" w14:textId="5512579D" w:rsidR="00D67D7D" w:rsidRDefault="00C331E4">
            <w:pPr>
              <w:spacing w:line="240" w:lineRule="auto"/>
              <w:ind w:firstLineChars="6" w:firstLine="13"/>
              <w:jc w:val="left"/>
              <w:rPr>
                <w:rFonts w:asciiTheme="minorEastAsia" w:hAnsiTheme="minorEastAsia"/>
                <w:sz w:val="21"/>
                <w:szCs w:val="21"/>
              </w:rPr>
            </w:pPr>
            <w:ins w:id="5" w:author="hp" w:date="2025-06-17T11:40:00Z">
              <w:r>
                <w:rPr>
                  <w:rFonts w:asciiTheme="minorEastAsia" w:hAnsiTheme="minorEastAsia" w:hint="eastAsia"/>
                  <w:sz w:val="21"/>
                  <w:szCs w:val="21"/>
                </w:rPr>
                <w:t>V</w:t>
              </w:r>
              <w:r>
                <w:rPr>
                  <w:rFonts w:asciiTheme="minorEastAsia" w:hAnsiTheme="minorEastAsia"/>
                  <w:sz w:val="21"/>
                  <w:szCs w:val="21"/>
                </w:rPr>
                <w:t>1.01</w:t>
              </w:r>
            </w:ins>
          </w:p>
        </w:tc>
        <w:tc>
          <w:tcPr>
            <w:tcW w:w="598" w:type="pct"/>
          </w:tcPr>
          <w:p w14:paraId="15C6308E" w14:textId="667A2C54" w:rsidR="00D67D7D" w:rsidRDefault="00C331E4">
            <w:pPr>
              <w:spacing w:line="240" w:lineRule="auto"/>
              <w:ind w:firstLineChars="0" w:firstLine="0"/>
              <w:jc w:val="left"/>
              <w:rPr>
                <w:rFonts w:asciiTheme="minorEastAsia" w:hAnsiTheme="minorEastAsia"/>
                <w:sz w:val="21"/>
                <w:szCs w:val="21"/>
              </w:rPr>
            </w:pPr>
            <w:ins w:id="6" w:author="hp" w:date="2025-06-17T11:40:00Z">
              <w:r>
                <w:rPr>
                  <w:rFonts w:asciiTheme="minorEastAsia" w:hAnsiTheme="minorEastAsia" w:hint="eastAsia"/>
                  <w:sz w:val="21"/>
                  <w:szCs w:val="21"/>
                </w:rPr>
                <w:t>2</w:t>
              </w:r>
              <w:r>
                <w:rPr>
                  <w:rFonts w:asciiTheme="minorEastAsia" w:hAnsiTheme="minorEastAsia"/>
                  <w:sz w:val="21"/>
                  <w:szCs w:val="21"/>
                </w:rPr>
                <w:t>025-</w:t>
              </w:r>
            </w:ins>
            <w:ins w:id="7" w:author="hp" w:date="2025-07-30T16:59:00Z">
              <w:r w:rsidR="00077CFF">
                <w:rPr>
                  <w:rFonts w:asciiTheme="minorEastAsia" w:hAnsiTheme="minorEastAsia"/>
                  <w:sz w:val="21"/>
                  <w:szCs w:val="21"/>
                </w:rPr>
                <w:t>7</w:t>
              </w:r>
            </w:ins>
          </w:p>
        </w:tc>
        <w:tc>
          <w:tcPr>
            <w:tcW w:w="3807" w:type="pct"/>
          </w:tcPr>
          <w:p w14:paraId="6F4177A6" w14:textId="0B2D8890" w:rsidR="00D67D7D" w:rsidRDefault="0058288B">
            <w:pPr>
              <w:spacing w:line="240" w:lineRule="auto"/>
              <w:ind w:firstLineChars="0" w:firstLine="0"/>
              <w:jc w:val="left"/>
              <w:rPr>
                <w:rFonts w:asciiTheme="minorEastAsia" w:hAnsiTheme="minorEastAsia"/>
                <w:sz w:val="21"/>
                <w:szCs w:val="21"/>
              </w:rPr>
            </w:pPr>
            <w:ins w:id="8" w:author="hp" w:date="2025-07-30T16:58:00Z">
              <w:r>
                <w:rPr>
                  <w:rFonts w:asciiTheme="minorEastAsia" w:hAnsiTheme="minorEastAsia" w:hint="eastAsia"/>
                  <w:sz w:val="21"/>
                  <w:szCs w:val="21"/>
                </w:rPr>
                <w:t>为支持</w:t>
              </w:r>
            </w:ins>
            <w:ins w:id="9" w:author="hp" w:date="2025-06-17T11:40:00Z">
              <w:r w:rsidR="00C331E4">
                <w:rPr>
                  <w:rFonts w:asciiTheme="minorEastAsia" w:hAnsiTheme="minorEastAsia" w:hint="eastAsia"/>
                  <w:sz w:val="21"/>
                  <w:szCs w:val="21"/>
                </w:rPr>
                <w:t>生僻字，编码标准由G</w:t>
              </w:r>
              <w:r w:rsidR="00C331E4">
                <w:rPr>
                  <w:rFonts w:asciiTheme="minorEastAsia" w:hAnsiTheme="minorEastAsia"/>
                  <w:sz w:val="21"/>
                  <w:szCs w:val="21"/>
                </w:rPr>
                <w:t>BK</w:t>
              </w:r>
              <w:r w:rsidR="00C331E4">
                <w:rPr>
                  <w:rFonts w:asciiTheme="minorEastAsia" w:hAnsiTheme="minorEastAsia" w:hint="eastAsia"/>
                  <w:sz w:val="21"/>
                  <w:szCs w:val="21"/>
                </w:rPr>
                <w:t>修改为G</w:t>
              </w:r>
              <w:r w:rsidR="00C331E4">
                <w:rPr>
                  <w:rFonts w:asciiTheme="minorEastAsia" w:hAnsiTheme="minorEastAsia"/>
                  <w:sz w:val="21"/>
                  <w:szCs w:val="21"/>
                </w:rPr>
                <w:t>B18030</w:t>
              </w:r>
            </w:ins>
          </w:p>
        </w:tc>
      </w:tr>
    </w:tbl>
    <w:p w14:paraId="0B61EA39" w14:textId="77777777" w:rsidR="00D67D7D" w:rsidRDefault="00D67D7D">
      <w:pPr>
        <w:widowControl/>
        <w:ind w:firstLine="480"/>
        <w:jc w:val="left"/>
        <w:sectPr w:rsidR="00D67D7D">
          <w:headerReference w:type="default" r:id="rId16"/>
          <w:footerReference w:type="default" r:id="rId17"/>
          <w:pgSz w:w="11906" w:h="16838"/>
          <w:pgMar w:top="1440" w:right="1800" w:bottom="1440" w:left="1800" w:header="851" w:footer="992" w:gutter="0"/>
          <w:cols w:space="425"/>
          <w:docGrid w:type="lines" w:linePitch="312"/>
        </w:sectPr>
      </w:pPr>
    </w:p>
    <w:sdt>
      <w:sdtPr>
        <w:rPr>
          <w:rFonts w:asciiTheme="minorHAnsi" w:eastAsiaTheme="minorEastAsia" w:hAnsiTheme="minorHAnsi" w:cstheme="minorBidi"/>
          <w:b w:val="0"/>
          <w:bCs w:val="0"/>
          <w:color w:val="auto"/>
          <w:kern w:val="2"/>
          <w:sz w:val="24"/>
          <w:szCs w:val="22"/>
          <w:lang w:val="zh-CN"/>
        </w:rPr>
        <w:id w:val="-250740077"/>
        <w:docPartObj>
          <w:docPartGallery w:val="Table of Contents"/>
          <w:docPartUnique/>
        </w:docPartObj>
      </w:sdtPr>
      <w:sdtEndPr/>
      <w:sdtContent>
        <w:p w14:paraId="466334B8" w14:textId="77777777" w:rsidR="00D67D7D" w:rsidRDefault="00014AFA">
          <w:pPr>
            <w:pStyle w:val="TOC10"/>
            <w:jc w:val="center"/>
          </w:pPr>
          <w:r>
            <w:rPr>
              <w:lang w:val="zh-CN"/>
            </w:rPr>
            <w:t>目录</w:t>
          </w:r>
        </w:p>
        <w:p w14:paraId="53866DD5" w14:textId="6AB82354" w:rsidR="00A5748E" w:rsidRDefault="00014AFA">
          <w:pPr>
            <w:pStyle w:val="TOC1"/>
            <w:tabs>
              <w:tab w:val="left" w:pos="960"/>
              <w:tab w:val="right" w:leader="dot" w:pos="8296"/>
            </w:tabs>
            <w:ind w:firstLine="480"/>
            <w:rPr>
              <w:noProof/>
              <w:sz w:val="21"/>
            </w:rPr>
          </w:pPr>
          <w:r>
            <w:fldChar w:fldCharType="begin"/>
          </w:r>
          <w:r>
            <w:instrText xml:space="preserve"> TOC \o "1-3" \h \z \u </w:instrText>
          </w:r>
          <w:r>
            <w:fldChar w:fldCharType="separate"/>
          </w:r>
          <w:hyperlink w:anchor="_Toc204847977" w:history="1">
            <w:r w:rsidR="00A5748E" w:rsidRPr="00204741">
              <w:rPr>
                <w:rStyle w:val="af4"/>
                <w:rFonts w:ascii="宋体" w:hAnsi="宋体"/>
                <w:noProof/>
              </w:rPr>
              <w:t>1</w:t>
            </w:r>
            <w:r w:rsidR="00A5748E">
              <w:rPr>
                <w:noProof/>
                <w:sz w:val="21"/>
              </w:rPr>
              <w:tab/>
            </w:r>
            <w:r w:rsidR="00A5748E" w:rsidRPr="00204741">
              <w:rPr>
                <w:rStyle w:val="af4"/>
                <w:rFonts w:ascii="宋体" w:hAnsi="宋体"/>
                <w:noProof/>
              </w:rPr>
              <w:t>范围</w:t>
            </w:r>
            <w:r w:rsidR="00A5748E">
              <w:rPr>
                <w:noProof/>
                <w:webHidden/>
              </w:rPr>
              <w:tab/>
            </w:r>
            <w:r w:rsidR="00A5748E">
              <w:rPr>
                <w:noProof/>
                <w:webHidden/>
              </w:rPr>
              <w:fldChar w:fldCharType="begin"/>
            </w:r>
            <w:r w:rsidR="00A5748E">
              <w:rPr>
                <w:noProof/>
                <w:webHidden/>
              </w:rPr>
              <w:instrText xml:space="preserve"> PAGEREF _Toc204847977 \h </w:instrText>
            </w:r>
            <w:r w:rsidR="00A5748E">
              <w:rPr>
                <w:noProof/>
                <w:webHidden/>
              </w:rPr>
            </w:r>
            <w:r w:rsidR="00A5748E">
              <w:rPr>
                <w:noProof/>
                <w:webHidden/>
              </w:rPr>
              <w:fldChar w:fldCharType="separate"/>
            </w:r>
            <w:r w:rsidR="00A5748E">
              <w:rPr>
                <w:noProof/>
                <w:webHidden/>
              </w:rPr>
              <w:t>4</w:t>
            </w:r>
            <w:r w:rsidR="00A5748E">
              <w:rPr>
                <w:noProof/>
                <w:webHidden/>
              </w:rPr>
              <w:fldChar w:fldCharType="end"/>
            </w:r>
          </w:hyperlink>
        </w:p>
        <w:p w14:paraId="673060C3" w14:textId="4A072B22" w:rsidR="00A5748E" w:rsidRDefault="00A5748E">
          <w:pPr>
            <w:pStyle w:val="TOC1"/>
            <w:tabs>
              <w:tab w:val="left" w:pos="960"/>
              <w:tab w:val="right" w:leader="dot" w:pos="8296"/>
            </w:tabs>
            <w:ind w:firstLine="480"/>
            <w:rPr>
              <w:noProof/>
              <w:sz w:val="21"/>
            </w:rPr>
          </w:pPr>
          <w:hyperlink w:anchor="_Toc204847978" w:history="1">
            <w:r w:rsidRPr="00204741">
              <w:rPr>
                <w:rStyle w:val="af4"/>
                <w:rFonts w:ascii="宋体" w:hAnsi="宋体"/>
                <w:noProof/>
              </w:rPr>
              <w:t>2</w:t>
            </w:r>
            <w:r>
              <w:rPr>
                <w:noProof/>
                <w:sz w:val="21"/>
              </w:rPr>
              <w:tab/>
            </w:r>
            <w:r w:rsidRPr="00204741">
              <w:rPr>
                <w:rStyle w:val="af4"/>
                <w:rFonts w:ascii="宋体" w:hAnsi="宋体"/>
                <w:noProof/>
              </w:rPr>
              <w:t>规范性引用文件</w:t>
            </w:r>
            <w:r>
              <w:rPr>
                <w:noProof/>
                <w:webHidden/>
              </w:rPr>
              <w:tab/>
            </w:r>
            <w:r>
              <w:rPr>
                <w:noProof/>
                <w:webHidden/>
              </w:rPr>
              <w:fldChar w:fldCharType="begin"/>
            </w:r>
            <w:r>
              <w:rPr>
                <w:noProof/>
                <w:webHidden/>
              </w:rPr>
              <w:instrText xml:space="preserve"> PAGEREF _Toc204847978 \h </w:instrText>
            </w:r>
            <w:r>
              <w:rPr>
                <w:noProof/>
                <w:webHidden/>
              </w:rPr>
            </w:r>
            <w:r>
              <w:rPr>
                <w:noProof/>
                <w:webHidden/>
              </w:rPr>
              <w:fldChar w:fldCharType="separate"/>
            </w:r>
            <w:r>
              <w:rPr>
                <w:noProof/>
                <w:webHidden/>
              </w:rPr>
              <w:t>4</w:t>
            </w:r>
            <w:r>
              <w:rPr>
                <w:noProof/>
                <w:webHidden/>
              </w:rPr>
              <w:fldChar w:fldCharType="end"/>
            </w:r>
          </w:hyperlink>
        </w:p>
        <w:p w14:paraId="45FD179E" w14:textId="00C93A71" w:rsidR="00A5748E" w:rsidRDefault="00A5748E">
          <w:pPr>
            <w:pStyle w:val="TOC1"/>
            <w:tabs>
              <w:tab w:val="left" w:pos="960"/>
              <w:tab w:val="right" w:leader="dot" w:pos="8296"/>
            </w:tabs>
            <w:ind w:firstLine="480"/>
            <w:rPr>
              <w:noProof/>
              <w:sz w:val="21"/>
            </w:rPr>
          </w:pPr>
          <w:hyperlink w:anchor="_Toc204847979" w:history="1">
            <w:r w:rsidRPr="00204741">
              <w:rPr>
                <w:rStyle w:val="af4"/>
                <w:rFonts w:ascii="宋体" w:hAnsi="宋体"/>
                <w:noProof/>
              </w:rPr>
              <w:t>3</w:t>
            </w:r>
            <w:r>
              <w:rPr>
                <w:noProof/>
                <w:sz w:val="21"/>
              </w:rPr>
              <w:tab/>
            </w:r>
            <w:r w:rsidRPr="00204741">
              <w:rPr>
                <w:rStyle w:val="af4"/>
                <w:rFonts w:ascii="宋体" w:hAnsi="宋体"/>
                <w:noProof/>
              </w:rPr>
              <w:t>术语和定义</w:t>
            </w:r>
            <w:r>
              <w:rPr>
                <w:noProof/>
                <w:webHidden/>
              </w:rPr>
              <w:tab/>
            </w:r>
            <w:r>
              <w:rPr>
                <w:noProof/>
                <w:webHidden/>
              </w:rPr>
              <w:fldChar w:fldCharType="begin"/>
            </w:r>
            <w:r>
              <w:rPr>
                <w:noProof/>
                <w:webHidden/>
              </w:rPr>
              <w:instrText xml:space="preserve"> PAGEREF _Toc204847979 \h </w:instrText>
            </w:r>
            <w:r>
              <w:rPr>
                <w:noProof/>
                <w:webHidden/>
              </w:rPr>
            </w:r>
            <w:r>
              <w:rPr>
                <w:noProof/>
                <w:webHidden/>
              </w:rPr>
              <w:fldChar w:fldCharType="separate"/>
            </w:r>
            <w:r>
              <w:rPr>
                <w:noProof/>
                <w:webHidden/>
              </w:rPr>
              <w:t>4</w:t>
            </w:r>
            <w:r>
              <w:rPr>
                <w:noProof/>
                <w:webHidden/>
              </w:rPr>
              <w:fldChar w:fldCharType="end"/>
            </w:r>
          </w:hyperlink>
        </w:p>
        <w:p w14:paraId="197FEF21" w14:textId="5BC5A8A9" w:rsidR="00A5748E" w:rsidRDefault="00A5748E">
          <w:pPr>
            <w:pStyle w:val="TOC1"/>
            <w:tabs>
              <w:tab w:val="left" w:pos="960"/>
              <w:tab w:val="right" w:leader="dot" w:pos="8296"/>
            </w:tabs>
            <w:ind w:firstLine="480"/>
            <w:rPr>
              <w:noProof/>
              <w:sz w:val="21"/>
            </w:rPr>
          </w:pPr>
          <w:hyperlink w:anchor="_Toc204847980" w:history="1">
            <w:r w:rsidRPr="00204741">
              <w:rPr>
                <w:rStyle w:val="af4"/>
                <w:rFonts w:ascii="宋体" w:hAnsi="宋体"/>
                <w:noProof/>
              </w:rPr>
              <w:t>4</w:t>
            </w:r>
            <w:r>
              <w:rPr>
                <w:noProof/>
                <w:sz w:val="21"/>
              </w:rPr>
              <w:tab/>
            </w:r>
            <w:r w:rsidRPr="00204741">
              <w:rPr>
                <w:rStyle w:val="af4"/>
                <w:rFonts w:ascii="宋体" w:hAnsi="宋体"/>
                <w:noProof/>
              </w:rPr>
              <w:t>应用环境</w:t>
            </w:r>
            <w:r>
              <w:rPr>
                <w:noProof/>
                <w:webHidden/>
              </w:rPr>
              <w:tab/>
            </w:r>
            <w:r>
              <w:rPr>
                <w:noProof/>
                <w:webHidden/>
              </w:rPr>
              <w:fldChar w:fldCharType="begin"/>
            </w:r>
            <w:r>
              <w:rPr>
                <w:noProof/>
                <w:webHidden/>
              </w:rPr>
              <w:instrText xml:space="preserve"> PAGEREF _Toc204847980 \h </w:instrText>
            </w:r>
            <w:r>
              <w:rPr>
                <w:noProof/>
                <w:webHidden/>
              </w:rPr>
            </w:r>
            <w:r>
              <w:rPr>
                <w:noProof/>
                <w:webHidden/>
              </w:rPr>
              <w:fldChar w:fldCharType="separate"/>
            </w:r>
            <w:r>
              <w:rPr>
                <w:noProof/>
                <w:webHidden/>
              </w:rPr>
              <w:t>4</w:t>
            </w:r>
            <w:r>
              <w:rPr>
                <w:noProof/>
                <w:webHidden/>
              </w:rPr>
              <w:fldChar w:fldCharType="end"/>
            </w:r>
          </w:hyperlink>
        </w:p>
        <w:p w14:paraId="5C057996" w14:textId="248B0DAE" w:rsidR="00A5748E" w:rsidRDefault="00A5748E">
          <w:pPr>
            <w:pStyle w:val="TOC1"/>
            <w:tabs>
              <w:tab w:val="left" w:pos="960"/>
              <w:tab w:val="right" w:leader="dot" w:pos="8296"/>
            </w:tabs>
            <w:ind w:firstLine="480"/>
            <w:rPr>
              <w:noProof/>
              <w:sz w:val="21"/>
            </w:rPr>
          </w:pPr>
          <w:hyperlink w:anchor="_Toc204847981" w:history="1">
            <w:r w:rsidRPr="00204741">
              <w:rPr>
                <w:rStyle w:val="af4"/>
                <w:rFonts w:ascii="宋体" w:hAnsi="宋体"/>
                <w:noProof/>
              </w:rPr>
              <w:t>5</w:t>
            </w:r>
            <w:r>
              <w:rPr>
                <w:noProof/>
                <w:sz w:val="21"/>
              </w:rPr>
              <w:tab/>
            </w:r>
            <w:r w:rsidRPr="00204741">
              <w:rPr>
                <w:rStyle w:val="af4"/>
                <w:rFonts w:ascii="宋体" w:hAnsi="宋体"/>
                <w:noProof/>
              </w:rPr>
              <w:t>体系结构</w:t>
            </w:r>
            <w:r>
              <w:rPr>
                <w:noProof/>
                <w:webHidden/>
              </w:rPr>
              <w:tab/>
            </w:r>
            <w:r>
              <w:rPr>
                <w:noProof/>
                <w:webHidden/>
              </w:rPr>
              <w:fldChar w:fldCharType="begin"/>
            </w:r>
            <w:r>
              <w:rPr>
                <w:noProof/>
                <w:webHidden/>
              </w:rPr>
              <w:instrText xml:space="preserve"> PAGEREF _Toc204847981 \h </w:instrText>
            </w:r>
            <w:r>
              <w:rPr>
                <w:noProof/>
                <w:webHidden/>
              </w:rPr>
            </w:r>
            <w:r>
              <w:rPr>
                <w:noProof/>
                <w:webHidden/>
              </w:rPr>
              <w:fldChar w:fldCharType="separate"/>
            </w:r>
            <w:r>
              <w:rPr>
                <w:noProof/>
                <w:webHidden/>
              </w:rPr>
              <w:t>5</w:t>
            </w:r>
            <w:r>
              <w:rPr>
                <w:noProof/>
                <w:webHidden/>
              </w:rPr>
              <w:fldChar w:fldCharType="end"/>
            </w:r>
          </w:hyperlink>
        </w:p>
        <w:p w14:paraId="59165CF6" w14:textId="7C58923A" w:rsidR="00A5748E" w:rsidRDefault="00A5748E">
          <w:pPr>
            <w:pStyle w:val="TOC1"/>
            <w:tabs>
              <w:tab w:val="left" w:pos="960"/>
              <w:tab w:val="right" w:leader="dot" w:pos="8296"/>
            </w:tabs>
            <w:ind w:firstLine="480"/>
            <w:rPr>
              <w:noProof/>
              <w:sz w:val="21"/>
            </w:rPr>
          </w:pPr>
          <w:hyperlink w:anchor="_Toc204847982" w:history="1">
            <w:r w:rsidRPr="00204741">
              <w:rPr>
                <w:rStyle w:val="af4"/>
                <w:rFonts w:ascii="宋体" w:hAnsi="宋体"/>
                <w:noProof/>
              </w:rPr>
              <w:t>6</w:t>
            </w:r>
            <w:r>
              <w:rPr>
                <w:noProof/>
                <w:sz w:val="21"/>
              </w:rPr>
              <w:tab/>
            </w:r>
            <w:r w:rsidRPr="00204741">
              <w:rPr>
                <w:rStyle w:val="af4"/>
                <w:rFonts w:ascii="宋体" w:hAnsi="宋体"/>
                <w:noProof/>
              </w:rPr>
              <w:t>数据文件定义规范</w:t>
            </w:r>
            <w:r>
              <w:rPr>
                <w:noProof/>
                <w:webHidden/>
              </w:rPr>
              <w:tab/>
            </w:r>
            <w:r>
              <w:rPr>
                <w:noProof/>
                <w:webHidden/>
              </w:rPr>
              <w:fldChar w:fldCharType="begin"/>
            </w:r>
            <w:r>
              <w:rPr>
                <w:noProof/>
                <w:webHidden/>
              </w:rPr>
              <w:instrText xml:space="preserve"> PAGEREF _Toc204847982 \h </w:instrText>
            </w:r>
            <w:r>
              <w:rPr>
                <w:noProof/>
                <w:webHidden/>
              </w:rPr>
            </w:r>
            <w:r>
              <w:rPr>
                <w:noProof/>
                <w:webHidden/>
              </w:rPr>
              <w:fldChar w:fldCharType="separate"/>
            </w:r>
            <w:r>
              <w:rPr>
                <w:noProof/>
                <w:webHidden/>
              </w:rPr>
              <w:t>5</w:t>
            </w:r>
            <w:r>
              <w:rPr>
                <w:noProof/>
                <w:webHidden/>
              </w:rPr>
              <w:fldChar w:fldCharType="end"/>
            </w:r>
          </w:hyperlink>
        </w:p>
        <w:p w14:paraId="49F931AB" w14:textId="0AD2E616" w:rsidR="00A5748E" w:rsidRDefault="00A5748E">
          <w:pPr>
            <w:pStyle w:val="TOC2"/>
            <w:tabs>
              <w:tab w:val="right" w:leader="dot" w:pos="8296"/>
            </w:tabs>
            <w:ind w:left="480" w:firstLine="480"/>
            <w:rPr>
              <w:noProof/>
              <w:sz w:val="21"/>
            </w:rPr>
          </w:pPr>
          <w:hyperlink w:anchor="_Toc204847983" w:history="1">
            <w:r w:rsidRPr="00204741">
              <w:rPr>
                <w:rStyle w:val="af4"/>
                <w:rFonts w:ascii="宋体" w:hAnsi="宋体"/>
                <w:noProof/>
              </w:rPr>
              <w:t>6.1 文件命名参考规则</w:t>
            </w:r>
            <w:r>
              <w:rPr>
                <w:noProof/>
                <w:webHidden/>
              </w:rPr>
              <w:tab/>
            </w:r>
            <w:r>
              <w:rPr>
                <w:noProof/>
                <w:webHidden/>
              </w:rPr>
              <w:fldChar w:fldCharType="begin"/>
            </w:r>
            <w:r>
              <w:rPr>
                <w:noProof/>
                <w:webHidden/>
              </w:rPr>
              <w:instrText xml:space="preserve"> PAGEREF _Toc204847983 \h </w:instrText>
            </w:r>
            <w:r>
              <w:rPr>
                <w:noProof/>
                <w:webHidden/>
              </w:rPr>
            </w:r>
            <w:r>
              <w:rPr>
                <w:noProof/>
                <w:webHidden/>
              </w:rPr>
              <w:fldChar w:fldCharType="separate"/>
            </w:r>
            <w:r>
              <w:rPr>
                <w:noProof/>
                <w:webHidden/>
              </w:rPr>
              <w:t>5</w:t>
            </w:r>
            <w:r>
              <w:rPr>
                <w:noProof/>
                <w:webHidden/>
              </w:rPr>
              <w:fldChar w:fldCharType="end"/>
            </w:r>
          </w:hyperlink>
        </w:p>
        <w:p w14:paraId="77F340F6" w14:textId="3B34BD2B" w:rsidR="00A5748E" w:rsidRDefault="00A5748E">
          <w:pPr>
            <w:pStyle w:val="TOC2"/>
            <w:tabs>
              <w:tab w:val="right" w:leader="dot" w:pos="8296"/>
            </w:tabs>
            <w:ind w:left="480" w:firstLine="480"/>
            <w:rPr>
              <w:noProof/>
              <w:sz w:val="21"/>
            </w:rPr>
          </w:pPr>
          <w:hyperlink w:anchor="_Toc204847984" w:history="1">
            <w:r w:rsidRPr="00204741">
              <w:rPr>
                <w:rStyle w:val="af4"/>
                <w:rFonts w:ascii="宋体" w:hAnsi="宋体"/>
                <w:noProof/>
              </w:rPr>
              <w:t>6.2 文件结构</w:t>
            </w:r>
            <w:r>
              <w:rPr>
                <w:noProof/>
                <w:webHidden/>
              </w:rPr>
              <w:tab/>
            </w:r>
            <w:r>
              <w:rPr>
                <w:noProof/>
                <w:webHidden/>
              </w:rPr>
              <w:fldChar w:fldCharType="begin"/>
            </w:r>
            <w:r>
              <w:rPr>
                <w:noProof/>
                <w:webHidden/>
              </w:rPr>
              <w:instrText xml:space="preserve"> PAGEREF _Toc204847984 \h </w:instrText>
            </w:r>
            <w:r>
              <w:rPr>
                <w:noProof/>
                <w:webHidden/>
              </w:rPr>
            </w:r>
            <w:r>
              <w:rPr>
                <w:noProof/>
                <w:webHidden/>
              </w:rPr>
              <w:fldChar w:fldCharType="separate"/>
            </w:r>
            <w:r>
              <w:rPr>
                <w:noProof/>
                <w:webHidden/>
              </w:rPr>
              <w:t>6</w:t>
            </w:r>
            <w:r>
              <w:rPr>
                <w:noProof/>
                <w:webHidden/>
              </w:rPr>
              <w:fldChar w:fldCharType="end"/>
            </w:r>
          </w:hyperlink>
        </w:p>
        <w:p w14:paraId="4A102763" w14:textId="51C264EB" w:rsidR="00A5748E" w:rsidRDefault="00A5748E">
          <w:pPr>
            <w:pStyle w:val="TOC2"/>
            <w:tabs>
              <w:tab w:val="right" w:leader="dot" w:pos="8296"/>
            </w:tabs>
            <w:ind w:left="480" w:firstLine="480"/>
            <w:rPr>
              <w:noProof/>
              <w:sz w:val="21"/>
            </w:rPr>
          </w:pPr>
          <w:hyperlink w:anchor="_Toc204847985" w:history="1">
            <w:r w:rsidRPr="00204741">
              <w:rPr>
                <w:rStyle w:val="af4"/>
                <w:rFonts w:ascii="宋体" w:hAnsi="宋体"/>
                <w:noProof/>
              </w:rPr>
              <w:t>6.3 文件格式约定</w:t>
            </w:r>
            <w:r>
              <w:rPr>
                <w:noProof/>
                <w:webHidden/>
              </w:rPr>
              <w:tab/>
            </w:r>
            <w:r>
              <w:rPr>
                <w:noProof/>
                <w:webHidden/>
              </w:rPr>
              <w:fldChar w:fldCharType="begin"/>
            </w:r>
            <w:r>
              <w:rPr>
                <w:noProof/>
                <w:webHidden/>
              </w:rPr>
              <w:instrText xml:space="preserve"> PAGEREF _Toc204847985 \h </w:instrText>
            </w:r>
            <w:r>
              <w:rPr>
                <w:noProof/>
                <w:webHidden/>
              </w:rPr>
            </w:r>
            <w:r>
              <w:rPr>
                <w:noProof/>
                <w:webHidden/>
              </w:rPr>
              <w:fldChar w:fldCharType="separate"/>
            </w:r>
            <w:r>
              <w:rPr>
                <w:noProof/>
                <w:webHidden/>
              </w:rPr>
              <w:t>6</w:t>
            </w:r>
            <w:r>
              <w:rPr>
                <w:noProof/>
                <w:webHidden/>
              </w:rPr>
              <w:fldChar w:fldCharType="end"/>
            </w:r>
          </w:hyperlink>
        </w:p>
        <w:p w14:paraId="68C3CAEB" w14:textId="5EBADBE7" w:rsidR="00A5748E" w:rsidRDefault="00A5748E">
          <w:pPr>
            <w:pStyle w:val="TOC2"/>
            <w:tabs>
              <w:tab w:val="right" w:leader="dot" w:pos="8296"/>
            </w:tabs>
            <w:ind w:left="480" w:firstLine="480"/>
            <w:rPr>
              <w:noProof/>
              <w:sz w:val="21"/>
            </w:rPr>
          </w:pPr>
          <w:hyperlink w:anchor="_Toc204847986" w:history="1">
            <w:r w:rsidRPr="00204741">
              <w:rPr>
                <w:rStyle w:val="af4"/>
                <w:rFonts w:ascii="宋体" w:hAnsi="宋体"/>
                <w:noProof/>
              </w:rPr>
              <w:t>6.4 数据类型参考规则</w:t>
            </w:r>
            <w:r>
              <w:rPr>
                <w:noProof/>
                <w:webHidden/>
              </w:rPr>
              <w:tab/>
            </w:r>
            <w:r>
              <w:rPr>
                <w:noProof/>
                <w:webHidden/>
              </w:rPr>
              <w:fldChar w:fldCharType="begin"/>
            </w:r>
            <w:r>
              <w:rPr>
                <w:noProof/>
                <w:webHidden/>
              </w:rPr>
              <w:instrText xml:space="preserve"> PAGEREF _Toc204847986 \h </w:instrText>
            </w:r>
            <w:r>
              <w:rPr>
                <w:noProof/>
                <w:webHidden/>
              </w:rPr>
            </w:r>
            <w:r>
              <w:rPr>
                <w:noProof/>
                <w:webHidden/>
              </w:rPr>
              <w:fldChar w:fldCharType="separate"/>
            </w:r>
            <w:r>
              <w:rPr>
                <w:noProof/>
                <w:webHidden/>
              </w:rPr>
              <w:t>6</w:t>
            </w:r>
            <w:r>
              <w:rPr>
                <w:noProof/>
                <w:webHidden/>
              </w:rPr>
              <w:fldChar w:fldCharType="end"/>
            </w:r>
          </w:hyperlink>
        </w:p>
        <w:p w14:paraId="3A4C7DED" w14:textId="18023F0E" w:rsidR="00A5748E" w:rsidRDefault="00A5748E">
          <w:pPr>
            <w:pStyle w:val="TOC1"/>
            <w:tabs>
              <w:tab w:val="left" w:pos="960"/>
              <w:tab w:val="right" w:leader="dot" w:pos="8296"/>
            </w:tabs>
            <w:ind w:firstLine="480"/>
            <w:rPr>
              <w:noProof/>
              <w:sz w:val="21"/>
            </w:rPr>
          </w:pPr>
          <w:hyperlink w:anchor="_Toc204847987" w:history="1">
            <w:r w:rsidRPr="00204741">
              <w:rPr>
                <w:rStyle w:val="af4"/>
                <w:rFonts w:ascii="宋体" w:hAnsi="宋体"/>
                <w:noProof/>
              </w:rPr>
              <w:t>7</w:t>
            </w:r>
            <w:r>
              <w:rPr>
                <w:noProof/>
                <w:sz w:val="21"/>
              </w:rPr>
              <w:tab/>
            </w:r>
            <w:r w:rsidRPr="00204741">
              <w:rPr>
                <w:rStyle w:val="af4"/>
                <w:rFonts w:ascii="宋体" w:hAnsi="宋体"/>
                <w:noProof/>
              </w:rPr>
              <w:t>文件存取方式</w:t>
            </w:r>
            <w:r>
              <w:rPr>
                <w:noProof/>
                <w:webHidden/>
              </w:rPr>
              <w:tab/>
            </w:r>
            <w:r>
              <w:rPr>
                <w:noProof/>
                <w:webHidden/>
              </w:rPr>
              <w:fldChar w:fldCharType="begin"/>
            </w:r>
            <w:r>
              <w:rPr>
                <w:noProof/>
                <w:webHidden/>
              </w:rPr>
              <w:instrText xml:space="preserve"> PAGEREF _Toc204847987 \h </w:instrText>
            </w:r>
            <w:r>
              <w:rPr>
                <w:noProof/>
                <w:webHidden/>
              </w:rPr>
            </w:r>
            <w:r>
              <w:rPr>
                <w:noProof/>
                <w:webHidden/>
              </w:rPr>
              <w:fldChar w:fldCharType="separate"/>
            </w:r>
            <w:r>
              <w:rPr>
                <w:noProof/>
                <w:webHidden/>
              </w:rPr>
              <w:t>7</w:t>
            </w:r>
            <w:r>
              <w:rPr>
                <w:noProof/>
                <w:webHidden/>
              </w:rPr>
              <w:fldChar w:fldCharType="end"/>
            </w:r>
          </w:hyperlink>
        </w:p>
        <w:p w14:paraId="2387BDCC" w14:textId="425FA735" w:rsidR="00A5748E" w:rsidRDefault="00A5748E">
          <w:pPr>
            <w:pStyle w:val="TOC2"/>
            <w:tabs>
              <w:tab w:val="right" w:leader="dot" w:pos="8296"/>
            </w:tabs>
            <w:ind w:left="480" w:firstLine="480"/>
            <w:rPr>
              <w:noProof/>
              <w:sz w:val="21"/>
            </w:rPr>
          </w:pPr>
          <w:hyperlink w:anchor="_Toc204847988" w:history="1">
            <w:r w:rsidRPr="00204741">
              <w:rPr>
                <w:rStyle w:val="af4"/>
                <w:rFonts w:ascii="宋体" w:hAnsi="宋体"/>
                <w:noProof/>
              </w:rPr>
              <w:t>7.1 目录结构</w:t>
            </w:r>
            <w:r>
              <w:rPr>
                <w:noProof/>
                <w:webHidden/>
              </w:rPr>
              <w:tab/>
            </w:r>
            <w:r>
              <w:rPr>
                <w:noProof/>
                <w:webHidden/>
              </w:rPr>
              <w:fldChar w:fldCharType="begin"/>
            </w:r>
            <w:r>
              <w:rPr>
                <w:noProof/>
                <w:webHidden/>
              </w:rPr>
              <w:instrText xml:space="preserve"> PAGEREF _Toc204847988 \h </w:instrText>
            </w:r>
            <w:r>
              <w:rPr>
                <w:noProof/>
                <w:webHidden/>
              </w:rPr>
            </w:r>
            <w:r>
              <w:rPr>
                <w:noProof/>
                <w:webHidden/>
              </w:rPr>
              <w:fldChar w:fldCharType="separate"/>
            </w:r>
            <w:r>
              <w:rPr>
                <w:noProof/>
                <w:webHidden/>
              </w:rPr>
              <w:t>7</w:t>
            </w:r>
            <w:r>
              <w:rPr>
                <w:noProof/>
                <w:webHidden/>
              </w:rPr>
              <w:fldChar w:fldCharType="end"/>
            </w:r>
          </w:hyperlink>
        </w:p>
        <w:p w14:paraId="298906A4" w14:textId="0825ACD4" w:rsidR="00A5748E" w:rsidRDefault="00A5748E">
          <w:pPr>
            <w:pStyle w:val="TOC2"/>
            <w:tabs>
              <w:tab w:val="right" w:leader="dot" w:pos="8296"/>
            </w:tabs>
            <w:ind w:left="480" w:firstLine="480"/>
            <w:rPr>
              <w:noProof/>
              <w:sz w:val="21"/>
            </w:rPr>
          </w:pPr>
          <w:hyperlink w:anchor="_Toc204847989" w:history="1">
            <w:r w:rsidRPr="00204741">
              <w:rPr>
                <w:rStyle w:val="af4"/>
                <w:rFonts w:ascii="宋体" w:hAnsi="宋体"/>
                <w:noProof/>
              </w:rPr>
              <w:t>7.2 文件传输</w:t>
            </w:r>
            <w:r>
              <w:rPr>
                <w:noProof/>
                <w:webHidden/>
              </w:rPr>
              <w:tab/>
            </w:r>
            <w:r>
              <w:rPr>
                <w:noProof/>
                <w:webHidden/>
              </w:rPr>
              <w:fldChar w:fldCharType="begin"/>
            </w:r>
            <w:r>
              <w:rPr>
                <w:noProof/>
                <w:webHidden/>
              </w:rPr>
              <w:instrText xml:space="preserve"> PAGEREF _Toc204847989 \h </w:instrText>
            </w:r>
            <w:r>
              <w:rPr>
                <w:noProof/>
                <w:webHidden/>
              </w:rPr>
            </w:r>
            <w:r>
              <w:rPr>
                <w:noProof/>
                <w:webHidden/>
              </w:rPr>
              <w:fldChar w:fldCharType="separate"/>
            </w:r>
            <w:r>
              <w:rPr>
                <w:noProof/>
                <w:webHidden/>
              </w:rPr>
              <w:t>7</w:t>
            </w:r>
            <w:r>
              <w:rPr>
                <w:noProof/>
                <w:webHidden/>
              </w:rPr>
              <w:fldChar w:fldCharType="end"/>
            </w:r>
          </w:hyperlink>
        </w:p>
        <w:p w14:paraId="08D078A7" w14:textId="3F97B3FE" w:rsidR="00A5748E" w:rsidRDefault="00A5748E">
          <w:pPr>
            <w:pStyle w:val="TOC1"/>
            <w:tabs>
              <w:tab w:val="left" w:pos="960"/>
              <w:tab w:val="right" w:leader="dot" w:pos="8296"/>
            </w:tabs>
            <w:ind w:firstLine="480"/>
            <w:rPr>
              <w:noProof/>
              <w:sz w:val="21"/>
            </w:rPr>
          </w:pPr>
          <w:hyperlink w:anchor="_Toc204847990" w:history="1">
            <w:r w:rsidRPr="00204741">
              <w:rPr>
                <w:rStyle w:val="af4"/>
                <w:rFonts w:ascii="宋体" w:hAnsi="宋体"/>
                <w:noProof/>
              </w:rPr>
              <w:t>8</w:t>
            </w:r>
            <w:r>
              <w:rPr>
                <w:noProof/>
                <w:sz w:val="21"/>
              </w:rPr>
              <w:tab/>
            </w:r>
            <w:r w:rsidRPr="00204741">
              <w:rPr>
                <w:rStyle w:val="af4"/>
                <w:rFonts w:ascii="宋体" w:hAnsi="宋体"/>
                <w:noProof/>
              </w:rPr>
              <w:t>文件校验机制</w:t>
            </w:r>
            <w:r>
              <w:rPr>
                <w:noProof/>
                <w:webHidden/>
              </w:rPr>
              <w:tab/>
            </w:r>
            <w:r>
              <w:rPr>
                <w:noProof/>
                <w:webHidden/>
              </w:rPr>
              <w:fldChar w:fldCharType="begin"/>
            </w:r>
            <w:r>
              <w:rPr>
                <w:noProof/>
                <w:webHidden/>
              </w:rPr>
              <w:instrText xml:space="preserve"> PAGEREF _Toc204847990 \h </w:instrText>
            </w:r>
            <w:r>
              <w:rPr>
                <w:noProof/>
                <w:webHidden/>
              </w:rPr>
            </w:r>
            <w:r>
              <w:rPr>
                <w:noProof/>
                <w:webHidden/>
              </w:rPr>
              <w:fldChar w:fldCharType="separate"/>
            </w:r>
            <w:r>
              <w:rPr>
                <w:noProof/>
                <w:webHidden/>
              </w:rPr>
              <w:t>7</w:t>
            </w:r>
            <w:r>
              <w:rPr>
                <w:noProof/>
                <w:webHidden/>
              </w:rPr>
              <w:fldChar w:fldCharType="end"/>
            </w:r>
          </w:hyperlink>
        </w:p>
        <w:p w14:paraId="40B1658D" w14:textId="5C4F1BFA" w:rsidR="00A5748E" w:rsidRDefault="00A5748E">
          <w:pPr>
            <w:pStyle w:val="TOC2"/>
            <w:tabs>
              <w:tab w:val="right" w:leader="dot" w:pos="8296"/>
            </w:tabs>
            <w:ind w:left="480" w:firstLine="480"/>
            <w:rPr>
              <w:noProof/>
              <w:sz w:val="21"/>
            </w:rPr>
          </w:pPr>
          <w:hyperlink w:anchor="_Toc204847991" w:history="1">
            <w:r w:rsidRPr="00204741">
              <w:rPr>
                <w:rStyle w:val="af4"/>
                <w:rFonts w:ascii="宋体" w:hAnsi="宋体"/>
                <w:noProof/>
              </w:rPr>
              <w:t>8.1 校验机制</w:t>
            </w:r>
            <w:r>
              <w:rPr>
                <w:noProof/>
                <w:webHidden/>
              </w:rPr>
              <w:tab/>
            </w:r>
            <w:r>
              <w:rPr>
                <w:noProof/>
                <w:webHidden/>
              </w:rPr>
              <w:fldChar w:fldCharType="begin"/>
            </w:r>
            <w:r>
              <w:rPr>
                <w:noProof/>
                <w:webHidden/>
              </w:rPr>
              <w:instrText xml:space="preserve"> PAGEREF _Toc204847991 \h </w:instrText>
            </w:r>
            <w:r>
              <w:rPr>
                <w:noProof/>
                <w:webHidden/>
              </w:rPr>
            </w:r>
            <w:r>
              <w:rPr>
                <w:noProof/>
                <w:webHidden/>
              </w:rPr>
              <w:fldChar w:fldCharType="separate"/>
            </w:r>
            <w:r>
              <w:rPr>
                <w:noProof/>
                <w:webHidden/>
              </w:rPr>
              <w:t>7</w:t>
            </w:r>
            <w:r>
              <w:rPr>
                <w:noProof/>
                <w:webHidden/>
              </w:rPr>
              <w:fldChar w:fldCharType="end"/>
            </w:r>
          </w:hyperlink>
        </w:p>
        <w:p w14:paraId="7091A59D" w14:textId="4D829DCF" w:rsidR="00A5748E" w:rsidRDefault="00A5748E">
          <w:pPr>
            <w:pStyle w:val="TOC2"/>
            <w:tabs>
              <w:tab w:val="right" w:leader="dot" w:pos="8296"/>
            </w:tabs>
            <w:ind w:left="480" w:firstLine="480"/>
            <w:rPr>
              <w:noProof/>
              <w:sz w:val="21"/>
            </w:rPr>
          </w:pPr>
          <w:hyperlink w:anchor="_Toc204847992" w:history="1">
            <w:r w:rsidRPr="00204741">
              <w:rPr>
                <w:rStyle w:val="af4"/>
                <w:rFonts w:ascii="宋体" w:hAnsi="宋体"/>
                <w:noProof/>
              </w:rPr>
              <w:t>8.2 标志文件</w:t>
            </w:r>
            <w:r>
              <w:rPr>
                <w:noProof/>
                <w:webHidden/>
              </w:rPr>
              <w:tab/>
            </w:r>
            <w:r>
              <w:rPr>
                <w:noProof/>
                <w:webHidden/>
              </w:rPr>
              <w:fldChar w:fldCharType="begin"/>
            </w:r>
            <w:r>
              <w:rPr>
                <w:noProof/>
                <w:webHidden/>
              </w:rPr>
              <w:instrText xml:space="preserve"> PAGEREF _Toc204847992 \h </w:instrText>
            </w:r>
            <w:r>
              <w:rPr>
                <w:noProof/>
                <w:webHidden/>
              </w:rPr>
            </w:r>
            <w:r>
              <w:rPr>
                <w:noProof/>
                <w:webHidden/>
              </w:rPr>
              <w:fldChar w:fldCharType="separate"/>
            </w:r>
            <w:r>
              <w:rPr>
                <w:noProof/>
                <w:webHidden/>
              </w:rPr>
              <w:t>8</w:t>
            </w:r>
            <w:r>
              <w:rPr>
                <w:noProof/>
                <w:webHidden/>
              </w:rPr>
              <w:fldChar w:fldCharType="end"/>
            </w:r>
          </w:hyperlink>
        </w:p>
        <w:p w14:paraId="1E8B7E9C" w14:textId="44DB838E" w:rsidR="00A5748E" w:rsidRDefault="00A5748E">
          <w:pPr>
            <w:pStyle w:val="TOC1"/>
            <w:tabs>
              <w:tab w:val="left" w:pos="960"/>
              <w:tab w:val="right" w:leader="dot" w:pos="8296"/>
            </w:tabs>
            <w:ind w:firstLine="480"/>
            <w:rPr>
              <w:noProof/>
              <w:sz w:val="21"/>
            </w:rPr>
          </w:pPr>
          <w:hyperlink w:anchor="_Toc204847993" w:history="1">
            <w:r w:rsidRPr="00204741">
              <w:rPr>
                <w:rStyle w:val="af4"/>
                <w:rFonts w:ascii="宋体" w:hAnsi="宋体"/>
                <w:noProof/>
              </w:rPr>
              <w:t>9</w:t>
            </w:r>
            <w:r>
              <w:rPr>
                <w:noProof/>
                <w:sz w:val="21"/>
              </w:rPr>
              <w:tab/>
            </w:r>
            <w:r w:rsidRPr="00204741">
              <w:rPr>
                <w:rStyle w:val="af4"/>
                <w:rFonts w:ascii="宋体" w:hAnsi="宋体"/>
                <w:noProof/>
              </w:rPr>
              <w:t>文件压缩机制</w:t>
            </w:r>
            <w:r>
              <w:rPr>
                <w:noProof/>
                <w:webHidden/>
              </w:rPr>
              <w:tab/>
            </w:r>
            <w:r>
              <w:rPr>
                <w:noProof/>
                <w:webHidden/>
              </w:rPr>
              <w:fldChar w:fldCharType="begin"/>
            </w:r>
            <w:r>
              <w:rPr>
                <w:noProof/>
                <w:webHidden/>
              </w:rPr>
              <w:instrText xml:space="preserve"> PAGEREF _Toc204847993 \h </w:instrText>
            </w:r>
            <w:r>
              <w:rPr>
                <w:noProof/>
                <w:webHidden/>
              </w:rPr>
            </w:r>
            <w:r>
              <w:rPr>
                <w:noProof/>
                <w:webHidden/>
              </w:rPr>
              <w:fldChar w:fldCharType="separate"/>
            </w:r>
            <w:r>
              <w:rPr>
                <w:noProof/>
                <w:webHidden/>
              </w:rPr>
              <w:t>8</w:t>
            </w:r>
            <w:r>
              <w:rPr>
                <w:noProof/>
                <w:webHidden/>
              </w:rPr>
              <w:fldChar w:fldCharType="end"/>
            </w:r>
          </w:hyperlink>
        </w:p>
        <w:p w14:paraId="763C66A5" w14:textId="6884E2D6" w:rsidR="00D67D7D" w:rsidRDefault="00014AFA">
          <w:pPr>
            <w:pStyle w:val="TOC1"/>
            <w:tabs>
              <w:tab w:val="left" w:pos="960"/>
              <w:tab w:val="right" w:leader="dot" w:pos="8296"/>
            </w:tabs>
            <w:ind w:firstLine="480"/>
          </w:pPr>
          <w:r>
            <w:rPr>
              <w:bCs/>
              <w:lang w:val="zh-CN"/>
            </w:rPr>
            <w:fldChar w:fldCharType="end"/>
          </w:r>
        </w:p>
      </w:sdtContent>
    </w:sdt>
    <w:p w14:paraId="063AB3EB" w14:textId="77777777" w:rsidR="00D67D7D" w:rsidRDefault="00D67D7D">
      <w:pPr>
        <w:ind w:firstLine="480"/>
      </w:pPr>
    </w:p>
    <w:p w14:paraId="1514E81C" w14:textId="77777777" w:rsidR="00D67D7D" w:rsidRDefault="00D67D7D">
      <w:pPr>
        <w:widowControl/>
        <w:ind w:firstLine="480"/>
        <w:jc w:val="left"/>
        <w:sectPr w:rsidR="00D67D7D">
          <w:footerReference w:type="default" r:id="rId18"/>
          <w:pgSz w:w="11906" w:h="16838"/>
          <w:pgMar w:top="1440" w:right="1800" w:bottom="1440" w:left="1800" w:header="851" w:footer="992" w:gutter="0"/>
          <w:cols w:space="425"/>
          <w:docGrid w:type="lines" w:linePitch="312"/>
        </w:sectPr>
      </w:pPr>
    </w:p>
    <w:p w14:paraId="5E193451" w14:textId="77777777" w:rsidR="00D67D7D" w:rsidRDefault="00014AFA">
      <w:pPr>
        <w:pStyle w:val="1"/>
        <w:numPr>
          <w:ilvl w:val="0"/>
          <w:numId w:val="2"/>
        </w:numPr>
        <w:spacing w:after="340"/>
        <w:rPr>
          <w:rFonts w:ascii="宋体" w:hAnsi="宋体"/>
        </w:rPr>
      </w:pPr>
      <w:bookmarkStart w:id="10" w:name="_Toc204847977"/>
      <w:r>
        <w:rPr>
          <w:rFonts w:ascii="宋体" w:hAnsi="宋体" w:hint="eastAsia"/>
        </w:rPr>
        <w:lastRenderedPageBreak/>
        <w:t>范围</w:t>
      </w:r>
      <w:bookmarkEnd w:id="10"/>
    </w:p>
    <w:p w14:paraId="07F8DF78" w14:textId="77777777" w:rsidR="00D67D7D" w:rsidRDefault="00014AFA">
      <w:pPr>
        <w:ind w:firstLine="480"/>
        <w:rPr>
          <w:rFonts w:asciiTheme="minorEastAsia" w:hAnsiTheme="minorEastAsia" w:cstheme="minorEastAsia"/>
        </w:rPr>
      </w:pPr>
      <w:r>
        <w:rPr>
          <w:rFonts w:asciiTheme="minorEastAsia" w:hAnsiTheme="minorEastAsia" w:cstheme="minorEastAsia" w:hint="eastAsia"/>
        </w:rPr>
        <w:t>本标准制定了上海黄金交易所对外提供数据文件的接口标准。</w:t>
      </w:r>
    </w:p>
    <w:p w14:paraId="71A1C27A" w14:textId="77777777" w:rsidR="00D67D7D" w:rsidRDefault="00014AFA">
      <w:pPr>
        <w:pStyle w:val="1"/>
        <w:numPr>
          <w:ilvl w:val="0"/>
          <w:numId w:val="2"/>
        </w:numPr>
        <w:spacing w:after="340"/>
        <w:rPr>
          <w:rFonts w:ascii="宋体" w:hAnsi="宋体"/>
        </w:rPr>
      </w:pPr>
      <w:bookmarkStart w:id="11" w:name="_Toc204847978"/>
      <w:r>
        <w:rPr>
          <w:rFonts w:ascii="宋体" w:hAnsi="宋体" w:hint="eastAsia"/>
        </w:rPr>
        <w:t>规范性引用文件</w:t>
      </w:r>
      <w:bookmarkEnd w:id="11"/>
    </w:p>
    <w:p w14:paraId="65AEB1E3" w14:textId="77777777" w:rsidR="00D67D7D" w:rsidRDefault="00014AFA">
      <w:pPr>
        <w:ind w:firstLine="480"/>
        <w:rPr>
          <w:rFonts w:asciiTheme="minorEastAsia" w:hAnsiTheme="minorEastAsia" w:cstheme="minorEastAsia"/>
        </w:rPr>
      </w:pPr>
      <w:r>
        <w:rPr>
          <w:rFonts w:asciiTheme="minorEastAsia" w:hAnsiTheme="minorEastAsia" w:cstheme="minorEastAsia" w:hint="eastAsia"/>
        </w:rPr>
        <w:t>HTTPS协议</w:t>
      </w:r>
    </w:p>
    <w:p w14:paraId="79EB3D22" w14:textId="4DE11D11" w:rsidR="00D67D7D" w:rsidRDefault="00014AFA">
      <w:pPr>
        <w:ind w:firstLine="480"/>
        <w:rPr>
          <w:ins w:id="12" w:author="hp" w:date="2025-06-17T11:39:00Z"/>
          <w:rFonts w:asciiTheme="minorEastAsia" w:hAnsiTheme="minorEastAsia" w:cstheme="minorEastAsia"/>
        </w:rPr>
      </w:pPr>
      <w:del w:id="13" w:author="hp" w:date="2025-06-17T11:39:00Z">
        <w:r w:rsidDel="00075133">
          <w:rPr>
            <w:rFonts w:asciiTheme="minorEastAsia" w:hAnsiTheme="minorEastAsia" w:cstheme="minorEastAsia" w:hint="eastAsia"/>
          </w:rPr>
          <w:delText>GBK汉字内码扩展规范</w:delText>
        </w:r>
      </w:del>
    </w:p>
    <w:p w14:paraId="5024FFF3" w14:textId="30E7CAB0" w:rsidR="00075133" w:rsidRDefault="00F42276">
      <w:pPr>
        <w:ind w:firstLine="480"/>
        <w:rPr>
          <w:ins w:id="14" w:author="hp" w:date="2025-07-30T16:57:00Z"/>
          <w:rFonts w:asciiTheme="minorEastAsia" w:hAnsiTheme="minorEastAsia" w:cstheme="minorEastAsia"/>
        </w:rPr>
      </w:pPr>
      <w:ins w:id="15" w:author="hp" w:date="2025-07-30T16:57:00Z">
        <w:r w:rsidRPr="00F42276">
          <w:rPr>
            <w:rFonts w:asciiTheme="minorEastAsia" w:hAnsiTheme="minorEastAsia" w:cstheme="minorEastAsia" w:hint="eastAsia"/>
          </w:rPr>
          <w:t>《GB 18030-2022 信息技术 中文编码字符集》</w:t>
        </w:r>
      </w:ins>
    </w:p>
    <w:p w14:paraId="475798A1" w14:textId="06873866" w:rsidR="00340B56" w:rsidRDefault="00340B56">
      <w:pPr>
        <w:ind w:firstLine="480"/>
        <w:rPr>
          <w:rFonts w:asciiTheme="minorEastAsia" w:hAnsiTheme="minorEastAsia" w:cstheme="minorEastAsia"/>
        </w:rPr>
      </w:pPr>
      <w:ins w:id="16" w:author="hp" w:date="2025-07-30T16:57:00Z">
        <w:r>
          <w:rPr>
            <w:rFonts w:hint="eastAsia"/>
          </w:rPr>
          <w:t>《</w:t>
        </w:r>
        <w:r>
          <w:rPr>
            <w:rFonts w:hint="eastAsia"/>
          </w:rPr>
          <w:t xml:space="preserve">JR/T 0253-2022 </w:t>
        </w:r>
        <w:r>
          <w:rPr>
            <w:rFonts w:hint="eastAsia"/>
          </w:rPr>
          <w:t>金融服务</w:t>
        </w:r>
        <w:r>
          <w:rPr>
            <w:rFonts w:hint="eastAsia"/>
          </w:rPr>
          <w:t xml:space="preserve"> </w:t>
        </w:r>
        <w:r>
          <w:rPr>
            <w:rFonts w:hint="eastAsia"/>
          </w:rPr>
          <w:t>生僻字处理指南》</w:t>
        </w:r>
      </w:ins>
    </w:p>
    <w:p w14:paraId="5095423A" w14:textId="77777777" w:rsidR="00D67D7D" w:rsidRDefault="00014AFA">
      <w:pPr>
        <w:pStyle w:val="1"/>
        <w:numPr>
          <w:ilvl w:val="0"/>
          <w:numId w:val="2"/>
        </w:numPr>
        <w:spacing w:after="340"/>
        <w:rPr>
          <w:rFonts w:ascii="宋体" w:hAnsi="宋体"/>
        </w:rPr>
      </w:pPr>
      <w:bookmarkStart w:id="17" w:name="_Toc204847979"/>
      <w:r>
        <w:rPr>
          <w:rFonts w:ascii="宋体" w:hAnsi="宋体" w:hint="eastAsia"/>
        </w:rPr>
        <w:t>术语和定义</w:t>
      </w:r>
      <w:bookmarkEnd w:id="17"/>
    </w:p>
    <w:p w14:paraId="091A9519" w14:textId="77777777" w:rsidR="00D67D7D" w:rsidRDefault="00014AFA">
      <w:pPr>
        <w:ind w:firstLine="482"/>
        <w:rPr>
          <w:rFonts w:asciiTheme="minorEastAsia" w:hAnsiTheme="minorEastAsia" w:cstheme="minorEastAsia"/>
        </w:rPr>
      </w:pPr>
      <w:r>
        <w:rPr>
          <w:rFonts w:asciiTheme="minorEastAsia" w:hAnsiTheme="minorEastAsia" w:cstheme="minorEastAsia" w:hint="eastAsia"/>
          <w:b/>
          <w:bCs/>
        </w:rPr>
        <w:t>数据文件</w:t>
      </w:r>
      <w:r>
        <w:rPr>
          <w:rFonts w:asciiTheme="minorEastAsia" w:hAnsiTheme="minorEastAsia" w:cstheme="minorEastAsia" w:hint="eastAsia"/>
        </w:rPr>
        <w:t>：交易所对外提供批量数据的载体，文件接收方基于该文件进行对账等业务处理。</w:t>
      </w:r>
    </w:p>
    <w:p w14:paraId="5BD69461" w14:textId="77777777" w:rsidR="00D67D7D" w:rsidRDefault="00014AFA">
      <w:pPr>
        <w:ind w:firstLine="482"/>
        <w:rPr>
          <w:rFonts w:asciiTheme="minorEastAsia" w:hAnsiTheme="minorEastAsia" w:cstheme="minorEastAsia"/>
        </w:rPr>
      </w:pPr>
      <w:r>
        <w:rPr>
          <w:rFonts w:asciiTheme="minorEastAsia" w:hAnsiTheme="minorEastAsia" w:cstheme="minorEastAsia" w:hint="eastAsia"/>
          <w:b/>
          <w:bCs/>
        </w:rPr>
        <w:t>标志文件</w:t>
      </w:r>
      <w:r>
        <w:rPr>
          <w:rFonts w:asciiTheme="minorEastAsia" w:hAnsiTheme="minorEastAsia" w:cstheme="minorEastAsia" w:hint="eastAsia"/>
        </w:rPr>
        <w:t>：用于标识数据文件是否已经生成，文件接收方通过该文件判断是否可以下载数据文件以及文件的完整性，不基于该文件做其他业务处理。</w:t>
      </w:r>
    </w:p>
    <w:p w14:paraId="52074533" w14:textId="77777777" w:rsidR="00D67D7D" w:rsidRDefault="00014AFA">
      <w:pPr>
        <w:ind w:firstLine="482"/>
        <w:rPr>
          <w:rFonts w:asciiTheme="minorEastAsia" w:hAnsiTheme="minorEastAsia" w:cstheme="minorEastAsia"/>
        </w:rPr>
      </w:pPr>
      <w:r>
        <w:rPr>
          <w:rFonts w:asciiTheme="minorEastAsia" w:hAnsiTheme="minorEastAsia" w:cstheme="minorEastAsia" w:hint="eastAsia"/>
          <w:b/>
          <w:bCs/>
        </w:rPr>
        <w:t>HTTPS协议</w:t>
      </w:r>
      <w:r>
        <w:rPr>
          <w:rFonts w:asciiTheme="minorEastAsia" w:hAnsiTheme="minorEastAsia" w:cstheme="minorEastAsia" w:hint="eastAsia"/>
        </w:rPr>
        <w:t>：HTTPS是Hypertext Transfer Protocol Secure的缩写，超文本传输安全协议。</w:t>
      </w:r>
    </w:p>
    <w:p w14:paraId="7BF687F2" w14:textId="77777777" w:rsidR="00D67D7D" w:rsidRDefault="00014AFA">
      <w:pPr>
        <w:ind w:firstLine="482"/>
        <w:rPr>
          <w:rFonts w:asciiTheme="minorEastAsia" w:hAnsiTheme="minorEastAsia" w:cstheme="minorEastAsia"/>
        </w:rPr>
      </w:pPr>
      <w:r>
        <w:rPr>
          <w:rFonts w:asciiTheme="minorEastAsia" w:hAnsiTheme="minorEastAsia" w:cstheme="minorEastAsia" w:hint="eastAsia"/>
          <w:b/>
          <w:bCs/>
        </w:rPr>
        <w:t>清算数据接口</w:t>
      </w:r>
      <w:r>
        <w:rPr>
          <w:rFonts w:asciiTheme="minorEastAsia" w:hAnsiTheme="minorEastAsia" w:cstheme="minorEastAsia" w:hint="eastAsia"/>
        </w:rPr>
        <w:t>：清算数据接口是指一级系统每日清算后，在二级系统的请求下，提供其相应会员的各市场成交数据、以及资金、库存、持仓和流水类数据，一级系统清算产生的费用、违约类数据。</w:t>
      </w:r>
    </w:p>
    <w:p w14:paraId="3BCA47A0" w14:textId="77777777" w:rsidR="00D67D7D" w:rsidRDefault="00014AFA">
      <w:pPr>
        <w:pStyle w:val="1"/>
        <w:numPr>
          <w:ilvl w:val="0"/>
          <w:numId w:val="2"/>
        </w:numPr>
        <w:spacing w:after="340"/>
        <w:rPr>
          <w:rFonts w:ascii="宋体" w:hAnsi="宋体"/>
        </w:rPr>
      </w:pPr>
      <w:bookmarkStart w:id="18" w:name="_Toc204847980"/>
      <w:r>
        <w:rPr>
          <w:rFonts w:ascii="宋体" w:hAnsi="宋体" w:hint="eastAsia"/>
        </w:rPr>
        <w:t>应用环境</w:t>
      </w:r>
      <w:bookmarkEnd w:id="18"/>
    </w:p>
    <w:p w14:paraId="5A2A9094" w14:textId="77777777" w:rsidR="00D67D7D" w:rsidRDefault="00014AFA">
      <w:pPr>
        <w:ind w:firstLine="480"/>
      </w:pPr>
      <w:r>
        <w:rPr>
          <w:rFonts w:hint="eastAsia"/>
        </w:rPr>
        <w:t>本标准适用于上海黄金交易所对外提供数据文件。如：清算数据文件。</w:t>
      </w:r>
    </w:p>
    <w:p w14:paraId="2DF9543C" w14:textId="77777777" w:rsidR="00D67D7D" w:rsidRDefault="00014AFA">
      <w:pPr>
        <w:pStyle w:val="1"/>
        <w:numPr>
          <w:ilvl w:val="0"/>
          <w:numId w:val="2"/>
        </w:numPr>
        <w:spacing w:after="340"/>
        <w:rPr>
          <w:rFonts w:ascii="宋体" w:hAnsi="宋体"/>
        </w:rPr>
      </w:pPr>
      <w:bookmarkStart w:id="19" w:name="_Toc204847981"/>
      <w:r>
        <w:rPr>
          <w:rFonts w:ascii="宋体" w:hAnsi="宋体" w:hint="eastAsia"/>
        </w:rPr>
        <w:lastRenderedPageBreak/>
        <w:t>体系结构</w:t>
      </w:r>
      <w:bookmarkEnd w:id="19"/>
    </w:p>
    <w:p w14:paraId="51214CCD" w14:textId="0FDC96F3" w:rsidR="00D67D7D" w:rsidRDefault="00014AFA">
      <w:pPr>
        <w:ind w:firstLine="480"/>
      </w:pPr>
      <w:r>
        <w:rPr>
          <w:rFonts w:hint="eastAsia"/>
        </w:rPr>
        <w:t>在交易所对外提供的数据接口中，数据以文本文件形式提供，文件传输采用</w:t>
      </w:r>
      <w:r>
        <w:rPr>
          <w:rFonts w:hint="eastAsia"/>
        </w:rPr>
        <w:t>HTTPS</w:t>
      </w:r>
      <w:r>
        <w:rPr>
          <w:rFonts w:hint="eastAsia"/>
        </w:rPr>
        <w:t>协议。统一采用</w:t>
      </w:r>
      <w:ins w:id="20" w:author="hp" w:date="2025-06-17T11:39:00Z">
        <w:r w:rsidR="003C50A0">
          <w:rPr>
            <w:rFonts w:asciiTheme="minorEastAsia" w:hAnsiTheme="minorEastAsia" w:cstheme="minorEastAsia" w:hint="eastAsia"/>
          </w:rPr>
          <w:t>G</w:t>
        </w:r>
        <w:r w:rsidR="003C50A0">
          <w:rPr>
            <w:rFonts w:asciiTheme="minorEastAsia" w:hAnsiTheme="minorEastAsia" w:cstheme="minorEastAsia"/>
          </w:rPr>
          <w:t>B1</w:t>
        </w:r>
        <w:r w:rsidR="003C50A0">
          <w:rPr>
            <w:rFonts w:asciiTheme="minorEastAsia" w:hAnsiTheme="minorEastAsia" w:cstheme="minorEastAsia" w:hint="eastAsia"/>
          </w:rPr>
          <w:t>8</w:t>
        </w:r>
        <w:r w:rsidR="003C50A0">
          <w:rPr>
            <w:rFonts w:asciiTheme="minorEastAsia" w:hAnsiTheme="minorEastAsia" w:cstheme="minorEastAsia"/>
          </w:rPr>
          <w:t>030</w:t>
        </w:r>
      </w:ins>
      <w:del w:id="21" w:author="hp" w:date="2025-06-17T11:39:00Z">
        <w:r w:rsidDel="003C50A0">
          <w:rPr>
            <w:rFonts w:hint="eastAsia"/>
          </w:rPr>
          <w:delText>GBK</w:delText>
        </w:r>
      </w:del>
      <w:r>
        <w:rPr>
          <w:rFonts w:hint="eastAsia"/>
        </w:rPr>
        <w:t>汉字编码标准</w:t>
      </w:r>
      <w:ins w:id="22" w:author="hp" w:date="2025-07-30T17:00:00Z">
        <w:r w:rsidR="00C62E37">
          <w:rPr>
            <w:rStyle w:val="af6"/>
          </w:rPr>
          <w:footnoteReference w:id="1"/>
        </w:r>
      </w:ins>
      <w:r>
        <w:rPr>
          <w:rFonts w:hint="eastAsia"/>
        </w:rPr>
        <w:t>。</w:t>
      </w:r>
    </w:p>
    <w:p w14:paraId="058C277F" w14:textId="77777777" w:rsidR="00D67D7D" w:rsidRDefault="00014AFA">
      <w:pPr>
        <w:pStyle w:val="1"/>
        <w:numPr>
          <w:ilvl w:val="0"/>
          <w:numId w:val="2"/>
        </w:numPr>
        <w:spacing w:after="340"/>
        <w:rPr>
          <w:rFonts w:ascii="宋体" w:hAnsi="宋体"/>
        </w:rPr>
      </w:pPr>
      <w:bookmarkStart w:id="24" w:name="_Toc204847982"/>
      <w:r>
        <w:rPr>
          <w:rFonts w:ascii="宋体" w:hAnsi="宋体" w:hint="eastAsia"/>
        </w:rPr>
        <w:t>数据文件定义规范</w:t>
      </w:r>
      <w:bookmarkEnd w:id="24"/>
    </w:p>
    <w:p w14:paraId="6CD3F080" w14:textId="77777777" w:rsidR="00D67D7D" w:rsidRDefault="00014AFA">
      <w:pPr>
        <w:pStyle w:val="20"/>
        <w:numPr>
          <w:ilvl w:val="1"/>
          <w:numId w:val="2"/>
        </w:numPr>
        <w:spacing w:line="415" w:lineRule="auto"/>
        <w:ind w:left="0" w:firstLineChars="0" w:firstLine="0"/>
        <w:rPr>
          <w:rFonts w:ascii="宋体" w:eastAsiaTheme="minorEastAsia" w:hAnsi="宋体"/>
        </w:rPr>
      </w:pPr>
      <w:bookmarkStart w:id="25" w:name="_Toc204847983"/>
      <w:r>
        <w:rPr>
          <w:rFonts w:ascii="宋体" w:eastAsiaTheme="minorEastAsia" w:hAnsi="宋体" w:hint="eastAsia"/>
        </w:rPr>
        <w:t>文件命名参考规则</w:t>
      </w:r>
      <w:bookmarkEnd w:id="25"/>
    </w:p>
    <w:p w14:paraId="19BE55A3" w14:textId="77777777" w:rsidR="00D67D7D" w:rsidRDefault="00014AFA">
      <w:pPr>
        <w:ind w:firstLine="480"/>
        <w:rPr>
          <w:rFonts w:asciiTheme="minorEastAsia" w:hAnsiTheme="minorEastAsia" w:cstheme="minorEastAsia"/>
        </w:rPr>
      </w:pPr>
      <w:r>
        <w:rPr>
          <w:rFonts w:asciiTheme="minorEastAsia" w:hAnsiTheme="minorEastAsia" w:cstheme="minorEastAsia" w:hint="eastAsia"/>
          <w:lang w:val="zh-CN"/>
        </w:rPr>
        <w:t>本接口交换的文件均为文本文件，</w:t>
      </w:r>
      <w:r>
        <w:rPr>
          <w:rFonts w:asciiTheme="minorEastAsia" w:hAnsiTheme="minorEastAsia" w:cstheme="minorEastAsia" w:hint="eastAsia"/>
        </w:rPr>
        <w:t>文件名基本结构由如下几个部分组成：</w:t>
      </w:r>
    </w:p>
    <w:tbl>
      <w:tblPr>
        <w:tblStyle w:val="af2"/>
        <w:tblW w:w="0" w:type="auto"/>
        <w:jc w:val="center"/>
        <w:tblLook w:val="04A0" w:firstRow="1" w:lastRow="0" w:firstColumn="1" w:lastColumn="0" w:noHBand="0" w:noVBand="1"/>
      </w:tblPr>
      <w:tblGrid>
        <w:gridCol w:w="818"/>
        <w:gridCol w:w="774"/>
        <w:gridCol w:w="682"/>
        <w:gridCol w:w="1531"/>
        <w:gridCol w:w="850"/>
        <w:gridCol w:w="3604"/>
      </w:tblGrid>
      <w:tr w:rsidR="00D67D7D" w14:paraId="5F8842C9" w14:textId="77777777">
        <w:trPr>
          <w:jc w:val="center"/>
        </w:trPr>
        <w:tc>
          <w:tcPr>
            <w:tcW w:w="818" w:type="dxa"/>
            <w:shd w:val="clear" w:color="auto" w:fill="D8D8D8" w:themeFill="background1" w:themeFillShade="D8"/>
            <w:vAlign w:val="center"/>
          </w:tcPr>
          <w:p w14:paraId="35E820DD" w14:textId="77777777" w:rsidR="00D67D7D" w:rsidRDefault="00014AFA">
            <w:pPr>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编号</w:t>
            </w:r>
          </w:p>
        </w:tc>
        <w:tc>
          <w:tcPr>
            <w:tcW w:w="774" w:type="dxa"/>
            <w:shd w:val="clear" w:color="auto" w:fill="D8D8D8" w:themeFill="background1" w:themeFillShade="D8"/>
            <w:vAlign w:val="center"/>
          </w:tcPr>
          <w:p w14:paraId="25417F2D" w14:textId="77777777" w:rsidR="00D67D7D" w:rsidRDefault="00014AFA">
            <w:pPr>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位置</w:t>
            </w:r>
          </w:p>
        </w:tc>
        <w:tc>
          <w:tcPr>
            <w:tcW w:w="682" w:type="dxa"/>
            <w:shd w:val="clear" w:color="auto" w:fill="D8D8D8" w:themeFill="background1" w:themeFillShade="D8"/>
            <w:vAlign w:val="center"/>
          </w:tcPr>
          <w:p w14:paraId="5CB8A05C" w14:textId="77777777" w:rsidR="00D67D7D" w:rsidRDefault="00014AFA">
            <w:pPr>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长度</w:t>
            </w:r>
          </w:p>
        </w:tc>
        <w:tc>
          <w:tcPr>
            <w:tcW w:w="1531" w:type="dxa"/>
            <w:shd w:val="clear" w:color="auto" w:fill="D8D8D8" w:themeFill="background1" w:themeFillShade="D8"/>
            <w:vAlign w:val="center"/>
          </w:tcPr>
          <w:p w14:paraId="31ECE069" w14:textId="77777777" w:rsidR="00D67D7D" w:rsidRDefault="00014AFA">
            <w:pPr>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说明</w:t>
            </w:r>
          </w:p>
        </w:tc>
        <w:tc>
          <w:tcPr>
            <w:tcW w:w="850" w:type="dxa"/>
            <w:shd w:val="clear" w:color="auto" w:fill="D8D8D8" w:themeFill="background1" w:themeFillShade="D8"/>
            <w:vAlign w:val="center"/>
          </w:tcPr>
          <w:p w14:paraId="6769E0B4" w14:textId="77777777" w:rsidR="00D67D7D" w:rsidRDefault="00014AFA">
            <w:pPr>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必填</w:t>
            </w:r>
          </w:p>
        </w:tc>
        <w:tc>
          <w:tcPr>
            <w:tcW w:w="3604" w:type="dxa"/>
            <w:shd w:val="clear" w:color="auto" w:fill="D8D8D8" w:themeFill="background1" w:themeFillShade="D8"/>
            <w:vAlign w:val="center"/>
          </w:tcPr>
          <w:p w14:paraId="63DE3AF2" w14:textId="77777777" w:rsidR="00D67D7D" w:rsidRDefault="00014AFA">
            <w:pPr>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取值</w:t>
            </w:r>
          </w:p>
        </w:tc>
      </w:tr>
      <w:tr w:rsidR="00D67D7D" w14:paraId="1040A574" w14:textId="77777777">
        <w:trPr>
          <w:jc w:val="center"/>
        </w:trPr>
        <w:tc>
          <w:tcPr>
            <w:tcW w:w="818" w:type="dxa"/>
            <w:vAlign w:val="center"/>
          </w:tcPr>
          <w:p w14:paraId="0976EFF1" w14:textId="77777777" w:rsidR="00D67D7D" w:rsidRDefault="00D67D7D">
            <w:pPr>
              <w:pStyle w:val="af8"/>
              <w:numPr>
                <w:ilvl w:val="0"/>
                <w:numId w:val="3"/>
              </w:numPr>
              <w:spacing w:line="240" w:lineRule="auto"/>
              <w:ind w:firstLineChars="0"/>
              <w:rPr>
                <w:rFonts w:asciiTheme="minorEastAsia" w:hAnsiTheme="minorEastAsia" w:cstheme="minorEastAsia"/>
                <w:sz w:val="20"/>
                <w:szCs w:val="20"/>
              </w:rPr>
            </w:pPr>
          </w:p>
        </w:tc>
        <w:tc>
          <w:tcPr>
            <w:tcW w:w="774" w:type="dxa"/>
            <w:vAlign w:val="center"/>
          </w:tcPr>
          <w:p w14:paraId="32DF98A3"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1</w:t>
            </w:r>
          </w:p>
        </w:tc>
        <w:tc>
          <w:tcPr>
            <w:tcW w:w="682" w:type="dxa"/>
            <w:vAlign w:val="center"/>
          </w:tcPr>
          <w:p w14:paraId="46EF85DF"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1</w:t>
            </w:r>
          </w:p>
        </w:tc>
        <w:tc>
          <w:tcPr>
            <w:tcW w:w="1531" w:type="dxa"/>
            <w:vAlign w:val="center"/>
          </w:tcPr>
          <w:p w14:paraId="6DEFA1FD"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方向标记</w:t>
            </w:r>
          </w:p>
        </w:tc>
        <w:tc>
          <w:tcPr>
            <w:tcW w:w="850" w:type="dxa"/>
            <w:vAlign w:val="center"/>
          </w:tcPr>
          <w:p w14:paraId="1D2648EB"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是</w:t>
            </w:r>
          </w:p>
        </w:tc>
        <w:tc>
          <w:tcPr>
            <w:tcW w:w="3604" w:type="dxa"/>
            <w:vAlign w:val="center"/>
          </w:tcPr>
          <w:p w14:paraId="60C82953"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I-表示文件由交易所生成后对外提供</w:t>
            </w:r>
          </w:p>
          <w:p w14:paraId="79E639B4"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O-表示文件由外部生成提供给交易所</w:t>
            </w:r>
          </w:p>
        </w:tc>
      </w:tr>
      <w:tr w:rsidR="00D67D7D" w14:paraId="03AAFB9C" w14:textId="77777777">
        <w:trPr>
          <w:jc w:val="center"/>
        </w:trPr>
        <w:tc>
          <w:tcPr>
            <w:tcW w:w="818" w:type="dxa"/>
            <w:vAlign w:val="center"/>
          </w:tcPr>
          <w:p w14:paraId="1B181EBF" w14:textId="77777777" w:rsidR="00D67D7D" w:rsidRDefault="00D67D7D">
            <w:pPr>
              <w:pStyle w:val="af8"/>
              <w:numPr>
                <w:ilvl w:val="0"/>
                <w:numId w:val="3"/>
              </w:numPr>
              <w:spacing w:line="240" w:lineRule="auto"/>
              <w:ind w:firstLineChars="0"/>
              <w:rPr>
                <w:rFonts w:asciiTheme="minorEastAsia" w:hAnsiTheme="minorEastAsia" w:cstheme="minorEastAsia"/>
                <w:sz w:val="20"/>
                <w:szCs w:val="20"/>
              </w:rPr>
            </w:pPr>
          </w:p>
        </w:tc>
        <w:tc>
          <w:tcPr>
            <w:tcW w:w="774" w:type="dxa"/>
            <w:vAlign w:val="center"/>
          </w:tcPr>
          <w:p w14:paraId="0760436E"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2-5</w:t>
            </w:r>
          </w:p>
        </w:tc>
        <w:tc>
          <w:tcPr>
            <w:tcW w:w="682" w:type="dxa"/>
            <w:vAlign w:val="center"/>
          </w:tcPr>
          <w:p w14:paraId="130795BA"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4/6</w:t>
            </w:r>
          </w:p>
        </w:tc>
        <w:tc>
          <w:tcPr>
            <w:tcW w:w="1531" w:type="dxa"/>
            <w:vAlign w:val="center"/>
          </w:tcPr>
          <w:p w14:paraId="2507ADFB"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外部相关方标识</w:t>
            </w:r>
          </w:p>
        </w:tc>
        <w:tc>
          <w:tcPr>
            <w:tcW w:w="850" w:type="dxa"/>
            <w:vAlign w:val="center"/>
          </w:tcPr>
          <w:p w14:paraId="32AA2C82"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是</w:t>
            </w:r>
          </w:p>
        </w:tc>
        <w:tc>
          <w:tcPr>
            <w:tcW w:w="3604" w:type="dxa"/>
            <w:vAlign w:val="center"/>
          </w:tcPr>
          <w:p w14:paraId="457A4527"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·当标识席位代码时6位</w:t>
            </w:r>
          </w:p>
          <w:p w14:paraId="7EBBBF68"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·当标识存管银行代码时4位</w:t>
            </w:r>
          </w:p>
        </w:tc>
      </w:tr>
      <w:tr w:rsidR="00D67D7D" w14:paraId="47B7D1D6" w14:textId="77777777">
        <w:trPr>
          <w:jc w:val="center"/>
        </w:trPr>
        <w:tc>
          <w:tcPr>
            <w:tcW w:w="818" w:type="dxa"/>
            <w:vAlign w:val="center"/>
          </w:tcPr>
          <w:p w14:paraId="518348D7" w14:textId="77777777" w:rsidR="00D67D7D" w:rsidRDefault="00D67D7D">
            <w:pPr>
              <w:pStyle w:val="af8"/>
              <w:numPr>
                <w:ilvl w:val="0"/>
                <w:numId w:val="3"/>
              </w:numPr>
              <w:spacing w:line="240" w:lineRule="auto"/>
              <w:ind w:firstLineChars="0"/>
              <w:rPr>
                <w:rFonts w:asciiTheme="minorEastAsia" w:hAnsiTheme="minorEastAsia" w:cstheme="minorEastAsia"/>
                <w:sz w:val="20"/>
                <w:szCs w:val="20"/>
              </w:rPr>
            </w:pPr>
          </w:p>
        </w:tc>
        <w:tc>
          <w:tcPr>
            <w:tcW w:w="774" w:type="dxa"/>
            <w:vAlign w:val="center"/>
          </w:tcPr>
          <w:p w14:paraId="348E50A6"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6</w:t>
            </w:r>
          </w:p>
        </w:tc>
        <w:tc>
          <w:tcPr>
            <w:tcW w:w="682" w:type="dxa"/>
            <w:vAlign w:val="center"/>
          </w:tcPr>
          <w:p w14:paraId="52B8C366"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1</w:t>
            </w:r>
          </w:p>
        </w:tc>
        <w:tc>
          <w:tcPr>
            <w:tcW w:w="1531" w:type="dxa"/>
            <w:vAlign w:val="center"/>
          </w:tcPr>
          <w:p w14:paraId="152D0AC1"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文件分类</w:t>
            </w:r>
          </w:p>
        </w:tc>
        <w:tc>
          <w:tcPr>
            <w:tcW w:w="850" w:type="dxa"/>
            <w:vAlign w:val="center"/>
          </w:tcPr>
          <w:p w14:paraId="7C025AC3"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是</w:t>
            </w:r>
          </w:p>
        </w:tc>
        <w:tc>
          <w:tcPr>
            <w:tcW w:w="3604" w:type="dxa"/>
            <w:vAlign w:val="center"/>
          </w:tcPr>
          <w:p w14:paraId="0160E414"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标识文件类别，如：</w:t>
            </w:r>
          </w:p>
          <w:p w14:paraId="7D1A82D7"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S-清算数据文件</w:t>
            </w:r>
          </w:p>
          <w:p w14:paraId="7D1A7F6B"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T-交易数据文件</w:t>
            </w:r>
          </w:p>
          <w:p w14:paraId="7C972746"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M-会员信息文件</w:t>
            </w:r>
          </w:p>
          <w:p w14:paraId="4DCAAEED"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C-客户信息文件</w:t>
            </w:r>
          </w:p>
          <w:p w14:paraId="73A595BB"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A-对账信息文件</w:t>
            </w:r>
          </w:p>
          <w:p w14:paraId="326E2CC2" w14:textId="77777777" w:rsidR="00D67D7D" w:rsidRDefault="00014AFA">
            <w:pPr>
              <w:spacing w:line="240" w:lineRule="auto"/>
              <w:ind w:firstLineChars="0" w:firstLine="0"/>
              <w:rPr>
                <w:rFonts w:asciiTheme="minorEastAsia" w:hAnsiTheme="minorEastAsia" w:cstheme="minorEastAsia"/>
                <w:i/>
                <w:sz w:val="20"/>
                <w:szCs w:val="20"/>
              </w:rPr>
            </w:pPr>
            <w:r>
              <w:rPr>
                <w:rFonts w:asciiTheme="minorEastAsia" w:hAnsiTheme="minorEastAsia" w:cstheme="minorEastAsia" w:hint="eastAsia"/>
                <w:i/>
                <w:sz w:val="20"/>
                <w:szCs w:val="20"/>
              </w:rPr>
              <w:t>（可根据业务需要扩展定义）</w:t>
            </w:r>
          </w:p>
        </w:tc>
      </w:tr>
      <w:tr w:rsidR="00D67D7D" w14:paraId="2E796D7D" w14:textId="77777777">
        <w:trPr>
          <w:jc w:val="center"/>
        </w:trPr>
        <w:tc>
          <w:tcPr>
            <w:tcW w:w="818" w:type="dxa"/>
            <w:vAlign w:val="center"/>
          </w:tcPr>
          <w:p w14:paraId="71F9E3E5" w14:textId="77777777" w:rsidR="00D67D7D" w:rsidRDefault="00D67D7D">
            <w:pPr>
              <w:pStyle w:val="af8"/>
              <w:numPr>
                <w:ilvl w:val="0"/>
                <w:numId w:val="3"/>
              </w:numPr>
              <w:spacing w:line="240" w:lineRule="auto"/>
              <w:ind w:firstLineChars="0"/>
              <w:rPr>
                <w:rFonts w:asciiTheme="minorEastAsia" w:hAnsiTheme="minorEastAsia" w:cstheme="minorEastAsia"/>
                <w:sz w:val="20"/>
                <w:szCs w:val="20"/>
              </w:rPr>
            </w:pPr>
          </w:p>
        </w:tc>
        <w:tc>
          <w:tcPr>
            <w:tcW w:w="774" w:type="dxa"/>
            <w:vAlign w:val="center"/>
          </w:tcPr>
          <w:p w14:paraId="1AA8AA46"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7-12</w:t>
            </w:r>
          </w:p>
        </w:tc>
        <w:tc>
          <w:tcPr>
            <w:tcW w:w="682" w:type="dxa"/>
            <w:vAlign w:val="center"/>
          </w:tcPr>
          <w:p w14:paraId="5399106D"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6</w:t>
            </w:r>
          </w:p>
        </w:tc>
        <w:tc>
          <w:tcPr>
            <w:tcW w:w="1531" w:type="dxa"/>
            <w:vAlign w:val="center"/>
          </w:tcPr>
          <w:p w14:paraId="32180D00"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文件日期</w:t>
            </w:r>
          </w:p>
        </w:tc>
        <w:tc>
          <w:tcPr>
            <w:tcW w:w="850" w:type="dxa"/>
            <w:vAlign w:val="center"/>
          </w:tcPr>
          <w:p w14:paraId="5FB785F3"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是</w:t>
            </w:r>
          </w:p>
        </w:tc>
        <w:tc>
          <w:tcPr>
            <w:tcW w:w="3604" w:type="dxa"/>
            <w:vAlign w:val="center"/>
          </w:tcPr>
          <w:p w14:paraId="1E9AAA06"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格式：YYMMDD</w:t>
            </w:r>
          </w:p>
        </w:tc>
      </w:tr>
      <w:tr w:rsidR="00D67D7D" w14:paraId="6978CCF6" w14:textId="77777777">
        <w:trPr>
          <w:jc w:val="center"/>
        </w:trPr>
        <w:tc>
          <w:tcPr>
            <w:tcW w:w="818" w:type="dxa"/>
            <w:vAlign w:val="center"/>
          </w:tcPr>
          <w:p w14:paraId="036A2EED" w14:textId="77777777" w:rsidR="00D67D7D" w:rsidRDefault="00D67D7D">
            <w:pPr>
              <w:pStyle w:val="af8"/>
              <w:numPr>
                <w:ilvl w:val="0"/>
                <w:numId w:val="3"/>
              </w:numPr>
              <w:spacing w:line="240" w:lineRule="auto"/>
              <w:ind w:firstLineChars="0"/>
              <w:rPr>
                <w:rFonts w:asciiTheme="minorEastAsia" w:hAnsiTheme="minorEastAsia" w:cstheme="minorEastAsia"/>
                <w:sz w:val="20"/>
                <w:szCs w:val="20"/>
              </w:rPr>
            </w:pPr>
          </w:p>
        </w:tc>
        <w:tc>
          <w:tcPr>
            <w:tcW w:w="774" w:type="dxa"/>
            <w:vAlign w:val="center"/>
          </w:tcPr>
          <w:p w14:paraId="1B96FDC3"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13-14</w:t>
            </w:r>
          </w:p>
        </w:tc>
        <w:tc>
          <w:tcPr>
            <w:tcW w:w="682" w:type="dxa"/>
            <w:vAlign w:val="center"/>
          </w:tcPr>
          <w:p w14:paraId="0A91D625"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2</w:t>
            </w:r>
          </w:p>
        </w:tc>
        <w:tc>
          <w:tcPr>
            <w:tcW w:w="1531" w:type="dxa"/>
            <w:vAlign w:val="center"/>
          </w:tcPr>
          <w:p w14:paraId="17D0F4AE"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批次号/顺序号</w:t>
            </w:r>
          </w:p>
        </w:tc>
        <w:tc>
          <w:tcPr>
            <w:tcW w:w="850" w:type="dxa"/>
            <w:vAlign w:val="center"/>
          </w:tcPr>
          <w:p w14:paraId="46476345"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是</w:t>
            </w:r>
          </w:p>
        </w:tc>
        <w:tc>
          <w:tcPr>
            <w:tcW w:w="3604" w:type="dxa"/>
            <w:vAlign w:val="center"/>
          </w:tcPr>
          <w:p w14:paraId="3BB8206A"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取值00-99</w:t>
            </w:r>
          </w:p>
          <w:p w14:paraId="21C04DE3"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如果业务需要一日内文件需要传输一次以上，则该序列号将顺序递增，即序列号仅用于业务目的，不用于错误引起的重发文件编号。</w:t>
            </w:r>
          </w:p>
        </w:tc>
      </w:tr>
      <w:tr w:rsidR="00D67D7D" w14:paraId="24C6D3F7" w14:textId="77777777">
        <w:trPr>
          <w:jc w:val="center"/>
        </w:trPr>
        <w:tc>
          <w:tcPr>
            <w:tcW w:w="818" w:type="dxa"/>
            <w:vAlign w:val="center"/>
          </w:tcPr>
          <w:p w14:paraId="5A5BEEDA" w14:textId="77777777" w:rsidR="00D67D7D" w:rsidRDefault="00D67D7D">
            <w:pPr>
              <w:pStyle w:val="af8"/>
              <w:numPr>
                <w:ilvl w:val="0"/>
                <w:numId w:val="3"/>
              </w:numPr>
              <w:spacing w:line="240" w:lineRule="auto"/>
              <w:ind w:firstLineChars="0"/>
              <w:rPr>
                <w:rFonts w:asciiTheme="minorEastAsia" w:hAnsiTheme="minorEastAsia" w:cstheme="minorEastAsia"/>
                <w:sz w:val="20"/>
                <w:szCs w:val="20"/>
              </w:rPr>
            </w:pPr>
          </w:p>
        </w:tc>
        <w:tc>
          <w:tcPr>
            <w:tcW w:w="774" w:type="dxa"/>
            <w:vAlign w:val="center"/>
          </w:tcPr>
          <w:p w14:paraId="13E71A35"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15-</w:t>
            </w:r>
          </w:p>
        </w:tc>
        <w:tc>
          <w:tcPr>
            <w:tcW w:w="682" w:type="dxa"/>
            <w:vAlign w:val="center"/>
          </w:tcPr>
          <w:p w14:paraId="23E52425"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变长</w:t>
            </w:r>
          </w:p>
        </w:tc>
        <w:tc>
          <w:tcPr>
            <w:tcW w:w="1531" w:type="dxa"/>
            <w:vAlign w:val="center"/>
          </w:tcPr>
          <w:p w14:paraId="28A85E75"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保留使用</w:t>
            </w:r>
          </w:p>
        </w:tc>
        <w:tc>
          <w:tcPr>
            <w:tcW w:w="850" w:type="dxa"/>
            <w:vAlign w:val="center"/>
          </w:tcPr>
          <w:p w14:paraId="5E3C7F20"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否</w:t>
            </w:r>
          </w:p>
        </w:tc>
        <w:tc>
          <w:tcPr>
            <w:tcW w:w="3604" w:type="dxa"/>
            <w:vAlign w:val="center"/>
          </w:tcPr>
          <w:p w14:paraId="51E5D98C"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根据业务需要自行定义，不含中文，如：清算数据类文件包括：</w:t>
            </w:r>
          </w:p>
          <w:p w14:paraId="79D7B16A" w14:textId="77777777" w:rsidR="00D67D7D" w:rsidRDefault="00014AFA">
            <w:pPr>
              <w:pStyle w:val="af8"/>
              <w:numPr>
                <w:ilvl w:val="0"/>
                <w:numId w:val="4"/>
              </w:numPr>
              <w:spacing w:line="240" w:lineRule="auto"/>
              <w:ind w:firstLineChars="0"/>
              <w:rPr>
                <w:rFonts w:asciiTheme="minorEastAsia" w:hAnsiTheme="minorEastAsia" w:cstheme="minorEastAsia"/>
                <w:sz w:val="20"/>
                <w:szCs w:val="20"/>
              </w:rPr>
            </w:pPr>
            <w:r>
              <w:rPr>
                <w:rFonts w:asciiTheme="minorEastAsia" w:hAnsiTheme="minorEastAsia" w:cstheme="minorEastAsia" w:hint="eastAsia"/>
                <w:sz w:val="20"/>
                <w:szCs w:val="20"/>
              </w:rPr>
              <w:t>MATCH    //成交单</w:t>
            </w:r>
          </w:p>
          <w:p w14:paraId="62BE1C60" w14:textId="77777777" w:rsidR="00D67D7D" w:rsidRDefault="00014AFA">
            <w:pPr>
              <w:pStyle w:val="af8"/>
              <w:numPr>
                <w:ilvl w:val="0"/>
                <w:numId w:val="4"/>
              </w:numPr>
              <w:spacing w:line="240" w:lineRule="auto"/>
              <w:ind w:firstLineChars="0"/>
              <w:rPr>
                <w:rFonts w:asciiTheme="minorEastAsia" w:hAnsiTheme="minorEastAsia" w:cstheme="minorEastAsia"/>
                <w:sz w:val="20"/>
                <w:szCs w:val="20"/>
              </w:rPr>
            </w:pPr>
            <w:r>
              <w:rPr>
                <w:rFonts w:asciiTheme="minorEastAsia" w:hAnsiTheme="minorEastAsia" w:cstheme="minorEastAsia" w:hint="eastAsia"/>
                <w:sz w:val="20"/>
                <w:szCs w:val="20"/>
              </w:rPr>
              <w:t>STORAGE    //库存流水</w:t>
            </w:r>
          </w:p>
          <w:p w14:paraId="32538C3B" w14:textId="77777777" w:rsidR="00D67D7D" w:rsidRDefault="00014AFA">
            <w:pPr>
              <w:pStyle w:val="af8"/>
              <w:numPr>
                <w:ilvl w:val="0"/>
                <w:numId w:val="4"/>
              </w:numPr>
              <w:spacing w:line="240" w:lineRule="auto"/>
              <w:ind w:firstLineChars="0"/>
              <w:rPr>
                <w:rFonts w:asciiTheme="minorEastAsia" w:hAnsiTheme="minorEastAsia" w:cstheme="minorEastAsia"/>
                <w:sz w:val="20"/>
                <w:szCs w:val="20"/>
              </w:rPr>
            </w:pPr>
            <w:r>
              <w:rPr>
                <w:rFonts w:asciiTheme="minorEastAsia" w:hAnsiTheme="minorEastAsia" w:cstheme="minorEastAsia" w:hint="eastAsia"/>
                <w:sz w:val="20"/>
                <w:szCs w:val="20"/>
              </w:rPr>
              <w:t>CAPITAL    //会员资金</w:t>
            </w:r>
          </w:p>
          <w:p w14:paraId="4A3788DA" w14:textId="77777777" w:rsidR="00D67D7D" w:rsidRDefault="00014AFA">
            <w:pPr>
              <w:pStyle w:val="af8"/>
              <w:numPr>
                <w:ilvl w:val="0"/>
                <w:numId w:val="4"/>
              </w:numPr>
              <w:spacing w:line="240" w:lineRule="auto"/>
              <w:ind w:firstLineChars="0"/>
              <w:rPr>
                <w:rFonts w:asciiTheme="minorEastAsia" w:hAnsiTheme="minorEastAsia" w:cstheme="minorEastAsia"/>
                <w:sz w:val="20"/>
                <w:szCs w:val="20"/>
              </w:rPr>
            </w:pPr>
            <w:r>
              <w:rPr>
                <w:rFonts w:asciiTheme="minorEastAsia" w:hAnsiTheme="minorEastAsia" w:cstheme="minorEastAsia" w:hint="eastAsia"/>
                <w:sz w:val="20"/>
                <w:szCs w:val="20"/>
              </w:rPr>
              <w:t>BREACH    //违约单</w:t>
            </w:r>
          </w:p>
          <w:p w14:paraId="4F89EFBB" w14:textId="77777777" w:rsidR="00D67D7D" w:rsidRDefault="00014AFA">
            <w:pPr>
              <w:pStyle w:val="af8"/>
              <w:numPr>
                <w:ilvl w:val="0"/>
                <w:numId w:val="4"/>
              </w:numPr>
              <w:spacing w:line="240" w:lineRule="auto"/>
              <w:ind w:firstLineChars="0"/>
              <w:rPr>
                <w:rFonts w:asciiTheme="minorEastAsia" w:hAnsiTheme="minorEastAsia" w:cstheme="minorEastAsia"/>
                <w:sz w:val="20"/>
                <w:szCs w:val="20"/>
              </w:rPr>
            </w:pPr>
            <w:r>
              <w:rPr>
                <w:rFonts w:asciiTheme="minorEastAsia" w:hAnsiTheme="minorEastAsia" w:cstheme="minorEastAsia" w:hint="eastAsia"/>
                <w:sz w:val="20"/>
                <w:szCs w:val="20"/>
              </w:rPr>
              <w:lastRenderedPageBreak/>
              <w:t>MEMPOSI    //会员持仓</w:t>
            </w:r>
          </w:p>
          <w:p w14:paraId="79BEBF48" w14:textId="77777777" w:rsidR="00D67D7D" w:rsidRDefault="00014AFA">
            <w:pPr>
              <w:pStyle w:val="af8"/>
              <w:numPr>
                <w:ilvl w:val="0"/>
                <w:numId w:val="4"/>
              </w:numPr>
              <w:spacing w:line="240" w:lineRule="auto"/>
              <w:ind w:firstLineChars="0"/>
              <w:rPr>
                <w:rFonts w:asciiTheme="minorEastAsia" w:hAnsiTheme="minorEastAsia" w:cstheme="minorEastAsia"/>
                <w:sz w:val="20"/>
                <w:szCs w:val="20"/>
              </w:rPr>
            </w:pPr>
            <w:r>
              <w:rPr>
                <w:rFonts w:asciiTheme="minorEastAsia" w:hAnsiTheme="minorEastAsia" w:cstheme="minorEastAsia" w:hint="eastAsia"/>
                <w:sz w:val="20"/>
                <w:szCs w:val="20"/>
              </w:rPr>
              <w:t>PREDELI    //预交割单</w:t>
            </w:r>
          </w:p>
          <w:p w14:paraId="25BD3202" w14:textId="77777777" w:rsidR="00D67D7D" w:rsidRDefault="00014AFA">
            <w:pPr>
              <w:pStyle w:val="af8"/>
              <w:numPr>
                <w:ilvl w:val="0"/>
                <w:numId w:val="4"/>
              </w:numPr>
              <w:spacing w:line="240" w:lineRule="auto"/>
              <w:ind w:firstLineChars="0"/>
              <w:rPr>
                <w:rFonts w:asciiTheme="minorEastAsia" w:hAnsiTheme="minorEastAsia" w:cstheme="minorEastAsia"/>
                <w:sz w:val="20"/>
                <w:szCs w:val="20"/>
              </w:rPr>
            </w:pPr>
            <w:r>
              <w:rPr>
                <w:rFonts w:asciiTheme="minorEastAsia" w:hAnsiTheme="minorEastAsia" w:cstheme="minorEastAsia" w:hint="eastAsia"/>
                <w:sz w:val="20"/>
                <w:szCs w:val="20"/>
              </w:rPr>
              <w:t>DELIVERY    //交割单</w:t>
            </w:r>
          </w:p>
          <w:p w14:paraId="66342C26" w14:textId="77777777" w:rsidR="00D67D7D" w:rsidRDefault="00014AFA">
            <w:pPr>
              <w:pStyle w:val="af8"/>
              <w:numPr>
                <w:ilvl w:val="0"/>
                <w:numId w:val="4"/>
              </w:numPr>
              <w:spacing w:line="240" w:lineRule="auto"/>
              <w:ind w:firstLineChars="0"/>
              <w:rPr>
                <w:rFonts w:asciiTheme="minorEastAsia" w:hAnsiTheme="minorEastAsia" w:cstheme="minorEastAsia"/>
                <w:sz w:val="20"/>
                <w:szCs w:val="20"/>
              </w:rPr>
            </w:pPr>
            <w:r>
              <w:rPr>
                <w:rFonts w:asciiTheme="minorEastAsia" w:hAnsiTheme="minorEastAsia" w:cstheme="minorEastAsia" w:hint="eastAsia"/>
                <w:sz w:val="20"/>
                <w:szCs w:val="20"/>
              </w:rPr>
              <w:t>QUOTATION    //行情</w:t>
            </w:r>
          </w:p>
          <w:p w14:paraId="7A8E9B32" w14:textId="77777777" w:rsidR="00D67D7D" w:rsidRDefault="00014AFA">
            <w:pPr>
              <w:pStyle w:val="af8"/>
              <w:numPr>
                <w:ilvl w:val="0"/>
                <w:numId w:val="4"/>
              </w:numPr>
              <w:spacing w:line="240" w:lineRule="auto"/>
              <w:ind w:firstLineChars="0"/>
              <w:rPr>
                <w:rFonts w:asciiTheme="minorEastAsia" w:hAnsiTheme="minorEastAsia" w:cstheme="minorEastAsia"/>
                <w:sz w:val="20"/>
                <w:szCs w:val="20"/>
              </w:rPr>
            </w:pPr>
            <w:r>
              <w:rPr>
                <w:rFonts w:asciiTheme="minorEastAsia" w:hAnsiTheme="minorEastAsia" w:cstheme="minorEastAsia" w:hint="eastAsia"/>
                <w:sz w:val="20"/>
                <w:szCs w:val="20"/>
              </w:rPr>
              <w:t>… …</w:t>
            </w:r>
          </w:p>
          <w:p w14:paraId="4BE4D4DC" w14:textId="77777777" w:rsidR="00D67D7D" w:rsidRDefault="00014AFA">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i/>
                <w:sz w:val="20"/>
                <w:szCs w:val="20"/>
              </w:rPr>
              <w:t>（可根据业务需要扩展定义）</w:t>
            </w:r>
          </w:p>
        </w:tc>
      </w:tr>
    </w:tbl>
    <w:p w14:paraId="7ABE6E9D" w14:textId="77777777" w:rsidR="00D67D7D" w:rsidRDefault="00D67D7D">
      <w:pPr>
        <w:ind w:firstLine="480"/>
      </w:pPr>
    </w:p>
    <w:p w14:paraId="76A66C9A" w14:textId="77777777" w:rsidR="00D67D7D" w:rsidRDefault="00014AFA">
      <w:pPr>
        <w:pStyle w:val="20"/>
        <w:numPr>
          <w:ilvl w:val="1"/>
          <w:numId w:val="2"/>
        </w:numPr>
        <w:spacing w:line="415" w:lineRule="auto"/>
        <w:ind w:left="0" w:firstLineChars="0" w:firstLine="0"/>
        <w:rPr>
          <w:rFonts w:ascii="宋体" w:eastAsiaTheme="minorEastAsia" w:hAnsi="宋体"/>
        </w:rPr>
      </w:pPr>
      <w:bookmarkStart w:id="26" w:name="_Toc204847984"/>
      <w:r>
        <w:rPr>
          <w:rFonts w:ascii="宋体" w:eastAsiaTheme="minorEastAsia" w:hAnsi="宋体" w:hint="eastAsia"/>
        </w:rPr>
        <w:t>文件结构</w:t>
      </w:r>
      <w:bookmarkEnd w:id="26"/>
    </w:p>
    <w:p w14:paraId="69A13B9D" w14:textId="77777777" w:rsidR="00D67D7D" w:rsidRDefault="00014AFA">
      <w:pPr>
        <w:ind w:firstLine="480"/>
        <w:rPr>
          <w:rFonts w:asciiTheme="minorEastAsia" w:hAnsiTheme="minorEastAsia" w:cstheme="minorEastAsia"/>
        </w:rPr>
      </w:pPr>
      <w:r>
        <w:rPr>
          <w:rFonts w:asciiTheme="minorEastAsia" w:hAnsiTheme="minorEastAsia" w:cstheme="minorEastAsia" w:hint="eastAsia"/>
        </w:rPr>
        <w:t>数据文件中通常包含文件头记录（可选，也称文件汇总记录）和文件记录（也称文件明细记录）。结构如下所示：</w:t>
      </w:r>
    </w:p>
    <w:p w14:paraId="6978F6FC" w14:textId="77777777" w:rsidR="00D67D7D" w:rsidRDefault="00014AFA">
      <w:pPr>
        <w:shd w:val="clear" w:color="auto" w:fill="D9D9D9" w:themeFill="background1" w:themeFillShade="D9"/>
        <w:ind w:firstLine="422"/>
        <w:rPr>
          <w:rFonts w:asciiTheme="minorEastAsia" w:hAnsiTheme="minorEastAsia" w:cstheme="minorEastAsia"/>
          <w:b/>
          <w:sz w:val="21"/>
        </w:rPr>
      </w:pPr>
      <w:r>
        <w:rPr>
          <w:rFonts w:asciiTheme="minorEastAsia" w:hAnsiTheme="minorEastAsia" w:cstheme="minorEastAsia" w:hint="eastAsia"/>
          <w:b/>
          <w:sz w:val="21"/>
        </w:rPr>
        <w:t>文件头记录</w:t>
      </w:r>
    </w:p>
    <w:p w14:paraId="60A81289" w14:textId="77777777" w:rsidR="00D67D7D" w:rsidRDefault="00014AFA">
      <w:pPr>
        <w:shd w:val="clear" w:color="auto" w:fill="D9D9D9" w:themeFill="background1" w:themeFillShade="D9"/>
        <w:ind w:firstLine="420"/>
        <w:rPr>
          <w:rFonts w:asciiTheme="minorEastAsia" w:hAnsiTheme="minorEastAsia" w:cstheme="minorEastAsia"/>
          <w:sz w:val="21"/>
        </w:rPr>
      </w:pPr>
      <w:r>
        <w:rPr>
          <w:rFonts w:asciiTheme="minorEastAsia" w:hAnsiTheme="minorEastAsia" w:cstheme="minorEastAsia" w:hint="eastAsia"/>
          <w:sz w:val="21"/>
        </w:rPr>
        <w:t>文件记录1</w:t>
      </w:r>
    </w:p>
    <w:p w14:paraId="2ADC0EAD" w14:textId="77777777" w:rsidR="00D67D7D" w:rsidRDefault="00014AFA">
      <w:pPr>
        <w:shd w:val="clear" w:color="auto" w:fill="D9D9D9" w:themeFill="background1" w:themeFillShade="D9"/>
        <w:ind w:firstLine="420"/>
        <w:rPr>
          <w:rFonts w:asciiTheme="minorEastAsia" w:hAnsiTheme="minorEastAsia" w:cstheme="minorEastAsia"/>
          <w:sz w:val="21"/>
        </w:rPr>
      </w:pPr>
      <w:r>
        <w:rPr>
          <w:rFonts w:asciiTheme="minorEastAsia" w:hAnsiTheme="minorEastAsia" w:cstheme="minorEastAsia" w:hint="eastAsia"/>
          <w:sz w:val="21"/>
        </w:rPr>
        <w:t>文件记录2</w:t>
      </w:r>
    </w:p>
    <w:p w14:paraId="572BD4D1" w14:textId="77777777" w:rsidR="00D67D7D" w:rsidRDefault="00014AFA">
      <w:pPr>
        <w:shd w:val="clear" w:color="auto" w:fill="D9D9D9" w:themeFill="background1" w:themeFillShade="D9"/>
        <w:ind w:firstLine="420"/>
        <w:rPr>
          <w:rFonts w:asciiTheme="minorEastAsia" w:hAnsiTheme="minorEastAsia" w:cstheme="minorEastAsia"/>
          <w:sz w:val="21"/>
        </w:rPr>
      </w:pPr>
      <w:r>
        <w:rPr>
          <w:rFonts w:asciiTheme="minorEastAsia" w:hAnsiTheme="minorEastAsia" w:cstheme="minorEastAsia" w:hint="eastAsia"/>
          <w:sz w:val="21"/>
        </w:rPr>
        <w:t>… …</w:t>
      </w:r>
    </w:p>
    <w:p w14:paraId="47904B30" w14:textId="77777777" w:rsidR="00D67D7D" w:rsidRDefault="00014AFA">
      <w:pPr>
        <w:shd w:val="clear" w:color="auto" w:fill="D9D9D9" w:themeFill="background1" w:themeFillShade="D9"/>
        <w:ind w:firstLine="420"/>
        <w:rPr>
          <w:rFonts w:asciiTheme="minorEastAsia" w:hAnsiTheme="minorEastAsia" w:cstheme="minorEastAsia"/>
          <w:sz w:val="21"/>
        </w:rPr>
      </w:pPr>
      <w:r>
        <w:rPr>
          <w:rFonts w:asciiTheme="minorEastAsia" w:hAnsiTheme="minorEastAsia" w:cstheme="minorEastAsia" w:hint="eastAsia"/>
          <w:sz w:val="21"/>
        </w:rPr>
        <w:t>文件记录N</w:t>
      </w:r>
    </w:p>
    <w:p w14:paraId="05A1548C" w14:textId="77777777" w:rsidR="00D67D7D" w:rsidRDefault="00014AFA">
      <w:pPr>
        <w:pStyle w:val="20"/>
        <w:numPr>
          <w:ilvl w:val="1"/>
          <w:numId w:val="2"/>
        </w:numPr>
        <w:spacing w:line="415" w:lineRule="auto"/>
        <w:ind w:left="0" w:firstLineChars="0" w:firstLine="0"/>
        <w:rPr>
          <w:rFonts w:ascii="宋体" w:eastAsiaTheme="minorEastAsia" w:hAnsi="宋体"/>
        </w:rPr>
      </w:pPr>
      <w:bookmarkStart w:id="27" w:name="_Toc204847985"/>
      <w:r>
        <w:rPr>
          <w:rFonts w:ascii="宋体" w:eastAsiaTheme="minorEastAsia" w:hAnsi="宋体" w:hint="eastAsia"/>
        </w:rPr>
        <w:t>文件格式约定</w:t>
      </w:r>
      <w:bookmarkEnd w:id="27"/>
    </w:p>
    <w:p w14:paraId="193525C0" w14:textId="77777777" w:rsidR="00D67D7D" w:rsidRDefault="00014AFA">
      <w:pPr>
        <w:ind w:firstLine="480"/>
        <w:rPr>
          <w:rFonts w:asciiTheme="minorEastAsia" w:hAnsiTheme="minorEastAsia" w:cstheme="minorEastAsia"/>
          <w:lang w:val="zh-CN"/>
        </w:rPr>
      </w:pPr>
      <w:r>
        <w:rPr>
          <w:rFonts w:asciiTheme="minorEastAsia" w:hAnsiTheme="minorEastAsia" w:cstheme="minorEastAsia" w:hint="eastAsia"/>
          <w:lang w:val="zh-CN"/>
        </w:rPr>
        <w:t>1）本接口交换的文件均为文本文件，每个字段均为字符串。</w:t>
      </w:r>
    </w:p>
    <w:p w14:paraId="26F5F4A5" w14:textId="77777777" w:rsidR="00D67D7D" w:rsidRDefault="00014AFA">
      <w:pPr>
        <w:ind w:firstLine="480"/>
        <w:rPr>
          <w:rFonts w:asciiTheme="minorEastAsia" w:hAnsiTheme="minorEastAsia" w:cstheme="minorEastAsia"/>
        </w:rPr>
      </w:pPr>
      <w:r>
        <w:rPr>
          <w:rFonts w:asciiTheme="minorEastAsia" w:hAnsiTheme="minorEastAsia" w:cstheme="minorEastAsia" w:hint="eastAsia"/>
          <w:lang w:val="zh-CN"/>
        </w:rPr>
        <w:t>2）每个字段均为定长字段，文本型字符串左对齐，右补空格，而数字型字符串均右对齐，左补空格。</w:t>
      </w:r>
    </w:p>
    <w:p w14:paraId="44B712C4" w14:textId="77777777" w:rsidR="00D67D7D" w:rsidRDefault="00014AFA">
      <w:pPr>
        <w:ind w:firstLine="480"/>
        <w:rPr>
          <w:rFonts w:asciiTheme="minorEastAsia" w:hAnsiTheme="minorEastAsia" w:cstheme="minorEastAsia"/>
        </w:rPr>
      </w:pPr>
      <w:r>
        <w:rPr>
          <w:rFonts w:asciiTheme="minorEastAsia" w:hAnsiTheme="minorEastAsia" w:cstheme="minorEastAsia" w:hint="eastAsia"/>
        </w:rPr>
        <w:t>3）当数据文件中有记录时，一行对应一条记录，各字段分隔符”|”，换行符是”\n”。</w:t>
      </w:r>
    </w:p>
    <w:p w14:paraId="3E57C537" w14:textId="77777777" w:rsidR="00D67D7D" w:rsidRDefault="00014AFA">
      <w:pPr>
        <w:pStyle w:val="20"/>
        <w:numPr>
          <w:ilvl w:val="1"/>
          <w:numId w:val="2"/>
        </w:numPr>
        <w:spacing w:line="415" w:lineRule="auto"/>
        <w:ind w:left="0" w:firstLineChars="0" w:firstLine="0"/>
        <w:rPr>
          <w:rFonts w:ascii="宋体" w:eastAsiaTheme="minorEastAsia" w:hAnsi="宋体"/>
        </w:rPr>
      </w:pPr>
      <w:bookmarkStart w:id="28" w:name="_Toc204847986"/>
      <w:r>
        <w:rPr>
          <w:rFonts w:ascii="宋体" w:eastAsiaTheme="minorEastAsia" w:hAnsi="宋体" w:hint="eastAsia"/>
        </w:rPr>
        <w:t>数据类型参考规则</w:t>
      </w:r>
      <w:bookmarkEnd w:id="28"/>
    </w:p>
    <w:p w14:paraId="4835AAEB" w14:textId="77777777" w:rsidR="00D67D7D" w:rsidRDefault="00014AFA">
      <w:pPr>
        <w:ind w:firstLine="480"/>
        <w:rPr>
          <w:rFonts w:asciiTheme="minorEastAsia" w:hAnsiTheme="minorEastAsia" w:cstheme="minorEastAsia"/>
          <w:lang w:val="zh-CN"/>
        </w:rPr>
      </w:pPr>
      <w:r>
        <w:rPr>
          <w:rFonts w:asciiTheme="minorEastAsia" w:hAnsiTheme="minorEastAsia" w:cstheme="minorEastAsia" w:hint="eastAsia"/>
          <w:lang w:val="zh-CN"/>
        </w:rPr>
        <w:t>在定义数据文件中的字段类型时，引入如下符号：</w:t>
      </w:r>
    </w:p>
    <w:p w14:paraId="4DEACE57" w14:textId="77777777" w:rsidR="00D67D7D" w:rsidRDefault="00014AFA">
      <w:pPr>
        <w:ind w:firstLine="480"/>
        <w:rPr>
          <w:rFonts w:asciiTheme="minorEastAsia" w:hAnsiTheme="minorEastAsia" w:cstheme="minorEastAsia"/>
          <w:lang w:val="zh-CN"/>
        </w:rPr>
      </w:pPr>
      <w:r>
        <w:rPr>
          <w:rFonts w:asciiTheme="minorEastAsia" w:hAnsiTheme="minorEastAsia" w:cstheme="minorEastAsia" w:hint="eastAsia"/>
          <w:lang w:val="zh-CN"/>
        </w:rPr>
        <w:t>1）Cx表示字符串，x表示字符串的最大长度，除非特殊声明，字符串均可包含大小写字母。</w:t>
      </w:r>
    </w:p>
    <w:p w14:paraId="43FAB8B2" w14:textId="77777777" w:rsidR="00D67D7D" w:rsidRDefault="00014AFA">
      <w:pPr>
        <w:ind w:firstLine="480"/>
        <w:rPr>
          <w:rFonts w:asciiTheme="minorEastAsia" w:hAnsiTheme="minorEastAsia" w:cstheme="minorEastAsia"/>
          <w:lang w:val="zh-CN"/>
        </w:rPr>
      </w:pPr>
      <w:r>
        <w:rPr>
          <w:rFonts w:asciiTheme="minorEastAsia" w:hAnsiTheme="minorEastAsia" w:cstheme="minorEastAsia" w:hint="eastAsia"/>
          <w:lang w:val="zh-CN"/>
        </w:rPr>
        <w:t>2）Nx表示十进制整数，x代表整数最大位数（不包括正负号）。</w:t>
      </w:r>
    </w:p>
    <w:p w14:paraId="048C5D62" w14:textId="77777777" w:rsidR="00D67D7D" w:rsidRDefault="00014AFA">
      <w:pPr>
        <w:ind w:firstLine="480"/>
      </w:pPr>
      <w:r>
        <w:rPr>
          <w:rFonts w:asciiTheme="minorEastAsia" w:hAnsiTheme="minorEastAsia" w:cstheme="minorEastAsia" w:hint="eastAsia"/>
          <w:lang w:val="zh-CN"/>
        </w:rPr>
        <w:t>3）N(x,y)表示十进制小数，x代表整数与小数总位数，不包括小数点和正负</w:t>
      </w:r>
      <w:r>
        <w:rPr>
          <w:rFonts w:asciiTheme="minorEastAsia" w:hAnsiTheme="minorEastAsia" w:cstheme="minorEastAsia" w:hint="eastAsia"/>
          <w:lang w:val="zh-CN"/>
        </w:rPr>
        <w:lastRenderedPageBreak/>
        <w:t>号，y表示小数位数。</w:t>
      </w:r>
    </w:p>
    <w:p w14:paraId="17E72E7A" w14:textId="77777777" w:rsidR="00D67D7D" w:rsidRDefault="00014AFA">
      <w:pPr>
        <w:pStyle w:val="1"/>
        <w:numPr>
          <w:ilvl w:val="0"/>
          <w:numId w:val="2"/>
        </w:numPr>
        <w:spacing w:after="340"/>
        <w:rPr>
          <w:rFonts w:ascii="宋体" w:hAnsi="宋体"/>
        </w:rPr>
      </w:pPr>
      <w:bookmarkStart w:id="29" w:name="_Toc204847987"/>
      <w:r>
        <w:rPr>
          <w:rFonts w:ascii="宋体" w:hAnsi="宋体" w:hint="eastAsia"/>
        </w:rPr>
        <w:t>文件存取方式</w:t>
      </w:r>
      <w:bookmarkEnd w:id="29"/>
    </w:p>
    <w:p w14:paraId="1AEEC8CD" w14:textId="77777777" w:rsidR="00D67D7D" w:rsidRDefault="00014AFA">
      <w:pPr>
        <w:pStyle w:val="20"/>
        <w:numPr>
          <w:ilvl w:val="1"/>
          <w:numId w:val="2"/>
        </w:numPr>
        <w:spacing w:line="415" w:lineRule="auto"/>
        <w:ind w:left="0" w:firstLineChars="0" w:firstLine="0"/>
        <w:rPr>
          <w:rFonts w:ascii="宋体" w:eastAsiaTheme="minorEastAsia" w:hAnsi="宋体"/>
        </w:rPr>
      </w:pPr>
      <w:bookmarkStart w:id="30" w:name="_Toc204847988"/>
      <w:r>
        <w:rPr>
          <w:rFonts w:ascii="宋体" w:eastAsiaTheme="minorEastAsia" w:hAnsi="宋体" w:hint="eastAsia"/>
        </w:rPr>
        <w:t>目录结构</w:t>
      </w:r>
      <w:bookmarkEnd w:id="30"/>
    </w:p>
    <w:p w14:paraId="559A2914" w14:textId="77777777" w:rsidR="00D67D7D" w:rsidRDefault="00014AFA">
      <w:pPr>
        <w:ind w:firstLine="480"/>
        <w:rPr>
          <w:rFonts w:asciiTheme="minorEastAsia" w:hAnsiTheme="minorEastAsia" w:cstheme="minorEastAsia"/>
        </w:rPr>
      </w:pPr>
      <w:r>
        <w:rPr>
          <w:rFonts w:asciiTheme="minorEastAsia" w:hAnsiTheme="minorEastAsia" w:cstheme="minorEastAsia" w:hint="eastAsia"/>
        </w:rPr>
        <w:t>对于文件的发送和接收均有其独立的目录，</w:t>
      </w:r>
      <w:r>
        <w:rPr>
          <w:rFonts w:asciiTheme="minorEastAsia" w:hAnsiTheme="minorEastAsia" w:cstheme="minorEastAsia" w:hint="eastAsia"/>
          <w:b/>
        </w:rPr>
        <w:t>所有接入公共存储网关的系统都只能访问其相应的被授权的目录</w:t>
      </w:r>
      <w:r>
        <w:rPr>
          <w:rFonts w:asciiTheme="minorEastAsia" w:hAnsiTheme="minorEastAsia" w:cstheme="minorEastAsia" w:hint="eastAsia"/>
        </w:rPr>
        <w:t>，并且</w:t>
      </w:r>
      <w:r>
        <w:rPr>
          <w:rFonts w:asciiTheme="minorEastAsia" w:hAnsiTheme="minorEastAsia" w:cstheme="minorEastAsia" w:hint="eastAsia"/>
          <w:b/>
        </w:rPr>
        <w:t>除非特别授权，其它外部系统不能访问</w:t>
      </w:r>
      <w:r>
        <w:rPr>
          <w:rFonts w:asciiTheme="minorEastAsia" w:hAnsiTheme="minorEastAsia" w:cstheme="minorEastAsia" w:hint="eastAsia"/>
        </w:rPr>
        <w:t>。文件采用压缩包形式下发，存放目录结构示例如下：</w:t>
      </w:r>
    </w:p>
    <w:p w14:paraId="1626BE7B" w14:textId="77777777" w:rsidR="00D67D7D" w:rsidRDefault="00014AFA">
      <w:pPr>
        <w:ind w:firstLine="480"/>
        <w:rPr>
          <w:rFonts w:asciiTheme="minorEastAsia" w:hAnsiTheme="minorEastAsia" w:cstheme="minorEastAsia"/>
        </w:rPr>
      </w:pPr>
      <w:r>
        <w:rPr>
          <w:rFonts w:asciiTheme="minorEastAsia" w:hAnsiTheme="minorEastAsia" w:cstheme="minorEastAsia" w:hint="eastAsia"/>
        </w:rPr>
        <w:t>会员号文件目录/席位号文件目录/交易日期.zip</w:t>
      </w:r>
    </w:p>
    <w:p w14:paraId="676642D5" w14:textId="77777777" w:rsidR="00D67D7D" w:rsidRDefault="00014AFA">
      <w:pPr>
        <w:ind w:firstLine="480"/>
        <w:rPr>
          <w:rFonts w:asciiTheme="minorEastAsia" w:hAnsiTheme="minorEastAsia" w:cstheme="minorEastAsia"/>
        </w:rPr>
      </w:pPr>
      <w:bookmarkStart w:id="31" w:name="_MON_1139645377"/>
      <w:bookmarkStart w:id="32" w:name="_MON_1151913850"/>
      <w:bookmarkStart w:id="33" w:name="_MON_1151913984"/>
      <w:bookmarkStart w:id="34" w:name="_MON_1170574815"/>
      <w:bookmarkStart w:id="35" w:name="_MON_1138794950"/>
      <w:bookmarkEnd w:id="31"/>
      <w:bookmarkEnd w:id="32"/>
      <w:bookmarkEnd w:id="33"/>
      <w:bookmarkEnd w:id="34"/>
      <w:bookmarkEnd w:id="35"/>
      <w:r>
        <w:rPr>
          <w:rFonts w:asciiTheme="minorEastAsia" w:hAnsiTheme="minorEastAsia" w:cstheme="minorEastAsia" w:hint="eastAsia"/>
        </w:rPr>
        <w:t>如：0001会员000112席位，交易日期为20160720，在0001/000112/目录下生成的清算数据文件为：</w:t>
      </w:r>
    </w:p>
    <w:p w14:paraId="591ED086" w14:textId="77777777" w:rsidR="00D67D7D" w:rsidRDefault="00014AFA">
      <w:pPr>
        <w:ind w:firstLine="480"/>
        <w:rPr>
          <w:rFonts w:asciiTheme="minorEastAsia" w:hAnsiTheme="minorEastAsia" w:cstheme="minorEastAsia"/>
        </w:rPr>
      </w:pPr>
      <w:r>
        <w:rPr>
          <w:rFonts w:asciiTheme="minorEastAsia" w:hAnsiTheme="minorEastAsia" w:cstheme="minorEastAsia" w:hint="eastAsia"/>
        </w:rPr>
        <w:t>20160720.zip</w:t>
      </w:r>
    </w:p>
    <w:p w14:paraId="0E329B25" w14:textId="77777777" w:rsidR="00D67D7D" w:rsidRDefault="00014AFA">
      <w:pPr>
        <w:pStyle w:val="20"/>
        <w:numPr>
          <w:ilvl w:val="1"/>
          <w:numId w:val="2"/>
        </w:numPr>
        <w:spacing w:line="415" w:lineRule="auto"/>
        <w:ind w:left="0" w:firstLineChars="0" w:firstLine="0"/>
        <w:rPr>
          <w:rFonts w:ascii="宋体" w:eastAsiaTheme="minorEastAsia" w:hAnsi="宋体"/>
        </w:rPr>
      </w:pPr>
      <w:bookmarkStart w:id="36" w:name="_Toc204847989"/>
      <w:r>
        <w:rPr>
          <w:rFonts w:ascii="宋体" w:eastAsiaTheme="minorEastAsia" w:hAnsi="宋体" w:hint="eastAsia"/>
        </w:rPr>
        <w:t>文件传输</w:t>
      </w:r>
      <w:bookmarkEnd w:id="36"/>
    </w:p>
    <w:p w14:paraId="46769496" w14:textId="77777777" w:rsidR="00D67D7D" w:rsidRDefault="00014AFA">
      <w:pPr>
        <w:ind w:firstLine="480"/>
        <w:rPr>
          <w:rFonts w:asciiTheme="minorEastAsia" w:hAnsiTheme="minorEastAsia" w:cstheme="minorEastAsia"/>
          <w:szCs w:val="24"/>
        </w:rPr>
      </w:pPr>
      <w:r>
        <w:rPr>
          <w:rFonts w:asciiTheme="minorEastAsia" w:hAnsiTheme="minorEastAsia" w:cstheme="minorEastAsia" w:hint="eastAsia"/>
          <w:szCs w:val="24"/>
        </w:rPr>
        <w:t>数据文件采用HTTPS协议传输。</w:t>
      </w:r>
    </w:p>
    <w:p w14:paraId="4E2F1688" w14:textId="77777777" w:rsidR="00D67D7D" w:rsidRDefault="00014AFA">
      <w:pPr>
        <w:ind w:firstLine="480"/>
        <w:rPr>
          <w:rFonts w:asciiTheme="minorEastAsia" w:hAnsiTheme="minorEastAsia" w:cstheme="minorEastAsia"/>
          <w:szCs w:val="24"/>
        </w:rPr>
      </w:pPr>
      <w:r>
        <w:rPr>
          <w:rFonts w:asciiTheme="minorEastAsia" w:hAnsiTheme="minorEastAsia" w:cstheme="minorEastAsia" w:hint="eastAsia"/>
          <w:szCs w:val="24"/>
          <w:lang w:val="zh-CN"/>
        </w:rPr>
        <w:t>如果文件无数据也应该生成空文件。</w:t>
      </w:r>
    </w:p>
    <w:p w14:paraId="7F8049A7" w14:textId="77777777" w:rsidR="00D67D7D" w:rsidRDefault="00014AFA">
      <w:pPr>
        <w:pStyle w:val="1"/>
        <w:numPr>
          <w:ilvl w:val="0"/>
          <w:numId w:val="2"/>
        </w:numPr>
        <w:spacing w:after="340"/>
        <w:rPr>
          <w:rFonts w:ascii="宋体" w:hAnsi="宋体"/>
        </w:rPr>
      </w:pPr>
      <w:bookmarkStart w:id="37" w:name="_Toc204847990"/>
      <w:r>
        <w:rPr>
          <w:rFonts w:ascii="宋体" w:hAnsi="宋体" w:hint="eastAsia"/>
        </w:rPr>
        <w:t>文件校验机制</w:t>
      </w:r>
      <w:bookmarkEnd w:id="37"/>
    </w:p>
    <w:p w14:paraId="77967B3C" w14:textId="77777777" w:rsidR="00D67D7D" w:rsidRDefault="00014AFA">
      <w:pPr>
        <w:pStyle w:val="20"/>
        <w:numPr>
          <w:ilvl w:val="1"/>
          <w:numId w:val="2"/>
        </w:numPr>
        <w:spacing w:line="415" w:lineRule="auto"/>
        <w:ind w:left="0" w:firstLineChars="0" w:firstLine="0"/>
        <w:rPr>
          <w:rFonts w:ascii="宋体" w:eastAsiaTheme="minorEastAsia" w:hAnsi="宋体"/>
        </w:rPr>
      </w:pPr>
      <w:bookmarkStart w:id="38" w:name="_Toc204847991"/>
      <w:r>
        <w:rPr>
          <w:rFonts w:ascii="宋体" w:eastAsiaTheme="minorEastAsia" w:hAnsi="宋体" w:hint="eastAsia"/>
        </w:rPr>
        <w:t>校验机制</w:t>
      </w:r>
      <w:bookmarkEnd w:id="38"/>
    </w:p>
    <w:p w14:paraId="63029878" w14:textId="77777777" w:rsidR="00D67D7D" w:rsidRDefault="00014AFA">
      <w:pPr>
        <w:ind w:firstLine="480"/>
      </w:pPr>
      <w:r>
        <w:rPr>
          <w:rFonts w:hint="eastAsia"/>
        </w:rPr>
        <w:t>文件校验时，引入标志文件来做校验：</w:t>
      </w:r>
    </w:p>
    <w:p w14:paraId="75A00E2E" w14:textId="77777777" w:rsidR="00D67D7D" w:rsidRDefault="00014AFA">
      <w:pPr>
        <w:ind w:firstLine="480"/>
        <w:rPr>
          <w:rFonts w:hAnsi="宋体" w:cs="Arial"/>
          <w:szCs w:val="24"/>
        </w:rPr>
      </w:pPr>
      <w:r>
        <w:rPr>
          <w:rFonts w:hint="eastAsia"/>
        </w:rPr>
        <w:t>对于文件生成方，在数据文件生成后，应生成对应的标志文件。标志文件中</w:t>
      </w:r>
      <w:r>
        <w:rPr>
          <w:rFonts w:hAnsi="宋体" w:cs="Arial" w:hint="eastAsia"/>
          <w:szCs w:val="24"/>
        </w:rPr>
        <w:t>存有</w:t>
      </w:r>
      <w:r>
        <w:rPr>
          <w:rFonts w:hAnsi="宋体" w:cs="Arial"/>
          <w:szCs w:val="24"/>
        </w:rPr>
        <w:t>对该文件</w:t>
      </w:r>
      <w:r>
        <w:rPr>
          <w:rFonts w:hAnsi="宋体" w:cs="Arial" w:hint="eastAsia"/>
          <w:szCs w:val="24"/>
        </w:rPr>
        <w:t>加密</w:t>
      </w:r>
      <w:r>
        <w:rPr>
          <w:rFonts w:hAnsi="宋体" w:cs="Arial"/>
          <w:szCs w:val="24"/>
        </w:rPr>
        <w:t>生成的校验码</w:t>
      </w:r>
      <w:r>
        <w:rPr>
          <w:rFonts w:hAnsi="宋体" w:cs="Arial" w:hint="eastAsia"/>
          <w:szCs w:val="24"/>
        </w:rPr>
        <w:t>。</w:t>
      </w:r>
    </w:p>
    <w:p w14:paraId="184CEBB5" w14:textId="77777777" w:rsidR="00D67D7D" w:rsidRDefault="00014AFA">
      <w:pPr>
        <w:ind w:firstLine="480"/>
      </w:pPr>
      <w:r>
        <w:rPr>
          <w:rFonts w:hAnsi="宋体" w:cs="Arial" w:hint="eastAsia"/>
          <w:szCs w:val="24"/>
        </w:rPr>
        <w:t>通过核对标志文件中的校验码，文件接收方来校验文件的完整性。</w:t>
      </w:r>
    </w:p>
    <w:p w14:paraId="59FB2EEE" w14:textId="77777777" w:rsidR="00D67D7D" w:rsidRDefault="00014AFA">
      <w:pPr>
        <w:pStyle w:val="20"/>
        <w:numPr>
          <w:ilvl w:val="1"/>
          <w:numId w:val="2"/>
        </w:numPr>
        <w:spacing w:line="415" w:lineRule="auto"/>
        <w:ind w:left="0" w:firstLineChars="0" w:firstLine="0"/>
        <w:rPr>
          <w:rFonts w:ascii="宋体" w:eastAsiaTheme="minorEastAsia" w:hAnsi="宋体"/>
        </w:rPr>
      </w:pPr>
      <w:bookmarkStart w:id="39" w:name="_Toc204847992"/>
      <w:r>
        <w:rPr>
          <w:rFonts w:ascii="宋体" w:eastAsiaTheme="minorEastAsia" w:hAnsi="宋体" w:hint="eastAsia"/>
        </w:rPr>
        <w:lastRenderedPageBreak/>
        <w:t>标志文件</w:t>
      </w:r>
      <w:bookmarkEnd w:id="39"/>
    </w:p>
    <w:p w14:paraId="144458CC" w14:textId="77777777" w:rsidR="00D67D7D" w:rsidRDefault="00014AFA">
      <w:pPr>
        <w:ind w:firstLine="480"/>
        <w:rPr>
          <w:rFonts w:asciiTheme="minorEastAsia" w:hAnsiTheme="minorEastAsia" w:cstheme="minorEastAsia"/>
        </w:rPr>
      </w:pPr>
      <w:r>
        <w:rPr>
          <w:rFonts w:asciiTheme="minorEastAsia" w:hAnsiTheme="minorEastAsia" w:cstheme="minorEastAsia" w:hint="eastAsia"/>
        </w:rPr>
        <w:t>标志文件后缀为“.</w:t>
      </w:r>
      <w:proofErr w:type="spellStart"/>
      <w:r>
        <w:rPr>
          <w:rFonts w:asciiTheme="minorEastAsia" w:hAnsiTheme="minorEastAsia" w:cstheme="minorEastAsia" w:hint="eastAsia"/>
        </w:rPr>
        <w:t>sm</w:t>
      </w:r>
      <w:proofErr w:type="spellEnd"/>
      <w:r>
        <w:rPr>
          <w:rFonts w:asciiTheme="minorEastAsia" w:hAnsiTheme="minorEastAsia" w:cstheme="minorEastAsia" w:hint="eastAsia"/>
        </w:rPr>
        <w:t>”或“.</w:t>
      </w:r>
      <w:proofErr w:type="spellStart"/>
      <w:r>
        <w:rPr>
          <w:rFonts w:asciiTheme="minorEastAsia" w:hAnsiTheme="minorEastAsia" w:cstheme="minorEastAsia" w:hint="eastAsia"/>
        </w:rPr>
        <w:t>flg</w:t>
      </w:r>
      <w:proofErr w:type="spellEnd"/>
      <w:r>
        <w:rPr>
          <w:rFonts w:asciiTheme="minorEastAsia" w:hAnsiTheme="minorEastAsia" w:cstheme="minorEastAsia" w:hint="eastAsia"/>
        </w:rPr>
        <w:t>”，文件名同其对应的数据文件名。每个数据文件生成后均生成一个对应的标志文件。</w:t>
      </w:r>
    </w:p>
    <w:p w14:paraId="1D0F5903" w14:textId="77777777" w:rsidR="00D67D7D" w:rsidRDefault="00014AFA">
      <w:pPr>
        <w:ind w:firstLine="480"/>
      </w:pPr>
      <w:r>
        <w:rPr>
          <w:rFonts w:asciiTheme="minorEastAsia" w:hAnsiTheme="minorEastAsia" w:cstheme="minorEastAsia" w:hint="eastAsia"/>
        </w:rPr>
        <w:t>标志文件中只有一条记录，各字段之间采用分隔符”|”。各系统的标志文件约定详见对应系统接口规范文档。</w:t>
      </w:r>
    </w:p>
    <w:p w14:paraId="70D685D4" w14:textId="77777777" w:rsidR="00D67D7D" w:rsidRDefault="00014AFA">
      <w:pPr>
        <w:pStyle w:val="1"/>
        <w:numPr>
          <w:ilvl w:val="0"/>
          <w:numId w:val="2"/>
        </w:numPr>
        <w:spacing w:after="340"/>
        <w:rPr>
          <w:rFonts w:ascii="宋体" w:hAnsi="宋体"/>
        </w:rPr>
      </w:pPr>
      <w:bookmarkStart w:id="40" w:name="_Toc402195775"/>
      <w:bookmarkStart w:id="41" w:name="_Toc402195820"/>
      <w:bookmarkStart w:id="42" w:name="_Toc204847993"/>
      <w:bookmarkEnd w:id="40"/>
      <w:bookmarkEnd w:id="41"/>
      <w:r>
        <w:rPr>
          <w:rFonts w:ascii="宋体" w:hAnsi="宋体" w:hint="eastAsia"/>
        </w:rPr>
        <w:t>文件压缩机制</w:t>
      </w:r>
      <w:bookmarkEnd w:id="42"/>
    </w:p>
    <w:p w14:paraId="70D909A1" w14:textId="77777777" w:rsidR="00D67D7D" w:rsidRDefault="00014AFA">
      <w:pPr>
        <w:ind w:firstLine="480"/>
        <w:rPr>
          <w:rFonts w:asciiTheme="minorEastAsia" w:hAnsiTheme="minorEastAsia" w:cstheme="minorEastAsia"/>
        </w:rPr>
      </w:pPr>
      <w:r>
        <w:rPr>
          <w:rFonts w:asciiTheme="minorEastAsia" w:hAnsiTheme="minorEastAsia" w:cstheme="minorEastAsia" w:hint="eastAsia"/>
        </w:rPr>
        <w:t>数据文件采用ZIP格式压缩。</w:t>
      </w:r>
    </w:p>
    <w:p w14:paraId="515349D1" w14:textId="77777777" w:rsidR="00D67D7D" w:rsidRDefault="00014AFA">
      <w:pPr>
        <w:ind w:firstLine="480"/>
        <w:rPr>
          <w:rFonts w:asciiTheme="minorEastAsia" w:hAnsiTheme="minorEastAsia" w:cstheme="minorEastAsia"/>
        </w:rPr>
      </w:pPr>
      <w:r>
        <w:rPr>
          <w:rFonts w:asciiTheme="minorEastAsia" w:hAnsiTheme="minorEastAsia" w:cstheme="minorEastAsia" w:hint="eastAsia"/>
        </w:rPr>
        <w:t>对于文件是否压缩，由协议使用方自行约定。</w:t>
      </w:r>
    </w:p>
    <w:sectPr w:rsidR="00D67D7D">
      <w:footerReference w:type="default" r:id="rId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17A09" w14:textId="77777777" w:rsidR="0096138E" w:rsidRDefault="0096138E">
      <w:pPr>
        <w:spacing w:line="240" w:lineRule="auto"/>
        <w:ind w:firstLine="480"/>
      </w:pPr>
      <w:r>
        <w:separator/>
      </w:r>
    </w:p>
  </w:endnote>
  <w:endnote w:type="continuationSeparator" w:id="0">
    <w:p w14:paraId="04CB771A" w14:textId="77777777" w:rsidR="0096138E" w:rsidRDefault="0096138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51D4B" w14:textId="77777777" w:rsidR="00D67D7D" w:rsidRDefault="00D67D7D">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D43E96" w14:textId="77777777" w:rsidR="00D67D7D" w:rsidRDefault="00D67D7D">
    <w:pPr>
      <w:pStyle w:val="a9"/>
      <w:ind w:firstLine="360"/>
      <w:jc w:val="right"/>
    </w:pPr>
  </w:p>
  <w:p w14:paraId="3771D709" w14:textId="77777777" w:rsidR="00D67D7D" w:rsidRDefault="00D67D7D">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9ABCDA" w14:textId="77777777" w:rsidR="00D67D7D" w:rsidRDefault="00D67D7D">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F208F" w14:textId="77777777" w:rsidR="00D67D7D" w:rsidRDefault="00014AFA">
    <w:pPr>
      <w:pStyle w:val="a9"/>
      <w:ind w:firstLine="360"/>
      <w:jc w:val="right"/>
    </w:pPr>
    <w:r>
      <w:rPr>
        <w:noProof/>
      </w:rPr>
      <mc:AlternateContent>
        <mc:Choice Requires="wps">
          <w:drawing>
            <wp:anchor distT="0" distB="0" distL="114300" distR="114300" simplePos="0" relativeHeight="251660288" behindDoc="0" locked="0" layoutInCell="1" allowOverlap="1" wp14:anchorId="11979BC2" wp14:editId="003F27D7">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E537DA" w14:textId="77777777" w:rsidR="00D67D7D" w:rsidRDefault="00014AFA">
                          <w:pPr>
                            <w:pStyle w:val="a9"/>
                            <w:ind w:firstLine="360"/>
                          </w:pPr>
                          <w:r>
                            <w:fldChar w:fldCharType="begin"/>
                          </w:r>
                          <w:r>
                            <w:instrText xml:space="preserve"> PAGE  \* MERGEFORMAT </w:instrText>
                          </w:r>
                          <w:r>
                            <w:fldChar w:fldCharType="separate"/>
                          </w:r>
                          <w:r>
                            <w:t>1</w:t>
                          </w:r>
                          <w:r>
                            <w:fldChar w:fldCharType="end"/>
                          </w:r>
                          <w:r>
                            <w:t xml:space="preserve"> / </w:t>
                          </w:r>
                          <w:fldSimple w:instr=" NUMPAGES  \* MERGEFORMAT ">
                            <w:r>
                              <w:t>8</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1979BC2" id="_x0000_t202" coordsize="21600,21600" o:spt="202" path="m,l,21600r21600,l21600,xe">
              <v:stroke joinstyle="miter"/>
              <v:path gradientshapeok="t" o:connecttype="rect"/>
            </v:shapetype>
            <v:shape id="文本框 2" o:spid="_x0000_s1026"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Nte8iJhAgAACgUAAA4AAAAAAAAAAAAAAAAALgIAAGRycy9lMm9Eb2MueG1s&#10;UEsBAi0AFAAGAAgAAAAhAHGq0bnXAAAABQEAAA8AAAAAAAAAAAAAAAAAuwQAAGRycy9kb3ducmV2&#10;LnhtbFBLBQYAAAAABAAEAPMAAAC/BQAAAAA=&#10;" filled="f" stroked="f" strokeweight=".5pt">
              <v:textbox style="mso-fit-shape-to-text:t" inset="0,0,0,0">
                <w:txbxContent>
                  <w:p w14:paraId="7AE537DA" w14:textId="77777777" w:rsidR="00D67D7D" w:rsidRDefault="00014AFA">
                    <w:pPr>
                      <w:pStyle w:val="a9"/>
                      <w:ind w:firstLine="360"/>
                    </w:pPr>
                    <w:r>
                      <w:fldChar w:fldCharType="begin"/>
                    </w:r>
                    <w:r>
                      <w:instrText xml:space="preserve"> PAGE  \* MERGEFORMAT </w:instrText>
                    </w:r>
                    <w:r>
                      <w:fldChar w:fldCharType="separate"/>
                    </w:r>
                    <w:r>
                      <w:t>1</w:t>
                    </w:r>
                    <w:r>
                      <w:fldChar w:fldCharType="end"/>
                    </w:r>
                    <w:r>
                      <w:t xml:space="preserve"> / </w:t>
                    </w:r>
                    <w:r w:rsidR="00BA6B6B">
                      <w:fldChar w:fldCharType="begin"/>
                    </w:r>
                    <w:r w:rsidR="00BA6B6B">
                      <w:instrText xml:space="preserve"> NUMPAGES  \* MERGEFORMAT </w:instrText>
                    </w:r>
                    <w:r w:rsidR="00BA6B6B">
                      <w:fldChar w:fldCharType="separate"/>
                    </w:r>
                    <w:r>
                      <w:t>8</w:t>
                    </w:r>
                    <w:r w:rsidR="00BA6B6B">
                      <w:fldChar w:fldCharType="end"/>
                    </w:r>
                  </w:p>
                </w:txbxContent>
              </v:textbox>
              <w10:wrap anchorx="margin"/>
            </v:shape>
          </w:pict>
        </mc:Fallback>
      </mc:AlternateContent>
    </w:r>
  </w:p>
  <w:p w14:paraId="4590E3AB" w14:textId="77777777" w:rsidR="00D67D7D" w:rsidRDefault="00D67D7D">
    <w:pPr>
      <w:pStyle w:val="a9"/>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FEC7E" w14:textId="77777777" w:rsidR="00D67D7D" w:rsidRDefault="00014AFA">
    <w:pPr>
      <w:pStyle w:val="a9"/>
      <w:ind w:firstLine="360"/>
    </w:pPr>
    <w:r>
      <w:rPr>
        <w:noProof/>
      </w:rPr>
      <mc:AlternateContent>
        <mc:Choice Requires="wps">
          <w:drawing>
            <wp:anchor distT="0" distB="0" distL="114300" distR="114300" simplePos="0" relativeHeight="251661312" behindDoc="0" locked="0" layoutInCell="1" allowOverlap="1" wp14:anchorId="11E805BA" wp14:editId="0D3060E7">
              <wp:simplePos x="0" y="0"/>
              <wp:positionH relativeFrom="margin">
                <wp:align>right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FC7303" w14:textId="77777777" w:rsidR="00D67D7D" w:rsidRDefault="00014AFA">
                          <w:pPr>
                            <w:pStyle w:val="a9"/>
                            <w:ind w:firstLine="360"/>
                          </w:pPr>
                          <w:r>
                            <w:fldChar w:fldCharType="begin"/>
                          </w:r>
                          <w:r>
                            <w:instrText xml:space="preserve"> PAGE  \* MERGEFORMAT </w:instrText>
                          </w:r>
                          <w:r>
                            <w:fldChar w:fldCharType="separate"/>
                          </w:r>
                          <w:r>
                            <w:t>1</w:t>
                          </w:r>
                          <w:r>
                            <w:fldChar w:fldCharType="end"/>
                          </w:r>
                          <w:r>
                            <w:t xml:space="preserve"> / </w:t>
                          </w:r>
                          <w:fldSimple w:instr=" NUMPAGES  \* MERGEFORMAT ">
                            <w:r>
                              <w:t>8</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1E805BA" id="_x0000_t202" coordsize="21600,21600" o:spt="202" path="m,l,21600r21600,l21600,xe">
              <v:stroke joinstyle="miter"/>
              <v:path gradientshapeok="t" o:connecttype="rect"/>
            </v:shapetype>
            <v:shape id="文本框 3" o:spid="_x0000_s1027" type="#_x0000_t202" style="position:absolute;left:0;text-align:left;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eyVpI2MCAAARBQAADgAAAAAAAAAAAAAAAAAuAgAAZHJzL2Uyb0RvYy54&#10;bWxQSwECLQAUAAYACAAAACEAcarRudcAAAAFAQAADwAAAAAAAAAAAAAAAAC9BAAAZHJzL2Rvd25y&#10;ZXYueG1sUEsFBgAAAAAEAAQA8wAAAMEFAAAAAA==&#10;" filled="f" stroked="f" strokeweight=".5pt">
              <v:textbox style="mso-fit-shape-to-text:t" inset="0,0,0,0">
                <w:txbxContent>
                  <w:p w14:paraId="7EFC7303" w14:textId="77777777" w:rsidR="00D67D7D" w:rsidRDefault="00014AFA">
                    <w:pPr>
                      <w:pStyle w:val="a9"/>
                      <w:ind w:firstLine="360"/>
                    </w:pPr>
                    <w:r>
                      <w:fldChar w:fldCharType="begin"/>
                    </w:r>
                    <w:r>
                      <w:instrText xml:space="preserve"> PAGE  \* MERGEFORMAT </w:instrText>
                    </w:r>
                    <w:r>
                      <w:fldChar w:fldCharType="separate"/>
                    </w:r>
                    <w:r>
                      <w:t>1</w:t>
                    </w:r>
                    <w:r>
                      <w:fldChar w:fldCharType="end"/>
                    </w:r>
                    <w:r>
                      <w:t xml:space="preserve"> / </w:t>
                    </w:r>
                    <w:r w:rsidR="00BA6B6B">
                      <w:fldChar w:fldCharType="begin"/>
                    </w:r>
                    <w:r w:rsidR="00BA6B6B">
                      <w:instrText xml:space="preserve"> NUMPAGES  \* MERGEFORMAT </w:instrText>
                    </w:r>
                    <w:r w:rsidR="00BA6B6B">
                      <w:fldChar w:fldCharType="separate"/>
                    </w:r>
                    <w:r>
                      <w:t>8</w:t>
                    </w:r>
                    <w:r w:rsidR="00BA6B6B">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958B52" w14:textId="77777777" w:rsidR="00D67D7D" w:rsidRDefault="00014AFA">
    <w:pPr>
      <w:pStyle w:val="a9"/>
      <w:ind w:firstLine="360"/>
      <w:jc w:val="right"/>
    </w:pPr>
    <w:r>
      <w:rPr>
        <w:noProof/>
      </w:rPr>
      <mc:AlternateContent>
        <mc:Choice Requires="wps">
          <w:drawing>
            <wp:anchor distT="0" distB="0" distL="114300" distR="114300" simplePos="0" relativeHeight="251663360" behindDoc="0" locked="0" layoutInCell="1" allowOverlap="1" wp14:anchorId="140245D5" wp14:editId="363DC617">
              <wp:simplePos x="0" y="0"/>
              <wp:positionH relativeFrom="margin">
                <wp:align>right</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D3B970" w14:textId="77777777" w:rsidR="00D67D7D" w:rsidRDefault="00014AFA">
                          <w:pPr>
                            <w:pStyle w:val="a9"/>
                            <w:ind w:firstLine="360"/>
                          </w:pPr>
                          <w:r>
                            <w:fldChar w:fldCharType="begin"/>
                          </w:r>
                          <w:r>
                            <w:instrText xml:space="preserve"> PAGE  \* MERGEFORMAT </w:instrText>
                          </w:r>
                          <w:r>
                            <w:fldChar w:fldCharType="separate"/>
                          </w:r>
                          <w:r>
                            <w:t>1</w:t>
                          </w:r>
                          <w:r>
                            <w:fldChar w:fldCharType="end"/>
                          </w:r>
                          <w:r>
                            <w:t xml:space="preserve"> / </w:t>
                          </w:r>
                          <w:fldSimple w:instr=" NUMPAGES  \* MERGEFORMAT ">
                            <w:r>
                              <w:t>8</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40245D5" id="_x0000_t202" coordsize="21600,21600" o:spt="202" path="m,l,21600r21600,l21600,xe">
              <v:stroke joinstyle="miter"/>
              <v:path gradientshapeok="t" o:connecttype="rect"/>
            </v:shapetype>
            <v:shape id="文本框 8" o:spid="_x0000_s1028" type="#_x0000_t202" style="position:absolute;left:0;text-align:left;margin-left:92.8pt;margin-top:0;width:2in;height:2in;z-index:251663360;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P0UNL9kAgAAEQUAAA4AAAAAAAAAAAAAAAAALgIAAGRycy9lMm9Eb2Mu&#10;eG1sUEsBAi0AFAAGAAgAAAAhAHGq0bnXAAAABQEAAA8AAAAAAAAAAAAAAAAAvgQAAGRycy9kb3du&#10;cmV2LnhtbFBLBQYAAAAABAAEAPMAAADCBQAAAAA=&#10;" filled="f" stroked="f" strokeweight=".5pt">
              <v:textbox style="mso-fit-shape-to-text:t" inset="0,0,0,0">
                <w:txbxContent>
                  <w:p w14:paraId="50D3B970" w14:textId="77777777" w:rsidR="00D67D7D" w:rsidRDefault="00014AFA">
                    <w:pPr>
                      <w:pStyle w:val="a9"/>
                      <w:ind w:firstLine="360"/>
                    </w:pPr>
                    <w:r>
                      <w:fldChar w:fldCharType="begin"/>
                    </w:r>
                    <w:r>
                      <w:instrText xml:space="preserve"> PAGE  \* MERGEFORMAT </w:instrText>
                    </w:r>
                    <w:r>
                      <w:fldChar w:fldCharType="separate"/>
                    </w:r>
                    <w:r>
                      <w:t>1</w:t>
                    </w:r>
                    <w:r>
                      <w:fldChar w:fldCharType="end"/>
                    </w:r>
                    <w:r>
                      <w:t xml:space="preserve"> / </w:t>
                    </w:r>
                    <w:r w:rsidR="00BA6B6B">
                      <w:fldChar w:fldCharType="begin"/>
                    </w:r>
                    <w:r w:rsidR="00BA6B6B">
                      <w:instrText xml:space="preserve"> NUMPAGES  \* MERGEFORMAT </w:instrText>
                    </w:r>
                    <w:r w:rsidR="00BA6B6B">
                      <w:fldChar w:fldCharType="separate"/>
                    </w:r>
                    <w:r>
                      <w:t>8</w:t>
                    </w:r>
                    <w:r w:rsidR="00BA6B6B">
                      <w:fldChar w:fldCharType="end"/>
                    </w:r>
                  </w:p>
                </w:txbxContent>
              </v:textbox>
              <w10:wrap anchorx="margin"/>
            </v:shape>
          </w:pict>
        </mc:Fallback>
      </mc:AlternateContent>
    </w:r>
  </w:p>
  <w:p w14:paraId="760E8328" w14:textId="77777777" w:rsidR="00D67D7D" w:rsidRDefault="00D67D7D">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DFB1C5" w14:textId="77777777" w:rsidR="0096138E" w:rsidRDefault="0096138E">
      <w:pPr>
        <w:ind w:firstLine="480"/>
      </w:pPr>
      <w:r>
        <w:separator/>
      </w:r>
    </w:p>
  </w:footnote>
  <w:footnote w:type="continuationSeparator" w:id="0">
    <w:p w14:paraId="3EEFA332" w14:textId="77777777" w:rsidR="0096138E" w:rsidRDefault="0096138E">
      <w:pPr>
        <w:ind w:firstLine="480"/>
      </w:pPr>
      <w:r>
        <w:continuationSeparator/>
      </w:r>
    </w:p>
  </w:footnote>
  <w:footnote w:id="1">
    <w:p w14:paraId="1240CDF9" w14:textId="2D17F021" w:rsidR="00C62E37" w:rsidRDefault="00C62E37">
      <w:pPr>
        <w:pStyle w:val="ad"/>
        <w:ind w:firstLine="360"/>
      </w:pPr>
      <w:ins w:id="23" w:author="hp" w:date="2025-07-30T17:00:00Z">
        <w:r>
          <w:rPr>
            <w:rStyle w:val="af6"/>
          </w:rPr>
          <w:footnoteRef/>
        </w:r>
        <w:r>
          <w:t xml:space="preserve"> </w:t>
        </w:r>
        <w:r w:rsidRPr="00C62E37">
          <w:rPr>
            <w:rFonts w:hint="eastAsia"/>
          </w:rPr>
          <w:t>注：对于一字多码的中文生僻字，需使用正式编码，不支持其用户自定义区（</w:t>
        </w:r>
        <w:r w:rsidRPr="00C62E37">
          <w:rPr>
            <w:rFonts w:hint="eastAsia"/>
          </w:rPr>
          <w:t>PUA</w:t>
        </w:r>
        <w:r w:rsidRPr="00C62E37">
          <w:rPr>
            <w:rFonts w:hint="eastAsia"/>
          </w:rPr>
          <w:t>）编码（详见《</w:t>
        </w:r>
        <w:r w:rsidRPr="00C62E37">
          <w:rPr>
            <w:rFonts w:hint="eastAsia"/>
          </w:rPr>
          <w:t xml:space="preserve">JR/T 0253-2022 </w:t>
        </w:r>
        <w:r w:rsidRPr="00C62E37">
          <w:rPr>
            <w:rFonts w:hint="eastAsia"/>
          </w:rPr>
          <w:t>金融服务</w:t>
        </w:r>
        <w:r w:rsidRPr="00C62E37">
          <w:rPr>
            <w:rFonts w:hint="eastAsia"/>
          </w:rPr>
          <w:t xml:space="preserve"> </w:t>
        </w:r>
        <w:r w:rsidRPr="00C62E37">
          <w:rPr>
            <w:rFonts w:hint="eastAsia"/>
          </w:rPr>
          <w:t>生僻字处理指南》）。</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D4274F" w14:textId="77777777" w:rsidR="00D67D7D" w:rsidRDefault="00D67D7D">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C9F3B" w14:textId="77777777" w:rsidR="00062CDD" w:rsidRDefault="00062CDD">
    <w:pPr>
      <w:pStyle w:val="a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A876D" w14:textId="77777777" w:rsidR="00D67D7D" w:rsidRDefault="00D67D7D">
    <w:pPr>
      <w:pStyle w:val="a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E63E7" w14:textId="77777777" w:rsidR="00D67D7D" w:rsidRDefault="00014AFA">
    <w:pPr>
      <w:pStyle w:val="ab"/>
      <w:ind w:firstLineChars="0" w:firstLine="0"/>
    </w:pPr>
    <w:r>
      <w:rPr>
        <w:noProof/>
      </w:rPr>
      <w:drawing>
        <wp:anchor distT="0" distB="0" distL="114300" distR="114300" simplePos="0" relativeHeight="251662336" behindDoc="0" locked="0" layoutInCell="1" allowOverlap="1" wp14:anchorId="41095B53" wp14:editId="1F0157F2">
          <wp:simplePos x="0" y="0"/>
          <wp:positionH relativeFrom="column">
            <wp:posOffset>-13970</wp:posOffset>
          </wp:positionH>
          <wp:positionV relativeFrom="paragraph">
            <wp:posOffset>-258445</wp:posOffset>
          </wp:positionV>
          <wp:extent cx="5305425" cy="527050"/>
          <wp:effectExtent l="0" t="0" r="0" b="6350"/>
          <wp:wrapNone/>
          <wp:docPr id="4" name="图片 4" descr="C:\Users\wumin\Desktop\未标题-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wumin\Desktop\未标题-3.png"/>
                  <pic:cNvPicPr>
                    <a:picLocks noChangeAspect="1" noChangeArrowheads="1"/>
                  </pic:cNvPicPr>
                </pic:nvPicPr>
                <pic:blipFill>
                  <a:blip r:embed="rId1"/>
                  <a:srcRect/>
                  <a:stretch>
                    <a:fillRect/>
                  </a:stretch>
                </pic:blipFill>
                <pic:spPr>
                  <a:xfrm>
                    <a:off x="0" y="0"/>
                    <a:ext cx="5305425" cy="527050"/>
                  </a:xfrm>
                  <a:prstGeom prst="rect">
                    <a:avLst/>
                  </a:prstGeom>
                  <a:noFill/>
                  <a:ln w="9525">
                    <a:noFill/>
                    <a:miter lim="800000"/>
                    <a:headEnd/>
                    <a:tailEnd/>
                  </a:ln>
                </pic:spPr>
              </pic:pic>
            </a:graphicData>
          </a:graphic>
        </wp:anchor>
      </w:drawing>
    </w:r>
    <w:r>
      <w:rPr>
        <w:rFonts w:hint="eastAsia"/>
      </w:rPr>
      <w:t>数据接口标准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D0854"/>
    <w:multiLevelType w:val="multilevel"/>
    <w:tmpl w:val="085D085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0F740A07"/>
    <w:multiLevelType w:val="multilevel"/>
    <w:tmpl w:val="0F740A07"/>
    <w:lvl w:ilvl="0">
      <w:start w:val="1"/>
      <w:numFmt w:val="decimal"/>
      <w:pStyle w:val="2"/>
      <w:lvlText w:val="%1）"/>
      <w:lvlJc w:val="left"/>
      <w:pPr>
        <w:tabs>
          <w:tab w:val="left" w:pos="1354"/>
        </w:tabs>
        <w:ind w:left="1354" w:hanging="504"/>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138458F0"/>
    <w:multiLevelType w:val="multilevel"/>
    <w:tmpl w:val="138458F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9C7867C"/>
    <w:multiLevelType w:val="multilevel"/>
    <w:tmpl w:val="39C7867C"/>
    <w:lvl w:ilvl="0">
      <w:start w:val="1"/>
      <w:numFmt w:val="decimal"/>
      <w:lvlText w:val="%1"/>
      <w:lvlJc w:val="left"/>
      <w:pPr>
        <w:ind w:left="425" w:hanging="425"/>
      </w:pPr>
    </w:lvl>
    <w:lvl w:ilvl="1">
      <w:start w:val="1"/>
      <w:numFmt w:val="decimal"/>
      <w:suff w:val="space"/>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1"/>
  </w:num>
  <w:num w:numId="2">
    <w:abstractNumId w:val="3"/>
  </w:num>
  <w:num w:numId="3">
    <w:abstractNumId w:val="2"/>
  </w:num>
  <w:num w:numId="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p">
    <w15:presenceInfo w15:providerId="None" w15:userId="h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bordersDoNotSurroundHeader/>
  <w:bordersDoNotSurroundFooter/>
  <w:proofState w:spelling="clean"/>
  <w:trackRevisions/>
  <w:doNotTrackFormatting/>
  <w:defaultTabStop w:val="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EyODUwNTQwODMxMDg5N2U2MTJlZmY2ZDY4OTNiYTUifQ=="/>
  </w:docVars>
  <w:rsids>
    <w:rsidRoot w:val="00DC6904"/>
    <w:rsid w:val="00001BF3"/>
    <w:rsid w:val="0000241C"/>
    <w:rsid w:val="00002AEC"/>
    <w:rsid w:val="000037F8"/>
    <w:rsid w:val="000042D6"/>
    <w:rsid w:val="00004320"/>
    <w:rsid w:val="00005F92"/>
    <w:rsid w:val="000063C6"/>
    <w:rsid w:val="000079A6"/>
    <w:rsid w:val="00007B76"/>
    <w:rsid w:val="00011B88"/>
    <w:rsid w:val="00011BD0"/>
    <w:rsid w:val="00012BE1"/>
    <w:rsid w:val="00013415"/>
    <w:rsid w:val="00014AFA"/>
    <w:rsid w:val="00014C63"/>
    <w:rsid w:val="00014C93"/>
    <w:rsid w:val="0001511C"/>
    <w:rsid w:val="000166DF"/>
    <w:rsid w:val="000167A5"/>
    <w:rsid w:val="00020CC0"/>
    <w:rsid w:val="00020EE7"/>
    <w:rsid w:val="00021C8C"/>
    <w:rsid w:val="00022A41"/>
    <w:rsid w:val="00022FA1"/>
    <w:rsid w:val="000232AD"/>
    <w:rsid w:val="000234D7"/>
    <w:rsid w:val="000242CE"/>
    <w:rsid w:val="000247CB"/>
    <w:rsid w:val="0002552A"/>
    <w:rsid w:val="00027852"/>
    <w:rsid w:val="00030A38"/>
    <w:rsid w:val="00030A91"/>
    <w:rsid w:val="00031F91"/>
    <w:rsid w:val="0003205E"/>
    <w:rsid w:val="00033197"/>
    <w:rsid w:val="00033D25"/>
    <w:rsid w:val="00034287"/>
    <w:rsid w:val="00034DA4"/>
    <w:rsid w:val="00034ED9"/>
    <w:rsid w:val="00035B0F"/>
    <w:rsid w:val="000364B6"/>
    <w:rsid w:val="00036DF2"/>
    <w:rsid w:val="000379CD"/>
    <w:rsid w:val="00037B9F"/>
    <w:rsid w:val="00037F40"/>
    <w:rsid w:val="000400E9"/>
    <w:rsid w:val="00040574"/>
    <w:rsid w:val="00040DB5"/>
    <w:rsid w:val="00040DFE"/>
    <w:rsid w:val="00040E29"/>
    <w:rsid w:val="000412D8"/>
    <w:rsid w:val="00041315"/>
    <w:rsid w:val="00041729"/>
    <w:rsid w:val="00041D90"/>
    <w:rsid w:val="0004206E"/>
    <w:rsid w:val="0004225C"/>
    <w:rsid w:val="000426F3"/>
    <w:rsid w:val="000431D4"/>
    <w:rsid w:val="000433F9"/>
    <w:rsid w:val="0004398E"/>
    <w:rsid w:val="0004406F"/>
    <w:rsid w:val="000454F1"/>
    <w:rsid w:val="00045BBA"/>
    <w:rsid w:val="000461B1"/>
    <w:rsid w:val="000467A8"/>
    <w:rsid w:val="00046A79"/>
    <w:rsid w:val="000500DF"/>
    <w:rsid w:val="000505ED"/>
    <w:rsid w:val="00050677"/>
    <w:rsid w:val="0005079A"/>
    <w:rsid w:val="00050B2F"/>
    <w:rsid w:val="00050CF6"/>
    <w:rsid w:val="00051C6E"/>
    <w:rsid w:val="00052226"/>
    <w:rsid w:val="00052B9F"/>
    <w:rsid w:val="00056DEC"/>
    <w:rsid w:val="00057149"/>
    <w:rsid w:val="00057EDB"/>
    <w:rsid w:val="0006162A"/>
    <w:rsid w:val="00061CB6"/>
    <w:rsid w:val="00061FA9"/>
    <w:rsid w:val="00062CDD"/>
    <w:rsid w:val="00063586"/>
    <w:rsid w:val="00063605"/>
    <w:rsid w:val="00065954"/>
    <w:rsid w:val="0006768E"/>
    <w:rsid w:val="0007080F"/>
    <w:rsid w:val="00070B1D"/>
    <w:rsid w:val="00072EDB"/>
    <w:rsid w:val="00075133"/>
    <w:rsid w:val="00075824"/>
    <w:rsid w:val="00075DDF"/>
    <w:rsid w:val="00075F1D"/>
    <w:rsid w:val="00076A5C"/>
    <w:rsid w:val="000771AC"/>
    <w:rsid w:val="00077CCE"/>
    <w:rsid w:val="00077CFF"/>
    <w:rsid w:val="0008047D"/>
    <w:rsid w:val="00080AF2"/>
    <w:rsid w:val="00080B46"/>
    <w:rsid w:val="00080E5B"/>
    <w:rsid w:val="00082748"/>
    <w:rsid w:val="000829EF"/>
    <w:rsid w:val="00084A6C"/>
    <w:rsid w:val="00086D01"/>
    <w:rsid w:val="00086D57"/>
    <w:rsid w:val="000870E7"/>
    <w:rsid w:val="00087FF8"/>
    <w:rsid w:val="000902C2"/>
    <w:rsid w:val="00090CBA"/>
    <w:rsid w:val="00092392"/>
    <w:rsid w:val="000925EA"/>
    <w:rsid w:val="00093C1E"/>
    <w:rsid w:val="000940F3"/>
    <w:rsid w:val="0009534C"/>
    <w:rsid w:val="000954E2"/>
    <w:rsid w:val="00095975"/>
    <w:rsid w:val="00095BCA"/>
    <w:rsid w:val="00097907"/>
    <w:rsid w:val="000A1C2F"/>
    <w:rsid w:val="000A1F17"/>
    <w:rsid w:val="000A2249"/>
    <w:rsid w:val="000A2542"/>
    <w:rsid w:val="000A346E"/>
    <w:rsid w:val="000A3B2A"/>
    <w:rsid w:val="000A418F"/>
    <w:rsid w:val="000A4AFE"/>
    <w:rsid w:val="000A50EB"/>
    <w:rsid w:val="000B0F4E"/>
    <w:rsid w:val="000B12FC"/>
    <w:rsid w:val="000B1A4F"/>
    <w:rsid w:val="000B23EA"/>
    <w:rsid w:val="000B4500"/>
    <w:rsid w:val="000B4541"/>
    <w:rsid w:val="000B4A40"/>
    <w:rsid w:val="000B67FC"/>
    <w:rsid w:val="000B7004"/>
    <w:rsid w:val="000B7830"/>
    <w:rsid w:val="000B78E4"/>
    <w:rsid w:val="000C0760"/>
    <w:rsid w:val="000C0A1A"/>
    <w:rsid w:val="000C1F7B"/>
    <w:rsid w:val="000C2D89"/>
    <w:rsid w:val="000C3000"/>
    <w:rsid w:val="000C370B"/>
    <w:rsid w:val="000C4E68"/>
    <w:rsid w:val="000C5A8F"/>
    <w:rsid w:val="000C5B99"/>
    <w:rsid w:val="000C6B03"/>
    <w:rsid w:val="000C6ECE"/>
    <w:rsid w:val="000C7B5F"/>
    <w:rsid w:val="000D02DE"/>
    <w:rsid w:val="000D03B1"/>
    <w:rsid w:val="000D1C90"/>
    <w:rsid w:val="000D4979"/>
    <w:rsid w:val="000D5667"/>
    <w:rsid w:val="000D6041"/>
    <w:rsid w:val="000D67A0"/>
    <w:rsid w:val="000D694C"/>
    <w:rsid w:val="000D7691"/>
    <w:rsid w:val="000E0078"/>
    <w:rsid w:val="000E18EC"/>
    <w:rsid w:val="000E1F48"/>
    <w:rsid w:val="000E35DA"/>
    <w:rsid w:val="000E3A76"/>
    <w:rsid w:val="000E4026"/>
    <w:rsid w:val="000E4700"/>
    <w:rsid w:val="000E59D0"/>
    <w:rsid w:val="000E5B73"/>
    <w:rsid w:val="000E5F75"/>
    <w:rsid w:val="000E629C"/>
    <w:rsid w:val="000E66CE"/>
    <w:rsid w:val="000E6D33"/>
    <w:rsid w:val="000E7446"/>
    <w:rsid w:val="000F017B"/>
    <w:rsid w:val="000F1968"/>
    <w:rsid w:val="000F1C0B"/>
    <w:rsid w:val="000F20B2"/>
    <w:rsid w:val="000F27E0"/>
    <w:rsid w:val="000F331E"/>
    <w:rsid w:val="000F3AAC"/>
    <w:rsid w:val="000F5A7A"/>
    <w:rsid w:val="000F6C03"/>
    <w:rsid w:val="000F7080"/>
    <w:rsid w:val="00100C42"/>
    <w:rsid w:val="00100D3D"/>
    <w:rsid w:val="00101C22"/>
    <w:rsid w:val="00101D99"/>
    <w:rsid w:val="00102FEC"/>
    <w:rsid w:val="001031CB"/>
    <w:rsid w:val="00103B91"/>
    <w:rsid w:val="001063FD"/>
    <w:rsid w:val="00107B12"/>
    <w:rsid w:val="00107BBC"/>
    <w:rsid w:val="001103E1"/>
    <w:rsid w:val="001109D4"/>
    <w:rsid w:val="00110E4E"/>
    <w:rsid w:val="0011131D"/>
    <w:rsid w:val="001117AC"/>
    <w:rsid w:val="00111F7B"/>
    <w:rsid w:val="001125A7"/>
    <w:rsid w:val="00114001"/>
    <w:rsid w:val="001148F6"/>
    <w:rsid w:val="001149BC"/>
    <w:rsid w:val="00115634"/>
    <w:rsid w:val="001157E1"/>
    <w:rsid w:val="00116439"/>
    <w:rsid w:val="00117EAF"/>
    <w:rsid w:val="00120EDF"/>
    <w:rsid w:val="001210D0"/>
    <w:rsid w:val="00121735"/>
    <w:rsid w:val="0012267F"/>
    <w:rsid w:val="001227FF"/>
    <w:rsid w:val="00122BC6"/>
    <w:rsid w:val="0012374B"/>
    <w:rsid w:val="00124B73"/>
    <w:rsid w:val="0012537C"/>
    <w:rsid w:val="001269AC"/>
    <w:rsid w:val="00126F3B"/>
    <w:rsid w:val="00130E57"/>
    <w:rsid w:val="00131A84"/>
    <w:rsid w:val="00132932"/>
    <w:rsid w:val="00133769"/>
    <w:rsid w:val="0013433D"/>
    <w:rsid w:val="00134458"/>
    <w:rsid w:val="00135249"/>
    <w:rsid w:val="0013566E"/>
    <w:rsid w:val="00135C69"/>
    <w:rsid w:val="0013609A"/>
    <w:rsid w:val="00136A30"/>
    <w:rsid w:val="001374B2"/>
    <w:rsid w:val="001374EA"/>
    <w:rsid w:val="001428AB"/>
    <w:rsid w:val="00143893"/>
    <w:rsid w:val="001443B5"/>
    <w:rsid w:val="001460BC"/>
    <w:rsid w:val="0014672D"/>
    <w:rsid w:val="0014707A"/>
    <w:rsid w:val="0014717A"/>
    <w:rsid w:val="00150082"/>
    <w:rsid w:val="0015119D"/>
    <w:rsid w:val="001515CE"/>
    <w:rsid w:val="00151D60"/>
    <w:rsid w:val="001536A3"/>
    <w:rsid w:val="00154856"/>
    <w:rsid w:val="00154D74"/>
    <w:rsid w:val="00155B85"/>
    <w:rsid w:val="001572DC"/>
    <w:rsid w:val="00157F8E"/>
    <w:rsid w:val="001615BB"/>
    <w:rsid w:val="00162D85"/>
    <w:rsid w:val="00162EAB"/>
    <w:rsid w:val="001630E3"/>
    <w:rsid w:val="00164048"/>
    <w:rsid w:val="00164280"/>
    <w:rsid w:val="00165719"/>
    <w:rsid w:val="00165DCA"/>
    <w:rsid w:val="001661CE"/>
    <w:rsid w:val="00166974"/>
    <w:rsid w:val="001671E7"/>
    <w:rsid w:val="00167289"/>
    <w:rsid w:val="001676E4"/>
    <w:rsid w:val="00167E0F"/>
    <w:rsid w:val="00167F66"/>
    <w:rsid w:val="0017004B"/>
    <w:rsid w:val="00170088"/>
    <w:rsid w:val="001701C9"/>
    <w:rsid w:val="00170CAD"/>
    <w:rsid w:val="00171F86"/>
    <w:rsid w:val="0017222B"/>
    <w:rsid w:val="0017260E"/>
    <w:rsid w:val="001729B0"/>
    <w:rsid w:val="001730B4"/>
    <w:rsid w:val="001735DB"/>
    <w:rsid w:val="00173CB4"/>
    <w:rsid w:val="00173E1E"/>
    <w:rsid w:val="00174146"/>
    <w:rsid w:val="001745B5"/>
    <w:rsid w:val="00174716"/>
    <w:rsid w:val="00175516"/>
    <w:rsid w:val="0017597D"/>
    <w:rsid w:val="00175F28"/>
    <w:rsid w:val="001767DD"/>
    <w:rsid w:val="00180318"/>
    <w:rsid w:val="001803FA"/>
    <w:rsid w:val="001805AC"/>
    <w:rsid w:val="00181287"/>
    <w:rsid w:val="00182A7F"/>
    <w:rsid w:val="001846EC"/>
    <w:rsid w:val="00184C85"/>
    <w:rsid w:val="00186416"/>
    <w:rsid w:val="001869CA"/>
    <w:rsid w:val="00186DE1"/>
    <w:rsid w:val="0019043F"/>
    <w:rsid w:val="001905D6"/>
    <w:rsid w:val="00190AA1"/>
    <w:rsid w:val="00190B60"/>
    <w:rsid w:val="00192156"/>
    <w:rsid w:val="001927A7"/>
    <w:rsid w:val="00193DBE"/>
    <w:rsid w:val="00193F5E"/>
    <w:rsid w:val="00193FD4"/>
    <w:rsid w:val="0019532B"/>
    <w:rsid w:val="001954C3"/>
    <w:rsid w:val="00197264"/>
    <w:rsid w:val="001977CA"/>
    <w:rsid w:val="0019781A"/>
    <w:rsid w:val="001A16A6"/>
    <w:rsid w:val="001A1C1A"/>
    <w:rsid w:val="001A20B3"/>
    <w:rsid w:val="001A24AB"/>
    <w:rsid w:val="001A266C"/>
    <w:rsid w:val="001A4328"/>
    <w:rsid w:val="001A45CF"/>
    <w:rsid w:val="001A4C0C"/>
    <w:rsid w:val="001A5763"/>
    <w:rsid w:val="001A588E"/>
    <w:rsid w:val="001A5C56"/>
    <w:rsid w:val="001A662E"/>
    <w:rsid w:val="001A6FAF"/>
    <w:rsid w:val="001A71A9"/>
    <w:rsid w:val="001A741F"/>
    <w:rsid w:val="001B38E7"/>
    <w:rsid w:val="001B5102"/>
    <w:rsid w:val="001B52D3"/>
    <w:rsid w:val="001B5BA4"/>
    <w:rsid w:val="001B60EE"/>
    <w:rsid w:val="001B6832"/>
    <w:rsid w:val="001B6D1B"/>
    <w:rsid w:val="001B7B45"/>
    <w:rsid w:val="001C0245"/>
    <w:rsid w:val="001C0BB9"/>
    <w:rsid w:val="001C0E15"/>
    <w:rsid w:val="001C1E33"/>
    <w:rsid w:val="001C2760"/>
    <w:rsid w:val="001C3560"/>
    <w:rsid w:val="001C4579"/>
    <w:rsid w:val="001C6F83"/>
    <w:rsid w:val="001D0621"/>
    <w:rsid w:val="001D451D"/>
    <w:rsid w:val="001E08DC"/>
    <w:rsid w:val="001E0D0F"/>
    <w:rsid w:val="001E149E"/>
    <w:rsid w:val="001E25A9"/>
    <w:rsid w:val="001E4748"/>
    <w:rsid w:val="001E6C63"/>
    <w:rsid w:val="001F0B97"/>
    <w:rsid w:val="001F0DC0"/>
    <w:rsid w:val="001F1194"/>
    <w:rsid w:val="001F1CBB"/>
    <w:rsid w:val="001F2CED"/>
    <w:rsid w:val="001F42C6"/>
    <w:rsid w:val="001F4FA6"/>
    <w:rsid w:val="001F6190"/>
    <w:rsid w:val="001F663C"/>
    <w:rsid w:val="001F706D"/>
    <w:rsid w:val="001F7201"/>
    <w:rsid w:val="00200290"/>
    <w:rsid w:val="00201DF8"/>
    <w:rsid w:val="0020291F"/>
    <w:rsid w:val="0020411F"/>
    <w:rsid w:val="002042B3"/>
    <w:rsid w:val="00204D7B"/>
    <w:rsid w:val="00205963"/>
    <w:rsid w:val="002060B6"/>
    <w:rsid w:val="002064F1"/>
    <w:rsid w:val="00206B5E"/>
    <w:rsid w:val="00210562"/>
    <w:rsid w:val="00211AA7"/>
    <w:rsid w:val="00211E1E"/>
    <w:rsid w:val="00212092"/>
    <w:rsid w:val="00213204"/>
    <w:rsid w:val="002144A4"/>
    <w:rsid w:val="0021504C"/>
    <w:rsid w:val="00215243"/>
    <w:rsid w:val="00215CFD"/>
    <w:rsid w:val="00220F94"/>
    <w:rsid w:val="00222148"/>
    <w:rsid w:val="002224C3"/>
    <w:rsid w:val="002245DC"/>
    <w:rsid w:val="00226226"/>
    <w:rsid w:val="0023110E"/>
    <w:rsid w:val="00231AD8"/>
    <w:rsid w:val="002323AF"/>
    <w:rsid w:val="0023335A"/>
    <w:rsid w:val="00233598"/>
    <w:rsid w:val="00234A12"/>
    <w:rsid w:val="00234D26"/>
    <w:rsid w:val="00235FFB"/>
    <w:rsid w:val="00236106"/>
    <w:rsid w:val="00236F86"/>
    <w:rsid w:val="0024058E"/>
    <w:rsid w:val="00240BEB"/>
    <w:rsid w:val="00241036"/>
    <w:rsid w:val="00241223"/>
    <w:rsid w:val="00241721"/>
    <w:rsid w:val="00242315"/>
    <w:rsid w:val="0024242C"/>
    <w:rsid w:val="002439B0"/>
    <w:rsid w:val="00243DA1"/>
    <w:rsid w:val="00244076"/>
    <w:rsid w:val="002450FF"/>
    <w:rsid w:val="0024547B"/>
    <w:rsid w:val="00245953"/>
    <w:rsid w:val="002475DC"/>
    <w:rsid w:val="0024770D"/>
    <w:rsid w:val="00247D56"/>
    <w:rsid w:val="00247E4C"/>
    <w:rsid w:val="00251534"/>
    <w:rsid w:val="00251DC5"/>
    <w:rsid w:val="002527CB"/>
    <w:rsid w:val="00252910"/>
    <w:rsid w:val="00253B79"/>
    <w:rsid w:val="00255426"/>
    <w:rsid w:val="00255872"/>
    <w:rsid w:val="00255D07"/>
    <w:rsid w:val="002578FD"/>
    <w:rsid w:val="0026189B"/>
    <w:rsid w:val="00261EA0"/>
    <w:rsid w:val="002625B4"/>
    <w:rsid w:val="00263523"/>
    <w:rsid w:val="002662A4"/>
    <w:rsid w:val="002700C4"/>
    <w:rsid w:val="002702AB"/>
    <w:rsid w:val="002707E4"/>
    <w:rsid w:val="00270EDB"/>
    <w:rsid w:val="002712CB"/>
    <w:rsid w:val="00271397"/>
    <w:rsid w:val="00271814"/>
    <w:rsid w:val="00271F10"/>
    <w:rsid w:val="002722B8"/>
    <w:rsid w:val="00273456"/>
    <w:rsid w:val="0027553E"/>
    <w:rsid w:val="00276AEF"/>
    <w:rsid w:val="00276D68"/>
    <w:rsid w:val="002770F8"/>
    <w:rsid w:val="00280B9F"/>
    <w:rsid w:val="00281ABA"/>
    <w:rsid w:val="00281F5E"/>
    <w:rsid w:val="002820B2"/>
    <w:rsid w:val="00282984"/>
    <w:rsid w:val="00282EAC"/>
    <w:rsid w:val="00283647"/>
    <w:rsid w:val="00283C70"/>
    <w:rsid w:val="00283CF6"/>
    <w:rsid w:val="002843CE"/>
    <w:rsid w:val="002845B4"/>
    <w:rsid w:val="002856BD"/>
    <w:rsid w:val="00287712"/>
    <w:rsid w:val="00287990"/>
    <w:rsid w:val="002910D6"/>
    <w:rsid w:val="00291337"/>
    <w:rsid w:val="0029385E"/>
    <w:rsid w:val="002939F0"/>
    <w:rsid w:val="00293B5C"/>
    <w:rsid w:val="002945EF"/>
    <w:rsid w:val="00294A78"/>
    <w:rsid w:val="00294F90"/>
    <w:rsid w:val="00295034"/>
    <w:rsid w:val="00296127"/>
    <w:rsid w:val="00296168"/>
    <w:rsid w:val="002961D6"/>
    <w:rsid w:val="00297394"/>
    <w:rsid w:val="002A06D3"/>
    <w:rsid w:val="002A0936"/>
    <w:rsid w:val="002A0945"/>
    <w:rsid w:val="002A166F"/>
    <w:rsid w:val="002A1C4D"/>
    <w:rsid w:val="002A2B61"/>
    <w:rsid w:val="002A2CD9"/>
    <w:rsid w:val="002A33B1"/>
    <w:rsid w:val="002A3C6A"/>
    <w:rsid w:val="002A3E3D"/>
    <w:rsid w:val="002A42D7"/>
    <w:rsid w:val="002A4A1C"/>
    <w:rsid w:val="002B0056"/>
    <w:rsid w:val="002B0261"/>
    <w:rsid w:val="002B194E"/>
    <w:rsid w:val="002B44AF"/>
    <w:rsid w:val="002B44BE"/>
    <w:rsid w:val="002B52C6"/>
    <w:rsid w:val="002B59F1"/>
    <w:rsid w:val="002B71BF"/>
    <w:rsid w:val="002B72F9"/>
    <w:rsid w:val="002B7460"/>
    <w:rsid w:val="002B7D7E"/>
    <w:rsid w:val="002B7DF9"/>
    <w:rsid w:val="002B7EA1"/>
    <w:rsid w:val="002C0DA3"/>
    <w:rsid w:val="002C243F"/>
    <w:rsid w:val="002C3223"/>
    <w:rsid w:val="002C380C"/>
    <w:rsid w:val="002C3851"/>
    <w:rsid w:val="002C3EBE"/>
    <w:rsid w:val="002C45C3"/>
    <w:rsid w:val="002C4AD1"/>
    <w:rsid w:val="002C5C04"/>
    <w:rsid w:val="002C7754"/>
    <w:rsid w:val="002D0FB9"/>
    <w:rsid w:val="002D2674"/>
    <w:rsid w:val="002D2A73"/>
    <w:rsid w:val="002D4F06"/>
    <w:rsid w:val="002D579C"/>
    <w:rsid w:val="002D58E3"/>
    <w:rsid w:val="002D5E83"/>
    <w:rsid w:val="002D6AB9"/>
    <w:rsid w:val="002D751C"/>
    <w:rsid w:val="002E0AAB"/>
    <w:rsid w:val="002E0FB5"/>
    <w:rsid w:val="002E2336"/>
    <w:rsid w:val="002E269B"/>
    <w:rsid w:val="002E40F7"/>
    <w:rsid w:val="002E5396"/>
    <w:rsid w:val="002E6049"/>
    <w:rsid w:val="002E60C2"/>
    <w:rsid w:val="002E6DAF"/>
    <w:rsid w:val="002E7555"/>
    <w:rsid w:val="002E773D"/>
    <w:rsid w:val="002F115F"/>
    <w:rsid w:val="002F12A7"/>
    <w:rsid w:val="002F133A"/>
    <w:rsid w:val="002F1D82"/>
    <w:rsid w:val="002F21EC"/>
    <w:rsid w:val="002F21ED"/>
    <w:rsid w:val="002F261C"/>
    <w:rsid w:val="002F3C71"/>
    <w:rsid w:val="002F3D28"/>
    <w:rsid w:val="002F4DF7"/>
    <w:rsid w:val="002F5141"/>
    <w:rsid w:val="002F57D8"/>
    <w:rsid w:val="002F6872"/>
    <w:rsid w:val="002F6FBC"/>
    <w:rsid w:val="002F74C9"/>
    <w:rsid w:val="002F7C21"/>
    <w:rsid w:val="00300119"/>
    <w:rsid w:val="003002AA"/>
    <w:rsid w:val="003007C6"/>
    <w:rsid w:val="00300AFE"/>
    <w:rsid w:val="003011DD"/>
    <w:rsid w:val="00301210"/>
    <w:rsid w:val="00303118"/>
    <w:rsid w:val="00305561"/>
    <w:rsid w:val="0030568B"/>
    <w:rsid w:val="00305E7D"/>
    <w:rsid w:val="003065B2"/>
    <w:rsid w:val="00310D7A"/>
    <w:rsid w:val="003125B7"/>
    <w:rsid w:val="00312F74"/>
    <w:rsid w:val="003162A7"/>
    <w:rsid w:val="003165C7"/>
    <w:rsid w:val="00316644"/>
    <w:rsid w:val="00316D90"/>
    <w:rsid w:val="0031748D"/>
    <w:rsid w:val="00317E0E"/>
    <w:rsid w:val="003217A2"/>
    <w:rsid w:val="00321E8B"/>
    <w:rsid w:val="00322330"/>
    <w:rsid w:val="003226B6"/>
    <w:rsid w:val="00323024"/>
    <w:rsid w:val="003242E0"/>
    <w:rsid w:val="003245A3"/>
    <w:rsid w:val="00324770"/>
    <w:rsid w:val="0032520A"/>
    <w:rsid w:val="00325F0F"/>
    <w:rsid w:val="003260E0"/>
    <w:rsid w:val="003311AF"/>
    <w:rsid w:val="003317D3"/>
    <w:rsid w:val="003319DD"/>
    <w:rsid w:val="00332A06"/>
    <w:rsid w:val="00332D3B"/>
    <w:rsid w:val="003334F1"/>
    <w:rsid w:val="003335EE"/>
    <w:rsid w:val="00333633"/>
    <w:rsid w:val="00333646"/>
    <w:rsid w:val="00334FB7"/>
    <w:rsid w:val="003364C6"/>
    <w:rsid w:val="00336E51"/>
    <w:rsid w:val="0034075E"/>
    <w:rsid w:val="00340B56"/>
    <w:rsid w:val="00341D58"/>
    <w:rsid w:val="00342A8B"/>
    <w:rsid w:val="00342D29"/>
    <w:rsid w:val="00344A0C"/>
    <w:rsid w:val="00344D88"/>
    <w:rsid w:val="00345605"/>
    <w:rsid w:val="00345F4F"/>
    <w:rsid w:val="003467F7"/>
    <w:rsid w:val="003472D5"/>
    <w:rsid w:val="00347A28"/>
    <w:rsid w:val="00350DF2"/>
    <w:rsid w:val="0035230F"/>
    <w:rsid w:val="0035242A"/>
    <w:rsid w:val="003524A6"/>
    <w:rsid w:val="00356FC2"/>
    <w:rsid w:val="00360E0E"/>
    <w:rsid w:val="00360F8B"/>
    <w:rsid w:val="0036151B"/>
    <w:rsid w:val="00361962"/>
    <w:rsid w:val="00362AEE"/>
    <w:rsid w:val="00363669"/>
    <w:rsid w:val="00363E97"/>
    <w:rsid w:val="003644A6"/>
    <w:rsid w:val="003644BC"/>
    <w:rsid w:val="00364B6D"/>
    <w:rsid w:val="003651D5"/>
    <w:rsid w:val="00366416"/>
    <w:rsid w:val="00366BCE"/>
    <w:rsid w:val="00366CF1"/>
    <w:rsid w:val="00367D7E"/>
    <w:rsid w:val="0037253F"/>
    <w:rsid w:val="00375AB6"/>
    <w:rsid w:val="00375EB7"/>
    <w:rsid w:val="00377731"/>
    <w:rsid w:val="00380864"/>
    <w:rsid w:val="00380B98"/>
    <w:rsid w:val="00382973"/>
    <w:rsid w:val="00382C03"/>
    <w:rsid w:val="00384752"/>
    <w:rsid w:val="00384D35"/>
    <w:rsid w:val="00384EB8"/>
    <w:rsid w:val="00385308"/>
    <w:rsid w:val="0038657B"/>
    <w:rsid w:val="003874E5"/>
    <w:rsid w:val="003900F2"/>
    <w:rsid w:val="003905DA"/>
    <w:rsid w:val="003909EB"/>
    <w:rsid w:val="0039102B"/>
    <w:rsid w:val="0039152F"/>
    <w:rsid w:val="00391731"/>
    <w:rsid w:val="00391888"/>
    <w:rsid w:val="00391AD5"/>
    <w:rsid w:val="003923A2"/>
    <w:rsid w:val="00392441"/>
    <w:rsid w:val="003933C1"/>
    <w:rsid w:val="003943C4"/>
    <w:rsid w:val="00394FA3"/>
    <w:rsid w:val="003966DD"/>
    <w:rsid w:val="00397265"/>
    <w:rsid w:val="003A0586"/>
    <w:rsid w:val="003A0F64"/>
    <w:rsid w:val="003A11FF"/>
    <w:rsid w:val="003A4B50"/>
    <w:rsid w:val="003A4DED"/>
    <w:rsid w:val="003A526A"/>
    <w:rsid w:val="003A5EA2"/>
    <w:rsid w:val="003A6A0B"/>
    <w:rsid w:val="003B024A"/>
    <w:rsid w:val="003B0F74"/>
    <w:rsid w:val="003B1E4F"/>
    <w:rsid w:val="003B25D1"/>
    <w:rsid w:val="003B397C"/>
    <w:rsid w:val="003B4812"/>
    <w:rsid w:val="003B5BB7"/>
    <w:rsid w:val="003B5C2A"/>
    <w:rsid w:val="003B6E2B"/>
    <w:rsid w:val="003B6FB1"/>
    <w:rsid w:val="003B6FEC"/>
    <w:rsid w:val="003C104F"/>
    <w:rsid w:val="003C26E4"/>
    <w:rsid w:val="003C304C"/>
    <w:rsid w:val="003C42DD"/>
    <w:rsid w:val="003C50A0"/>
    <w:rsid w:val="003C63AC"/>
    <w:rsid w:val="003C7B88"/>
    <w:rsid w:val="003C7EF8"/>
    <w:rsid w:val="003C7F11"/>
    <w:rsid w:val="003D09A0"/>
    <w:rsid w:val="003D0A7A"/>
    <w:rsid w:val="003D0B91"/>
    <w:rsid w:val="003D0E72"/>
    <w:rsid w:val="003D0FA9"/>
    <w:rsid w:val="003D1C2E"/>
    <w:rsid w:val="003D2416"/>
    <w:rsid w:val="003D24F2"/>
    <w:rsid w:val="003D261D"/>
    <w:rsid w:val="003D27C0"/>
    <w:rsid w:val="003D2DC8"/>
    <w:rsid w:val="003D2E3A"/>
    <w:rsid w:val="003D38B0"/>
    <w:rsid w:val="003D4FA5"/>
    <w:rsid w:val="003D6F30"/>
    <w:rsid w:val="003D7881"/>
    <w:rsid w:val="003E02B9"/>
    <w:rsid w:val="003E0916"/>
    <w:rsid w:val="003E1694"/>
    <w:rsid w:val="003E176E"/>
    <w:rsid w:val="003E199A"/>
    <w:rsid w:val="003E3477"/>
    <w:rsid w:val="003E3D03"/>
    <w:rsid w:val="003E4B08"/>
    <w:rsid w:val="003E4E0D"/>
    <w:rsid w:val="003E78C6"/>
    <w:rsid w:val="003E7B3F"/>
    <w:rsid w:val="003F0002"/>
    <w:rsid w:val="003F0D55"/>
    <w:rsid w:val="003F1615"/>
    <w:rsid w:val="003F24D0"/>
    <w:rsid w:val="003F2518"/>
    <w:rsid w:val="003F3B95"/>
    <w:rsid w:val="003F42E0"/>
    <w:rsid w:val="003F5D4B"/>
    <w:rsid w:val="003F6D60"/>
    <w:rsid w:val="003F6DEA"/>
    <w:rsid w:val="003F7145"/>
    <w:rsid w:val="003F7712"/>
    <w:rsid w:val="003F7CB0"/>
    <w:rsid w:val="0040147F"/>
    <w:rsid w:val="0040152E"/>
    <w:rsid w:val="004021EE"/>
    <w:rsid w:val="004023C9"/>
    <w:rsid w:val="00402ACF"/>
    <w:rsid w:val="004032A2"/>
    <w:rsid w:val="004054C8"/>
    <w:rsid w:val="00410FDF"/>
    <w:rsid w:val="0041277D"/>
    <w:rsid w:val="004133C8"/>
    <w:rsid w:val="00413CA6"/>
    <w:rsid w:val="004141AF"/>
    <w:rsid w:val="0041433E"/>
    <w:rsid w:val="004145F5"/>
    <w:rsid w:val="0041507D"/>
    <w:rsid w:val="00416BD7"/>
    <w:rsid w:val="004172C0"/>
    <w:rsid w:val="00417653"/>
    <w:rsid w:val="00421A98"/>
    <w:rsid w:val="004230A5"/>
    <w:rsid w:val="0042432E"/>
    <w:rsid w:val="00427773"/>
    <w:rsid w:val="00427F01"/>
    <w:rsid w:val="004302F0"/>
    <w:rsid w:val="004304F3"/>
    <w:rsid w:val="00431213"/>
    <w:rsid w:val="004314BA"/>
    <w:rsid w:val="00432786"/>
    <w:rsid w:val="00432E24"/>
    <w:rsid w:val="0043311F"/>
    <w:rsid w:val="004331CE"/>
    <w:rsid w:val="00433BB8"/>
    <w:rsid w:val="00434ACB"/>
    <w:rsid w:val="004364A8"/>
    <w:rsid w:val="004411E7"/>
    <w:rsid w:val="00441837"/>
    <w:rsid w:val="00441994"/>
    <w:rsid w:val="00441CEF"/>
    <w:rsid w:val="00442BE1"/>
    <w:rsid w:val="0044301C"/>
    <w:rsid w:val="00443B6D"/>
    <w:rsid w:val="004450A8"/>
    <w:rsid w:val="0044534B"/>
    <w:rsid w:val="00445E80"/>
    <w:rsid w:val="00446C57"/>
    <w:rsid w:val="00446DD5"/>
    <w:rsid w:val="0044749F"/>
    <w:rsid w:val="00447943"/>
    <w:rsid w:val="00454FFE"/>
    <w:rsid w:val="00455844"/>
    <w:rsid w:val="00455AD4"/>
    <w:rsid w:val="00456745"/>
    <w:rsid w:val="004568A3"/>
    <w:rsid w:val="004573A7"/>
    <w:rsid w:val="004609F4"/>
    <w:rsid w:val="004616CC"/>
    <w:rsid w:val="004616F6"/>
    <w:rsid w:val="00461C03"/>
    <w:rsid w:val="00462935"/>
    <w:rsid w:val="00462BCC"/>
    <w:rsid w:val="00462CE2"/>
    <w:rsid w:val="00463DC0"/>
    <w:rsid w:val="00466CE9"/>
    <w:rsid w:val="00470E8B"/>
    <w:rsid w:val="004711C5"/>
    <w:rsid w:val="004713F5"/>
    <w:rsid w:val="00471524"/>
    <w:rsid w:val="00472E3C"/>
    <w:rsid w:val="00472F39"/>
    <w:rsid w:val="00472FD1"/>
    <w:rsid w:val="004735AF"/>
    <w:rsid w:val="00473756"/>
    <w:rsid w:val="004743F2"/>
    <w:rsid w:val="00476901"/>
    <w:rsid w:val="00476FA9"/>
    <w:rsid w:val="004770D9"/>
    <w:rsid w:val="00477B05"/>
    <w:rsid w:val="00480800"/>
    <w:rsid w:val="00480F36"/>
    <w:rsid w:val="004815DA"/>
    <w:rsid w:val="0048271D"/>
    <w:rsid w:val="004846FE"/>
    <w:rsid w:val="00485464"/>
    <w:rsid w:val="004859E4"/>
    <w:rsid w:val="004862F6"/>
    <w:rsid w:val="004863CD"/>
    <w:rsid w:val="00486E77"/>
    <w:rsid w:val="00490035"/>
    <w:rsid w:val="004912D0"/>
    <w:rsid w:val="004915C0"/>
    <w:rsid w:val="004916F3"/>
    <w:rsid w:val="00493197"/>
    <w:rsid w:val="00493F3A"/>
    <w:rsid w:val="00494C55"/>
    <w:rsid w:val="004972F6"/>
    <w:rsid w:val="00497920"/>
    <w:rsid w:val="00497BFE"/>
    <w:rsid w:val="00497DC6"/>
    <w:rsid w:val="004A16EC"/>
    <w:rsid w:val="004A1CC1"/>
    <w:rsid w:val="004A1EFB"/>
    <w:rsid w:val="004A2390"/>
    <w:rsid w:val="004A338C"/>
    <w:rsid w:val="004A37DC"/>
    <w:rsid w:val="004A3C07"/>
    <w:rsid w:val="004A4C2E"/>
    <w:rsid w:val="004A4CBC"/>
    <w:rsid w:val="004A4D61"/>
    <w:rsid w:val="004A5007"/>
    <w:rsid w:val="004A5236"/>
    <w:rsid w:val="004A6170"/>
    <w:rsid w:val="004A7C3C"/>
    <w:rsid w:val="004A7D1A"/>
    <w:rsid w:val="004B021B"/>
    <w:rsid w:val="004B1213"/>
    <w:rsid w:val="004B3012"/>
    <w:rsid w:val="004B403A"/>
    <w:rsid w:val="004B406D"/>
    <w:rsid w:val="004B4315"/>
    <w:rsid w:val="004B4983"/>
    <w:rsid w:val="004B4CB1"/>
    <w:rsid w:val="004B6C4F"/>
    <w:rsid w:val="004C1017"/>
    <w:rsid w:val="004C135C"/>
    <w:rsid w:val="004C24AF"/>
    <w:rsid w:val="004C2C78"/>
    <w:rsid w:val="004C2D68"/>
    <w:rsid w:val="004C2E39"/>
    <w:rsid w:val="004C313D"/>
    <w:rsid w:val="004C5F3E"/>
    <w:rsid w:val="004C7B8B"/>
    <w:rsid w:val="004D0D94"/>
    <w:rsid w:val="004D0F0B"/>
    <w:rsid w:val="004D2672"/>
    <w:rsid w:val="004D3104"/>
    <w:rsid w:val="004D3C6C"/>
    <w:rsid w:val="004D3EFE"/>
    <w:rsid w:val="004D4ED4"/>
    <w:rsid w:val="004D516D"/>
    <w:rsid w:val="004D5737"/>
    <w:rsid w:val="004D6495"/>
    <w:rsid w:val="004D7100"/>
    <w:rsid w:val="004E0E64"/>
    <w:rsid w:val="004E11E5"/>
    <w:rsid w:val="004E16CC"/>
    <w:rsid w:val="004E1921"/>
    <w:rsid w:val="004E2394"/>
    <w:rsid w:val="004E311D"/>
    <w:rsid w:val="004E3A0B"/>
    <w:rsid w:val="004E4A71"/>
    <w:rsid w:val="004E5353"/>
    <w:rsid w:val="004E583C"/>
    <w:rsid w:val="004E662D"/>
    <w:rsid w:val="004E68B4"/>
    <w:rsid w:val="004E730B"/>
    <w:rsid w:val="004E7593"/>
    <w:rsid w:val="004E76E2"/>
    <w:rsid w:val="004E7BB7"/>
    <w:rsid w:val="004F0B73"/>
    <w:rsid w:val="004F0D11"/>
    <w:rsid w:val="004F18E0"/>
    <w:rsid w:val="004F2086"/>
    <w:rsid w:val="004F2092"/>
    <w:rsid w:val="004F3F85"/>
    <w:rsid w:val="004F554E"/>
    <w:rsid w:val="004F6E59"/>
    <w:rsid w:val="004F7127"/>
    <w:rsid w:val="004F772E"/>
    <w:rsid w:val="004F7E3F"/>
    <w:rsid w:val="0050072D"/>
    <w:rsid w:val="00501BB9"/>
    <w:rsid w:val="00502699"/>
    <w:rsid w:val="0050388B"/>
    <w:rsid w:val="00504B4C"/>
    <w:rsid w:val="00507C05"/>
    <w:rsid w:val="005117B1"/>
    <w:rsid w:val="00512423"/>
    <w:rsid w:val="0051294F"/>
    <w:rsid w:val="00513921"/>
    <w:rsid w:val="00513972"/>
    <w:rsid w:val="00513A91"/>
    <w:rsid w:val="00513D69"/>
    <w:rsid w:val="0051405B"/>
    <w:rsid w:val="00514555"/>
    <w:rsid w:val="005158F9"/>
    <w:rsid w:val="005159C6"/>
    <w:rsid w:val="0051645A"/>
    <w:rsid w:val="00516468"/>
    <w:rsid w:val="0051726E"/>
    <w:rsid w:val="00517F1A"/>
    <w:rsid w:val="0052032F"/>
    <w:rsid w:val="00521D0B"/>
    <w:rsid w:val="005220B7"/>
    <w:rsid w:val="005249A7"/>
    <w:rsid w:val="00524BB8"/>
    <w:rsid w:val="00524F58"/>
    <w:rsid w:val="00525DD3"/>
    <w:rsid w:val="005279FD"/>
    <w:rsid w:val="00527CF7"/>
    <w:rsid w:val="00527E9D"/>
    <w:rsid w:val="00530DBA"/>
    <w:rsid w:val="00530E4E"/>
    <w:rsid w:val="00531634"/>
    <w:rsid w:val="00532733"/>
    <w:rsid w:val="00533ED5"/>
    <w:rsid w:val="005340C5"/>
    <w:rsid w:val="00535273"/>
    <w:rsid w:val="00542D4F"/>
    <w:rsid w:val="00544433"/>
    <w:rsid w:val="00544945"/>
    <w:rsid w:val="00545456"/>
    <w:rsid w:val="00545C6E"/>
    <w:rsid w:val="00546260"/>
    <w:rsid w:val="005467F0"/>
    <w:rsid w:val="00547DF6"/>
    <w:rsid w:val="00551F29"/>
    <w:rsid w:val="00552F06"/>
    <w:rsid w:val="00553E74"/>
    <w:rsid w:val="00555C85"/>
    <w:rsid w:val="005560A1"/>
    <w:rsid w:val="00557603"/>
    <w:rsid w:val="0056047A"/>
    <w:rsid w:val="0056289E"/>
    <w:rsid w:val="0056301F"/>
    <w:rsid w:val="0056343C"/>
    <w:rsid w:val="00563E98"/>
    <w:rsid w:val="00563EA1"/>
    <w:rsid w:val="00564710"/>
    <w:rsid w:val="00564B5A"/>
    <w:rsid w:val="005650F3"/>
    <w:rsid w:val="00565141"/>
    <w:rsid w:val="00565C17"/>
    <w:rsid w:val="00566192"/>
    <w:rsid w:val="00567259"/>
    <w:rsid w:val="0057086A"/>
    <w:rsid w:val="00570AC6"/>
    <w:rsid w:val="005733A4"/>
    <w:rsid w:val="0057492E"/>
    <w:rsid w:val="00574E9D"/>
    <w:rsid w:val="0057736B"/>
    <w:rsid w:val="00577961"/>
    <w:rsid w:val="005803BA"/>
    <w:rsid w:val="00581275"/>
    <w:rsid w:val="005823A7"/>
    <w:rsid w:val="0058288B"/>
    <w:rsid w:val="0058393A"/>
    <w:rsid w:val="00583C14"/>
    <w:rsid w:val="00585E91"/>
    <w:rsid w:val="005864A0"/>
    <w:rsid w:val="00586567"/>
    <w:rsid w:val="00586907"/>
    <w:rsid w:val="005877EB"/>
    <w:rsid w:val="005900E8"/>
    <w:rsid w:val="00592FF2"/>
    <w:rsid w:val="00593FA9"/>
    <w:rsid w:val="00594C11"/>
    <w:rsid w:val="005967A7"/>
    <w:rsid w:val="005969E6"/>
    <w:rsid w:val="00597166"/>
    <w:rsid w:val="005971E5"/>
    <w:rsid w:val="00597B52"/>
    <w:rsid w:val="005A035C"/>
    <w:rsid w:val="005A1496"/>
    <w:rsid w:val="005A154C"/>
    <w:rsid w:val="005A165A"/>
    <w:rsid w:val="005A166A"/>
    <w:rsid w:val="005A1A60"/>
    <w:rsid w:val="005A2439"/>
    <w:rsid w:val="005A3C2D"/>
    <w:rsid w:val="005A3F74"/>
    <w:rsid w:val="005A472D"/>
    <w:rsid w:val="005A4D92"/>
    <w:rsid w:val="005A590E"/>
    <w:rsid w:val="005A5AB6"/>
    <w:rsid w:val="005A6A0E"/>
    <w:rsid w:val="005A75E5"/>
    <w:rsid w:val="005A7CE5"/>
    <w:rsid w:val="005B0EC4"/>
    <w:rsid w:val="005B1658"/>
    <w:rsid w:val="005B187C"/>
    <w:rsid w:val="005B1DB9"/>
    <w:rsid w:val="005B211D"/>
    <w:rsid w:val="005B21F1"/>
    <w:rsid w:val="005B28DB"/>
    <w:rsid w:val="005B344F"/>
    <w:rsid w:val="005B36E4"/>
    <w:rsid w:val="005B4670"/>
    <w:rsid w:val="005B484F"/>
    <w:rsid w:val="005B4850"/>
    <w:rsid w:val="005B4E30"/>
    <w:rsid w:val="005B673A"/>
    <w:rsid w:val="005C0AB5"/>
    <w:rsid w:val="005C0AE6"/>
    <w:rsid w:val="005C17F7"/>
    <w:rsid w:val="005C1BA9"/>
    <w:rsid w:val="005C1EDC"/>
    <w:rsid w:val="005C23E0"/>
    <w:rsid w:val="005C2C87"/>
    <w:rsid w:val="005C320C"/>
    <w:rsid w:val="005C3352"/>
    <w:rsid w:val="005C39BC"/>
    <w:rsid w:val="005C4455"/>
    <w:rsid w:val="005C45FD"/>
    <w:rsid w:val="005C4897"/>
    <w:rsid w:val="005C63F3"/>
    <w:rsid w:val="005C6B5C"/>
    <w:rsid w:val="005C7820"/>
    <w:rsid w:val="005C7DDD"/>
    <w:rsid w:val="005D03EB"/>
    <w:rsid w:val="005D181F"/>
    <w:rsid w:val="005D2D1F"/>
    <w:rsid w:val="005D2D8F"/>
    <w:rsid w:val="005D4956"/>
    <w:rsid w:val="005D4CD8"/>
    <w:rsid w:val="005D598E"/>
    <w:rsid w:val="005D5AF7"/>
    <w:rsid w:val="005D5E94"/>
    <w:rsid w:val="005E0929"/>
    <w:rsid w:val="005E13E1"/>
    <w:rsid w:val="005E1B5F"/>
    <w:rsid w:val="005E2A59"/>
    <w:rsid w:val="005E2B88"/>
    <w:rsid w:val="005E304F"/>
    <w:rsid w:val="005E3494"/>
    <w:rsid w:val="005E35AE"/>
    <w:rsid w:val="005E3634"/>
    <w:rsid w:val="005E3765"/>
    <w:rsid w:val="005E60C7"/>
    <w:rsid w:val="005E65FF"/>
    <w:rsid w:val="005E6C05"/>
    <w:rsid w:val="005E723D"/>
    <w:rsid w:val="005E7661"/>
    <w:rsid w:val="005E79BC"/>
    <w:rsid w:val="005F0491"/>
    <w:rsid w:val="005F0D0B"/>
    <w:rsid w:val="005F13A7"/>
    <w:rsid w:val="005F1FB5"/>
    <w:rsid w:val="005F58AC"/>
    <w:rsid w:val="005F6300"/>
    <w:rsid w:val="005F6EC6"/>
    <w:rsid w:val="005F7DDF"/>
    <w:rsid w:val="00600C90"/>
    <w:rsid w:val="0060150D"/>
    <w:rsid w:val="0060167B"/>
    <w:rsid w:val="00601B11"/>
    <w:rsid w:val="00601C6C"/>
    <w:rsid w:val="0060283B"/>
    <w:rsid w:val="00602966"/>
    <w:rsid w:val="00602C12"/>
    <w:rsid w:val="00602F8A"/>
    <w:rsid w:val="00603437"/>
    <w:rsid w:val="00605ED4"/>
    <w:rsid w:val="00605F33"/>
    <w:rsid w:val="006066A6"/>
    <w:rsid w:val="00606F48"/>
    <w:rsid w:val="006072C9"/>
    <w:rsid w:val="0060796C"/>
    <w:rsid w:val="00607AAD"/>
    <w:rsid w:val="0061040D"/>
    <w:rsid w:val="00611F44"/>
    <w:rsid w:val="0061209B"/>
    <w:rsid w:val="00613707"/>
    <w:rsid w:val="00613AF6"/>
    <w:rsid w:val="0061430F"/>
    <w:rsid w:val="00614D57"/>
    <w:rsid w:val="00614E85"/>
    <w:rsid w:val="006171E4"/>
    <w:rsid w:val="00617421"/>
    <w:rsid w:val="006176C5"/>
    <w:rsid w:val="00620098"/>
    <w:rsid w:val="006201B6"/>
    <w:rsid w:val="00620FAD"/>
    <w:rsid w:val="00621730"/>
    <w:rsid w:val="00621E02"/>
    <w:rsid w:val="0062237A"/>
    <w:rsid w:val="00624303"/>
    <w:rsid w:val="00624F09"/>
    <w:rsid w:val="0062530E"/>
    <w:rsid w:val="00626C95"/>
    <w:rsid w:val="00626CFE"/>
    <w:rsid w:val="00627878"/>
    <w:rsid w:val="00630E90"/>
    <w:rsid w:val="0063101C"/>
    <w:rsid w:val="00631027"/>
    <w:rsid w:val="00631D07"/>
    <w:rsid w:val="00631EFE"/>
    <w:rsid w:val="0063217C"/>
    <w:rsid w:val="006332E0"/>
    <w:rsid w:val="00633D08"/>
    <w:rsid w:val="00633E2D"/>
    <w:rsid w:val="00633E30"/>
    <w:rsid w:val="00634EBD"/>
    <w:rsid w:val="006356C4"/>
    <w:rsid w:val="00635D03"/>
    <w:rsid w:val="00636092"/>
    <w:rsid w:val="0063623B"/>
    <w:rsid w:val="00637D77"/>
    <w:rsid w:val="006401FB"/>
    <w:rsid w:val="00640756"/>
    <w:rsid w:val="006415A9"/>
    <w:rsid w:val="00641B27"/>
    <w:rsid w:val="00641BDE"/>
    <w:rsid w:val="00641C33"/>
    <w:rsid w:val="006426C0"/>
    <w:rsid w:val="006427D2"/>
    <w:rsid w:val="0064308C"/>
    <w:rsid w:val="00644A11"/>
    <w:rsid w:val="00644E9A"/>
    <w:rsid w:val="0064675E"/>
    <w:rsid w:val="00647B1D"/>
    <w:rsid w:val="0065136C"/>
    <w:rsid w:val="00651545"/>
    <w:rsid w:val="006518D3"/>
    <w:rsid w:val="00651B96"/>
    <w:rsid w:val="00653307"/>
    <w:rsid w:val="0065355F"/>
    <w:rsid w:val="0065390E"/>
    <w:rsid w:val="00653A44"/>
    <w:rsid w:val="00655426"/>
    <w:rsid w:val="00656C61"/>
    <w:rsid w:val="00656EC9"/>
    <w:rsid w:val="006575AD"/>
    <w:rsid w:val="00657C18"/>
    <w:rsid w:val="00657C81"/>
    <w:rsid w:val="00660BE8"/>
    <w:rsid w:val="00662262"/>
    <w:rsid w:val="00662C58"/>
    <w:rsid w:val="00664AE1"/>
    <w:rsid w:val="006657F5"/>
    <w:rsid w:val="00667564"/>
    <w:rsid w:val="00667BA9"/>
    <w:rsid w:val="00667BF3"/>
    <w:rsid w:val="00670E84"/>
    <w:rsid w:val="00671C90"/>
    <w:rsid w:val="006722E1"/>
    <w:rsid w:val="006724E2"/>
    <w:rsid w:val="0067279D"/>
    <w:rsid w:val="00672D27"/>
    <w:rsid w:val="00672E51"/>
    <w:rsid w:val="00673150"/>
    <w:rsid w:val="006737E8"/>
    <w:rsid w:val="00673849"/>
    <w:rsid w:val="0067545C"/>
    <w:rsid w:val="0068029F"/>
    <w:rsid w:val="006802BF"/>
    <w:rsid w:val="00680AA3"/>
    <w:rsid w:val="00680C00"/>
    <w:rsid w:val="00683C28"/>
    <w:rsid w:val="00683C6A"/>
    <w:rsid w:val="006846BD"/>
    <w:rsid w:val="00685914"/>
    <w:rsid w:val="00685E5F"/>
    <w:rsid w:val="00686769"/>
    <w:rsid w:val="00687052"/>
    <w:rsid w:val="00687311"/>
    <w:rsid w:val="006874F0"/>
    <w:rsid w:val="00687539"/>
    <w:rsid w:val="0068778D"/>
    <w:rsid w:val="006879A7"/>
    <w:rsid w:val="006903F6"/>
    <w:rsid w:val="00690E46"/>
    <w:rsid w:val="006930BA"/>
    <w:rsid w:val="00694718"/>
    <w:rsid w:val="00694A45"/>
    <w:rsid w:val="0069553E"/>
    <w:rsid w:val="00695931"/>
    <w:rsid w:val="006975BD"/>
    <w:rsid w:val="00697C07"/>
    <w:rsid w:val="006A0C1A"/>
    <w:rsid w:val="006A0F36"/>
    <w:rsid w:val="006A1163"/>
    <w:rsid w:val="006A12DA"/>
    <w:rsid w:val="006A13A1"/>
    <w:rsid w:val="006A16C3"/>
    <w:rsid w:val="006A18E7"/>
    <w:rsid w:val="006A26D6"/>
    <w:rsid w:val="006A2F98"/>
    <w:rsid w:val="006A37C9"/>
    <w:rsid w:val="006A3E17"/>
    <w:rsid w:val="006A41BB"/>
    <w:rsid w:val="006A4419"/>
    <w:rsid w:val="006A481F"/>
    <w:rsid w:val="006A48C4"/>
    <w:rsid w:val="006A4E56"/>
    <w:rsid w:val="006A56C9"/>
    <w:rsid w:val="006A5FBD"/>
    <w:rsid w:val="006A6B2B"/>
    <w:rsid w:val="006A7E63"/>
    <w:rsid w:val="006B0639"/>
    <w:rsid w:val="006B0CD7"/>
    <w:rsid w:val="006B4173"/>
    <w:rsid w:val="006B432B"/>
    <w:rsid w:val="006B5E14"/>
    <w:rsid w:val="006B6F19"/>
    <w:rsid w:val="006B7FD3"/>
    <w:rsid w:val="006C0D7C"/>
    <w:rsid w:val="006C0F14"/>
    <w:rsid w:val="006C1A52"/>
    <w:rsid w:val="006C1C60"/>
    <w:rsid w:val="006C39D1"/>
    <w:rsid w:val="006C3E62"/>
    <w:rsid w:val="006C457F"/>
    <w:rsid w:val="006C57E1"/>
    <w:rsid w:val="006C5C78"/>
    <w:rsid w:val="006C67B4"/>
    <w:rsid w:val="006C7F09"/>
    <w:rsid w:val="006D005E"/>
    <w:rsid w:val="006D2614"/>
    <w:rsid w:val="006D4EFE"/>
    <w:rsid w:val="006D55C4"/>
    <w:rsid w:val="006D68E0"/>
    <w:rsid w:val="006D7606"/>
    <w:rsid w:val="006E077A"/>
    <w:rsid w:val="006E13F4"/>
    <w:rsid w:val="006E2DDC"/>
    <w:rsid w:val="006E4B7E"/>
    <w:rsid w:val="006E52A3"/>
    <w:rsid w:val="006E5A4F"/>
    <w:rsid w:val="006E7AE3"/>
    <w:rsid w:val="006E7B2B"/>
    <w:rsid w:val="006F0578"/>
    <w:rsid w:val="006F06F0"/>
    <w:rsid w:val="006F0C79"/>
    <w:rsid w:val="006F1B67"/>
    <w:rsid w:val="006F1FF8"/>
    <w:rsid w:val="006F2629"/>
    <w:rsid w:val="006F2759"/>
    <w:rsid w:val="006F32BD"/>
    <w:rsid w:val="006F3E58"/>
    <w:rsid w:val="006F3FCA"/>
    <w:rsid w:val="006F463F"/>
    <w:rsid w:val="006F5DF1"/>
    <w:rsid w:val="006F6ADA"/>
    <w:rsid w:val="006F7D39"/>
    <w:rsid w:val="0070004C"/>
    <w:rsid w:val="007002DF"/>
    <w:rsid w:val="007003F8"/>
    <w:rsid w:val="0070064F"/>
    <w:rsid w:val="007007C4"/>
    <w:rsid w:val="007008F6"/>
    <w:rsid w:val="00700BB7"/>
    <w:rsid w:val="00703ED6"/>
    <w:rsid w:val="00704390"/>
    <w:rsid w:val="00704CB6"/>
    <w:rsid w:val="0070512B"/>
    <w:rsid w:val="0070529E"/>
    <w:rsid w:val="00705374"/>
    <w:rsid w:val="007072B8"/>
    <w:rsid w:val="007107E4"/>
    <w:rsid w:val="00710C84"/>
    <w:rsid w:val="0071196C"/>
    <w:rsid w:val="0071201D"/>
    <w:rsid w:val="00712028"/>
    <w:rsid w:val="00712E58"/>
    <w:rsid w:val="00712F43"/>
    <w:rsid w:val="007131DA"/>
    <w:rsid w:val="007133B3"/>
    <w:rsid w:val="0071352F"/>
    <w:rsid w:val="00713DD7"/>
    <w:rsid w:val="00714093"/>
    <w:rsid w:val="00715136"/>
    <w:rsid w:val="007154A0"/>
    <w:rsid w:val="007154E0"/>
    <w:rsid w:val="007159E4"/>
    <w:rsid w:val="00715A25"/>
    <w:rsid w:val="00716241"/>
    <w:rsid w:val="007163A4"/>
    <w:rsid w:val="00717353"/>
    <w:rsid w:val="00717ABE"/>
    <w:rsid w:val="00721945"/>
    <w:rsid w:val="00723024"/>
    <w:rsid w:val="00723AD6"/>
    <w:rsid w:val="00724DF3"/>
    <w:rsid w:val="00726D7B"/>
    <w:rsid w:val="007273F6"/>
    <w:rsid w:val="00727A16"/>
    <w:rsid w:val="00727F36"/>
    <w:rsid w:val="007309B5"/>
    <w:rsid w:val="00732212"/>
    <w:rsid w:val="00733AB4"/>
    <w:rsid w:val="0073505D"/>
    <w:rsid w:val="00736710"/>
    <w:rsid w:val="00736F57"/>
    <w:rsid w:val="0074134A"/>
    <w:rsid w:val="00741F8C"/>
    <w:rsid w:val="007422F3"/>
    <w:rsid w:val="007423F7"/>
    <w:rsid w:val="00743631"/>
    <w:rsid w:val="0074487C"/>
    <w:rsid w:val="0074525A"/>
    <w:rsid w:val="0074530A"/>
    <w:rsid w:val="00745A54"/>
    <w:rsid w:val="007474CE"/>
    <w:rsid w:val="00751F1E"/>
    <w:rsid w:val="00751FB9"/>
    <w:rsid w:val="00752618"/>
    <w:rsid w:val="0075281C"/>
    <w:rsid w:val="00755423"/>
    <w:rsid w:val="00755937"/>
    <w:rsid w:val="0075775E"/>
    <w:rsid w:val="00757F76"/>
    <w:rsid w:val="00760F08"/>
    <w:rsid w:val="007615D4"/>
    <w:rsid w:val="00761986"/>
    <w:rsid w:val="00761CB9"/>
    <w:rsid w:val="007625B2"/>
    <w:rsid w:val="00762860"/>
    <w:rsid w:val="00763F31"/>
    <w:rsid w:val="00766BC4"/>
    <w:rsid w:val="00766FBA"/>
    <w:rsid w:val="007679C9"/>
    <w:rsid w:val="00770154"/>
    <w:rsid w:val="0077167E"/>
    <w:rsid w:val="00771E8A"/>
    <w:rsid w:val="0077224B"/>
    <w:rsid w:val="00773C46"/>
    <w:rsid w:val="00774405"/>
    <w:rsid w:val="0077520A"/>
    <w:rsid w:val="00775C41"/>
    <w:rsid w:val="0077729F"/>
    <w:rsid w:val="007776C1"/>
    <w:rsid w:val="00777F22"/>
    <w:rsid w:val="0078042F"/>
    <w:rsid w:val="0078232B"/>
    <w:rsid w:val="00782738"/>
    <w:rsid w:val="00782AF3"/>
    <w:rsid w:val="00783C91"/>
    <w:rsid w:val="00784A60"/>
    <w:rsid w:val="00784E53"/>
    <w:rsid w:val="00785282"/>
    <w:rsid w:val="00787033"/>
    <w:rsid w:val="00787C16"/>
    <w:rsid w:val="00792559"/>
    <w:rsid w:val="00792899"/>
    <w:rsid w:val="007937D1"/>
    <w:rsid w:val="0079535B"/>
    <w:rsid w:val="007961DD"/>
    <w:rsid w:val="0079692F"/>
    <w:rsid w:val="007970A4"/>
    <w:rsid w:val="007977CD"/>
    <w:rsid w:val="007A07F3"/>
    <w:rsid w:val="007A16A4"/>
    <w:rsid w:val="007A3552"/>
    <w:rsid w:val="007A3DCC"/>
    <w:rsid w:val="007A4801"/>
    <w:rsid w:val="007A5527"/>
    <w:rsid w:val="007A5CEA"/>
    <w:rsid w:val="007A5F83"/>
    <w:rsid w:val="007A7357"/>
    <w:rsid w:val="007B02FB"/>
    <w:rsid w:val="007B0344"/>
    <w:rsid w:val="007B05A3"/>
    <w:rsid w:val="007B0789"/>
    <w:rsid w:val="007B0A8F"/>
    <w:rsid w:val="007B31A7"/>
    <w:rsid w:val="007B3684"/>
    <w:rsid w:val="007B3B94"/>
    <w:rsid w:val="007B47AB"/>
    <w:rsid w:val="007B4AA5"/>
    <w:rsid w:val="007B4F70"/>
    <w:rsid w:val="007B553E"/>
    <w:rsid w:val="007B7119"/>
    <w:rsid w:val="007B75FB"/>
    <w:rsid w:val="007B7B41"/>
    <w:rsid w:val="007C0851"/>
    <w:rsid w:val="007C100B"/>
    <w:rsid w:val="007C1238"/>
    <w:rsid w:val="007C1783"/>
    <w:rsid w:val="007C2019"/>
    <w:rsid w:val="007C26BB"/>
    <w:rsid w:val="007C31F1"/>
    <w:rsid w:val="007C32BC"/>
    <w:rsid w:val="007C48D6"/>
    <w:rsid w:val="007C54E5"/>
    <w:rsid w:val="007C66A8"/>
    <w:rsid w:val="007C76E1"/>
    <w:rsid w:val="007C7758"/>
    <w:rsid w:val="007D029E"/>
    <w:rsid w:val="007D02FD"/>
    <w:rsid w:val="007D0BE9"/>
    <w:rsid w:val="007D230C"/>
    <w:rsid w:val="007D247E"/>
    <w:rsid w:val="007D2694"/>
    <w:rsid w:val="007D28F3"/>
    <w:rsid w:val="007D569A"/>
    <w:rsid w:val="007D582F"/>
    <w:rsid w:val="007D5B48"/>
    <w:rsid w:val="007D6073"/>
    <w:rsid w:val="007D6392"/>
    <w:rsid w:val="007D649A"/>
    <w:rsid w:val="007D6C6F"/>
    <w:rsid w:val="007D7206"/>
    <w:rsid w:val="007E012F"/>
    <w:rsid w:val="007E04A4"/>
    <w:rsid w:val="007E0C08"/>
    <w:rsid w:val="007E1C09"/>
    <w:rsid w:val="007E2971"/>
    <w:rsid w:val="007E2A8F"/>
    <w:rsid w:val="007E3F92"/>
    <w:rsid w:val="007E4057"/>
    <w:rsid w:val="007E5281"/>
    <w:rsid w:val="007E5473"/>
    <w:rsid w:val="007E6414"/>
    <w:rsid w:val="007E6AC3"/>
    <w:rsid w:val="007F0897"/>
    <w:rsid w:val="007F0D4A"/>
    <w:rsid w:val="007F1942"/>
    <w:rsid w:val="007F1962"/>
    <w:rsid w:val="007F2464"/>
    <w:rsid w:val="007F31E8"/>
    <w:rsid w:val="007F46A9"/>
    <w:rsid w:val="007F51AF"/>
    <w:rsid w:val="007F525C"/>
    <w:rsid w:val="007F55EA"/>
    <w:rsid w:val="007F5976"/>
    <w:rsid w:val="007F5D1F"/>
    <w:rsid w:val="007F5D54"/>
    <w:rsid w:val="007F61A1"/>
    <w:rsid w:val="007F6332"/>
    <w:rsid w:val="0080063D"/>
    <w:rsid w:val="0080105F"/>
    <w:rsid w:val="00802CA2"/>
    <w:rsid w:val="00802F67"/>
    <w:rsid w:val="00804300"/>
    <w:rsid w:val="00805790"/>
    <w:rsid w:val="00806095"/>
    <w:rsid w:val="0080714F"/>
    <w:rsid w:val="00807ECB"/>
    <w:rsid w:val="0081047F"/>
    <w:rsid w:val="0081061E"/>
    <w:rsid w:val="00811A07"/>
    <w:rsid w:val="00811AB4"/>
    <w:rsid w:val="00811F8E"/>
    <w:rsid w:val="00812030"/>
    <w:rsid w:val="00812910"/>
    <w:rsid w:val="00812DC0"/>
    <w:rsid w:val="00813614"/>
    <w:rsid w:val="0081398D"/>
    <w:rsid w:val="00813E76"/>
    <w:rsid w:val="008155CF"/>
    <w:rsid w:val="008158D7"/>
    <w:rsid w:val="00816465"/>
    <w:rsid w:val="0081656F"/>
    <w:rsid w:val="00816624"/>
    <w:rsid w:val="00816FAF"/>
    <w:rsid w:val="00817F0E"/>
    <w:rsid w:val="008202AD"/>
    <w:rsid w:val="008213E6"/>
    <w:rsid w:val="0082173F"/>
    <w:rsid w:val="00821B2F"/>
    <w:rsid w:val="00821D85"/>
    <w:rsid w:val="0082278F"/>
    <w:rsid w:val="008248C7"/>
    <w:rsid w:val="00825869"/>
    <w:rsid w:val="00825A9C"/>
    <w:rsid w:val="00825CA1"/>
    <w:rsid w:val="00826655"/>
    <w:rsid w:val="00826C6A"/>
    <w:rsid w:val="00827AB7"/>
    <w:rsid w:val="00830ABF"/>
    <w:rsid w:val="00830CB2"/>
    <w:rsid w:val="0083211F"/>
    <w:rsid w:val="0083215A"/>
    <w:rsid w:val="008332F4"/>
    <w:rsid w:val="0083415D"/>
    <w:rsid w:val="00834584"/>
    <w:rsid w:val="008345DF"/>
    <w:rsid w:val="0083480F"/>
    <w:rsid w:val="00836192"/>
    <w:rsid w:val="00836271"/>
    <w:rsid w:val="008366B4"/>
    <w:rsid w:val="00836995"/>
    <w:rsid w:val="00836A4B"/>
    <w:rsid w:val="00836FF8"/>
    <w:rsid w:val="008373F8"/>
    <w:rsid w:val="00841A26"/>
    <w:rsid w:val="00841A69"/>
    <w:rsid w:val="00842970"/>
    <w:rsid w:val="008431D9"/>
    <w:rsid w:val="008436B2"/>
    <w:rsid w:val="00843875"/>
    <w:rsid w:val="00844051"/>
    <w:rsid w:val="0084441E"/>
    <w:rsid w:val="00844506"/>
    <w:rsid w:val="0084556F"/>
    <w:rsid w:val="008455C6"/>
    <w:rsid w:val="00845C6D"/>
    <w:rsid w:val="00845C81"/>
    <w:rsid w:val="00845F40"/>
    <w:rsid w:val="008468E6"/>
    <w:rsid w:val="00846C4D"/>
    <w:rsid w:val="00846E72"/>
    <w:rsid w:val="008508D2"/>
    <w:rsid w:val="00853351"/>
    <w:rsid w:val="00853487"/>
    <w:rsid w:val="0085348D"/>
    <w:rsid w:val="0085396F"/>
    <w:rsid w:val="008539C3"/>
    <w:rsid w:val="00853EAE"/>
    <w:rsid w:val="00855F63"/>
    <w:rsid w:val="008571A5"/>
    <w:rsid w:val="00857254"/>
    <w:rsid w:val="0085744D"/>
    <w:rsid w:val="00857D1F"/>
    <w:rsid w:val="0086036D"/>
    <w:rsid w:val="00860923"/>
    <w:rsid w:val="00860979"/>
    <w:rsid w:val="008629D7"/>
    <w:rsid w:val="00862B24"/>
    <w:rsid w:val="008631CC"/>
    <w:rsid w:val="0086341B"/>
    <w:rsid w:val="00863504"/>
    <w:rsid w:val="00863D17"/>
    <w:rsid w:val="00863DD2"/>
    <w:rsid w:val="0086579E"/>
    <w:rsid w:val="00865F92"/>
    <w:rsid w:val="00866AE2"/>
    <w:rsid w:val="00866D16"/>
    <w:rsid w:val="0086753F"/>
    <w:rsid w:val="0087072A"/>
    <w:rsid w:val="00870CFE"/>
    <w:rsid w:val="008710AC"/>
    <w:rsid w:val="008713A6"/>
    <w:rsid w:val="008727BF"/>
    <w:rsid w:val="008745A4"/>
    <w:rsid w:val="00874C26"/>
    <w:rsid w:val="00877217"/>
    <w:rsid w:val="0087768E"/>
    <w:rsid w:val="00877AB5"/>
    <w:rsid w:val="008800EA"/>
    <w:rsid w:val="00880A17"/>
    <w:rsid w:val="00881521"/>
    <w:rsid w:val="00881B0C"/>
    <w:rsid w:val="00881F17"/>
    <w:rsid w:val="00882A40"/>
    <w:rsid w:val="00883587"/>
    <w:rsid w:val="00885315"/>
    <w:rsid w:val="00886354"/>
    <w:rsid w:val="00886E11"/>
    <w:rsid w:val="008872B8"/>
    <w:rsid w:val="00890130"/>
    <w:rsid w:val="00891A9C"/>
    <w:rsid w:val="00891BC7"/>
    <w:rsid w:val="00891D97"/>
    <w:rsid w:val="00891F58"/>
    <w:rsid w:val="0089265C"/>
    <w:rsid w:val="0089337E"/>
    <w:rsid w:val="00893DB2"/>
    <w:rsid w:val="00893F5B"/>
    <w:rsid w:val="00895FEE"/>
    <w:rsid w:val="00896A4A"/>
    <w:rsid w:val="008A00CF"/>
    <w:rsid w:val="008A34C8"/>
    <w:rsid w:val="008A3ADC"/>
    <w:rsid w:val="008A4CC8"/>
    <w:rsid w:val="008A79BA"/>
    <w:rsid w:val="008A79CB"/>
    <w:rsid w:val="008A7AD4"/>
    <w:rsid w:val="008B0D07"/>
    <w:rsid w:val="008B131C"/>
    <w:rsid w:val="008B1517"/>
    <w:rsid w:val="008B1D25"/>
    <w:rsid w:val="008B2482"/>
    <w:rsid w:val="008B2F19"/>
    <w:rsid w:val="008B306E"/>
    <w:rsid w:val="008B3285"/>
    <w:rsid w:val="008B3455"/>
    <w:rsid w:val="008B4440"/>
    <w:rsid w:val="008B620B"/>
    <w:rsid w:val="008B6FCB"/>
    <w:rsid w:val="008B7457"/>
    <w:rsid w:val="008B773F"/>
    <w:rsid w:val="008C0050"/>
    <w:rsid w:val="008C0ACB"/>
    <w:rsid w:val="008C1D58"/>
    <w:rsid w:val="008C1FAC"/>
    <w:rsid w:val="008C3C0C"/>
    <w:rsid w:val="008C4264"/>
    <w:rsid w:val="008C4587"/>
    <w:rsid w:val="008C48E2"/>
    <w:rsid w:val="008C4FC2"/>
    <w:rsid w:val="008C534C"/>
    <w:rsid w:val="008C6B6C"/>
    <w:rsid w:val="008C6D4F"/>
    <w:rsid w:val="008D0438"/>
    <w:rsid w:val="008D0E63"/>
    <w:rsid w:val="008D171D"/>
    <w:rsid w:val="008D18C3"/>
    <w:rsid w:val="008D1A60"/>
    <w:rsid w:val="008D2068"/>
    <w:rsid w:val="008D22C4"/>
    <w:rsid w:val="008D36C5"/>
    <w:rsid w:val="008D3FB4"/>
    <w:rsid w:val="008D54D6"/>
    <w:rsid w:val="008D5576"/>
    <w:rsid w:val="008D692E"/>
    <w:rsid w:val="008D701E"/>
    <w:rsid w:val="008D70EF"/>
    <w:rsid w:val="008E05A4"/>
    <w:rsid w:val="008E141F"/>
    <w:rsid w:val="008E187A"/>
    <w:rsid w:val="008E308D"/>
    <w:rsid w:val="008E371E"/>
    <w:rsid w:val="008E3B68"/>
    <w:rsid w:val="008E47A6"/>
    <w:rsid w:val="008E498E"/>
    <w:rsid w:val="008E4DBF"/>
    <w:rsid w:val="008E4DD4"/>
    <w:rsid w:val="008E5807"/>
    <w:rsid w:val="008E5844"/>
    <w:rsid w:val="008E671C"/>
    <w:rsid w:val="008E6AFE"/>
    <w:rsid w:val="008E7C23"/>
    <w:rsid w:val="008E7C28"/>
    <w:rsid w:val="008F1069"/>
    <w:rsid w:val="008F1F94"/>
    <w:rsid w:val="008F3577"/>
    <w:rsid w:val="008F459D"/>
    <w:rsid w:val="008F5084"/>
    <w:rsid w:val="008F5338"/>
    <w:rsid w:val="008F624E"/>
    <w:rsid w:val="008F6607"/>
    <w:rsid w:val="008F6660"/>
    <w:rsid w:val="008F734C"/>
    <w:rsid w:val="008F7DFF"/>
    <w:rsid w:val="0090019D"/>
    <w:rsid w:val="009008DE"/>
    <w:rsid w:val="0090184F"/>
    <w:rsid w:val="009034F6"/>
    <w:rsid w:val="00905C2E"/>
    <w:rsid w:val="00907240"/>
    <w:rsid w:val="00910AC6"/>
    <w:rsid w:val="00912B15"/>
    <w:rsid w:val="00912D7F"/>
    <w:rsid w:val="00913049"/>
    <w:rsid w:val="00913711"/>
    <w:rsid w:val="00914471"/>
    <w:rsid w:val="00914B7C"/>
    <w:rsid w:val="009179F3"/>
    <w:rsid w:val="009200C4"/>
    <w:rsid w:val="00920FAC"/>
    <w:rsid w:val="00921DDB"/>
    <w:rsid w:val="0092209F"/>
    <w:rsid w:val="009226ED"/>
    <w:rsid w:val="009227F8"/>
    <w:rsid w:val="00922DD0"/>
    <w:rsid w:val="00923827"/>
    <w:rsid w:val="00923A00"/>
    <w:rsid w:val="00925A00"/>
    <w:rsid w:val="009265DF"/>
    <w:rsid w:val="00926697"/>
    <w:rsid w:val="009269AE"/>
    <w:rsid w:val="00926FD9"/>
    <w:rsid w:val="009317C1"/>
    <w:rsid w:val="00931C38"/>
    <w:rsid w:val="00932199"/>
    <w:rsid w:val="009325E2"/>
    <w:rsid w:val="00932A7B"/>
    <w:rsid w:val="00932B99"/>
    <w:rsid w:val="00932FF4"/>
    <w:rsid w:val="0093331D"/>
    <w:rsid w:val="00934658"/>
    <w:rsid w:val="009348F9"/>
    <w:rsid w:val="00934D8A"/>
    <w:rsid w:val="009357C7"/>
    <w:rsid w:val="00935DB8"/>
    <w:rsid w:val="009361D2"/>
    <w:rsid w:val="00936304"/>
    <w:rsid w:val="00937031"/>
    <w:rsid w:val="00940447"/>
    <w:rsid w:val="00944FC4"/>
    <w:rsid w:val="0094629D"/>
    <w:rsid w:val="00947671"/>
    <w:rsid w:val="00947810"/>
    <w:rsid w:val="009506A9"/>
    <w:rsid w:val="0095089E"/>
    <w:rsid w:val="00951331"/>
    <w:rsid w:val="009529AA"/>
    <w:rsid w:val="00957FC9"/>
    <w:rsid w:val="009601E8"/>
    <w:rsid w:val="00960AFD"/>
    <w:rsid w:val="0096138E"/>
    <w:rsid w:val="00961C90"/>
    <w:rsid w:val="00963B32"/>
    <w:rsid w:val="00965259"/>
    <w:rsid w:val="00965906"/>
    <w:rsid w:val="0096700A"/>
    <w:rsid w:val="009677E6"/>
    <w:rsid w:val="00967C8C"/>
    <w:rsid w:val="00967C8F"/>
    <w:rsid w:val="00971168"/>
    <w:rsid w:val="0097271B"/>
    <w:rsid w:val="00972DF2"/>
    <w:rsid w:val="00974D12"/>
    <w:rsid w:val="0097512B"/>
    <w:rsid w:val="0097545B"/>
    <w:rsid w:val="009770FD"/>
    <w:rsid w:val="0097761E"/>
    <w:rsid w:val="00980863"/>
    <w:rsid w:val="00981482"/>
    <w:rsid w:val="00981B69"/>
    <w:rsid w:val="00982701"/>
    <w:rsid w:val="0098289B"/>
    <w:rsid w:val="0098346A"/>
    <w:rsid w:val="00983B85"/>
    <w:rsid w:val="00986101"/>
    <w:rsid w:val="00986835"/>
    <w:rsid w:val="00986A7C"/>
    <w:rsid w:val="00986FCB"/>
    <w:rsid w:val="009871EA"/>
    <w:rsid w:val="009916EC"/>
    <w:rsid w:val="00992A8C"/>
    <w:rsid w:val="00992D66"/>
    <w:rsid w:val="0099390B"/>
    <w:rsid w:val="00994DC2"/>
    <w:rsid w:val="009970F0"/>
    <w:rsid w:val="009A0B29"/>
    <w:rsid w:val="009A1099"/>
    <w:rsid w:val="009A2360"/>
    <w:rsid w:val="009A29C0"/>
    <w:rsid w:val="009A2FA4"/>
    <w:rsid w:val="009A3C82"/>
    <w:rsid w:val="009A4130"/>
    <w:rsid w:val="009A45AE"/>
    <w:rsid w:val="009A4C0B"/>
    <w:rsid w:val="009A52CC"/>
    <w:rsid w:val="009A5BC5"/>
    <w:rsid w:val="009A6407"/>
    <w:rsid w:val="009A6ADF"/>
    <w:rsid w:val="009A7310"/>
    <w:rsid w:val="009B02A4"/>
    <w:rsid w:val="009B0527"/>
    <w:rsid w:val="009B24C5"/>
    <w:rsid w:val="009B250C"/>
    <w:rsid w:val="009B32EF"/>
    <w:rsid w:val="009B3A81"/>
    <w:rsid w:val="009B3DD6"/>
    <w:rsid w:val="009B4896"/>
    <w:rsid w:val="009B5697"/>
    <w:rsid w:val="009B5944"/>
    <w:rsid w:val="009B7438"/>
    <w:rsid w:val="009B75AC"/>
    <w:rsid w:val="009B7C4E"/>
    <w:rsid w:val="009B7F66"/>
    <w:rsid w:val="009C0C61"/>
    <w:rsid w:val="009C0F7C"/>
    <w:rsid w:val="009C336A"/>
    <w:rsid w:val="009C3990"/>
    <w:rsid w:val="009C42EF"/>
    <w:rsid w:val="009C5AB0"/>
    <w:rsid w:val="009C5EB5"/>
    <w:rsid w:val="009D13B7"/>
    <w:rsid w:val="009D293D"/>
    <w:rsid w:val="009D3518"/>
    <w:rsid w:val="009D3AA1"/>
    <w:rsid w:val="009D3B5F"/>
    <w:rsid w:val="009D4DE6"/>
    <w:rsid w:val="009D4EEE"/>
    <w:rsid w:val="009D4F23"/>
    <w:rsid w:val="009D51A9"/>
    <w:rsid w:val="009D6E2D"/>
    <w:rsid w:val="009E2E53"/>
    <w:rsid w:val="009E3676"/>
    <w:rsid w:val="009E4E21"/>
    <w:rsid w:val="009E597F"/>
    <w:rsid w:val="009E60C5"/>
    <w:rsid w:val="009E6626"/>
    <w:rsid w:val="009E6703"/>
    <w:rsid w:val="009E7000"/>
    <w:rsid w:val="009E7F68"/>
    <w:rsid w:val="009F27F2"/>
    <w:rsid w:val="009F2DD0"/>
    <w:rsid w:val="009F375C"/>
    <w:rsid w:val="009F3AAD"/>
    <w:rsid w:val="009F47EF"/>
    <w:rsid w:val="009F48BD"/>
    <w:rsid w:val="009F57D7"/>
    <w:rsid w:val="009F62BC"/>
    <w:rsid w:val="009F7B42"/>
    <w:rsid w:val="00A00BE7"/>
    <w:rsid w:val="00A00D1A"/>
    <w:rsid w:val="00A015CB"/>
    <w:rsid w:val="00A02ECC"/>
    <w:rsid w:val="00A04141"/>
    <w:rsid w:val="00A0529E"/>
    <w:rsid w:val="00A06884"/>
    <w:rsid w:val="00A06AC6"/>
    <w:rsid w:val="00A07054"/>
    <w:rsid w:val="00A078BD"/>
    <w:rsid w:val="00A10A28"/>
    <w:rsid w:val="00A11064"/>
    <w:rsid w:val="00A123EF"/>
    <w:rsid w:val="00A1322C"/>
    <w:rsid w:val="00A132EC"/>
    <w:rsid w:val="00A14A2F"/>
    <w:rsid w:val="00A150A4"/>
    <w:rsid w:val="00A150D9"/>
    <w:rsid w:val="00A15BE2"/>
    <w:rsid w:val="00A16457"/>
    <w:rsid w:val="00A17318"/>
    <w:rsid w:val="00A17367"/>
    <w:rsid w:val="00A1784A"/>
    <w:rsid w:val="00A20915"/>
    <w:rsid w:val="00A225A5"/>
    <w:rsid w:val="00A23355"/>
    <w:rsid w:val="00A2357C"/>
    <w:rsid w:val="00A23BC0"/>
    <w:rsid w:val="00A23BFC"/>
    <w:rsid w:val="00A24F94"/>
    <w:rsid w:val="00A301D3"/>
    <w:rsid w:val="00A3081A"/>
    <w:rsid w:val="00A30B8C"/>
    <w:rsid w:val="00A31500"/>
    <w:rsid w:val="00A3282B"/>
    <w:rsid w:val="00A32B41"/>
    <w:rsid w:val="00A342AC"/>
    <w:rsid w:val="00A352D6"/>
    <w:rsid w:val="00A373C1"/>
    <w:rsid w:val="00A401E3"/>
    <w:rsid w:val="00A40430"/>
    <w:rsid w:val="00A40D25"/>
    <w:rsid w:val="00A419BE"/>
    <w:rsid w:val="00A433BE"/>
    <w:rsid w:val="00A44C72"/>
    <w:rsid w:val="00A44F38"/>
    <w:rsid w:val="00A459DE"/>
    <w:rsid w:val="00A45D62"/>
    <w:rsid w:val="00A46C9D"/>
    <w:rsid w:val="00A47A8D"/>
    <w:rsid w:val="00A50432"/>
    <w:rsid w:val="00A5127C"/>
    <w:rsid w:val="00A51DB1"/>
    <w:rsid w:val="00A51FD6"/>
    <w:rsid w:val="00A5280B"/>
    <w:rsid w:val="00A52859"/>
    <w:rsid w:val="00A528D5"/>
    <w:rsid w:val="00A53C71"/>
    <w:rsid w:val="00A53FA0"/>
    <w:rsid w:val="00A5419C"/>
    <w:rsid w:val="00A54A64"/>
    <w:rsid w:val="00A54EB7"/>
    <w:rsid w:val="00A55E54"/>
    <w:rsid w:val="00A5748E"/>
    <w:rsid w:val="00A600D3"/>
    <w:rsid w:val="00A605E7"/>
    <w:rsid w:val="00A60AE6"/>
    <w:rsid w:val="00A620F4"/>
    <w:rsid w:val="00A6305D"/>
    <w:rsid w:val="00A6622B"/>
    <w:rsid w:val="00A66C8F"/>
    <w:rsid w:val="00A703C3"/>
    <w:rsid w:val="00A714AE"/>
    <w:rsid w:val="00A718B7"/>
    <w:rsid w:val="00A720F9"/>
    <w:rsid w:val="00A727DC"/>
    <w:rsid w:val="00A72BA8"/>
    <w:rsid w:val="00A72E39"/>
    <w:rsid w:val="00A72F2C"/>
    <w:rsid w:val="00A73007"/>
    <w:rsid w:val="00A73531"/>
    <w:rsid w:val="00A743CF"/>
    <w:rsid w:val="00A74905"/>
    <w:rsid w:val="00A75660"/>
    <w:rsid w:val="00A7746F"/>
    <w:rsid w:val="00A7765A"/>
    <w:rsid w:val="00A8065C"/>
    <w:rsid w:val="00A8095D"/>
    <w:rsid w:val="00A80B6B"/>
    <w:rsid w:val="00A81167"/>
    <w:rsid w:val="00A83BCC"/>
    <w:rsid w:val="00A83E8E"/>
    <w:rsid w:val="00A83F57"/>
    <w:rsid w:val="00A84433"/>
    <w:rsid w:val="00A87101"/>
    <w:rsid w:val="00A872C6"/>
    <w:rsid w:val="00A8799C"/>
    <w:rsid w:val="00A87A17"/>
    <w:rsid w:val="00A90B03"/>
    <w:rsid w:val="00A92019"/>
    <w:rsid w:val="00A9202E"/>
    <w:rsid w:val="00A92791"/>
    <w:rsid w:val="00A92EF1"/>
    <w:rsid w:val="00A93209"/>
    <w:rsid w:val="00A9344D"/>
    <w:rsid w:val="00A94A34"/>
    <w:rsid w:val="00A963BF"/>
    <w:rsid w:val="00AA01A5"/>
    <w:rsid w:val="00AA061E"/>
    <w:rsid w:val="00AA06DC"/>
    <w:rsid w:val="00AA08DE"/>
    <w:rsid w:val="00AA1036"/>
    <w:rsid w:val="00AA27F0"/>
    <w:rsid w:val="00AA2E94"/>
    <w:rsid w:val="00AA6B14"/>
    <w:rsid w:val="00AA7D2A"/>
    <w:rsid w:val="00AA7E9E"/>
    <w:rsid w:val="00AB04B9"/>
    <w:rsid w:val="00AB2F6D"/>
    <w:rsid w:val="00AB3A51"/>
    <w:rsid w:val="00AB3E04"/>
    <w:rsid w:val="00AB4E07"/>
    <w:rsid w:val="00AB4FCA"/>
    <w:rsid w:val="00AB64AA"/>
    <w:rsid w:val="00AC13B0"/>
    <w:rsid w:val="00AC2E3C"/>
    <w:rsid w:val="00AC3F54"/>
    <w:rsid w:val="00AC48FE"/>
    <w:rsid w:val="00AC4FFB"/>
    <w:rsid w:val="00AC5F09"/>
    <w:rsid w:val="00AC6E09"/>
    <w:rsid w:val="00AC7117"/>
    <w:rsid w:val="00AC7150"/>
    <w:rsid w:val="00AC71D3"/>
    <w:rsid w:val="00AC7B62"/>
    <w:rsid w:val="00AD048D"/>
    <w:rsid w:val="00AD0711"/>
    <w:rsid w:val="00AD0E72"/>
    <w:rsid w:val="00AD1679"/>
    <w:rsid w:val="00AD32C4"/>
    <w:rsid w:val="00AD3A62"/>
    <w:rsid w:val="00AD4511"/>
    <w:rsid w:val="00AD516A"/>
    <w:rsid w:val="00AD51F5"/>
    <w:rsid w:val="00AD7252"/>
    <w:rsid w:val="00AD7708"/>
    <w:rsid w:val="00AD7BB0"/>
    <w:rsid w:val="00AE071B"/>
    <w:rsid w:val="00AE0AF2"/>
    <w:rsid w:val="00AE113B"/>
    <w:rsid w:val="00AE1754"/>
    <w:rsid w:val="00AE24B5"/>
    <w:rsid w:val="00AE2837"/>
    <w:rsid w:val="00AE2D41"/>
    <w:rsid w:val="00AE40DE"/>
    <w:rsid w:val="00AE4D98"/>
    <w:rsid w:val="00AE5E47"/>
    <w:rsid w:val="00AE694E"/>
    <w:rsid w:val="00AE6B14"/>
    <w:rsid w:val="00AF016B"/>
    <w:rsid w:val="00AF034D"/>
    <w:rsid w:val="00AF066D"/>
    <w:rsid w:val="00AF1837"/>
    <w:rsid w:val="00AF1B5D"/>
    <w:rsid w:val="00AF1E47"/>
    <w:rsid w:val="00AF32B6"/>
    <w:rsid w:val="00AF473F"/>
    <w:rsid w:val="00AF478E"/>
    <w:rsid w:val="00AF4A15"/>
    <w:rsid w:val="00AF5992"/>
    <w:rsid w:val="00AF6AA9"/>
    <w:rsid w:val="00AF7A7B"/>
    <w:rsid w:val="00AF7BA6"/>
    <w:rsid w:val="00B0145C"/>
    <w:rsid w:val="00B015F3"/>
    <w:rsid w:val="00B02748"/>
    <w:rsid w:val="00B03757"/>
    <w:rsid w:val="00B05A06"/>
    <w:rsid w:val="00B06169"/>
    <w:rsid w:val="00B06FEC"/>
    <w:rsid w:val="00B07938"/>
    <w:rsid w:val="00B07F33"/>
    <w:rsid w:val="00B10D18"/>
    <w:rsid w:val="00B10E29"/>
    <w:rsid w:val="00B10E32"/>
    <w:rsid w:val="00B11970"/>
    <w:rsid w:val="00B1280C"/>
    <w:rsid w:val="00B14DBD"/>
    <w:rsid w:val="00B155A1"/>
    <w:rsid w:val="00B1576F"/>
    <w:rsid w:val="00B15FE9"/>
    <w:rsid w:val="00B160FA"/>
    <w:rsid w:val="00B160FD"/>
    <w:rsid w:val="00B162BA"/>
    <w:rsid w:val="00B1711A"/>
    <w:rsid w:val="00B17EBF"/>
    <w:rsid w:val="00B203EA"/>
    <w:rsid w:val="00B20537"/>
    <w:rsid w:val="00B2055B"/>
    <w:rsid w:val="00B2081E"/>
    <w:rsid w:val="00B20C45"/>
    <w:rsid w:val="00B21084"/>
    <w:rsid w:val="00B22824"/>
    <w:rsid w:val="00B229AC"/>
    <w:rsid w:val="00B22B04"/>
    <w:rsid w:val="00B22C97"/>
    <w:rsid w:val="00B231E4"/>
    <w:rsid w:val="00B23A7C"/>
    <w:rsid w:val="00B24A62"/>
    <w:rsid w:val="00B24A6C"/>
    <w:rsid w:val="00B24ADA"/>
    <w:rsid w:val="00B2507F"/>
    <w:rsid w:val="00B258C3"/>
    <w:rsid w:val="00B25DE7"/>
    <w:rsid w:val="00B25EA5"/>
    <w:rsid w:val="00B2666E"/>
    <w:rsid w:val="00B266A2"/>
    <w:rsid w:val="00B26A1D"/>
    <w:rsid w:val="00B27603"/>
    <w:rsid w:val="00B303FA"/>
    <w:rsid w:val="00B30A5A"/>
    <w:rsid w:val="00B30D3E"/>
    <w:rsid w:val="00B317A7"/>
    <w:rsid w:val="00B31E31"/>
    <w:rsid w:val="00B32731"/>
    <w:rsid w:val="00B3274C"/>
    <w:rsid w:val="00B32C7C"/>
    <w:rsid w:val="00B35A05"/>
    <w:rsid w:val="00B36F64"/>
    <w:rsid w:val="00B4042F"/>
    <w:rsid w:val="00B406B6"/>
    <w:rsid w:val="00B40792"/>
    <w:rsid w:val="00B40B13"/>
    <w:rsid w:val="00B40D0D"/>
    <w:rsid w:val="00B40D70"/>
    <w:rsid w:val="00B40F3C"/>
    <w:rsid w:val="00B4182F"/>
    <w:rsid w:val="00B41876"/>
    <w:rsid w:val="00B41977"/>
    <w:rsid w:val="00B42759"/>
    <w:rsid w:val="00B43BD4"/>
    <w:rsid w:val="00B440D4"/>
    <w:rsid w:val="00B44BA2"/>
    <w:rsid w:val="00B452AA"/>
    <w:rsid w:val="00B4530C"/>
    <w:rsid w:val="00B45F09"/>
    <w:rsid w:val="00B46C01"/>
    <w:rsid w:val="00B4733F"/>
    <w:rsid w:val="00B503F3"/>
    <w:rsid w:val="00B51385"/>
    <w:rsid w:val="00B5185F"/>
    <w:rsid w:val="00B523AF"/>
    <w:rsid w:val="00B52759"/>
    <w:rsid w:val="00B55285"/>
    <w:rsid w:val="00B570A6"/>
    <w:rsid w:val="00B57D69"/>
    <w:rsid w:val="00B603BE"/>
    <w:rsid w:val="00B60EC8"/>
    <w:rsid w:val="00B61655"/>
    <w:rsid w:val="00B616CC"/>
    <w:rsid w:val="00B620F1"/>
    <w:rsid w:val="00B62329"/>
    <w:rsid w:val="00B63205"/>
    <w:rsid w:val="00B63861"/>
    <w:rsid w:val="00B63CFF"/>
    <w:rsid w:val="00B640A6"/>
    <w:rsid w:val="00B669CB"/>
    <w:rsid w:val="00B67335"/>
    <w:rsid w:val="00B67749"/>
    <w:rsid w:val="00B701B3"/>
    <w:rsid w:val="00B703E6"/>
    <w:rsid w:val="00B7047E"/>
    <w:rsid w:val="00B721D9"/>
    <w:rsid w:val="00B74EC1"/>
    <w:rsid w:val="00B769F0"/>
    <w:rsid w:val="00B76C39"/>
    <w:rsid w:val="00B806B1"/>
    <w:rsid w:val="00B80EA4"/>
    <w:rsid w:val="00B80F4B"/>
    <w:rsid w:val="00B811B7"/>
    <w:rsid w:val="00B814E9"/>
    <w:rsid w:val="00B81644"/>
    <w:rsid w:val="00B824F8"/>
    <w:rsid w:val="00B828B8"/>
    <w:rsid w:val="00B82DDB"/>
    <w:rsid w:val="00B82E0E"/>
    <w:rsid w:val="00B82E47"/>
    <w:rsid w:val="00B8392A"/>
    <w:rsid w:val="00B842B4"/>
    <w:rsid w:val="00B843E5"/>
    <w:rsid w:val="00B847EB"/>
    <w:rsid w:val="00B879E2"/>
    <w:rsid w:val="00B90339"/>
    <w:rsid w:val="00B90819"/>
    <w:rsid w:val="00B916E2"/>
    <w:rsid w:val="00B918F3"/>
    <w:rsid w:val="00B919CC"/>
    <w:rsid w:val="00B92C4C"/>
    <w:rsid w:val="00B92C96"/>
    <w:rsid w:val="00B936C4"/>
    <w:rsid w:val="00B941BC"/>
    <w:rsid w:val="00B96321"/>
    <w:rsid w:val="00B963AA"/>
    <w:rsid w:val="00B97F53"/>
    <w:rsid w:val="00BA1D41"/>
    <w:rsid w:val="00BA2727"/>
    <w:rsid w:val="00BA4004"/>
    <w:rsid w:val="00BA4495"/>
    <w:rsid w:val="00BA6B6B"/>
    <w:rsid w:val="00BB0403"/>
    <w:rsid w:val="00BB043F"/>
    <w:rsid w:val="00BB0934"/>
    <w:rsid w:val="00BB17B9"/>
    <w:rsid w:val="00BB1BC2"/>
    <w:rsid w:val="00BB3768"/>
    <w:rsid w:val="00BB509F"/>
    <w:rsid w:val="00BB5955"/>
    <w:rsid w:val="00BB6D66"/>
    <w:rsid w:val="00BB6EF8"/>
    <w:rsid w:val="00BB7D53"/>
    <w:rsid w:val="00BC0799"/>
    <w:rsid w:val="00BC19E2"/>
    <w:rsid w:val="00BC19F3"/>
    <w:rsid w:val="00BC1EC8"/>
    <w:rsid w:val="00BC36A3"/>
    <w:rsid w:val="00BC3855"/>
    <w:rsid w:val="00BC3FBF"/>
    <w:rsid w:val="00BC574E"/>
    <w:rsid w:val="00BC5D66"/>
    <w:rsid w:val="00BC68A5"/>
    <w:rsid w:val="00BC6BF6"/>
    <w:rsid w:val="00BC7157"/>
    <w:rsid w:val="00BC7202"/>
    <w:rsid w:val="00BC7318"/>
    <w:rsid w:val="00BC7B07"/>
    <w:rsid w:val="00BD005F"/>
    <w:rsid w:val="00BD0782"/>
    <w:rsid w:val="00BD2597"/>
    <w:rsid w:val="00BD3CFD"/>
    <w:rsid w:val="00BD6FA1"/>
    <w:rsid w:val="00BD7017"/>
    <w:rsid w:val="00BE1892"/>
    <w:rsid w:val="00BE216F"/>
    <w:rsid w:val="00BE2D14"/>
    <w:rsid w:val="00BE3FB4"/>
    <w:rsid w:val="00BE3FF6"/>
    <w:rsid w:val="00BE58AB"/>
    <w:rsid w:val="00BE6355"/>
    <w:rsid w:val="00BE7467"/>
    <w:rsid w:val="00BE7586"/>
    <w:rsid w:val="00BF0554"/>
    <w:rsid w:val="00BF0D8F"/>
    <w:rsid w:val="00BF238D"/>
    <w:rsid w:val="00BF2F5C"/>
    <w:rsid w:val="00BF317B"/>
    <w:rsid w:val="00BF38E4"/>
    <w:rsid w:val="00BF4110"/>
    <w:rsid w:val="00BF4BBF"/>
    <w:rsid w:val="00BF4E68"/>
    <w:rsid w:val="00BF6F8E"/>
    <w:rsid w:val="00BF78CE"/>
    <w:rsid w:val="00C00972"/>
    <w:rsid w:val="00C01BC3"/>
    <w:rsid w:val="00C04398"/>
    <w:rsid w:val="00C06335"/>
    <w:rsid w:val="00C06D47"/>
    <w:rsid w:val="00C07181"/>
    <w:rsid w:val="00C07C29"/>
    <w:rsid w:val="00C07C5B"/>
    <w:rsid w:val="00C10570"/>
    <w:rsid w:val="00C131BC"/>
    <w:rsid w:val="00C150DF"/>
    <w:rsid w:val="00C1515A"/>
    <w:rsid w:val="00C15685"/>
    <w:rsid w:val="00C167CE"/>
    <w:rsid w:val="00C1708E"/>
    <w:rsid w:val="00C17EE0"/>
    <w:rsid w:val="00C201EA"/>
    <w:rsid w:val="00C20CC4"/>
    <w:rsid w:val="00C20F66"/>
    <w:rsid w:val="00C21511"/>
    <w:rsid w:val="00C21519"/>
    <w:rsid w:val="00C237D8"/>
    <w:rsid w:val="00C23D92"/>
    <w:rsid w:val="00C23E78"/>
    <w:rsid w:val="00C243E0"/>
    <w:rsid w:val="00C24A88"/>
    <w:rsid w:val="00C27299"/>
    <w:rsid w:val="00C2759C"/>
    <w:rsid w:val="00C27B00"/>
    <w:rsid w:val="00C30E12"/>
    <w:rsid w:val="00C331E4"/>
    <w:rsid w:val="00C33356"/>
    <w:rsid w:val="00C334A1"/>
    <w:rsid w:val="00C339B9"/>
    <w:rsid w:val="00C34C98"/>
    <w:rsid w:val="00C35127"/>
    <w:rsid w:val="00C35BE4"/>
    <w:rsid w:val="00C36208"/>
    <w:rsid w:val="00C3761B"/>
    <w:rsid w:val="00C379D9"/>
    <w:rsid w:val="00C37AAF"/>
    <w:rsid w:val="00C40222"/>
    <w:rsid w:val="00C41996"/>
    <w:rsid w:val="00C42F15"/>
    <w:rsid w:val="00C441AF"/>
    <w:rsid w:val="00C446D1"/>
    <w:rsid w:val="00C4586B"/>
    <w:rsid w:val="00C4635C"/>
    <w:rsid w:val="00C46937"/>
    <w:rsid w:val="00C47C27"/>
    <w:rsid w:val="00C50229"/>
    <w:rsid w:val="00C511BF"/>
    <w:rsid w:val="00C51444"/>
    <w:rsid w:val="00C519F5"/>
    <w:rsid w:val="00C53EA2"/>
    <w:rsid w:val="00C55779"/>
    <w:rsid w:val="00C573EC"/>
    <w:rsid w:val="00C57643"/>
    <w:rsid w:val="00C602E4"/>
    <w:rsid w:val="00C606DD"/>
    <w:rsid w:val="00C60B66"/>
    <w:rsid w:val="00C6253D"/>
    <w:rsid w:val="00C62E37"/>
    <w:rsid w:val="00C6605A"/>
    <w:rsid w:val="00C668D7"/>
    <w:rsid w:val="00C670ED"/>
    <w:rsid w:val="00C67A23"/>
    <w:rsid w:val="00C702AA"/>
    <w:rsid w:val="00C7090D"/>
    <w:rsid w:val="00C71369"/>
    <w:rsid w:val="00C71515"/>
    <w:rsid w:val="00C72307"/>
    <w:rsid w:val="00C72406"/>
    <w:rsid w:val="00C72D28"/>
    <w:rsid w:val="00C73661"/>
    <w:rsid w:val="00C74772"/>
    <w:rsid w:val="00C75F56"/>
    <w:rsid w:val="00C7700A"/>
    <w:rsid w:val="00C7726C"/>
    <w:rsid w:val="00C773A4"/>
    <w:rsid w:val="00C808C7"/>
    <w:rsid w:val="00C8205C"/>
    <w:rsid w:val="00C82407"/>
    <w:rsid w:val="00C82945"/>
    <w:rsid w:val="00C83B81"/>
    <w:rsid w:val="00C849A7"/>
    <w:rsid w:val="00C84C46"/>
    <w:rsid w:val="00C85FEC"/>
    <w:rsid w:val="00C86498"/>
    <w:rsid w:val="00C871A2"/>
    <w:rsid w:val="00C87506"/>
    <w:rsid w:val="00C87748"/>
    <w:rsid w:val="00C90D9C"/>
    <w:rsid w:val="00C90ECB"/>
    <w:rsid w:val="00C91EEA"/>
    <w:rsid w:val="00C92ACA"/>
    <w:rsid w:val="00C93256"/>
    <w:rsid w:val="00C93352"/>
    <w:rsid w:val="00C93FF2"/>
    <w:rsid w:val="00C94858"/>
    <w:rsid w:val="00C94C8E"/>
    <w:rsid w:val="00C960EC"/>
    <w:rsid w:val="00C9629F"/>
    <w:rsid w:val="00C97823"/>
    <w:rsid w:val="00C978B7"/>
    <w:rsid w:val="00C9796C"/>
    <w:rsid w:val="00C97FCA"/>
    <w:rsid w:val="00CA01D9"/>
    <w:rsid w:val="00CA0BB4"/>
    <w:rsid w:val="00CA0C3F"/>
    <w:rsid w:val="00CA0E64"/>
    <w:rsid w:val="00CA2912"/>
    <w:rsid w:val="00CA2A8F"/>
    <w:rsid w:val="00CA33B3"/>
    <w:rsid w:val="00CA39CE"/>
    <w:rsid w:val="00CA3FDA"/>
    <w:rsid w:val="00CA5F0C"/>
    <w:rsid w:val="00CA644E"/>
    <w:rsid w:val="00CA79C9"/>
    <w:rsid w:val="00CA7D15"/>
    <w:rsid w:val="00CA7F5A"/>
    <w:rsid w:val="00CB0387"/>
    <w:rsid w:val="00CB2442"/>
    <w:rsid w:val="00CB2C90"/>
    <w:rsid w:val="00CB3524"/>
    <w:rsid w:val="00CB3F56"/>
    <w:rsid w:val="00CB47CC"/>
    <w:rsid w:val="00CB672B"/>
    <w:rsid w:val="00CB74D3"/>
    <w:rsid w:val="00CC086B"/>
    <w:rsid w:val="00CC11E8"/>
    <w:rsid w:val="00CC1F0C"/>
    <w:rsid w:val="00CC3631"/>
    <w:rsid w:val="00CC3A7C"/>
    <w:rsid w:val="00CC3FC4"/>
    <w:rsid w:val="00CC432D"/>
    <w:rsid w:val="00CC43A6"/>
    <w:rsid w:val="00CC473F"/>
    <w:rsid w:val="00CC4944"/>
    <w:rsid w:val="00CC5B7B"/>
    <w:rsid w:val="00CC5F22"/>
    <w:rsid w:val="00CC6C79"/>
    <w:rsid w:val="00CD0106"/>
    <w:rsid w:val="00CD19BD"/>
    <w:rsid w:val="00CD3E05"/>
    <w:rsid w:val="00CD4383"/>
    <w:rsid w:val="00CD4A6F"/>
    <w:rsid w:val="00CD4E68"/>
    <w:rsid w:val="00CD5199"/>
    <w:rsid w:val="00CD626E"/>
    <w:rsid w:val="00CD63D7"/>
    <w:rsid w:val="00CD77CF"/>
    <w:rsid w:val="00CD7BC5"/>
    <w:rsid w:val="00CD7BE8"/>
    <w:rsid w:val="00CE0422"/>
    <w:rsid w:val="00CE0BB0"/>
    <w:rsid w:val="00CE1239"/>
    <w:rsid w:val="00CE141B"/>
    <w:rsid w:val="00CE1B2D"/>
    <w:rsid w:val="00CE2625"/>
    <w:rsid w:val="00CE2648"/>
    <w:rsid w:val="00CE3466"/>
    <w:rsid w:val="00CE351A"/>
    <w:rsid w:val="00CE5286"/>
    <w:rsid w:val="00CE6934"/>
    <w:rsid w:val="00CE6B75"/>
    <w:rsid w:val="00CE6E01"/>
    <w:rsid w:val="00CE7A6D"/>
    <w:rsid w:val="00CF0644"/>
    <w:rsid w:val="00CF0C57"/>
    <w:rsid w:val="00CF20CC"/>
    <w:rsid w:val="00CF2A29"/>
    <w:rsid w:val="00CF3CFA"/>
    <w:rsid w:val="00CF46E3"/>
    <w:rsid w:val="00CF474A"/>
    <w:rsid w:val="00CF5424"/>
    <w:rsid w:val="00CF5480"/>
    <w:rsid w:val="00CF575F"/>
    <w:rsid w:val="00CF5A1E"/>
    <w:rsid w:val="00CF5F18"/>
    <w:rsid w:val="00CF6560"/>
    <w:rsid w:val="00D0374C"/>
    <w:rsid w:val="00D03DB3"/>
    <w:rsid w:val="00D04534"/>
    <w:rsid w:val="00D04BAB"/>
    <w:rsid w:val="00D05F4F"/>
    <w:rsid w:val="00D062BD"/>
    <w:rsid w:val="00D06AA6"/>
    <w:rsid w:val="00D06AF2"/>
    <w:rsid w:val="00D10B7A"/>
    <w:rsid w:val="00D10E6D"/>
    <w:rsid w:val="00D13791"/>
    <w:rsid w:val="00D141EA"/>
    <w:rsid w:val="00D144B1"/>
    <w:rsid w:val="00D16D93"/>
    <w:rsid w:val="00D17731"/>
    <w:rsid w:val="00D17D46"/>
    <w:rsid w:val="00D17E9D"/>
    <w:rsid w:val="00D20B1A"/>
    <w:rsid w:val="00D20B20"/>
    <w:rsid w:val="00D21A65"/>
    <w:rsid w:val="00D21AC7"/>
    <w:rsid w:val="00D22355"/>
    <w:rsid w:val="00D231BA"/>
    <w:rsid w:val="00D24090"/>
    <w:rsid w:val="00D24133"/>
    <w:rsid w:val="00D243FA"/>
    <w:rsid w:val="00D25477"/>
    <w:rsid w:val="00D255B0"/>
    <w:rsid w:val="00D25BCD"/>
    <w:rsid w:val="00D27979"/>
    <w:rsid w:val="00D30CA0"/>
    <w:rsid w:val="00D315BA"/>
    <w:rsid w:val="00D33660"/>
    <w:rsid w:val="00D33833"/>
    <w:rsid w:val="00D33A68"/>
    <w:rsid w:val="00D33F8A"/>
    <w:rsid w:val="00D34D6A"/>
    <w:rsid w:val="00D353DB"/>
    <w:rsid w:val="00D363F4"/>
    <w:rsid w:val="00D405BB"/>
    <w:rsid w:val="00D4068D"/>
    <w:rsid w:val="00D40A70"/>
    <w:rsid w:val="00D40BB3"/>
    <w:rsid w:val="00D41BFE"/>
    <w:rsid w:val="00D42088"/>
    <w:rsid w:val="00D421B3"/>
    <w:rsid w:val="00D42374"/>
    <w:rsid w:val="00D4251F"/>
    <w:rsid w:val="00D43F60"/>
    <w:rsid w:val="00D4424F"/>
    <w:rsid w:val="00D444A0"/>
    <w:rsid w:val="00D44F64"/>
    <w:rsid w:val="00D45235"/>
    <w:rsid w:val="00D45EAF"/>
    <w:rsid w:val="00D46022"/>
    <w:rsid w:val="00D46757"/>
    <w:rsid w:val="00D46F10"/>
    <w:rsid w:val="00D47022"/>
    <w:rsid w:val="00D50222"/>
    <w:rsid w:val="00D506D1"/>
    <w:rsid w:val="00D50C5D"/>
    <w:rsid w:val="00D52FD2"/>
    <w:rsid w:val="00D542E2"/>
    <w:rsid w:val="00D54881"/>
    <w:rsid w:val="00D54F89"/>
    <w:rsid w:val="00D57FE7"/>
    <w:rsid w:val="00D6029C"/>
    <w:rsid w:val="00D60CA2"/>
    <w:rsid w:val="00D61204"/>
    <w:rsid w:val="00D61C94"/>
    <w:rsid w:val="00D62963"/>
    <w:rsid w:val="00D62CBC"/>
    <w:rsid w:val="00D63194"/>
    <w:rsid w:val="00D6322B"/>
    <w:rsid w:val="00D6382E"/>
    <w:rsid w:val="00D63C2A"/>
    <w:rsid w:val="00D644BC"/>
    <w:rsid w:val="00D6554C"/>
    <w:rsid w:val="00D66763"/>
    <w:rsid w:val="00D667A9"/>
    <w:rsid w:val="00D66EEE"/>
    <w:rsid w:val="00D66FAD"/>
    <w:rsid w:val="00D6798A"/>
    <w:rsid w:val="00D67C0B"/>
    <w:rsid w:val="00D67D7D"/>
    <w:rsid w:val="00D70478"/>
    <w:rsid w:val="00D736D8"/>
    <w:rsid w:val="00D738D1"/>
    <w:rsid w:val="00D738D9"/>
    <w:rsid w:val="00D73B60"/>
    <w:rsid w:val="00D741D5"/>
    <w:rsid w:val="00D74AA3"/>
    <w:rsid w:val="00D74E58"/>
    <w:rsid w:val="00D75DB6"/>
    <w:rsid w:val="00D76EB2"/>
    <w:rsid w:val="00D770A4"/>
    <w:rsid w:val="00D80BF5"/>
    <w:rsid w:val="00D80DBB"/>
    <w:rsid w:val="00D814D8"/>
    <w:rsid w:val="00D82492"/>
    <w:rsid w:val="00D85B9F"/>
    <w:rsid w:val="00D85EE2"/>
    <w:rsid w:val="00D86C9D"/>
    <w:rsid w:val="00D90EC6"/>
    <w:rsid w:val="00D916B6"/>
    <w:rsid w:val="00D91875"/>
    <w:rsid w:val="00D931BB"/>
    <w:rsid w:val="00D93E97"/>
    <w:rsid w:val="00D94913"/>
    <w:rsid w:val="00D94ED9"/>
    <w:rsid w:val="00D96E85"/>
    <w:rsid w:val="00D97059"/>
    <w:rsid w:val="00D97228"/>
    <w:rsid w:val="00D97E43"/>
    <w:rsid w:val="00D97F43"/>
    <w:rsid w:val="00DA0679"/>
    <w:rsid w:val="00DA0F28"/>
    <w:rsid w:val="00DA1A42"/>
    <w:rsid w:val="00DA1CD5"/>
    <w:rsid w:val="00DA24F4"/>
    <w:rsid w:val="00DA2B0A"/>
    <w:rsid w:val="00DA3AD4"/>
    <w:rsid w:val="00DA4011"/>
    <w:rsid w:val="00DA467C"/>
    <w:rsid w:val="00DA5B10"/>
    <w:rsid w:val="00DA5BAE"/>
    <w:rsid w:val="00DA6FFA"/>
    <w:rsid w:val="00DA7222"/>
    <w:rsid w:val="00DA72CF"/>
    <w:rsid w:val="00DA7559"/>
    <w:rsid w:val="00DB0DB1"/>
    <w:rsid w:val="00DB123B"/>
    <w:rsid w:val="00DB1B73"/>
    <w:rsid w:val="00DB491C"/>
    <w:rsid w:val="00DB5F04"/>
    <w:rsid w:val="00DB5F7C"/>
    <w:rsid w:val="00DB704C"/>
    <w:rsid w:val="00DB74B3"/>
    <w:rsid w:val="00DC01CF"/>
    <w:rsid w:val="00DC08A1"/>
    <w:rsid w:val="00DC0E74"/>
    <w:rsid w:val="00DC18B3"/>
    <w:rsid w:val="00DC2AD1"/>
    <w:rsid w:val="00DC37DE"/>
    <w:rsid w:val="00DC579D"/>
    <w:rsid w:val="00DC583F"/>
    <w:rsid w:val="00DC5A49"/>
    <w:rsid w:val="00DC6904"/>
    <w:rsid w:val="00DC7AEA"/>
    <w:rsid w:val="00DD1597"/>
    <w:rsid w:val="00DD23AE"/>
    <w:rsid w:val="00DD276E"/>
    <w:rsid w:val="00DD2CAC"/>
    <w:rsid w:val="00DD4E20"/>
    <w:rsid w:val="00DD4F3A"/>
    <w:rsid w:val="00DD6896"/>
    <w:rsid w:val="00DD6B3F"/>
    <w:rsid w:val="00DD6B53"/>
    <w:rsid w:val="00DD7126"/>
    <w:rsid w:val="00DD731F"/>
    <w:rsid w:val="00DD78CB"/>
    <w:rsid w:val="00DD7FCF"/>
    <w:rsid w:val="00DE1C4F"/>
    <w:rsid w:val="00DE21CD"/>
    <w:rsid w:val="00DE2BB1"/>
    <w:rsid w:val="00DE3153"/>
    <w:rsid w:val="00DE3365"/>
    <w:rsid w:val="00DE4637"/>
    <w:rsid w:val="00DE4BB2"/>
    <w:rsid w:val="00DE510D"/>
    <w:rsid w:val="00DE546E"/>
    <w:rsid w:val="00DE5941"/>
    <w:rsid w:val="00DE7011"/>
    <w:rsid w:val="00DE771E"/>
    <w:rsid w:val="00DF1615"/>
    <w:rsid w:val="00DF3208"/>
    <w:rsid w:val="00DF35B2"/>
    <w:rsid w:val="00DF3BC7"/>
    <w:rsid w:val="00DF3C92"/>
    <w:rsid w:val="00DF4F77"/>
    <w:rsid w:val="00DF543D"/>
    <w:rsid w:val="00DF5C26"/>
    <w:rsid w:val="00DF5C46"/>
    <w:rsid w:val="00DF6571"/>
    <w:rsid w:val="00E00878"/>
    <w:rsid w:val="00E023F3"/>
    <w:rsid w:val="00E031F6"/>
    <w:rsid w:val="00E03C09"/>
    <w:rsid w:val="00E060A3"/>
    <w:rsid w:val="00E064AB"/>
    <w:rsid w:val="00E10447"/>
    <w:rsid w:val="00E11F64"/>
    <w:rsid w:val="00E12B2D"/>
    <w:rsid w:val="00E12B9E"/>
    <w:rsid w:val="00E1327C"/>
    <w:rsid w:val="00E132C5"/>
    <w:rsid w:val="00E1345F"/>
    <w:rsid w:val="00E14369"/>
    <w:rsid w:val="00E144CF"/>
    <w:rsid w:val="00E167FA"/>
    <w:rsid w:val="00E16E62"/>
    <w:rsid w:val="00E16FA5"/>
    <w:rsid w:val="00E173D3"/>
    <w:rsid w:val="00E17D3E"/>
    <w:rsid w:val="00E20811"/>
    <w:rsid w:val="00E21B54"/>
    <w:rsid w:val="00E24490"/>
    <w:rsid w:val="00E2572F"/>
    <w:rsid w:val="00E27AC1"/>
    <w:rsid w:val="00E30380"/>
    <w:rsid w:val="00E3085A"/>
    <w:rsid w:val="00E3106C"/>
    <w:rsid w:val="00E31887"/>
    <w:rsid w:val="00E320B0"/>
    <w:rsid w:val="00E32436"/>
    <w:rsid w:val="00E329A2"/>
    <w:rsid w:val="00E32BD2"/>
    <w:rsid w:val="00E32CC2"/>
    <w:rsid w:val="00E333F5"/>
    <w:rsid w:val="00E341B7"/>
    <w:rsid w:val="00E344B5"/>
    <w:rsid w:val="00E354A9"/>
    <w:rsid w:val="00E356D4"/>
    <w:rsid w:val="00E35A09"/>
    <w:rsid w:val="00E3635A"/>
    <w:rsid w:val="00E3711C"/>
    <w:rsid w:val="00E4317B"/>
    <w:rsid w:val="00E43F14"/>
    <w:rsid w:val="00E441F6"/>
    <w:rsid w:val="00E4463F"/>
    <w:rsid w:val="00E453FC"/>
    <w:rsid w:val="00E45ACF"/>
    <w:rsid w:val="00E46586"/>
    <w:rsid w:val="00E46960"/>
    <w:rsid w:val="00E47873"/>
    <w:rsid w:val="00E512A0"/>
    <w:rsid w:val="00E51A7A"/>
    <w:rsid w:val="00E5213D"/>
    <w:rsid w:val="00E52B91"/>
    <w:rsid w:val="00E53B56"/>
    <w:rsid w:val="00E53B74"/>
    <w:rsid w:val="00E55416"/>
    <w:rsid w:val="00E55696"/>
    <w:rsid w:val="00E556B4"/>
    <w:rsid w:val="00E569AE"/>
    <w:rsid w:val="00E56ADB"/>
    <w:rsid w:val="00E576FA"/>
    <w:rsid w:val="00E60E31"/>
    <w:rsid w:val="00E61338"/>
    <w:rsid w:val="00E619C1"/>
    <w:rsid w:val="00E628ED"/>
    <w:rsid w:val="00E633D5"/>
    <w:rsid w:val="00E636C3"/>
    <w:rsid w:val="00E64D5B"/>
    <w:rsid w:val="00E66A03"/>
    <w:rsid w:val="00E703FC"/>
    <w:rsid w:val="00E71494"/>
    <w:rsid w:val="00E719AB"/>
    <w:rsid w:val="00E719DF"/>
    <w:rsid w:val="00E71FC0"/>
    <w:rsid w:val="00E72EA0"/>
    <w:rsid w:val="00E740C7"/>
    <w:rsid w:val="00E74643"/>
    <w:rsid w:val="00E7478F"/>
    <w:rsid w:val="00E755AF"/>
    <w:rsid w:val="00E75AC9"/>
    <w:rsid w:val="00E75D16"/>
    <w:rsid w:val="00E767BE"/>
    <w:rsid w:val="00E76CC9"/>
    <w:rsid w:val="00E76E68"/>
    <w:rsid w:val="00E7709E"/>
    <w:rsid w:val="00E7755E"/>
    <w:rsid w:val="00E8180E"/>
    <w:rsid w:val="00E81F4E"/>
    <w:rsid w:val="00E82764"/>
    <w:rsid w:val="00E827E9"/>
    <w:rsid w:val="00E8356C"/>
    <w:rsid w:val="00E83A8C"/>
    <w:rsid w:val="00E85149"/>
    <w:rsid w:val="00E86155"/>
    <w:rsid w:val="00E86DC8"/>
    <w:rsid w:val="00E90F2F"/>
    <w:rsid w:val="00E914BE"/>
    <w:rsid w:val="00E91E93"/>
    <w:rsid w:val="00E93F26"/>
    <w:rsid w:val="00E94CF3"/>
    <w:rsid w:val="00E95055"/>
    <w:rsid w:val="00E95DE9"/>
    <w:rsid w:val="00E96274"/>
    <w:rsid w:val="00E9751F"/>
    <w:rsid w:val="00EA0128"/>
    <w:rsid w:val="00EA042A"/>
    <w:rsid w:val="00EA0C34"/>
    <w:rsid w:val="00EA173F"/>
    <w:rsid w:val="00EA4491"/>
    <w:rsid w:val="00EA5E64"/>
    <w:rsid w:val="00EA67B5"/>
    <w:rsid w:val="00EB0003"/>
    <w:rsid w:val="00EB05DE"/>
    <w:rsid w:val="00EB05FA"/>
    <w:rsid w:val="00EB0C3A"/>
    <w:rsid w:val="00EB0D57"/>
    <w:rsid w:val="00EB1904"/>
    <w:rsid w:val="00EB219C"/>
    <w:rsid w:val="00EB30D9"/>
    <w:rsid w:val="00EB41F0"/>
    <w:rsid w:val="00EB4AF0"/>
    <w:rsid w:val="00EB5107"/>
    <w:rsid w:val="00EB55A0"/>
    <w:rsid w:val="00EB5FBF"/>
    <w:rsid w:val="00EB6699"/>
    <w:rsid w:val="00EB799B"/>
    <w:rsid w:val="00EB7A3A"/>
    <w:rsid w:val="00EC0C1D"/>
    <w:rsid w:val="00EC0D3A"/>
    <w:rsid w:val="00EC2020"/>
    <w:rsid w:val="00EC295A"/>
    <w:rsid w:val="00EC4751"/>
    <w:rsid w:val="00EC4B76"/>
    <w:rsid w:val="00EC4C43"/>
    <w:rsid w:val="00EC651D"/>
    <w:rsid w:val="00EC776D"/>
    <w:rsid w:val="00ED039E"/>
    <w:rsid w:val="00ED09B7"/>
    <w:rsid w:val="00ED0E5F"/>
    <w:rsid w:val="00ED2682"/>
    <w:rsid w:val="00ED3237"/>
    <w:rsid w:val="00ED3AE2"/>
    <w:rsid w:val="00ED5535"/>
    <w:rsid w:val="00ED74E2"/>
    <w:rsid w:val="00ED7E12"/>
    <w:rsid w:val="00EE1EB3"/>
    <w:rsid w:val="00EE28A8"/>
    <w:rsid w:val="00EE6155"/>
    <w:rsid w:val="00EE72F9"/>
    <w:rsid w:val="00EE7771"/>
    <w:rsid w:val="00EF36FC"/>
    <w:rsid w:val="00EF3A79"/>
    <w:rsid w:val="00EF3C70"/>
    <w:rsid w:val="00EF3E5E"/>
    <w:rsid w:val="00EF46AB"/>
    <w:rsid w:val="00EF69C7"/>
    <w:rsid w:val="00EF7383"/>
    <w:rsid w:val="00F00384"/>
    <w:rsid w:val="00F00821"/>
    <w:rsid w:val="00F00B63"/>
    <w:rsid w:val="00F02091"/>
    <w:rsid w:val="00F03872"/>
    <w:rsid w:val="00F04FF3"/>
    <w:rsid w:val="00F06899"/>
    <w:rsid w:val="00F0783F"/>
    <w:rsid w:val="00F12214"/>
    <w:rsid w:val="00F137B0"/>
    <w:rsid w:val="00F14D9D"/>
    <w:rsid w:val="00F151AA"/>
    <w:rsid w:val="00F157EA"/>
    <w:rsid w:val="00F2032B"/>
    <w:rsid w:val="00F204F2"/>
    <w:rsid w:val="00F21148"/>
    <w:rsid w:val="00F2235B"/>
    <w:rsid w:val="00F22734"/>
    <w:rsid w:val="00F22C39"/>
    <w:rsid w:val="00F233D9"/>
    <w:rsid w:val="00F235D0"/>
    <w:rsid w:val="00F2448B"/>
    <w:rsid w:val="00F249BD"/>
    <w:rsid w:val="00F249E3"/>
    <w:rsid w:val="00F25127"/>
    <w:rsid w:val="00F2556D"/>
    <w:rsid w:val="00F2667F"/>
    <w:rsid w:val="00F27042"/>
    <w:rsid w:val="00F30920"/>
    <w:rsid w:val="00F30C90"/>
    <w:rsid w:val="00F315B4"/>
    <w:rsid w:val="00F324DE"/>
    <w:rsid w:val="00F35952"/>
    <w:rsid w:val="00F36A52"/>
    <w:rsid w:val="00F37196"/>
    <w:rsid w:val="00F37407"/>
    <w:rsid w:val="00F40CA3"/>
    <w:rsid w:val="00F41B92"/>
    <w:rsid w:val="00F42276"/>
    <w:rsid w:val="00F42342"/>
    <w:rsid w:val="00F434A1"/>
    <w:rsid w:val="00F43FB4"/>
    <w:rsid w:val="00F458FD"/>
    <w:rsid w:val="00F460A8"/>
    <w:rsid w:val="00F46C07"/>
    <w:rsid w:val="00F475FE"/>
    <w:rsid w:val="00F47E2F"/>
    <w:rsid w:val="00F501D7"/>
    <w:rsid w:val="00F508E3"/>
    <w:rsid w:val="00F514BB"/>
    <w:rsid w:val="00F5235F"/>
    <w:rsid w:val="00F529DA"/>
    <w:rsid w:val="00F535E7"/>
    <w:rsid w:val="00F53875"/>
    <w:rsid w:val="00F5543B"/>
    <w:rsid w:val="00F55E63"/>
    <w:rsid w:val="00F565EB"/>
    <w:rsid w:val="00F567B7"/>
    <w:rsid w:val="00F57245"/>
    <w:rsid w:val="00F609B6"/>
    <w:rsid w:val="00F61144"/>
    <w:rsid w:val="00F61FDD"/>
    <w:rsid w:val="00F623B7"/>
    <w:rsid w:val="00F63243"/>
    <w:rsid w:val="00F63C71"/>
    <w:rsid w:val="00F641FC"/>
    <w:rsid w:val="00F64854"/>
    <w:rsid w:val="00F64D18"/>
    <w:rsid w:val="00F65255"/>
    <w:rsid w:val="00F660D3"/>
    <w:rsid w:val="00F66397"/>
    <w:rsid w:val="00F669D5"/>
    <w:rsid w:val="00F6722C"/>
    <w:rsid w:val="00F6796F"/>
    <w:rsid w:val="00F67A5A"/>
    <w:rsid w:val="00F70492"/>
    <w:rsid w:val="00F71198"/>
    <w:rsid w:val="00F716BF"/>
    <w:rsid w:val="00F72A15"/>
    <w:rsid w:val="00F72B92"/>
    <w:rsid w:val="00F72D7A"/>
    <w:rsid w:val="00F7548E"/>
    <w:rsid w:val="00F75FE8"/>
    <w:rsid w:val="00F764D3"/>
    <w:rsid w:val="00F76948"/>
    <w:rsid w:val="00F76C61"/>
    <w:rsid w:val="00F76D0F"/>
    <w:rsid w:val="00F77031"/>
    <w:rsid w:val="00F77259"/>
    <w:rsid w:val="00F77517"/>
    <w:rsid w:val="00F77A93"/>
    <w:rsid w:val="00F77C0F"/>
    <w:rsid w:val="00F8205A"/>
    <w:rsid w:val="00F848BD"/>
    <w:rsid w:val="00F853BE"/>
    <w:rsid w:val="00F85454"/>
    <w:rsid w:val="00F8648E"/>
    <w:rsid w:val="00F86C0A"/>
    <w:rsid w:val="00F871A4"/>
    <w:rsid w:val="00F87CA4"/>
    <w:rsid w:val="00F903C8"/>
    <w:rsid w:val="00F90CBE"/>
    <w:rsid w:val="00F91174"/>
    <w:rsid w:val="00F9228A"/>
    <w:rsid w:val="00F9308D"/>
    <w:rsid w:val="00F93A25"/>
    <w:rsid w:val="00F9489D"/>
    <w:rsid w:val="00F94C66"/>
    <w:rsid w:val="00F94D1F"/>
    <w:rsid w:val="00F9599A"/>
    <w:rsid w:val="00FA09BA"/>
    <w:rsid w:val="00FA296B"/>
    <w:rsid w:val="00FA2AE8"/>
    <w:rsid w:val="00FA334E"/>
    <w:rsid w:val="00FA3A7E"/>
    <w:rsid w:val="00FA412A"/>
    <w:rsid w:val="00FA4ED3"/>
    <w:rsid w:val="00FA56B9"/>
    <w:rsid w:val="00FA676F"/>
    <w:rsid w:val="00FA7D35"/>
    <w:rsid w:val="00FB0815"/>
    <w:rsid w:val="00FB12BB"/>
    <w:rsid w:val="00FB1A18"/>
    <w:rsid w:val="00FB1C47"/>
    <w:rsid w:val="00FB2118"/>
    <w:rsid w:val="00FB231C"/>
    <w:rsid w:val="00FB318B"/>
    <w:rsid w:val="00FB49F8"/>
    <w:rsid w:val="00FB5356"/>
    <w:rsid w:val="00FB57A7"/>
    <w:rsid w:val="00FB5C4E"/>
    <w:rsid w:val="00FB605C"/>
    <w:rsid w:val="00FC000E"/>
    <w:rsid w:val="00FC05BE"/>
    <w:rsid w:val="00FC413A"/>
    <w:rsid w:val="00FC500C"/>
    <w:rsid w:val="00FC5150"/>
    <w:rsid w:val="00FC61FB"/>
    <w:rsid w:val="00FC6477"/>
    <w:rsid w:val="00FC6C74"/>
    <w:rsid w:val="00FC724A"/>
    <w:rsid w:val="00FC7512"/>
    <w:rsid w:val="00FC7B29"/>
    <w:rsid w:val="00FC7D59"/>
    <w:rsid w:val="00FD0454"/>
    <w:rsid w:val="00FD06DD"/>
    <w:rsid w:val="00FD37F8"/>
    <w:rsid w:val="00FD534B"/>
    <w:rsid w:val="00FD56E0"/>
    <w:rsid w:val="00FD5ADA"/>
    <w:rsid w:val="00FD6D02"/>
    <w:rsid w:val="00FD7314"/>
    <w:rsid w:val="00FD784B"/>
    <w:rsid w:val="00FE034B"/>
    <w:rsid w:val="00FE0D18"/>
    <w:rsid w:val="00FE0DC7"/>
    <w:rsid w:val="00FE1041"/>
    <w:rsid w:val="00FE1BD7"/>
    <w:rsid w:val="00FE2A36"/>
    <w:rsid w:val="00FE2B01"/>
    <w:rsid w:val="00FE327B"/>
    <w:rsid w:val="00FE4C18"/>
    <w:rsid w:val="00FE60AE"/>
    <w:rsid w:val="00FE6A9A"/>
    <w:rsid w:val="00FE6AF9"/>
    <w:rsid w:val="00FE797B"/>
    <w:rsid w:val="00FE7A29"/>
    <w:rsid w:val="00FE7B5E"/>
    <w:rsid w:val="00FF1AEC"/>
    <w:rsid w:val="00FF2FED"/>
    <w:rsid w:val="00FF3401"/>
    <w:rsid w:val="00FF4042"/>
    <w:rsid w:val="00FF5099"/>
    <w:rsid w:val="00FF57A6"/>
    <w:rsid w:val="00FF5CF6"/>
    <w:rsid w:val="00FF6050"/>
    <w:rsid w:val="00FF6053"/>
    <w:rsid w:val="00FF704E"/>
    <w:rsid w:val="02A81B3F"/>
    <w:rsid w:val="046F54D9"/>
    <w:rsid w:val="067601CC"/>
    <w:rsid w:val="09547E63"/>
    <w:rsid w:val="0B1E6BFE"/>
    <w:rsid w:val="0D9E76FD"/>
    <w:rsid w:val="0EC20452"/>
    <w:rsid w:val="108B0D18"/>
    <w:rsid w:val="157F6CFA"/>
    <w:rsid w:val="174F41C5"/>
    <w:rsid w:val="17D411F6"/>
    <w:rsid w:val="231A0405"/>
    <w:rsid w:val="234611FA"/>
    <w:rsid w:val="28215929"/>
    <w:rsid w:val="299910E7"/>
    <w:rsid w:val="2B0D0850"/>
    <w:rsid w:val="34A2233F"/>
    <w:rsid w:val="36D6690A"/>
    <w:rsid w:val="38635F53"/>
    <w:rsid w:val="388F6D48"/>
    <w:rsid w:val="3ABB3DAF"/>
    <w:rsid w:val="3B3757BB"/>
    <w:rsid w:val="3C793282"/>
    <w:rsid w:val="4102318A"/>
    <w:rsid w:val="44E0796E"/>
    <w:rsid w:val="4A943C2D"/>
    <w:rsid w:val="5B4213BB"/>
    <w:rsid w:val="5DB24CFF"/>
    <w:rsid w:val="5F8D2FD3"/>
    <w:rsid w:val="5F9D3761"/>
    <w:rsid w:val="627961EF"/>
    <w:rsid w:val="635B58F5"/>
    <w:rsid w:val="654A5C21"/>
    <w:rsid w:val="69F835C8"/>
    <w:rsid w:val="6AD466B8"/>
    <w:rsid w:val="6E3B6A4F"/>
    <w:rsid w:val="724D5122"/>
    <w:rsid w:val="743913C1"/>
    <w:rsid w:val="78A53442"/>
    <w:rsid w:val="78F269CE"/>
    <w:rsid w:val="7F8870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15F1AA8"/>
  <w15:docId w15:val="{498F2DDF-62D6-4274-B6C5-01E30C739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0" w:qFormat="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200"/>
      <w:jc w:val="both"/>
    </w:pPr>
    <w:rPr>
      <w:kern w:val="2"/>
      <w:sz w:val="24"/>
      <w:szCs w:val="22"/>
    </w:rPr>
  </w:style>
  <w:style w:type="paragraph" w:styleId="1">
    <w:name w:val="heading 1"/>
    <w:next w:val="a"/>
    <w:link w:val="10"/>
    <w:uiPriority w:val="9"/>
    <w:qFormat/>
    <w:pPr>
      <w:keepNext/>
      <w:keepLines/>
      <w:spacing w:before="340" w:after="330" w:line="578" w:lineRule="auto"/>
      <w:outlineLvl w:val="0"/>
    </w:pPr>
    <w:rPr>
      <w:b/>
      <w:bCs/>
      <w:kern w:val="44"/>
      <w:sz w:val="44"/>
      <w:szCs w:val="44"/>
    </w:rPr>
  </w:style>
  <w:style w:type="paragraph" w:styleId="20">
    <w:name w:val="heading 2"/>
    <w:basedOn w:val="a"/>
    <w:next w:val="a"/>
    <w:link w:val="21"/>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List Number 2"/>
    <w:basedOn w:val="a"/>
    <w:qFormat/>
    <w:pPr>
      <w:numPr>
        <w:numId w:val="1"/>
      </w:numPr>
      <w:tabs>
        <w:tab w:val="clear" w:pos="1354"/>
        <w:tab w:val="left" w:pos="850"/>
      </w:tabs>
      <w:adjustRightInd w:val="0"/>
      <w:snapToGrid w:val="0"/>
      <w:spacing w:line="360" w:lineRule="atLeast"/>
      <w:ind w:left="850" w:firstLineChars="0" w:hanging="389"/>
      <w:jc w:val="left"/>
    </w:pPr>
    <w:rPr>
      <w:rFonts w:ascii="宋体" w:eastAsia="宋体" w:hAnsi="宋体" w:cs="Times New Roman"/>
      <w:sz w:val="21"/>
      <w:szCs w:val="24"/>
    </w:rPr>
  </w:style>
  <w:style w:type="paragraph" w:styleId="a3">
    <w:name w:val="Normal Indent"/>
    <w:basedOn w:val="a"/>
    <w:link w:val="a4"/>
    <w:qFormat/>
    <w:pPr>
      <w:ind w:firstLineChars="0" w:firstLine="420"/>
    </w:pPr>
    <w:rPr>
      <w:rFonts w:ascii="Times New Roman" w:eastAsia="宋体" w:hAnsi="Times New Roman" w:cs="Times New Roman"/>
      <w:szCs w:val="20"/>
    </w:rPr>
  </w:style>
  <w:style w:type="paragraph" w:styleId="a5">
    <w:name w:val="annotation text"/>
    <w:basedOn w:val="a"/>
    <w:link w:val="a6"/>
    <w:uiPriority w:val="99"/>
    <w:semiHidden/>
    <w:unhideWhenUsed/>
    <w:qFormat/>
    <w:pPr>
      <w:jc w:val="left"/>
    </w:pPr>
  </w:style>
  <w:style w:type="paragraph" w:styleId="TOC3">
    <w:name w:val="toc 3"/>
    <w:basedOn w:val="a"/>
    <w:next w:val="a"/>
    <w:uiPriority w:val="39"/>
    <w:unhideWhenUsed/>
    <w:qFormat/>
    <w:pPr>
      <w:tabs>
        <w:tab w:val="left" w:pos="1680"/>
        <w:tab w:val="right" w:leader="dot" w:pos="8296"/>
      </w:tabs>
      <w:ind w:leftChars="400" w:left="960" w:firstLine="480"/>
      <w:jc w:val="left"/>
    </w:p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ad">
    <w:name w:val="footnote text"/>
    <w:basedOn w:val="a"/>
    <w:link w:val="ae"/>
    <w:uiPriority w:val="99"/>
    <w:semiHidden/>
    <w:unhideWhenUsed/>
    <w:qFormat/>
    <w:pPr>
      <w:snapToGrid w:val="0"/>
      <w:jc w:val="left"/>
    </w:pPr>
    <w:rPr>
      <w:sz w:val="18"/>
      <w:szCs w:val="18"/>
    </w:rPr>
  </w:style>
  <w:style w:type="paragraph" w:styleId="TOC2">
    <w:name w:val="toc 2"/>
    <w:basedOn w:val="a"/>
    <w:next w:val="a"/>
    <w:uiPriority w:val="39"/>
    <w:unhideWhenUsed/>
    <w:qFormat/>
    <w:pPr>
      <w:ind w:leftChars="200" w:left="420"/>
    </w:pPr>
  </w:style>
  <w:style w:type="paragraph" w:styleId="af">
    <w:name w:val="Normal (Web)"/>
    <w:basedOn w:val="a"/>
    <w:uiPriority w:val="99"/>
    <w:semiHidden/>
    <w:unhideWhenUsed/>
    <w:qFormat/>
    <w:pPr>
      <w:widowControl/>
      <w:spacing w:before="100" w:beforeAutospacing="1" w:after="100" w:afterAutospacing="1" w:line="240" w:lineRule="auto"/>
      <w:ind w:firstLineChars="0" w:firstLine="0"/>
      <w:jc w:val="left"/>
    </w:pPr>
    <w:rPr>
      <w:rFonts w:ascii="宋体" w:eastAsia="宋体" w:hAnsi="宋体" w:cs="宋体"/>
      <w:kern w:val="0"/>
      <w:szCs w:val="24"/>
    </w:rPr>
  </w:style>
  <w:style w:type="paragraph" w:styleId="af0">
    <w:name w:val="annotation subject"/>
    <w:basedOn w:val="a5"/>
    <w:next w:val="a5"/>
    <w:link w:val="af1"/>
    <w:uiPriority w:val="99"/>
    <w:semiHidden/>
    <w:unhideWhenUsed/>
    <w:qFormat/>
    <w:rPr>
      <w:b/>
      <w:bCs/>
    </w:rPr>
  </w:style>
  <w:style w:type="table" w:styleId="af2">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Hyperlink"/>
    <w:basedOn w:val="a0"/>
    <w:uiPriority w:val="99"/>
    <w:unhideWhenUsed/>
    <w:qFormat/>
    <w:rPr>
      <w:color w:val="0000FF" w:themeColor="hyperlink"/>
      <w:u w:val="single"/>
    </w:rPr>
  </w:style>
  <w:style w:type="character" w:styleId="af5">
    <w:name w:val="annotation reference"/>
    <w:basedOn w:val="a0"/>
    <w:uiPriority w:val="99"/>
    <w:semiHidden/>
    <w:unhideWhenUsed/>
    <w:qFormat/>
    <w:rPr>
      <w:sz w:val="21"/>
      <w:szCs w:val="21"/>
    </w:rPr>
  </w:style>
  <w:style w:type="character" w:styleId="af6">
    <w:name w:val="footnote reference"/>
    <w:basedOn w:val="a0"/>
    <w:uiPriority w:val="99"/>
    <w:semiHidden/>
    <w:unhideWhenUsed/>
    <w:qFormat/>
    <w:rPr>
      <w:vertAlign w:val="superscript"/>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character" w:customStyle="1" w:styleId="10">
    <w:name w:val="标题 1 字符"/>
    <w:basedOn w:val="a0"/>
    <w:link w:val="1"/>
    <w:uiPriority w:val="9"/>
    <w:qFormat/>
    <w:rPr>
      <w:b/>
      <w:bCs/>
      <w:kern w:val="44"/>
      <w:sz w:val="44"/>
      <w:szCs w:val="44"/>
    </w:rPr>
  </w:style>
  <w:style w:type="paragraph" w:customStyle="1" w:styleId="af7">
    <w:name w:val="样式小标题"/>
    <w:basedOn w:val="a"/>
    <w:qFormat/>
    <w:pPr>
      <w:spacing w:line="300" w:lineRule="auto"/>
      <w:ind w:leftChars="-257" w:left="-540" w:rightChars="-159" w:right="-334"/>
    </w:pPr>
    <w:rPr>
      <w:rFonts w:ascii="宋体" w:eastAsia="宋体" w:hAnsi="宋体" w:cs="宋体"/>
      <w:b/>
      <w:bCs/>
      <w:szCs w:val="20"/>
    </w:rPr>
  </w:style>
  <w:style w:type="paragraph" w:customStyle="1" w:styleId="6">
    <w:name w:val="正文6"/>
    <w:basedOn w:val="a"/>
    <w:link w:val="6Char"/>
    <w:qFormat/>
    <w:pPr>
      <w:spacing w:line="300" w:lineRule="auto"/>
    </w:pPr>
    <w:rPr>
      <w:rFonts w:ascii="宋体" w:eastAsia="宋体" w:hAnsi="宋体" w:cs="宋体"/>
      <w:szCs w:val="20"/>
    </w:rPr>
  </w:style>
  <w:style w:type="character" w:customStyle="1" w:styleId="6Char">
    <w:name w:val="正文6 Char"/>
    <w:basedOn w:val="a0"/>
    <w:link w:val="6"/>
    <w:qFormat/>
    <w:rPr>
      <w:rFonts w:ascii="宋体" w:eastAsia="宋体" w:hAnsi="宋体" w:cs="宋体"/>
      <w:szCs w:val="20"/>
    </w:rPr>
  </w:style>
  <w:style w:type="character" w:customStyle="1" w:styleId="a8">
    <w:name w:val="批注框文本 字符"/>
    <w:basedOn w:val="a0"/>
    <w:link w:val="a7"/>
    <w:uiPriority w:val="99"/>
    <w:semiHidden/>
    <w:qFormat/>
    <w:rPr>
      <w:sz w:val="18"/>
      <w:szCs w:val="18"/>
    </w:rPr>
  </w:style>
  <w:style w:type="character" w:customStyle="1" w:styleId="21">
    <w:name w:val="标题 2 字符"/>
    <w:basedOn w:val="a0"/>
    <w:link w:val="20"/>
    <w:uiPriority w:val="9"/>
    <w:qFormat/>
    <w:rPr>
      <w:rFonts w:asciiTheme="majorHAnsi" w:eastAsiaTheme="majorEastAsia" w:hAnsiTheme="majorHAnsi" w:cstheme="majorBidi"/>
      <w:b/>
      <w:bCs/>
      <w:sz w:val="32"/>
      <w:szCs w:val="32"/>
    </w:rPr>
  </w:style>
  <w:style w:type="paragraph" w:customStyle="1" w:styleId="TOC10">
    <w:name w:val="TOC 标题1"/>
    <w:basedOn w:val="1"/>
    <w:next w:val="a"/>
    <w:uiPriority w:val="39"/>
    <w:semiHidden/>
    <w:unhideWhenUsed/>
    <w:qFormat/>
    <w:pPr>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af8">
    <w:name w:val="List Paragraph"/>
    <w:basedOn w:val="a"/>
    <w:uiPriority w:val="34"/>
    <w:qFormat/>
    <w:pPr>
      <w:ind w:firstLine="420"/>
    </w:pPr>
  </w:style>
  <w:style w:type="character" w:customStyle="1" w:styleId="ae">
    <w:name w:val="脚注文本 字符"/>
    <w:basedOn w:val="a0"/>
    <w:link w:val="ad"/>
    <w:uiPriority w:val="99"/>
    <w:semiHidden/>
    <w:qFormat/>
    <w:rPr>
      <w:sz w:val="18"/>
      <w:szCs w:val="18"/>
    </w:rPr>
  </w:style>
  <w:style w:type="character" w:customStyle="1" w:styleId="a6">
    <w:name w:val="批注文字 字符"/>
    <w:basedOn w:val="a0"/>
    <w:link w:val="a5"/>
    <w:uiPriority w:val="99"/>
    <w:semiHidden/>
    <w:qFormat/>
    <w:rPr>
      <w:sz w:val="24"/>
    </w:rPr>
  </w:style>
  <w:style w:type="character" w:customStyle="1" w:styleId="af1">
    <w:name w:val="批注主题 字符"/>
    <w:basedOn w:val="a6"/>
    <w:link w:val="af0"/>
    <w:uiPriority w:val="99"/>
    <w:semiHidden/>
    <w:qFormat/>
    <w:rPr>
      <w:b/>
      <w:bCs/>
      <w:sz w:val="24"/>
    </w:rPr>
  </w:style>
  <w:style w:type="character" w:customStyle="1" w:styleId="30">
    <w:name w:val="标题 3 字符"/>
    <w:basedOn w:val="a0"/>
    <w:link w:val="3"/>
    <w:uiPriority w:val="9"/>
    <w:qFormat/>
    <w:rPr>
      <w:b/>
      <w:bCs/>
      <w:sz w:val="32"/>
      <w:szCs w:val="32"/>
    </w:rPr>
  </w:style>
  <w:style w:type="character" w:customStyle="1" w:styleId="a4">
    <w:name w:val="正文缩进 字符"/>
    <w:basedOn w:val="a0"/>
    <w:link w:val="a3"/>
    <w:qFormat/>
    <w:rPr>
      <w:rFonts w:ascii="Times New Roman" w:eastAsia="宋体" w:hAnsi="Times New Roman" w:cs="Times New Roman"/>
      <w:sz w:val="24"/>
      <w:szCs w:val="20"/>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paragraph" w:customStyle="1" w:styleId="af9">
    <w:name w:val="段"/>
    <w:qFormat/>
    <w:pPr>
      <w:autoSpaceDE w:val="0"/>
      <w:autoSpaceDN w:val="0"/>
      <w:ind w:firstLineChars="200" w:firstLine="200"/>
      <w:jc w:val="both"/>
    </w:pPr>
    <w:rPr>
      <w:rFonts w:ascii="宋体" w:eastAsia="宋体" w:hAnsi="Times New Roman" w:cs="Times New Roman"/>
      <w:sz w:val="21"/>
    </w:rPr>
  </w:style>
  <w:style w:type="paragraph" w:customStyle="1" w:styleId="11">
    <w:name w:val="修订1"/>
    <w:hidden/>
    <w:uiPriority w:val="99"/>
    <w:semiHidden/>
    <w:qFormat/>
    <w:rPr>
      <w:kern w:val="2"/>
      <w:sz w:val="24"/>
      <w:szCs w:val="22"/>
    </w:rPr>
  </w:style>
  <w:style w:type="paragraph" w:styleId="afa">
    <w:name w:val="endnote text"/>
    <w:basedOn w:val="a"/>
    <w:link w:val="afb"/>
    <w:uiPriority w:val="99"/>
    <w:semiHidden/>
    <w:unhideWhenUsed/>
    <w:rsid w:val="00C62E37"/>
    <w:pPr>
      <w:snapToGrid w:val="0"/>
      <w:jc w:val="left"/>
    </w:pPr>
  </w:style>
  <w:style w:type="character" w:customStyle="1" w:styleId="afb">
    <w:name w:val="尾注文本 字符"/>
    <w:basedOn w:val="a0"/>
    <w:link w:val="afa"/>
    <w:uiPriority w:val="99"/>
    <w:semiHidden/>
    <w:rsid w:val="00C62E37"/>
    <w:rPr>
      <w:kern w:val="2"/>
      <w:sz w:val="24"/>
      <w:szCs w:val="22"/>
    </w:rPr>
  </w:style>
  <w:style w:type="character" w:styleId="afc">
    <w:name w:val="endnote reference"/>
    <w:basedOn w:val="a0"/>
    <w:uiPriority w:val="99"/>
    <w:semiHidden/>
    <w:unhideWhenUsed/>
    <w:rsid w:val="00C62E3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numbering" Target="numbering.xml"/><Relationship Id="rId21" Type="http://schemas.microsoft.com/office/2011/relationships/people" Target="peop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theme" Target="theme/theme1.xml"/></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49617077-731E-4477-834F-57566615105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8</Pages>
  <Words>506</Words>
  <Characters>2885</Characters>
  <Application>Microsoft Office Word</Application>
  <DocSecurity>0</DocSecurity>
  <Lines>24</Lines>
  <Paragraphs>6</Paragraphs>
  <ScaleCrop>false</ScaleCrop>
  <Company>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hp</cp:lastModifiedBy>
  <cp:revision>51</cp:revision>
  <cp:lastPrinted>2016-09-26T07:48:00Z</cp:lastPrinted>
  <dcterms:created xsi:type="dcterms:W3CDTF">2023-10-25T06:38:00Z</dcterms:created>
  <dcterms:modified xsi:type="dcterms:W3CDTF">2025-07-31T01:52:00Z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2052-12.1.0.15324</vt:lpwstr>
  </property>
  <property fmtid="{D5CDD505-2E9C-101B-9397-08002B2CF9AE}" pid="3" name="ICV">
    <vt:lpwstr>67B014C695114D859FC25F4E99665D55_12</vt:lpwstr>
  </property>
</Properties>
</file>