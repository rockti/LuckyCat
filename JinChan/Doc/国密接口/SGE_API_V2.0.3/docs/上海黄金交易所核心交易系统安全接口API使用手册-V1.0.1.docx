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4BF0" w:rsidRDefault="00C44BF0" w:rsidP="001947FA">
      <w:pPr>
        <w:pStyle w:val="23"/>
        <w:rPr>
          <w:rFonts w:hint="eastAsia"/>
        </w:rPr>
      </w:pPr>
      <w:bookmarkStart w:id="0" w:name="_Toc213641282"/>
      <w:bookmarkStart w:id="1" w:name="_Toc342915641"/>
      <w:bookmarkStart w:id="2" w:name="_Toc247"/>
      <w:bookmarkStart w:id="3" w:name="_Toc221604075"/>
      <w:bookmarkStart w:id="4" w:name="_Toc232233440"/>
      <w:bookmarkStart w:id="5" w:name="hp_TitlePage"/>
      <w:bookmarkStart w:id="6" w:name="_Toc24520197"/>
      <w:bookmarkStart w:id="7" w:name="_Toc25056252"/>
    </w:p>
    <w:p w:rsidR="00B5434A" w:rsidRDefault="00B5434A" w:rsidP="001947FA">
      <w:pPr>
        <w:pStyle w:val="23"/>
      </w:pPr>
    </w:p>
    <w:p w:rsidR="00C44BF0" w:rsidRDefault="00C44BF0" w:rsidP="001947FA">
      <w:pPr>
        <w:pStyle w:val="23"/>
      </w:pPr>
    </w:p>
    <w:p w:rsidR="00C44BF0" w:rsidRDefault="00C44BF0" w:rsidP="001947FA">
      <w:pPr>
        <w:pStyle w:val="23"/>
      </w:pPr>
    </w:p>
    <w:p w:rsidR="00F02955" w:rsidRDefault="00F02955" w:rsidP="001947FA">
      <w:pPr>
        <w:pStyle w:val="23"/>
      </w:pPr>
    </w:p>
    <w:p w:rsidR="00F02955" w:rsidRDefault="00F02955" w:rsidP="001947FA">
      <w:pPr>
        <w:pStyle w:val="23"/>
      </w:pPr>
    </w:p>
    <w:p w:rsidR="00F02955" w:rsidRDefault="00F02955" w:rsidP="001947FA">
      <w:pPr>
        <w:pStyle w:val="23"/>
      </w:pPr>
    </w:p>
    <w:p w:rsidR="00F072E8" w:rsidRDefault="00D247B3" w:rsidP="001947FA">
      <w:pPr>
        <w:pStyle w:val="23"/>
      </w:pPr>
      <w:r>
        <w:rPr>
          <w:rFonts w:hint="eastAsia"/>
        </w:rPr>
        <w:fldChar w:fldCharType="begin" w:fldLock="1"/>
      </w:r>
      <w:r w:rsidR="00C210B0">
        <w:rPr>
          <w:rFonts w:hint="eastAsia"/>
        </w:rPr>
        <w:instrText xml:space="preserve"> DOCPROPERTY REQT \* MERGEFORMAT </w:instrText>
      </w:r>
      <w:r>
        <w:rPr>
          <w:rFonts w:hint="eastAsia"/>
        </w:rPr>
        <w:fldChar w:fldCharType="separate"/>
      </w:r>
      <w:r w:rsidR="00F072E8">
        <w:rPr>
          <w:rFonts w:hint="eastAsia"/>
        </w:rPr>
        <w:t>上海黄金交易所核心交易系统</w:t>
      </w:r>
    </w:p>
    <w:p w:rsidR="00F072E8" w:rsidRDefault="00F072E8" w:rsidP="001947FA">
      <w:pPr>
        <w:pStyle w:val="23"/>
      </w:pPr>
      <w:r>
        <w:rPr>
          <w:rFonts w:hint="eastAsia"/>
        </w:rPr>
        <w:t>国</w:t>
      </w:r>
      <w:proofErr w:type="gramStart"/>
      <w:r>
        <w:rPr>
          <w:rFonts w:hint="eastAsia"/>
        </w:rPr>
        <w:t>密接口</w:t>
      </w:r>
      <w:proofErr w:type="gramEnd"/>
      <w:r>
        <w:rPr>
          <w:rFonts w:hint="eastAsia"/>
        </w:rPr>
        <w:t>API</w:t>
      </w:r>
    </w:p>
    <w:p w:rsidR="00C210B0" w:rsidRPr="001947FA" w:rsidRDefault="00F072E8" w:rsidP="001947FA">
      <w:pPr>
        <w:pStyle w:val="23"/>
      </w:pPr>
      <w:r>
        <w:rPr>
          <w:rFonts w:hint="eastAsia"/>
        </w:rPr>
        <w:t>使用手册</w:t>
      </w:r>
      <w:r w:rsidR="00D247B3">
        <w:rPr>
          <w:rFonts w:hint="eastAsia"/>
        </w:rPr>
        <w:fldChar w:fldCharType="end"/>
      </w:r>
      <w:bookmarkEnd w:id="0"/>
      <w:bookmarkEnd w:id="1"/>
      <w:bookmarkEnd w:id="2"/>
      <w:bookmarkEnd w:id="3"/>
      <w:bookmarkEnd w:id="4"/>
    </w:p>
    <w:p w:rsidR="00A75CBE" w:rsidRDefault="00A75CBE" w:rsidP="003E4B69">
      <w:pPr>
        <w:pStyle w:val="af1"/>
        <w:ind w:leftChars="200" w:left="420"/>
        <w:outlineLvl w:val="9"/>
        <w:rPr>
          <w:sz w:val="44"/>
          <w:szCs w:val="44"/>
        </w:rPr>
      </w:pPr>
    </w:p>
    <w:p w:rsidR="00A75CBE" w:rsidRDefault="00A75CBE" w:rsidP="003E4B69">
      <w:pPr>
        <w:pStyle w:val="af1"/>
        <w:ind w:leftChars="200" w:left="420"/>
        <w:outlineLvl w:val="9"/>
        <w:rPr>
          <w:sz w:val="44"/>
          <w:szCs w:val="44"/>
        </w:rPr>
      </w:pPr>
    </w:p>
    <w:p w:rsidR="00A75CBE" w:rsidRDefault="00A75CBE" w:rsidP="003E4B69">
      <w:pPr>
        <w:pStyle w:val="af1"/>
        <w:ind w:leftChars="200" w:left="420"/>
        <w:outlineLvl w:val="9"/>
        <w:rPr>
          <w:sz w:val="44"/>
          <w:szCs w:val="44"/>
        </w:rPr>
      </w:pPr>
    </w:p>
    <w:p w:rsidR="007F012D" w:rsidRDefault="007F012D" w:rsidP="003E4B69">
      <w:pPr>
        <w:pStyle w:val="af1"/>
        <w:ind w:leftChars="200" w:left="420"/>
        <w:outlineLvl w:val="9"/>
        <w:rPr>
          <w:sz w:val="44"/>
          <w:szCs w:val="44"/>
        </w:rPr>
      </w:pPr>
    </w:p>
    <w:p w:rsidR="007F012D" w:rsidRDefault="007F012D" w:rsidP="003E4B69">
      <w:pPr>
        <w:pStyle w:val="af1"/>
        <w:ind w:leftChars="200" w:left="420"/>
        <w:outlineLvl w:val="9"/>
        <w:rPr>
          <w:sz w:val="44"/>
          <w:szCs w:val="44"/>
        </w:rPr>
      </w:pPr>
    </w:p>
    <w:p w:rsidR="007F012D" w:rsidRDefault="007F012D" w:rsidP="003E4B69">
      <w:pPr>
        <w:pStyle w:val="af1"/>
        <w:ind w:leftChars="200" w:left="420"/>
        <w:outlineLvl w:val="9"/>
        <w:rPr>
          <w:sz w:val="44"/>
          <w:szCs w:val="44"/>
        </w:rPr>
      </w:pPr>
    </w:p>
    <w:p w:rsidR="00A75CBE" w:rsidRDefault="00A75CBE" w:rsidP="003E4B69">
      <w:pPr>
        <w:pStyle w:val="af1"/>
        <w:ind w:leftChars="200" w:left="420"/>
        <w:outlineLvl w:val="9"/>
        <w:rPr>
          <w:sz w:val="44"/>
          <w:szCs w:val="44"/>
        </w:rPr>
      </w:pPr>
    </w:p>
    <w:p w:rsidR="00A75CBE" w:rsidRDefault="00A75CBE" w:rsidP="003E4B69">
      <w:pPr>
        <w:pStyle w:val="af1"/>
        <w:ind w:leftChars="200" w:left="420"/>
        <w:outlineLvl w:val="9"/>
        <w:rPr>
          <w:sz w:val="44"/>
          <w:szCs w:val="44"/>
        </w:rPr>
      </w:pPr>
    </w:p>
    <w:p w:rsidR="00A75CBE" w:rsidRPr="00440AA9" w:rsidRDefault="009E51AE" w:rsidP="00A75CBE">
      <w:pPr>
        <w:pStyle w:val="afa"/>
        <w:jc w:val="center"/>
        <w:rPr>
          <w:szCs w:val="21"/>
        </w:rPr>
      </w:pPr>
      <w:r>
        <w:rPr>
          <w:rFonts w:hint="eastAsia"/>
          <w:szCs w:val="21"/>
        </w:rPr>
        <w:t>上海黄金交易所</w:t>
      </w:r>
    </w:p>
    <w:p w:rsidR="00931C7A" w:rsidRDefault="001F40A1">
      <w:pPr>
        <w:pStyle w:val="afa"/>
        <w:jc w:val="center"/>
        <w:sectPr w:rsidR="00931C7A">
          <w:headerReference w:type="default" r:id="rId8"/>
          <w:footerReference w:type="default" r:id="rId9"/>
          <w:headerReference w:type="first" r:id="rId10"/>
          <w:pgSz w:w="11906" w:h="16838"/>
          <w:pgMar w:top="1440" w:right="1797" w:bottom="1440" w:left="1797" w:header="851" w:footer="992" w:gutter="0"/>
          <w:pgNumType w:fmt="lowerRoman" w:start="1"/>
          <w:cols w:space="720"/>
          <w:titlePg/>
          <w:docGrid w:type="lines" w:linePitch="312"/>
        </w:sectPr>
      </w:pPr>
      <w:r>
        <w:fldChar w:fldCharType="begin"/>
      </w:r>
      <w:r>
        <w:instrText xml:space="preserve"> DOCPROPERTY  DATE_M  \* MERGEFORMAT </w:instrText>
      </w:r>
      <w:r>
        <w:fldChar w:fldCharType="separate"/>
      </w:r>
      <w:r w:rsidR="00A318C8">
        <w:rPr>
          <w:rFonts w:hint="eastAsia"/>
        </w:rPr>
        <w:t>2018</w:t>
      </w:r>
      <w:r w:rsidR="00A318C8">
        <w:rPr>
          <w:rFonts w:hint="eastAsia"/>
        </w:rPr>
        <w:t>年</w:t>
      </w:r>
      <w:ins w:id="8" w:author="xiao liu" w:date="2018-10-17T17:08:00Z">
        <w:r w:rsidR="00241B84">
          <w:t>12</w:t>
        </w:r>
      </w:ins>
      <w:del w:id="9" w:author="xiao liu" w:date="2018-10-17T17:08:00Z">
        <w:r w:rsidR="00A318C8" w:rsidDel="00CD6F2A">
          <w:rPr>
            <w:rFonts w:hint="eastAsia"/>
          </w:rPr>
          <w:delText>03</w:delText>
        </w:r>
      </w:del>
      <w:r w:rsidR="00A318C8">
        <w:rPr>
          <w:rFonts w:hint="eastAsia"/>
        </w:rPr>
        <w:t>月</w:t>
      </w:r>
      <w:r>
        <w:fldChar w:fldCharType="end"/>
      </w:r>
      <w:bookmarkStart w:id="10" w:name="_Toc233710405"/>
    </w:p>
    <w:p w:rsidR="00931C7A" w:rsidRPr="00931C7A" w:rsidRDefault="00931C7A" w:rsidP="00931C7A">
      <w:pPr>
        <w:wordWrap/>
        <w:ind w:firstLine="0"/>
        <w:jc w:val="both"/>
        <w:rPr>
          <w:rFonts w:cs="宋体"/>
          <w:b/>
          <w:bCs/>
          <w:color w:val="000000"/>
          <w:kern w:val="44"/>
          <w:sz w:val="28"/>
          <w:szCs w:val="28"/>
          <w:lang w:val="en-US"/>
        </w:rPr>
      </w:pPr>
      <w:r w:rsidRPr="00931C7A">
        <w:rPr>
          <w:rFonts w:cs="宋体" w:hint="eastAsia"/>
          <w:b/>
          <w:bCs/>
          <w:color w:val="000000"/>
          <w:kern w:val="44"/>
          <w:sz w:val="28"/>
          <w:szCs w:val="28"/>
          <w:lang w:val="en-US"/>
        </w:rPr>
        <w:lastRenderedPageBreak/>
        <w:t>版本历史</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4536"/>
        <w:gridCol w:w="1751"/>
      </w:tblGrid>
      <w:tr w:rsidR="00931C7A" w:rsidRPr="00931C7A" w:rsidTr="006C30FE">
        <w:tc>
          <w:tcPr>
            <w:tcW w:w="959" w:type="dxa"/>
            <w:shd w:val="clear" w:color="auto" w:fill="F2F2F2"/>
            <w:vAlign w:val="center"/>
          </w:tcPr>
          <w:p w:rsidR="00931C7A" w:rsidRPr="00931C7A" w:rsidRDefault="00931C7A" w:rsidP="00931C7A">
            <w:pPr>
              <w:wordWrap/>
              <w:ind w:firstLine="0"/>
              <w:jc w:val="center"/>
              <w:rPr>
                <w:rFonts w:cs="黑体"/>
                <w:kern w:val="2"/>
                <w:szCs w:val="21"/>
                <w:lang w:val="en-US"/>
              </w:rPr>
            </w:pPr>
            <w:r w:rsidRPr="00931C7A">
              <w:rPr>
                <w:rFonts w:cs="黑体" w:hint="eastAsia"/>
                <w:kern w:val="2"/>
                <w:szCs w:val="22"/>
                <w:lang w:val="en-US"/>
              </w:rPr>
              <w:t>版本号</w:t>
            </w:r>
          </w:p>
        </w:tc>
        <w:tc>
          <w:tcPr>
            <w:tcW w:w="1276" w:type="dxa"/>
            <w:shd w:val="clear" w:color="auto" w:fill="F2F2F2"/>
            <w:vAlign w:val="center"/>
          </w:tcPr>
          <w:p w:rsidR="00931C7A" w:rsidRPr="00931C7A" w:rsidRDefault="00931C7A" w:rsidP="00931C7A">
            <w:pPr>
              <w:wordWrap/>
              <w:ind w:firstLine="0"/>
              <w:jc w:val="center"/>
              <w:rPr>
                <w:rFonts w:cs="黑体"/>
                <w:kern w:val="2"/>
                <w:szCs w:val="21"/>
                <w:lang w:val="en-US"/>
              </w:rPr>
            </w:pPr>
            <w:r w:rsidRPr="00931C7A">
              <w:rPr>
                <w:rFonts w:cs="黑体" w:hint="eastAsia"/>
                <w:kern w:val="2"/>
                <w:szCs w:val="22"/>
                <w:lang w:val="en-US"/>
              </w:rPr>
              <w:t>修改日期</w:t>
            </w:r>
          </w:p>
        </w:tc>
        <w:tc>
          <w:tcPr>
            <w:tcW w:w="4536" w:type="dxa"/>
            <w:shd w:val="clear" w:color="auto" w:fill="F2F2F2"/>
            <w:vAlign w:val="center"/>
          </w:tcPr>
          <w:p w:rsidR="00931C7A" w:rsidRPr="00931C7A" w:rsidRDefault="00931C7A" w:rsidP="00931C7A">
            <w:pPr>
              <w:wordWrap/>
              <w:ind w:firstLine="0"/>
              <w:jc w:val="center"/>
              <w:rPr>
                <w:rFonts w:cs="黑体"/>
                <w:kern w:val="2"/>
                <w:szCs w:val="21"/>
                <w:lang w:val="en-US"/>
              </w:rPr>
            </w:pPr>
            <w:r w:rsidRPr="00931C7A">
              <w:rPr>
                <w:rFonts w:cs="黑体" w:hint="eastAsia"/>
                <w:kern w:val="2"/>
                <w:szCs w:val="22"/>
                <w:lang w:val="en-US"/>
              </w:rPr>
              <w:t>描述</w:t>
            </w:r>
          </w:p>
        </w:tc>
        <w:tc>
          <w:tcPr>
            <w:tcW w:w="1751" w:type="dxa"/>
            <w:shd w:val="clear" w:color="auto" w:fill="F2F2F2"/>
            <w:vAlign w:val="center"/>
          </w:tcPr>
          <w:p w:rsidR="00931C7A" w:rsidRPr="00931C7A" w:rsidRDefault="00931C7A" w:rsidP="00931C7A">
            <w:pPr>
              <w:wordWrap/>
              <w:ind w:firstLine="0"/>
              <w:jc w:val="center"/>
              <w:rPr>
                <w:rFonts w:cs="黑体"/>
                <w:kern w:val="2"/>
                <w:szCs w:val="21"/>
                <w:lang w:val="en-US"/>
              </w:rPr>
            </w:pPr>
            <w:r w:rsidRPr="00931C7A">
              <w:rPr>
                <w:rFonts w:cs="黑体" w:hint="eastAsia"/>
                <w:kern w:val="2"/>
                <w:szCs w:val="22"/>
                <w:lang w:val="en-US"/>
              </w:rPr>
              <w:t>修订人</w:t>
            </w:r>
          </w:p>
        </w:tc>
      </w:tr>
      <w:tr w:rsidR="00931C7A" w:rsidRPr="00931C7A" w:rsidTr="006C30FE">
        <w:tc>
          <w:tcPr>
            <w:tcW w:w="959" w:type="dxa"/>
            <w:vAlign w:val="center"/>
          </w:tcPr>
          <w:p w:rsidR="00931C7A" w:rsidRPr="00931C7A" w:rsidRDefault="00931C7A" w:rsidP="00931C7A">
            <w:pPr>
              <w:wordWrap/>
              <w:ind w:firstLine="0"/>
              <w:jc w:val="center"/>
              <w:rPr>
                <w:rFonts w:cs="黑体"/>
                <w:kern w:val="2"/>
                <w:szCs w:val="21"/>
                <w:lang w:val="en-US"/>
              </w:rPr>
            </w:pPr>
            <w:r w:rsidRPr="00931C7A">
              <w:rPr>
                <w:rFonts w:cs="黑体" w:hint="eastAsia"/>
                <w:kern w:val="2"/>
                <w:szCs w:val="21"/>
                <w:lang w:val="en-US"/>
              </w:rPr>
              <w:t>V0.1</w:t>
            </w:r>
          </w:p>
        </w:tc>
        <w:tc>
          <w:tcPr>
            <w:tcW w:w="1276" w:type="dxa"/>
            <w:vAlign w:val="center"/>
          </w:tcPr>
          <w:p w:rsidR="00931C7A" w:rsidRPr="00931C7A" w:rsidRDefault="00931C7A" w:rsidP="00931C7A">
            <w:pPr>
              <w:wordWrap/>
              <w:ind w:firstLine="0"/>
              <w:jc w:val="center"/>
              <w:rPr>
                <w:rFonts w:cs="黑体"/>
                <w:kern w:val="2"/>
                <w:szCs w:val="21"/>
                <w:lang w:val="en-US"/>
              </w:rPr>
            </w:pPr>
            <w:r w:rsidRPr="00931C7A">
              <w:rPr>
                <w:rFonts w:cs="黑体" w:hint="eastAsia"/>
                <w:kern w:val="2"/>
                <w:szCs w:val="21"/>
                <w:lang w:val="en-US"/>
              </w:rPr>
              <w:t>201</w:t>
            </w:r>
            <w:r w:rsidRPr="00931C7A">
              <w:rPr>
                <w:rFonts w:cs="黑体"/>
                <w:kern w:val="2"/>
                <w:szCs w:val="21"/>
                <w:lang w:val="en-US"/>
              </w:rPr>
              <w:t>8-0</w:t>
            </w:r>
            <w:r w:rsidR="00CA7F01">
              <w:rPr>
                <w:rFonts w:cs="黑体" w:hint="eastAsia"/>
                <w:kern w:val="2"/>
                <w:szCs w:val="21"/>
                <w:lang w:val="en-US"/>
              </w:rPr>
              <w:t>4</w:t>
            </w:r>
            <w:r w:rsidRPr="00931C7A">
              <w:rPr>
                <w:rFonts w:cs="黑体"/>
                <w:kern w:val="2"/>
                <w:szCs w:val="21"/>
                <w:lang w:val="en-US"/>
              </w:rPr>
              <w:t>-</w:t>
            </w:r>
            <w:r w:rsidR="00CA7F01">
              <w:rPr>
                <w:rFonts w:cs="黑体" w:hint="eastAsia"/>
                <w:kern w:val="2"/>
                <w:szCs w:val="21"/>
                <w:lang w:val="en-US"/>
              </w:rPr>
              <w:t>12</w:t>
            </w:r>
          </w:p>
        </w:tc>
        <w:tc>
          <w:tcPr>
            <w:tcW w:w="4536" w:type="dxa"/>
          </w:tcPr>
          <w:p w:rsidR="00931C7A" w:rsidRPr="00931C7A" w:rsidRDefault="00931C7A" w:rsidP="00931C7A">
            <w:pPr>
              <w:wordWrap/>
              <w:ind w:firstLine="0"/>
              <w:rPr>
                <w:rFonts w:cs="黑体"/>
                <w:kern w:val="2"/>
                <w:szCs w:val="21"/>
                <w:lang w:val="en-US"/>
              </w:rPr>
            </w:pPr>
            <w:r w:rsidRPr="00931C7A">
              <w:rPr>
                <w:rFonts w:cs="黑体" w:hint="eastAsia"/>
                <w:kern w:val="2"/>
                <w:szCs w:val="21"/>
                <w:lang w:val="en-US"/>
              </w:rPr>
              <w:t>初始版本</w:t>
            </w:r>
            <w:r w:rsidRPr="00931C7A">
              <w:rPr>
                <w:rFonts w:cs="黑体"/>
                <w:kern w:val="2"/>
                <w:szCs w:val="21"/>
                <w:lang w:val="en-US"/>
              </w:rPr>
              <w:t>编写</w:t>
            </w:r>
          </w:p>
        </w:tc>
        <w:tc>
          <w:tcPr>
            <w:tcW w:w="1751" w:type="dxa"/>
            <w:vAlign w:val="center"/>
          </w:tcPr>
          <w:p w:rsidR="00931C7A" w:rsidRPr="00931C7A" w:rsidRDefault="00931C7A" w:rsidP="00931C7A">
            <w:pPr>
              <w:wordWrap/>
              <w:ind w:firstLine="0"/>
              <w:jc w:val="center"/>
              <w:rPr>
                <w:rFonts w:cs="黑体"/>
                <w:kern w:val="2"/>
                <w:szCs w:val="21"/>
                <w:lang w:val="en-US"/>
              </w:rPr>
            </w:pPr>
            <w:proofErr w:type="gramStart"/>
            <w:r w:rsidRPr="00931C7A">
              <w:rPr>
                <w:rFonts w:cs="黑体" w:hint="eastAsia"/>
                <w:kern w:val="2"/>
                <w:szCs w:val="21"/>
                <w:lang w:val="en-US"/>
              </w:rPr>
              <w:t>接入</w:t>
            </w:r>
            <w:r w:rsidRPr="00931C7A">
              <w:rPr>
                <w:rFonts w:cs="黑体"/>
                <w:kern w:val="2"/>
                <w:szCs w:val="21"/>
                <w:lang w:val="en-US"/>
              </w:rPr>
              <w:t>组</w:t>
            </w:r>
            <w:proofErr w:type="gramEnd"/>
          </w:p>
        </w:tc>
      </w:tr>
      <w:tr w:rsidR="00931C7A" w:rsidRPr="00931C7A" w:rsidTr="006C30FE">
        <w:tc>
          <w:tcPr>
            <w:tcW w:w="959" w:type="dxa"/>
          </w:tcPr>
          <w:p w:rsidR="00931C7A" w:rsidRPr="00931C7A" w:rsidRDefault="0025686A" w:rsidP="00931C7A">
            <w:pPr>
              <w:wordWrap/>
              <w:ind w:firstLine="0"/>
              <w:jc w:val="center"/>
              <w:rPr>
                <w:rFonts w:cs="黑体"/>
                <w:kern w:val="2"/>
                <w:szCs w:val="22"/>
                <w:lang w:val="en-US"/>
              </w:rPr>
            </w:pPr>
            <w:r>
              <w:rPr>
                <w:rFonts w:cs="黑体" w:hint="eastAsia"/>
                <w:kern w:val="2"/>
                <w:szCs w:val="22"/>
                <w:lang w:val="en-US"/>
              </w:rPr>
              <w:t>V0.</w:t>
            </w:r>
            <w:r w:rsidR="00196A44">
              <w:rPr>
                <w:rFonts w:cs="黑体" w:hint="eastAsia"/>
                <w:kern w:val="2"/>
                <w:szCs w:val="22"/>
                <w:lang w:val="en-US"/>
              </w:rPr>
              <w:t>9</w:t>
            </w:r>
          </w:p>
        </w:tc>
        <w:tc>
          <w:tcPr>
            <w:tcW w:w="1276" w:type="dxa"/>
          </w:tcPr>
          <w:p w:rsidR="00931C7A" w:rsidRPr="00931C7A" w:rsidRDefault="0025686A" w:rsidP="00931C7A">
            <w:pPr>
              <w:wordWrap/>
              <w:ind w:firstLine="0"/>
              <w:jc w:val="center"/>
              <w:rPr>
                <w:rFonts w:cs="黑体"/>
                <w:kern w:val="2"/>
                <w:szCs w:val="22"/>
                <w:lang w:val="en-US"/>
              </w:rPr>
            </w:pPr>
            <w:r>
              <w:rPr>
                <w:rFonts w:cs="黑体" w:hint="eastAsia"/>
                <w:kern w:val="2"/>
                <w:szCs w:val="22"/>
                <w:lang w:val="en-US"/>
              </w:rPr>
              <w:t>2018-9-1</w:t>
            </w:r>
          </w:p>
        </w:tc>
        <w:tc>
          <w:tcPr>
            <w:tcW w:w="4536" w:type="dxa"/>
          </w:tcPr>
          <w:p w:rsidR="00931C7A" w:rsidRPr="00931C7A" w:rsidRDefault="0025686A" w:rsidP="00931C7A">
            <w:pPr>
              <w:wordWrap/>
              <w:ind w:firstLine="0"/>
              <w:rPr>
                <w:rFonts w:ascii="Verdana" w:hAnsi="Verdana" w:cs="宋体"/>
                <w:szCs w:val="21"/>
                <w:lang w:val="en-US"/>
              </w:rPr>
            </w:pPr>
            <w:r>
              <w:rPr>
                <w:rFonts w:ascii="Verdana" w:hAnsi="Verdana" w:cs="宋体" w:hint="eastAsia"/>
                <w:szCs w:val="21"/>
                <w:lang w:val="en-US"/>
              </w:rPr>
              <w:t>根据</w:t>
            </w:r>
            <w:r>
              <w:rPr>
                <w:rFonts w:ascii="Verdana" w:hAnsi="Verdana" w:cs="宋体" w:hint="eastAsia"/>
                <w:szCs w:val="21"/>
                <w:lang w:val="en-US"/>
              </w:rPr>
              <w:t>9</w:t>
            </w:r>
            <w:r>
              <w:rPr>
                <w:rFonts w:ascii="Verdana" w:hAnsi="Verdana" w:cs="宋体" w:hint="eastAsia"/>
                <w:szCs w:val="21"/>
                <w:lang w:val="en-US"/>
              </w:rPr>
              <w:t>月版本的</w:t>
            </w:r>
            <w:r>
              <w:rPr>
                <w:rFonts w:ascii="Verdana" w:hAnsi="Verdana" w:cs="宋体" w:hint="eastAsia"/>
                <w:szCs w:val="21"/>
                <w:lang w:val="en-US"/>
              </w:rPr>
              <w:t>API</w:t>
            </w:r>
            <w:r>
              <w:rPr>
                <w:rFonts w:ascii="Verdana" w:hAnsi="Verdana" w:cs="宋体" w:hint="eastAsia"/>
                <w:szCs w:val="21"/>
                <w:lang w:val="en-US"/>
              </w:rPr>
              <w:t>进行更新</w:t>
            </w:r>
          </w:p>
        </w:tc>
        <w:tc>
          <w:tcPr>
            <w:tcW w:w="1751" w:type="dxa"/>
          </w:tcPr>
          <w:p w:rsidR="00931C7A" w:rsidRPr="00931C7A" w:rsidRDefault="0025686A" w:rsidP="00931C7A">
            <w:pPr>
              <w:wordWrap/>
              <w:ind w:firstLine="0"/>
              <w:jc w:val="center"/>
              <w:rPr>
                <w:rFonts w:cs="黑体"/>
                <w:kern w:val="2"/>
                <w:szCs w:val="21"/>
                <w:lang w:val="en-US"/>
              </w:rPr>
            </w:pPr>
            <w:proofErr w:type="gramStart"/>
            <w:r w:rsidRPr="00931C7A">
              <w:rPr>
                <w:rFonts w:cs="黑体" w:hint="eastAsia"/>
                <w:kern w:val="2"/>
                <w:szCs w:val="21"/>
                <w:lang w:val="en-US"/>
              </w:rPr>
              <w:t>接入</w:t>
            </w:r>
            <w:r w:rsidRPr="00931C7A">
              <w:rPr>
                <w:rFonts w:cs="黑体"/>
                <w:kern w:val="2"/>
                <w:szCs w:val="21"/>
                <w:lang w:val="en-US"/>
              </w:rPr>
              <w:t>组</w:t>
            </w:r>
            <w:proofErr w:type="gramEnd"/>
          </w:p>
        </w:tc>
      </w:tr>
      <w:tr w:rsidR="00C36F2F" w:rsidRPr="00931C7A" w:rsidTr="006C30FE">
        <w:trPr>
          <w:ins w:id="11" w:author="xiao liu" w:date="2018-10-17T17:07:00Z"/>
        </w:trPr>
        <w:tc>
          <w:tcPr>
            <w:tcW w:w="959" w:type="dxa"/>
          </w:tcPr>
          <w:p w:rsidR="00C36F2F" w:rsidRDefault="00C36F2F" w:rsidP="00931C7A">
            <w:pPr>
              <w:wordWrap/>
              <w:ind w:firstLine="0"/>
              <w:jc w:val="center"/>
              <w:rPr>
                <w:ins w:id="12" w:author="xiao liu" w:date="2018-10-17T17:07:00Z"/>
                <w:rFonts w:cs="黑体"/>
                <w:kern w:val="2"/>
                <w:szCs w:val="22"/>
                <w:lang w:val="en-US"/>
              </w:rPr>
            </w:pPr>
            <w:ins w:id="13" w:author="xiao liu" w:date="2018-10-17T17:07:00Z">
              <w:r>
                <w:rPr>
                  <w:rFonts w:cs="黑体" w:hint="eastAsia"/>
                  <w:kern w:val="2"/>
                  <w:szCs w:val="22"/>
                  <w:lang w:val="en-US"/>
                </w:rPr>
                <w:t>V</w:t>
              </w:r>
              <w:r>
                <w:rPr>
                  <w:rFonts w:cs="黑体"/>
                  <w:kern w:val="2"/>
                  <w:szCs w:val="22"/>
                  <w:lang w:val="en-US"/>
                </w:rPr>
                <w:t>0.9.1</w:t>
              </w:r>
            </w:ins>
          </w:p>
        </w:tc>
        <w:tc>
          <w:tcPr>
            <w:tcW w:w="1276" w:type="dxa"/>
          </w:tcPr>
          <w:p w:rsidR="00C36F2F" w:rsidRDefault="00C36F2F" w:rsidP="00931C7A">
            <w:pPr>
              <w:wordWrap/>
              <w:ind w:firstLine="0"/>
              <w:jc w:val="center"/>
              <w:rPr>
                <w:ins w:id="14" w:author="xiao liu" w:date="2018-10-17T17:07:00Z"/>
                <w:rFonts w:cs="黑体"/>
                <w:kern w:val="2"/>
                <w:szCs w:val="22"/>
                <w:lang w:val="en-US"/>
              </w:rPr>
            </w:pPr>
            <w:ins w:id="15" w:author="xiao liu" w:date="2018-10-17T17:07:00Z">
              <w:r>
                <w:rPr>
                  <w:rFonts w:cs="黑体" w:hint="eastAsia"/>
                  <w:kern w:val="2"/>
                  <w:szCs w:val="22"/>
                  <w:lang w:val="en-US"/>
                </w:rPr>
                <w:t>2018-10-17</w:t>
              </w:r>
            </w:ins>
          </w:p>
        </w:tc>
        <w:tc>
          <w:tcPr>
            <w:tcW w:w="4536" w:type="dxa"/>
          </w:tcPr>
          <w:p w:rsidR="00C36F2F" w:rsidRDefault="00C36F2F" w:rsidP="00931C7A">
            <w:pPr>
              <w:wordWrap/>
              <w:ind w:firstLine="0"/>
              <w:rPr>
                <w:ins w:id="16" w:author="xiao liu" w:date="2018-10-17T17:07:00Z"/>
                <w:rFonts w:ascii="Verdana" w:hAnsi="Verdana" w:cs="宋体"/>
                <w:szCs w:val="21"/>
                <w:lang w:val="en-US"/>
              </w:rPr>
            </w:pPr>
            <w:ins w:id="17" w:author="xiao liu" w:date="2018-10-17T17:07:00Z">
              <w:r>
                <w:rPr>
                  <w:rFonts w:ascii="Verdana" w:hAnsi="Verdana" w:cs="宋体" w:hint="eastAsia"/>
                  <w:szCs w:val="21"/>
                  <w:lang w:val="en-US"/>
                </w:rPr>
                <w:t>修改</w:t>
              </w:r>
              <w:r>
                <w:rPr>
                  <w:rFonts w:ascii="Verdana" w:hAnsi="Verdana" w:cs="宋体"/>
                  <w:szCs w:val="21"/>
                  <w:lang w:val="en-US"/>
                </w:rPr>
                <w:t>生成</w:t>
              </w:r>
              <w:r>
                <w:rPr>
                  <w:rFonts w:ascii="Verdana" w:hAnsi="Verdana" w:cs="宋体"/>
                  <w:szCs w:val="21"/>
                  <w:lang w:val="en-US"/>
                </w:rPr>
                <w:t>hello</w:t>
              </w:r>
              <w:r>
                <w:rPr>
                  <w:rFonts w:ascii="Verdana" w:hAnsi="Verdana" w:cs="宋体"/>
                  <w:szCs w:val="21"/>
                  <w:lang w:val="en-US"/>
                </w:rPr>
                <w:t>报文以及生成认证报文的参数</w:t>
              </w:r>
              <w:r>
                <w:rPr>
                  <w:rFonts w:ascii="Verdana" w:hAnsi="Verdana" w:cs="宋体" w:hint="eastAsia"/>
                  <w:szCs w:val="21"/>
                  <w:lang w:val="en-US"/>
                </w:rPr>
                <w:t>描述</w:t>
              </w:r>
            </w:ins>
          </w:p>
        </w:tc>
        <w:tc>
          <w:tcPr>
            <w:tcW w:w="1751" w:type="dxa"/>
          </w:tcPr>
          <w:p w:rsidR="00C36F2F" w:rsidRPr="00C36F2F" w:rsidRDefault="00C36F2F" w:rsidP="00931C7A">
            <w:pPr>
              <w:wordWrap/>
              <w:ind w:firstLine="0"/>
              <w:jc w:val="center"/>
              <w:rPr>
                <w:ins w:id="18" w:author="xiao liu" w:date="2018-10-17T17:07:00Z"/>
                <w:rFonts w:cs="黑体"/>
                <w:kern w:val="2"/>
                <w:szCs w:val="21"/>
                <w:lang w:val="en-US"/>
              </w:rPr>
            </w:pPr>
            <w:proofErr w:type="gramStart"/>
            <w:ins w:id="19" w:author="xiao liu" w:date="2018-10-17T17:07:00Z">
              <w:r>
                <w:rPr>
                  <w:rFonts w:cs="黑体" w:hint="eastAsia"/>
                  <w:kern w:val="2"/>
                  <w:szCs w:val="21"/>
                  <w:lang w:val="en-US"/>
                </w:rPr>
                <w:t>接入组</w:t>
              </w:r>
              <w:proofErr w:type="gramEnd"/>
            </w:ins>
          </w:p>
        </w:tc>
      </w:tr>
      <w:tr w:rsidR="00E036B6" w:rsidRPr="00931C7A" w:rsidTr="006C30FE">
        <w:trPr>
          <w:ins w:id="20" w:author="xiao liu" w:date="2018-11-02T14:54:00Z"/>
        </w:trPr>
        <w:tc>
          <w:tcPr>
            <w:tcW w:w="959" w:type="dxa"/>
          </w:tcPr>
          <w:p w:rsidR="00E036B6" w:rsidRDefault="00E036B6" w:rsidP="00931C7A">
            <w:pPr>
              <w:wordWrap/>
              <w:ind w:firstLine="0"/>
              <w:jc w:val="center"/>
              <w:rPr>
                <w:ins w:id="21" w:author="xiao liu" w:date="2018-11-02T14:54:00Z"/>
                <w:rFonts w:cs="黑体"/>
                <w:kern w:val="2"/>
                <w:szCs w:val="22"/>
                <w:lang w:val="en-US"/>
              </w:rPr>
            </w:pPr>
            <w:ins w:id="22" w:author="xiao liu" w:date="2018-11-02T14:54:00Z">
              <w:r>
                <w:rPr>
                  <w:rFonts w:cs="黑体" w:hint="eastAsia"/>
                  <w:kern w:val="2"/>
                  <w:szCs w:val="22"/>
                  <w:lang w:val="en-US"/>
                </w:rPr>
                <w:t>V</w:t>
              </w:r>
              <w:r>
                <w:rPr>
                  <w:rFonts w:cs="黑体"/>
                  <w:kern w:val="2"/>
                  <w:szCs w:val="22"/>
                  <w:lang w:val="en-US"/>
                </w:rPr>
                <w:t>0.9.2</w:t>
              </w:r>
            </w:ins>
          </w:p>
        </w:tc>
        <w:tc>
          <w:tcPr>
            <w:tcW w:w="1276" w:type="dxa"/>
          </w:tcPr>
          <w:p w:rsidR="00E036B6" w:rsidRDefault="002F099F" w:rsidP="00931C7A">
            <w:pPr>
              <w:wordWrap/>
              <w:ind w:firstLine="0"/>
              <w:jc w:val="center"/>
              <w:rPr>
                <w:ins w:id="23" w:author="xiao liu" w:date="2018-11-02T14:54:00Z"/>
                <w:rFonts w:cs="黑体"/>
                <w:kern w:val="2"/>
                <w:szCs w:val="22"/>
                <w:lang w:val="en-US"/>
              </w:rPr>
            </w:pPr>
            <w:ins w:id="24" w:author="xiao liu" w:date="2018-11-02T14:55:00Z">
              <w:r>
                <w:rPr>
                  <w:rFonts w:cs="黑体" w:hint="eastAsia"/>
                  <w:kern w:val="2"/>
                  <w:szCs w:val="22"/>
                  <w:lang w:val="en-US"/>
                </w:rPr>
                <w:t>2018</w:t>
              </w:r>
              <w:r>
                <w:rPr>
                  <w:rFonts w:cs="黑体"/>
                  <w:kern w:val="2"/>
                  <w:szCs w:val="22"/>
                  <w:lang w:val="en-US"/>
                </w:rPr>
                <w:t>-11-2</w:t>
              </w:r>
            </w:ins>
          </w:p>
        </w:tc>
        <w:tc>
          <w:tcPr>
            <w:tcW w:w="4536" w:type="dxa"/>
          </w:tcPr>
          <w:p w:rsidR="00E036B6" w:rsidRDefault="00B67321" w:rsidP="00931C7A">
            <w:pPr>
              <w:wordWrap/>
              <w:ind w:firstLine="0"/>
              <w:rPr>
                <w:ins w:id="25" w:author="xiao liu" w:date="2018-11-02T14:54:00Z"/>
                <w:rFonts w:ascii="Verdana" w:hAnsi="Verdana" w:cs="宋体"/>
                <w:szCs w:val="21"/>
                <w:lang w:val="en-US"/>
              </w:rPr>
            </w:pPr>
            <w:ins w:id="26" w:author="xiao liu" w:date="2018-11-02T14:55:00Z">
              <w:r>
                <w:rPr>
                  <w:rFonts w:ascii="Verdana" w:hAnsi="Verdana" w:cs="宋体" w:hint="eastAsia"/>
                  <w:szCs w:val="21"/>
                  <w:lang w:val="en-US"/>
                </w:rPr>
                <w:t>更正</w:t>
              </w:r>
              <w:proofErr w:type="spellStart"/>
              <w:r w:rsidRPr="00491A58">
                <w:rPr>
                  <w:lang w:val="en-US"/>
                </w:rPr>
                <w:t>cb_</w:t>
              </w:r>
              <w:r>
                <w:rPr>
                  <w:lang w:val="en-US"/>
                </w:rPr>
                <w:t>gen_random</w:t>
              </w:r>
              <w:proofErr w:type="spellEnd"/>
              <w:r>
                <w:rPr>
                  <w:rFonts w:hint="eastAsia"/>
                  <w:lang w:val="en-US"/>
                </w:rPr>
                <w:t>函数</w:t>
              </w:r>
              <w:r w:rsidR="00A35FAA">
                <w:rPr>
                  <w:lang w:val="en-US"/>
                </w:rPr>
                <w:t>的输出参数</w:t>
              </w:r>
            </w:ins>
            <w:ins w:id="27" w:author="xiao liu" w:date="2018-11-02T14:56:00Z">
              <w:r>
                <w:rPr>
                  <w:rFonts w:hint="eastAsia"/>
                  <w:lang w:val="en-US"/>
                </w:rPr>
                <w:t>描述</w:t>
              </w:r>
            </w:ins>
          </w:p>
        </w:tc>
        <w:tc>
          <w:tcPr>
            <w:tcW w:w="1751" w:type="dxa"/>
          </w:tcPr>
          <w:p w:rsidR="00E036B6" w:rsidRDefault="00F76662" w:rsidP="00931C7A">
            <w:pPr>
              <w:wordWrap/>
              <w:ind w:firstLine="0"/>
              <w:jc w:val="center"/>
              <w:rPr>
                <w:ins w:id="28" w:author="xiao liu" w:date="2018-11-02T14:54:00Z"/>
                <w:rFonts w:cs="黑体"/>
                <w:kern w:val="2"/>
                <w:szCs w:val="21"/>
                <w:lang w:val="en-US"/>
              </w:rPr>
            </w:pPr>
            <w:proofErr w:type="gramStart"/>
            <w:ins w:id="29" w:author="xiao liu" w:date="2018-11-02T14:56:00Z">
              <w:r>
                <w:rPr>
                  <w:rFonts w:cs="黑体" w:hint="eastAsia"/>
                  <w:kern w:val="2"/>
                  <w:szCs w:val="21"/>
                  <w:lang w:val="en-US"/>
                </w:rPr>
                <w:t>接入组</w:t>
              </w:r>
            </w:ins>
            <w:proofErr w:type="gramEnd"/>
          </w:p>
        </w:tc>
      </w:tr>
      <w:tr w:rsidR="00B70F2B" w:rsidRPr="00931C7A" w:rsidTr="006C30FE">
        <w:trPr>
          <w:ins w:id="30" w:author="xiao liu" w:date="2018-11-06T16:11:00Z"/>
        </w:trPr>
        <w:tc>
          <w:tcPr>
            <w:tcW w:w="959" w:type="dxa"/>
          </w:tcPr>
          <w:p w:rsidR="00B70F2B" w:rsidRDefault="00B70F2B" w:rsidP="00931C7A">
            <w:pPr>
              <w:wordWrap/>
              <w:ind w:firstLine="0"/>
              <w:jc w:val="center"/>
              <w:rPr>
                <w:ins w:id="31" w:author="xiao liu" w:date="2018-11-06T16:11:00Z"/>
                <w:rFonts w:cs="黑体"/>
                <w:kern w:val="2"/>
                <w:szCs w:val="22"/>
                <w:lang w:val="en-US"/>
              </w:rPr>
            </w:pPr>
            <w:ins w:id="32" w:author="xiao liu" w:date="2018-11-06T16:11:00Z">
              <w:r>
                <w:rPr>
                  <w:rFonts w:cs="黑体" w:hint="eastAsia"/>
                  <w:kern w:val="2"/>
                  <w:szCs w:val="22"/>
                  <w:lang w:val="en-US"/>
                </w:rPr>
                <w:t>V0.9.3</w:t>
              </w:r>
            </w:ins>
          </w:p>
        </w:tc>
        <w:tc>
          <w:tcPr>
            <w:tcW w:w="1276" w:type="dxa"/>
          </w:tcPr>
          <w:p w:rsidR="00B70F2B" w:rsidRDefault="00B70F2B" w:rsidP="00931C7A">
            <w:pPr>
              <w:wordWrap/>
              <w:ind w:firstLine="0"/>
              <w:jc w:val="center"/>
              <w:rPr>
                <w:ins w:id="33" w:author="xiao liu" w:date="2018-11-06T16:11:00Z"/>
                <w:rFonts w:cs="黑体"/>
                <w:kern w:val="2"/>
                <w:szCs w:val="22"/>
                <w:lang w:val="en-US"/>
              </w:rPr>
            </w:pPr>
            <w:ins w:id="34" w:author="xiao liu" w:date="2018-11-06T16:11:00Z">
              <w:r>
                <w:rPr>
                  <w:rFonts w:cs="黑体" w:hint="eastAsia"/>
                  <w:kern w:val="2"/>
                  <w:szCs w:val="22"/>
                  <w:lang w:val="en-US"/>
                </w:rPr>
                <w:t>2018-11-6</w:t>
              </w:r>
            </w:ins>
          </w:p>
        </w:tc>
        <w:tc>
          <w:tcPr>
            <w:tcW w:w="4536" w:type="dxa"/>
          </w:tcPr>
          <w:p w:rsidR="00B70F2B" w:rsidRDefault="007C6D26" w:rsidP="00931C7A">
            <w:pPr>
              <w:wordWrap/>
              <w:ind w:firstLine="0"/>
              <w:rPr>
                <w:ins w:id="35" w:author="xiao liu" w:date="2018-11-06T16:11:00Z"/>
                <w:rFonts w:ascii="Verdana" w:hAnsi="Verdana" w:cs="宋体"/>
                <w:szCs w:val="21"/>
                <w:lang w:val="en-US"/>
              </w:rPr>
            </w:pPr>
            <w:ins w:id="36" w:author="xiao liu" w:date="2018-11-06T16:24:00Z">
              <w:r>
                <w:rPr>
                  <w:rFonts w:ascii="Verdana" w:hAnsi="Verdana" w:cs="宋体" w:hint="eastAsia"/>
                  <w:szCs w:val="21"/>
                  <w:lang w:val="en-US"/>
                </w:rPr>
                <w:t>增加</w:t>
              </w:r>
            </w:ins>
            <w:ins w:id="37" w:author="xiao liu" w:date="2018-11-06T16:25:00Z">
              <w:r>
                <w:rPr>
                  <w:rFonts w:ascii="Verdana" w:hAnsi="Verdana" w:cs="宋体" w:hint="eastAsia"/>
                  <w:szCs w:val="21"/>
                  <w:lang w:val="en-US"/>
                </w:rPr>
                <w:t>函数</w:t>
              </w:r>
              <w:proofErr w:type="spellStart"/>
              <w:r w:rsidRPr="00A607A3">
                <w:t>cb_verify_sign</w:t>
              </w:r>
              <w:proofErr w:type="spellEnd"/>
              <w:r w:rsidRPr="00A607A3">
                <w:t>_</w:t>
              </w:r>
              <w:r>
                <w:rPr>
                  <w:rFonts w:hint="eastAsia"/>
                </w:rPr>
                <w:t>、</w:t>
              </w:r>
              <w:proofErr w:type="spellStart"/>
              <w:r w:rsidRPr="00A607A3">
                <w:t>cb_get_skey</w:t>
              </w:r>
              <w:proofErr w:type="spellEnd"/>
              <w:r>
                <w:rPr>
                  <w:rFonts w:hint="eastAsia"/>
                </w:rPr>
                <w:t>的参数</w:t>
              </w:r>
              <w:r>
                <w:t>描述，</w:t>
              </w:r>
            </w:ins>
            <w:proofErr w:type="spellStart"/>
            <w:ins w:id="38" w:author="xiao liu" w:date="2018-11-06T16:26:00Z">
              <w:r w:rsidR="004E4FFB">
                <w:rPr>
                  <w:rFonts w:hint="eastAsia"/>
                </w:rPr>
                <w:t>c</w:t>
              </w:r>
              <w:r w:rsidR="004E4FFB">
                <w:t>b_get_enc_keypair</w:t>
              </w:r>
              <w:proofErr w:type="spellEnd"/>
              <w:r w:rsidR="004E4FFB">
                <w:t>_</w:t>
              </w:r>
              <w:r w:rsidR="004E4FFB">
                <w:rPr>
                  <w:rFonts w:hint="eastAsia"/>
                </w:rPr>
                <w:t>、</w:t>
              </w:r>
            </w:ins>
            <w:proofErr w:type="spellStart"/>
            <w:ins w:id="39" w:author="xiao liu" w:date="2018-11-06T16:27:00Z">
              <w:r w:rsidR="004E4FFB" w:rsidRPr="00C04BD9">
                <w:rPr>
                  <w:lang w:val="en-US"/>
                </w:rPr>
                <w:t>cb_free_enc_keypair</w:t>
              </w:r>
              <w:proofErr w:type="spellEnd"/>
              <w:r w:rsidR="004E4FFB" w:rsidRPr="00C04BD9">
                <w:rPr>
                  <w:lang w:val="en-US"/>
                </w:rPr>
                <w:t>_</w:t>
              </w:r>
              <w:r w:rsidR="004E4FFB">
                <w:rPr>
                  <w:rFonts w:hint="eastAsia"/>
                  <w:lang w:val="en-US"/>
                </w:rPr>
                <w:t>、</w:t>
              </w:r>
            </w:ins>
            <w:proofErr w:type="spellStart"/>
            <w:ins w:id="40" w:author="xiao liu" w:date="2018-11-06T16:26:00Z">
              <w:r w:rsidR="004E4FFB">
                <w:rPr>
                  <w:rFonts w:hint="eastAsia"/>
                </w:rPr>
                <w:t>c</w:t>
              </w:r>
              <w:r w:rsidR="004E4FFB">
                <w:t>b_get_sign_keypair</w:t>
              </w:r>
              <w:proofErr w:type="spellEnd"/>
              <w:r w:rsidR="004E4FFB">
                <w:t>_</w:t>
              </w:r>
              <w:r w:rsidR="004E4FFB">
                <w:rPr>
                  <w:rFonts w:hint="eastAsia"/>
                </w:rPr>
                <w:t>、</w:t>
              </w:r>
            </w:ins>
            <w:proofErr w:type="spellStart"/>
            <w:ins w:id="41" w:author="xiao liu" w:date="2018-11-06T16:27:00Z">
              <w:r w:rsidR="004E4FFB" w:rsidRPr="00C04BD9">
                <w:rPr>
                  <w:lang w:val="en-US"/>
                </w:rPr>
                <w:t>cb_free_sign_keypair</w:t>
              </w:r>
              <w:proofErr w:type="spellEnd"/>
              <w:r w:rsidR="004E4FFB" w:rsidRPr="00C04BD9">
                <w:rPr>
                  <w:lang w:val="en-US"/>
                </w:rPr>
                <w:t>_</w:t>
              </w:r>
              <w:r w:rsidR="004E4FFB">
                <w:rPr>
                  <w:rFonts w:hint="eastAsia"/>
                  <w:lang w:val="en-US"/>
                </w:rPr>
                <w:t>的</w:t>
              </w:r>
              <w:r w:rsidR="004E4FFB">
                <w:rPr>
                  <w:lang w:val="en-US"/>
                </w:rPr>
                <w:t>功能</w:t>
              </w:r>
              <w:r w:rsidR="006B78AF">
                <w:rPr>
                  <w:rFonts w:hint="eastAsia"/>
                  <w:lang w:val="en-US"/>
                </w:rPr>
                <w:t>说明</w:t>
              </w:r>
            </w:ins>
          </w:p>
        </w:tc>
        <w:tc>
          <w:tcPr>
            <w:tcW w:w="1751" w:type="dxa"/>
          </w:tcPr>
          <w:p w:rsidR="00B70F2B" w:rsidRDefault="00CB269A" w:rsidP="00931C7A">
            <w:pPr>
              <w:wordWrap/>
              <w:ind w:firstLine="0"/>
              <w:jc w:val="center"/>
              <w:rPr>
                <w:ins w:id="42" w:author="xiao liu" w:date="2018-11-06T16:11:00Z"/>
                <w:rFonts w:cs="黑体"/>
                <w:kern w:val="2"/>
                <w:szCs w:val="21"/>
                <w:lang w:val="en-US"/>
              </w:rPr>
            </w:pPr>
            <w:proofErr w:type="gramStart"/>
            <w:ins w:id="43" w:author="xiao liu" w:date="2018-11-06T16:12:00Z">
              <w:r>
                <w:rPr>
                  <w:rFonts w:cs="黑体" w:hint="eastAsia"/>
                  <w:kern w:val="2"/>
                  <w:szCs w:val="21"/>
                  <w:lang w:val="en-US"/>
                </w:rPr>
                <w:t>接入组</w:t>
              </w:r>
            </w:ins>
            <w:proofErr w:type="gramEnd"/>
          </w:p>
        </w:tc>
      </w:tr>
      <w:tr w:rsidR="000F42DE" w:rsidRPr="00931C7A" w:rsidTr="006C30FE">
        <w:trPr>
          <w:ins w:id="44" w:author="xiao liu" w:date="2018-11-29T16:04:00Z"/>
        </w:trPr>
        <w:tc>
          <w:tcPr>
            <w:tcW w:w="959" w:type="dxa"/>
          </w:tcPr>
          <w:p w:rsidR="000F42DE" w:rsidRDefault="000F42DE" w:rsidP="000F42DE">
            <w:pPr>
              <w:wordWrap/>
              <w:ind w:firstLine="0"/>
              <w:jc w:val="center"/>
              <w:rPr>
                <w:ins w:id="45" w:author="xiao liu" w:date="2018-11-29T16:04:00Z"/>
                <w:rFonts w:cs="黑体"/>
                <w:kern w:val="2"/>
                <w:szCs w:val="22"/>
                <w:lang w:val="en-US"/>
              </w:rPr>
            </w:pPr>
            <w:ins w:id="46" w:author="xiao liu" w:date="2018-11-29T16:04:00Z">
              <w:r>
                <w:rPr>
                  <w:rFonts w:cs="黑体" w:hint="eastAsia"/>
                  <w:kern w:val="2"/>
                  <w:szCs w:val="22"/>
                  <w:lang w:val="en-US"/>
                </w:rPr>
                <w:t>V0.9.4</w:t>
              </w:r>
            </w:ins>
          </w:p>
        </w:tc>
        <w:tc>
          <w:tcPr>
            <w:tcW w:w="1276" w:type="dxa"/>
          </w:tcPr>
          <w:p w:rsidR="000F42DE" w:rsidRDefault="000F42DE" w:rsidP="000F42DE">
            <w:pPr>
              <w:wordWrap/>
              <w:ind w:firstLine="0"/>
              <w:jc w:val="center"/>
              <w:rPr>
                <w:ins w:id="47" w:author="xiao liu" w:date="2018-11-29T16:04:00Z"/>
                <w:rFonts w:cs="黑体"/>
                <w:kern w:val="2"/>
                <w:szCs w:val="22"/>
                <w:lang w:val="en-US"/>
              </w:rPr>
            </w:pPr>
            <w:ins w:id="48" w:author="xiao liu" w:date="2018-11-29T16:04:00Z">
              <w:r>
                <w:rPr>
                  <w:rFonts w:cs="黑体" w:hint="eastAsia"/>
                  <w:kern w:val="2"/>
                  <w:szCs w:val="22"/>
                  <w:lang w:val="en-US"/>
                </w:rPr>
                <w:t>2018-11-29</w:t>
              </w:r>
            </w:ins>
          </w:p>
        </w:tc>
        <w:tc>
          <w:tcPr>
            <w:tcW w:w="4536" w:type="dxa"/>
          </w:tcPr>
          <w:p w:rsidR="000F42DE" w:rsidRDefault="000F42DE" w:rsidP="000F42DE">
            <w:pPr>
              <w:wordWrap/>
              <w:ind w:firstLine="0"/>
              <w:rPr>
                <w:ins w:id="49" w:author="xiao liu" w:date="2018-11-29T16:04:00Z"/>
                <w:rFonts w:ascii="Verdana" w:hAnsi="Verdana" w:cs="宋体"/>
                <w:szCs w:val="21"/>
                <w:lang w:val="en-US"/>
              </w:rPr>
            </w:pPr>
            <w:ins w:id="50" w:author="xiao liu" w:date="2018-11-29T16:04:00Z">
              <w:r>
                <w:rPr>
                  <w:rFonts w:hint="eastAsia"/>
                </w:rPr>
                <w:t>增加</w:t>
              </w:r>
              <w:r>
                <w:t>对</w:t>
              </w:r>
              <w:r>
                <w:rPr>
                  <w:rFonts w:hint="eastAsia"/>
                </w:rPr>
                <w:t>获取会话密钥回</w:t>
              </w:r>
              <w:proofErr w:type="gramStart"/>
              <w:r>
                <w:rPr>
                  <w:rFonts w:hint="eastAsia"/>
                </w:rPr>
                <w:t>调函数</w:t>
              </w:r>
              <w:proofErr w:type="gramEnd"/>
              <w:r>
                <w:rPr>
                  <w:rFonts w:hint="eastAsia"/>
                </w:rPr>
                <w:t>-</w:t>
              </w:r>
              <w:proofErr w:type="spellStart"/>
              <w:r w:rsidRPr="00A607A3">
                <w:t>cb_get_skey</w:t>
              </w:r>
              <w:proofErr w:type="spellEnd"/>
              <w:r w:rsidRPr="00A607A3">
                <w:t>_</w:t>
              </w:r>
              <w:r w:rsidRPr="008D6001">
                <w:rPr>
                  <w:rFonts w:hint="eastAsia"/>
                  <w:lang w:val="en-US"/>
                </w:rPr>
                <w:t>输</w:t>
              </w:r>
              <w:r>
                <w:rPr>
                  <w:rFonts w:hint="eastAsia"/>
                  <w:lang w:val="en-US"/>
                </w:rPr>
                <w:t>出</w:t>
              </w:r>
              <w:r w:rsidRPr="008D6001">
                <w:rPr>
                  <w:rFonts w:hint="eastAsia"/>
                  <w:lang w:val="en-US"/>
                </w:rPr>
                <w:t>参数</w:t>
              </w:r>
              <w:r>
                <w:rPr>
                  <w:rFonts w:hint="eastAsia"/>
                  <w:lang w:val="en-US"/>
                </w:rPr>
                <w:t>cap</w:t>
              </w:r>
              <w:r>
                <w:rPr>
                  <w:lang w:val="en-US"/>
                </w:rPr>
                <w:t>的描述</w:t>
              </w:r>
            </w:ins>
          </w:p>
        </w:tc>
        <w:tc>
          <w:tcPr>
            <w:tcW w:w="1751" w:type="dxa"/>
          </w:tcPr>
          <w:p w:rsidR="000F42DE" w:rsidRDefault="000F42DE" w:rsidP="000F42DE">
            <w:pPr>
              <w:wordWrap/>
              <w:ind w:firstLine="0"/>
              <w:jc w:val="center"/>
              <w:rPr>
                <w:ins w:id="51" w:author="xiao liu" w:date="2018-11-29T16:04:00Z"/>
                <w:rFonts w:cs="黑体"/>
                <w:kern w:val="2"/>
                <w:szCs w:val="21"/>
                <w:lang w:val="en-US"/>
              </w:rPr>
            </w:pPr>
            <w:proofErr w:type="gramStart"/>
            <w:ins w:id="52" w:author="xiao liu" w:date="2018-11-29T16:04:00Z">
              <w:r>
                <w:rPr>
                  <w:rFonts w:cs="黑体" w:hint="eastAsia"/>
                  <w:kern w:val="2"/>
                  <w:szCs w:val="21"/>
                  <w:lang w:val="en-US"/>
                </w:rPr>
                <w:t>接入组</w:t>
              </w:r>
              <w:proofErr w:type="gramEnd"/>
            </w:ins>
          </w:p>
        </w:tc>
      </w:tr>
      <w:tr w:rsidR="00243674" w:rsidRPr="00931C7A" w:rsidTr="006C30FE">
        <w:trPr>
          <w:ins w:id="53" w:author="xiao liu" w:date="2018-11-30T10:09:00Z"/>
        </w:trPr>
        <w:tc>
          <w:tcPr>
            <w:tcW w:w="959" w:type="dxa"/>
          </w:tcPr>
          <w:p w:rsidR="00243674" w:rsidRPr="00241B84" w:rsidRDefault="00241B84" w:rsidP="000F42DE">
            <w:pPr>
              <w:wordWrap/>
              <w:ind w:firstLine="0"/>
              <w:jc w:val="center"/>
              <w:rPr>
                <w:ins w:id="54" w:author="xiao liu" w:date="2018-11-30T10:09:00Z"/>
                <w:rFonts w:cs="黑体"/>
                <w:kern w:val="2"/>
                <w:szCs w:val="22"/>
                <w:lang w:val="en-US"/>
              </w:rPr>
            </w:pPr>
            <w:ins w:id="55" w:author="xiao liu" w:date="2018-11-30T10:09:00Z">
              <w:r>
                <w:rPr>
                  <w:rFonts w:cs="黑体"/>
                  <w:kern w:val="2"/>
                  <w:szCs w:val="22"/>
                  <w:lang w:val="en-US"/>
                </w:rPr>
                <w:t>V1.0.0</w:t>
              </w:r>
            </w:ins>
          </w:p>
        </w:tc>
        <w:tc>
          <w:tcPr>
            <w:tcW w:w="1276" w:type="dxa"/>
          </w:tcPr>
          <w:p w:rsidR="00243674" w:rsidRPr="00241B84" w:rsidRDefault="00243674" w:rsidP="00241B84">
            <w:pPr>
              <w:wordWrap/>
              <w:ind w:firstLine="0"/>
              <w:jc w:val="center"/>
              <w:rPr>
                <w:ins w:id="56" w:author="xiao liu" w:date="2018-11-30T10:09:00Z"/>
                <w:rFonts w:cs="黑体"/>
                <w:kern w:val="2"/>
                <w:szCs w:val="22"/>
                <w:lang w:val="en-US"/>
              </w:rPr>
            </w:pPr>
            <w:ins w:id="57" w:author="xiao liu" w:date="2018-11-30T10:09:00Z">
              <w:r w:rsidRPr="00241B84">
                <w:rPr>
                  <w:rFonts w:cs="黑体"/>
                  <w:kern w:val="2"/>
                  <w:szCs w:val="22"/>
                  <w:lang w:val="en-US"/>
                </w:rPr>
                <w:t>2018-1</w:t>
              </w:r>
            </w:ins>
            <w:ins w:id="58" w:author="xiao liu" w:date="2018-12-04T18:13:00Z">
              <w:r w:rsidR="00241B84">
                <w:rPr>
                  <w:rFonts w:cs="黑体"/>
                  <w:kern w:val="2"/>
                  <w:szCs w:val="22"/>
                  <w:lang w:val="en-US"/>
                </w:rPr>
                <w:t>2-4</w:t>
              </w:r>
            </w:ins>
          </w:p>
        </w:tc>
        <w:tc>
          <w:tcPr>
            <w:tcW w:w="4536" w:type="dxa"/>
          </w:tcPr>
          <w:p w:rsidR="00243674" w:rsidRPr="00241B84" w:rsidRDefault="00243674" w:rsidP="000F42DE">
            <w:pPr>
              <w:wordWrap/>
              <w:ind w:firstLine="0"/>
              <w:rPr>
                <w:ins w:id="59" w:author="xiao liu" w:date="2018-11-30T10:09:00Z"/>
              </w:rPr>
            </w:pPr>
            <w:ins w:id="60" w:author="xiao liu" w:date="2018-11-30T10:10:00Z">
              <w:r w:rsidRPr="00241B84">
                <w:rPr>
                  <w:rFonts w:hint="eastAsia"/>
                </w:rPr>
                <w:t>修改错误码</w:t>
              </w:r>
              <w:r w:rsidRPr="00241B84">
                <w:t>1531</w:t>
              </w:r>
              <w:r w:rsidRPr="00241B84">
                <w:rPr>
                  <w:rFonts w:hint="eastAsia"/>
                </w:rPr>
                <w:t>的描述</w:t>
              </w:r>
            </w:ins>
          </w:p>
        </w:tc>
        <w:tc>
          <w:tcPr>
            <w:tcW w:w="1751" w:type="dxa"/>
          </w:tcPr>
          <w:p w:rsidR="00243674" w:rsidRPr="00241B84" w:rsidRDefault="001C67C0" w:rsidP="000F42DE">
            <w:pPr>
              <w:wordWrap/>
              <w:ind w:firstLine="0"/>
              <w:jc w:val="center"/>
              <w:rPr>
                <w:ins w:id="61" w:author="xiao liu" w:date="2018-11-30T10:09:00Z"/>
                <w:rFonts w:cs="黑体"/>
                <w:kern w:val="2"/>
                <w:szCs w:val="21"/>
                <w:lang w:val="en-US"/>
              </w:rPr>
            </w:pPr>
            <w:proofErr w:type="gramStart"/>
            <w:ins w:id="62" w:author="xiao liu" w:date="2018-11-30T10:10:00Z">
              <w:r w:rsidRPr="00241B84">
                <w:rPr>
                  <w:rFonts w:cs="黑体" w:hint="eastAsia"/>
                  <w:kern w:val="2"/>
                  <w:szCs w:val="21"/>
                  <w:lang w:val="en-US"/>
                </w:rPr>
                <w:t>接入组</w:t>
              </w:r>
            </w:ins>
            <w:proofErr w:type="gramEnd"/>
          </w:p>
        </w:tc>
      </w:tr>
      <w:tr w:rsidR="00894C2D" w:rsidRPr="00931C7A" w:rsidTr="006C30FE">
        <w:trPr>
          <w:ins w:id="63" w:author="DELL-PC" w:date="2019-07-26T09:44:00Z"/>
        </w:trPr>
        <w:tc>
          <w:tcPr>
            <w:tcW w:w="959" w:type="dxa"/>
          </w:tcPr>
          <w:p w:rsidR="00894C2D" w:rsidRDefault="00894C2D" w:rsidP="000F42DE">
            <w:pPr>
              <w:wordWrap/>
              <w:ind w:firstLine="0"/>
              <w:jc w:val="center"/>
              <w:rPr>
                <w:ins w:id="64" w:author="DELL-PC" w:date="2019-07-26T09:44:00Z"/>
                <w:rFonts w:cs="黑体"/>
                <w:kern w:val="2"/>
                <w:szCs w:val="22"/>
                <w:lang w:val="en-US"/>
              </w:rPr>
            </w:pPr>
            <w:ins w:id="65" w:author="DELL-PC" w:date="2019-07-26T09:45:00Z">
              <w:r>
                <w:rPr>
                  <w:rFonts w:cs="黑体" w:hint="eastAsia"/>
                  <w:kern w:val="2"/>
                  <w:szCs w:val="22"/>
                  <w:lang w:val="en-US"/>
                </w:rPr>
                <w:t>V1.0.1</w:t>
              </w:r>
            </w:ins>
          </w:p>
        </w:tc>
        <w:tc>
          <w:tcPr>
            <w:tcW w:w="1276" w:type="dxa"/>
          </w:tcPr>
          <w:p w:rsidR="00894C2D" w:rsidRPr="00241B84" w:rsidRDefault="00894C2D" w:rsidP="00241B84">
            <w:pPr>
              <w:wordWrap/>
              <w:ind w:firstLine="0"/>
              <w:jc w:val="center"/>
              <w:rPr>
                <w:ins w:id="66" w:author="DELL-PC" w:date="2019-07-26T09:44:00Z"/>
                <w:rFonts w:cs="黑体"/>
                <w:kern w:val="2"/>
                <w:szCs w:val="22"/>
                <w:lang w:val="en-US"/>
              </w:rPr>
            </w:pPr>
            <w:ins w:id="67" w:author="DELL-PC" w:date="2019-07-26T09:45:00Z">
              <w:r>
                <w:rPr>
                  <w:rFonts w:cs="黑体" w:hint="eastAsia"/>
                  <w:kern w:val="2"/>
                  <w:szCs w:val="22"/>
                  <w:lang w:val="en-US"/>
                </w:rPr>
                <w:t>2</w:t>
              </w:r>
              <w:r>
                <w:rPr>
                  <w:rFonts w:cs="黑体"/>
                  <w:kern w:val="2"/>
                  <w:szCs w:val="22"/>
                  <w:lang w:val="en-US"/>
                </w:rPr>
                <w:t>019-</w:t>
              </w:r>
              <w:r w:rsidR="001D1682">
                <w:rPr>
                  <w:rFonts w:cs="黑体"/>
                  <w:kern w:val="2"/>
                  <w:szCs w:val="22"/>
                  <w:lang w:val="en-US"/>
                </w:rPr>
                <w:t>07-26</w:t>
              </w:r>
            </w:ins>
          </w:p>
        </w:tc>
        <w:tc>
          <w:tcPr>
            <w:tcW w:w="4536" w:type="dxa"/>
          </w:tcPr>
          <w:p w:rsidR="00894C2D" w:rsidRPr="00241B84" w:rsidRDefault="001D1682" w:rsidP="000F42DE">
            <w:pPr>
              <w:wordWrap/>
              <w:ind w:firstLine="0"/>
              <w:rPr>
                <w:ins w:id="68" w:author="DELL-PC" w:date="2019-07-26T09:44:00Z"/>
                <w:rFonts w:hint="eastAsia"/>
              </w:rPr>
            </w:pPr>
            <w:ins w:id="69" w:author="DELL-PC" w:date="2019-07-26T09:45:00Z">
              <w:r>
                <w:rPr>
                  <w:rFonts w:hint="eastAsia"/>
                </w:rPr>
                <w:t>删除接口</w:t>
              </w:r>
              <w:proofErr w:type="spellStart"/>
              <w:r>
                <w:rPr>
                  <w:rFonts w:hint="eastAsia"/>
                </w:rPr>
                <w:t>sge_safe_client_get_link_from_session</w:t>
              </w:r>
            </w:ins>
            <w:proofErr w:type="spellEnd"/>
            <w:ins w:id="70" w:author="DELL-PC" w:date="2019-09-10T10:34:00Z">
              <w:r w:rsidR="00EB6CDF">
                <w:rPr>
                  <w:rFonts w:hint="eastAsia"/>
                </w:rPr>
                <w:t>。</w:t>
              </w:r>
              <w:bookmarkStart w:id="71" w:name="_GoBack"/>
              <w:bookmarkEnd w:id="71"/>
              <w:r w:rsidR="00EB6CDF">
                <w:rPr>
                  <w:rFonts w:hint="eastAsia"/>
                </w:rPr>
                <w:t>前一版本的</w:t>
              </w:r>
              <w:r w:rsidR="00EB6CDF">
                <w:rPr>
                  <w:rFonts w:hint="eastAsia"/>
                </w:rPr>
                <w:t>link</w:t>
              </w:r>
              <w:proofErr w:type="gramStart"/>
              <w:r w:rsidR="00EB6CDF">
                <w:rPr>
                  <w:rFonts w:hint="eastAsia"/>
                </w:rPr>
                <w:t>没启作用</w:t>
              </w:r>
              <w:proofErr w:type="gramEnd"/>
              <w:r w:rsidR="00EB6CDF">
                <w:rPr>
                  <w:rFonts w:hint="eastAsia"/>
                </w:rPr>
                <w:t>，使用的是默认</w:t>
              </w:r>
              <w:r w:rsidR="00EB6CDF">
                <w:rPr>
                  <w:rFonts w:hint="eastAsia"/>
                </w:rPr>
                <w:t>link</w:t>
              </w:r>
              <w:r w:rsidR="00EB6CDF">
                <w:rPr>
                  <w:rFonts w:hint="eastAsia"/>
                </w:rPr>
                <w:t>，这一版本支持使用不同</w:t>
              </w:r>
              <w:r w:rsidR="00EB6CDF">
                <w:rPr>
                  <w:rFonts w:hint="eastAsia"/>
                </w:rPr>
                <w:t>link</w:t>
              </w:r>
              <w:r w:rsidR="00EB6CDF">
                <w:rPr>
                  <w:rFonts w:hint="eastAsia"/>
                </w:rPr>
                <w:t>。</w:t>
              </w:r>
            </w:ins>
          </w:p>
        </w:tc>
        <w:tc>
          <w:tcPr>
            <w:tcW w:w="1751" w:type="dxa"/>
          </w:tcPr>
          <w:p w:rsidR="00894C2D" w:rsidRPr="00241B84" w:rsidRDefault="001D1682" w:rsidP="000F42DE">
            <w:pPr>
              <w:wordWrap/>
              <w:ind w:firstLine="0"/>
              <w:jc w:val="center"/>
              <w:rPr>
                <w:ins w:id="72" w:author="DELL-PC" w:date="2019-07-26T09:44:00Z"/>
                <w:rFonts w:cs="黑体"/>
                <w:kern w:val="2"/>
                <w:szCs w:val="21"/>
                <w:lang w:val="en-US"/>
              </w:rPr>
            </w:pPr>
            <w:proofErr w:type="gramStart"/>
            <w:ins w:id="73" w:author="DELL-PC" w:date="2019-07-26T09:45:00Z">
              <w:r>
                <w:rPr>
                  <w:rFonts w:cs="黑体" w:hint="eastAsia"/>
                  <w:kern w:val="2"/>
                  <w:szCs w:val="21"/>
                  <w:lang w:val="en-US"/>
                </w:rPr>
                <w:t>接入组</w:t>
              </w:r>
            </w:ins>
            <w:proofErr w:type="gramEnd"/>
          </w:p>
        </w:tc>
      </w:tr>
    </w:tbl>
    <w:p w:rsidR="00931C7A" w:rsidRPr="00931C7A" w:rsidRDefault="00931C7A" w:rsidP="00931C7A">
      <w:pPr>
        <w:wordWrap/>
        <w:ind w:firstLine="0"/>
        <w:rPr>
          <w:rFonts w:cs="黑体"/>
          <w:kern w:val="2"/>
          <w:szCs w:val="21"/>
          <w:lang w:val="en-US"/>
        </w:rPr>
      </w:pPr>
    </w:p>
    <w:p w:rsidR="00931C7A" w:rsidRPr="00931C7A" w:rsidRDefault="00931C7A" w:rsidP="00931C7A">
      <w:pPr>
        <w:widowControl/>
        <w:wordWrap/>
        <w:ind w:firstLine="0"/>
        <w:rPr>
          <w:rFonts w:cs="黑体"/>
          <w:kern w:val="2"/>
          <w:szCs w:val="21"/>
          <w:lang w:val="en-US"/>
        </w:rPr>
      </w:pPr>
      <w:r w:rsidRPr="00931C7A">
        <w:rPr>
          <w:rFonts w:cs="黑体"/>
          <w:kern w:val="2"/>
          <w:szCs w:val="21"/>
          <w:lang w:val="en-US"/>
        </w:rPr>
        <w:br w:type="page"/>
      </w:r>
    </w:p>
    <w:p w:rsidR="00D27F70" w:rsidRDefault="00D27F70">
      <w:pPr>
        <w:pStyle w:val="afa"/>
        <w:jc w:val="center"/>
        <w:rPr>
          <w:rFonts w:ascii="黑体" w:eastAsia="黑体"/>
          <w:b/>
          <w:sz w:val="30"/>
          <w:szCs w:val="30"/>
        </w:rPr>
        <w:sectPr w:rsidR="00D27F70">
          <w:pgSz w:w="11906" w:h="16838"/>
          <w:pgMar w:top="1440" w:right="1797" w:bottom="1440" w:left="1797" w:header="851" w:footer="992" w:gutter="0"/>
          <w:pgNumType w:fmt="lowerRoman" w:start="1"/>
          <w:cols w:space="720"/>
          <w:titlePg/>
          <w:docGrid w:type="lines" w:linePitch="312"/>
        </w:sectPr>
      </w:pPr>
    </w:p>
    <w:p w:rsidR="001227B9" w:rsidRPr="001227B9" w:rsidRDefault="001227B9" w:rsidP="001227B9">
      <w:pPr>
        <w:keepNext/>
        <w:keepLines/>
        <w:widowControl/>
        <w:tabs>
          <w:tab w:val="left" w:pos="0"/>
        </w:tabs>
        <w:wordWrap/>
        <w:spacing w:before="240" w:line="259" w:lineRule="auto"/>
        <w:ind w:firstLine="0"/>
        <w:jc w:val="center"/>
        <w:rPr>
          <w:rFonts w:ascii="Calibri Light" w:hAnsi="Calibri Light"/>
          <w:color w:val="2E74B5"/>
          <w:sz w:val="32"/>
          <w:szCs w:val="32"/>
          <w:lang w:val="en-US"/>
        </w:rPr>
      </w:pPr>
      <w:r w:rsidRPr="001227B9">
        <w:rPr>
          <w:rFonts w:ascii="Calibri Light" w:hAnsi="Calibri Light"/>
          <w:color w:val="2E74B5"/>
          <w:sz w:val="32"/>
          <w:szCs w:val="32"/>
          <w:lang w:val="zh-CN"/>
        </w:rPr>
        <w:lastRenderedPageBreak/>
        <w:t>目录</w:t>
      </w:r>
    </w:p>
    <w:p w:rsidR="00B54970" w:rsidRDefault="00D247B3">
      <w:pPr>
        <w:pStyle w:val="TOC1"/>
        <w:rPr>
          <w:ins w:id="74" w:author="DELL-PC" w:date="2019-07-26T09:46:00Z"/>
          <w:rFonts w:asciiTheme="minorHAnsi" w:eastAsiaTheme="minorEastAsia" w:hAnsiTheme="minorHAnsi" w:cstheme="minorBidi"/>
          <w:b w:val="0"/>
          <w:bCs w:val="0"/>
          <w:noProof/>
          <w:kern w:val="2"/>
          <w:sz w:val="21"/>
          <w:szCs w:val="22"/>
          <w:lang w:val="en-US"/>
        </w:rPr>
      </w:pPr>
      <w:r w:rsidRPr="001227B9">
        <w:rPr>
          <w:rFonts w:cs="Calibri"/>
          <w:caps/>
          <w:kern w:val="2"/>
          <w:highlight w:val="yellow"/>
          <w:lang w:val="en-US"/>
        </w:rPr>
        <w:fldChar w:fldCharType="begin"/>
      </w:r>
      <w:r w:rsidR="001227B9" w:rsidRPr="001227B9">
        <w:rPr>
          <w:rFonts w:cs="Calibri"/>
          <w:caps/>
          <w:kern w:val="2"/>
          <w:highlight w:val="yellow"/>
          <w:lang w:val="en-US"/>
        </w:rPr>
        <w:instrText xml:space="preserve"> TOC \o "1-3" \h \z \u </w:instrText>
      </w:r>
      <w:r w:rsidRPr="001227B9">
        <w:rPr>
          <w:rFonts w:cs="Calibri"/>
          <w:caps/>
          <w:kern w:val="2"/>
          <w:highlight w:val="yellow"/>
          <w:lang w:val="en-US"/>
        </w:rPr>
        <w:fldChar w:fldCharType="separate"/>
      </w:r>
      <w:ins w:id="75" w:author="DELL-PC" w:date="2019-07-26T09:46:00Z">
        <w:r w:rsidR="00B54970" w:rsidRPr="00FE1350">
          <w:rPr>
            <w:rStyle w:val="a3"/>
            <w:noProof/>
          </w:rPr>
          <w:fldChar w:fldCharType="begin"/>
        </w:r>
        <w:r w:rsidR="00B54970" w:rsidRPr="00FE1350">
          <w:rPr>
            <w:rStyle w:val="a3"/>
            <w:noProof/>
          </w:rPr>
          <w:instrText xml:space="preserve"> </w:instrText>
        </w:r>
        <w:r w:rsidR="00B54970">
          <w:rPr>
            <w:noProof/>
          </w:rPr>
          <w:instrText>HYPERLINK \l "_Toc15026785"</w:instrText>
        </w:r>
        <w:r w:rsidR="00B54970" w:rsidRPr="00FE1350">
          <w:rPr>
            <w:rStyle w:val="a3"/>
            <w:noProof/>
          </w:rPr>
          <w:instrText xml:space="preserve"> </w:instrText>
        </w:r>
        <w:r w:rsidR="00B54970" w:rsidRPr="00FE1350">
          <w:rPr>
            <w:rStyle w:val="a3"/>
            <w:noProof/>
          </w:rPr>
          <w:fldChar w:fldCharType="separate"/>
        </w:r>
        <w:r w:rsidR="00B54970" w:rsidRPr="00FE1350">
          <w:rPr>
            <w:rStyle w:val="a3"/>
            <w:rFonts w:cs="宋体"/>
            <w:noProof/>
          </w:rPr>
          <w:t>1.</w:t>
        </w:r>
        <w:r w:rsidR="00B54970">
          <w:rPr>
            <w:rFonts w:asciiTheme="minorHAnsi" w:eastAsiaTheme="minorEastAsia" w:hAnsiTheme="minorHAnsi" w:cstheme="minorBidi"/>
            <w:b w:val="0"/>
            <w:bCs w:val="0"/>
            <w:noProof/>
            <w:kern w:val="2"/>
            <w:sz w:val="21"/>
            <w:szCs w:val="22"/>
            <w:lang w:val="en-US"/>
          </w:rPr>
          <w:tab/>
        </w:r>
        <w:r w:rsidR="00B54970" w:rsidRPr="00FE1350">
          <w:rPr>
            <w:rStyle w:val="a3"/>
            <w:noProof/>
          </w:rPr>
          <w:t>简介</w:t>
        </w:r>
        <w:r w:rsidR="00B54970">
          <w:rPr>
            <w:noProof/>
            <w:webHidden/>
          </w:rPr>
          <w:tab/>
        </w:r>
        <w:r w:rsidR="00B54970">
          <w:rPr>
            <w:noProof/>
            <w:webHidden/>
          </w:rPr>
          <w:fldChar w:fldCharType="begin"/>
        </w:r>
        <w:r w:rsidR="00B54970">
          <w:rPr>
            <w:noProof/>
            <w:webHidden/>
          </w:rPr>
          <w:instrText xml:space="preserve"> PAGEREF _Toc15026785 \h </w:instrText>
        </w:r>
      </w:ins>
      <w:r w:rsidR="00B54970">
        <w:rPr>
          <w:noProof/>
          <w:webHidden/>
        </w:rPr>
      </w:r>
      <w:r w:rsidR="00B54970">
        <w:rPr>
          <w:noProof/>
          <w:webHidden/>
        </w:rPr>
        <w:fldChar w:fldCharType="separate"/>
      </w:r>
      <w:ins w:id="76" w:author="DELL-PC" w:date="2019-07-26T09:46:00Z">
        <w:r w:rsidR="00B54970">
          <w:rPr>
            <w:noProof/>
            <w:webHidden/>
          </w:rPr>
          <w:t>1</w:t>
        </w:r>
        <w:r w:rsidR="00B54970">
          <w:rPr>
            <w:noProof/>
            <w:webHidden/>
          </w:rPr>
          <w:fldChar w:fldCharType="end"/>
        </w:r>
        <w:r w:rsidR="00B54970" w:rsidRPr="00FE1350">
          <w:rPr>
            <w:rStyle w:val="a3"/>
            <w:noProof/>
          </w:rPr>
          <w:fldChar w:fldCharType="end"/>
        </w:r>
      </w:ins>
    </w:p>
    <w:p w:rsidR="00B54970" w:rsidRDefault="00B54970">
      <w:pPr>
        <w:pStyle w:val="TOC1"/>
        <w:rPr>
          <w:ins w:id="77" w:author="DELL-PC" w:date="2019-07-26T09:46:00Z"/>
          <w:rFonts w:asciiTheme="minorHAnsi" w:eastAsiaTheme="minorEastAsia" w:hAnsiTheme="minorHAnsi" w:cstheme="minorBidi"/>
          <w:b w:val="0"/>
          <w:bCs w:val="0"/>
          <w:noProof/>
          <w:kern w:val="2"/>
          <w:sz w:val="21"/>
          <w:szCs w:val="22"/>
          <w:lang w:val="en-US"/>
        </w:rPr>
      </w:pPr>
      <w:ins w:id="78" w:author="DELL-PC" w:date="2019-07-26T09:46:00Z">
        <w:r w:rsidRPr="00FE1350">
          <w:rPr>
            <w:rStyle w:val="a3"/>
            <w:noProof/>
          </w:rPr>
          <w:fldChar w:fldCharType="begin"/>
        </w:r>
        <w:r w:rsidRPr="00FE1350">
          <w:rPr>
            <w:rStyle w:val="a3"/>
            <w:noProof/>
          </w:rPr>
          <w:instrText xml:space="preserve"> </w:instrText>
        </w:r>
        <w:r>
          <w:rPr>
            <w:noProof/>
          </w:rPr>
          <w:instrText>HYPERLINK \l "_Toc15026786"</w:instrText>
        </w:r>
        <w:r w:rsidRPr="00FE1350">
          <w:rPr>
            <w:rStyle w:val="a3"/>
            <w:noProof/>
          </w:rPr>
          <w:instrText xml:space="preserve"> </w:instrText>
        </w:r>
        <w:r w:rsidRPr="00FE1350">
          <w:rPr>
            <w:rStyle w:val="a3"/>
            <w:noProof/>
          </w:rPr>
          <w:fldChar w:fldCharType="separate"/>
        </w:r>
        <w:r w:rsidRPr="00FE1350">
          <w:rPr>
            <w:rStyle w:val="a3"/>
            <w:rFonts w:cs="宋体"/>
            <w:noProof/>
          </w:rPr>
          <w:t>2.</w:t>
        </w:r>
        <w:r>
          <w:rPr>
            <w:rFonts w:asciiTheme="minorHAnsi" w:eastAsiaTheme="minorEastAsia" w:hAnsiTheme="minorHAnsi" w:cstheme="minorBidi"/>
            <w:b w:val="0"/>
            <w:bCs w:val="0"/>
            <w:noProof/>
            <w:kern w:val="2"/>
            <w:sz w:val="21"/>
            <w:szCs w:val="22"/>
            <w:lang w:val="en-US"/>
          </w:rPr>
          <w:tab/>
        </w:r>
        <w:r w:rsidRPr="00FE1350">
          <w:rPr>
            <w:rStyle w:val="a3"/>
            <w:noProof/>
          </w:rPr>
          <w:t>系统概述</w:t>
        </w:r>
        <w:r>
          <w:rPr>
            <w:noProof/>
            <w:webHidden/>
          </w:rPr>
          <w:tab/>
        </w:r>
        <w:r>
          <w:rPr>
            <w:noProof/>
            <w:webHidden/>
          </w:rPr>
          <w:fldChar w:fldCharType="begin"/>
        </w:r>
        <w:r>
          <w:rPr>
            <w:noProof/>
            <w:webHidden/>
          </w:rPr>
          <w:instrText xml:space="preserve"> PAGEREF _Toc15026786 \h </w:instrText>
        </w:r>
      </w:ins>
      <w:r>
        <w:rPr>
          <w:noProof/>
          <w:webHidden/>
        </w:rPr>
      </w:r>
      <w:r>
        <w:rPr>
          <w:noProof/>
          <w:webHidden/>
        </w:rPr>
        <w:fldChar w:fldCharType="separate"/>
      </w:r>
      <w:ins w:id="79" w:author="DELL-PC" w:date="2019-07-26T09:46:00Z">
        <w:r>
          <w:rPr>
            <w:noProof/>
            <w:webHidden/>
          </w:rPr>
          <w:t>1</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80" w:author="DELL-PC" w:date="2019-07-26T09:46:00Z"/>
          <w:rFonts w:asciiTheme="minorHAnsi" w:eastAsiaTheme="minorEastAsia" w:hAnsiTheme="minorHAnsi" w:cstheme="minorBidi"/>
          <w:b w:val="0"/>
          <w:iCs w:val="0"/>
          <w:smallCaps w:val="0"/>
          <w:noProof/>
          <w:kern w:val="2"/>
          <w:sz w:val="21"/>
          <w:szCs w:val="22"/>
          <w:lang w:val="en-US"/>
        </w:rPr>
      </w:pPr>
      <w:ins w:id="81" w:author="DELL-PC" w:date="2019-07-26T09:46:00Z">
        <w:r w:rsidRPr="00FE1350">
          <w:rPr>
            <w:rStyle w:val="a3"/>
            <w:noProof/>
          </w:rPr>
          <w:fldChar w:fldCharType="begin"/>
        </w:r>
        <w:r w:rsidRPr="00FE1350">
          <w:rPr>
            <w:rStyle w:val="a3"/>
            <w:noProof/>
          </w:rPr>
          <w:instrText xml:space="preserve"> </w:instrText>
        </w:r>
        <w:r>
          <w:rPr>
            <w:noProof/>
          </w:rPr>
          <w:instrText>HYPERLINK \l "_Toc15026787"</w:instrText>
        </w:r>
        <w:r w:rsidRPr="00FE1350">
          <w:rPr>
            <w:rStyle w:val="a3"/>
            <w:noProof/>
          </w:rPr>
          <w:instrText xml:space="preserve"> </w:instrText>
        </w:r>
        <w:r w:rsidRPr="00FE1350">
          <w:rPr>
            <w:rStyle w:val="a3"/>
            <w:noProof/>
          </w:rPr>
          <w:fldChar w:fldCharType="separate"/>
        </w:r>
        <w:r w:rsidRPr="00FE1350">
          <w:rPr>
            <w:rStyle w:val="a3"/>
            <w:noProof/>
          </w:rPr>
          <w:t>2.1.</w:t>
        </w:r>
        <w:r>
          <w:rPr>
            <w:rFonts w:asciiTheme="minorHAnsi" w:eastAsiaTheme="minorEastAsia" w:hAnsiTheme="minorHAnsi" w:cstheme="minorBidi"/>
            <w:b w:val="0"/>
            <w:iCs w:val="0"/>
            <w:smallCaps w:val="0"/>
            <w:noProof/>
            <w:kern w:val="2"/>
            <w:sz w:val="21"/>
            <w:szCs w:val="22"/>
            <w:lang w:val="en-US"/>
          </w:rPr>
          <w:tab/>
        </w:r>
        <w:r w:rsidRPr="00FE1350">
          <w:rPr>
            <w:rStyle w:val="a3"/>
            <w:noProof/>
          </w:rPr>
          <w:t>软硬件平台要求</w:t>
        </w:r>
        <w:r>
          <w:rPr>
            <w:noProof/>
            <w:webHidden/>
          </w:rPr>
          <w:tab/>
        </w:r>
        <w:r>
          <w:rPr>
            <w:noProof/>
            <w:webHidden/>
          </w:rPr>
          <w:fldChar w:fldCharType="begin"/>
        </w:r>
        <w:r>
          <w:rPr>
            <w:noProof/>
            <w:webHidden/>
          </w:rPr>
          <w:instrText xml:space="preserve"> PAGEREF _Toc15026787 \h </w:instrText>
        </w:r>
      </w:ins>
      <w:r>
        <w:rPr>
          <w:noProof/>
          <w:webHidden/>
        </w:rPr>
      </w:r>
      <w:r>
        <w:rPr>
          <w:noProof/>
          <w:webHidden/>
        </w:rPr>
        <w:fldChar w:fldCharType="separate"/>
      </w:r>
      <w:ins w:id="82" w:author="DELL-PC" w:date="2019-07-26T09:46:00Z">
        <w:r>
          <w:rPr>
            <w:noProof/>
            <w:webHidden/>
          </w:rPr>
          <w:t>1</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83" w:author="DELL-PC" w:date="2019-07-26T09:46:00Z"/>
          <w:rFonts w:asciiTheme="minorHAnsi" w:eastAsiaTheme="minorEastAsia" w:hAnsiTheme="minorHAnsi" w:cstheme="minorBidi"/>
          <w:b w:val="0"/>
          <w:iCs w:val="0"/>
          <w:smallCaps w:val="0"/>
          <w:noProof/>
          <w:kern w:val="2"/>
          <w:sz w:val="21"/>
          <w:szCs w:val="22"/>
          <w:lang w:val="en-US"/>
        </w:rPr>
      </w:pPr>
      <w:ins w:id="84" w:author="DELL-PC" w:date="2019-07-26T09:46:00Z">
        <w:r w:rsidRPr="00FE1350">
          <w:rPr>
            <w:rStyle w:val="a3"/>
            <w:noProof/>
          </w:rPr>
          <w:fldChar w:fldCharType="begin"/>
        </w:r>
        <w:r w:rsidRPr="00FE1350">
          <w:rPr>
            <w:rStyle w:val="a3"/>
            <w:noProof/>
          </w:rPr>
          <w:instrText xml:space="preserve"> </w:instrText>
        </w:r>
        <w:r>
          <w:rPr>
            <w:noProof/>
          </w:rPr>
          <w:instrText>HYPERLINK \l "_Toc15026788"</w:instrText>
        </w:r>
        <w:r w:rsidRPr="00FE1350">
          <w:rPr>
            <w:rStyle w:val="a3"/>
            <w:noProof/>
          </w:rPr>
          <w:instrText xml:space="preserve"> </w:instrText>
        </w:r>
        <w:r w:rsidRPr="00FE1350">
          <w:rPr>
            <w:rStyle w:val="a3"/>
            <w:noProof/>
          </w:rPr>
          <w:fldChar w:fldCharType="separate"/>
        </w:r>
        <w:r w:rsidRPr="00FE1350">
          <w:rPr>
            <w:rStyle w:val="a3"/>
            <w:noProof/>
          </w:rPr>
          <w:t>2.2.</w:t>
        </w:r>
        <w:r>
          <w:rPr>
            <w:rFonts w:asciiTheme="minorHAnsi" w:eastAsiaTheme="minorEastAsia" w:hAnsiTheme="minorHAnsi" w:cstheme="minorBidi"/>
            <w:b w:val="0"/>
            <w:iCs w:val="0"/>
            <w:smallCaps w:val="0"/>
            <w:noProof/>
            <w:kern w:val="2"/>
            <w:sz w:val="21"/>
            <w:szCs w:val="22"/>
            <w:lang w:val="en-US"/>
          </w:rPr>
          <w:tab/>
        </w:r>
        <w:r w:rsidRPr="00FE1350">
          <w:rPr>
            <w:rStyle w:val="a3"/>
            <w:noProof/>
          </w:rPr>
          <w:t>逻辑结构</w:t>
        </w:r>
        <w:r>
          <w:rPr>
            <w:noProof/>
            <w:webHidden/>
          </w:rPr>
          <w:tab/>
        </w:r>
        <w:r>
          <w:rPr>
            <w:noProof/>
            <w:webHidden/>
          </w:rPr>
          <w:fldChar w:fldCharType="begin"/>
        </w:r>
        <w:r>
          <w:rPr>
            <w:noProof/>
            <w:webHidden/>
          </w:rPr>
          <w:instrText xml:space="preserve"> PAGEREF _Toc15026788 \h </w:instrText>
        </w:r>
      </w:ins>
      <w:r>
        <w:rPr>
          <w:noProof/>
          <w:webHidden/>
        </w:rPr>
      </w:r>
      <w:r>
        <w:rPr>
          <w:noProof/>
          <w:webHidden/>
        </w:rPr>
        <w:fldChar w:fldCharType="separate"/>
      </w:r>
      <w:ins w:id="85" w:author="DELL-PC" w:date="2019-07-26T09:46:00Z">
        <w:r>
          <w:rPr>
            <w:noProof/>
            <w:webHidden/>
          </w:rPr>
          <w:t>1</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86" w:author="DELL-PC" w:date="2019-07-26T09:46:00Z"/>
          <w:rFonts w:asciiTheme="minorHAnsi" w:eastAsiaTheme="minorEastAsia" w:hAnsiTheme="minorHAnsi" w:cstheme="minorBidi"/>
          <w:b w:val="0"/>
          <w:iCs w:val="0"/>
          <w:smallCaps w:val="0"/>
          <w:noProof/>
          <w:kern w:val="2"/>
          <w:sz w:val="21"/>
          <w:szCs w:val="22"/>
          <w:lang w:val="en-US"/>
        </w:rPr>
      </w:pPr>
      <w:ins w:id="87" w:author="DELL-PC" w:date="2019-07-26T09:46:00Z">
        <w:r w:rsidRPr="00FE1350">
          <w:rPr>
            <w:rStyle w:val="a3"/>
            <w:noProof/>
          </w:rPr>
          <w:fldChar w:fldCharType="begin"/>
        </w:r>
        <w:r w:rsidRPr="00FE1350">
          <w:rPr>
            <w:rStyle w:val="a3"/>
            <w:noProof/>
          </w:rPr>
          <w:instrText xml:space="preserve"> </w:instrText>
        </w:r>
        <w:r>
          <w:rPr>
            <w:noProof/>
          </w:rPr>
          <w:instrText>HYPERLINK \l "_Toc15026789"</w:instrText>
        </w:r>
        <w:r w:rsidRPr="00FE1350">
          <w:rPr>
            <w:rStyle w:val="a3"/>
            <w:noProof/>
          </w:rPr>
          <w:instrText xml:space="preserve"> </w:instrText>
        </w:r>
        <w:r w:rsidRPr="00FE1350">
          <w:rPr>
            <w:rStyle w:val="a3"/>
            <w:noProof/>
          </w:rPr>
          <w:fldChar w:fldCharType="separate"/>
        </w:r>
        <w:r w:rsidRPr="00FE1350">
          <w:rPr>
            <w:rStyle w:val="a3"/>
            <w:noProof/>
          </w:rPr>
          <w:t>2.3.</w:t>
        </w:r>
        <w:r>
          <w:rPr>
            <w:rFonts w:asciiTheme="minorHAnsi" w:eastAsiaTheme="minorEastAsia" w:hAnsiTheme="minorHAnsi" w:cstheme="minorBidi"/>
            <w:b w:val="0"/>
            <w:iCs w:val="0"/>
            <w:smallCaps w:val="0"/>
            <w:noProof/>
            <w:kern w:val="2"/>
            <w:sz w:val="21"/>
            <w:szCs w:val="22"/>
            <w:lang w:val="en-US"/>
          </w:rPr>
          <w:tab/>
        </w:r>
        <w:r w:rsidRPr="00FE1350">
          <w:rPr>
            <w:rStyle w:val="a3"/>
            <w:noProof/>
          </w:rPr>
          <w:t>功能说明</w:t>
        </w:r>
        <w:r>
          <w:rPr>
            <w:noProof/>
            <w:webHidden/>
          </w:rPr>
          <w:tab/>
        </w:r>
        <w:r>
          <w:rPr>
            <w:noProof/>
            <w:webHidden/>
          </w:rPr>
          <w:fldChar w:fldCharType="begin"/>
        </w:r>
        <w:r>
          <w:rPr>
            <w:noProof/>
            <w:webHidden/>
          </w:rPr>
          <w:instrText xml:space="preserve"> PAGEREF _Toc15026789 \h </w:instrText>
        </w:r>
      </w:ins>
      <w:r>
        <w:rPr>
          <w:noProof/>
          <w:webHidden/>
        </w:rPr>
      </w:r>
      <w:r>
        <w:rPr>
          <w:noProof/>
          <w:webHidden/>
        </w:rPr>
        <w:fldChar w:fldCharType="separate"/>
      </w:r>
      <w:ins w:id="88" w:author="DELL-PC" w:date="2019-07-26T09:46:00Z">
        <w:r>
          <w:rPr>
            <w:noProof/>
            <w:webHidden/>
          </w:rPr>
          <w:t>1</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89" w:author="DELL-PC" w:date="2019-07-26T09:46:00Z"/>
          <w:rFonts w:asciiTheme="minorHAnsi" w:eastAsiaTheme="minorEastAsia" w:hAnsiTheme="minorHAnsi" w:cstheme="minorBidi"/>
          <w:b w:val="0"/>
          <w:iCs w:val="0"/>
          <w:smallCaps w:val="0"/>
          <w:noProof/>
          <w:kern w:val="2"/>
          <w:sz w:val="21"/>
          <w:szCs w:val="22"/>
          <w:lang w:val="en-US"/>
        </w:rPr>
      </w:pPr>
      <w:ins w:id="90" w:author="DELL-PC" w:date="2019-07-26T09:46:00Z">
        <w:r w:rsidRPr="00FE1350">
          <w:rPr>
            <w:rStyle w:val="a3"/>
            <w:noProof/>
          </w:rPr>
          <w:fldChar w:fldCharType="begin"/>
        </w:r>
        <w:r w:rsidRPr="00FE1350">
          <w:rPr>
            <w:rStyle w:val="a3"/>
            <w:noProof/>
          </w:rPr>
          <w:instrText xml:space="preserve"> </w:instrText>
        </w:r>
        <w:r>
          <w:rPr>
            <w:noProof/>
          </w:rPr>
          <w:instrText>HYPERLINK \l "_Toc15026790"</w:instrText>
        </w:r>
        <w:r w:rsidRPr="00FE1350">
          <w:rPr>
            <w:rStyle w:val="a3"/>
            <w:noProof/>
          </w:rPr>
          <w:instrText xml:space="preserve"> </w:instrText>
        </w:r>
        <w:r w:rsidRPr="00FE1350">
          <w:rPr>
            <w:rStyle w:val="a3"/>
            <w:noProof/>
          </w:rPr>
          <w:fldChar w:fldCharType="separate"/>
        </w:r>
        <w:r w:rsidRPr="00FE1350">
          <w:rPr>
            <w:rStyle w:val="a3"/>
            <w:noProof/>
          </w:rPr>
          <w:t>2.4.</w:t>
        </w:r>
        <w:r>
          <w:rPr>
            <w:rFonts w:asciiTheme="minorHAnsi" w:eastAsiaTheme="minorEastAsia" w:hAnsiTheme="minorHAnsi" w:cstheme="minorBidi"/>
            <w:b w:val="0"/>
            <w:iCs w:val="0"/>
            <w:smallCaps w:val="0"/>
            <w:noProof/>
            <w:kern w:val="2"/>
            <w:sz w:val="21"/>
            <w:szCs w:val="22"/>
            <w:lang w:val="en-US"/>
          </w:rPr>
          <w:tab/>
        </w:r>
        <w:r w:rsidRPr="00FE1350">
          <w:rPr>
            <w:rStyle w:val="a3"/>
            <w:noProof/>
          </w:rPr>
          <w:t>文件清单</w:t>
        </w:r>
        <w:r>
          <w:rPr>
            <w:noProof/>
            <w:webHidden/>
          </w:rPr>
          <w:tab/>
        </w:r>
        <w:r>
          <w:rPr>
            <w:noProof/>
            <w:webHidden/>
          </w:rPr>
          <w:fldChar w:fldCharType="begin"/>
        </w:r>
        <w:r>
          <w:rPr>
            <w:noProof/>
            <w:webHidden/>
          </w:rPr>
          <w:instrText xml:space="preserve"> PAGEREF _Toc15026790 \h </w:instrText>
        </w:r>
      </w:ins>
      <w:r>
        <w:rPr>
          <w:noProof/>
          <w:webHidden/>
        </w:rPr>
      </w:r>
      <w:r>
        <w:rPr>
          <w:noProof/>
          <w:webHidden/>
        </w:rPr>
        <w:fldChar w:fldCharType="separate"/>
      </w:r>
      <w:ins w:id="91" w:author="DELL-PC" w:date="2019-07-26T09:46:00Z">
        <w:r>
          <w:rPr>
            <w:noProof/>
            <w:webHidden/>
          </w:rPr>
          <w:t>2</w:t>
        </w:r>
        <w:r>
          <w:rPr>
            <w:noProof/>
            <w:webHidden/>
          </w:rPr>
          <w:fldChar w:fldCharType="end"/>
        </w:r>
        <w:r w:rsidRPr="00FE1350">
          <w:rPr>
            <w:rStyle w:val="a3"/>
            <w:noProof/>
          </w:rPr>
          <w:fldChar w:fldCharType="end"/>
        </w:r>
      </w:ins>
    </w:p>
    <w:p w:rsidR="00B54970" w:rsidRDefault="00B54970">
      <w:pPr>
        <w:pStyle w:val="TOC1"/>
        <w:rPr>
          <w:ins w:id="92" w:author="DELL-PC" w:date="2019-07-26T09:46:00Z"/>
          <w:rFonts w:asciiTheme="minorHAnsi" w:eastAsiaTheme="minorEastAsia" w:hAnsiTheme="minorHAnsi" w:cstheme="minorBidi"/>
          <w:b w:val="0"/>
          <w:bCs w:val="0"/>
          <w:noProof/>
          <w:kern w:val="2"/>
          <w:sz w:val="21"/>
          <w:szCs w:val="22"/>
          <w:lang w:val="en-US"/>
        </w:rPr>
      </w:pPr>
      <w:ins w:id="93" w:author="DELL-PC" w:date="2019-07-26T09:46:00Z">
        <w:r w:rsidRPr="00FE1350">
          <w:rPr>
            <w:rStyle w:val="a3"/>
            <w:noProof/>
          </w:rPr>
          <w:fldChar w:fldCharType="begin"/>
        </w:r>
        <w:r w:rsidRPr="00FE1350">
          <w:rPr>
            <w:rStyle w:val="a3"/>
            <w:noProof/>
          </w:rPr>
          <w:instrText xml:space="preserve"> </w:instrText>
        </w:r>
        <w:r>
          <w:rPr>
            <w:noProof/>
          </w:rPr>
          <w:instrText>HYPERLINK \l "_Toc15026791"</w:instrText>
        </w:r>
        <w:r w:rsidRPr="00FE1350">
          <w:rPr>
            <w:rStyle w:val="a3"/>
            <w:noProof/>
          </w:rPr>
          <w:instrText xml:space="preserve"> </w:instrText>
        </w:r>
        <w:r w:rsidRPr="00FE1350">
          <w:rPr>
            <w:rStyle w:val="a3"/>
            <w:noProof/>
          </w:rPr>
          <w:fldChar w:fldCharType="separate"/>
        </w:r>
        <w:r w:rsidRPr="00FE1350">
          <w:rPr>
            <w:rStyle w:val="a3"/>
            <w:rFonts w:cs="宋体"/>
            <w:noProof/>
          </w:rPr>
          <w:t>3.</w:t>
        </w:r>
        <w:r>
          <w:rPr>
            <w:rFonts w:asciiTheme="minorHAnsi" w:eastAsiaTheme="minorEastAsia" w:hAnsiTheme="minorHAnsi" w:cstheme="minorBidi"/>
            <w:b w:val="0"/>
            <w:bCs w:val="0"/>
            <w:noProof/>
            <w:kern w:val="2"/>
            <w:sz w:val="21"/>
            <w:szCs w:val="22"/>
            <w:lang w:val="en-US"/>
          </w:rPr>
          <w:tab/>
        </w:r>
        <w:r w:rsidRPr="00FE1350">
          <w:rPr>
            <w:rStyle w:val="a3"/>
            <w:noProof/>
          </w:rPr>
          <w:t>接入安全接口说明</w:t>
        </w:r>
        <w:r>
          <w:rPr>
            <w:noProof/>
            <w:webHidden/>
          </w:rPr>
          <w:tab/>
        </w:r>
        <w:r>
          <w:rPr>
            <w:noProof/>
            <w:webHidden/>
          </w:rPr>
          <w:fldChar w:fldCharType="begin"/>
        </w:r>
        <w:r>
          <w:rPr>
            <w:noProof/>
            <w:webHidden/>
          </w:rPr>
          <w:instrText xml:space="preserve"> PAGEREF _Toc15026791 \h </w:instrText>
        </w:r>
      </w:ins>
      <w:r>
        <w:rPr>
          <w:noProof/>
          <w:webHidden/>
        </w:rPr>
      </w:r>
      <w:r>
        <w:rPr>
          <w:noProof/>
          <w:webHidden/>
        </w:rPr>
        <w:fldChar w:fldCharType="separate"/>
      </w:r>
      <w:ins w:id="94" w:author="DELL-PC" w:date="2019-07-26T09:46:00Z">
        <w:r>
          <w:rPr>
            <w:noProof/>
            <w:webHidden/>
          </w:rPr>
          <w:t>6</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95" w:author="DELL-PC" w:date="2019-07-26T09:46:00Z"/>
          <w:rFonts w:asciiTheme="minorHAnsi" w:eastAsiaTheme="minorEastAsia" w:hAnsiTheme="minorHAnsi" w:cstheme="minorBidi"/>
          <w:b w:val="0"/>
          <w:iCs w:val="0"/>
          <w:smallCaps w:val="0"/>
          <w:noProof/>
          <w:kern w:val="2"/>
          <w:sz w:val="21"/>
          <w:szCs w:val="22"/>
          <w:lang w:val="en-US"/>
        </w:rPr>
      </w:pPr>
      <w:ins w:id="96" w:author="DELL-PC" w:date="2019-07-26T09:46:00Z">
        <w:r w:rsidRPr="00FE1350">
          <w:rPr>
            <w:rStyle w:val="a3"/>
            <w:noProof/>
          </w:rPr>
          <w:fldChar w:fldCharType="begin"/>
        </w:r>
        <w:r w:rsidRPr="00FE1350">
          <w:rPr>
            <w:rStyle w:val="a3"/>
            <w:noProof/>
          </w:rPr>
          <w:instrText xml:space="preserve"> </w:instrText>
        </w:r>
        <w:r>
          <w:rPr>
            <w:noProof/>
          </w:rPr>
          <w:instrText>HYPERLINK \l "_Toc15026792"</w:instrText>
        </w:r>
        <w:r w:rsidRPr="00FE1350">
          <w:rPr>
            <w:rStyle w:val="a3"/>
            <w:noProof/>
          </w:rPr>
          <w:instrText xml:space="preserve"> </w:instrText>
        </w:r>
        <w:r w:rsidRPr="00FE1350">
          <w:rPr>
            <w:rStyle w:val="a3"/>
            <w:noProof/>
          </w:rPr>
          <w:fldChar w:fldCharType="separate"/>
        </w:r>
        <w:r w:rsidRPr="00FE1350">
          <w:rPr>
            <w:rStyle w:val="a3"/>
            <w:noProof/>
          </w:rPr>
          <w:t>3.1.</w:t>
        </w:r>
        <w:r>
          <w:rPr>
            <w:rFonts w:asciiTheme="minorHAnsi" w:eastAsiaTheme="minorEastAsia" w:hAnsiTheme="minorHAnsi" w:cstheme="minorBidi"/>
            <w:b w:val="0"/>
            <w:iCs w:val="0"/>
            <w:smallCaps w:val="0"/>
            <w:noProof/>
            <w:kern w:val="2"/>
            <w:sz w:val="21"/>
            <w:szCs w:val="22"/>
            <w:lang w:val="en-US"/>
          </w:rPr>
          <w:tab/>
        </w:r>
        <w:r w:rsidRPr="00FE1350">
          <w:rPr>
            <w:rStyle w:val="a3"/>
            <w:noProof/>
          </w:rPr>
          <w:t>创建客户服务</w:t>
        </w:r>
        <w:r w:rsidRPr="00FE1350">
          <w:rPr>
            <w:rStyle w:val="a3"/>
            <w:noProof/>
          </w:rPr>
          <w:t>-sge_safe_client_api_create</w:t>
        </w:r>
        <w:r>
          <w:rPr>
            <w:noProof/>
            <w:webHidden/>
          </w:rPr>
          <w:tab/>
        </w:r>
        <w:r>
          <w:rPr>
            <w:noProof/>
            <w:webHidden/>
          </w:rPr>
          <w:fldChar w:fldCharType="begin"/>
        </w:r>
        <w:r>
          <w:rPr>
            <w:noProof/>
            <w:webHidden/>
          </w:rPr>
          <w:instrText xml:space="preserve"> PAGEREF _Toc15026792 \h </w:instrText>
        </w:r>
      </w:ins>
      <w:r>
        <w:rPr>
          <w:noProof/>
          <w:webHidden/>
        </w:rPr>
      </w:r>
      <w:r>
        <w:rPr>
          <w:noProof/>
          <w:webHidden/>
        </w:rPr>
        <w:fldChar w:fldCharType="separate"/>
      </w:r>
      <w:ins w:id="97" w:author="DELL-PC" w:date="2019-07-26T09:46:00Z">
        <w:r>
          <w:rPr>
            <w:noProof/>
            <w:webHidden/>
          </w:rPr>
          <w:t>6</w:t>
        </w:r>
        <w:r>
          <w:rPr>
            <w:noProof/>
            <w:webHidden/>
          </w:rPr>
          <w:fldChar w:fldCharType="end"/>
        </w:r>
        <w:r w:rsidRPr="00FE1350">
          <w:rPr>
            <w:rStyle w:val="a3"/>
            <w:noProof/>
          </w:rPr>
          <w:fldChar w:fldCharType="end"/>
        </w:r>
      </w:ins>
    </w:p>
    <w:p w:rsidR="00B54970" w:rsidRDefault="00B54970">
      <w:pPr>
        <w:pStyle w:val="TOC3"/>
        <w:rPr>
          <w:ins w:id="98" w:author="DELL-PC" w:date="2019-07-26T09:46:00Z"/>
          <w:rFonts w:asciiTheme="minorHAnsi" w:eastAsiaTheme="minorEastAsia" w:hAnsiTheme="minorHAnsi" w:cstheme="minorBidi"/>
          <w:b w:val="0"/>
          <w:i w:val="0"/>
          <w:noProof/>
          <w:kern w:val="2"/>
          <w:sz w:val="21"/>
          <w:szCs w:val="22"/>
          <w:lang w:val="en-US"/>
        </w:rPr>
      </w:pPr>
      <w:ins w:id="99" w:author="DELL-PC" w:date="2019-07-26T09:46:00Z">
        <w:r w:rsidRPr="00FE1350">
          <w:rPr>
            <w:rStyle w:val="a3"/>
            <w:noProof/>
          </w:rPr>
          <w:fldChar w:fldCharType="begin"/>
        </w:r>
        <w:r w:rsidRPr="00FE1350">
          <w:rPr>
            <w:rStyle w:val="a3"/>
            <w:noProof/>
          </w:rPr>
          <w:instrText xml:space="preserve"> </w:instrText>
        </w:r>
        <w:r>
          <w:rPr>
            <w:noProof/>
          </w:rPr>
          <w:instrText>HYPERLINK \l "_Toc15026793"</w:instrText>
        </w:r>
        <w:r w:rsidRPr="00FE1350">
          <w:rPr>
            <w:rStyle w:val="a3"/>
            <w:noProof/>
          </w:rPr>
          <w:instrText xml:space="preserve"> </w:instrText>
        </w:r>
        <w:r w:rsidRPr="00FE1350">
          <w:rPr>
            <w:rStyle w:val="a3"/>
            <w:noProof/>
          </w:rPr>
          <w:fldChar w:fldCharType="separate"/>
        </w:r>
        <w:r w:rsidRPr="00FE1350">
          <w:rPr>
            <w:rStyle w:val="a3"/>
            <w:noProof/>
          </w:rPr>
          <w:t>3.1.1.</w:t>
        </w:r>
        <w:r>
          <w:rPr>
            <w:rFonts w:asciiTheme="minorHAnsi" w:eastAsiaTheme="minorEastAsia" w:hAnsiTheme="minorHAnsi" w:cstheme="minorBidi"/>
            <w:b w:val="0"/>
            <w:i w:val="0"/>
            <w:noProof/>
            <w:kern w:val="2"/>
            <w:sz w:val="21"/>
            <w:szCs w:val="22"/>
            <w:lang w:val="en-US"/>
          </w:rPr>
          <w:tab/>
        </w:r>
        <w:r w:rsidRPr="00FE1350">
          <w:rPr>
            <w:rStyle w:val="a3"/>
            <w:noProof/>
          </w:rPr>
          <w:t>接口说明</w:t>
        </w:r>
        <w:r>
          <w:rPr>
            <w:noProof/>
            <w:webHidden/>
          </w:rPr>
          <w:tab/>
        </w:r>
        <w:r>
          <w:rPr>
            <w:noProof/>
            <w:webHidden/>
          </w:rPr>
          <w:fldChar w:fldCharType="begin"/>
        </w:r>
        <w:r>
          <w:rPr>
            <w:noProof/>
            <w:webHidden/>
          </w:rPr>
          <w:instrText xml:space="preserve"> PAGEREF _Toc15026793 \h </w:instrText>
        </w:r>
      </w:ins>
      <w:r>
        <w:rPr>
          <w:noProof/>
          <w:webHidden/>
        </w:rPr>
      </w:r>
      <w:r>
        <w:rPr>
          <w:noProof/>
          <w:webHidden/>
        </w:rPr>
        <w:fldChar w:fldCharType="separate"/>
      </w:r>
      <w:ins w:id="100" w:author="DELL-PC" w:date="2019-07-26T09:46:00Z">
        <w:r>
          <w:rPr>
            <w:noProof/>
            <w:webHidden/>
          </w:rPr>
          <w:t>6</w:t>
        </w:r>
        <w:r>
          <w:rPr>
            <w:noProof/>
            <w:webHidden/>
          </w:rPr>
          <w:fldChar w:fldCharType="end"/>
        </w:r>
        <w:r w:rsidRPr="00FE1350">
          <w:rPr>
            <w:rStyle w:val="a3"/>
            <w:noProof/>
          </w:rPr>
          <w:fldChar w:fldCharType="end"/>
        </w:r>
      </w:ins>
    </w:p>
    <w:p w:rsidR="00B54970" w:rsidRDefault="00B54970">
      <w:pPr>
        <w:pStyle w:val="TOC3"/>
        <w:rPr>
          <w:ins w:id="101" w:author="DELL-PC" w:date="2019-07-26T09:46:00Z"/>
          <w:rFonts w:asciiTheme="minorHAnsi" w:eastAsiaTheme="minorEastAsia" w:hAnsiTheme="minorHAnsi" w:cstheme="minorBidi"/>
          <w:b w:val="0"/>
          <w:i w:val="0"/>
          <w:noProof/>
          <w:kern w:val="2"/>
          <w:sz w:val="21"/>
          <w:szCs w:val="22"/>
          <w:lang w:val="en-US"/>
        </w:rPr>
      </w:pPr>
      <w:ins w:id="102" w:author="DELL-PC" w:date="2019-07-26T09:46:00Z">
        <w:r w:rsidRPr="00FE1350">
          <w:rPr>
            <w:rStyle w:val="a3"/>
            <w:noProof/>
          </w:rPr>
          <w:fldChar w:fldCharType="begin"/>
        </w:r>
        <w:r w:rsidRPr="00FE1350">
          <w:rPr>
            <w:rStyle w:val="a3"/>
            <w:noProof/>
          </w:rPr>
          <w:instrText xml:space="preserve"> </w:instrText>
        </w:r>
        <w:r>
          <w:rPr>
            <w:noProof/>
          </w:rPr>
          <w:instrText>HYPERLINK \l "_Toc15026794"</w:instrText>
        </w:r>
        <w:r w:rsidRPr="00FE1350">
          <w:rPr>
            <w:rStyle w:val="a3"/>
            <w:noProof/>
          </w:rPr>
          <w:instrText xml:space="preserve"> </w:instrText>
        </w:r>
        <w:r w:rsidRPr="00FE1350">
          <w:rPr>
            <w:rStyle w:val="a3"/>
            <w:noProof/>
          </w:rPr>
          <w:fldChar w:fldCharType="separate"/>
        </w:r>
        <w:r w:rsidRPr="00FE1350">
          <w:rPr>
            <w:rStyle w:val="a3"/>
            <w:noProof/>
          </w:rPr>
          <w:t>3.1.2.</w:t>
        </w:r>
        <w:r>
          <w:rPr>
            <w:rFonts w:asciiTheme="minorHAnsi" w:eastAsiaTheme="minorEastAsia" w:hAnsiTheme="minorHAnsi" w:cstheme="minorBidi"/>
            <w:b w:val="0"/>
            <w:i w:val="0"/>
            <w:noProof/>
            <w:kern w:val="2"/>
            <w:sz w:val="21"/>
            <w:szCs w:val="22"/>
            <w:lang w:val="en-US"/>
          </w:rPr>
          <w:tab/>
        </w:r>
        <w:r w:rsidRPr="00FE1350">
          <w:rPr>
            <w:rStyle w:val="a3"/>
            <w:noProof/>
          </w:rPr>
          <w:t>连接回调函数</w:t>
        </w:r>
        <w:r w:rsidRPr="00FE1350">
          <w:rPr>
            <w:rStyle w:val="a3"/>
            <w:noProof/>
          </w:rPr>
          <w:t>-cb_connect_</w:t>
        </w:r>
        <w:r>
          <w:rPr>
            <w:noProof/>
            <w:webHidden/>
          </w:rPr>
          <w:tab/>
        </w:r>
        <w:r>
          <w:rPr>
            <w:noProof/>
            <w:webHidden/>
          </w:rPr>
          <w:fldChar w:fldCharType="begin"/>
        </w:r>
        <w:r>
          <w:rPr>
            <w:noProof/>
            <w:webHidden/>
          </w:rPr>
          <w:instrText xml:space="preserve"> PAGEREF _Toc15026794 \h </w:instrText>
        </w:r>
      </w:ins>
      <w:r>
        <w:rPr>
          <w:noProof/>
          <w:webHidden/>
        </w:rPr>
      </w:r>
      <w:r>
        <w:rPr>
          <w:noProof/>
          <w:webHidden/>
        </w:rPr>
        <w:fldChar w:fldCharType="separate"/>
      </w:r>
      <w:ins w:id="103" w:author="DELL-PC" w:date="2019-07-26T09:46:00Z">
        <w:r>
          <w:rPr>
            <w:noProof/>
            <w:webHidden/>
          </w:rPr>
          <w:t>7</w:t>
        </w:r>
        <w:r>
          <w:rPr>
            <w:noProof/>
            <w:webHidden/>
          </w:rPr>
          <w:fldChar w:fldCharType="end"/>
        </w:r>
        <w:r w:rsidRPr="00FE1350">
          <w:rPr>
            <w:rStyle w:val="a3"/>
            <w:noProof/>
          </w:rPr>
          <w:fldChar w:fldCharType="end"/>
        </w:r>
      </w:ins>
    </w:p>
    <w:p w:rsidR="00B54970" w:rsidRDefault="00B54970">
      <w:pPr>
        <w:pStyle w:val="TOC3"/>
        <w:rPr>
          <w:ins w:id="104" w:author="DELL-PC" w:date="2019-07-26T09:46:00Z"/>
          <w:rFonts w:asciiTheme="minorHAnsi" w:eastAsiaTheme="minorEastAsia" w:hAnsiTheme="minorHAnsi" w:cstheme="minorBidi"/>
          <w:b w:val="0"/>
          <w:i w:val="0"/>
          <w:noProof/>
          <w:kern w:val="2"/>
          <w:sz w:val="21"/>
          <w:szCs w:val="22"/>
          <w:lang w:val="en-US"/>
        </w:rPr>
      </w:pPr>
      <w:ins w:id="105" w:author="DELL-PC" w:date="2019-07-26T09:46:00Z">
        <w:r w:rsidRPr="00FE1350">
          <w:rPr>
            <w:rStyle w:val="a3"/>
            <w:noProof/>
          </w:rPr>
          <w:fldChar w:fldCharType="begin"/>
        </w:r>
        <w:r w:rsidRPr="00FE1350">
          <w:rPr>
            <w:rStyle w:val="a3"/>
            <w:noProof/>
          </w:rPr>
          <w:instrText xml:space="preserve"> </w:instrText>
        </w:r>
        <w:r>
          <w:rPr>
            <w:noProof/>
          </w:rPr>
          <w:instrText>HYPERLINK \l "_Toc15026795"</w:instrText>
        </w:r>
        <w:r w:rsidRPr="00FE1350">
          <w:rPr>
            <w:rStyle w:val="a3"/>
            <w:noProof/>
          </w:rPr>
          <w:instrText xml:space="preserve"> </w:instrText>
        </w:r>
        <w:r w:rsidRPr="00FE1350">
          <w:rPr>
            <w:rStyle w:val="a3"/>
            <w:noProof/>
          </w:rPr>
          <w:fldChar w:fldCharType="separate"/>
        </w:r>
        <w:r w:rsidRPr="00FE1350">
          <w:rPr>
            <w:rStyle w:val="a3"/>
            <w:noProof/>
          </w:rPr>
          <w:t>3.1.3.</w:t>
        </w:r>
        <w:r>
          <w:rPr>
            <w:rFonts w:asciiTheme="minorHAnsi" w:eastAsiaTheme="minorEastAsia" w:hAnsiTheme="minorHAnsi" w:cstheme="minorBidi"/>
            <w:b w:val="0"/>
            <w:i w:val="0"/>
            <w:noProof/>
            <w:kern w:val="2"/>
            <w:sz w:val="21"/>
            <w:szCs w:val="22"/>
            <w:lang w:val="en-US"/>
          </w:rPr>
          <w:tab/>
        </w:r>
        <w:r w:rsidRPr="00FE1350">
          <w:rPr>
            <w:rStyle w:val="a3"/>
            <w:noProof/>
          </w:rPr>
          <w:t>断开连接回调函数</w:t>
        </w:r>
        <w:r w:rsidRPr="00FE1350">
          <w:rPr>
            <w:rStyle w:val="a3"/>
            <w:noProof/>
          </w:rPr>
          <w:t>-cb_disconnect_</w:t>
        </w:r>
        <w:r>
          <w:rPr>
            <w:noProof/>
            <w:webHidden/>
          </w:rPr>
          <w:tab/>
        </w:r>
        <w:r>
          <w:rPr>
            <w:noProof/>
            <w:webHidden/>
          </w:rPr>
          <w:fldChar w:fldCharType="begin"/>
        </w:r>
        <w:r>
          <w:rPr>
            <w:noProof/>
            <w:webHidden/>
          </w:rPr>
          <w:instrText xml:space="preserve"> PAGEREF _Toc15026795 \h </w:instrText>
        </w:r>
      </w:ins>
      <w:r>
        <w:rPr>
          <w:noProof/>
          <w:webHidden/>
        </w:rPr>
      </w:r>
      <w:r>
        <w:rPr>
          <w:noProof/>
          <w:webHidden/>
        </w:rPr>
        <w:fldChar w:fldCharType="separate"/>
      </w:r>
      <w:ins w:id="106" w:author="DELL-PC" w:date="2019-07-26T09:46:00Z">
        <w:r>
          <w:rPr>
            <w:noProof/>
            <w:webHidden/>
          </w:rPr>
          <w:t>7</w:t>
        </w:r>
        <w:r>
          <w:rPr>
            <w:noProof/>
            <w:webHidden/>
          </w:rPr>
          <w:fldChar w:fldCharType="end"/>
        </w:r>
        <w:r w:rsidRPr="00FE1350">
          <w:rPr>
            <w:rStyle w:val="a3"/>
            <w:noProof/>
          </w:rPr>
          <w:fldChar w:fldCharType="end"/>
        </w:r>
      </w:ins>
    </w:p>
    <w:p w:rsidR="00B54970" w:rsidRDefault="00B54970">
      <w:pPr>
        <w:pStyle w:val="TOC3"/>
        <w:rPr>
          <w:ins w:id="107" w:author="DELL-PC" w:date="2019-07-26T09:46:00Z"/>
          <w:rFonts w:asciiTheme="minorHAnsi" w:eastAsiaTheme="minorEastAsia" w:hAnsiTheme="minorHAnsi" w:cstheme="minorBidi"/>
          <w:b w:val="0"/>
          <w:i w:val="0"/>
          <w:noProof/>
          <w:kern w:val="2"/>
          <w:sz w:val="21"/>
          <w:szCs w:val="22"/>
          <w:lang w:val="en-US"/>
        </w:rPr>
      </w:pPr>
      <w:ins w:id="108" w:author="DELL-PC" w:date="2019-07-26T09:46:00Z">
        <w:r w:rsidRPr="00FE1350">
          <w:rPr>
            <w:rStyle w:val="a3"/>
            <w:noProof/>
          </w:rPr>
          <w:fldChar w:fldCharType="begin"/>
        </w:r>
        <w:r w:rsidRPr="00FE1350">
          <w:rPr>
            <w:rStyle w:val="a3"/>
            <w:noProof/>
          </w:rPr>
          <w:instrText xml:space="preserve"> </w:instrText>
        </w:r>
        <w:r>
          <w:rPr>
            <w:noProof/>
          </w:rPr>
          <w:instrText>HYPERLINK \l "_Toc15026796"</w:instrText>
        </w:r>
        <w:r w:rsidRPr="00FE1350">
          <w:rPr>
            <w:rStyle w:val="a3"/>
            <w:noProof/>
          </w:rPr>
          <w:instrText xml:space="preserve"> </w:instrText>
        </w:r>
        <w:r w:rsidRPr="00FE1350">
          <w:rPr>
            <w:rStyle w:val="a3"/>
            <w:noProof/>
          </w:rPr>
          <w:fldChar w:fldCharType="separate"/>
        </w:r>
        <w:r w:rsidRPr="00FE1350">
          <w:rPr>
            <w:rStyle w:val="a3"/>
            <w:noProof/>
          </w:rPr>
          <w:t>3.1.4.</w:t>
        </w:r>
        <w:r>
          <w:rPr>
            <w:rFonts w:asciiTheme="minorHAnsi" w:eastAsiaTheme="minorEastAsia" w:hAnsiTheme="minorHAnsi" w:cstheme="minorBidi"/>
            <w:b w:val="0"/>
            <w:i w:val="0"/>
            <w:noProof/>
            <w:kern w:val="2"/>
            <w:sz w:val="21"/>
            <w:szCs w:val="22"/>
            <w:lang w:val="en-US"/>
          </w:rPr>
          <w:tab/>
        </w:r>
        <w:r w:rsidRPr="00FE1350">
          <w:rPr>
            <w:rStyle w:val="a3"/>
            <w:noProof/>
          </w:rPr>
          <w:t>重连回调函数</w:t>
        </w:r>
        <w:r w:rsidRPr="00FE1350">
          <w:rPr>
            <w:rStyle w:val="a3"/>
            <w:noProof/>
          </w:rPr>
          <w:t>-cb_reconnect_;</w:t>
        </w:r>
        <w:r>
          <w:rPr>
            <w:noProof/>
            <w:webHidden/>
          </w:rPr>
          <w:tab/>
        </w:r>
        <w:r>
          <w:rPr>
            <w:noProof/>
            <w:webHidden/>
          </w:rPr>
          <w:fldChar w:fldCharType="begin"/>
        </w:r>
        <w:r>
          <w:rPr>
            <w:noProof/>
            <w:webHidden/>
          </w:rPr>
          <w:instrText xml:space="preserve"> PAGEREF _Toc15026796 \h </w:instrText>
        </w:r>
      </w:ins>
      <w:r>
        <w:rPr>
          <w:noProof/>
          <w:webHidden/>
        </w:rPr>
      </w:r>
      <w:r>
        <w:rPr>
          <w:noProof/>
          <w:webHidden/>
        </w:rPr>
        <w:fldChar w:fldCharType="separate"/>
      </w:r>
      <w:ins w:id="109" w:author="DELL-PC" w:date="2019-07-26T09:46:00Z">
        <w:r>
          <w:rPr>
            <w:noProof/>
            <w:webHidden/>
          </w:rPr>
          <w:t>8</w:t>
        </w:r>
        <w:r>
          <w:rPr>
            <w:noProof/>
            <w:webHidden/>
          </w:rPr>
          <w:fldChar w:fldCharType="end"/>
        </w:r>
        <w:r w:rsidRPr="00FE1350">
          <w:rPr>
            <w:rStyle w:val="a3"/>
            <w:noProof/>
          </w:rPr>
          <w:fldChar w:fldCharType="end"/>
        </w:r>
      </w:ins>
    </w:p>
    <w:p w:rsidR="00B54970" w:rsidRDefault="00B54970">
      <w:pPr>
        <w:pStyle w:val="TOC3"/>
        <w:rPr>
          <w:ins w:id="110" w:author="DELL-PC" w:date="2019-07-26T09:46:00Z"/>
          <w:rFonts w:asciiTheme="minorHAnsi" w:eastAsiaTheme="minorEastAsia" w:hAnsiTheme="minorHAnsi" w:cstheme="minorBidi"/>
          <w:b w:val="0"/>
          <w:i w:val="0"/>
          <w:noProof/>
          <w:kern w:val="2"/>
          <w:sz w:val="21"/>
          <w:szCs w:val="22"/>
          <w:lang w:val="en-US"/>
        </w:rPr>
      </w:pPr>
      <w:ins w:id="111" w:author="DELL-PC" w:date="2019-07-26T09:46:00Z">
        <w:r w:rsidRPr="00FE1350">
          <w:rPr>
            <w:rStyle w:val="a3"/>
            <w:noProof/>
          </w:rPr>
          <w:fldChar w:fldCharType="begin"/>
        </w:r>
        <w:r w:rsidRPr="00FE1350">
          <w:rPr>
            <w:rStyle w:val="a3"/>
            <w:noProof/>
          </w:rPr>
          <w:instrText xml:space="preserve"> </w:instrText>
        </w:r>
        <w:r>
          <w:rPr>
            <w:noProof/>
          </w:rPr>
          <w:instrText>HYPERLINK \l "_Toc15026797"</w:instrText>
        </w:r>
        <w:r w:rsidRPr="00FE1350">
          <w:rPr>
            <w:rStyle w:val="a3"/>
            <w:noProof/>
          </w:rPr>
          <w:instrText xml:space="preserve"> </w:instrText>
        </w:r>
        <w:r w:rsidRPr="00FE1350">
          <w:rPr>
            <w:rStyle w:val="a3"/>
            <w:noProof/>
          </w:rPr>
          <w:fldChar w:fldCharType="separate"/>
        </w:r>
        <w:r w:rsidRPr="00FE1350">
          <w:rPr>
            <w:rStyle w:val="a3"/>
            <w:noProof/>
          </w:rPr>
          <w:t>3.1.5.</w:t>
        </w:r>
        <w:r>
          <w:rPr>
            <w:rFonts w:asciiTheme="minorHAnsi" w:eastAsiaTheme="minorEastAsia" w:hAnsiTheme="minorHAnsi" w:cstheme="minorBidi"/>
            <w:b w:val="0"/>
            <w:i w:val="0"/>
            <w:noProof/>
            <w:kern w:val="2"/>
            <w:sz w:val="21"/>
            <w:szCs w:val="22"/>
            <w:lang w:val="en-US"/>
          </w:rPr>
          <w:tab/>
        </w:r>
        <w:r w:rsidRPr="00FE1350">
          <w:rPr>
            <w:rStyle w:val="a3"/>
            <w:noProof/>
          </w:rPr>
          <w:t>重置连接回调函数</w:t>
        </w:r>
        <w:r w:rsidRPr="00FE1350">
          <w:rPr>
            <w:rStyle w:val="a3"/>
            <w:noProof/>
          </w:rPr>
          <w:t>-cb_reset_connect_;</w:t>
        </w:r>
        <w:r>
          <w:rPr>
            <w:noProof/>
            <w:webHidden/>
          </w:rPr>
          <w:tab/>
        </w:r>
        <w:r>
          <w:rPr>
            <w:noProof/>
            <w:webHidden/>
          </w:rPr>
          <w:fldChar w:fldCharType="begin"/>
        </w:r>
        <w:r>
          <w:rPr>
            <w:noProof/>
            <w:webHidden/>
          </w:rPr>
          <w:instrText xml:space="preserve"> PAGEREF _Toc15026797 \h </w:instrText>
        </w:r>
      </w:ins>
      <w:r>
        <w:rPr>
          <w:noProof/>
          <w:webHidden/>
        </w:rPr>
      </w:r>
      <w:r>
        <w:rPr>
          <w:noProof/>
          <w:webHidden/>
        </w:rPr>
        <w:fldChar w:fldCharType="separate"/>
      </w:r>
      <w:ins w:id="112" w:author="DELL-PC" w:date="2019-07-26T09:46:00Z">
        <w:r>
          <w:rPr>
            <w:noProof/>
            <w:webHidden/>
          </w:rPr>
          <w:t>8</w:t>
        </w:r>
        <w:r>
          <w:rPr>
            <w:noProof/>
            <w:webHidden/>
          </w:rPr>
          <w:fldChar w:fldCharType="end"/>
        </w:r>
        <w:r w:rsidRPr="00FE1350">
          <w:rPr>
            <w:rStyle w:val="a3"/>
            <w:noProof/>
          </w:rPr>
          <w:fldChar w:fldCharType="end"/>
        </w:r>
      </w:ins>
    </w:p>
    <w:p w:rsidR="00B54970" w:rsidRDefault="00B54970">
      <w:pPr>
        <w:pStyle w:val="TOC3"/>
        <w:rPr>
          <w:ins w:id="113" w:author="DELL-PC" w:date="2019-07-26T09:46:00Z"/>
          <w:rFonts w:asciiTheme="minorHAnsi" w:eastAsiaTheme="minorEastAsia" w:hAnsiTheme="minorHAnsi" w:cstheme="minorBidi"/>
          <w:b w:val="0"/>
          <w:i w:val="0"/>
          <w:noProof/>
          <w:kern w:val="2"/>
          <w:sz w:val="21"/>
          <w:szCs w:val="22"/>
          <w:lang w:val="en-US"/>
        </w:rPr>
      </w:pPr>
      <w:ins w:id="114" w:author="DELL-PC" w:date="2019-07-26T09:46:00Z">
        <w:r w:rsidRPr="00FE1350">
          <w:rPr>
            <w:rStyle w:val="a3"/>
            <w:noProof/>
          </w:rPr>
          <w:fldChar w:fldCharType="begin"/>
        </w:r>
        <w:r w:rsidRPr="00FE1350">
          <w:rPr>
            <w:rStyle w:val="a3"/>
            <w:noProof/>
          </w:rPr>
          <w:instrText xml:space="preserve"> </w:instrText>
        </w:r>
        <w:r>
          <w:rPr>
            <w:noProof/>
          </w:rPr>
          <w:instrText>HYPERLINK \l "_Toc15026798"</w:instrText>
        </w:r>
        <w:r w:rsidRPr="00FE1350">
          <w:rPr>
            <w:rStyle w:val="a3"/>
            <w:noProof/>
          </w:rPr>
          <w:instrText xml:space="preserve"> </w:instrText>
        </w:r>
        <w:r w:rsidRPr="00FE1350">
          <w:rPr>
            <w:rStyle w:val="a3"/>
            <w:noProof/>
          </w:rPr>
          <w:fldChar w:fldCharType="separate"/>
        </w:r>
        <w:r w:rsidRPr="00FE1350">
          <w:rPr>
            <w:rStyle w:val="a3"/>
            <w:noProof/>
          </w:rPr>
          <w:t>3.1.6.</w:t>
        </w:r>
        <w:r>
          <w:rPr>
            <w:rFonts w:asciiTheme="minorHAnsi" w:eastAsiaTheme="minorEastAsia" w:hAnsiTheme="minorHAnsi" w:cstheme="minorBidi"/>
            <w:b w:val="0"/>
            <w:i w:val="0"/>
            <w:noProof/>
            <w:kern w:val="2"/>
            <w:sz w:val="21"/>
            <w:szCs w:val="22"/>
            <w:lang w:val="en-US"/>
          </w:rPr>
          <w:tab/>
        </w:r>
        <w:r w:rsidRPr="00FE1350">
          <w:rPr>
            <w:rStyle w:val="a3"/>
            <w:noProof/>
          </w:rPr>
          <w:t>连接状态回调函数</w:t>
        </w:r>
        <w:r w:rsidRPr="00FE1350">
          <w:rPr>
            <w:rStyle w:val="a3"/>
            <w:noProof/>
          </w:rPr>
          <w:t>-cb_is_connected_;</w:t>
        </w:r>
        <w:r>
          <w:rPr>
            <w:noProof/>
            <w:webHidden/>
          </w:rPr>
          <w:tab/>
        </w:r>
        <w:r>
          <w:rPr>
            <w:noProof/>
            <w:webHidden/>
          </w:rPr>
          <w:fldChar w:fldCharType="begin"/>
        </w:r>
        <w:r>
          <w:rPr>
            <w:noProof/>
            <w:webHidden/>
          </w:rPr>
          <w:instrText xml:space="preserve"> PAGEREF _Toc15026798 \h </w:instrText>
        </w:r>
      </w:ins>
      <w:r>
        <w:rPr>
          <w:noProof/>
          <w:webHidden/>
        </w:rPr>
      </w:r>
      <w:r>
        <w:rPr>
          <w:noProof/>
          <w:webHidden/>
        </w:rPr>
        <w:fldChar w:fldCharType="separate"/>
      </w:r>
      <w:ins w:id="115" w:author="DELL-PC" w:date="2019-07-26T09:46:00Z">
        <w:r>
          <w:rPr>
            <w:noProof/>
            <w:webHidden/>
          </w:rPr>
          <w:t>8</w:t>
        </w:r>
        <w:r>
          <w:rPr>
            <w:noProof/>
            <w:webHidden/>
          </w:rPr>
          <w:fldChar w:fldCharType="end"/>
        </w:r>
        <w:r w:rsidRPr="00FE1350">
          <w:rPr>
            <w:rStyle w:val="a3"/>
            <w:noProof/>
          </w:rPr>
          <w:fldChar w:fldCharType="end"/>
        </w:r>
      </w:ins>
    </w:p>
    <w:p w:rsidR="00B54970" w:rsidRDefault="00B54970">
      <w:pPr>
        <w:pStyle w:val="TOC3"/>
        <w:rPr>
          <w:ins w:id="116" w:author="DELL-PC" w:date="2019-07-26T09:46:00Z"/>
          <w:rFonts w:asciiTheme="minorHAnsi" w:eastAsiaTheme="minorEastAsia" w:hAnsiTheme="minorHAnsi" w:cstheme="minorBidi"/>
          <w:b w:val="0"/>
          <w:i w:val="0"/>
          <w:noProof/>
          <w:kern w:val="2"/>
          <w:sz w:val="21"/>
          <w:szCs w:val="22"/>
          <w:lang w:val="en-US"/>
        </w:rPr>
      </w:pPr>
      <w:ins w:id="117" w:author="DELL-PC" w:date="2019-07-26T09:46:00Z">
        <w:r w:rsidRPr="00FE1350">
          <w:rPr>
            <w:rStyle w:val="a3"/>
            <w:noProof/>
          </w:rPr>
          <w:fldChar w:fldCharType="begin"/>
        </w:r>
        <w:r w:rsidRPr="00FE1350">
          <w:rPr>
            <w:rStyle w:val="a3"/>
            <w:noProof/>
          </w:rPr>
          <w:instrText xml:space="preserve"> </w:instrText>
        </w:r>
        <w:r>
          <w:rPr>
            <w:noProof/>
          </w:rPr>
          <w:instrText>HYPERLINK \l "_Toc15026799"</w:instrText>
        </w:r>
        <w:r w:rsidRPr="00FE1350">
          <w:rPr>
            <w:rStyle w:val="a3"/>
            <w:noProof/>
          </w:rPr>
          <w:instrText xml:space="preserve"> </w:instrText>
        </w:r>
        <w:r w:rsidRPr="00FE1350">
          <w:rPr>
            <w:rStyle w:val="a3"/>
            <w:noProof/>
          </w:rPr>
          <w:fldChar w:fldCharType="separate"/>
        </w:r>
        <w:r w:rsidRPr="00FE1350">
          <w:rPr>
            <w:rStyle w:val="a3"/>
            <w:noProof/>
          </w:rPr>
          <w:t>3.1.7.</w:t>
        </w:r>
        <w:r>
          <w:rPr>
            <w:rFonts w:asciiTheme="minorHAnsi" w:eastAsiaTheme="minorEastAsia" w:hAnsiTheme="minorHAnsi" w:cstheme="minorBidi"/>
            <w:b w:val="0"/>
            <w:i w:val="0"/>
            <w:noProof/>
            <w:kern w:val="2"/>
            <w:sz w:val="21"/>
            <w:szCs w:val="22"/>
            <w:lang w:val="en-US"/>
          </w:rPr>
          <w:tab/>
        </w:r>
        <w:r w:rsidRPr="00FE1350">
          <w:rPr>
            <w:rStyle w:val="a3"/>
            <w:noProof/>
          </w:rPr>
          <w:t>加密回调函数</w:t>
        </w:r>
        <w:r w:rsidRPr="00FE1350">
          <w:rPr>
            <w:rStyle w:val="a3"/>
            <w:noProof/>
          </w:rPr>
          <w:t>-cb_encrypt_</w:t>
        </w:r>
        <w:r>
          <w:rPr>
            <w:noProof/>
            <w:webHidden/>
          </w:rPr>
          <w:tab/>
        </w:r>
        <w:r>
          <w:rPr>
            <w:noProof/>
            <w:webHidden/>
          </w:rPr>
          <w:fldChar w:fldCharType="begin"/>
        </w:r>
        <w:r>
          <w:rPr>
            <w:noProof/>
            <w:webHidden/>
          </w:rPr>
          <w:instrText xml:space="preserve"> PAGEREF _Toc15026799 \h </w:instrText>
        </w:r>
      </w:ins>
      <w:r>
        <w:rPr>
          <w:noProof/>
          <w:webHidden/>
        </w:rPr>
      </w:r>
      <w:r>
        <w:rPr>
          <w:noProof/>
          <w:webHidden/>
        </w:rPr>
        <w:fldChar w:fldCharType="separate"/>
      </w:r>
      <w:ins w:id="118" w:author="DELL-PC" w:date="2019-07-26T09:46:00Z">
        <w:r>
          <w:rPr>
            <w:noProof/>
            <w:webHidden/>
          </w:rPr>
          <w:t>9</w:t>
        </w:r>
        <w:r>
          <w:rPr>
            <w:noProof/>
            <w:webHidden/>
          </w:rPr>
          <w:fldChar w:fldCharType="end"/>
        </w:r>
        <w:r w:rsidRPr="00FE1350">
          <w:rPr>
            <w:rStyle w:val="a3"/>
            <w:noProof/>
          </w:rPr>
          <w:fldChar w:fldCharType="end"/>
        </w:r>
      </w:ins>
    </w:p>
    <w:p w:rsidR="00B54970" w:rsidRDefault="00B54970">
      <w:pPr>
        <w:pStyle w:val="TOC3"/>
        <w:rPr>
          <w:ins w:id="119" w:author="DELL-PC" w:date="2019-07-26T09:46:00Z"/>
          <w:rFonts w:asciiTheme="minorHAnsi" w:eastAsiaTheme="minorEastAsia" w:hAnsiTheme="minorHAnsi" w:cstheme="minorBidi"/>
          <w:b w:val="0"/>
          <w:i w:val="0"/>
          <w:noProof/>
          <w:kern w:val="2"/>
          <w:sz w:val="21"/>
          <w:szCs w:val="22"/>
          <w:lang w:val="en-US"/>
        </w:rPr>
      </w:pPr>
      <w:ins w:id="120" w:author="DELL-PC" w:date="2019-07-26T09:46:00Z">
        <w:r w:rsidRPr="00FE1350">
          <w:rPr>
            <w:rStyle w:val="a3"/>
            <w:noProof/>
          </w:rPr>
          <w:fldChar w:fldCharType="begin"/>
        </w:r>
        <w:r w:rsidRPr="00FE1350">
          <w:rPr>
            <w:rStyle w:val="a3"/>
            <w:noProof/>
          </w:rPr>
          <w:instrText xml:space="preserve"> </w:instrText>
        </w:r>
        <w:r>
          <w:rPr>
            <w:noProof/>
          </w:rPr>
          <w:instrText>HYPERLINK \l "_Toc15026800"</w:instrText>
        </w:r>
        <w:r w:rsidRPr="00FE1350">
          <w:rPr>
            <w:rStyle w:val="a3"/>
            <w:noProof/>
          </w:rPr>
          <w:instrText xml:space="preserve"> </w:instrText>
        </w:r>
        <w:r w:rsidRPr="00FE1350">
          <w:rPr>
            <w:rStyle w:val="a3"/>
            <w:noProof/>
          </w:rPr>
          <w:fldChar w:fldCharType="separate"/>
        </w:r>
        <w:r w:rsidRPr="00FE1350">
          <w:rPr>
            <w:rStyle w:val="a3"/>
            <w:noProof/>
          </w:rPr>
          <w:t>3.1.8.</w:t>
        </w:r>
        <w:r>
          <w:rPr>
            <w:rFonts w:asciiTheme="minorHAnsi" w:eastAsiaTheme="minorEastAsia" w:hAnsiTheme="minorHAnsi" w:cstheme="minorBidi"/>
            <w:b w:val="0"/>
            <w:i w:val="0"/>
            <w:noProof/>
            <w:kern w:val="2"/>
            <w:sz w:val="21"/>
            <w:szCs w:val="22"/>
            <w:lang w:val="en-US"/>
          </w:rPr>
          <w:tab/>
        </w:r>
        <w:r w:rsidRPr="00FE1350">
          <w:rPr>
            <w:rStyle w:val="a3"/>
            <w:noProof/>
          </w:rPr>
          <w:t>解密回调函数</w:t>
        </w:r>
        <w:r w:rsidRPr="00FE1350">
          <w:rPr>
            <w:rStyle w:val="a3"/>
            <w:noProof/>
          </w:rPr>
          <w:t>-cb_decrypt_</w:t>
        </w:r>
        <w:r>
          <w:rPr>
            <w:noProof/>
            <w:webHidden/>
          </w:rPr>
          <w:tab/>
        </w:r>
        <w:r>
          <w:rPr>
            <w:noProof/>
            <w:webHidden/>
          </w:rPr>
          <w:fldChar w:fldCharType="begin"/>
        </w:r>
        <w:r>
          <w:rPr>
            <w:noProof/>
            <w:webHidden/>
          </w:rPr>
          <w:instrText xml:space="preserve"> PAGEREF _Toc15026800 \h </w:instrText>
        </w:r>
      </w:ins>
      <w:r>
        <w:rPr>
          <w:noProof/>
          <w:webHidden/>
        </w:rPr>
      </w:r>
      <w:r>
        <w:rPr>
          <w:noProof/>
          <w:webHidden/>
        </w:rPr>
        <w:fldChar w:fldCharType="separate"/>
      </w:r>
      <w:ins w:id="121" w:author="DELL-PC" w:date="2019-07-26T09:46:00Z">
        <w:r>
          <w:rPr>
            <w:noProof/>
            <w:webHidden/>
          </w:rPr>
          <w:t>9</w:t>
        </w:r>
        <w:r>
          <w:rPr>
            <w:noProof/>
            <w:webHidden/>
          </w:rPr>
          <w:fldChar w:fldCharType="end"/>
        </w:r>
        <w:r w:rsidRPr="00FE1350">
          <w:rPr>
            <w:rStyle w:val="a3"/>
            <w:noProof/>
          </w:rPr>
          <w:fldChar w:fldCharType="end"/>
        </w:r>
      </w:ins>
    </w:p>
    <w:p w:rsidR="00B54970" w:rsidRDefault="00B54970">
      <w:pPr>
        <w:pStyle w:val="TOC3"/>
        <w:rPr>
          <w:ins w:id="122" w:author="DELL-PC" w:date="2019-07-26T09:46:00Z"/>
          <w:rFonts w:asciiTheme="minorHAnsi" w:eastAsiaTheme="minorEastAsia" w:hAnsiTheme="minorHAnsi" w:cstheme="minorBidi"/>
          <w:b w:val="0"/>
          <w:i w:val="0"/>
          <w:noProof/>
          <w:kern w:val="2"/>
          <w:sz w:val="21"/>
          <w:szCs w:val="22"/>
          <w:lang w:val="en-US"/>
        </w:rPr>
      </w:pPr>
      <w:ins w:id="123" w:author="DELL-PC" w:date="2019-07-26T09:46:00Z">
        <w:r w:rsidRPr="00FE1350">
          <w:rPr>
            <w:rStyle w:val="a3"/>
            <w:noProof/>
          </w:rPr>
          <w:fldChar w:fldCharType="begin"/>
        </w:r>
        <w:r w:rsidRPr="00FE1350">
          <w:rPr>
            <w:rStyle w:val="a3"/>
            <w:noProof/>
          </w:rPr>
          <w:instrText xml:space="preserve"> </w:instrText>
        </w:r>
        <w:r>
          <w:rPr>
            <w:noProof/>
          </w:rPr>
          <w:instrText>HYPERLINK \l "_Toc15026801"</w:instrText>
        </w:r>
        <w:r w:rsidRPr="00FE1350">
          <w:rPr>
            <w:rStyle w:val="a3"/>
            <w:noProof/>
          </w:rPr>
          <w:instrText xml:space="preserve"> </w:instrText>
        </w:r>
        <w:r w:rsidRPr="00FE1350">
          <w:rPr>
            <w:rStyle w:val="a3"/>
            <w:noProof/>
          </w:rPr>
          <w:fldChar w:fldCharType="separate"/>
        </w:r>
        <w:r w:rsidRPr="00FE1350">
          <w:rPr>
            <w:rStyle w:val="a3"/>
            <w:noProof/>
          </w:rPr>
          <w:t>3.1.9.</w:t>
        </w:r>
        <w:r>
          <w:rPr>
            <w:rFonts w:asciiTheme="minorHAnsi" w:eastAsiaTheme="minorEastAsia" w:hAnsiTheme="minorHAnsi" w:cstheme="minorBidi"/>
            <w:b w:val="0"/>
            <w:i w:val="0"/>
            <w:noProof/>
            <w:kern w:val="2"/>
            <w:sz w:val="21"/>
            <w:szCs w:val="22"/>
            <w:lang w:val="en-US"/>
          </w:rPr>
          <w:tab/>
        </w:r>
        <w:r w:rsidRPr="00FE1350">
          <w:rPr>
            <w:rStyle w:val="a3"/>
            <w:noProof/>
          </w:rPr>
          <w:t>计算</w:t>
        </w:r>
        <w:r w:rsidRPr="00FE1350">
          <w:rPr>
            <w:rStyle w:val="a3"/>
            <w:noProof/>
          </w:rPr>
          <w:t>MAC</w:t>
        </w:r>
        <w:r w:rsidRPr="00FE1350">
          <w:rPr>
            <w:rStyle w:val="a3"/>
            <w:noProof/>
          </w:rPr>
          <w:t>回调函数</w:t>
        </w:r>
        <w:r w:rsidRPr="00FE1350">
          <w:rPr>
            <w:rStyle w:val="a3"/>
            <w:noProof/>
          </w:rPr>
          <w:t>-cb_mac_</w:t>
        </w:r>
        <w:r>
          <w:rPr>
            <w:noProof/>
            <w:webHidden/>
          </w:rPr>
          <w:tab/>
        </w:r>
        <w:r>
          <w:rPr>
            <w:noProof/>
            <w:webHidden/>
          </w:rPr>
          <w:fldChar w:fldCharType="begin"/>
        </w:r>
        <w:r>
          <w:rPr>
            <w:noProof/>
            <w:webHidden/>
          </w:rPr>
          <w:instrText xml:space="preserve"> PAGEREF _Toc15026801 \h </w:instrText>
        </w:r>
      </w:ins>
      <w:r>
        <w:rPr>
          <w:noProof/>
          <w:webHidden/>
        </w:rPr>
      </w:r>
      <w:r>
        <w:rPr>
          <w:noProof/>
          <w:webHidden/>
        </w:rPr>
        <w:fldChar w:fldCharType="separate"/>
      </w:r>
      <w:ins w:id="124" w:author="DELL-PC" w:date="2019-07-26T09:46:00Z">
        <w:r>
          <w:rPr>
            <w:noProof/>
            <w:webHidden/>
          </w:rPr>
          <w:t>10</w:t>
        </w:r>
        <w:r>
          <w:rPr>
            <w:noProof/>
            <w:webHidden/>
          </w:rPr>
          <w:fldChar w:fldCharType="end"/>
        </w:r>
        <w:r w:rsidRPr="00FE1350">
          <w:rPr>
            <w:rStyle w:val="a3"/>
            <w:noProof/>
          </w:rPr>
          <w:fldChar w:fldCharType="end"/>
        </w:r>
      </w:ins>
    </w:p>
    <w:p w:rsidR="00B54970" w:rsidRDefault="00B54970">
      <w:pPr>
        <w:pStyle w:val="TOC3"/>
        <w:rPr>
          <w:ins w:id="125" w:author="DELL-PC" w:date="2019-07-26T09:46:00Z"/>
          <w:rFonts w:asciiTheme="minorHAnsi" w:eastAsiaTheme="minorEastAsia" w:hAnsiTheme="minorHAnsi" w:cstheme="minorBidi"/>
          <w:b w:val="0"/>
          <w:i w:val="0"/>
          <w:noProof/>
          <w:kern w:val="2"/>
          <w:sz w:val="21"/>
          <w:szCs w:val="22"/>
          <w:lang w:val="en-US"/>
        </w:rPr>
      </w:pPr>
      <w:ins w:id="126" w:author="DELL-PC" w:date="2019-07-26T09:46:00Z">
        <w:r w:rsidRPr="00FE1350">
          <w:rPr>
            <w:rStyle w:val="a3"/>
            <w:noProof/>
          </w:rPr>
          <w:fldChar w:fldCharType="begin"/>
        </w:r>
        <w:r w:rsidRPr="00FE1350">
          <w:rPr>
            <w:rStyle w:val="a3"/>
            <w:noProof/>
          </w:rPr>
          <w:instrText xml:space="preserve"> </w:instrText>
        </w:r>
        <w:r>
          <w:rPr>
            <w:noProof/>
          </w:rPr>
          <w:instrText>HYPERLINK \l "_Toc15026802"</w:instrText>
        </w:r>
        <w:r w:rsidRPr="00FE1350">
          <w:rPr>
            <w:rStyle w:val="a3"/>
            <w:noProof/>
          </w:rPr>
          <w:instrText xml:space="preserve"> </w:instrText>
        </w:r>
        <w:r w:rsidRPr="00FE1350">
          <w:rPr>
            <w:rStyle w:val="a3"/>
            <w:noProof/>
          </w:rPr>
          <w:fldChar w:fldCharType="separate"/>
        </w:r>
        <w:r w:rsidRPr="00FE1350">
          <w:rPr>
            <w:rStyle w:val="a3"/>
            <w:noProof/>
          </w:rPr>
          <w:t>3.1.10.</w:t>
        </w:r>
        <w:r>
          <w:rPr>
            <w:rFonts w:asciiTheme="minorHAnsi" w:eastAsiaTheme="minorEastAsia" w:hAnsiTheme="minorHAnsi" w:cstheme="minorBidi"/>
            <w:b w:val="0"/>
            <w:i w:val="0"/>
            <w:noProof/>
            <w:kern w:val="2"/>
            <w:sz w:val="21"/>
            <w:szCs w:val="22"/>
            <w:lang w:val="en-US"/>
          </w:rPr>
          <w:tab/>
        </w:r>
        <w:r w:rsidRPr="00FE1350">
          <w:rPr>
            <w:rStyle w:val="a3"/>
            <w:noProof/>
          </w:rPr>
          <w:t>计算</w:t>
        </w:r>
        <w:r w:rsidRPr="00FE1350">
          <w:rPr>
            <w:rStyle w:val="a3"/>
            <w:noProof/>
          </w:rPr>
          <w:t>HASH</w:t>
        </w:r>
        <w:r w:rsidRPr="00FE1350">
          <w:rPr>
            <w:rStyle w:val="a3"/>
            <w:noProof/>
          </w:rPr>
          <w:t>回调函数</w:t>
        </w:r>
        <w:r w:rsidRPr="00FE1350">
          <w:rPr>
            <w:rStyle w:val="a3"/>
            <w:noProof/>
          </w:rPr>
          <w:t>-cb_hash_</w:t>
        </w:r>
        <w:r>
          <w:rPr>
            <w:noProof/>
            <w:webHidden/>
          </w:rPr>
          <w:tab/>
        </w:r>
        <w:r>
          <w:rPr>
            <w:noProof/>
            <w:webHidden/>
          </w:rPr>
          <w:fldChar w:fldCharType="begin"/>
        </w:r>
        <w:r>
          <w:rPr>
            <w:noProof/>
            <w:webHidden/>
          </w:rPr>
          <w:instrText xml:space="preserve"> PAGEREF _Toc15026802 \h </w:instrText>
        </w:r>
      </w:ins>
      <w:r>
        <w:rPr>
          <w:noProof/>
          <w:webHidden/>
        </w:rPr>
      </w:r>
      <w:r>
        <w:rPr>
          <w:noProof/>
          <w:webHidden/>
        </w:rPr>
        <w:fldChar w:fldCharType="separate"/>
      </w:r>
      <w:ins w:id="127" w:author="DELL-PC" w:date="2019-07-26T09:46:00Z">
        <w:r>
          <w:rPr>
            <w:noProof/>
            <w:webHidden/>
          </w:rPr>
          <w:t>10</w:t>
        </w:r>
        <w:r>
          <w:rPr>
            <w:noProof/>
            <w:webHidden/>
          </w:rPr>
          <w:fldChar w:fldCharType="end"/>
        </w:r>
        <w:r w:rsidRPr="00FE1350">
          <w:rPr>
            <w:rStyle w:val="a3"/>
            <w:noProof/>
          </w:rPr>
          <w:fldChar w:fldCharType="end"/>
        </w:r>
      </w:ins>
    </w:p>
    <w:p w:rsidR="00B54970" w:rsidRDefault="00B54970">
      <w:pPr>
        <w:pStyle w:val="TOC3"/>
        <w:rPr>
          <w:ins w:id="128" w:author="DELL-PC" w:date="2019-07-26T09:46:00Z"/>
          <w:rFonts w:asciiTheme="minorHAnsi" w:eastAsiaTheme="minorEastAsia" w:hAnsiTheme="minorHAnsi" w:cstheme="minorBidi"/>
          <w:b w:val="0"/>
          <w:i w:val="0"/>
          <w:noProof/>
          <w:kern w:val="2"/>
          <w:sz w:val="21"/>
          <w:szCs w:val="22"/>
          <w:lang w:val="en-US"/>
        </w:rPr>
      </w:pPr>
      <w:ins w:id="129" w:author="DELL-PC" w:date="2019-07-26T09:46:00Z">
        <w:r w:rsidRPr="00FE1350">
          <w:rPr>
            <w:rStyle w:val="a3"/>
            <w:noProof/>
          </w:rPr>
          <w:fldChar w:fldCharType="begin"/>
        </w:r>
        <w:r w:rsidRPr="00FE1350">
          <w:rPr>
            <w:rStyle w:val="a3"/>
            <w:noProof/>
          </w:rPr>
          <w:instrText xml:space="preserve"> </w:instrText>
        </w:r>
        <w:r>
          <w:rPr>
            <w:noProof/>
          </w:rPr>
          <w:instrText>HYPERLINK \l "_Toc15026803"</w:instrText>
        </w:r>
        <w:r w:rsidRPr="00FE1350">
          <w:rPr>
            <w:rStyle w:val="a3"/>
            <w:noProof/>
          </w:rPr>
          <w:instrText xml:space="preserve"> </w:instrText>
        </w:r>
        <w:r w:rsidRPr="00FE1350">
          <w:rPr>
            <w:rStyle w:val="a3"/>
            <w:noProof/>
          </w:rPr>
          <w:fldChar w:fldCharType="separate"/>
        </w:r>
        <w:r w:rsidRPr="00FE1350">
          <w:rPr>
            <w:rStyle w:val="a3"/>
            <w:noProof/>
          </w:rPr>
          <w:t>3.1.11.</w:t>
        </w:r>
        <w:r>
          <w:rPr>
            <w:rFonts w:asciiTheme="minorHAnsi" w:eastAsiaTheme="minorEastAsia" w:hAnsiTheme="minorHAnsi" w:cstheme="minorBidi"/>
            <w:b w:val="0"/>
            <w:i w:val="0"/>
            <w:noProof/>
            <w:kern w:val="2"/>
            <w:sz w:val="21"/>
            <w:szCs w:val="22"/>
            <w:lang w:val="en-US"/>
          </w:rPr>
          <w:tab/>
        </w:r>
        <w:r w:rsidRPr="00FE1350">
          <w:rPr>
            <w:rStyle w:val="a3"/>
            <w:noProof/>
          </w:rPr>
          <w:t>签名回调函数</w:t>
        </w:r>
        <w:r w:rsidRPr="00FE1350">
          <w:rPr>
            <w:rStyle w:val="a3"/>
            <w:noProof/>
          </w:rPr>
          <w:t>-cb_sign_</w:t>
        </w:r>
        <w:r>
          <w:rPr>
            <w:noProof/>
            <w:webHidden/>
          </w:rPr>
          <w:tab/>
        </w:r>
        <w:r>
          <w:rPr>
            <w:noProof/>
            <w:webHidden/>
          </w:rPr>
          <w:fldChar w:fldCharType="begin"/>
        </w:r>
        <w:r>
          <w:rPr>
            <w:noProof/>
            <w:webHidden/>
          </w:rPr>
          <w:instrText xml:space="preserve"> PAGEREF _Toc15026803 \h </w:instrText>
        </w:r>
      </w:ins>
      <w:r>
        <w:rPr>
          <w:noProof/>
          <w:webHidden/>
        </w:rPr>
      </w:r>
      <w:r>
        <w:rPr>
          <w:noProof/>
          <w:webHidden/>
        </w:rPr>
        <w:fldChar w:fldCharType="separate"/>
      </w:r>
      <w:ins w:id="130" w:author="DELL-PC" w:date="2019-07-26T09:46:00Z">
        <w:r>
          <w:rPr>
            <w:noProof/>
            <w:webHidden/>
          </w:rPr>
          <w:t>11</w:t>
        </w:r>
        <w:r>
          <w:rPr>
            <w:noProof/>
            <w:webHidden/>
          </w:rPr>
          <w:fldChar w:fldCharType="end"/>
        </w:r>
        <w:r w:rsidRPr="00FE1350">
          <w:rPr>
            <w:rStyle w:val="a3"/>
            <w:noProof/>
          </w:rPr>
          <w:fldChar w:fldCharType="end"/>
        </w:r>
      </w:ins>
    </w:p>
    <w:p w:rsidR="00B54970" w:rsidRDefault="00B54970">
      <w:pPr>
        <w:pStyle w:val="TOC3"/>
        <w:rPr>
          <w:ins w:id="131" w:author="DELL-PC" w:date="2019-07-26T09:46:00Z"/>
          <w:rFonts w:asciiTheme="minorHAnsi" w:eastAsiaTheme="minorEastAsia" w:hAnsiTheme="minorHAnsi" w:cstheme="minorBidi"/>
          <w:b w:val="0"/>
          <w:i w:val="0"/>
          <w:noProof/>
          <w:kern w:val="2"/>
          <w:sz w:val="21"/>
          <w:szCs w:val="22"/>
          <w:lang w:val="en-US"/>
        </w:rPr>
      </w:pPr>
      <w:ins w:id="132" w:author="DELL-PC" w:date="2019-07-26T09:46:00Z">
        <w:r w:rsidRPr="00FE1350">
          <w:rPr>
            <w:rStyle w:val="a3"/>
            <w:noProof/>
          </w:rPr>
          <w:fldChar w:fldCharType="begin"/>
        </w:r>
        <w:r w:rsidRPr="00FE1350">
          <w:rPr>
            <w:rStyle w:val="a3"/>
            <w:noProof/>
          </w:rPr>
          <w:instrText xml:space="preserve"> </w:instrText>
        </w:r>
        <w:r>
          <w:rPr>
            <w:noProof/>
          </w:rPr>
          <w:instrText>HYPERLINK \l "_Toc15026804"</w:instrText>
        </w:r>
        <w:r w:rsidRPr="00FE1350">
          <w:rPr>
            <w:rStyle w:val="a3"/>
            <w:noProof/>
          </w:rPr>
          <w:instrText xml:space="preserve"> </w:instrText>
        </w:r>
        <w:r w:rsidRPr="00FE1350">
          <w:rPr>
            <w:rStyle w:val="a3"/>
            <w:noProof/>
          </w:rPr>
          <w:fldChar w:fldCharType="separate"/>
        </w:r>
        <w:r w:rsidRPr="00FE1350">
          <w:rPr>
            <w:rStyle w:val="a3"/>
            <w:noProof/>
          </w:rPr>
          <w:t>3.1.12.</w:t>
        </w:r>
        <w:r>
          <w:rPr>
            <w:rFonts w:asciiTheme="minorHAnsi" w:eastAsiaTheme="minorEastAsia" w:hAnsiTheme="minorHAnsi" w:cstheme="minorBidi"/>
            <w:b w:val="0"/>
            <w:i w:val="0"/>
            <w:noProof/>
            <w:kern w:val="2"/>
            <w:sz w:val="21"/>
            <w:szCs w:val="22"/>
            <w:lang w:val="en-US"/>
          </w:rPr>
          <w:tab/>
        </w:r>
        <w:r w:rsidRPr="00FE1350">
          <w:rPr>
            <w:rStyle w:val="a3"/>
            <w:noProof/>
          </w:rPr>
          <w:t>验签回调函数</w:t>
        </w:r>
        <w:r w:rsidRPr="00FE1350">
          <w:rPr>
            <w:rStyle w:val="a3"/>
            <w:noProof/>
          </w:rPr>
          <w:t>-cb_verify_sign_</w:t>
        </w:r>
        <w:r>
          <w:rPr>
            <w:noProof/>
            <w:webHidden/>
          </w:rPr>
          <w:tab/>
        </w:r>
        <w:r>
          <w:rPr>
            <w:noProof/>
            <w:webHidden/>
          </w:rPr>
          <w:fldChar w:fldCharType="begin"/>
        </w:r>
        <w:r>
          <w:rPr>
            <w:noProof/>
            <w:webHidden/>
          </w:rPr>
          <w:instrText xml:space="preserve"> PAGEREF _Toc15026804 \h </w:instrText>
        </w:r>
      </w:ins>
      <w:r>
        <w:rPr>
          <w:noProof/>
          <w:webHidden/>
        </w:rPr>
      </w:r>
      <w:r>
        <w:rPr>
          <w:noProof/>
          <w:webHidden/>
        </w:rPr>
        <w:fldChar w:fldCharType="separate"/>
      </w:r>
      <w:ins w:id="133" w:author="DELL-PC" w:date="2019-07-26T09:46:00Z">
        <w:r>
          <w:rPr>
            <w:noProof/>
            <w:webHidden/>
          </w:rPr>
          <w:t>11</w:t>
        </w:r>
        <w:r>
          <w:rPr>
            <w:noProof/>
            <w:webHidden/>
          </w:rPr>
          <w:fldChar w:fldCharType="end"/>
        </w:r>
        <w:r w:rsidRPr="00FE1350">
          <w:rPr>
            <w:rStyle w:val="a3"/>
            <w:noProof/>
          </w:rPr>
          <w:fldChar w:fldCharType="end"/>
        </w:r>
      </w:ins>
    </w:p>
    <w:p w:rsidR="00B54970" w:rsidRDefault="00B54970">
      <w:pPr>
        <w:pStyle w:val="TOC3"/>
        <w:rPr>
          <w:ins w:id="134" w:author="DELL-PC" w:date="2019-07-26T09:46:00Z"/>
          <w:rFonts w:asciiTheme="minorHAnsi" w:eastAsiaTheme="minorEastAsia" w:hAnsiTheme="minorHAnsi" w:cstheme="minorBidi"/>
          <w:b w:val="0"/>
          <w:i w:val="0"/>
          <w:noProof/>
          <w:kern w:val="2"/>
          <w:sz w:val="21"/>
          <w:szCs w:val="22"/>
          <w:lang w:val="en-US"/>
        </w:rPr>
      </w:pPr>
      <w:ins w:id="135" w:author="DELL-PC" w:date="2019-07-26T09:46:00Z">
        <w:r w:rsidRPr="00FE1350">
          <w:rPr>
            <w:rStyle w:val="a3"/>
            <w:noProof/>
          </w:rPr>
          <w:fldChar w:fldCharType="begin"/>
        </w:r>
        <w:r w:rsidRPr="00FE1350">
          <w:rPr>
            <w:rStyle w:val="a3"/>
            <w:noProof/>
          </w:rPr>
          <w:instrText xml:space="preserve"> </w:instrText>
        </w:r>
        <w:r>
          <w:rPr>
            <w:noProof/>
          </w:rPr>
          <w:instrText>HYPERLINK \l "_Toc15026805"</w:instrText>
        </w:r>
        <w:r w:rsidRPr="00FE1350">
          <w:rPr>
            <w:rStyle w:val="a3"/>
            <w:noProof/>
          </w:rPr>
          <w:instrText xml:space="preserve"> </w:instrText>
        </w:r>
        <w:r w:rsidRPr="00FE1350">
          <w:rPr>
            <w:rStyle w:val="a3"/>
            <w:noProof/>
          </w:rPr>
          <w:fldChar w:fldCharType="separate"/>
        </w:r>
        <w:r w:rsidRPr="00FE1350">
          <w:rPr>
            <w:rStyle w:val="a3"/>
            <w:noProof/>
          </w:rPr>
          <w:t>3.1.13.</w:t>
        </w:r>
        <w:r>
          <w:rPr>
            <w:rFonts w:asciiTheme="minorHAnsi" w:eastAsiaTheme="minorEastAsia" w:hAnsiTheme="minorHAnsi" w:cstheme="minorBidi"/>
            <w:b w:val="0"/>
            <w:i w:val="0"/>
            <w:noProof/>
            <w:kern w:val="2"/>
            <w:sz w:val="21"/>
            <w:szCs w:val="22"/>
            <w:lang w:val="en-US"/>
          </w:rPr>
          <w:tab/>
        </w:r>
        <w:r w:rsidRPr="00FE1350">
          <w:rPr>
            <w:rStyle w:val="a3"/>
            <w:noProof/>
          </w:rPr>
          <w:t>获取会话密钥回调函数</w:t>
        </w:r>
        <w:r w:rsidRPr="00FE1350">
          <w:rPr>
            <w:rStyle w:val="a3"/>
            <w:noProof/>
          </w:rPr>
          <w:t>-cb_get_skey_</w:t>
        </w:r>
        <w:r>
          <w:rPr>
            <w:noProof/>
            <w:webHidden/>
          </w:rPr>
          <w:tab/>
        </w:r>
        <w:r>
          <w:rPr>
            <w:noProof/>
            <w:webHidden/>
          </w:rPr>
          <w:fldChar w:fldCharType="begin"/>
        </w:r>
        <w:r>
          <w:rPr>
            <w:noProof/>
            <w:webHidden/>
          </w:rPr>
          <w:instrText xml:space="preserve"> PAGEREF _Toc15026805 \h </w:instrText>
        </w:r>
      </w:ins>
      <w:r>
        <w:rPr>
          <w:noProof/>
          <w:webHidden/>
        </w:rPr>
      </w:r>
      <w:r>
        <w:rPr>
          <w:noProof/>
          <w:webHidden/>
        </w:rPr>
        <w:fldChar w:fldCharType="separate"/>
      </w:r>
      <w:ins w:id="136" w:author="DELL-PC" w:date="2019-07-26T09:46:00Z">
        <w:r>
          <w:rPr>
            <w:noProof/>
            <w:webHidden/>
          </w:rPr>
          <w:t>11</w:t>
        </w:r>
        <w:r>
          <w:rPr>
            <w:noProof/>
            <w:webHidden/>
          </w:rPr>
          <w:fldChar w:fldCharType="end"/>
        </w:r>
        <w:r w:rsidRPr="00FE1350">
          <w:rPr>
            <w:rStyle w:val="a3"/>
            <w:noProof/>
          </w:rPr>
          <w:fldChar w:fldCharType="end"/>
        </w:r>
      </w:ins>
    </w:p>
    <w:p w:rsidR="00B54970" w:rsidRDefault="00B54970">
      <w:pPr>
        <w:pStyle w:val="TOC3"/>
        <w:rPr>
          <w:ins w:id="137" w:author="DELL-PC" w:date="2019-07-26T09:46:00Z"/>
          <w:rFonts w:asciiTheme="minorHAnsi" w:eastAsiaTheme="minorEastAsia" w:hAnsiTheme="minorHAnsi" w:cstheme="minorBidi"/>
          <w:b w:val="0"/>
          <w:i w:val="0"/>
          <w:noProof/>
          <w:kern w:val="2"/>
          <w:sz w:val="21"/>
          <w:szCs w:val="22"/>
          <w:lang w:val="en-US"/>
        </w:rPr>
      </w:pPr>
      <w:ins w:id="138" w:author="DELL-PC" w:date="2019-07-26T09:46:00Z">
        <w:r w:rsidRPr="00FE1350">
          <w:rPr>
            <w:rStyle w:val="a3"/>
            <w:noProof/>
          </w:rPr>
          <w:fldChar w:fldCharType="begin"/>
        </w:r>
        <w:r w:rsidRPr="00FE1350">
          <w:rPr>
            <w:rStyle w:val="a3"/>
            <w:noProof/>
          </w:rPr>
          <w:instrText xml:space="preserve"> </w:instrText>
        </w:r>
        <w:r>
          <w:rPr>
            <w:noProof/>
          </w:rPr>
          <w:instrText>HYPERLINK \l "_Toc15026806"</w:instrText>
        </w:r>
        <w:r w:rsidRPr="00FE1350">
          <w:rPr>
            <w:rStyle w:val="a3"/>
            <w:noProof/>
          </w:rPr>
          <w:instrText xml:space="preserve"> </w:instrText>
        </w:r>
        <w:r w:rsidRPr="00FE1350">
          <w:rPr>
            <w:rStyle w:val="a3"/>
            <w:noProof/>
          </w:rPr>
          <w:fldChar w:fldCharType="separate"/>
        </w:r>
        <w:r w:rsidRPr="00FE1350">
          <w:rPr>
            <w:rStyle w:val="a3"/>
            <w:noProof/>
          </w:rPr>
          <w:t>3.1.14.</w:t>
        </w:r>
        <w:r>
          <w:rPr>
            <w:rFonts w:asciiTheme="minorHAnsi" w:eastAsiaTheme="minorEastAsia" w:hAnsiTheme="minorHAnsi" w:cstheme="minorBidi"/>
            <w:b w:val="0"/>
            <w:i w:val="0"/>
            <w:noProof/>
            <w:kern w:val="2"/>
            <w:sz w:val="21"/>
            <w:szCs w:val="22"/>
            <w:lang w:val="en-US"/>
          </w:rPr>
          <w:tab/>
        </w:r>
        <w:r w:rsidRPr="00FE1350">
          <w:rPr>
            <w:rStyle w:val="a3"/>
            <w:noProof/>
          </w:rPr>
          <w:t>生成随机数回调函数</w:t>
        </w:r>
        <w:r w:rsidRPr="00FE1350">
          <w:rPr>
            <w:rStyle w:val="a3"/>
            <w:noProof/>
          </w:rPr>
          <w:t>-cb_gen_random_</w:t>
        </w:r>
        <w:r>
          <w:rPr>
            <w:noProof/>
            <w:webHidden/>
          </w:rPr>
          <w:tab/>
        </w:r>
        <w:r>
          <w:rPr>
            <w:noProof/>
            <w:webHidden/>
          </w:rPr>
          <w:fldChar w:fldCharType="begin"/>
        </w:r>
        <w:r>
          <w:rPr>
            <w:noProof/>
            <w:webHidden/>
          </w:rPr>
          <w:instrText xml:space="preserve"> PAGEREF _Toc15026806 \h </w:instrText>
        </w:r>
      </w:ins>
      <w:r>
        <w:rPr>
          <w:noProof/>
          <w:webHidden/>
        </w:rPr>
      </w:r>
      <w:r>
        <w:rPr>
          <w:noProof/>
          <w:webHidden/>
        </w:rPr>
        <w:fldChar w:fldCharType="separate"/>
      </w:r>
      <w:ins w:id="139" w:author="DELL-PC" w:date="2019-07-26T09:46:00Z">
        <w:r>
          <w:rPr>
            <w:noProof/>
            <w:webHidden/>
          </w:rPr>
          <w:t>12</w:t>
        </w:r>
        <w:r>
          <w:rPr>
            <w:noProof/>
            <w:webHidden/>
          </w:rPr>
          <w:fldChar w:fldCharType="end"/>
        </w:r>
        <w:r w:rsidRPr="00FE1350">
          <w:rPr>
            <w:rStyle w:val="a3"/>
            <w:noProof/>
          </w:rPr>
          <w:fldChar w:fldCharType="end"/>
        </w:r>
      </w:ins>
    </w:p>
    <w:p w:rsidR="00B54970" w:rsidRDefault="00B54970">
      <w:pPr>
        <w:pStyle w:val="TOC3"/>
        <w:rPr>
          <w:ins w:id="140" w:author="DELL-PC" w:date="2019-07-26T09:46:00Z"/>
          <w:rFonts w:asciiTheme="minorHAnsi" w:eastAsiaTheme="minorEastAsia" w:hAnsiTheme="minorHAnsi" w:cstheme="minorBidi"/>
          <w:b w:val="0"/>
          <w:i w:val="0"/>
          <w:noProof/>
          <w:kern w:val="2"/>
          <w:sz w:val="21"/>
          <w:szCs w:val="22"/>
          <w:lang w:val="en-US"/>
        </w:rPr>
      </w:pPr>
      <w:ins w:id="141" w:author="DELL-PC" w:date="2019-07-26T09:46:00Z">
        <w:r w:rsidRPr="00FE1350">
          <w:rPr>
            <w:rStyle w:val="a3"/>
            <w:noProof/>
          </w:rPr>
          <w:fldChar w:fldCharType="begin"/>
        </w:r>
        <w:r w:rsidRPr="00FE1350">
          <w:rPr>
            <w:rStyle w:val="a3"/>
            <w:noProof/>
          </w:rPr>
          <w:instrText xml:space="preserve"> </w:instrText>
        </w:r>
        <w:r>
          <w:rPr>
            <w:noProof/>
          </w:rPr>
          <w:instrText>HYPERLINK \l "_Toc15026807"</w:instrText>
        </w:r>
        <w:r w:rsidRPr="00FE1350">
          <w:rPr>
            <w:rStyle w:val="a3"/>
            <w:noProof/>
          </w:rPr>
          <w:instrText xml:space="preserve"> </w:instrText>
        </w:r>
        <w:r w:rsidRPr="00FE1350">
          <w:rPr>
            <w:rStyle w:val="a3"/>
            <w:noProof/>
          </w:rPr>
          <w:fldChar w:fldCharType="separate"/>
        </w:r>
        <w:r w:rsidRPr="00FE1350">
          <w:rPr>
            <w:rStyle w:val="a3"/>
            <w:noProof/>
          </w:rPr>
          <w:t>3.1.15.</w:t>
        </w:r>
        <w:r>
          <w:rPr>
            <w:rFonts w:asciiTheme="minorHAnsi" w:eastAsiaTheme="minorEastAsia" w:hAnsiTheme="minorHAnsi" w:cstheme="minorBidi"/>
            <w:b w:val="0"/>
            <w:i w:val="0"/>
            <w:noProof/>
            <w:kern w:val="2"/>
            <w:sz w:val="21"/>
            <w:szCs w:val="22"/>
            <w:lang w:val="en-US"/>
          </w:rPr>
          <w:tab/>
        </w:r>
        <w:r w:rsidRPr="00FE1350">
          <w:rPr>
            <w:rStyle w:val="a3"/>
            <w:noProof/>
          </w:rPr>
          <w:t>获取加密密钥信息</w:t>
        </w:r>
        <w:r w:rsidRPr="00FE1350">
          <w:rPr>
            <w:rStyle w:val="a3"/>
            <w:noProof/>
          </w:rPr>
          <w:t>cb_get_enc_keypair_</w:t>
        </w:r>
        <w:r>
          <w:rPr>
            <w:noProof/>
            <w:webHidden/>
          </w:rPr>
          <w:tab/>
        </w:r>
        <w:r>
          <w:rPr>
            <w:noProof/>
            <w:webHidden/>
          </w:rPr>
          <w:fldChar w:fldCharType="begin"/>
        </w:r>
        <w:r>
          <w:rPr>
            <w:noProof/>
            <w:webHidden/>
          </w:rPr>
          <w:instrText xml:space="preserve"> PAGEREF _Toc15026807 \h </w:instrText>
        </w:r>
      </w:ins>
      <w:r>
        <w:rPr>
          <w:noProof/>
          <w:webHidden/>
        </w:rPr>
      </w:r>
      <w:r>
        <w:rPr>
          <w:noProof/>
          <w:webHidden/>
        </w:rPr>
        <w:fldChar w:fldCharType="separate"/>
      </w:r>
      <w:ins w:id="142" w:author="DELL-PC" w:date="2019-07-26T09:46:00Z">
        <w:r>
          <w:rPr>
            <w:noProof/>
            <w:webHidden/>
          </w:rPr>
          <w:t>12</w:t>
        </w:r>
        <w:r>
          <w:rPr>
            <w:noProof/>
            <w:webHidden/>
          </w:rPr>
          <w:fldChar w:fldCharType="end"/>
        </w:r>
        <w:r w:rsidRPr="00FE1350">
          <w:rPr>
            <w:rStyle w:val="a3"/>
            <w:noProof/>
          </w:rPr>
          <w:fldChar w:fldCharType="end"/>
        </w:r>
      </w:ins>
    </w:p>
    <w:p w:rsidR="00B54970" w:rsidRDefault="00B54970">
      <w:pPr>
        <w:pStyle w:val="TOC3"/>
        <w:rPr>
          <w:ins w:id="143" w:author="DELL-PC" w:date="2019-07-26T09:46:00Z"/>
          <w:rFonts w:asciiTheme="minorHAnsi" w:eastAsiaTheme="minorEastAsia" w:hAnsiTheme="minorHAnsi" w:cstheme="minorBidi"/>
          <w:b w:val="0"/>
          <w:i w:val="0"/>
          <w:noProof/>
          <w:kern w:val="2"/>
          <w:sz w:val="21"/>
          <w:szCs w:val="22"/>
          <w:lang w:val="en-US"/>
        </w:rPr>
      </w:pPr>
      <w:ins w:id="144" w:author="DELL-PC" w:date="2019-07-26T09:46:00Z">
        <w:r w:rsidRPr="00FE1350">
          <w:rPr>
            <w:rStyle w:val="a3"/>
            <w:noProof/>
          </w:rPr>
          <w:fldChar w:fldCharType="begin"/>
        </w:r>
        <w:r w:rsidRPr="00FE1350">
          <w:rPr>
            <w:rStyle w:val="a3"/>
            <w:noProof/>
          </w:rPr>
          <w:instrText xml:space="preserve"> </w:instrText>
        </w:r>
        <w:r>
          <w:rPr>
            <w:noProof/>
          </w:rPr>
          <w:instrText>HYPERLINK \l "_Toc15026808"</w:instrText>
        </w:r>
        <w:r w:rsidRPr="00FE1350">
          <w:rPr>
            <w:rStyle w:val="a3"/>
            <w:noProof/>
          </w:rPr>
          <w:instrText xml:space="preserve"> </w:instrText>
        </w:r>
        <w:r w:rsidRPr="00FE1350">
          <w:rPr>
            <w:rStyle w:val="a3"/>
            <w:noProof/>
          </w:rPr>
          <w:fldChar w:fldCharType="separate"/>
        </w:r>
        <w:r w:rsidRPr="00FE1350">
          <w:rPr>
            <w:rStyle w:val="a3"/>
            <w:noProof/>
          </w:rPr>
          <w:t>3.1.16.</w:t>
        </w:r>
        <w:r>
          <w:rPr>
            <w:rFonts w:asciiTheme="minorHAnsi" w:eastAsiaTheme="minorEastAsia" w:hAnsiTheme="minorHAnsi" w:cstheme="minorBidi"/>
            <w:b w:val="0"/>
            <w:i w:val="0"/>
            <w:noProof/>
            <w:kern w:val="2"/>
            <w:sz w:val="21"/>
            <w:szCs w:val="22"/>
            <w:lang w:val="en-US"/>
          </w:rPr>
          <w:tab/>
        </w:r>
        <w:r w:rsidRPr="00FE1350">
          <w:rPr>
            <w:rStyle w:val="a3"/>
            <w:noProof/>
          </w:rPr>
          <w:t>释放加密密钥信息</w:t>
        </w:r>
        <w:r w:rsidRPr="00FE1350">
          <w:rPr>
            <w:rStyle w:val="a3"/>
            <w:noProof/>
          </w:rPr>
          <w:t>-cb_free_enc_keypair_;</w:t>
        </w:r>
        <w:r>
          <w:rPr>
            <w:noProof/>
            <w:webHidden/>
          </w:rPr>
          <w:tab/>
        </w:r>
        <w:r>
          <w:rPr>
            <w:noProof/>
            <w:webHidden/>
          </w:rPr>
          <w:fldChar w:fldCharType="begin"/>
        </w:r>
        <w:r>
          <w:rPr>
            <w:noProof/>
            <w:webHidden/>
          </w:rPr>
          <w:instrText xml:space="preserve"> PAGEREF _Toc15026808 \h </w:instrText>
        </w:r>
      </w:ins>
      <w:r>
        <w:rPr>
          <w:noProof/>
          <w:webHidden/>
        </w:rPr>
      </w:r>
      <w:r>
        <w:rPr>
          <w:noProof/>
          <w:webHidden/>
        </w:rPr>
        <w:fldChar w:fldCharType="separate"/>
      </w:r>
      <w:ins w:id="145" w:author="DELL-PC" w:date="2019-07-26T09:46:00Z">
        <w:r>
          <w:rPr>
            <w:noProof/>
            <w:webHidden/>
          </w:rPr>
          <w:t>13</w:t>
        </w:r>
        <w:r>
          <w:rPr>
            <w:noProof/>
            <w:webHidden/>
          </w:rPr>
          <w:fldChar w:fldCharType="end"/>
        </w:r>
        <w:r w:rsidRPr="00FE1350">
          <w:rPr>
            <w:rStyle w:val="a3"/>
            <w:noProof/>
          </w:rPr>
          <w:fldChar w:fldCharType="end"/>
        </w:r>
      </w:ins>
    </w:p>
    <w:p w:rsidR="00B54970" w:rsidRDefault="00B54970">
      <w:pPr>
        <w:pStyle w:val="TOC3"/>
        <w:rPr>
          <w:ins w:id="146" w:author="DELL-PC" w:date="2019-07-26T09:46:00Z"/>
          <w:rFonts w:asciiTheme="minorHAnsi" w:eastAsiaTheme="minorEastAsia" w:hAnsiTheme="minorHAnsi" w:cstheme="minorBidi"/>
          <w:b w:val="0"/>
          <w:i w:val="0"/>
          <w:noProof/>
          <w:kern w:val="2"/>
          <w:sz w:val="21"/>
          <w:szCs w:val="22"/>
          <w:lang w:val="en-US"/>
        </w:rPr>
      </w:pPr>
      <w:ins w:id="147" w:author="DELL-PC" w:date="2019-07-26T09:46:00Z">
        <w:r w:rsidRPr="00FE1350">
          <w:rPr>
            <w:rStyle w:val="a3"/>
            <w:noProof/>
          </w:rPr>
          <w:fldChar w:fldCharType="begin"/>
        </w:r>
        <w:r w:rsidRPr="00FE1350">
          <w:rPr>
            <w:rStyle w:val="a3"/>
            <w:noProof/>
          </w:rPr>
          <w:instrText xml:space="preserve"> </w:instrText>
        </w:r>
        <w:r>
          <w:rPr>
            <w:noProof/>
          </w:rPr>
          <w:instrText>HYPERLINK \l "_Toc15026809"</w:instrText>
        </w:r>
        <w:r w:rsidRPr="00FE1350">
          <w:rPr>
            <w:rStyle w:val="a3"/>
            <w:noProof/>
          </w:rPr>
          <w:instrText xml:space="preserve"> </w:instrText>
        </w:r>
        <w:r w:rsidRPr="00FE1350">
          <w:rPr>
            <w:rStyle w:val="a3"/>
            <w:noProof/>
          </w:rPr>
          <w:fldChar w:fldCharType="separate"/>
        </w:r>
        <w:r w:rsidRPr="00FE1350">
          <w:rPr>
            <w:rStyle w:val="a3"/>
            <w:noProof/>
          </w:rPr>
          <w:t>3.1.17.</w:t>
        </w:r>
        <w:r>
          <w:rPr>
            <w:rFonts w:asciiTheme="minorHAnsi" w:eastAsiaTheme="minorEastAsia" w:hAnsiTheme="minorHAnsi" w:cstheme="minorBidi"/>
            <w:b w:val="0"/>
            <w:i w:val="0"/>
            <w:noProof/>
            <w:kern w:val="2"/>
            <w:sz w:val="21"/>
            <w:szCs w:val="22"/>
            <w:lang w:val="en-US"/>
          </w:rPr>
          <w:tab/>
        </w:r>
        <w:r w:rsidRPr="00FE1350">
          <w:rPr>
            <w:rStyle w:val="a3"/>
            <w:noProof/>
          </w:rPr>
          <w:t>获取签名密钥信息</w:t>
        </w:r>
        <w:r w:rsidRPr="00FE1350">
          <w:rPr>
            <w:rStyle w:val="a3"/>
            <w:noProof/>
          </w:rPr>
          <w:t>cb_get_sign_keypair_</w:t>
        </w:r>
        <w:r>
          <w:rPr>
            <w:noProof/>
            <w:webHidden/>
          </w:rPr>
          <w:tab/>
        </w:r>
        <w:r>
          <w:rPr>
            <w:noProof/>
            <w:webHidden/>
          </w:rPr>
          <w:fldChar w:fldCharType="begin"/>
        </w:r>
        <w:r>
          <w:rPr>
            <w:noProof/>
            <w:webHidden/>
          </w:rPr>
          <w:instrText xml:space="preserve"> PAGEREF _Toc15026809 \h </w:instrText>
        </w:r>
      </w:ins>
      <w:r>
        <w:rPr>
          <w:noProof/>
          <w:webHidden/>
        </w:rPr>
      </w:r>
      <w:r>
        <w:rPr>
          <w:noProof/>
          <w:webHidden/>
        </w:rPr>
        <w:fldChar w:fldCharType="separate"/>
      </w:r>
      <w:ins w:id="148" w:author="DELL-PC" w:date="2019-07-26T09:46:00Z">
        <w:r>
          <w:rPr>
            <w:noProof/>
            <w:webHidden/>
          </w:rPr>
          <w:t>13</w:t>
        </w:r>
        <w:r>
          <w:rPr>
            <w:noProof/>
            <w:webHidden/>
          </w:rPr>
          <w:fldChar w:fldCharType="end"/>
        </w:r>
        <w:r w:rsidRPr="00FE1350">
          <w:rPr>
            <w:rStyle w:val="a3"/>
            <w:noProof/>
          </w:rPr>
          <w:fldChar w:fldCharType="end"/>
        </w:r>
      </w:ins>
    </w:p>
    <w:p w:rsidR="00B54970" w:rsidRDefault="00B54970">
      <w:pPr>
        <w:pStyle w:val="TOC3"/>
        <w:rPr>
          <w:ins w:id="149" w:author="DELL-PC" w:date="2019-07-26T09:46:00Z"/>
          <w:rFonts w:asciiTheme="minorHAnsi" w:eastAsiaTheme="minorEastAsia" w:hAnsiTheme="minorHAnsi" w:cstheme="minorBidi"/>
          <w:b w:val="0"/>
          <w:i w:val="0"/>
          <w:noProof/>
          <w:kern w:val="2"/>
          <w:sz w:val="21"/>
          <w:szCs w:val="22"/>
          <w:lang w:val="en-US"/>
        </w:rPr>
      </w:pPr>
      <w:ins w:id="150" w:author="DELL-PC" w:date="2019-07-26T09:46:00Z">
        <w:r w:rsidRPr="00FE1350">
          <w:rPr>
            <w:rStyle w:val="a3"/>
            <w:noProof/>
          </w:rPr>
          <w:fldChar w:fldCharType="begin"/>
        </w:r>
        <w:r w:rsidRPr="00FE1350">
          <w:rPr>
            <w:rStyle w:val="a3"/>
            <w:noProof/>
          </w:rPr>
          <w:instrText xml:space="preserve"> </w:instrText>
        </w:r>
        <w:r>
          <w:rPr>
            <w:noProof/>
          </w:rPr>
          <w:instrText>HYPERLINK \l "_Toc15026810"</w:instrText>
        </w:r>
        <w:r w:rsidRPr="00FE1350">
          <w:rPr>
            <w:rStyle w:val="a3"/>
            <w:noProof/>
          </w:rPr>
          <w:instrText xml:space="preserve"> </w:instrText>
        </w:r>
        <w:r w:rsidRPr="00FE1350">
          <w:rPr>
            <w:rStyle w:val="a3"/>
            <w:noProof/>
          </w:rPr>
          <w:fldChar w:fldCharType="separate"/>
        </w:r>
        <w:r w:rsidRPr="00FE1350">
          <w:rPr>
            <w:rStyle w:val="a3"/>
            <w:noProof/>
          </w:rPr>
          <w:t>3.1.18.</w:t>
        </w:r>
        <w:r>
          <w:rPr>
            <w:rFonts w:asciiTheme="minorHAnsi" w:eastAsiaTheme="minorEastAsia" w:hAnsiTheme="minorHAnsi" w:cstheme="minorBidi"/>
            <w:b w:val="0"/>
            <w:i w:val="0"/>
            <w:noProof/>
            <w:kern w:val="2"/>
            <w:sz w:val="21"/>
            <w:szCs w:val="22"/>
            <w:lang w:val="en-US"/>
          </w:rPr>
          <w:tab/>
        </w:r>
        <w:r w:rsidRPr="00FE1350">
          <w:rPr>
            <w:rStyle w:val="a3"/>
            <w:noProof/>
          </w:rPr>
          <w:t>释放签名密钥信息</w:t>
        </w:r>
        <w:r w:rsidRPr="00FE1350">
          <w:rPr>
            <w:rStyle w:val="a3"/>
            <w:noProof/>
          </w:rPr>
          <w:t>-cb_free_sign_keypair_;</w:t>
        </w:r>
        <w:r>
          <w:rPr>
            <w:noProof/>
            <w:webHidden/>
          </w:rPr>
          <w:tab/>
        </w:r>
        <w:r>
          <w:rPr>
            <w:noProof/>
            <w:webHidden/>
          </w:rPr>
          <w:fldChar w:fldCharType="begin"/>
        </w:r>
        <w:r>
          <w:rPr>
            <w:noProof/>
            <w:webHidden/>
          </w:rPr>
          <w:instrText xml:space="preserve"> PAGEREF _Toc15026810 \h </w:instrText>
        </w:r>
      </w:ins>
      <w:r>
        <w:rPr>
          <w:noProof/>
          <w:webHidden/>
        </w:rPr>
      </w:r>
      <w:r>
        <w:rPr>
          <w:noProof/>
          <w:webHidden/>
        </w:rPr>
        <w:fldChar w:fldCharType="separate"/>
      </w:r>
      <w:ins w:id="151" w:author="DELL-PC" w:date="2019-07-26T09:46:00Z">
        <w:r>
          <w:rPr>
            <w:noProof/>
            <w:webHidden/>
          </w:rPr>
          <w:t>13</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52" w:author="DELL-PC" w:date="2019-07-26T09:46:00Z"/>
          <w:rFonts w:asciiTheme="minorHAnsi" w:eastAsiaTheme="minorEastAsia" w:hAnsiTheme="minorHAnsi" w:cstheme="minorBidi"/>
          <w:b w:val="0"/>
          <w:iCs w:val="0"/>
          <w:smallCaps w:val="0"/>
          <w:noProof/>
          <w:kern w:val="2"/>
          <w:sz w:val="21"/>
          <w:szCs w:val="22"/>
          <w:lang w:val="en-US"/>
        </w:rPr>
      </w:pPr>
      <w:ins w:id="153" w:author="DELL-PC" w:date="2019-07-26T09:46:00Z">
        <w:r w:rsidRPr="00FE1350">
          <w:rPr>
            <w:rStyle w:val="a3"/>
            <w:noProof/>
          </w:rPr>
          <w:fldChar w:fldCharType="begin"/>
        </w:r>
        <w:r w:rsidRPr="00FE1350">
          <w:rPr>
            <w:rStyle w:val="a3"/>
            <w:noProof/>
          </w:rPr>
          <w:instrText xml:space="preserve"> </w:instrText>
        </w:r>
        <w:r>
          <w:rPr>
            <w:noProof/>
          </w:rPr>
          <w:instrText>HYPERLINK \l "_Toc15026811"</w:instrText>
        </w:r>
        <w:r w:rsidRPr="00FE1350">
          <w:rPr>
            <w:rStyle w:val="a3"/>
            <w:noProof/>
          </w:rPr>
          <w:instrText xml:space="preserve"> </w:instrText>
        </w:r>
        <w:r w:rsidRPr="00FE1350">
          <w:rPr>
            <w:rStyle w:val="a3"/>
            <w:noProof/>
          </w:rPr>
          <w:fldChar w:fldCharType="separate"/>
        </w:r>
        <w:r w:rsidRPr="00FE1350">
          <w:rPr>
            <w:rStyle w:val="a3"/>
            <w:noProof/>
          </w:rPr>
          <w:t>3.2.</w:t>
        </w:r>
        <w:r>
          <w:rPr>
            <w:rFonts w:asciiTheme="minorHAnsi" w:eastAsiaTheme="minorEastAsia" w:hAnsiTheme="minorHAnsi" w:cstheme="minorBidi"/>
            <w:b w:val="0"/>
            <w:iCs w:val="0"/>
            <w:smallCaps w:val="0"/>
            <w:noProof/>
            <w:kern w:val="2"/>
            <w:sz w:val="21"/>
            <w:szCs w:val="22"/>
            <w:lang w:val="en-US"/>
          </w:rPr>
          <w:tab/>
        </w:r>
        <w:r w:rsidRPr="00FE1350">
          <w:rPr>
            <w:rStyle w:val="a3"/>
            <w:noProof/>
          </w:rPr>
          <w:t>销毁客户服务</w:t>
        </w:r>
        <w:r w:rsidRPr="00FE1350">
          <w:rPr>
            <w:rStyle w:val="a3"/>
            <w:noProof/>
          </w:rPr>
          <w:t>-sge_safe_client_api_destroy</w:t>
        </w:r>
        <w:r>
          <w:rPr>
            <w:noProof/>
            <w:webHidden/>
          </w:rPr>
          <w:tab/>
        </w:r>
        <w:r>
          <w:rPr>
            <w:noProof/>
            <w:webHidden/>
          </w:rPr>
          <w:fldChar w:fldCharType="begin"/>
        </w:r>
        <w:r>
          <w:rPr>
            <w:noProof/>
            <w:webHidden/>
          </w:rPr>
          <w:instrText xml:space="preserve"> PAGEREF _Toc15026811 \h </w:instrText>
        </w:r>
      </w:ins>
      <w:r>
        <w:rPr>
          <w:noProof/>
          <w:webHidden/>
        </w:rPr>
      </w:r>
      <w:r>
        <w:rPr>
          <w:noProof/>
          <w:webHidden/>
        </w:rPr>
        <w:fldChar w:fldCharType="separate"/>
      </w:r>
      <w:ins w:id="154" w:author="DELL-PC" w:date="2019-07-26T09:46:00Z">
        <w:r>
          <w:rPr>
            <w:noProof/>
            <w:webHidden/>
          </w:rPr>
          <w:t>14</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55" w:author="DELL-PC" w:date="2019-07-26T09:46:00Z"/>
          <w:rFonts w:asciiTheme="minorHAnsi" w:eastAsiaTheme="minorEastAsia" w:hAnsiTheme="minorHAnsi" w:cstheme="minorBidi"/>
          <w:b w:val="0"/>
          <w:iCs w:val="0"/>
          <w:smallCaps w:val="0"/>
          <w:noProof/>
          <w:kern w:val="2"/>
          <w:sz w:val="21"/>
          <w:szCs w:val="22"/>
          <w:lang w:val="en-US"/>
        </w:rPr>
      </w:pPr>
      <w:ins w:id="156" w:author="DELL-PC" w:date="2019-07-26T09:46:00Z">
        <w:r w:rsidRPr="00FE1350">
          <w:rPr>
            <w:rStyle w:val="a3"/>
            <w:noProof/>
          </w:rPr>
          <w:lastRenderedPageBreak/>
          <w:fldChar w:fldCharType="begin"/>
        </w:r>
        <w:r w:rsidRPr="00FE1350">
          <w:rPr>
            <w:rStyle w:val="a3"/>
            <w:noProof/>
          </w:rPr>
          <w:instrText xml:space="preserve"> </w:instrText>
        </w:r>
        <w:r>
          <w:rPr>
            <w:noProof/>
          </w:rPr>
          <w:instrText>HYPERLINK \l "_Toc15026812"</w:instrText>
        </w:r>
        <w:r w:rsidRPr="00FE1350">
          <w:rPr>
            <w:rStyle w:val="a3"/>
            <w:noProof/>
          </w:rPr>
          <w:instrText xml:space="preserve"> </w:instrText>
        </w:r>
        <w:r w:rsidRPr="00FE1350">
          <w:rPr>
            <w:rStyle w:val="a3"/>
            <w:noProof/>
          </w:rPr>
          <w:fldChar w:fldCharType="separate"/>
        </w:r>
        <w:r w:rsidRPr="00FE1350">
          <w:rPr>
            <w:rStyle w:val="a3"/>
            <w:noProof/>
          </w:rPr>
          <w:t>3.3.</w:t>
        </w:r>
        <w:r>
          <w:rPr>
            <w:rFonts w:asciiTheme="minorHAnsi" w:eastAsiaTheme="minorEastAsia" w:hAnsiTheme="minorHAnsi" w:cstheme="minorBidi"/>
            <w:b w:val="0"/>
            <w:iCs w:val="0"/>
            <w:smallCaps w:val="0"/>
            <w:noProof/>
            <w:kern w:val="2"/>
            <w:sz w:val="21"/>
            <w:szCs w:val="22"/>
            <w:lang w:val="en-US"/>
          </w:rPr>
          <w:tab/>
        </w:r>
        <w:r w:rsidRPr="00FE1350">
          <w:rPr>
            <w:rStyle w:val="a3"/>
            <w:noProof/>
          </w:rPr>
          <w:t>创建会话</w:t>
        </w:r>
        <w:r w:rsidRPr="00FE1350">
          <w:rPr>
            <w:rStyle w:val="a3"/>
            <w:noProof/>
          </w:rPr>
          <w:t>-sge_safe_create_client_session</w:t>
        </w:r>
        <w:r>
          <w:rPr>
            <w:noProof/>
            <w:webHidden/>
          </w:rPr>
          <w:tab/>
        </w:r>
        <w:r>
          <w:rPr>
            <w:noProof/>
            <w:webHidden/>
          </w:rPr>
          <w:fldChar w:fldCharType="begin"/>
        </w:r>
        <w:r>
          <w:rPr>
            <w:noProof/>
            <w:webHidden/>
          </w:rPr>
          <w:instrText xml:space="preserve"> PAGEREF _Toc15026812 \h </w:instrText>
        </w:r>
      </w:ins>
      <w:r>
        <w:rPr>
          <w:noProof/>
          <w:webHidden/>
        </w:rPr>
      </w:r>
      <w:r>
        <w:rPr>
          <w:noProof/>
          <w:webHidden/>
        </w:rPr>
        <w:fldChar w:fldCharType="separate"/>
      </w:r>
      <w:ins w:id="157" w:author="DELL-PC" w:date="2019-07-26T09:46:00Z">
        <w:r>
          <w:rPr>
            <w:noProof/>
            <w:webHidden/>
          </w:rPr>
          <w:t>14</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58" w:author="DELL-PC" w:date="2019-07-26T09:46:00Z"/>
          <w:rFonts w:asciiTheme="minorHAnsi" w:eastAsiaTheme="minorEastAsia" w:hAnsiTheme="minorHAnsi" w:cstheme="minorBidi"/>
          <w:b w:val="0"/>
          <w:iCs w:val="0"/>
          <w:smallCaps w:val="0"/>
          <w:noProof/>
          <w:kern w:val="2"/>
          <w:sz w:val="21"/>
          <w:szCs w:val="22"/>
          <w:lang w:val="en-US"/>
        </w:rPr>
      </w:pPr>
      <w:ins w:id="159" w:author="DELL-PC" w:date="2019-07-26T09:46:00Z">
        <w:r w:rsidRPr="00FE1350">
          <w:rPr>
            <w:rStyle w:val="a3"/>
            <w:noProof/>
          </w:rPr>
          <w:fldChar w:fldCharType="begin"/>
        </w:r>
        <w:r w:rsidRPr="00FE1350">
          <w:rPr>
            <w:rStyle w:val="a3"/>
            <w:noProof/>
          </w:rPr>
          <w:instrText xml:space="preserve"> </w:instrText>
        </w:r>
        <w:r>
          <w:rPr>
            <w:noProof/>
          </w:rPr>
          <w:instrText>HYPERLINK \l "_Toc15026813"</w:instrText>
        </w:r>
        <w:r w:rsidRPr="00FE1350">
          <w:rPr>
            <w:rStyle w:val="a3"/>
            <w:noProof/>
          </w:rPr>
          <w:instrText xml:space="preserve"> </w:instrText>
        </w:r>
        <w:r w:rsidRPr="00FE1350">
          <w:rPr>
            <w:rStyle w:val="a3"/>
            <w:noProof/>
          </w:rPr>
          <w:fldChar w:fldCharType="separate"/>
        </w:r>
        <w:r w:rsidRPr="00FE1350">
          <w:rPr>
            <w:rStyle w:val="a3"/>
            <w:noProof/>
          </w:rPr>
          <w:t>3.4.</w:t>
        </w:r>
        <w:r>
          <w:rPr>
            <w:rFonts w:asciiTheme="minorHAnsi" w:eastAsiaTheme="minorEastAsia" w:hAnsiTheme="minorHAnsi" w:cstheme="minorBidi"/>
            <w:b w:val="0"/>
            <w:iCs w:val="0"/>
            <w:smallCaps w:val="0"/>
            <w:noProof/>
            <w:kern w:val="2"/>
            <w:sz w:val="21"/>
            <w:szCs w:val="22"/>
            <w:lang w:val="en-US"/>
          </w:rPr>
          <w:tab/>
        </w:r>
        <w:r w:rsidRPr="00FE1350">
          <w:rPr>
            <w:rStyle w:val="a3"/>
            <w:noProof/>
          </w:rPr>
          <w:t>销毁会话</w:t>
        </w:r>
        <w:r w:rsidRPr="00FE1350">
          <w:rPr>
            <w:rStyle w:val="a3"/>
            <w:noProof/>
          </w:rPr>
          <w:t>-sge_safe_free_client_session</w:t>
        </w:r>
        <w:r>
          <w:rPr>
            <w:noProof/>
            <w:webHidden/>
          </w:rPr>
          <w:tab/>
        </w:r>
        <w:r>
          <w:rPr>
            <w:noProof/>
            <w:webHidden/>
          </w:rPr>
          <w:fldChar w:fldCharType="begin"/>
        </w:r>
        <w:r>
          <w:rPr>
            <w:noProof/>
            <w:webHidden/>
          </w:rPr>
          <w:instrText xml:space="preserve"> PAGEREF _Toc15026813 \h </w:instrText>
        </w:r>
      </w:ins>
      <w:r>
        <w:rPr>
          <w:noProof/>
          <w:webHidden/>
        </w:rPr>
      </w:r>
      <w:r>
        <w:rPr>
          <w:noProof/>
          <w:webHidden/>
        </w:rPr>
        <w:fldChar w:fldCharType="separate"/>
      </w:r>
      <w:ins w:id="160" w:author="DELL-PC" w:date="2019-07-26T09:46:00Z">
        <w:r>
          <w:rPr>
            <w:noProof/>
            <w:webHidden/>
          </w:rPr>
          <w:t>15</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61" w:author="DELL-PC" w:date="2019-07-26T09:46:00Z"/>
          <w:rFonts w:asciiTheme="minorHAnsi" w:eastAsiaTheme="minorEastAsia" w:hAnsiTheme="minorHAnsi" w:cstheme="minorBidi"/>
          <w:b w:val="0"/>
          <w:iCs w:val="0"/>
          <w:smallCaps w:val="0"/>
          <w:noProof/>
          <w:kern w:val="2"/>
          <w:sz w:val="21"/>
          <w:szCs w:val="22"/>
          <w:lang w:val="en-US"/>
        </w:rPr>
      </w:pPr>
      <w:ins w:id="162" w:author="DELL-PC" w:date="2019-07-26T09:46:00Z">
        <w:r w:rsidRPr="00FE1350">
          <w:rPr>
            <w:rStyle w:val="a3"/>
            <w:noProof/>
          </w:rPr>
          <w:fldChar w:fldCharType="begin"/>
        </w:r>
        <w:r w:rsidRPr="00FE1350">
          <w:rPr>
            <w:rStyle w:val="a3"/>
            <w:noProof/>
          </w:rPr>
          <w:instrText xml:space="preserve"> </w:instrText>
        </w:r>
        <w:r>
          <w:rPr>
            <w:noProof/>
          </w:rPr>
          <w:instrText>HYPERLINK \l "_Toc15026814"</w:instrText>
        </w:r>
        <w:r w:rsidRPr="00FE1350">
          <w:rPr>
            <w:rStyle w:val="a3"/>
            <w:noProof/>
          </w:rPr>
          <w:instrText xml:space="preserve"> </w:instrText>
        </w:r>
        <w:r w:rsidRPr="00FE1350">
          <w:rPr>
            <w:rStyle w:val="a3"/>
            <w:noProof/>
          </w:rPr>
          <w:fldChar w:fldCharType="separate"/>
        </w:r>
        <w:r w:rsidRPr="00FE1350">
          <w:rPr>
            <w:rStyle w:val="a3"/>
            <w:noProof/>
          </w:rPr>
          <w:t>3.5.</w:t>
        </w:r>
        <w:r>
          <w:rPr>
            <w:rFonts w:asciiTheme="minorHAnsi" w:eastAsiaTheme="minorEastAsia" w:hAnsiTheme="minorHAnsi" w:cstheme="minorBidi"/>
            <w:b w:val="0"/>
            <w:iCs w:val="0"/>
            <w:smallCaps w:val="0"/>
            <w:noProof/>
            <w:kern w:val="2"/>
            <w:sz w:val="21"/>
            <w:szCs w:val="22"/>
            <w:lang w:val="en-US"/>
          </w:rPr>
          <w:tab/>
        </w:r>
        <w:r w:rsidRPr="00FE1350">
          <w:rPr>
            <w:rStyle w:val="a3"/>
            <w:noProof/>
          </w:rPr>
          <w:t>生成</w:t>
        </w:r>
        <w:r w:rsidRPr="00FE1350">
          <w:rPr>
            <w:rStyle w:val="a3"/>
            <w:noProof/>
          </w:rPr>
          <w:t>hello</w:t>
        </w:r>
        <w:r w:rsidRPr="00FE1350">
          <w:rPr>
            <w:rStyle w:val="a3"/>
            <w:noProof/>
          </w:rPr>
          <w:t>报文</w:t>
        </w:r>
        <w:r w:rsidRPr="00FE1350">
          <w:rPr>
            <w:rStyle w:val="a3"/>
            <w:noProof/>
          </w:rPr>
          <w:t>-sge_safe_client_create_hello</w:t>
        </w:r>
        <w:r>
          <w:rPr>
            <w:noProof/>
            <w:webHidden/>
          </w:rPr>
          <w:tab/>
        </w:r>
        <w:r>
          <w:rPr>
            <w:noProof/>
            <w:webHidden/>
          </w:rPr>
          <w:fldChar w:fldCharType="begin"/>
        </w:r>
        <w:r>
          <w:rPr>
            <w:noProof/>
            <w:webHidden/>
          </w:rPr>
          <w:instrText xml:space="preserve"> PAGEREF _Toc15026814 \h </w:instrText>
        </w:r>
      </w:ins>
      <w:r>
        <w:rPr>
          <w:noProof/>
          <w:webHidden/>
        </w:rPr>
      </w:r>
      <w:r>
        <w:rPr>
          <w:noProof/>
          <w:webHidden/>
        </w:rPr>
        <w:fldChar w:fldCharType="separate"/>
      </w:r>
      <w:ins w:id="163" w:author="DELL-PC" w:date="2019-07-26T09:46:00Z">
        <w:r>
          <w:rPr>
            <w:noProof/>
            <w:webHidden/>
          </w:rPr>
          <w:t>15</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64" w:author="DELL-PC" w:date="2019-07-26T09:46:00Z"/>
          <w:rFonts w:asciiTheme="minorHAnsi" w:eastAsiaTheme="minorEastAsia" w:hAnsiTheme="minorHAnsi" w:cstheme="minorBidi"/>
          <w:b w:val="0"/>
          <w:iCs w:val="0"/>
          <w:smallCaps w:val="0"/>
          <w:noProof/>
          <w:kern w:val="2"/>
          <w:sz w:val="21"/>
          <w:szCs w:val="22"/>
          <w:lang w:val="en-US"/>
        </w:rPr>
      </w:pPr>
      <w:ins w:id="165" w:author="DELL-PC" w:date="2019-07-26T09:46:00Z">
        <w:r w:rsidRPr="00FE1350">
          <w:rPr>
            <w:rStyle w:val="a3"/>
            <w:noProof/>
          </w:rPr>
          <w:fldChar w:fldCharType="begin"/>
        </w:r>
        <w:r w:rsidRPr="00FE1350">
          <w:rPr>
            <w:rStyle w:val="a3"/>
            <w:noProof/>
          </w:rPr>
          <w:instrText xml:space="preserve"> </w:instrText>
        </w:r>
        <w:r>
          <w:rPr>
            <w:noProof/>
          </w:rPr>
          <w:instrText>HYPERLINK \l "_Toc15026815"</w:instrText>
        </w:r>
        <w:r w:rsidRPr="00FE1350">
          <w:rPr>
            <w:rStyle w:val="a3"/>
            <w:noProof/>
          </w:rPr>
          <w:instrText xml:space="preserve"> </w:instrText>
        </w:r>
        <w:r w:rsidRPr="00FE1350">
          <w:rPr>
            <w:rStyle w:val="a3"/>
            <w:noProof/>
          </w:rPr>
          <w:fldChar w:fldCharType="separate"/>
        </w:r>
        <w:r w:rsidRPr="00FE1350">
          <w:rPr>
            <w:rStyle w:val="a3"/>
            <w:noProof/>
          </w:rPr>
          <w:t>3.6.</w:t>
        </w:r>
        <w:r>
          <w:rPr>
            <w:rFonts w:asciiTheme="minorHAnsi" w:eastAsiaTheme="minorEastAsia" w:hAnsiTheme="minorHAnsi" w:cstheme="minorBidi"/>
            <w:b w:val="0"/>
            <w:iCs w:val="0"/>
            <w:smallCaps w:val="0"/>
            <w:noProof/>
            <w:kern w:val="2"/>
            <w:sz w:val="21"/>
            <w:szCs w:val="22"/>
            <w:lang w:val="en-US"/>
          </w:rPr>
          <w:tab/>
        </w:r>
        <w:r w:rsidRPr="00FE1350">
          <w:rPr>
            <w:rStyle w:val="a3"/>
            <w:noProof/>
          </w:rPr>
          <w:t>处理服务端</w:t>
        </w:r>
        <w:r w:rsidRPr="00FE1350">
          <w:rPr>
            <w:rStyle w:val="a3"/>
            <w:noProof/>
          </w:rPr>
          <w:t>hello</w:t>
        </w:r>
        <w:r w:rsidRPr="00FE1350">
          <w:rPr>
            <w:rStyle w:val="a3"/>
            <w:noProof/>
          </w:rPr>
          <w:t>应答</w:t>
        </w:r>
        <w:r w:rsidRPr="00FE1350">
          <w:rPr>
            <w:rStyle w:val="a3"/>
            <w:noProof/>
          </w:rPr>
          <w:t>-sge_safe_client_handle_hello_rsp</w:t>
        </w:r>
        <w:r>
          <w:rPr>
            <w:noProof/>
            <w:webHidden/>
          </w:rPr>
          <w:tab/>
        </w:r>
        <w:r>
          <w:rPr>
            <w:noProof/>
            <w:webHidden/>
          </w:rPr>
          <w:fldChar w:fldCharType="begin"/>
        </w:r>
        <w:r>
          <w:rPr>
            <w:noProof/>
            <w:webHidden/>
          </w:rPr>
          <w:instrText xml:space="preserve"> PAGEREF _Toc15026815 \h </w:instrText>
        </w:r>
      </w:ins>
      <w:r>
        <w:rPr>
          <w:noProof/>
          <w:webHidden/>
        </w:rPr>
      </w:r>
      <w:r>
        <w:rPr>
          <w:noProof/>
          <w:webHidden/>
        </w:rPr>
        <w:fldChar w:fldCharType="separate"/>
      </w:r>
      <w:ins w:id="166" w:author="DELL-PC" w:date="2019-07-26T09:46:00Z">
        <w:r>
          <w:rPr>
            <w:noProof/>
            <w:webHidden/>
          </w:rPr>
          <w:t>16</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67" w:author="DELL-PC" w:date="2019-07-26T09:46:00Z"/>
          <w:rFonts w:asciiTheme="minorHAnsi" w:eastAsiaTheme="minorEastAsia" w:hAnsiTheme="minorHAnsi" w:cstheme="minorBidi"/>
          <w:b w:val="0"/>
          <w:iCs w:val="0"/>
          <w:smallCaps w:val="0"/>
          <w:noProof/>
          <w:kern w:val="2"/>
          <w:sz w:val="21"/>
          <w:szCs w:val="22"/>
          <w:lang w:val="en-US"/>
        </w:rPr>
      </w:pPr>
      <w:ins w:id="168" w:author="DELL-PC" w:date="2019-07-26T09:46:00Z">
        <w:r w:rsidRPr="00FE1350">
          <w:rPr>
            <w:rStyle w:val="a3"/>
            <w:noProof/>
          </w:rPr>
          <w:fldChar w:fldCharType="begin"/>
        </w:r>
        <w:r w:rsidRPr="00FE1350">
          <w:rPr>
            <w:rStyle w:val="a3"/>
            <w:noProof/>
          </w:rPr>
          <w:instrText xml:space="preserve"> </w:instrText>
        </w:r>
        <w:r>
          <w:rPr>
            <w:noProof/>
          </w:rPr>
          <w:instrText>HYPERLINK \l "_Toc15026816"</w:instrText>
        </w:r>
        <w:r w:rsidRPr="00FE1350">
          <w:rPr>
            <w:rStyle w:val="a3"/>
            <w:noProof/>
          </w:rPr>
          <w:instrText xml:space="preserve"> </w:instrText>
        </w:r>
        <w:r w:rsidRPr="00FE1350">
          <w:rPr>
            <w:rStyle w:val="a3"/>
            <w:noProof/>
          </w:rPr>
          <w:fldChar w:fldCharType="separate"/>
        </w:r>
        <w:r w:rsidRPr="00FE1350">
          <w:rPr>
            <w:rStyle w:val="a3"/>
            <w:noProof/>
          </w:rPr>
          <w:t>3.7.</w:t>
        </w:r>
        <w:r>
          <w:rPr>
            <w:rFonts w:asciiTheme="minorHAnsi" w:eastAsiaTheme="minorEastAsia" w:hAnsiTheme="minorHAnsi" w:cstheme="minorBidi"/>
            <w:b w:val="0"/>
            <w:iCs w:val="0"/>
            <w:smallCaps w:val="0"/>
            <w:noProof/>
            <w:kern w:val="2"/>
            <w:sz w:val="21"/>
            <w:szCs w:val="22"/>
            <w:lang w:val="en-US"/>
          </w:rPr>
          <w:tab/>
        </w:r>
        <w:r w:rsidRPr="00FE1350">
          <w:rPr>
            <w:rStyle w:val="a3"/>
            <w:noProof/>
          </w:rPr>
          <w:t>生成认证报文</w:t>
        </w:r>
        <w:r w:rsidRPr="00FE1350">
          <w:rPr>
            <w:rStyle w:val="a3"/>
            <w:noProof/>
          </w:rPr>
          <w:t>-sge_safe_client_create_authentication</w:t>
        </w:r>
        <w:r>
          <w:rPr>
            <w:noProof/>
            <w:webHidden/>
          </w:rPr>
          <w:tab/>
        </w:r>
        <w:r>
          <w:rPr>
            <w:noProof/>
            <w:webHidden/>
          </w:rPr>
          <w:fldChar w:fldCharType="begin"/>
        </w:r>
        <w:r>
          <w:rPr>
            <w:noProof/>
            <w:webHidden/>
          </w:rPr>
          <w:instrText xml:space="preserve"> PAGEREF _Toc15026816 \h </w:instrText>
        </w:r>
      </w:ins>
      <w:r>
        <w:rPr>
          <w:noProof/>
          <w:webHidden/>
        </w:rPr>
      </w:r>
      <w:r>
        <w:rPr>
          <w:noProof/>
          <w:webHidden/>
        </w:rPr>
        <w:fldChar w:fldCharType="separate"/>
      </w:r>
      <w:ins w:id="169" w:author="DELL-PC" w:date="2019-07-26T09:46:00Z">
        <w:r>
          <w:rPr>
            <w:noProof/>
            <w:webHidden/>
          </w:rPr>
          <w:t>16</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70" w:author="DELL-PC" w:date="2019-07-26T09:46:00Z"/>
          <w:rFonts w:asciiTheme="minorHAnsi" w:eastAsiaTheme="minorEastAsia" w:hAnsiTheme="minorHAnsi" w:cstheme="minorBidi"/>
          <w:b w:val="0"/>
          <w:iCs w:val="0"/>
          <w:smallCaps w:val="0"/>
          <w:noProof/>
          <w:kern w:val="2"/>
          <w:sz w:val="21"/>
          <w:szCs w:val="22"/>
          <w:lang w:val="en-US"/>
        </w:rPr>
      </w:pPr>
      <w:ins w:id="171" w:author="DELL-PC" w:date="2019-07-26T09:46:00Z">
        <w:r w:rsidRPr="00FE1350">
          <w:rPr>
            <w:rStyle w:val="a3"/>
            <w:noProof/>
          </w:rPr>
          <w:fldChar w:fldCharType="begin"/>
        </w:r>
        <w:r w:rsidRPr="00FE1350">
          <w:rPr>
            <w:rStyle w:val="a3"/>
            <w:noProof/>
          </w:rPr>
          <w:instrText xml:space="preserve"> </w:instrText>
        </w:r>
        <w:r>
          <w:rPr>
            <w:noProof/>
          </w:rPr>
          <w:instrText>HYPERLINK \l "_Toc15026817"</w:instrText>
        </w:r>
        <w:r w:rsidRPr="00FE1350">
          <w:rPr>
            <w:rStyle w:val="a3"/>
            <w:noProof/>
          </w:rPr>
          <w:instrText xml:space="preserve"> </w:instrText>
        </w:r>
        <w:r w:rsidRPr="00FE1350">
          <w:rPr>
            <w:rStyle w:val="a3"/>
            <w:noProof/>
          </w:rPr>
          <w:fldChar w:fldCharType="separate"/>
        </w:r>
        <w:r w:rsidRPr="00FE1350">
          <w:rPr>
            <w:rStyle w:val="a3"/>
            <w:noProof/>
          </w:rPr>
          <w:t>3.8.</w:t>
        </w:r>
        <w:r>
          <w:rPr>
            <w:rFonts w:asciiTheme="minorHAnsi" w:eastAsiaTheme="minorEastAsia" w:hAnsiTheme="minorHAnsi" w:cstheme="minorBidi"/>
            <w:b w:val="0"/>
            <w:iCs w:val="0"/>
            <w:smallCaps w:val="0"/>
            <w:noProof/>
            <w:kern w:val="2"/>
            <w:sz w:val="21"/>
            <w:szCs w:val="22"/>
            <w:lang w:val="en-US"/>
          </w:rPr>
          <w:tab/>
        </w:r>
        <w:r w:rsidRPr="00FE1350">
          <w:rPr>
            <w:rStyle w:val="a3"/>
            <w:noProof/>
          </w:rPr>
          <w:t>接收服务端会话密钥</w:t>
        </w:r>
        <w:r w:rsidRPr="00FE1350">
          <w:rPr>
            <w:rStyle w:val="a3"/>
            <w:noProof/>
          </w:rPr>
          <w:t>-sge_safe_client_accept_sessionkey</w:t>
        </w:r>
        <w:r>
          <w:rPr>
            <w:noProof/>
            <w:webHidden/>
          </w:rPr>
          <w:tab/>
        </w:r>
        <w:r>
          <w:rPr>
            <w:noProof/>
            <w:webHidden/>
          </w:rPr>
          <w:fldChar w:fldCharType="begin"/>
        </w:r>
        <w:r>
          <w:rPr>
            <w:noProof/>
            <w:webHidden/>
          </w:rPr>
          <w:instrText xml:space="preserve"> PAGEREF _Toc15026817 \h </w:instrText>
        </w:r>
      </w:ins>
      <w:r>
        <w:rPr>
          <w:noProof/>
          <w:webHidden/>
        </w:rPr>
      </w:r>
      <w:r>
        <w:rPr>
          <w:noProof/>
          <w:webHidden/>
        </w:rPr>
        <w:fldChar w:fldCharType="separate"/>
      </w:r>
      <w:ins w:id="172" w:author="DELL-PC" w:date="2019-07-26T09:46:00Z">
        <w:r>
          <w:rPr>
            <w:noProof/>
            <w:webHidden/>
          </w:rPr>
          <w:t>17</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73" w:author="DELL-PC" w:date="2019-07-26T09:46:00Z"/>
          <w:rFonts w:asciiTheme="minorHAnsi" w:eastAsiaTheme="minorEastAsia" w:hAnsiTheme="minorHAnsi" w:cstheme="minorBidi"/>
          <w:b w:val="0"/>
          <w:iCs w:val="0"/>
          <w:smallCaps w:val="0"/>
          <w:noProof/>
          <w:kern w:val="2"/>
          <w:sz w:val="21"/>
          <w:szCs w:val="22"/>
          <w:lang w:val="en-US"/>
        </w:rPr>
      </w:pPr>
      <w:ins w:id="174" w:author="DELL-PC" w:date="2019-07-26T09:46:00Z">
        <w:r w:rsidRPr="00FE1350">
          <w:rPr>
            <w:rStyle w:val="a3"/>
            <w:noProof/>
          </w:rPr>
          <w:fldChar w:fldCharType="begin"/>
        </w:r>
        <w:r w:rsidRPr="00FE1350">
          <w:rPr>
            <w:rStyle w:val="a3"/>
            <w:noProof/>
          </w:rPr>
          <w:instrText xml:space="preserve"> </w:instrText>
        </w:r>
        <w:r>
          <w:rPr>
            <w:noProof/>
          </w:rPr>
          <w:instrText>HYPERLINK \l "_Toc15026818"</w:instrText>
        </w:r>
        <w:r w:rsidRPr="00FE1350">
          <w:rPr>
            <w:rStyle w:val="a3"/>
            <w:noProof/>
          </w:rPr>
          <w:instrText xml:space="preserve"> </w:instrText>
        </w:r>
        <w:r w:rsidRPr="00FE1350">
          <w:rPr>
            <w:rStyle w:val="a3"/>
            <w:noProof/>
          </w:rPr>
          <w:fldChar w:fldCharType="separate"/>
        </w:r>
        <w:r w:rsidRPr="00FE1350">
          <w:rPr>
            <w:rStyle w:val="a3"/>
            <w:noProof/>
          </w:rPr>
          <w:t>3.9.</w:t>
        </w:r>
        <w:r>
          <w:rPr>
            <w:rFonts w:asciiTheme="minorHAnsi" w:eastAsiaTheme="minorEastAsia" w:hAnsiTheme="minorHAnsi" w:cstheme="minorBidi"/>
            <w:b w:val="0"/>
            <w:iCs w:val="0"/>
            <w:smallCaps w:val="0"/>
            <w:noProof/>
            <w:kern w:val="2"/>
            <w:sz w:val="21"/>
            <w:szCs w:val="22"/>
            <w:lang w:val="en-US"/>
          </w:rPr>
          <w:tab/>
        </w:r>
        <w:r w:rsidRPr="00FE1350">
          <w:rPr>
            <w:rStyle w:val="a3"/>
            <w:noProof/>
          </w:rPr>
          <w:t>加密报文</w:t>
        </w:r>
        <w:r w:rsidRPr="00FE1350">
          <w:rPr>
            <w:rStyle w:val="a3"/>
            <w:noProof/>
          </w:rPr>
          <w:t>-sge_safe_client_packet_encrypt</w:t>
        </w:r>
        <w:r>
          <w:rPr>
            <w:noProof/>
            <w:webHidden/>
          </w:rPr>
          <w:tab/>
        </w:r>
        <w:r>
          <w:rPr>
            <w:noProof/>
            <w:webHidden/>
          </w:rPr>
          <w:fldChar w:fldCharType="begin"/>
        </w:r>
        <w:r>
          <w:rPr>
            <w:noProof/>
            <w:webHidden/>
          </w:rPr>
          <w:instrText xml:space="preserve"> PAGEREF _Toc15026818 \h </w:instrText>
        </w:r>
      </w:ins>
      <w:r>
        <w:rPr>
          <w:noProof/>
          <w:webHidden/>
        </w:rPr>
      </w:r>
      <w:r>
        <w:rPr>
          <w:noProof/>
          <w:webHidden/>
        </w:rPr>
        <w:fldChar w:fldCharType="separate"/>
      </w:r>
      <w:ins w:id="175" w:author="DELL-PC" w:date="2019-07-26T09:46:00Z">
        <w:r>
          <w:rPr>
            <w:noProof/>
            <w:webHidden/>
          </w:rPr>
          <w:t>17</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76" w:author="DELL-PC" w:date="2019-07-26T09:46:00Z"/>
          <w:rFonts w:asciiTheme="minorHAnsi" w:eastAsiaTheme="minorEastAsia" w:hAnsiTheme="minorHAnsi" w:cstheme="minorBidi"/>
          <w:b w:val="0"/>
          <w:iCs w:val="0"/>
          <w:smallCaps w:val="0"/>
          <w:noProof/>
          <w:kern w:val="2"/>
          <w:sz w:val="21"/>
          <w:szCs w:val="22"/>
          <w:lang w:val="en-US"/>
        </w:rPr>
      </w:pPr>
      <w:ins w:id="177" w:author="DELL-PC" w:date="2019-07-26T09:46:00Z">
        <w:r w:rsidRPr="00FE1350">
          <w:rPr>
            <w:rStyle w:val="a3"/>
            <w:noProof/>
          </w:rPr>
          <w:fldChar w:fldCharType="begin"/>
        </w:r>
        <w:r w:rsidRPr="00FE1350">
          <w:rPr>
            <w:rStyle w:val="a3"/>
            <w:noProof/>
          </w:rPr>
          <w:instrText xml:space="preserve"> </w:instrText>
        </w:r>
        <w:r>
          <w:rPr>
            <w:noProof/>
          </w:rPr>
          <w:instrText>HYPERLINK \l "_Toc15026819"</w:instrText>
        </w:r>
        <w:r w:rsidRPr="00FE1350">
          <w:rPr>
            <w:rStyle w:val="a3"/>
            <w:noProof/>
          </w:rPr>
          <w:instrText xml:space="preserve"> </w:instrText>
        </w:r>
        <w:r w:rsidRPr="00FE1350">
          <w:rPr>
            <w:rStyle w:val="a3"/>
            <w:noProof/>
          </w:rPr>
          <w:fldChar w:fldCharType="separate"/>
        </w:r>
        <w:r w:rsidRPr="00FE1350">
          <w:rPr>
            <w:rStyle w:val="a3"/>
            <w:noProof/>
          </w:rPr>
          <w:t>3.10.</w:t>
        </w:r>
        <w:r>
          <w:rPr>
            <w:rFonts w:asciiTheme="minorHAnsi" w:eastAsiaTheme="minorEastAsia" w:hAnsiTheme="minorHAnsi" w:cstheme="minorBidi"/>
            <w:b w:val="0"/>
            <w:iCs w:val="0"/>
            <w:smallCaps w:val="0"/>
            <w:noProof/>
            <w:kern w:val="2"/>
            <w:sz w:val="21"/>
            <w:szCs w:val="22"/>
            <w:lang w:val="en-US"/>
          </w:rPr>
          <w:tab/>
        </w:r>
        <w:r w:rsidRPr="00FE1350">
          <w:rPr>
            <w:rStyle w:val="a3"/>
            <w:noProof/>
          </w:rPr>
          <w:t>解密报文</w:t>
        </w:r>
        <w:r w:rsidRPr="00FE1350">
          <w:rPr>
            <w:rStyle w:val="a3"/>
            <w:noProof/>
          </w:rPr>
          <w:t>-sge_safe_client_packet_decrypt</w:t>
        </w:r>
        <w:r>
          <w:rPr>
            <w:noProof/>
            <w:webHidden/>
          </w:rPr>
          <w:tab/>
        </w:r>
        <w:r>
          <w:rPr>
            <w:noProof/>
            <w:webHidden/>
          </w:rPr>
          <w:fldChar w:fldCharType="begin"/>
        </w:r>
        <w:r>
          <w:rPr>
            <w:noProof/>
            <w:webHidden/>
          </w:rPr>
          <w:instrText xml:space="preserve"> PAGEREF _Toc15026819 \h </w:instrText>
        </w:r>
      </w:ins>
      <w:r>
        <w:rPr>
          <w:noProof/>
          <w:webHidden/>
        </w:rPr>
      </w:r>
      <w:r>
        <w:rPr>
          <w:noProof/>
          <w:webHidden/>
        </w:rPr>
        <w:fldChar w:fldCharType="separate"/>
      </w:r>
      <w:ins w:id="178" w:author="DELL-PC" w:date="2019-07-26T09:46:00Z">
        <w:r>
          <w:rPr>
            <w:noProof/>
            <w:webHidden/>
          </w:rPr>
          <w:t>18</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79" w:author="DELL-PC" w:date="2019-07-26T09:46:00Z"/>
          <w:rFonts w:asciiTheme="minorHAnsi" w:eastAsiaTheme="minorEastAsia" w:hAnsiTheme="minorHAnsi" w:cstheme="minorBidi"/>
          <w:b w:val="0"/>
          <w:iCs w:val="0"/>
          <w:smallCaps w:val="0"/>
          <w:noProof/>
          <w:kern w:val="2"/>
          <w:sz w:val="21"/>
          <w:szCs w:val="22"/>
          <w:lang w:val="en-US"/>
        </w:rPr>
      </w:pPr>
      <w:ins w:id="180" w:author="DELL-PC" w:date="2019-07-26T09:46:00Z">
        <w:r w:rsidRPr="00FE1350">
          <w:rPr>
            <w:rStyle w:val="a3"/>
            <w:noProof/>
          </w:rPr>
          <w:fldChar w:fldCharType="begin"/>
        </w:r>
        <w:r w:rsidRPr="00FE1350">
          <w:rPr>
            <w:rStyle w:val="a3"/>
            <w:noProof/>
          </w:rPr>
          <w:instrText xml:space="preserve"> </w:instrText>
        </w:r>
        <w:r>
          <w:rPr>
            <w:noProof/>
          </w:rPr>
          <w:instrText>HYPERLINK \l "_Toc15026820"</w:instrText>
        </w:r>
        <w:r w:rsidRPr="00FE1350">
          <w:rPr>
            <w:rStyle w:val="a3"/>
            <w:noProof/>
          </w:rPr>
          <w:instrText xml:space="preserve"> </w:instrText>
        </w:r>
        <w:r w:rsidRPr="00FE1350">
          <w:rPr>
            <w:rStyle w:val="a3"/>
            <w:noProof/>
          </w:rPr>
          <w:fldChar w:fldCharType="separate"/>
        </w:r>
        <w:r w:rsidRPr="00FE1350">
          <w:rPr>
            <w:rStyle w:val="a3"/>
            <w:noProof/>
          </w:rPr>
          <w:t>3.11.</w:t>
        </w:r>
        <w:r>
          <w:rPr>
            <w:rFonts w:asciiTheme="minorHAnsi" w:eastAsiaTheme="minorEastAsia" w:hAnsiTheme="minorHAnsi" w:cstheme="minorBidi"/>
            <w:b w:val="0"/>
            <w:iCs w:val="0"/>
            <w:smallCaps w:val="0"/>
            <w:noProof/>
            <w:kern w:val="2"/>
            <w:sz w:val="21"/>
            <w:szCs w:val="22"/>
            <w:lang w:val="en-US"/>
          </w:rPr>
          <w:tab/>
        </w:r>
        <w:r w:rsidRPr="00FE1350">
          <w:rPr>
            <w:rStyle w:val="a3"/>
            <w:noProof/>
          </w:rPr>
          <w:t>获取应用版本号</w:t>
        </w:r>
        <w:r w:rsidRPr="00FE1350">
          <w:rPr>
            <w:rStyle w:val="a3"/>
            <w:noProof/>
          </w:rPr>
          <w:t>-sge_safe_client_get_api_version</w:t>
        </w:r>
        <w:r>
          <w:rPr>
            <w:noProof/>
            <w:webHidden/>
          </w:rPr>
          <w:tab/>
        </w:r>
        <w:r>
          <w:rPr>
            <w:noProof/>
            <w:webHidden/>
          </w:rPr>
          <w:fldChar w:fldCharType="begin"/>
        </w:r>
        <w:r>
          <w:rPr>
            <w:noProof/>
            <w:webHidden/>
          </w:rPr>
          <w:instrText xml:space="preserve"> PAGEREF _Toc15026820 \h </w:instrText>
        </w:r>
      </w:ins>
      <w:r>
        <w:rPr>
          <w:noProof/>
          <w:webHidden/>
        </w:rPr>
      </w:r>
      <w:r>
        <w:rPr>
          <w:noProof/>
          <w:webHidden/>
        </w:rPr>
        <w:fldChar w:fldCharType="separate"/>
      </w:r>
      <w:ins w:id="181" w:author="DELL-PC" w:date="2019-07-26T09:46:00Z">
        <w:r>
          <w:rPr>
            <w:noProof/>
            <w:webHidden/>
          </w:rPr>
          <w:t>18</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82" w:author="DELL-PC" w:date="2019-07-26T09:46:00Z"/>
          <w:rFonts w:asciiTheme="minorHAnsi" w:eastAsiaTheme="minorEastAsia" w:hAnsiTheme="minorHAnsi" w:cstheme="minorBidi"/>
          <w:b w:val="0"/>
          <w:iCs w:val="0"/>
          <w:smallCaps w:val="0"/>
          <w:noProof/>
          <w:kern w:val="2"/>
          <w:sz w:val="21"/>
          <w:szCs w:val="22"/>
          <w:lang w:val="en-US"/>
        </w:rPr>
      </w:pPr>
      <w:ins w:id="183" w:author="DELL-PC" w:date="2019-07-26T09:46:00Z">
        <w:r w:rsidRPr="00FE1350">
          <w:rPr>
            <w:rStyle w:val="a3"/>
            <w:noProof/>
          </w:rPr>
          <w:fldChar w:fldCharType="begin"/>
        </w:r>
        <w:r w:rsidRPr="00FE1350">
          <w:rPr>
            <w:rStyle w:val="a3"/>
            <w:noProof/>
          </w:rPr>
          <w:instrText xml:space="preserve"> </w:instrText>
        </w:r>
        <w:r>
          <w:rPr>
            <w:noProof/>
          </w:rPr>
          <w:instrText>HYPERLINK \l "_Toc15026832"</w:instrText>
        </w:r>
        <w:r w:rsidRPr="00FE1350">
          <w:rPr>
            <w:rStyle w:val="a3"/>
            <w:noProof/>
          </w:rPr>
          <w:instrText xml:space="preserve"> </w:instrText>
        </w:r>
        <w:r w:rsidRPr="00FE1350">
          <w:rPr>
            <w:rStyle w:val="a3"/>
            <w:noProof/>
          </w:rPr>
          <w:fldChar w:fldCharType="separate"/>
        </w:r>
        <w:r w:rsidRPr="00FE1350">
          <w:rPr>
            <w:rStyle w:val="a3"/>
            <w:noProof/>
          </w:rPr>
          <w:t>3.12.</w:t>
        </w:r>
        <w:r>
          <w:rPr>
            <w:rFonts w:asciiTheme="minorHAnsi" w:eastAsiaTheme="minorEastAsia" w:hAnsiTheme="minorHAnsi" w:cstheme="minorBidi"/>
            <w:b w:val="0"/>
            <w:iCs w:val="0"/>
            <w:smallCaps w:val="0"/>
            <w:noProof/>
            <w:kern w:val="2"/>
            <w:sz w:val="21"/>
            <w:szCs w:val="22"/>
            <w:lang w:val="en-US"/>
          </w:rPr>
          <w:tab/>
        </w:r>
        <w:r w:rsidRPr="00FE1350">
          <w:rPr>
            <w:rStyle w:val="a3"/>
            <w:noProof/>
          </w:rPr>
          <w:t>创建连接句柄</w:t>
        </w:r>
        <w:r w:rsidRPr="00FE1350">
          <w:rPr>
            <w:rStyle w:val="a3"/>
            <w:noProof/>
          </w:rPr>
          <w:t>-sge_safe_client_link_create</w:t>
        </w:r>
        <w:r>
          <w:rPr>
            <w:noProof/>
            <w:webHidden/>
          </w:rPr>
          <w:tab/>
        </w:r>
        <w:r>
          <w:rPr>
            <w:noProof/>
            <w:webHidden/>
          </w:rPr>
          <w:fldChar w:fldCharType="begin"/>
        </w:r>
        <w:r>
          <w:rPr>
            <w:noProof/>
            <w:webHidden/>
          </w:rPr>
          <w:instrText xml:space="preserve"> PAGEREF _Toc15026832 \h </w:instrText>
        </w:r>
      </w:ins>
      <w:r>
        <w:rPr>
          <w:noProof/>
          <w:webHidden/>
        </w:rPr>
      </w:r>
      <w:r>
        <w:rPr>
          <w:noProof/>
          <w:webHidden/>
        </w:rPr>
        <w:fldChar w:fldCharType="separate"/>
      </w:r>
      <w:ins w:id="184" w:author="DELL-PC" w:date="2019-07-26T09:46:00Z">
        <w:r>
          <w:rPr>
            <w:noProof/>
            <w:webHidden/>
          </w:rPr>
          <w:t>19</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85" w:author="DELL-PC" w:date="2019-07-26T09:46:00Z"/>
          <w:rFonts w:asciiTheme="minorHAnsi" w:eastAsiaTheme="minorEastAsia" w:hAnsiTheme="minorHAnsi" w:cstheme="minorBidi"/>
          <w:b w:val="0"/>
          <w:iCs w:val="0"/>
          <w:smallCaps w:val="0"/>
          <w:noProof/>
          <w:kern w:val="2"/>
          <w:sz w:val="21"/>
          <w:szCs w:val="22"/>
          <w:lang w:val="en-US"/>
        </w:rPr>
      </w:pPr>
      <w:ins w:id="186" w:author="DELL-PC" w:date="2019-07-26T09:46:00Z">
        <w:r w:rsidRPr="00FE1350">
          <w:rPr>
            <w:rStyle w:val="a3"/>
            <w:noProof/>
          </w:rPr>
          <w:fldChar w:fldCharType="begin"/>
        </w:r>
        <w:r w:rsidRPr="00FE1350">
          <w:rPr>
            <w:rStyle w:val="a3"/>
            <w:noProof/>
          </w:rPr>
          <w:instrText xml:space="preserve"> </w:instrText>
        </w:r>
        <w:r>
          <w:rPr>
            <w:noProof/>
          </w:rPr>
          <w:instrText>HYPERLINK \l "_Toc15026833"</w:instrText>
        </w:r>
        <w:r w:rsidRPr="00FE1350">
          <w:rPr>
            <w:rStyle w:val="a3"/>
            <w:noProof/>
          </w:rPr>
          <w:instrText xml:space="preserve"> </w:instrText>
        </w:r>
        <w:r w:rsidRPr="00FE1350">
          <w:rPr>
            <w:rStyle w:val="a3"/>
            <w:noProof/>
          </w:rPr>
          <w:fldChar w:fldCharType="separate"/>
        </w:r>
        <w:r w:rsidRPr="00FE1350">
          <w:rPr>
            <w:rStyle w:val="a3"/>
            <w:noProof/>
          </w:rPr>
          <w:t>3.13.</w:t>
        </w:r>
        <w:r>
          <w:rPr>
            <w:rFonts w:asciiTheme="minorHAnsi" w:eastAsiaTheme="minorEastAsia" w:hAnsiTheme="minorHAnsi" w:cstheme="minorBidi"/>
            <w:b w:val="0"/>
            <w:iCs w:val="0"/>
            <w:smallCaps w:val="0"/>
            <w:noProof/>
            <w:kern w:val="2"/>
            <w:sz w:val="21"/>
            <w:szCs w:val="22"/>
            <w:lang w:val="en-US"/>
          </w:rPr>
          <w:tab/>
        </w:r>
        <w:r w:rsidRPr="00FE1350">
          <w:rPr>
            <w:rStyle w:val="a3"/>
            <w:noProof/>
          </w:rPr>
          <w:t>销毁连接句柄</w:t>
        </w:r>
        <w:r w:rsidRPr="00FE1350">
          <w:rPr>
            <w:rStyle w:val="a3"/>
            <w:noProof/>
          </w:rPr>
          <w:t>-sge_safe_client_link_destroy</w:t>
        </w:r>
        <w:r>
          <w:rPr>
            <w:noProof/>
            <w:webHidden/>
          </w:rPr>
          <w:tab/>
        </w:r>
        <w:r>
          <w:rPr>
            <w:noProof/>
            <w:webHidden/>
          </w:rPr>
          <w:fldChar w:fldCharType="begin"/>
        </w:r>
        <w:r>
          <w:rPr>
            <w:noProof/>
            <w:webHidden/>
          </w:rPr>
          <w:instrText xml:space="preserve"> PAGEREF _Toc15026833 \h </w:instrText>
        </w:r>
      </w:ins>
      <w:r>
        <w:rPr>
          <w:noProof/>
          <w:webHidden/>
        </w:rPr>
      </w:r>
      <w:r>
        <w:rPr>
          <w:noProof/>
          <w:webHidden/>
        </w:rPr>
        <w:fldChar w:fldCharType="separate"/>
      </w:r>
      <w:ins w:id="187" w:author="DELL-PC" w:date="2019-07-26T09:46:00Z">
        <w:r>
          <w:rPr>
            <w:noProof/>
            <w:webHidden/>
          </w:rPr>
          <w:t>19</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88" w:author="DELL-PC" w:date="2019-07-26T09:46:00Z"/>
          <w:rFonts w:asciiTheme="minorHAnsi" w:eastAsiaTheme="minorEastAsia" w:hAnsiTheme="minorHAnsi" w:cstheme="minorBidi"/>
          <w:b w:val="0"/>
          <w:iCs w:val="0"/>
          <w:smallCaps w:val="0"/>
          <w:noProof/>
          <w:kern w:val="2"/>
          <w:sz w:val="21"/>
          <w:szCs w:val="22"/>
          <w:lang w:val="en-US"/>
        </w:rPr>
      </w:pPr>
      <w:ins w:id="189" w:author="DELL-PC" w:date="2019-07-26T09:46:00Z">
        <w:r w:rsidRPr="00FE1350">
          <w:rPr>
            <w:rStyle w:val="a3"/>
            <w:noProof/>
          </w:rPr>
          <w:fldChar w:fldCharType="begin"/>
        </w:r>
        <w:r w:rsidRPr="00FE1350">
          <w:rPr>
            <w:rStyle w:val="a3"/>
            <w:noProof/>
          </w:rPr>
          <w:instrText xml:space="preserve"> </w:instrText>
        </w:r>
        <w:r>
          <w:rPr>
            <w:noProof/>
          </w:rPr>
          <w:instrText>HYPERLINK \l "_Toc15026834"</w:instrText>
        </w:r>
        <w:r w:rsidRPr="00FE1350">
          <w:rPr>
            <w:rStyle w:val="a3"/>
            <w:noProof/>
          </w:rPr>
          <w:instrText xml:space="preserve"> </w:instrText>
        </w:r>
        <w:r w:rsidRPr="00FE1350">
          <w:rPr>
            <w:rStyle w:val="a3"/>
            <w:noProof/>
          </w:rPr>
          <w:fldChar w:fldCharType="separate"/>
        </w:r>
        <w:r w:rsidRPr="00FE1350">
          <w:rPr>
            <w:rStyle w:val="a3"/>
            <w:noProof/>
          </w:rPr>
          <w:t>3.14.</w:t>
        </w:r>
        <w:r>
          <w:rPr>
            <w:rFonts w:asciiTheme="minorHAnsi" w:eastAsiaTheme="minorEastAsia" w:hAnsiTheme="minorHAnsi" w:cstheme="minorBidi"/>
            <w:b w:val="0"/>
            <w:iCs w:val="0"/>
            <w:smallCaps w:val="0"/>
            <w:noProof/>
            <w:kern w:val="2"/>
            <w:sz w:val="21"/>
            <w:szCs w:val="22"/>
            <w:lang w:val="en-US"/>
          </w:rPr>
          <w:tab/>
        </w:r>
        <w:r w:rsidRPr="00FE1350">
          <w:rPr>
            <w:rStyle w:val="a3"/>
            <w:noProof/>
          </w:rPr>
          <w:t>重置连接</w:t>
        </w:r>
        <w:r w:rsidRPr="00FE1350">
          <w:rPr>
            <w:rStyle w:val="a3"/>
            <w:noProof/>
          </w:rPr>
          <w:t>-sge_safe_client_link_reset</w:t>
        </w:r>
        <w:r>
          <w:rPr>
            <w:noProof/>
            <w:webHidden/>
          </w:rPr>
          <w:tab/>
        </w:r>
        <w:r>
          <w:rPr>
            <w:noProof/>
            <w:webHidden/>
          </w:rPr>
          <w:fldChar w:fldCharType="begin"/>
        </w:r>
        <w:r>
          <w:rPr>
            <w:noProof/>
            <w:webHidden/>
          </w:rPr>
          <w:instrText xml:space="preserve"> PAGEREF _Toc15026834 \h </w:instrText>
        </w:r>
      </w:ins>
      <w:r>
        <w:rPr>
          <w:noProof/>
          <w:webHidden/>
        </w:rPr>
      </w:r>
      <w:r>
        <w:rPr>
          <w:noProof/>
          <w:webHidden/>
        </w:rPr>
        <w:fldChar w:fldCharType="separate"/>
      </w:r>
      <w:ins w:id="190" w:author="DELL-PC" w:date="2019-07-26T09:46:00Z">
        <w:r>
          <w:rPr>
            <w:noProof/>
            <w:webHidden/>
          </w:rPr>
          <w:t>19</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91" w:author="DELL-PC" w:date="2019-07-26T09:46:00Z"/>
          <w:rFonts w:asciiTheme="minorHAnsi" w:eastAsiaTheme="minorEastAsia" w:hAnsiTheme="minorHAnsi" w:cstheme="minorBidi"/>
          <w:b w:val="0"/>
          <w:iCs w:val="0"/>
          <w:smallCaps w:val="0"/>
          <w:noProof/>
          <w:kern w:val="2"/>
          <w:sz w:val="21"/>
          <w:szCs w:val="22"/>
          <w:lang w:val="en-US"/>
        </w:rPr>
      </w:pPr>
      <w:ins w:id="192" w:author="DELL-PC" w:date="2019-07-26T09:46:00Z">
        <w:r w:rsidRPr="00FE1350">
          <w:rPr>
            <w:rStyle w:val="a3"/>
            <w:noProof/>
          </w:rPr>
          <w:fldChar w:fldCharType="begin"/>
        </w:r>
        <w:r w:rsidRPr="00FE1350">
          <w:rPr>
            <w:rStyle w:val="a3"/>
            <w:noProof/>
          </w:rPr>
          <w:instrText xml:space="preserve"> </w:instrText>
        </w:r>
        <w:r>
          <w:rPr>
            <w:noProof/>
          </w:rPr>
          <w:instrText>HYPERLINK \l "_Toc15026835"</w:instrText>
        </w:r>
        <w:r w:rsidRPr="00FE1350">
          <w:rPr>
            <w:rStyle w:val="a3"/>
            <w:noProof/>
          </w:rPr>
          <w:instrText xml:space="preserve"> </w:instrText>
        </w:r>
        <w:r w:rsidRPr="00FE1350">
          <w:rPr>
            <w:rStyle w:val="a3"/>
            <w:noProof/>
          </w:rPr>
          <w:fldChar w:fldCharType="separate"/>
        </w:r>
        <w:r w:rsidRPr="00FE1350">
          <w:rPr>
            <w:rStyle w:val="a3"/>
            <w:noProof/>
          </w:rPr>
          <w:t>3.15.</w:t>
        </w:r>
        <w:r>
          <w:rPr>
            <w:rFonts w:asciiTheme="minorHAnsi" w:eastAsiaTheme="minorEastAsia" w:hAnsiTheme="minorHAnsi" w:cstheme="minorBidi"/>
            <w:b w:val="0"/>
            <w:iCs w:val="0"/>
            <w:smallCaps w:val="0"/>
            <w:noProof/>
            <w:kern w:val="2"/>
            <w:sz w:val="21"/>
            <w:szCs w:val="22"/>
            <w:lang w:val="en-US"/>
          </w:rPr>
          <w:tab/>
        </w:r>
        <w:r w:rsidRPr="00FE1350">
          <w:rPr>
            <w:rStyle w:val="a3"/>
            <w:noProof/>
          </w:rPr>
          <w:t>重新连接</w:t>
        </w:r>
        <w:r w:rsidRPr="00FE1350">
          <w:rPr>
            <w:rStyle w:val="a3"/>
            <w:noProof/>
          </w:rPr>
          <w:t>-sge_safe_client_link_reconnect</w:t>
        </w:r>
        <w:r>
          <w:rPr>
            <w:noProof/>
            <w:webHidden/>
          </w:rPr>
          <w:tab/>
        </w:r>
        <w:r>
          <w:rPr>
            <w:noProof/>
            <w:webHidden/>
          </w:rPr>
          <w:fldChar w:fldCharType="begin"/>
        </w:r>
        <w:r>
          <w:rPr>
            <w:noProof/>
            <w:webHidden/>
          </w:rPr>
          <w:instrText xml:space="preserve"> PAGEREF _Toc15026835 \h </w:instrText>
        </w:r>
      </w:ins>
      <w:r>
        <w:rPr>
          <w:noProof/>
          <w:webHidden/>
        </w:rPr>
      </w:r>
      <w:r>
        <w:rPr>
          <w:noProof/>
          <w:webHidden/>
        </w:rPr>
        <w:fldChar w:fldCharType="separate"/>
      </w:r>
      <w:ins w:id="193" w:author="DELL-PC" w:date="2019-07-26T09:46:00Z">
        <w:r>
          <w:rPr>
            <w:noProof/>
            <w:webHidden/>
          </w:rPr>
          <w:t>20</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94" w:author="DELL-PC" w:date="2019-07-26T09:46:00Z"/>
          <w:rFonts w:asciiTheme="minorHAnsi" w:eastAsiaTheme="minorEastAsia" w:hAnsiTheme="minorHAnsi" w:cstheme="minorBidi"/>
          <w:b w:val="0"/>
          <w:iCs w:val="0"/>
          <w:smallCaps w:val="0"/>
          <w:noProof/>
          <w:kern w:val="2"/>
          <w:sz w:val="21"/>
          <w:szCs w:val="22"/>
          <w:lang w:val="en-US"/>
        </w:rPr>
      </w:pPr>
      <w:ins w:id="195" w:author="DELL-PC" w:date="2019-07-26T09:46:00Z">
        <w:r w:rsidRPr="00FE1350">
          <w:rPr>
            <w:rStyle w:val="a3"/>
            <w:noProof/>
          </w:rPr>
          <w:fldChar w:fldCharType="begin"/>
        </w:r>
        <w:r w:rsidRPr="00FE1350">
          <w:rPr>
            <w:rStyle w:val="a3"/>
            <w:noProof/>
          </w:rPr>
          <w:instrText xml:space="preserve"> </w:instrText>
        </w:r>
        <w:r>
          <w:rPr>
            <w:noProof/>
          </w:rPr>
          <w:instrText>HYPERLINK \l "_Toc15026836"</w:instrText>
        </w:r>
        <w:r w:rsidRPr="00FE1350">
          <w:rPr>
            <w:rStyle w:val="a3"/>
            <w:noProof/>
          </w:rPr>
          <w:instrText xml:space="preserve"> </w:instrText>
        </w:r>
        <w:r w:rsidRPr="00FE1350">
          <w:rPr>
            <w:rStyle w:val="a3"/>
            <w:noProof/>
          </w:rPr>
          <w:fldChar w:fldCharType="separate"/>
        </w:r>
        <w:r w:rsidRPr="00FE1350">
          <w:rPr>
            <w:rStyle w:val="a3"/>
            <w:noProof/>
          </w:rPr>
          <w:t>3.16.</w:t>
        </w:r>
        <w:r>
          <w:rPr>
            <w:rFonts w:asciiTheme="minorHAnsi" w:eastAsiaTheme="minorEastAsia" w:hAnsiTheme="minorHAnsi" w:cstheme="minorBidi"/>
            <w:b w:val="0"/>
            <w:iCs w:val="0"/>
            <w:smallCaps w:val="0"/>
            <w:noProof/>
            <w:kern w:val="2"/>
            <w:sz w:val="21"/>
            <w:szCs w:val="22"/>
            <w:lang w:val="en-US"/>
          </w:rPr>
          <w:tab/>
        </w:r>
        <w:r w:rsidRPr="00FE1350">
          <w:rPr>
            <w:rStyle w:val="a3"/>
            <w:noProof/>
          </w:rPr>
          <w:t>获取连接状态</w:t>
        </w:r>
        <w:r w:rsidRPr="00FE1350">
          <w:rPr>
            <w:rStyle w:val="a3"/>
            <w:noProof/>
          </w:rPr>
          <w:t>-sge_safe_client_link_is_connected</w:t>
        </w:r>
        <w:r>
          <w:rPr>
            <w:noProof/>
            <w:webHidden/>
          </w:rPr>
          <w:tab/>
        </w:r>
        <w:r>
          <w:rPr>
            <w:noProof/>
            <w:webHidden/>
          </w:rPr>
          <w:fldChar w:fldCharType="begin"/>
        </w:r>
        <w:r>
          <w:rPr>
            <w:noProof/>
            <w:webHidden/>
          </w:rPr>
          <w:instrText xml:space="preserve"> PAGEREF _Toc15026836 \h </w:instrText>
        </w:r>
      </w:ins>
      <w:r>
        <w:rPr>
          <w:noProof/>
          <w:webHidden/>
        </w:rPr>
      </w:r>
      <w:r>
        <w:rPr>
          <w:noProof/>
          <w:webHidden/>
        </w:rPr>
        <w:fldChar w:fldCharType="separate"/>
      </w:r>
      <w:ins w:id="196" w:author="DELL-PC" w:date="2019-07-26T09:46:00Z">
        <w:r>
          <w:rPr>
            <w:noProof/>
            <w:webHidden/>
          </w:rPr>
          <w:t>20</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197" w:author="DELL-PC" w:date="2019-07-26T09:46:00Z"/>
          <w:rFonts w:asciiTheme="minorHAnsi" w:eastAsiaTheme="minorEastAsia" w:hAnsiTheme="minorHAnsi" w:cstheme="minorBidi"/>
          <w:b w:val="0"/>
          <w:iCs w:val="0"/>
          <w:smallCaps w:val="0"/>
          <w:noProof/>
          <w:kern w:val="2"/>
          <w:sz w:val="21"/>
          <w:szCs w:val="22"/>
          <w:lang w:val="en-US"/>
        </w:rPr>
      </w:pPr>
      <w:ins w:id="198" w:author="DELL-PC" w:date="2019-07-26T09:46:00Z">
        <w:r w:rsidRPr="00FE1350">
          <w:rPr>
            <w:rStyle w:val="a3"/>
            <w:noProof/>
          </w:rPr>
          <w:fldChar w:fldCharType="begin"/>
        </w:r>
        <w:r w:rsidRPr="00FE1350">
          <w:rPr>
            <w:rStyle w:val="a3"/>
            <w:noProof/>
          </w:rPr>
          <w:instrText xml:space="preserve"> </w:instrText>
        </w:r>
        <w:r>
          <w:rPr>
            <w:noProof/>
          </w:rPr>
          <w:instrText>HYPERLINK \l "_Toc15026837"</w:instrText>
        </w:r>
        <w:r w:rsidRPr="00FE1350">
          <w:rPr>
            <w:rStyle w:val="a3"/>
            <w:noProof/>
          </w:rPr>
          <w:instrText xml:space="preserve"> </w:instrText>
        </w:r>
        <w:r w:rsidRPr="00FE1350">
          <w:rPr>
            <w:rStyle w:val="a3"/>
            <w:noProof/>
          </w:rPr>
          <w:fldChar w:fldCharType="separate"/>
        </w:r>
        <w:r w:rsidRPr="00FE1350">
          <w:rPr>
            <w:rStyle w:val="a3"/>
            <w:noProof/>
          </w:rPr>
          <w:t>3.17.</w:t>
        </w:r>
        <w:r>
          <w:rPr>
            <w:rFonts w:asciiTheme="minorHAnsi" w:eastAsiaTheme="minorEastAsia" w:hAnsiTheme="minorHAnsi" w:cstheme="minorBidi"/>
            <w:b w:val="0"/>
            <w:iCs w:val="0"/>
            <w:smallCaps w:val="0"/>
            <w:noProof/>
            <w:kern w:val="2"/>
            <w:sz w:val="21"/>
            <w:szCs w:val="22"/>
            <w:lang w:val="en-US"/>
          </w:rPr>
          <w:tab/>
        </w:r>
        <w:r w:rsidRPr="00FE1350">
          <w:rPr>
            <w:rStyle w:val="a3"/>
            <w:noProof/>
          </w:rPr>
          <w:t>获取连接加密模式</w:t>
        </w:r>
        <w:r w:rsidRPr="00FE1350">
          <w:rPr>
            <w:rStyle w:val="a3"/>
            <w:noProof/>
          </w:rPr>
          <w:t>-sge_safe_client_link_get_mode</w:t>
        </w:r>
        <w:r>
          <w:rPr>
            <w:noProof/>
            <w:webHidden/>
          </w:rPr>
          <w:tab/>
        </w:r>
        <w:r>
          <w:rPr>
            <w:noProof/>
            <w:webHidden/>
          </w:rPr>
          <w:fldChar w:fldCharType="begin"/>
        </w:r>
        <w:r>
          <w:rPr>
            <w:noProof/>
            <w:webHidden/>
          </w:rPr>
          <w:instrText xml:space="preserve"> PAGEREF _Toc15026837 \h </w:instrText>
        </w:r>
      </w:ins>
      <w:r>
        <w:rPr>
          <w:noProof/>
          <w:webHidden/>
        </w:rPr>
      </w:r>
      <w:r>
        <w:rPr>
          <w:noProof/>
          <w:webHidden/>
        </w:rPr>
        <w:fldChar w:fldCharType="separate"/>
      </w:r>
      <w:ins w:id="199" w:author="DELL-PC" w:date="2019-07-26T09:46:00Z">
        <w:r>
          <w:rPr>
            <w:noProof/>
            <w:webHidden/>
          </w:rPr>
          <w:t>20</w:t>
        </w:r>
        <w:r>
          <w:rPr>
            <w:noProof/>
            <w:webHidden/>
          </w:rPr>
          <w:fldChar w:fldCharType="end"/>
        </w:r>
        <w:r w:rsidRPr="00FE1350">
          <w:rPr>
            <w:rStyle w:val="a3"/>
            <w:noProof/>
          </w:rPr>
          <w:fldChar w:fldCharType="end"/>
        </w:r>
      </w:ins>
    </w:p>
    <w:p w:rsidR="00B54970" w:rsidRDefault="00B54970">
      <w:pPr>
        <w:pStyle w:val="TOC1"/>
        <w:rPr>
          <w:ins w:id="200" w:author="DELL-PC" w:date="2019-07-26T09:46:00Z"/>
          <w:rFonts w:asciiTheme="minorHAnsi" w:eastAsiaTheme="minorEastAsia" w:hAnsiTheme="minorHAnsi" w:cstheme="minorBidi"/>
          <w:b w:val="0"/>
          <w:bCs w:val="0"/>
          <w:noProof/>
          <w:kern w:val="2"/>
          <w:sz w:val="21"/>
          <w:szCs w:val="22"/>
          <w:lang w:val="en-US"/>
        </w:rPr>
      </w:pPr>
      <w:ins w:id="201" w:author="DELL-PC" w:date="2019-07-26T09:46:00Z">
        <w:r w:rsidRPr="00FE1350">
          <w:rPr>
            <w:rStyle w:val="a3"/>
            <w:noProof/>
          </w:rPr>
          <w:fldChar w:fldCharType="begin"/>
        </w:r>
        <w:r w:rsidRPr="00FE1350">
          <w:rPr>
            <w:rStyle w:val="a3"/>
            <w:noProof/>
          </w:rPr>
          <w:instrText xml:space="preserve"> </w:instrText>
        </w:r>
        <w:r>
          <w:rPr>
            <w:noProof/>
          </w:rPr>
          <w:instrText>HYPERLINK \l "_Toc15026838"</w:instrText>
        </w:r>
        <w:r w:rsidRPr="00FE1350">
          <w:rPr>
            <w:rStyle w:val="a3"/>
            <w:noProof/>
          </w:rPr>
          <w:instrText xml:space="preserve"> </w:instrText>
        </w:r>
        <w:r w:rsidRPr="00FE1350">
          <w:rPr>
            <w:rStyle w:val="a3"/>
            <w:noProof/>
          </w:rPr>
          <w:fldChar w:fldCharType="separate"/>
        </w:r>
        <w:r w:rsidRPr="00FE1350">
          <w:rPr>
            <w:rStyle w:val="a3"/>
            <w:rFonts w:cs="宋体"/>
            <w:noProof/>
          </w:rPr>
          <w:t>4.</w:t>
        </w:r>
        <w:r>
          <w:rPr>
            <w:rFonts w:asciiTheme="minorHAnsi" w:eastAsiaTheme="minorEastAsia" w:hAnsiTheme="minorHAnsi" w:cstheme="minorBidi"/>
            <w:b w:val="0"/>
            <w:bCs w:val="0"/>
            <w:noProof/>
            <w:kern w:val="2"/>
            <w:sz w:val="21"/>
            <w:szCs w:val="22"/>
            <w:lang w:val="en-US"/>
          </w:rPr>
          <w:tab/>
        </w:r>
        <w:r w:rsidRPr="00FE1350">
          <w:rPr>
            <w:rStyle w:val="a3"/>
            <w:noProof/>
          </w:rPr>
          <w:t>API</w:t>
        </w:r>
        <w:r w:rsidRPr="00FE1350">
          <w:rPr>
            <w:rStyle w:val="a3"/>
            <w:noProof/>
          </w:rPr>
          <w:t>开发示例</w:t>
        </w:r>
        <w:r>
          <w:rPr>
            <w:noProof/>
            <w:webHidden/>
          </w:rPr>
          <w:tab/>
        </w:r>
        <w:r>
          <w:rPr>
            <w:noProof/>
            <w:webHidden/>
          </w:rPr>
          <w:fldChar w:fldCharType="begin"/>
        </w:r>
        <w:r>
          <w:rPr>
            <w:noProof/>
            <w:webHidden/>
          </w:rPr>
          <w:instrText xml:space="preserve"> PAGEREF _Toc15026838 \h </w:instrText>
        </w:r>
      </w:ins>
      <w:r>
        <w:rPr>
          <w:noProof/>
          <w:webHidden/>
        </w:rPr>
      </w:r>
      <w:r>
        <w:rPr>
          <w:noProof/>
          <w:webHidden/>
        </w:rPr>
        <w:fldChar w:fldCharType="separate"/>
      </w:r>
      <w:ins w:id="202" w:author="DELL-PC" w:date="2019-07-26T09:46:00Z">
        <w:r>
          <w:rPr>
            <w:noProof/>
            <w:webHidden/>
          </w:rPr>
          <w:t>21</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203" w:author="DELL-PC" w:date="2019-07-26T09:46:00Z"/>
          <w:rFonts w:asciiTheme="minorHAnsi" w:eastAsiaTheme="minorEastAsia" w:hAnsiTheme="minorHAnsi" w:cstheme="minorBidi"/>
          <w:b w:val="0"/>
          <w:iCs w:val="0"/>
          <w:smallCaps w:val="0"/>
          <w:noProof/>
          <w:kern w:val="2"/>
          <w:sz w:val="21"/>
          <w:szCs w:val="22"/>
          <w:lang w:val="en-US"/>
        </w:rPr>
      </w:pPr>
      <w:ins w:id="204" w:author="DELL-PC" w:date="2019-07-26T09:46:00Z">
        <w:r w:rsidRPr="00FE1350">
          <w:rPr>
            <w:rStyle w:val="a3"/>
            <w:noProof/>
          </w:rPr>
          <w:fldChar w:fldCharType="begin"/>
        </w:r>
        <w:r w:rsidRPr="00FE1350">
          <w:rPr>
            <w:rStyle w:val="a3"/>
            <w:noProof/>
          </w:rPr>
          <w:instrText xml:space="preserve"> </w:instrText>
        </w:r>
        <w:r>
          <w:rPr>
            <w:noProof/>
          </w:rPr>
          <w:instrText>HYPERLINK \l "_Toc15026839"</w:instrText>
        </w:r>
        <w:r w:rsidRPr="00FE1350">
          <w:rPr>
            <w:rStyle w:val="a3"/>
            <w:noProof/>
          </w:rPr>
          <w:instrText xml:space="preserve"> </w:instrText>
        </w:r>
        <w:r w:rsidRPr="00FE1350">
          <w:rPr>
            <w:rStyle w:val="a3"/>
            <w:noProof/>
          </w:rPr>
          <w:fldChar w:fldCharType="separate"/>
        </w:r>
        <w:r w:rsidRPr="00FE1350">
          <w:rPr>
            <w:rStyle w:val="a3"/>
            <w:noProof/>
          </w:rPr>
          <w:t>4.1.</w:t>
        </w:r>
        <w:r>
          <w:rPr>
            <w:rFonts w:asciiTheme="minorHAnsi" w:eastAsiaTheme="minorEastAsia" w:hAnsiTheme="minorHAnsi" w:cstheme="minorBidi"/>
            <w:b w:val="0"/>
            <w:iCs w:val="0"/>
            <w:smallCaps w:val="0"/>
            <w:noProof/>
            <w:kern w:val="2"/>
            <w:sz w:val="21"/>
            <w:szCs w:val="22"/>
            <w:lang w:val="en-US"/>
          </w:rPr>
          <w:tab/>
        </w:r>
        <w:r w:rsidRPr="00FE1350">
          <w:rPr>
            <w:rStyle w:val="a3"/>
            <w:noProof/>
          </w:rPr>
          <w:t>说明</w:t>
        </w:r>
        <w:r>
          <w:rPr>
            <w:noProof/>
            <w:webHidden/>
          </w:rPr>
          <w:tab/>
        </w:r>
        <w:r>
          <w:rPr>
            <w:noProof/>
            <w:webHidden/>
          </w:rPr>
          <w:fldChar w:fldCharType="begin"/>
        </w:r>
        <w:r>
          <w:rPr>
            <w:noProof/>
            <w:webHidden/>
          </w:rPr>
          <w:instrText xml:space="preserve"> PAGEREF _Toc15026839 \h </w:instrText>
        </w:r>
      </w:ins>
      <w:r>
        <w:rPr>
          <w:noProof/>
          <w:webHidden/>
        </w:rPr>
      </w:r>
      <w:r>
        <w:rPr>
          <w:noProof/>
          <w:webHidden/>
        </w:rPr>
        <w:fldChar w:fldCharType="separate"/>
      </w:r>
      <w:ins w:id="205" w:author="DELL-PC" w:date="2019-07-26T09:46:00Z">
        <w:r>
          <w:rPr>
            <w:noProof/>
            <w:webHidden/>
          </w:rPr>
          <w:t>21</w:t>
        </w:r>
        <w:r>
          <w:rPr>
            <w:noProof/>
            <w:webHidden/>
          </w:rPr>
          <w:fldChar w:fldCharType="end"/>
        </w:r>
        <w:r w:rsidRPr="00FE1350">
          <w:rPr>
            <w:rStyle w:val="a3"/>
            <w:noProof/>
          </w:rPr>
          <w:fldChar w:fldCharType="end"/>
        </w:r>
      </w:ins>
    </w:p>
    <w:p w:rsidR="00B54970" w:rsidRDefault="00B54970">
      <w:pPr>
        <w:pStyle w:val="TOC2"/>
        <w:tabs>
          <w:tab w:val="left" w:pos="1260"/>
          <w:tab w:val="right" w:leader="dot" w:pos="8302"/>
        </w:tabs>
        <w:rPr>
          <w:ins w:id="206" w:author="DELL-PC" w:date="2019-07-26T09:46:00Z"/>
          <w:rFonts w:asciiTheme="minorHAnsi" w:eastAsiaTheme="minorEastAsia" w:hAnsiTheme="minorHAnsi" w:cstheme="minorBidi"/>
          <w:b w:val="0"/>
          <w:iCs w:val="0"/>
          <w:smallCaps w:val="0"/>
          <w:noProof/>
          <w:kern w:val="2"/>
          <w:sz w:val="21"/>
          <w:szCs w:val="22"/>
          <w:lang w:val="en-US"/>
        </w:rPr>
      </w:pPr>
      <w:ins w:id="207" w:author="DELL-PC" w:date="2019-07-26T09:46:00Z">
        <w:r w:rsidRPr="00FE1350">
          <w:rPr>
            <w:rStyle w:val="a3"/>
            <w:noProof/>
          </w:rPr>
          <w:fldChar w:fldCharType="begin"/>
        </w:r>
        <w:r w:rsidRPr="00FE1350">
          <w:rPr>
            <w:rStyle w:val="a3"/>
            <w:noProof/>
          </w:rPr>
          <w:instrText xml:space="preserve"> </w:instrText>
        </w:r>
        <w:r>
          <w:rPr>
            <w:noProof/>
          </w:rPr>
          <w:instrText>HYPERLINK \l "_Toc15026840"</w:instrText>
        </w:r>
        <w:r w:rsidRPr="00FE1350">
          <w:rPr>
            <w:rStyle w:val="a3"/>
            <w:noProof/>
          </w:rPr>
          <w:instrText xml:space="preserve"> </w:instrText>
        </w:r>
        <w:r w:rsidRPr="00FE1350">
          <w:rPr>
            <w:rStyle w:val="a3"/>
            <w:noProof/>
          </w:rPr>
          <w:fldChar w:fldCharType="separate"/>
        </w:r>
        <w:r w:rsidRPr="00FE1350">
          <w:rPr>
            <w:rStyle w:val="a3"/>
            <w:noProof/>
          </w:rPr>
          <w:t>4.2.</w:t>
        </w:r>
        <w:r>
          <w:rPr>
            <w:rFonts w:asciiTheme="minorHAnsi" w:eastAsiaTheme="minorEastAsia" w:hAnsiTheme="minorHAnsi" w:cstheme="minorBidi"/>
            <w:b w:val="0"/>
            <w:iCs w:val="0"/>
            <w:smallCaps w:val="0"/>
            <w:noProof/>
            <w:kern w:val="2"/>
            <w:sz w:val="21"/>
            <w:szCs w:val="22"/>
            <w:lang w:val="en-US"/>
          </w:rPr>
          <w:tab/>
        </w:r>
        <w:r w:rsidRPr="00FE1350">
          <w:rPr>
            <w:rStyle w:val="a3"/>
            <w:noProof/>
          </w:rPr>
          <w:t>示例</w:t>
        </w:r>
        <w:r>
          <w:rPr>
            <w:noProof/>
            <w:webHidden/>
          </w:rPr>
          <w:tab/>
        </w:r>
        <w:r>
          <w:rPr>
            <w:noProof/>
            <w:webHidden/>
          </w:rPr>
          <w:fldChar w:fldCharType="begin"/>
        </w:r>
        <w:r>
          <w:rPr>
            <w:noProof/>
            <w:webHidden/>
          </w:rPr>
          <w:instrText xml:space="preserve"> PAGEREF _Toc15026840 \h </w:instrText>
        </w:r>
      </w:ins>
      <w:r>
        <w:rPr>
          <w:noProof/>
          <w:webHidden/>
        </w:rPr>
      </w:r>
      <w:r>
        <w:rPr>
          <w:noProof/>
          <w:webHidden/>
        </w:rPr>
        <w:fldChar w:fldCharType="separate"/>
      </w:r>
      <w:ins w:id="208" w:author="DELL-PC" w:date="2019-07-26T09:46:00Z">
        <w:r>
          <w:rPr>
            <w:noProof/>
            <w:webHidden/>
          </w:rPr>
          <w:t>21</w:t>
        </w:r>
        <w:r>
          <w:rPr>
            <w:noProof/>
            <w:webHidden/>
          </w:rPr>
          <w:fldChar w:fldCharType="end"/>
        </w:r>
        <w:r w:rsidRPr="00FE1350">
          <w:rPr>
            <w:rStyle w:val="a3"/>
            <w:noProof/>
          </w:rPr>
          <w:fldChar w:fldCharType="end"/>
        </w:r>
      </w:ins>
    </w:p>
    <w:p w:rsidR="00B54970" w:rsidRDefault="00B54970">
      <w:pPr>
        <w:pStyle w:val="TOC1"/>
        <w:rPr>
          <w:ins w:id="209" w:author="DELL-PC" w:date="2019-07-26T09:46:00Z"/>
          <w:rFonts w:asciiTheme="minorHAnsi" w:eastAsiaTheme="minorEastAsia" w:hAnsiTheme="minorHAnsi" w:cstheme="minorBidi"/>
          <w:b w:val="0"/>
          <w:bCs w:val="0"/>
          <w:noProof/>
          <w:kern w:val="2"/>
          <w:sz w:val="21"/>
          <w:szCs w:val="22"/>
          <w:lang w:val="en-US"/>
        </w:rPr>
      </w:pPr>
      <w:ins w:id="210" w:author="DELL-PC" w:date="2019-07-26T09:46:00Z">
        <w:r w:rsidRPr="00FE1350">
          <w:rPr>
            <w:rStyle w:val="a3"/>
            <w:noProof/>
          </w:rPr>
          <w:fldChar w:fldCharType="begin"/>
        </w:r>
        <w:r w:rsidRPr="00FE1350">
          <w:rPr>
            <w:rStyle w:val="a3"/>
            <w:noProof/>
          </w:rPr>
          <w:instrText xml:space="preserve"> </w:instrText>
        </w:r>
        <w:r>
          <w:rPr>
            <w:noProof/>
          </w:rPr>
          <w:instrText>HYPERLINK \l "_Toc15026841"</w:instrText>
        </w:r>
        <w:r w:rsidRPr="00FE1350">
          <w:rPr>
            <w:rStyle w:val="a3"/>
            <w:noProof/>
          </w:rPr>
          <w:instrText xml:space="preserve"> </w:instrText>
        </w:r>
        <w:r w:rsidRPr="00FE1350">
          <w:rPr>
            <w:rStyle w:val="a3"/>
            <w:noProof/>
          </w:rPr>
          <w:fldChar w:fldCharType="separate"/>
        </w:r>
        <w:r w:rsidRPr="00FE1350">
          <w:rPr>
            <w:rStyle w:val="a3"/>
            <w:rFonts w:cs="宋体"/>
            <w:noProof/>
          </w:rPr>
          <w:t>5.</w:t>
        </w:r>
        <w:r>
          <w:rPr>
            <w:rFonts w:asciiTheme="minorHAnsi" w:eastAsiaTheme="minorEastAsia" w:hAnsiTheme="minorHAnsi" w:cstheme="minorBidi"/>
            <w:b w:val="0"/>
            <w:bCs w:val="0"/>
            <w:noProof/>
            <w:kern w:val="2"/>
            <w:sz w:val="21"/>
            <w:szCs w:val="22"/>
            <w:lang w:val="en-US"/>
          </w:rPr>
          <w:tab/>
        </w:r>
        <w:r w:rsidRPr="00FE1350">
          <w:rPr>
            <w:rStyle w:val="a3"/>
            <w:noProof/>
          </w:rPr>
          <w:t>API</w:t>
        </w:r>
        <w:r w:rsidRPr="00FE1350">
          <w:rPr>
            <w:rStyle w:val="a3"/>
            <w:noProof/>
          </w:rPr>
          <w:t>错误码对照表</w:t>
        </w:r>
        <w:r>
          <w:rPr>
            <w:noProof/>
            <w:webHidden/>
          </w:rPr>
          <w:tab/>
        </w:r>
        <w:r>
          <w:rPr>
            <w:noProof/>
            <w:webHidden/>
          </w:rPr>
          <w:fldChar w:fldCharType="begin"/>
        </w:r>
        <w:r>
          <w:rPr>
            <w:noProof/>
            <w:webHidden/>
          </w:rPr>
          <w:instrText xml:space="preserve"> PAGEREF _Toc15026841 \h </w:instrText>
        </w:r>
      </w:ins>
      <w:r>
        <w:rPr>
          <w:noProof/>
          <w:webHidden/>
        </w:rPr>
      </w:r>
      <w:r>
        <w:rPr>
          <w:noProof/>
          <w:webHidden/>
        </w:rPr>
        <w:fldChar w:fldCharType="separate"/>
      </w:r>
      <w:ins w:id="211" w:author="DELL-PC" w:date="2019-07-26T09:46:00Z">
        <w:r>
          <w:rPr>
            <w:noProof/>
            <w:webHidden/>
          </w:rPr>
          <w:t>34</w:t>
        </w:r>
        <w:r>
          <w:rPr>
            <w:noProof/>
            <w:webHidden/>
          </w:rPr>
          <w:fldChar w:fldCharType="end"/>
        </w:r>
        <w:r w:rsidRPr="00FE1350">
          <w:rPr>
            <w:rStyle w:val="a3"/>
            <w:noProof/>
          </w:rPr>
          <w:fldChar w:fldCharType="end"/>
        </w:r>
      </w:ins>
    </w:p>
    <w:p w:rsidR="008B3D01" w:rsidDel="00B54970" w:rsidRDefault="000F48AE">
      <w:pPr>
        <w:pStyle w:val="TOC1"/>
        <w:rPr>
          <w:del w:id="212" w:author="DELL-PC" w:date="2019-07-26T09:46:00Z"/>
          <w:rFonts w:asciiTheme="minorHAnsi" w:eastAsiaTheme="minorEastAsia" w:hAnsiTheme="minorHAnsi" w:cstheme="minorBidi"/>
          <w:b w:val="0"/>
          <w:bCs w:val="0"/>
          <w:noProof/>
          <w:kern w:val="2"/>
          <w:sz w:val="21"/>
          <w:szCs w:val="22"/>
          <w:lang w:val="en-US"/>
        </w:rPr>
      </w:pPr>
      <w:del w:id="213" w:author="DELL-PC" w:date="2019-07-26T09:46:00Z">
        <w:r w:rsidDel="00B54970">
          <w:rPr>
            <w:b w:val="0"/>
            <w:bCs w:val="0"/>
            <w:noProof/>
          </w:rPr>
          <w:fldChar w:fldCharType="begin"/>
        </w:r>
        <w:r w:rsidDel="00B54970">
          <w:rPr>
            <w:noProof/>
          </w:rPr>
          <w:delInstrText xml:space="preserve"> HYPERLINK \l "_Toc525114818" </w:delInstrText>
        </w:r>
        <w:r w:rsidDel="00B54970">
          <w:rPr>
            <w:b w:val="0"/>
            <w:bCs w:val="0"/>
            <w:noProof/>
          </w:rPr>
          <w:fldChar w:fldCharType="separate"/>
        </w:r>
      </w:del>
      <w:ins w:id="214" w:author="DELL-PC" w:date="2019-07-26T09:46:00Z">
        <w:r w:rsidR="00B54970">
          <w:rPr>
            <w:rFonts w:hint="eastAsia"/>
            <w:b w:val="0"/>
            <w:bCs w:val="0"/>
            <w:noProof/>
          </w:rPr>
          <w:t>错误</w:t>
        </w:r>
        <w:r w:rsidR="00B54970">
          <w:rPr>
            <w:rFonts w:hint="eastAsia"/>
            <w:b w:val="0"/>
            <w:bCs w:val="0"/>
            <w:noProof/>
          </w:rPr>
          <w:t>!</w:t>
        </w:r>
        <w:r w:rsidR="00B54970">
          <w:rPr>
            <w:rFonts w:hint="eastAsia"/>
            <w:b w:val="0"/>
            <w:bCs w:val="0"/>
            <w:noProof/>
          </w:rPr>
          <w:t>超链接引用无效。</w:t>
        </w:r>
      </w:ins>
      <w:del w:id="215" w:author="DELL-PC" w:date="2019-07-26T09:46:00Z">
        <w:r w:rsidR="008B3D01" w:rsidRPr="00580D1E" w:rsidDel="00B54970">
          <w:rPr>
            <w:rStyle w:val="a3"/>
            <w:rFonts w:cs="宋体"/>
            <w:noProof/>
          </w:rPr>
          <w:delText>1.</w:delText>
        </w:r>
        <w:r w:rsidR="008B3D01" w:rsidDel="00B54970">
          <w:rPr>
            <w:rFonts w:asciiTheme="minorHAnsi" w:eastAsiaTheme="minorEastAsia" w:hAnsiTheme="minorHAnsi" w:cstheme="minorBidi"/>
            <w:b w:val="0"/>
            <w:bCs w:val="0"/>
            <w:noProof/>
            <w:kern w:val="2"/>
            <w:sz w:val="21"/>
            <w:szCs w:val="22"/>
            <w:lang w:val="en-US"/>
          </w:rPr>
          <w:tab/>
        </w:r>
        <w:r w:rsidR="008B3D01" w:rsidRPr="00580D1E" w:rsidDel="00B54970">
          <w:rPr>
            <w:rStyle w:val="a3"/>
            <w:rFonts w:hint="eastAsia"/>
            <w:noProof/>
          </w:rPr>
          <w:delText>简介</w:delText>
        </w:r>
        <w:r w:rsidR="008B3D01" w:rsidDel="00B54970">
          <w:rPr>
            <w:noProof/>
            <w:webHidden/>
          </w:rPr>
          <w:tab/>
        </w:r>
        <w:r w:rsidR="00D247B3" w:rsidDel="00B54970">
          <w:rPr>
            <w:b w:val="0"/>
            <w:bCs w:val="0"/>
            <w:noProof/>
            <w:webHidden/>
          </w:rPr>
          <w:fldChar w:fldCharType="begin"/>
        </w:r>
        <w:r w:rsidR="008B3D01" w:rsidDel="00B54970">
          <w:rPr>
            <w:noProof/>
            <w:webHidden/>
          </w:rPr>
          <w:delInstrText xml:space="preserve"> PAGEREF _Toc525114818 \h </w:delInstrText>
        </w:r>
        <w:r w:rsidR="00D247B3" w:rsidDel="00B54970">
          <w:rPr>
            <w:b w:val="0"/>
            <w:bCs w:val="0"/>
            <w:noProof/>
            <w:webHidden/>
          </w:rPr>
        </w:r>
        <w:r w:rsidR="00D247B3" w:rsidDel="00B54970">
          <w:rPr>
            <w:b w:val="0"/>
            <w:bCs w:val="0"/>
            <w:noProof/>
            <w:webHidden/>
          </w:rPr>
          <w:fldChar w:fldCharType="separate"/>
        </w:r>
        <w:r w:rsidR="008B3D01" w:rsidDel="00B54970">
          <w:rPr>
            <w:noProof/>
            <w:webHidden/>
          </w:rPr>
          <w:delText>1</w:delText>
        </w:r>
        <w:r w:rsidR="00D247B3" w:rsidDel="00B54970">
          <w:rPr>
            <w:b w:val="0"/>
            <w:bCs w:val="0"/>
            <w:noProof/>
            <w:webHidden/>
          </w:rPr>
          <w:fldChar w:fldCharType="end"/>
        </w:r>
        <w:r w:rsidDel="00B54970">
          <w:rPr>
            <w:b w:val="0"/>
            <w:bCs w:val="0"/>
            <w:noProof/>
          </w:rPr>
          <w:fldChar w:fldCharType="end"/>
        </w:r>
      </w:del>
    </w:p>
    <w:p w:rsidR="008B3D01" w:rsidDel="00B54970" w:rsidRDefault="000F48AE">
      <w:pPr>
        <w:pStyle w:val="TOC1"/>
        <w:rPr>
          <w:del w:id="216" w:author="DELL-PC" w:date="2019-07-26T09:46:00Z"/>
          <w:rFonts w:asciiTheme="minorHAnsi" w:eastAsiaTheme="minorEastAsia" w:hAnsiTheme="minorHAnsi" w:cstheme="minorBidi"/>
          <w:b w:val="0"/>
          <w:bCs w:val="0"/>
          <w:noProof/>
          <w:kern w:val="2"/>
          <w:sz w:val="21"/>
          <w:szCs w:val="22"/>
          <w:lang w:val="en-US"/>
        </w:rPr>
      </w:pPr>
      <w:del w:id="217" w:author="DELL-PC" w:date="2019-07-26T09:46:00Z">
        <w:r w:rsidDel="00B54970">
          <w:rPr>
            <w:b w:val="0"/>
            <w:bCs w:val="0"/>
            <w:noProof/>
          </w:rPr>
          <w:fldChar w:fldCharType="begin"/>
        </w:r>
        <w:r w:rsidDel="00B54970">
          <w:rPr>
            <w:noProof/>
          </w:rPr>
          <w:delInstrText xml:space="preserve"> HYPERLINK \l "_Toc525114819" </w:delInstrText>
        </w:r>
        <w:r w:rsidDel="00B54970">
          <w:rPr>
            <w:b w:val="0"/>
            <w:bCs w:val="0"/>
            <w:noProof/>
          </w:rPr>
          <w:fldChar w:fldCharType="separate"/>
        </w:r>
      </w:del>
      <w:ins w:id="218" w:author="DELL-PC" w:date="2019-07-26T09:46:00Z">
        <w:r w:rsidR="00B54970">
          <w:rPr>
            <w:rFonts w:hint="eastAsia"/>
            <w:b w:val="0"/>
            <w:bCs w:val="0"/>
            <w:noProof/>
          </w:rPr>
          <w:t>错误</w:t>
        </w:r>
        <w:r w:rsidR="00B54970">
          <w:rPr>
            <w:rFonts w:hint="eastAsia"/>
            <w:b w:val="0"/>
            <w:bCs w:val="0"/>
            <w:noProof/>
          </w:rPr>
          <w:t>!</w:t>
        </w:r>
        <w:r w:rsidR="00B54970">
          <w:rPr>
            <w:rFonts w:hint="eastAsia"/>
            <w:b w:val="0"/>
            <w:bCs w:val="0"/>
            <w:noProof/>
          </w:rPr>
          <w:t>超链接引用无效。</w:t>
        </w:r>
      </w:ins>
      <w:del w:id="219" w:author="DELL-PC" w:date="2019-07-26T09:46:00Z">
        <w:r w:rsidR="008B3D01" w:rsidRPr="00580D1E" w:rsidDel="00B54970">
          <w:rPr>
            <w:rStyle w:val="a3"/>
            <w:rFonts w:cs="宋体"/>
            <w:noProof/>
          </w:rPr>
          <w:delText>2.</w:delText>
        </w:r>
        <w:r w:rsidR="008B3D01" w:rsidDel="00B54970">
          <w:rPr>
            <w:rFonts w:asciiTheme="minorHAnsi" w:eastAsiaTheme="minorEastAsia" w:hAnsiTheme="minorHAnsi" w:cstheme="minorBidi"/>
            <w:b w:val="0"/>
            <w:bCs w:val="0"/>
            <w:noProof/>
            <w:kern w:val="2"/>
            <w:sz w:val="21"/>
            <w:szCs w:val="22"/>
            <w:lang w:val="en-US"/>
          </w:rPr>
          <w:tab/>
        </w:r>
        <w:r w:rsidR="008B3D01" w:rsidRPr="00580D1E" w:rsidDel="00B54970">
          <w:rPr>
            <w:rStyle w:val="a3"/>
            <w:rFonts w:hint="eastAsia"/>
            <w:noProof/>
          </w:rPr>
          <w:delText>系统概述</w:delText>
        </w:r>
        <w:r w:rsidR="008B3D01" w:rsidDel="00B54970">
          <w:rPr>
            <w:noProof/>
            <w:webHidden/>
          </w:rPr>
          <w:tab/>
        </w:r>
        <w:r w:rsidR="00D247B3" w:rsidDel="00B54970">
          <w:rPr>
            <w:b w:val="0"/>
            <w:bCs w:val="0"/>
            <w:noProof/>
            <w:webHidden/>
          </w:rPr>
          <w:fldChar w:fldCharType="begin"/>
        </w:r>
        <w:r w:rsidR="008B3D01" w:rsidDel="00B54970">
          <w:rPr>
            <w:noProof/>
            <w:webHidden/>
          </w:rPr>
          <w:delInstrText xml:space="preserve"> PAGEREF _Toc525114819 \h </w:delInstrText>
        </w:r>
        <w:r w:rsidR="00D247B3" w:rsidDel="00B54970">
          <w:rPr>
            <w:b w:val="0"/>
            <w:bCs w:val="0"/>
            <w:noProof/>
            <w:webHidden/>
          </w:rPr>
        </w:r>
        <w:r w:rsidR="00D247B3" w:rsidDel="00B54970">
          <w:rPr>
            <w:b w:val="0"/>
            <w:bCs w:val="0"/>
            <w:noProof/>
            <w:webHidden/>
          </w:rPr>
          <w:fldChar w:fldCharType="separate"/>
        </w:r>
        <w:r w:rsidR="008B3D01" w:rsidDel="00B54970">
          <w:rPr>
            <w:noProof/>
            <w:webHidden/>
          </w:rPr>
          <w:delText>1</w:delText>
        </w:r>
        <w:r w:rsidR="00D247B3" w:rsidDel="00B54970">
          <w:rPr>
            <w:b w:val="0"/>
            <w:bCs w:val="0"/>
            <w:noProof/>
            <w:webHidden/>
          </w:rPr>
          <w:fldChar w:fldCharType="end"/>
        </w:r>
        <w:r w:rsidDel="00B54970">
          <w:rPr>
            <w:b w:val="0"/>
            <w:bCs w:val="0"/>
            <w:noProof/>
          </w:rPr>
          <w:fldChar w:fldCharType="end"/>
        </w:r>
      </w:del>
    </w:p>
    <w:p w:rsidR="008B3D01" w:rsidDel="00B54970" w:rsidRDefault="000F48AE">
      <w:pPr>
        <w:pStyle w:val="TOC2"/>
        <w:tabs>
          <w:tab w:val="left" w:pos="1260"/>
          <w:tab w:val="right" w:leader="dot" w:pos="8302"/>
        </w:tabs>
        <w:rPr>
          <w:del w:id="220" w:author="DELL-PC" w:date="2019-07-26T09:46:00Z"/>
          <w:rFonts w:asciiTheme="minorHAnsi" w:eastAsiaTheme="minorEastAsia" w:hAnsiTheme="minorHAnsi" w:cstheme="minorBidi"/>
          <w:b w:val="0"/>
          <w:iCs w:val="0"/>
          <w:smallCaps w:val="0"/>
          <w:noProof/>
          <w:kern w:val="2"/>
          <w:sz w:val="21"/>
          <w:szCs w:val="22"/>
          <w:lang w:val="en-US"/>
        </w:rPr>
      </w:pPr>
      <w:del w:id="221" w:author="DELL-PC" w:date="2019-07-26T09:46:00Z">
        <w:r w:rsidDel="00B54970">
          <w:rPr>
            <w:b w:val="0"/>
            <w:iCs w:val="0"/>
            <w:smallCaps w:val="0"/>
            <w:noProof/>
          </w:rPr>
          <w:fldChar w:fldCharType="begin"/>
        </w:r>
        <w:r w:rsidDel="00B54970">
          <w:rPr>
            <w:noProof/>
          </w:rPr>
          <w:delInstrText xml:space="preserve"> HYPERLINK \l "_Toc525114820" </w:delInstrText>
        </w:r>
        <w:r w:rsidDel="00B54970">
          <w:rPr>
            <w:b w:val="0"/>
            <w:iCs w:val="0"/>
            <w:smallCaps w:val="0"/>
            <w:noProof/>
          </w:rPr>
          <w:fldChar w:fldCharType="separate"/>
        </w:r>
      </w:del>
      <w:ins w:id="22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23" w:author="DELL-PC" w:date="2019-07-26T09:46:00Z">
        <w:r w:rsidR="008B3D01" w:rsidRPr="00580D1E" w:rsidDel="00B54970">
          <w:rPr>
            <w:rStyle w:val="a3"/>
            <w:noProof/>
          </w:rPr>
          <w:delText>2.1.</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软硬件平台要求</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_Toc525114820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224" w:author="DELL-PC" w:date="2019-07-26T09:46:00Z"/>
          <w:rFonts w:asciiTheme="minorHAnsi" w:eastAsiaTheme="minorEastAsia" w:hAnsiTheme="minorHAnsi" w:cstheme="minorBidi"/>
          <w:b w:val="0"/>
          <w:iCs w:val="0"/>
          <w:smallCaps w:val="0"/>
          <w:noProof/>
          <w:kern w:val="2"/>
          <w:sz w:val="21"/>
          <w:szCs w:val="22"/>
          <w:lang w:val="en-US"/>
        </w:rPr>
      </w:pPr>
      <w:del w:id="225" w:author="DELL-PC" w:date="2019-07-26T09:46:00Z">
        <w:r w:rsidDel="00B54970">
          <w:rPr>
            <w:b w:val="0"/>
            <w:iCs w:val="0"/>
            <w:smallCaps w:val="0"/>
            <w:noProof/>
          </w:rPr>
          <w:fldChar w:fldCharType="begin"/>
        </w:r>
        <w:r w:rsidDel="00B54970">
          <w:rPr>
            <w:noProof/>
          </w:rPr>
          <w:delInstrText xml:space="preserve"> HYPERLINK \l "_Toc525114821" </w:delInstrText>
        </w:r>
        <w:r w:rsidDel="00B54970">
          <w:rPr>
            <w:b w:val="0"/>
            <w:iCs w:val="0"/>
            <w:smallCaps w:val="0"/>
            <w:noProof/>
          </w:rPr>
          <w:fldChar w:fldCharType="separate"/>
        </w:r>
      </w:del>
      <w:ins w:id="22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27" w:author="DELL-PC" w:date="2019-07-26T09:46:00Z">
        <w:r w:rsidR="008B3D01" w:rsidRPr="00580D1E" w:rsidDel="00B54970">
          <w:rPr>
            <w:rStyle w:val="a3"/>
            <w:noProof/>
          </w:rPr>
          <w:delText>2.2.</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逻辑结构</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_Toc525114821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228" w:author="DELL-PC" w:date="2019-07-26T09:46:00Z"/>
          <w:rFonts w:asciiTheme="minorHAnsi" w:eastAsiaTheme="minorEastAsia" w:hAnsiTheme="minorHAnsi" w:cstheme="minorBidi"/>
          <w:b w:val="0"/>
          <w:iCs w:val="0"/>
          <w:smallCaps w:val="0"/>
          <w:noProof/>
          <w:kern w:val="2"/>
          <w:sz w:val="21"/>
          <w:szCs w:val="22"/>
          <w:lang w:val="en-US"/>
        </w:rPr>
      </w:pPr>
      <w:del w:id="229" w:author="DELL-PC" w:date="2019-07-26T09:46:00Z">
        <w:r w:rsidDel="00B54970">
          <w:rPr>
            <w:b w:val="0"/>
            <w:iCs w:val="0"/>
            <w:smallCaps w:val="0"/>
            <w:noProof/>
          </w:rPr>
          <w:fldChar w:fldCharType="begin"/>
        </w:r>
        <w:r w:rsidDel="00B54970">
          <w:rPr>
            <w:noProof/>
          </w:rPr>
          <w:delInstrText xml:space="preserve"> HYPERLINK \l "_Toc525114822" </w:delInstrText>
        </w:r>
        <w:r w:rsidDel="00B54970">
          <w:rPr>
            <w:b w:val="0"/>
            <w:iCs w:val="0"/>
            <w:smallCaps w:val="0"/>
            <w:noProof/>
          </w:rPr>
          <w:fldChar w:fldCharType="separate"/>
        </w:r>
      </w:del>
      <w:ins w:id="23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31" w:author="DELL-PC" w:date="2019-07-26T09:46:00Z">
        <w:r w:rsidR="008B3D01" w:rsidRPr="00580D1E" w:rsidDel="00B54970">
          <w:rPr>
            <w:rStyle w:val="a3"/>
            <w:noProof/>
          </w:rPr>
          <w:delText>2.3.</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功能说明</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_Toc525114822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232" w:author="DELL-PC" w:date="2019-07-26T09:46:00Z"/>
          <w:rFonts w:asciiTheme="minorHAnsi" w:eastAsiaTheme="minorEastAsia" w:hAnsiTheme="minorHAnsi" w:cstheme="minorBidi"/>
          <w:b w:val="0"/>
          <w:iCs w:val="0"/>
          <w:smallCaps w:val="0"/>
          <w:noProof/>
          <w:kern w:val="2"/>
          <w:sz w:val="21"/>
          <w:szCs w:val="22"/>
          <w:lang w:val="en-US"/>
        </w:rPr>
      </w:pPr>
      <w:del w:id="233" w:author="DELL-PC" w:date="2019-07-26T09:46:00Z">
        <w:r w:rsidDel="00B54970">
          <w:rPr>
            <w:b w:val="0"/>
            <w:iCs w:val="0"/>
            <w:smallCaps w:val="0"/>
            <w:noProof/>
          </w:rPr>
          <w:fldChar w:fldCharType="begin"/>
        </w:r>
        <w:r w:rsidDel="00B54970">
          <w:rPr>
            <w:noProof/>
          </w:rPr>
          <w:delInstrText xml:space="preserve"> HYPERLINK \l "_Toc525114823" </w:delInstrText>
        </w:r>
        <w:r w:rsidDel="00B54970">
          <w:rPr>
            <w:b w:val="0"/>
            <w:iCs w:val="0"/>
            <w:smallCaps w:val="0"/>
            <w:noProof/>
          </w:rPr>
          <w:fldChar w:fldCharType="separate"/>
        </w:r>
      </w:del>
      <w:ins w:id="23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35" w:author="DELL-PC" w:date="2019-07-26T09:46:00Z">
        <w:r w:rsidR="008B3D01" w:rsidRPr="00580D1E" w:rsidDel="00B54970">
          <w:rPr>
            <w:rStyle w:val="a3"/>
            <w:noProof/>
          </w:rPr>
          <w:delText>2.4.</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文件清单</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_Toc525114823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1"/>
        <w:rPr>
          <w:del w:id="236" w:author="DELL-PC" w:date="2019-07-26T09:46:00Z"/>
          <w:rFonts w:asciiTheme="minorHAnsi" w:eastAsiaTheme="minorEastAsia" w:hAnsiTheme="minorHAnsi" w:cstheme="minorBidi"/>
          <w:b w:val="0"/>
          <w:bCs w:val="0"/>
          <w:noProof/>
          <w:kern w:val="2"/>
          <w:sz w:val="21"/>
          <w:szCs w:val="22"/>
          <w:lang w:val="en-US"/>
        </w:rPr>
      </w:pPr>
      <w:del w:id="237" w:author="DELL-PC" w:date="2019-07-26T09:46:00Z">
        <w:r w:rsidDel="00B54970">
          <w:rPr>
            <w:b w:val="0"/>
            <w:bCs w:val="0"/>
            <w:noProof/>
          </w:rPr>
          <w:fldChar w:fldCharType="begin"/>
        </w:r>
        <w:r w:rsidDel="00B54970">
          <w:rPr>
            <w:noProof/>
          </w:rPr>
          <w:delInstrText xml:space="preserve"> HYPERLINK \l "_Toc525114824" </w:delInstrText>
        </w:r>
        <w:r w:rsidDel="00B54970">
          <w:rPr>
            <w:b w:val="0"/>
            <w:bCs w:val="0"/>
            <w:noProof/>
          </w:rPr>
          <w:fldChar w:fldCharType="separate"/>
        </w:r>
      </w:del>
      <w:ins w:id="238" w:author="DELL-PC" w:date="2019-07-26T09:46:00Z">
        <w:r w:rsidR="00B54970">
          <w:rPr>
            <w:rFonts w:hint="eastAsia"/>
            <w:b w:val="0"/>
            <w:bCs w:val="0"/>
            <w:noProof/>
          </w:rPr>
          <w:t>错误</w:t>
        </w:r>
        <w:r w:rsidR="00B54970">
          <w:rPr>
            <w:rFonts w:hint="eastAsia"/>
            <w:b w:val="0"/>
            <w:bCs w:val="0"/>
            <w:noProof/>
          </w:rPr>
          <w:t>!</w:t>
        </w:r>
        <w:r w:rsidR="00B54970">
          <w:rPr>
            <w:rFonts w:hint="eastAsia"/>
            <w:b w:val="0"/>
            <w:bCs w:val="0"/>
            <w:noProof/>
          </w:rPr>
          <w:t>超链接引用无效。</w:t>
        </w:r>
      </w:ins>
      <w:del w:id="239" w:author="DELL-PC" w:date="2019-07-26T09:46:00Z">
        <w:r w:rsidR="008B3D01" w:rsidRPr="00580D1E" w:rsidDel="00B54970">
          <w:rPr>
            <w:rStyle w:val="a3"/>
            <w:rFonts w:cs="宋体"/>
            <w:noProof/>
          </w:rPr>
          <w:delText>3.</w:delText>
        </w:r>
        <w:r w:rsidR="008B3D01" w:rsidDel="00B54970">
          <w:rPr>
            <w:rFonts w:asciiTheme="minorHAnsi" w:eastAsiaTheme="minorEastAsia" w:hAnsiTheme="minorHAnsi" w:cstheme="minorBidi"/>
            <w:b w:val="0"/>
            <w:bCs w:val="0"/>
            <w:noProof/>
            <w:kern w:val="2"/>
            <w:sz w:val="21"/>
            <w:szCs w:val="22"/>
            <w:lang w:val="en-US"/>
          </w:rPr>
          <w:tab/>
        </w:r>
        <w:r w:rsidR="008B3D01" w:rsidRPr="00580D1E" w:rsidDel="00B54970">
          <w:rPr>
            <w:rStyle w:val="a3"/>
            <w:rFonts w:hint="eastAsia"/>
            <w:noProof/>
          </w:rPr>
          <w:delText>接入安全接口说明</w:delText>
        </w:r>
        <w:r w:rsidR="008B3D01" w:rsidDel="00B54970">
          <w:rPr>
            <w:noProof/>
            <w:webHidden/>
          </w:rPr>
          <w:tab/>
        </w:r>
        <w:r w:rsidR="00D247B3" w:rsidDel="00B54970">
          <w:rPr>
            <w:b w:val="0"/>
            <w:bCs w:val="0"/>
            <w:noProof/>
            <w:webHidden/>
          </w:rPr>
          <w:fldChar w:fldCharType="begin"/>
        </w:r>
        <w:r w:rsidR="008B3D01" w:rsidDel="00B54970">
          <w:rPr>
            <w:noProof/>
            <w:webHidden/>
          </w:rPr>
          <w:delInstrText xml:space="preserve"> PAGEREF _Toc525114824 \h </w:delInstrText>
        </w:r>
        <w:r w:rsidR="00D247B3" w:rsidDel="00B54970">
          <w:rPr>
            <w:b w:val="0"/>
            <w:bCs w:val="0"/>
            <w:noProof/>
            <w:webHidden/>
          </w:rPr>
        </w:r>
        <w:r w:rsidR="00D247B3" w:rsidDel="00B54970">
          <w:rPr>
            <w:b w:val="0"/>
            <w:bCs w:val="0"/>
            <w:noProof/>
            <w:webHidden/>
          </w:rPr>
          <w:fldChar w:fldCharType="separate"/>
        </w:r>
        <w:r w:rsidR="008B3D01" w:rsidDel="00B54970">
          <w:rPr>
            <w:noProof/>
            <w:webHidden/>
          </w:rPr>
          <w:delText>7</w:delText>
        </w:r>
        <w:r w:rsidR="00D247B3" w:rsidDel="00B54970">
          <w:rPr>
            <w:b w:val="0"/>
            <w:bCs w:val="0"/>
            <w:noProof/>
            <w:webHidden/>
          </w:rPr>
          <w:fldChar w:fldCharType="end"/>
        </w:r>
        <w:r w:rsidDel="00B54970">
          <w:rPr>
            <w:b w:val="0"/>
            <w:bCs w:val="0"/>
            <w:noProof/>
          </w:rPr>
          <w:fldChar w:fldCharType="end"/>
        </w:r>
      </w:del>
    </w:p>
    <w:p w:rsidR="008B3D01" w:rsidDel="00B54970" w:rsidRDefault="000F48AE">
      <w:pPr>
        <w:pStyle w:val="TOC2"/>
        <w:tabs>
          <w:tab w:val="left" w:pos="1260"/>
          <w:tab w:val="right" w:leader="dot" w:pos="8302"/>
        </w:tabs>
        <w:rPr>
          <w:del w:id="240" w:author="DELL-PC" w:date="2019-07-26T09:46:00Z"/>
          <w:rFonts w:asciiTheme="minorHAnsi" w:eastAsiaTheme="minorEastAsia" w:hAnsiTheme="minorHAnsi" w:cstheme="minorBidi"/>
          <w:b w:val="0"/>
          <w:iCs w:val="0"/>
          <w:smallCaps w:val="0"/>
          <w:noProof/>
          <w:kern w:val="2"/>
          <w:sz w:val="21"/>
          <w:szCs w:val="22"/>
          <w:lang w:val="en-US"/>
        </w:rPr>
      </w:pPr>
      <w:del w:id="241" w:author="DELL-PC" w:date="2019-07-26T09:46:00Z">
        <w:r w:rsidDel="00B54970">
          <w:rPr>
            <w:b w:val="0"/>
            <w:iCs w:val="0"/>
            <w:smallCaps w:val="0"/>
            <w:noProof/>
          </w:rPr>
          <w:fldChar w:fldCharType="begin"/>
        </w:r>
        <w:r w:rsidDel="00B54970">
          <w:rPr>
            <w:noProof/>
          </w:rPr>
          <w:delInstrText xml:space="preserve"> HYPERLINK \l "_Toc525114825" </w:delInstrText>
        </w:r>
        <w:r w:rsidDel="00B54970">
          <w:rPr>
            <w:b w:val="0"/>
            <w:iCs w:val="0"/>
            <w:smallCaps w:val="0"/>
            <w:noProof/>
          </w:rPr>
          <w:fldChar w:fldCharType="separate"/>
        </w:r>
      </w:del>
      <w:ins w:id="24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43" w:author="DELL-PC" w:date="2019-07-26T09:46:00Z">
        <w:r w:rsidR="008B3D01" w:rsidRPr="00580D1E" w:rsidDel="00B54970">
          <w:rPr>
            <w:rStyle w:val="a3"/>
            <w:noProof/>
          </w:rPr>
          <w:delText>3.1.</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创建客户服务</w:delText>
        </w:r>
        <w:r w:rsidR="008B3D01" w:rsidRPr="00580D1E" w:rsidDel="00B54970">
          <w:rPr>
            <w:rStyle w:val="a3"/>
            <w:noProof/>
          </w:rPr>
          <w:delText>-sge_safe_client_api_create</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_Toc525114825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7</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3"/>
        <w:rPr>
          <w:del w:id="244" w:author="DELL-PC" w:date="2019-07-26T09:46:00Z"/>
          <w:rFonts w:asciiTheme="minorHAnsi" w:eastAsiaTheme="minorEastAsia" w:hAnsiTheme="minorHAnsi" w:cstheme="minorBidi"/>
          <w:b w:val="0"/>
          <w:i w:val="0"/>
          <w:noProof/>
          <w:kern w:val="2"/>
          <w:sz w:val="21"/>
          <w:szCs w:val="22"/>
          <w:lang w:val="en-US"/>
        </w:rPr>
      </w:pPr>
      <w:del w:id="245" w:author="DELL-PC" w:date="2019-07-26T09:46:00Z">
        <w:r w:rsidDel="00B54970">
          <w:rPr>
            <w:b w:val="0"/>
            <w:i w:val="0"/>
            <w:noProof/>
          </w:rPr>
          <w:fldChar w:fldCharType="begin"/>
        </w:r>
        <w:r w:rsidDel="00B54970">
          <w:rPr>
            <w:noProof/>
          </w:rPr>
          <w:delInstrText xml:space="preserve"> HYPERLINK \l "_Toc525114826" </w:delInstrText>
        </w:r>
        <w:r w:rsidDel="00B54970">
          <w:rPr>
            <w:b w:val="0"/>
            <w:i w:val="0"/>
            <w:noProof/>
          </w:rPr>
          <w:fldChar w:fldCharType="separate"/>
        </w:r>
      </w:del>
      <w:ins w:id="24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47" w:author="DELL-PC" w:date="2019-07-26T09:46:00Z">
        <w:r w:rsidR="008B3D01" w:rsidRPr="00580D1E" w:rsidDel="00B54970">
          <w:rPr>
            <w:rStyle w:val="a3"/>
            <w:noProof/>
          </w:rPr>
          <w:delText>3.1.1.</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接口说明</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_Toc525114826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7</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48" w:author="DELL-PC" w:date="2019-07-26T09:46:00Z"/>
          <w:rFonts w:asciiTheme="minorHAnsi" w:eastAsiaTheme="minorEastAsia" w:hAnsiTheme="minorHAnsi" w:cstheme="minorBidi"/>
          <w:b w:val="0"/>
          <w:i w:val="0"/>
          <w:noProof/>
          <w:kern w:val="2"/>
          <w:sz w:val="21"/>
          <w:szCs w:val="22"/>
          <w:lang w:val="en-US"/>
        </w:rPr>
      </w:pPr>
      <w:del w:id="249" w:author="DELL-PC" w:date="2019-07-26T09:46:00Z">
        <w:r w:rsidDel="00B54970">
          <w:rPr>
            <w:b w:val="0"/>
            <w:i w:val="0"/>
            <w:noProof/>
          </w:rPr>
          <w:fldChar w:fldCharType="begin"/>
        </w:r>
        <w:r w:rsidDel="00B54970">
          <w:rPr>
            <w:noProof/>
          </w:rPr>
          <w:delInstrText xml:space="preserve"> HYPERLINK \l "_Toc525114827" </w:delInstrText>
        </w:r>
        <w:r w:rsidDel="00B54970">
          <w:rPr>
            <w:b w:val="0"/>
            <w:i w:val="0"/>
            <w:noProof/>
          </w:rPr>
          <w:fldChar w:fldCharType="separate"/>
        </w:r>
      </w:del>
      <w:ins w:id="25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51" w:author="DELL-PC" w:date="2019-07-26T09:46:00Z">
        <w:r w:rsidR="008B3D01" w:rsidRPr="00580D1E" w:rsidDel="00B54970">
          <w:rPr>
            <w:rStyle w:val="a3"/>
            <w:noProof/>
          </w:rPr>
          <w:delText>3.1.2.</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连接回调函数</w:delText>
        </w:r>
        <w:r w:rsidR="008B3D01" w:rsidRPr="00580D1E" w:rsidDel="00B54970">
          <w:rPr>
            <w:rStyle w:val="a3"/>
            <w:noProof/>
          </w:rPr>
          <w:delText>-cb_connect_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_Toc525114827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8</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52" w:author="DELL-PC" w:date="2019-07-26T09:46:00Z"/>
          <w:rFonts w:asciiTheme="minorHAnsi" w:eastAsiaTheme="minorEastAsia" w:hAnsiTheme="minorHAnsi" w:cstheme="minorBidi"/>
          <w:b w:val="0"/>
          <w:i w:val="0"/>
          <w:noProof/>
          <w:kern w:val="2"/>
          <w:sz w:val="21"/>
          <w:szCs w:val="22"/>
          <w:lang w:val="en-US"/>
        </w:rPr>
      </w:pPr>
      <w:del w:id="253" w:author="DELL-PC" w:date="2019-07-26T09:46:00Z">
        <w:r w:rsidDel="00B54970">
          <w:rPr>
            <w:b w:val="0"/>
            <w:i w:val="0"/>
            <w:noProof/>
          </w:rPr>
          <w:fldChar w:fldCharType="begin"/>
        </w:r>
        <w:r w:rsidDel="00B54970">
          <w:rPr>
            <w:noProof/>
          </w:rPr>
          <w:delInstrText xml:space="preserve"> HYPERLINK \l "_Toc525114828" </w:delInstrText>
        </w:r>
        <w:r w:rsidDel="00B54970">
          <w:rPr>
            <w:b w:val="0"/>
            <w:i w:val="0"/>
            <w:noProof/>
          </w:rPr>
          <w:fldChar w:fldCharType="separate"/>
        </w:r>
      </w:del>
      <w:ins w:id="25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55" w:author="DELL-PC" w:date="2019-07-26T09:46:00Z">
        <w:r w:rsidR="008B3D01" w:rsidRPr="00580D1E" w:rsidDel="00B54970">
          <w:rPr>
            <w:rStyle w:val="a3"/>
            <w:noProof/>
          </w:rPr>
          <w:delText>3.1.3.</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断开连接回调函数</w:delText>
        </w:r>
        <w:r w:rsidR="008B3D01" w:rsidRPr="00580D1E" w:rsidDel="00B54970">
          <w:rPr>
            <w:rStyle w:val="a3"/>
            <w:noProof/>
          </w:rPr>
          <w:delText>-cb_disconnect_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_Toc525114828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8</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56" w:author="DELL-PC" w:date="2019-07-26T09:46:00Z"/>
          <w:rFonts w:asciiTheme="minorHAnsi" w:eastAsiaTheme="minorEastAsia" w:hAnsiTheme="minorHAnsi" w:cstheme="minorBidi"/>
          <w:b w:val="0"/>
          <w:i w:val="0"/>
          <w:noProof/>
          <w:kern w:val="2"/>
          <w:sz w:val="21"/>
          <w:szCs w:val="22"/>
          <w:lang w:val="en-US"/>
        </w:rPr>
      </w:pPr>
      <w:del w:id="257" w:author="DELL-PC" w:date="2019-07-26T09:46:00Z">
        <w:r w:rsidDel="00B54970">
          <w:rPr>
            <w:b w:val="0"/>
            <w:i w:val="0"/>
            <w:noProof/>
          </w:rPr>
          <w:fldChar w:fldCharType="begin"/>
        </w:r>
        <w:r w:rsidDel="00B54970">
          <w:rPr>
            <w:noProof/>
          </w:rPr>
          <w:delInstrText xml:space="preserve"> HYPERLINK \l "_Toc525114829" </w:delInstrText>
        </w:r>
        <w:r w:rsidDel="00B54970">
          <w:rPr>
            <w:b w:val="0"/>
            <w:i w:val="0"/>
            <w:noProof/>
          </w:rPr>
          <w:fldChar w:fldCharType="separate"/>
        </w:r>
      </w:del>
      <w:ins w:id="258"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59" w:author="DELL-PC" w:date="2019-07-26T09:46:00Z">
        <w:r w:rsidR="008B3D01" w:rsidRPr="00580D1E" w:rsidDel="00B54970">
          <w:rPr>
            <w:rStyle w:val="a3"/>
            <w:noProof/>
          </w:rPr>
          <w:delText>3.1.4.</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重连回调函数</w:delText>
        </w:r>
        <w:r w:rsidR="008B3D01" w:rsidRPr="00580D1E" w:rsidDel="00B54970">
          <w:rPr>
            <w:rStyle w:val="a3"/>
            <w:noProof/>
          </w:rPr>
          <w:delText>-cb_reconnect_;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_Toc525114829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8</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60" w:author="DELL-PC" w:date="2019-07-26T09:46:00Z"/>
          <w:rFonts w:asciiTheme="minorHAnsi" w:eastAsiaTheme="minorEastAsia" w:hAnsiTheme="minorHAnsi" w:cstheme="minorBidi"/>
          <w:b w:val="0"/>
          <w:i w:val="0"/>
          <w:noProof/>
          <w:kern w:val="2"/>
          <w:sz w:val="21"/>
          <w:szCs w:val="22"/>
          <w:lang w:val="en-US"/>
        </w:rPr>
      </w:pPr>
      <w:del w:id="261" w:author="DELL-PC" w:date="2019-07-26T09:46:00Z">
        <w:r w:rsidDel="00B54970">
          <w:rPr>
            <w:b w:val="0"/>
            <w:i w:val="0"/>
            <w:noProof/>
          </w:rPr>
          <w:fldChar w:fldCharType="begin"/>
        </w:r>
        <w:r w:rsidDel="00B54970">
          <w:rPr>
            <w:noProof/>
          </w:rPr>
          <w:delInstrText xml:space="preserve"> HYPERLINK \l "_Toc525114830" </w:delInstrText>
        </w:r>
        <w:r w:rsidDel="00B54970">
          <w:rPr>
            <w:b w:val="0"/>
            <w:i w:val="0"/>
            <w:noProof/>
          </w:rPr>
          <w:fldChar w:fldCharType="separate"/>
        </w:r>
      </w:del>
      <w:ins w:id="26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63" w:author="DELL-PC" w:date="2019-07-26T09:46:00Z">
        <w:r w:rsidR="008B3D01" w:rsidRPr="00580D1E" w:rsidDel="00B54970">
          <w:rPr>
            <w:rStyle w:val="a3"/>
            <w:noProof/>
          </w:rPr>
          <w:delText>3.1.5.</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重置连接回调函数</w:delText>
        </w:r>
        <w:r w:rsidR="008B3D01" w:rsidRPr="00580D1E" w:rsidDel="00B54970">
          <w:rPr>
            <w:rStyle w:val="a3"/>
            <w:noProof/>
          </w:rPr>
          <w:delText>-cb_reset_connect_;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_Toc525114830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9</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64" w:author="DELL-PC" w:date="2019-07-26T09:46:00Z"/>
          <w:rFonts w:asciiTheme="minorHAnsi" w:eastAsiaTheme="minorEastAsia" w:hAnsiTheme="minorHAnsi" w:cstheme="minorBidi"/>
          <w:b w:val="0"/>
          <w:i w:val="0"/>
          <w:noProof/>
          <w:kern w:val="2"/>
          <w:sz w:val="21"/>
          <w:szCs w:val="22"/>
          <w:lang w:val="en-US"/>
        </w:rPr>
      </w:pPr>
      <w:del w:id="265" w:author="DELL-PC" w:date="2019-07-26T09:46:00Z">
        <w:r w:rsidDel="00B54970">
          <w:rPr>
            <w:b w:val="0"/>
            <w:i w:val="0"/>
            <w:noProof/>
          </w:rPr>
          <w:fldChar w:fldCharType="begin"/>
        </w:r>
        <w:r w:rsidDel="00B54970">
          <w:rPr>
            <w:noProof/>
          </w:rPr>
          <w:delInstrText xml:space="preserve"> HYPERLINK \l "_Toc525114831" </w:delInstrText>
        </w:r>
        <w:r w:rsidDel="00B54970">
          <w:rPr>
            <w:b w:val="0"/>
            <w:i w:val="0"/>
            <w:noProof/>
          </w:rPr>
          <w:fldChar w:fldCharType="separate"/>
        </w:r>
      </w:del>
      <w:ins w:id="26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67" w:author="DELL-PC" w:date="2019-07-26T09:46:00Z">
        <w:r w:rsidR="008B3D01" w:rsidRPr="00580D1E" w:rsidDel="00B54970">
          <w:rPr>
            <w:rStyle w:val="a3"/>
            <w:noProof/>
          </w:rPr>
          <w:delText>3.1.6.</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连接状态回调函数</w:delText>
        </w:r>
        <w:r w:rsidR="008B3D01" w:rsidRPr="00580D1E" w:rsidDel="00B54970">
          <w:rPr>
            <w:rStyle w:val="a3"/>
            <w:noProof/>
          </w:rPr>
          <w:delText>-cb_is_connected_;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_Toc525114831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9</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68" w:author="DELL-PC" w:date="2019-07-26T09:46:00Z"/>
          <w:rFonts w:asciiTheme="minorHAnsi" w:eastAsiaTheme="minorEastAsia" w:hAnsiTheme="minorHAnsi" w:cstheme="minorBidi"/>
          <w:b w:val="0"/>
          <w:i w:val="0"/>
          <w:noProof/>
          <w:kern w:val="2"/>
          <w:sz w:val="21"/>
          <w:szCs w:val="22"/>
          <w:lang w:val="en-US"/>
        </w:rPr>
      </w:pPr>
      <w:del w:id="269" w:author="DELL-PC" w:date="2019-07-26T09:46:00Z">
        <w:r w:rsidDel="00B54970">
          <w:rPr>
            <w:b w:val="0"/>
            <w:i w:val="0"/>
            <w:noProof/>
          </w:rPr>
          <w:fldChar w:fldCharType="begin"/>
        </w:r>
        <w:r w:rsidDel="00B54970">
          <w:rPr>
            <w:noProof/>
          </w:rPr>
          <w:delInstrText xml:space="preserve"> HYPERLINK \l "_Toc525114832" </w:delInstrText>
        </w:r>
        <w:r w:rsidDel="00B54970">
          <w:rPr>
            <w:b w:val="0"/>
            <w:i w:val="0"/>
            <w:noProof/>
          </w:rPr>
          <w:fldChar w:fldCharType="separate"/>
        </w:r>
      </w:del>
      <w:ins w:id="27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71" w:author="DELL-PC" w:date="2019-07-26T09:46:00Z">
        <w:r w:rsidR="008B3D01" w:rsidRPr="00580D1E" w:rsidDel="00B54970">
          <w:rPr>
            <w:rStyle w:val="a3"/>
            <w:noProof/>
          </w:rPr>
          <w:delText>3.1.7.</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加密回调函数</w:delText>
        </w:r>
        <w:r w:rsidR="008B3D01" w:rsidRPr="00580D1E" w:rsidDel="00B54970">
          <w:rPr>
            <w:rStyle w:val="a3"/>
            <w:noProof/>
          </w:rPr>
          <w:delText>-cb_encrypt_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_Toc525114832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9</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72" w:author="DELL-PC" w:date="2019-07-26T09:46:00Z"/>
          <w:rFonts w:asciiTheme="minorHAnsi" w:eastAsiaTheme="minorEastAsia" w:hAnsiTheme="minorHAnsi" w:cstheme="minorBidi"/>
          <w:b w:val="0"/>
          <w:i w:val="0"/>
          <w:noProof/>
          <w:kern w:val="2"/>
          <w:sz w:val="21"/>
          <w:szCs w:val="22"/>
          <w:lang w:val="en-US"/>
        </w:rPr>
      </w:pPr>
      <w:del w:id="273" w:author="DELL-PC" w:date="2019-07-26T09:46:00Z">
        <w:r w:rsidDel="00B54970">
          <w:rPr>
            <w:b w:val="0"/>
            <w:i w:val="0"/>
            <w:noProof/>
          </w:rPr>
          <w:fldChar w:fldCharType="begin"/>
        </w:r>
        <w:r w:rsidDel="00B54970">
          <w:rPr>
            <w:noProof/>
          </w:rPr>
          <w:delInstrText xml:space="preserve"> HYPERLINK \l "_Toc525114833" </w:delInstrText>
        </w:r>
        <w:r w:rsidDel="00B54970">
          <w:rPr>
            <w:b w:val="0"/>
            <w:i w:val="0"/>
            <w:noProof/>
          </w:rPr>
          <w:fldChar w:fldCharType="separate"/>
        </w:r>
      </w:del>
      <w:ins w:id="27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75" w:author="DELL-PC" w:date="2019-07-26T09:46:00Z">
        <w:r w:rsidR="008B3D01" w:rsidRPr="00580D1E" w:rsidDel="00B54970">
          <w:rPr>
            <w:rStyle w:val="a3"/>
            <w:noProof/>
          </w:rPr>
          <w:delText>3.1.8.</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解密回调函数</w:delText>
        </w:r>
        <w:r w:rsidR="008B3D01" w:rsidRPr="00580D1E" w:rsidDel="00B54970">
          <w:rPr>
            <w:rStyle w:val="a3"/>
            <w:noProof/>
          </w:rPr>
          <w:delText>-cb_decrypt_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_Toc525114833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10</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76" w:author="DELL-PC" w:date="2019-07-26T09:46:00Z"/>
          <w:rFonts w:asciiTheme="minorHAnsi" w:eastAsiaTheme="minorEastAsia" w:hAnsiTheme="minorHAnsi" w:cstheme="minorBidi"/>
          <w:b w:val="0"/>
          <w:i w:val="0"/>
          <w:noProof/>
          <w:kern w:val="2"/>
          <w:sz w:val="21"/>
          <w:szCs w:val="22"/>
          <w:lang w:val="en-US"/>
        </w:rPr>
      </w:pPr>
      <w:del w:id="277" w:author="DELL-PC" w:date="2019-07-26T09:46:00Z">
        <w:r w:rsidDel="00B54970">
          <w:rPr>
            <w:b w:val="0"/>
            <w:i w:val="0"/>
            <w:noProof/>
          </w:rPr>
          <w:fldChar w:fldCharType="begin"/>
        </w:r>
        <w:r w:rsidDel="00B54970">
          <w:rPr>
            <w:noProof/>
          </w:rPr>
          <w:delInstrText xml:space="preserve"> HYPERLINK \l "_Toc525114834" </w:delInstrText>
        </w:r>
        <w:r w:rsidDel="00B54970">
          <w:rPr>
            <w:b w:val="0"/>
            <w:i w:val="0"/>
            <w:noProof/>
          </w:rPr>
          <w:fldChar w:fldCharType="separate"/>
        </w:r>
      </w:del>
      <w:ins w:id="278"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79" w:author="DELL-PC" w:date="2019-07-26T09:46:00Z">
        <w:r w:rsidR="008B3D01" w:rsidRPr="00580D1E" w:rsidDel="00B54970">
          <w:rPr>
            <w:rStyle w:val="a3"/>
            <w:noProof/>
          </w:rPr>
          <w:delText>3.1.9.</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计算</w:delText>
        </w:r>
        <w:r w:rsidR="008B3D01" w:rsidRPr="00580D1E" w:rsidDel="00B54970">
          <w:rPr>
            <w:rStyle w:val="a3"/>
            <w:noProof/>
          </w:rPr>
          <w:delText>MAC</w:delText>
        </w:r>
        <w:r w:rsidR="008B3D01" w:rsidRPr="00580D1E" w:rsidDel="00B54970">
          <w:rPr>
            <w:rStyle w:val="a3"/>
            <w:rFonts w:hint="eastAsia"/>
            <w:noProof/>
          </w:rPr>
          <w:delText>回调函数</w:delText>
        </w:r>
        <w:r w:rsidR="008B3D01" w:rsidRPr="00580D1E" w:rsidDel="00B54970">
          <w:rPr>
            <w:rStyle w:val="a3"/>
            <w:noProof/>
          </w:rPr>
          <w:delText>-cb_mac_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_Toc525114834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10</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80" w:author="DELL-PC" w:date="2019-07-26T09:46:00Z"/>
          <w:rFonts w:asciiTheme="minorHAnsi" w:eastAsiaTheme="minorEastAsia" w:hAnsiTheme="minorHAnsi" w:cstheme="minorBidi"/>
          <w:b w:val="0"/>
          <w:i w:val="0"/>
          <w:noProof/>
          <w:kern w:val="2"/>
          <w:sz w:val="21"/>
          <w:szCs w:val="22"/>
          <w:lang w:val="en-US"/>
        </w:rPr>
      </w:pPr>
      <w:del w:id="281" w:author="DELL-PC" w:date="2019-07-26T09:46:00Z">
        <w:r w:rsidDel="00B54970">
          <w:rPr>
            <w:b w:val="0"/>
            <w:i w:val="0"/>
            <w:noProof/>
          </w:rPr>
          <w:fldChar w:fldCharType="begin"/>
        </w:r>
        <w:r w:rsidDel="00B54970">
          <w:rPr>
            <w:noProof/>
          </w:rPr>
          <w:delInstrText xml:space="preserve"> HYPERLINK \l "_Toc525114835" </w:delInstrText>
        </w:r>
        <w:r w:rsidDel="00B54970">
          <w:rPr>
            <w:b w:val="0"/>
            <w:i w:val="0"/>
            <w:noProof/>
          </w:rPr>
          <w:fldChar w:fldCharType="separate"/>
        </w:r>
      </w:del>
      <w:ins w:id="28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83" w:author="DELL-PC" w:date="2019-07-26T09:46:00Z">
        <w:r w:rsidR="008B3D01" w:rsidRPr="00580D1E" w:rsidDel="00B54970">
          <w:rPr>
            <w:rStyle w:val="a3"/>
            <w:noProof/>
          </w:rPr>
          <w:delText>3.1.10.</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计算</w:delText>
        </w:r>
        <w:r w:rsidR="008B3D01" w:rsidRPr="00580D1E" w:rsidDel="00B54970">
          <w:rPr>
            <w:rStyle w:val="a3"/>
            <w:noProof/>
          </w:rPr>
          <w:delText>HASH</w:delText>
        </w:r>
        <w:r w:rsidR="008B3D01" w:rsidRPr="00580D1E" w:rsidDel="00B54970">
          <w:rPr>
            <w:rStyle w:val="a3"/>
            <w:rFonts w:hint="eastAsia"/>
            <w:noProof/>
          </w:rPr>
          <w:delText>回调函数</w:delText>
        </w:r>
        <w:r w:rsidR="008B3D01" w:rsidRPr="00580D1E" w:rsidDel="00B54970">
          <w:rPr>
            <w:rStyle w:val="a3"/>
            <w:noProof/>
          </w:rPr>
          <w:delText>-cb_hash_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_Toc525114835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11</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84" w:author="DELL-PC" w:date="2019-07-26T09:46:00Z"/>
          <w:rFonts w:asciiTheme="minorHAnsi" w:eastAsiaTheme="minorEastAsia" w:hAnsiTheme="minorHAnsi" w:cstheme="minorBidi"/>
          <w:b w:val="0"/>
          <w:i w:val="0"/>
          <w:noProof/>
          <w:kern w:val="2"/>
          <w:sz w:val="21"/>
          <w:szCs w:val="22"/>
          <w:lang w:val="en-US"/>
        </w:rPr>
      </w:pPr>
      <w:del w:id="285" w:author="DELL-PC" w:date="2019-07-26T09:46:00Z">
        <w:r w:rsidDel="00B54970">
          <w:rPr>
            <w:b w:val="0"/>
            <w:i w:val="0"/>
            <w:noProof/>
          </w:rPr>
          <w:fldChar w:fldCharType="begin"/>
        </w:r>
        <w:r w:rsidDel="00B54970">
          <w:rPr>
            <w:noProof/>
          </w:rPr>
          <w:delInstrText xml:space="preserve"> HYPERLINK \l "_Toc525114836" </w:delInstrText>
        </w:r>
        <w:r w:rsidDel="00B54970">
          <w:rPr>
            <w:b w:val="0"/>
            <w:i w:val="0"/>
            <w:noProof/>
          </w:rPr>
          <w:fldChar w:fldCharType="separate"/>
        </w:r>
      </w:del>
      <w:ins w:id="28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87" w:author="DELL-PC" w:date="2019-07-26T09:46:00Z">
        <w:r w:rsidR="008B3D01" w:rsidRPr="00580D1E" w:rsidDel="00B54970">
          <w:rPr>
            <w:rStyle w:val="a3"/>
            <w:noProof/>
          </w:rPr>
          <w:delText>3.1.11.</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签名回调函数</w:delText>
        </w:r>
        <w:r w:rsidR="008B3D01" w:rsidRPr="00580D1E" w:rsidDel="00B54970">
          <w:rPr>
            <w:rStyle w:val="a3"/>
            <w:noProof/>
          </w:rPr>
          <w:delText>-cb_sign_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_Toc525114836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11</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88" w:author="DELL-PC" w:date="2019-07-26T09:46:00Z"/>
          <w:rFonts w:asciiTheme="minorHAnsi" w:eastAsiaTheme="minorEastAsia" w:hAnsiTheme="minorHAnsi" w:cstheme="minorBidi"/>
          <w:b w:val="0"/>
          <w:i w:val="0"/>
          <w:noProof/>
          <w:kern w:val="2"/>
          <w:sz w:val="21"/>
          <w:szCs w:val="22"/>
          <w:lang w:val="en-US"/>
        </w:rPr>
      </w:pPr>
      <w:del w:id="289" w:author="DELL-PC" w:date="2019-07-26T09:46:00Z">
        <w:r w:rsidDel="00B54970">
          <w:rPr>
            <w:b w:val="0"/>
            <w:i w:val="0"/>
            <w:noProof/>
          </w:rPr>
          <w:fldChar w:fldCharType="begin"/>
        </w:r>
        <w:r w:rsidDel="00B54970">
          <w:rPr>
            <w:noProof/>
          </w:rPr>
          <w:delInstrText xml:space="preserve"> HYPERLINK \l "_Toc525114837" </w:delInstrText>
        </w:r>
        <w:r w:rsidDel="00B54970">
          <w:rPr>
            <w:b w:val="0"/>
            <w:i w:val="0"/>
            <w:noProof/>
          </w:rPr>
          <w:fldChar w:fldCharType="separate"/>
        </w:r>
      </w:del>
      <w:ins w:id="29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91" w:author="DELL-PC" w:date="2019-07-26T09:46:00Z">
        <w:r w:rsidR="008B3D01" w:rsidRPr="00580D1E" w:rsidDel="00B54970">
          <w:rPr>
            <w:rStyle w:val="a3"/>
            <w:noProof/>
          </w:rPr>
          <w:delText>3.1.12.</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验签回调函数</w:delText>
        </w:r>
        <w:r w:rsidR="008B3D01" w:rsidRPr="00580D1E" w:rsidDel="00B54970">
          <w:rPr>
            <w:rStyle w:val="a3"/>
            <w:noProof/>
          </w:rPr>
          <w:delText>-cb_verify_sign_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_Toc525114837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11</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92" w:author="DELL-PC" w:date="2019-07-26T09:46:00Z"/>
          <w:rFonts w:asciiTheme="minorHAnsi" w:eastAsiaTheme="minorEastAsia" w:hAnsiTheme="minorHAnsi" w:cstheme="minorBidi"/>
          <w:b w:val="0"/>
          <w:i w:val="0"/>
          <w:noProof/>
          <w:kern w:val="2"/>
          <w:sz w:val="21"/>
          <w:szCs w:val="22"/>
          <w:lang w:val="en-US"/>
        </w:rPr>
      </w:pPr>
      <w:del w:id="293" w:author="DELL-PC" w:date="2019-07-26T09:46:00Z">
        <w:r w:rsidDel="00B54970">
          <w:rPr>
            <w:b w:val="0"/>
            <w:i w:val="0"/>
            <w:noProof/>
          </w:rPr>
          <w:fldChar w:fldCharType="begin"/>
        </w:r>
        <w:r w:rsidDel="00B54970">
          <w:rPr>
            <w:noProof/>
          </w:rPr>
          <w:delInstrText xml:space="preserve"> HYPERLINK \l "_Toc525114838" </w:delInstrText>
        </w:r>
        <w:r w:rsidDel="00B54970">
          <w:rPr>
            <w:b w:val="0"/>
            <w:i w:val="0"/>
            <w:noProof/>
          </w:rPr>
          <w:fldChar w:fldCharType="separate"/>
        </w:r>
      </w:del>
      <w:ins w:id="29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95" w:author="DELL-PC" w:date="2019-07-26T09:46:00Z">
        <w:r w:rsidR="008B3D01" w:rsidRPr="00580D1E" w:rsidDel="00B54970">
          <w:rPr>
            <w:rStyle w:val="a3"/>
            <w:noProof/>
          </w:rPr>
          <w:delText>3.1.13.</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获取会话密钥回调函数</w:delText>
        </w:r>
        <w:r w:rsidR="008B3D01" w:rsidRPr="00580D1E" w:rsidDel="00B54970">
          <w:rPr>
            <w:rStyle w:val="a3"/>
            <w:noProof/>
          </w:rPr>
          <w:delText>-cb_get_skey_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_Toc525114838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12</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296" w:author="DELL-PC" w:date="2019-07-26T09:46:00Z"/>
          <w:rFonts w:asciiTheme="minorHAnsi" w:eastAsiaTheme="minorEastAsia" w:hAnsiTheme="minorHAnsi" w:cstheme="minorBidi"/>
          <w:b w:val="0"/>
          <w:i w:val="0"/>
          <w:noProof/>
          <w:kern w:val="2"/>
          <w:sz w:val="21"/>
          <w:szCs w:val="22"/>
          <w:lang w:val="en-US"/>
        </w:rPr>
      </w:pPr>
      <w:del w:id="297" w:author="DELL-PC" w:date="2019-07-26T09:46:00Z">
        <w:r w:rsidDel="00B54970">
          <w:rPr>
            <w:b w:val="0"/>
            <w:i w:val="0"/>
            <w:noProof/>
          </w:rPr>
          <w:fldChar w:fldCharType="begin"/>
        </w:r>
        <w:r w:rsidDel="00B54970">
          <w:rPr>
            <w:noProof/>
          </w:rPr>
          <w:delInstrText xml:space="preserve"> HYPERLINK \l "_Toc525114839" </w:delInstrText>
        </w:r>
        <w:r w:rsidDel="00B54970">
          <w:rPr>
            <w:b w:val="0"/>
            <w:i w:val="0"/>
            <w:noProof/>
          </w:rPr>
          <w:fldChar w:fldCharType="separate"/>
        </w:r>
      </w:del>
      <w:ins w:id="298"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299" w:author="DELL-PC" w:date="2019-07-26T09:46:00Z">
        <w:r w:rsidR="008B3D01" w:rsidRPr="00580D1E" w:rsidDel="00B54970">
          <w:rPr>
            <w:rStyle w:val="a3"/>
            <w:noProof/>
          </w:rPr>
          <w:delText>3.1.14.</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生成随机数回调函数</w:delText>
        </w:r>
        <w:r w:rsidR="008B3D01" w:rsidRPr="00580D1E" w:rsidDel="00B54970">
          <w:rPr>
            <w:rStyle w:val="a3"/>
            <w:noProof/>
          </w:rPr>
          <w:delText>-cb_gen_random_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_Toc525114839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12</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300" w:author="DELL-PC" w:date="2019-07-26T09:46:00Z"/>
          <w:rFonts w:asciiTheme="minorHAnsi" w:eastAsiaTheme="minorEastAsia" w:hAnsiTheme="minorHAnsi" w:cstheme="minorBidi"/>
          <w:b w:val="0"/>
          <w:i w:val="0"/>
          <w:noProof/>
          <w:kern w:val="2"/>
          <w:sz w:val="21"/>
          <w:szCs w:val="22"/>
          <w:lang w:val="en-US"/>
        </w:rPr>
      </w:pPr>
      <w:del w:id="301" w:author="DELL-PC" w:date="2019-07-26T09:46:00Z">
        <w:r w:rsidDel="00B54970">
          <w:rPr>
            <w:b w:val="0"/>
            <w:i w:val="0"/>
            <w:noProof/>
          </w:rPr>
          <w:fldChar w:fldCharType="begin"/>
        </w:r>
        <w:r w:rsidDel="00B54970">
          <w:rPr>
            <w:noProof/>
          </w:rPr>
          <w:delInstrText xml:space="preserve"> HYPERLINK \l "_Toc525114840" </w:delInstrText>
        </w:r>
        <w:r w:rsidDel="00B54970">
          <w:rPr>
            <w:b w:val="0"/>
            <w:i w:val="0"/>
            <w:noProof/>
          </w:rPr>
          <w:fldChar w:fldCharType="separate"/>
        </w:r>
      </w:del>
      <w:ins w:id="30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03" w:author="DELL-PC" w:date="2019-07-26T09:46:00Z">
        <w:r w:rsidR="008B3D01" w:rsidRPr="00580D1E" w:rsidDel="00B54970">
          <w:rPr>
            <w:rStyle w:val="a3"/>
            <w:noProof/>
          </w:rPr>
          <w:delText>3.1.15.</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获取加密密钥信息</w:delText>
        </w:r>
        <w:r w:rsidR="008B3D01" w:rsidRPr="00580D1E" w:rsidDel="00B54970">
          <w:rPr>
            <w:rStyle w:val="a3"/>
            <w:noProof/>
          </w:rPr>
          <w:delText>cb_get_enc_keypair_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_Toc525114840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13</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304" w:author="DELL-PC" w:date="2019-07-26T09:46:00Z"/>
          <w:rFonts w:asciiTheme="minorHAnsi" w:eastAsiaTheme="minorEastAsia" w:hAnsiTheme="minorHAnsi" w:cstheme="minorBidi"/>
          <w:b w:val="0"/>
          <w:i w:val="0"/>
          <w:noProof/>
          <w:kern w:val="2"/>
          <w:sz w:val="21"/>
          <w:szCs w:val="22"/>
          <w:lang w:val="en-US"/>
        </w:rPr>
      </w:pPr>
      <w:del w:id="305" w:author="DELL-PC" w:date="2019-07-26T09:46:00Z">
        <w:r w:rsidDel="00B54970">
          <w:rPr>
            <w:b w:val="0"/>
            <w:i w:val="0"/>
            <w:noProof/>
          </w:rPr>
          <w:fldChar w:fldCharType="begin"/>
        </w:r>
        <w:r w:rsidDel="00B54970">
          <w:rPr>
            <w:noProof/>
          </w:rPr>
          <w:delInstrText xml:space="preserve"> HYPERLINK \l "_Toc525114841" </w:delInstrText>
        </w:r>
        <w:r w:rsidDel="00B54970">
          <w:rPr>
            <w:b w:val="0"/>
            <w:i w:val="0"/>
            <w:noProof/>
          </w:rPr>
          <w:fldChar w:fldCharType="separate"/>
        </w:r>
      </w:del>
      <w:ins w:id="30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07" w:author="DELL-PC" w:date="2019-07-26T09:46:00Z">
        <w:r w:rsidR="008B3D01" w:rsidRPr="00580D1E" w:rsidDel="00B54970">
          <w:rPr>
            <w:rStyle w:val="a3"/>
            <w:noProof/>
          </w:rPr>
          <w:delText>3.1.16.</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释放加密密钥信息</w:delText>
        </w:r>
        <w:r w:rsidR="008B3D01" w:rsidRPr="00580D1E" w:rsidDel="00B54970">
          <w:rPr>
            <w:rStyle w:val="a3"/>
            <w:noProof/>
          </w:rPr>
          <w:delText>-cb_free_enc_keypair_;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_Toc525114841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13</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308" w:author="DELL-PC" w:date="2019-07-26T09:46:00Z"/>
          <w:rFonts w:asciiTheme="minorHAnsi" w:eastAsiaTheme="minorEastAsia" w:hAnsiTheme="minorHAnsi" w:cstheme="minorBidi"/>
          <w:b w:val="0"/>
          <w:i w:val="0"/>
          <w:noProof/>
          <w:kern w:val="2"/>
          <w:sz w:val="21"/>
          <w:szCs w:val="22"/>
          <w:lang w:val="en-US"/>
        </w:rPr>
      </w:pPr>
      <w:del w:id="309" w:author="DELL-PC" w:date="2019-07-26T09:46:00Z">
        <w:r w:rsidDel="00B54970">
          <w:rPr>
            <w:b w:val="0"/>
            <w:i w:val="0"/>
            <w:noProof/>
          </w:rPr>
          <w:fldChar w:fldCharType="begin"/>
        </w:r>
        <w:r w:rsidDel="00B54970">
          <w:rPr>
            <w:noProof/>
          </w:rPr>
          <w:delInstrText xml:space="preserve"> HYPERLINK \l "_Toc525114842" </w:delInstrText>
        </w:r>
        <w:r w:rsidDel="00B54970">
          <w:rPr>
            <w:b w:val="0"/>
            <w:i w:val="0"/>
            <w:noProof/>
          </w:rPr>
          <w:fldChar w:fldCharType="separate"/>
        </w:r>
      </w:del>
      <w:ins w:id="31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11" w:author="DELL-PC" w:date="2019-07-26T09:46:00Z">
        <w:r w:rsidR="008B3D01" w:rsidRPr="00580D1E" w:rsidDel="00B54970">
          <w:rPr>
            <w:rStyle w:val="a3"/>
            <w:noProof/>
          </w:rPr>
          <w:delText>3.1.17.</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获取签名密钥信息</w:delText>
        </w:r>
        <w:r w:rsidR="008B3D01" w:rsidRPr="00580D1E" w:rsidDel="00B54970">
          <w:rPr>
            <w:rStyle w:val="a3"/>
            <w:noProof/>
          </w:rPr>
          <w:delText>cb_get_sign_keypair_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_Toc525114842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13</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3"/>
        <w:rPr>
          <w:del w:id="312" w:author="DELL-PC" w:date="2019-07-26T09:46:00Z"/>
          <w:rFonts w:asciiTheme="minorHAnsi" w:eastAsiaTheme="minorEastAsia" w:hAnsiTheme="minorHAnsi" w:cstheme="minorBidi"/>
          <w:b w:val="0"/>
          <w:i w:val="0"/>
          <w:noProof/>
          <w:kern w:val="2"/>
          <w:sz w:val="21"/>
          <w:szCs w:val="22"/>
          <w:lang w:val="en-US"/>
        </w:rPr>
      </w:pPr>
      <w:del w:id="313" w:author="DELL-PC" w:date="2019-07-26T09:46:00Z">
        <w:r w:rsidDel="00B54970">
          <w:rPr>
            <w:b w:val="0"/>
            <w:i w:val="0"/>
            <w:noProof/>
          </w:rPr>
          <w:fldChar w:fldCharType="begin"/>
        </w:r>
        <w:r w:rsidDel="00B54970">
          <w:rPr>
            <w:noProof/>
          </w:rPr>
          <w:delInstrText xml:space="preserve"> HYPERLINK \l "_Toc525114843" </w:delInstrText>
        </w:r>
        <w:r w:rsidDel="00B54970">
          <w:rPr>
            <w:b w:val="0"/>
            <w:i w:val="0"/>
            <w:noProof/>
          </w:rPr>
          <w:fldChar w:fldCharType="separate"/>
        </w:r>
      </w:del>
      <w:ins w:id="31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15" w:author="DELL-PC" w:date="2019-07-26T09:46:00Z">
        <w:r w:rsidR="008B3D01" w:rsidRPr="00580D1E" w:rsidDel="00B54970">
          <w:rPr>
            <w:rStyle w:val="a3"/>
            <w:noProof/>
          </w:rPr>
          <w:delText>3.1.18.</w:delText>
        </w:r>
        <w:r w:rsidR="008B3D01" w:rsidDel="00B54970">
          <w:rPr>
            <w:rFonts w:asciiTheme="minorHAnsi" w:eastAsiaTheme="minorEastAsia" w:hAnsiTheme="minorHAnsi" w:cstheme="minorBidi"/>
            <w:b w:val="0"/>
            <w:i w:val="0"/>
            <w:noProof/>
            <w:kern w:val="2"/>
            <w:sz w:val="21"/>
            <w:szCs w:val="22"/>
            <w:lang w:val="en-US"/>
          </w:rPr>
          <w:tab/>
        </w:r>
        <w:r w:rsidR="008B3D01" w:rsidRPr="00580D1E" w:rsidDel="00B54970">
          <w:rPr>
            <w:rStyle w:val="a3"/>
            <w:rFonts w:hint="eastAsia"/>
            <w:noProof/>
          </w:rPr>
          <w:delText>释放签名密钥信息</w:delText>
        </w:r>
        <w:r w:rsidR="008B3D01" w:rsidRPr="00580D1E" w:rsidDel="00B54970">
          <w:rPr>
            <w:rStyle w:val="a3"/>
            <w:noProof/>
          </w:rPr>
          <w:delText>-cb_free_sign_keypair_;</w:delText>
        </w:r>
        <w:r w:rsidR="008B3D01" w:rsidDel="00B54970">
          <w:rPr>
            <w:noProof/>
            <w:webHidden/>
          </w:rPr>
          <w:tab/>
        </w:r>
        <w:r w:rsidR="00D247B3" w:rsidDel="00B54970">
          <w:rPr>
            <w:b w:val="0"/>
            <w:i w:val="0"/>
            <w:noProof/>
            <w:webHidden/>
          </w:rPr>
          <w:fldChar w:fldCharType="begin"/>
        </w:r>
        <w:r w:rsidR="008B3D01" w:rsidDel="00B54970">
          <w:rPr>
            <w:noProof/>
            <w:webHidden/>
          </w:rPr>
          <w:delInstrText xml:space="preserve"> PAGEREF _Toc525114843 \h </w:delInstrText>
        </w:r>
        <w:r w:rsidR="00D247B3" w:rsidDel="00B54970">
          <w:rPr>
            <w:b w:val="0"/>
            <w:i w:val="0"/>
            <w:noProof/>
            <w:webHidden/>
          </w:rPr>
        </w:r>
        <w:r w:rsidR="00D247B3" w:rsidDel="00B54970">
          <w:rPr>
            <w:b w:val="0"/>
            <w:i w:val="0"/>
            <w:noProof/>
            <w:webHidden/>
          </w:rPr>
          <w:fldChar w:fldCharType="separate"/>
        </w:r>
        <w:r w:rsidR="008B3D01" w:rsidDel="00B54970">
          <w:rPr>
            <w:noProof/>
            <w:webHidden/>
          </w:rPr>
          <w:delText>14</w:delText>
        </w:r>
        <w:r w:rsidR="00D247B3" w:rsidDel="00B54970">
          <w:rPr>
            <w:b w:val="0"/>
            <w:i w:val="0"/>
            <w:noProof/>
            <w:webHidden/>
          </w:rPr>
          <w:fldChar w:fldCharType="end"/>
        </w:r>
        <w:r w:rsidDel="00B54970">
          <w:rPr>
            <w:b w:val="0"/>
            <w:i w:val="0"/>
            <w:noProof/>
          </w:rPr>
          <w:fldChar w:fldCharType="end"/>
        </w:r>
      </w:del>
    </w:p>
    <w:p w:rsidR="008B3D01" w:rsidDel="00B54970" w:rsidRDefault="000F48AE">
      <w:pPr>
        <w:pStyle w:val="TOC2"/>
        <w:tabs>
          <w:tab w:val="left" w:pos="1260"/>
          <w:tab w:val="right" w:leader="dot" w:pos="8302"/>
        </w:tabs>
        <w:rPr>
          <w:del w:id="316" w:author="DELL-PC" w:date="2019-07-26T09:46:00Z"/>
          <w:rFonts w:asciiTheme="minorHAnsi" w:eastAsiaTheme="minorEastAsia" w:hAnsiTheme="minorHAnsi" w:cstheme="minorBidi"/>
          <w:b w:val="0"/>
          <w:iCs w:val="0"/>
          <w:smallCaps w:val="0"/>
          <w:noProof/>
          <w:kern w:val="2"/>
          <w:sz w:val="21"/>
          <w:szCs w:val="22"/>
          <w:lang w:val="en-US"/>
        </w:rPr>
      </w:pPr>
      <w:del w:id="317" w:author="DELL-PC" w:date="2019-07-26T09:46:00Z">
        <w:r w:rsidDel="00B54970">
          <w:rPr>
            <w:b w:val="0"/>
            <w:iCs w:val="0"/>
            <w:smallCaps w:val="0"/>
            <w:noProof/>
          </w:rPr>
          <w:fldChar w:fldCharType="begin"/>
        </w:r>
        <w:r w:rsidDel="00B54970">
          <w:rPr>
            <w:noProof/>
          </w:rPr>
          <w:delInstrText xml:space="preserve"> HYPERLINK \l "_Toc525114844" </w:delInstrText>
        </w:r>
        <w:r w:rsidDel="00B54970">
          <w:rPr>
            <w:b w:val="0"/>
            <w:iCs w:val="0"/>
            <w:smallCaps w:val="0"/>
            <w:noProof/>
          </w:rPr>
          <w:fldChar w:fldCharType="separate"/>
        </w:r>
      </w:del>
      <w:ins w:id="318"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19" w:author="DELL-PC" w:date="2019-07-26T09:46:00Z">
        <w:r w:rsidR="008B3D01" w:rsidRPr="00580D1E" w:rsidDel="00B54970">
          <w:rPr>
            <w:rStyle w:val="a3"/>
            <w:noProof/>
          </w:rPr>
          <w:delText>3.2.</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销毁客户服务</w:delText>
        </w:r>
        <w:r w:rsidR="008B3D01" w:rsidRPr="00580D1E" w:rsidDel="00B54970">
          <w:rPr>
            <w:rStyle w:val="a3"/>
            <w:noProof/>
          </w:rPr>
          <w:delText>-sge_safe_client_api_destroy</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_Toc525114844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14</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20" w:author="DELL-PC" w:date="2019-07-26T09:46:00Z"/>
          <w:rFonts w:asciiTheme="minorHAnsi" w:eastAsiaTheme="minorEastAsia" w:hAnsiTheme="minorHAnsi" w:cstheme="minorBidi"/>
          <w:b w:val="0"/>
          <w:iCs w:val="0"/>
          <w:smallCaps w:val="0"/>
          <w:noProof/>
          <w:kern w:val="2"/>
          <w:sz w:val="21"/>
          <w:szCs w:val="22"/>
          <w:lang w:val="en-US"/>
        </w:rPr>
      </w:pPr>
      <w:del w:id="321" w:author="DELL-PC" w:date="2019-07-26T09:46:00Z">
        <w:r w:rsidDel="00B54970">
          <w:rPr>
            <w:b w:val="0"/>
            <w:iCs w:val="0"/>
            <w:smallCaps w:val="0"/>
            <w:noProof/>
          </w:rPr>
          <w:fldChar w:fldCharType="begin"/>
        </w:r>
        <w:r w:rsidDel="00B54970">
          <w:rPr>
            <w:noProof/>
          </w:rPr>
          <w:delInstrText xml:space="preserve"> HYPERLINK \l "_Toc525114845" </w:delInstrText>
        </w:r>
        <w:r w:rsidDel="00B54970">
          <w:rPr>
            <w:b w:val="0"/>
            <w:iCs w:val="0"/>
            <w:smallCaps w:val="0"/>
            <w:noProof/>
          </w:rPr>
          <w:fldChar w:fldCharType="separate"/>
        </w:r>
      </w:del>
      <w:ins w:id="32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23" w:author="DELL-PC" w:date="2019-07-26T09:46:00Z">
        <w:r w:rsidR="008B3D01" w:rsidRPr="00580D1E" w:rsidDel="00B54970">
          <w:rPr>
            <w:rStyle w:val="a3"/>
            <w:noProof/>
          </w:rPr>
          <w:delText>3.3.</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创建会话</w:delText>
        </w:r>
        <w:r w:rsidR="008B3D01" w:rsidRPr="00580D1E" w:rsidDel="00B54970">
          <w:rPr>
            <w:rStyle w:val="a3"/>
            <w:noProof/>
          </w:rPr>
          <w:delText>-sge_safe_create_client_session</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_Toc525114845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14</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24" w:author="DELL-PC" w:date="2019-07-26T09:46:00Z"/>
          <w:rFonts w:asciiTheme="minorHAnsi" w:eastAsiaTheme="minorEastAsia" w:hAnsiTheme="minorHAnsi" w:cstheme="minorBidi"/>
          <w:b w:val="0"/>
          <w:iCs w:val="0"/>
          <w:smallCaps w:val="0"/>
          <w:noProof/>
          <w:kern w:val="2"/>
          <w:sz w:val="21"/>
          <w:szCs w:val="22"/>
          <w:lang w:val="en-US"/>
        </w:rPr>
      </w:pPr>
      <w:del w:id="325" w:author="DELL-PC" w:date="2019-07-26T09:46:00Z">
        <w:r w:rsidDel="00B54970">
          <w:rPr>
            <w:b w:val="0"/>
            <w:iCs w:val="0"/>
            <w:smallCaps w:val="0"/>
            <w:noProof/>
          </w:rPr>
          <w:fldChar w:fldCharType="begin"/>
        </w:r>
        <w:r w:rsidDel="00B54970">
          <w:rPr>
            <w:noProof/>
          </w:rPr>
          <w:delInstrText xml:space="preserve"> HYPERLINK \l "_Toc525114846" </w:delInstrText>
        </w:r>
        <w:r w:rsidDel="00B54970">
          <w:rPr>
            <w:b w:val="0"/>
            <w:iCs w:val="0"/>
            <w:smallCaps w:val="0"/>
            <w:noProof/>
          </w:rPr>
          <w:fldChar w:fldCharType="separate"/>
        </w:r>
      </w:del>
      <w:ins w:id="32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27" w:author="DELL-PC" w:date="2019-07-26T09:46:00Z">
        <w:r w:rsidR="008B3D01" w:rsidRPr="00580D1E" w:rsidDel="00B54970">
          <w:rPr>
            <w:rStyle w:val="a3"/>
            <w:noProof/>
          </w:rPr>
          <w:delText>3.4.</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销毁会话</w:delText>
        </w:r>
        <w:r w:rsidR="008B3D01" w:rsidRPr="00580D1E" w:rsidDel="00B54970">
          <w:rPr>
            <w:rStyle w:val="a3"/>
            <w:noProof/>
          </w:rPr>
          <w:delText>-sge_safe_free_client_session</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_Toc525114846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15</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28" w:author="DELL-PC" w:date="2019-07-26T09:46:00Z"/>
          <w:rFonts w:asciiTheme="minorHAnsi" w:eastAsiaTheme="minorEastAsia" w:hAnsiTheme="minorHAnsi" w:cstheme="minorBidi"/>
          <w:b w:val="0"/>
          <w:iCs w:val="0"/>
          <w:smallCaps w:val="0"/>
          <w:noProof/>
          <w:kern w:val="2"/>
          <w:sz w:val="21"/>
          <w:szCs w:val="22"/>
          <w:lang w:val="en-US"/>
        </w:rPr>
      </w:pPr>
      <w:del w:id="329" w:author="DELL-PC" w:date="2019-07-26T09:46:00Z">
        <w:r w:rsidDel="00B54970">
          <w:rPr>
            <w:b w:val="0"/>
            <w:iCs w:val="0"/>
            <w:smallCaps w:val="0"/>
            <w:noProof/>
          </w:rPr>
          <w:fldChar w:fldCharType="begin"/>
        </w:r>
        <w:r w:rsidDel="00B54970">
          <w:rPr>
            <w:noProof/>
          </w:rPr>
          <w:delInstrText xml:space="preserve"> HYPERLINK \l "_Toc525114847" </w:delInstrText>
        </w:r>
        <w:r w:rsidDel="00B54970">
          <w:rPr>
            <w:b w:val="0"/>
            <w:iCs w:val="0"/>
            <w:smallCaps w:val="0"/>
            <w:noProof/>
          </w:rPr>
          <w:fldChar w:fldCharType="separate"/>
        </w:r>
      </w:del>
      <w:ins w:id="33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31" w:author="DELL-PC" w:date="2019-07-26T09:46:00Z">
        <w:r w:rsidR="008B3D01" w:rsidRPr="00580D1E" w:rsidDel="00B54970">
          <w:rPr>
            <w:rStyle w:val="a3"/>
            <w:noProof/>
          </w:rPr>
          <w:delText>3.5.</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生成</w:delText>
        </w:r>
        <w:r w:rsidR="008B3D01" w:rsidRPr="00580D1E" w:rsidDel="00B54970">
          <w:rPr>
            <w:rStyle w:val="a3"/>
            <w:noProof/>
          </w:rPr>
          <w:delText>hello</w:delText>
        </w:r>
        <w:r w:rsidR="008B3D01" w:rsidRPr="00580D1E" w:rsidDel="00B54970">
          <w:rPr>
            <w:rStyle w:val="a3"/>
            <w:rFonts w:hint="eastAsia"/>
            <w:noProof/>
          </w:rPr>
          <w:delText>报文</w:delText>
        </w:r>
        <w:r w:rsidR="008B3D01" w:rsidRPr="00580D1E" w:rsidDel="00B54970">
          <w:rPr>
            <w:rStyle w:val="a3"/>
            <w:noProof/>
          </w:rPr>
          <w:delText>-sge_safe_client_create_hello</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_Toc525114847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15</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32" w:author="DELL-PC" w:date="2019-07-26T09:46:00Z"/>
          <w:rFonts w:asciiTheme="minorHAnsi" w:eastAsiaTheme="minorEastAsia" w:hAnsiTheme="minorHAnsi" w:cstheme="minorBidi"/>
          <w:b w:val="0"/>
          <w:iCs w:val="0"/>
          <w:smallCaps w:val="0"/>
          <w:noProof/>
          <w:kern w:val="2"/>
          <w:sz w:val="21"/>
          <w:szCs w:val="22"/>
          <w:lang w:val="en-US"/>
        </w:rPr>
      </w:pPr>
      <w:del w:id="333" w:author="DELL-PC" w:date="2019-07-26T09:46:00Z">
        <w:r w:rsidDel="00B54970">
          <w:rPr>
            <w:b w:val="0"/>
            <w:iCs w:val="0"/>
            <w:smallCaps w:val="0"/>
            <w:noProof/>
          </w:rPr>
          <w:fldChar w:fldCharType="begin"/>
        </w:r>
        <w:r w:rsidDel="00B54970">
          <w:rPr>
            <w:noProof/>
          </w:rPr>
          <w:delInstrText xml:space="preserve"> HYPERLINK \l "_Toc525114848" </w:delInstrText>
        </w:r>
        <w:r w:rsidDel="00B54970">
          <w:rPr>
            <w:b w:val="0"/>
            <w:iCs w:val="0"/>
            <w:smallCaps w:val="0"/>
            <w:noProof/>
          </w:rPr>
          <w:fldChar w:fldCharType="separate"/>
        </w:r>
      </w:del>
      <w:ins w:id="33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35" w:author="DELL-PC" w:date="2019-07-26T09:46:00Z">
        <w:r w:rsidR="008B3D01" w:rsidRPr="00580D1E" w:rsidDel="00B54970">
          <w:rPr>
            <w:rStyle w:val="a3"/>
            <w:noProof/>
          </w:rPr>
          <w:delText>3.6.</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处理服务端</w:delText>
        </w:r>
        <w:r w:rsidR="008B3D01" w:rsidRPr="00580D1E" w:rsidDel="00B54970">
          <w:rPr>
            <w:rStyle w:val="a3"/>
            <w:noProof/>
          </w:rPr>
          <w:delText>hello</w:delText>
        </w:r>
        <w:r w:rsidR="008B3D01" w:rsidRPr="00580D1E" w:rsidDel="00B54970">
          <w:rPr>
            <w:rStyle w:val="a3"/>
            <w:rFonts w:hint="eastAsia"/>
            <w:noProof/>
          </w:rPr>
          <w:delText>应答</w:delText>
        </w:r>
        <w:r w:rsidR="008B3D01" w:rsidRPr="00580D1E" w:rsidDel="00B54970">
          <w:rPr>
            <w:rStyle w:val="a3"/>
            <w:noProof/>
          </w:rPr>
          <w:delText>-sge_safe_client_handle_hello_rsp</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_Toc525114848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16</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36" w:author="DELL-PC" w:date="2019-07-26T09:46:00Z"/>
          <w:rFonts w:asciiTheme="minorHAnsi" w:eastAsiaTheme="minorEastAsia" w:hAnsiTheme="minorHAnsi" w:cstheme="minorBidi"/>
          <w:b w:val="0"/>
          <w:iCs w:val="0"/>
          <w:smallCaps w:val="0"/>
          <w:noProof/>
          <w:kern w:val="2"/>
          <w:sz w:val="21"/>
          <w:szCs w:val="22"/>
          <w:lang w:val="en-US"/>
        </w:rPr>
      </w:pPr>
      <w:del w:id="337" w:author="DELL-PC" w:date="2019-07-26T09:46:00Z">
        <w:r w:rsidDel="00B54970">
          <w:rPr>
            <w:b w:val="0"/>
            <w:iCs w:val="0"/>
            <w:smallCaps w:val="0"/>
            <w:noProof/>
          </w:rPr>
          <w:fldChar w:fldCharType="begin"/>
        </w:r>
        <w:r w:rsidDel="00B54970">
          <w:rPr>
            <w:noProof/>
          </w:rPr>
          <w:delInstrText xml:space="preserve"> HYPERLINK \l "_Toc525114849" </w:delInstrText>
        </w:r>
        <w:r w:rsidDel="00B54970">
          <w:rPr>
            <w:b w:val="0"/>
            <w:iCs w:val="0"/>
            <w:smallCaps w:val="0"/>
            <w:noProof/>
          </w:rPr>
          <w:fldChar w:fldCharType="separate"/>
        </w:r>
      </w:del>
      <w:ins w:id="338"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39" w:author="DELL-PC" w:date="2019-07-26T09:46:00Z">
        <w:r w:rsidR="008B3D01" w:rsidRPr="00580D1E" w:rsidDel="00B54970">
          <w:rPr>
            <w:rStyle w:val="a3"/>
            <w:noProof/>
          </w:rPr>
          <w:delText>3.7.</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生成认证报文</w:delText>
        </w:r>
        <w:r w:rsidR="008B3D01" w:rsidRPr="00580D1E" w:rsidDel="00B54970">
          <w:rPr>
            <w:rStyle w:val="a3"/>
            <w:noProof/>
          </w:rPr>
          <w:delText>-sge_safe_client_create_authentication</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_Toc525114849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16</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40" w:author="DELL-PC" w:date="2019-07-26T09:46:00Z"/>
          <w:rFonts w:asciiTheme="minorHAnsi" w:eastAsiaTheme="minorEastAsia" w:hAnsiTheme="minorHAnsi" w:cstheme="minorBidi"/>
          <w:b w:val="0"/>
          <w:iCs w:val="0"/>
          <w:smallCaps w:val="0"/>
          <w:noProof/>
          <w:kern w:val="2"/>
          <w:sz w:val="21"/>
          <w:szCs w:val="22"/>
          <w:lang w:val="en-US"/>
        </w:rPr>
      </w:pPr>
      <w:del w:id="341" w:author="DELL-PC" w:date="2019-07-26T09:46:00Z">
        <w:r w:rsidDel="00B54970">
          <w:rPr>
            <w:b w:val="0"/>
            <w:iCs w:val="0"/>
            <w:smallCaps w:val="0"/>
            <w:noProof/>
          </w:rPr>
          <w:fldChar w:fldCharType="begin"/>
        </w:r>
        <w:r w:rsidDel="00B54970">
          <w:rPr>
            <w:noProof/>
          </w:rPr>
          <w:delInstrText xml:space="preserve"> HYPERLINK \l "_Toc525114850" </w:delInstrText>
        </w:r>
        <w:r w:rsidDel="00B54970">
          <w:rPr>
            <w:b w:val="0"/>
            <w:iCs w:val="0"/>
            <w:smallCaps w:val="0"/>
            <w:noProof/>
          </w:rPr>
          <w:fldChar w:fldCharType="separate"/>
        </w:r>
      </w:del>
      <w:ins w:id="34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43" w:author="DELL-PC" w:date="2019-07-26T09:46:00Z">
        <w:r w:rsidR="008B3D01" w:rsidRPr="00580D1E" w:rsidDel="00B54970">
          <w:rPr>
            <w:rStyle w:val="a3"/>
            <w:noProof/>
          </w:rPr>
          <w:delText>3.8.</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接收服务端会话密钥</w:delText>
        </w:r>
        <w:r w:rsidR="008B3D01" w:rsidRPr="00580D1E" w:rsidDel="00B54970">
          <w:rPr>
            <w:rStyle w:val="a3"/>
            <w:noProof/>
          </w:rPr>
          <w:delText>-sge_safe_client_accept_sessionkey</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_Toc525114850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17</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44" w:author="DELL-PC" w:date="2019-07-26T09:46:00Z"/>
          <w:rFonts w:asciiTheme="minorHAnsi" w:eastAsiaTheme="minorEastAsia" w:hAnsiTheme="minorHAnsi" w:cstheme="minorBidi"/>
          <w:b w:val="0"/>
          <w:iCs w:val="0"/>
          <w:smallCaps w:val="0"/>
          <w:noProof/>
          <w:kern w:val="2"/>
          <w:sz w:val="21"/>
          <w:szCs w:val="22"/>
          <w:lang w:val="en-US"/>
        </w:rPr>
      </w:pPr>
      <w:del w:id="345" w:author="DELL-PC" w:date="2019-07-26T09:46:00Z">
        <w:r w:rsidDel="00B54970">
          <w:rPr>
            <w:b w:val="0"/>
            <w:iCs w:val="0"/>
            <w:smallCaps w:val="0"/>
            <w:noProof/>
          </w:rPr>
          <w:fldChar w:fldCharType="begin"/>
        </w:r>
        <w:r w:rsidDel="00B54970">
          <w:rPr>
            <w:noProof/>
          </w:rPr>
          <w:delInstrText xml:space="preserve"> HYPERLINK \l "_Toc525114851" </w:delInstrText>
        </w:r>
        <w:r w:rsidDel="00B54970">
          <w:rPr>
            <w:b w:val="0"/>
            <w:iCs w:val="0"/>
            <w:smallCaps w:val="0"/>
            <w:noProof/>
          </w:rPr>
          <w:fldChar w:fldCharType="separate"/>
        </w:r>
      </w:del>
      <w:ins w:id="34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47" w:author="DELL-PC" w:date="2019-07-26T09:46:00Z">
        <w:r w:rsidR="008B3D01" w:rsidRPr="00580D1E" w:rsidDel="00B54970">
          <w:rPr>
            <w:rStyle w:val="a3"/>
            <w:noProof/>
          </w:rPr>
          <w:delText>3.9.</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加密报文</w:delText>
        </w:r>
        <w:r w:rsidR="008B3D01" w:rsidRPr="00580D1E" w:rsidDel="00B54970">
          <w:rPr>
            <w:rStyle w:val="a3"/>
            <w:noProof/>
          </w:rPr>
          <w:delText>-sge_safe_client_packet_encrypt</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_Toc525114851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17</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48" w:author="DELL-PC" w:date="2019-07-26T09:46:00Z"/>
          <w:rFonts w:asciiTheme="minorHAnsi" w:eastAsiaTheme="minorEastAsia" w:hAnsiTheme="minorHAnsi" w:cstheme="minorBidi"/>
          <w:b w:val="0"/>
          <w:iCs w:val="0"/>
          <w:smallCaps w:val="0"/>
          <w:noProof/>
          <w:kern w:val="2"/>
          <w:sz w:val="21"/>
          <w:szCs w:val="22"/>
          <w:lang w:val="en-US"/>
        </w:rPr>
      </w:pPr>
      <w:del w:id="349" w:author="DELL-PC" w:date="2019-07-26T09:46:00Z">
        <w:r w:rsidDel="00B54970">
          <w:rPr>
            <w:b w:val="0"/>
            <w:iCs w:val="0"/>
            <w:smallCaps w:val="0"/>
            <w:noProof/>
          </w:rPr>
          <w:fldChar w:fldCharType="begin"/>
        </w:r>
        <w:r w:rsidDel="00B54970">
          <w:rPr>
            <w:noProof/>
          </w:rPr>
          <w:delInstrText xml:space="preserve"> HYPERLINK \l "_Toc525114852" </w:delInstrText>
        </w:r>
        <w:r w:rsidDel="00B54970">
          <w:rPr>
            <w:b w:val="0"/>
            <w:iCs w:val="0"/>
            <w:smallCaps w:val="0"/>
            <w:noProof/>
          </w:rPr>
          <w:fldChar w:fldCharType="separate"/>
        </w:r>
      </w:del>
      <w:ins w:id="35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51" w:author="DELL-PC" w:date="2019-07-26T09:46:00Z">
        <w:r w:rsidR="008B3D01" w:rsidRPr="00580D1E" w:rsidDel="00B54970">
          <w:rPr>
            <w:rStyle w:val="a3"/>
            <w:noProof/>
          </w:rPr>
          <w:delText>3.10.</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解密报文</w:delText>
        </w:r>
        <w:r w:rsidR="008B3D01" w:rsidRPr="00580D1E" w:rsidDel="00B54970">
          <w:rPr>
            <w:rStyle w:val="a3"/>
            <w:noProof/>
          </w:rPr>
          <w:delText>-sge_safe_client_packet_decrypt</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_Toc525114852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18</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52" w:author="DELL-PC" w:date="2019-07-26T09:46:00Z"/>
          <w:rFonts w:asciiTheme="minorHAnsi" w:eastAsiaTheme="minorEastAsia" w:hAnsiTheme="minorHAnsi" w:cstheme="minorBidi"/>
          <w:b w:val="0"/>
          <w:iCs w:val="0"/>
          <w:smallCaps w:val="0"/>
          <w:noProof/>
          <w:kern w:val="2"/>
          <w:sz w:val="21"/>
          <w:szCs w:val="22"/>
          <w:lang w:val="en-US"/>
        </w:rPr>
      </w:pPr>
      <w:del w:id="353" w:author="DELL-PC" w:date="2019-07-26T09:46:00Z">
        <w:r w:rsidDel="00B54970">
          <w:rPr>
            <w:b w:val="0"/>
            <w:iCs w:val="0"/>
            <w:smallCaps w:val="0"/>
            <w:noProof/>
          </w:rPr>
          <w:fldChar w:fldCharType="begin"/>
        </w:r>
        <w:r w:rsidDel="00B54970">
          <w:rPr>
            <w:noProof/>
          </w:rPr>
          <w:delInstrText xml:space="preserve"> HYPERLINK \l "_Toc525114853" </w:delInstrText>
        </w:r>
        <w:r w:rsidDel="00B54970">
          <w:rPr>
            <w:b w:val="0"/>
            <w:iCs w:val="0"/>
            <w:smallCaps w:val="0"/>
            <w:noProof/>
          </w:rPr>
          <w:fldChar w:fldCharType="separate"/>
        </w:r>
      </w:del>
      <w:ins w:id="35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55" w:author="DELL-PC" w:date="2019-07-26T09:46:00Z">
        <w:r w:rsidR="008B3D01" w:rsidRPr="00580D1E" w:rsidDel="00B54970">
          <w:rPr>
            <w:rStyle w:val="a3"/>
            <w:noProof/>
          </w:rPr>
          <w:delText>3.11.</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获取应用版本号</w:delText>
        </w:r>
        <w:r w:rsidR="008B3D01" w:rsidRPr="00580D1E" w:rsidDel="00B54970">
          <w:rPr>
            <w:rStyle w:val="a3"/>
            <w:noProof/>
          </w:rPr>
          <w:delText>-sge_safe_client_get_api_version</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_Toc525114853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18</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56" w:author="DELL-PC" w:date="2019-07-26T09:46:00Z"/>
          <w:rFonts w:asciiTheme="minorHAnsi" w:eastAsiaTheme="minorEastAsia" w:hAnsiTheme="minorHAnsi" w:cstheme="minorBidi"/>
          <w:b w:val="0"/>
          <w:iCs w:val="0"/>
          <w:smallCaps w:val="0"/>
          <w:noProof/>
          <w:kern w:val="2"/>
          <w:sz w:val="21"/>
          <w:szCs w:val="22"/>
          <w:lang w:val="en-US"/>
        </w:rPr>
      </w:pPr>
      <w:del w:id="357" w:author="DELL-PC" w:date="2019-07-26T09:46:00Z">
        <w:r w:rsidDel="00B54970">
          <w:rPr>
            <w:b w:val="0"/>
            <w:iCs w:val="0"/>
            <w:smallCaps w:val="0"/>
            <w:noProof/>
          </w:rPr>
          <w:fldChar w:fldCharType="begin"/>
        </w:r>
        <w:r w:rsidDel="00B54970">
          <w:rPr>
            <w:noProof/>
          </w:rPr>
          <w:delInstrText xml:space="preserve"> HYPERLINK \l "_Toc525114854" </w:delInstrText>
        </w:r>
        <w:r w:rsidDel="00B54970">
          <w:rPr>
            <w:b w:val="0"/>
            <w:iCs w:val="0"/>
            <w:smallCaps w:val="0"/>
            <w:noProof/>
          </w:rPr>
          <w:fldChar w:fldCharType="separate"/>
        </w:r>
      </w:del>
      <w:ins w:id="358"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59" w:author="DELL-PC" w:date="2019-07-26T09:46:00Z">
        <w:r w:rsidR="008B3D01" w:rsidRPr="00580D1E" w:rsidDel="00B54970">
          <w:rPr>
            <w:rStyle w:val="a3"/>
            <w:noProof/>
          </w:rPr>
          <w:delText>3.12.</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获取会话的连接句柄</w:delText>
        </w:r>
        <w:r w:rsidR="008B3D01" w:rsidRPr="00580D1E" w:rsidDel="00B54970">
          <w:rPr>
            <w:rStyle w:val="a3"/>
            <w:noProof/>
          </w:rPr>
          <w:delText>-sge_safe_client_get_link_from_session</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_Toc525114854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19</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60" w:author="DELL-PC" w:date="2019-07-26T09:46:00Z"/>
          <w:rFonts w:asciiTheme="minorHAnsi" w:eastAsiaTheme="minorEastAsia" w:hAnsiTheme="minorHAnsi" w:cstheme="minorBidi"/>
          <w:b w:val="0"/>
          <w:iCs w:val="0"/>
          <w:smallCaps w:val="0"/>
          <w:noProof/>
          <w:kern w:val="2"/>
          <w:sz w:val="21"/>
          <w:szCs w:val="22"/>
          <w:lang w:val="en-US"/>
        </w:rPr>
      </w:pPr>
      <w:del w:id="361" w:author="DELL-PC" w:date="2019-07-26T09:46:00Z">
        <w:r w:rsidDel="00B54970">
          <w:rPr>
            <w:b w:val="0"/>
            <w:iCs w:val="0"/>
            <w:smallCaps w:val="0"/>
            <w:noProof/>
          </w:rPr>
          <w:fldChar w:fldCharType="begin"/>
        </w:r>
        <w:r w:rsidDel="00B54970">
          <w:rPr>
            <w:noProof/>
          </w:rPr>
          <w:delInstrText xml:space="preserve"> HYPERLINK \l "_Toc525114855" </w:delInstrText>
        </w:r>
        <w:r w:rsidDel="00B54970">
          <w:rPr>
            <w:b w:val="0"/>
            <w:iCs w:val="0"/>
            <w:smallCaps w:val="0"/>
            <w:noProof/>
          </w:rPr>
          <w:fldChar w:fldCharType="separate"/>
        </w:r>
      </w:del>
      <w:ins w:id="36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63" w:author="DELL-PC" w:date="2019-07-26T09:46:00Z">
        <w:r w:rsidR="008B3D01" w:rsidRPr="00580D1E" w:rsidDel="00B54970">
          <w:rPr>
            <w:rStyle w:val="a3"/>
            <w:noProof/>
          </w:rPr>
          <w:delText>3.13.</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创建连接句柄</w:delText>
        </w:r>
        <w:r w:rsidR="008B3D01" w:rsidRPr="00580D1E" w:rsidDel="00B54970">
          <w:rPr>
            <w:rStyle w:val="a3"/>
            <w:noProof/>
          </w:rPr>
          <w:delText>-sge_safe_client_link_create</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_Toc525114855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19</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64" w:author="DELL-PC" w:date="2019-07-26T09:46:00Z"/>
          <w:rFonts w:asciiTheme="minorHAnsi" w:eastAsiaTheme="minorEastAsia" w:hAnsiTheme="minorHAnsi" w:cstheme="minorBidi"/>
          <w:b w:val="0"/>
          <w:iCs w:val="0"/>
          <w:smallCaps w:val="0"/>
          <w:noProof/>
          <w:kern w:val="2"/>
          <w:sz w:val="21"/>
          <w:szCs w:val="22"/>
          <w:lang w:val="en-US"/>
        </w:rPr>
      </w:pPr>
      <w:del w:id="365" w:author="DELL-PC" w:date="2019-07-26T09:46:00Z">
        <w:r w:rsidDel="00B54970">
          <w:rPr>
            <w:b w:val="0"/>
            <w:iCs w:val="0"/>
            <w:smallCaps w:val="0"/>
            <w:noProof/>
          </w:rPr>
          <w:fldChar w:fldCharType="begin"/>
        </w:r>
        <w:r w:rsidDel="00B54970">
          <w:rPr>
            <w:noProof/>
          </w:rPr>
          <w:delInstrText xml:space="preserve"> HYPERLINK \l "_Toc525114856" </w:delInstrText>
        </w:r>
        <w:r w:rsidDel="00B54970">
          <w:rPr>
            <w:b w:val="0"/>
            <w:iCs w:val="0"/>
            <w:smallCaps w:val="0"/>
            <w:noProof/>
          </w:rPr>
          <w:fldChar w:fldCharType="separate"/>
        </w:r>
      </w:del>
      <w:ins w:id="366"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67" w:author="DELL-PC" w:date="2019-07-26T09:46:00Z">
        <w:r w:rsidR="008B3D01" w:rsidRPr="00580D1E" w:rsidDel="00B54970">
          <w:rPr>
            <w:rStyle w:val="a3"/>
            <w:noProof/>
          </w:rPr>
          <w:delText>3.14.</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销毁连接句柄</w:delText>
        </w:r>
        <w:r w:rsidR="008B3D01" w:rsidRPr="00580D1E" w:rsidDel="00B54970">
          <w:rPr>
            <w:rStyle w:val="a3"/>
            <w:noProof/>
          </w:rPr>
          <w:delText>-sge_safe_client_link_destroy</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_Toc525114856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20</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68" w:author="DELL-PC" w:date="2019-07-26T09:46:00Z"/>
          <w:rFonts w:asciiTheme="minorHAnsi" w:eastAsiaTheme="minorEastAsia" w:hAnsiTheme="minorHAnsi" w:cstheme="minorBidi"/>
          <w:b w:val="0"/>
          <w:iCs w:val="0"/>
          <w:smallCaps w:val="0"/>
          <w:noProof/>
          <w:kern w:val="2"/>
          <w:sz w:val="21"/>
          <w:szCs w:val="22"/>
          <w:lang w:val="en-US"/>
        </w:rPr>
      </w:pPr>
      <w:del w:id="369" w:author="DELL-PC" w:date="2019-07-26T09:46:00Z">
        <w:r w:rsidDel="00B54970">
          <w:rPr>
            <w:b w:val="0"/>
            <w:iCs w:val="0"/>
            <w:smallCaps w:val="0"/>
            <w:noProof/>
          </w:rPr>
          <w:fldChar w:fldCharType="begin"/>
        </w:r>
        <w:r w:rsidDel="00B54970">
          <w:rPr>
            <w:noProof/>
          </w:rPr>
          <w:delInstrText xml:space="preserve"> HYPERLINK \l "_Toc525114857" </w:delInstrText>
        </w:r>
        <w:r w:rsidDel="00B54970">
          <w:rPr>
            <w:b w:val="0"/>
            <w:iCs w:val="0"/>
            <w:smallCaps w:val="0"/>
            <w:noProof/>
          </w:rPr>
          <w:fldChar w:fldCharType="separate"/>
        </w:r>
      </w:del>
      <w:ins w:id="37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71" w:author="DELL-PC" w:date="2019-07-26T09:46:00Z">
        <w:r w:rsidR="008B3D01" w:rsidRPr="00580D1E" w:rsidDel="00B54970">
          <w:rPr>
            <w:rStyle w:val="a3"/>
            <w:noProof/>
          </w:rPr>
          <w:delText>3.15.</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重置连接</w:delText>
        </w:r>
        <w:r w:rsidR="008B3D01" w:rsidRPr="00580D1E" w:rsidDel="00B54970">
          <w:rPr>
            <w:rStyle w:val="a3"/>
            <w:noProof/>
          </w:rPr>
          <w:delText>-sge_safe_client_link_reset</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_Toc525114857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20</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72" w:author="DELL-PC" w:date="2019-07-26T09:46:00Z"/>
          <w:rFonts w:asciiTheme="minorHAnsi" w:eastAsiaTheme="minorEastAsia" w:hAnsiTheme="minorHAnsi" w:cstheme="minorBidi"/>
          <w:b w:val="0"/>
          <w:iCs w:val="0"/>
          <w:smallCaps w:val="0"/>
          <w:noProof/>
          <w:kern w:val="2"/>
          <w:sz w:val="21"/>
          <w:szCs w:val="22"/>
          <w:lang w:val="en-US"/>
        </w:rPr>
      </w:pPr>
      <w:del w:id="373" w:author="DELL-PC" w:date="2019-07-26T09:46:00Z">
        <w:r w:rsidDel="00B54970">
          <w:rPr>
            <w:b w:val="0"/>
            <w:iCs w:val="0"/>
            <w:smallCaps w:val="0"/>
            <w:noProof/>
          </w:rPr>
          <w:fldChar w:fldCharType="begin"/>
        </w:r>
        <w:r w:rsidDel="00B54970">
          <w:rPr>
            <w:noProof/>
          </w:rPr>
          <w:delInstrText xml:space="preserve"> HYPERLINK \l "_Toc525114858" </w:delInstrText>
        </w:r>
        <w:r w:rsidDel="00B54970">
          <w:rPr>
            <w:b w:val="0"/>
            <w:iCs w:val="0"/>
            <w:smallCaps w:val="0"/>
            <w:noProof/>
          </w:rPr>
          <w:fldChar w:fldCharType="separate"/>
        </w:r>
      </w:del>
      <w:ins w:id="37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75" w:author="DELL-PC" w:date="2019-07-26T09:46:00Z">
        <w:r w:rsidR="008B3D01" w:rsidRPr="00580D1E" w:rsidDel="00B54970">
          <w:rPr>
            <w:rStyle w:val="a3"/>
            <w:noProof/>
          </w:rPr>
          <w:delText>3.16.</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重新连接</w:delText>
        </w:r>
        <w:r w:rsidR="008B3D01" w:rsidRPr="00580D1E" w:rsidDel="00B54970">
          <w:rPr>
            <w:rStyle w:val="a3"/>
            <w:noProof/>
          </w:rPr>
          <w:delText>-sge_safe_client_link_reconnect</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_Toc525114858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20</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76" w:author="DELL-PC" w:date="2019-07-26T09:46:00Z"/>
          <w:rFonts w:asciiTheme="minorHAnsi" w:eastAsiaTheme="minorEastAsia" w:hAnsiTheme="minorHAnsi" w:cstheme="minorBidi"/>
          <w:b w:val="0"/>
          <w:iCs w:val="0"/>
          <w:smallCaps w:val="0"/>
          <w:noProof/>
          <w:kern w:val="2"/>
          <w:sz w:val="21"/>
          <w:szCs w:val="22"/>
          <w:lang w:val="en-US"/>
        </w:rPr>
      </w:pPr>
      <w:del w:id="377" w:author="DELL-PC" w:date="2019-07-26T09:46:00Z">
        <w:r w:rsidDel="00B54970">
          <w:rPr>
            <w:b w:val="0"/>
            <w:iCs w:val="0"/>
            <w:smallCaps w:val="0"/>
            <w:noProof/>
          </w:rPr>
          <w:fldChar w:fldCharType="begin"/>
        </w:r>
        <w:r w:rsidDel="00B54970">
          <w:rPr>
            <w:noProof/>
          </w:rPr>
          <w:delInstrText xml:space="preserve"> HYPERLINK \l "_Toc525114859" </w:delInstrText>
        </w:r>
        <w:r w:rsidDel="00B54970">
          <w:rPr>
            <w:b w:val="0"/>
            <w:iCs w:val="0"/>
            <w:smallCaps w:val="0"/>
            <w:noProof/>
          </w:rPr>
          <w:fldChar w:fldCharType="separate"/>
        </w:r>
      </w:del>
      <w:ins w:id="378"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79" w:author="DELL-PC" w:date="2019-07-26T09:46:00Z">
        <w:r w:rsidR="008B3D01" w:rsidRPr="00580D1E" w:rsidDel="00B54970">
          <w:rPr>
            <w:rStyle w:val="a3"/>
            <w:noProof/>
          </w:rPr>
          <w:delText>3.17.</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获取连接状态</w:delText>
        </w:r>
        <w:r w:rsidR="008B3D01" w:rsidRPr="00580D1E" w:rsidDel="00B54970">
          <w:rPr>
            <w:rStyle w:val="a3"/>
            <w:noProof/>
          </w:rPr>
          <w:delText>-sge_safe_client_link_is_connected</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_Toc525114859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20</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80" w:author="DELL-PC" w:date="2019-07-26T09:46:00Z"/>
          <w:rFonts w:asciiTheme="minorHAnsi" w:eastAsiaTheme="minorEastAsia" w:hAnsiTheme="minorHAnsi" w:cstheme="minorBidi"/>
          <w:b w:val="0"/>
          <w:iCs w:val="0"/>
          <w:smallCaps w:val="0"/>
          <w:noProof/>
          <w:kern w:val="2"/>
          <w:sz w:val="21"/>
          <w:szCs w:val="22"/>
          <w:lang w:val="en-US"/>
        </w:rPr>
      </w:pPr>
      <w:del w:id="381" w:author="DELL-PC" w:date="2019-07-26T09:46:00Z">
        <w:r w:rsidDel="00B54970">
          <w:rPr>
            <w:b w:val="0"/>
            <w:iCs w:val="0"/>
            <w:smallCaps w:val="0"/>
            <w:noProof/>
          </w:rPr>
          <w:fldChar w:fldCharType="begin"/>
        </w:r>
        <w:r w:rsidDel="00B54970">
          <w:rPr>
            <w:noProof/>
          </w:rPr>
          <w:delInstrText xml:space="preserve"> HYPERLINK \l "_Toc525114860" </w:delInstrText>
        </w:r>
        <w:r w:rsidDel="00B54970">
          <w:rPr>
            <w:b w:val="0"/>
            <w:iCs w:val="0"/>
            <w:smallCaps w:val="0"/>
            <w:noProof/>
          </w:rPr>
          <w:fldChar w:fldCharType="separate"/>
        </w:r>
      </w:del>
      <w:ins w:id="382"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83" w:author="DELL-PC" w:date="2019-07-26T09:46:00Z">
        <w:r w:rsidR="008B3D01" w:rsidRPr="00580D1E" w:rsidDel="00B54970">
          <w:rPr>
            <w:rStyle w:val="a3"/>
            <w:noProof/>
          </w:rPr>
          <w:delText>3.18.</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获取连接加密模式</w:delText>
        </w:r>
        <w:r w:rsidR="008B3D01" w:rsidRPr="00580D1E" w:rsidDel="00B54970">
          <w:rPr>
            <w:rStyle w:val="a3"/>
            <w:noProof/>
          </w:rPr>
          <w:delText>-sge_safe_client_link_get_mode</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_Toc525114860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21</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1"/>
        <w:rPr>
          <w:del w:id="384" w:author="DELL-PC" w:date="2019-07-26T09:46:00Z"/>
          <w:rFonts w:asciiTheme="minorHAnsi" w:eastAsiaTheme="minorEastAsia" w:hAnsiTheme="minorHAnsi" w:cstheme="minorBidi"/>
          <w:b w:val="0"/>
          <w:bCs w:val="0"/>
          <w:noProof/>
          <w:kern w:val="2"/>
          <w:sz w:val="21"/>
          <w:szCs w:val="22"/>
          <w:lang w:val="en-US"/>
        </w:rPr>
      </w:pPr>
      <w:del w:id="385" w:author="DELL-PC" w:date="2019-07-26T09:46:00Z">
        <w:r w:rsidDel="00B54970">
          <w:rPr>
            <w:b w:val="0"/>
            <w:bCs w:val="0"/>
            <w:noProof/>
          </w:rPr>
          <w:fldChar w:fldCharType="begin"/>
        </w:r>
        <w:r w:rsidDel="00B54970">
          <w:rPr>
            <w:noProof/>
          </w:rPr>
          <w:delInstrText xml:space="preserve"> HYPERLINK \l "_Toc525114861" </w:delInstrText>
        </w:r>
        <w:r w:rsidDel="00B54970">
          <w:rPr>
            <w:b w:val="0"/>
            <w:bCs w:val="0"/>
            <w:noProof/>
          </w:rPr>
          <w:fldChar w:fldCharType="separate"/>
        </w:r>
      </w:del>
      <w:ins w:id="386" w:author="DELL-PC" w:date="2019-07-26T09:46:00Z">
        <w:r w:rsidR="00B54970">
          <w:rPr>
            <w:rFonts w:hint="eastAsia"/>
            <w:b w:val="0"/>
            <w:bCs w:val="0"/>
            <w:noProof/>
          </w:rPr>
          <w:t>错误</w:t>
        </w:r>
        <w:r w:rsidR="00B54970">
          <w:rPr>
            <w:rFonts w:hint="eastAsia"/>
            <w:b w:val="0"/>
            <w:bCs w:val="0"/>
            <w:noProof/>
          </w:rPr>
          <w:t>!</w:t>
        </w:r>
        <w:r w:rsidR="00B54970">
          <w:rPr>
            <w:rFonts w:hint="eastAsia"/>
            <w:b w:val="0"/>
            <w:bCs w:val="0"/>
            <w:noProof/>
          </w:rPr>
          <w:t>超链接引用无效。</w:t>
        </w:r>
      </w:ins>
      <w:del w:id="387" w:author="DELL-PC" w:date="2019-07-26T09:46:00Z">
        <w:r w:rsidR="008B3D01" w:rsidRPr="00580D1E" w:rsidDel="00B54970">
          <w:rPr>
            <w:rStyle w:val="a3"/>
            <w:rFonts w:cs="宋体"/>
            <w:noProof/>
          </w:rPr>
          <w:delText>4.</w:delText>
        </w:r>
        <w:r w:rsidR="008B3D01" w:rsidDel="00B54970">
          <w:rPr>
            <w:rFonts w:asciiTheme="minorHAnsi" w:eastAsiaTheme="minorEastAsia" w:hAnsiTheme="minorHAnsi" w:cstheme="minorBidi"/>
            <w:b w:val="0"/>
            <w:bCs w:val="0"/>
            <w:noProof/>
            <w:kern w:val="2"/>
            <w:sz w:val="21"/>
            <w:szCs w:val="22"/>
            <w:lang w:val="en-US"/>
          </w:rPr>
          <w:tab/>
        </w:r>
        <w:r w:rsidR="008B3D01" w:rsidRPr="00580D1E" w:rsidDel="00B54970">
          <w:rPr>
            <w:rStyle w:val="a3"/>
            <w:noProof/>
          </w:rPr>
          <w:delText>API</w:delText>
        </w:r>
        <w:r w:rsidR="008B3D01" w:rsidRPr="00580D1E" w:rsidDel="00B54970">
          <w:rPr>
            <w:rStyle w:val="a3"/>
            <w:rFonts w:hint="eastAsia"/>
            <w:noProof/>
          </w:rPr>
          <w:delText>开发示例</w:delText>
        </w:r>
        <w:r w:rsidR="008B3D01" w:rsidDel="00B54970">
          <w:rPr>
            <w:noProof/>
            <w:webHidden/>
          </w:rPr>
          <w:tab/>
        </w:r>
        <w:r w:rsidR="00D247B3" w:rsidDel="00B54970">
          <w:rPr>
            <w:b w:val="0"/>
            <w:bCs w:val="0"/>
            <w:noProof/>
            <w:webHidden/>
          </w:rPr>
          <w:fldChar w:fldCharType="begin"/>
        </w:r>
        <w:r w:rsidR="008B3D01" w:rsidDel="00B54970">
          <w:rPr>
            <w:noProof/>
            <w:webHidden/>
          </w:rPr>
          <w:delInstrText xml:space="preserve"> PAGEREF _Toc525114861 \h </w:delInstrText>
        </w:r>
        <w:r w:rsidR="00D247B3" w:rsidDel="00B54970">
          <w:rPr>
            <w:b w:val="0"/>
            <w:bCs w:val="0"/>
            <w:noProof/>
            <w:webHidden/>
          </w:rPr>
        </w:r>
        <w:r w:rsidR="00D247B3" w:rsidDel="00B54970">
          <w:rPr>
            <w:b w:val="0"/>
            <w:bCs w:val="0"/>
            <w:noProof/>
            <w:webHidden/>
          </w:rPr>
          <w:fldChar w:fldCharType="separate"/>
        </w:r>
        <w:r w:rsidR="008B3D01" w:rsidDel="00B54970">
          <w:rPr>
            <w:noProof/>
            <w:webHidden/>
          </w:rPr>
          <w:delText>21</w:delText>
        </w:r>
        <w:r w:rsidR="00D247B3" w:rsidDel="00B54970">
          <w:rPr>
            <w:b w:val="0"/>
            <w:bCs w:val="0"/>
            <w:noProof/>
            <w:webHidden/>
          </w:rPr>
          <w:fldChar w:fldCharType="end"/>
        </w:r>
        <w:r w:rsidDel="00B54970">
          <w:rPr>
            <w:b w:val="0"/>
            <w:bCs w:val="0"/>
            <w:noProof/>
          </w:rPr>
          <w:fldChar w:fldCharType="end"/>
        </w:r>
      </w:del>
    </w:p>
    <w:p w:rsidR="008B3D01" w:rsidDel="00B54970" w:rsidRDefault="000F48AE">
      <w:pPr>
        <w:pStyle w:val="TOC2"/>
        <w:tabs>
          <w:tab w:val="left" w:pos="1260"/>
          <w:tab w:val="right" w:leader="dot" w:pos="8302"/>
        </w:tabs>
        <w:rPr>
          <w:del w:id="388" w:author="DELL-PC" w:date="2019-07-26T09:46:00Z"/>
          <w:rFonts w:asciiTheme="minorHAnsi" w:eastAsiaTheme="minorEastAsia" w:hAnsiTheme="minorHAnsi" w:cstheme="minorBidi"/>
          <w:b w:val="0"/>
          <w:iCs w:val="0"/>
          <w:smallCaps w:val="0"/>
          <w:noProof/>
          <w:kern w:val="2"/>
          <w:sz w:val="21"/>
          <w:szCs w:val="22"/>
          <w:lang w:val="en-US"/>
        </w:rPr>
      </w:pPr>
      <w:del w:id="389" w:author="DELL-PC" w:date="2019-07-26T09:46:00Z">
        <w:r w:rsidDel="00B54970">
          <w:rPr>
            <w:b w:val="0"/>
            <w:iCs w:val="0"/>
            <w:smallCaps w:val="0"/>
            <w:noProof/>
          </w:rPr>
          <w:fldChar w:fldCharType="begin"/>
        </w:r>
        <w:r w:rsidDel="00B54970">
          <w:rPr>
            <w:noProof/>
          </w:rPr>
          <w:delInstrText xml:space="preserve"> HYPERLINK \l "_Toc525114862" </w:delInstrText>
        </w:r>
        <w:r w:rsidDel="00B54970">
          <w:rPr>
            <w:b w:val="0"/>
            <w:iCs w:val="0"/>
            <w:smallCaps w:val="0"/>
            <w:noProof/>
          </w:rPr>
          <w:fldChar w:fldCharType="separate"/>
        </w:r>
      </w:del>
      <w:ins w:id="390"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91" w:author="DELL-PC" w:date="2019-07-26T09:46:00Z">
        <w:r w:rsidR="008B3D01" w:rsidRPr="00580D1E" w:rsidDel="00B54970">
          <w:rPr>
            <w:rStyle w:val="a3"/>
            <w:noProof/>
          </w:rPr>
          <w:delText>4.1.</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说明</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_Toc525114862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21</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2"/>
        <w:tabs>
          <w:tab w:val="left" w:pos="1260"/>
          <w:tab w:val="right" w:leader="dot" w:pos="8302"/>
        </w:tabs>
        <w:rPr>
          <w:del w:id="392" w:author="DELL-PC" w:date="2019-07-26T09:46:00Z"/>
          <w:rFonts w:asciiTheme="minorHAnsi" w:eastAsiaTheme="minorEastAsia" w:hAnsiTheme="minorHAnsi" w:cstheme="minorBidi"/>
          <w:b w:val="0"/>
          <w:iCs w:val="0"/>
          <w:smallCaps w:val="0"/>
          <w:noProof/>
          <w:kern w:val="2"/>
          <w:sz w:val="21"/>
          <w:szCs w:val="22"/>
          <w:lang w:val="en-US"/>
        </w:rPr>
      </w:pPr>
      <w:del w:id="393" w:author="DELL-PC" w:date="2019-07-26T09:46:00Z">
        <w:r w:rsidDel="00B54970">
          <w:rPr>
            <w:b w:val="0"/>
            <w:iCs w:val="0"/>
            <w:smallCaps w:val="0"/>
            <w:noProof/>
          </w:rPr>
          <w:fldChar w:fldCharType="begin"/>
        </w:r>
        <w:r w:rsidDel="00B54970">
          <w:rPr>
            <w:noProof/>
          </w:rPr>
          <w:delInstrText xml:space="preserve"> HYPERLINK \l "_Toc525114863" </w:delInstrText>
        </w:r>
        <w:r w:rsidDel="00B54970">
          <w:rPr>
            <w:b w:val="0"/>
            <w:iCs w:val="0"/>
            <w:smallCaps w:val="0"/>
            <w:noProof/>
          </w:rPr>
          <w:fldChar w:fldCharType="separate"/>
        </w:r>
      </w:del>
      <w:ins w:id="394" w:author="DELL-PC" w:date="2019-07-26T09:46:00Z">
        <w:r w:rsidR="00B54970">
          <w:rPr>
            <w:rFonts w:hint="eastAsia"/>
            <w:b w:val="0"/>
            <w:bCs/>
            <w:noProof/>
          </w:rPr>
          <w:t>错误</w:t>
        </w:r>
        <w:r w:rsidR="00B54970">
          <w:rPr>
            <w:rFonts w:hint="eastAsia"/>
            <w:b w:val="0"/>
            <w:bCs/>
            <w:noProof/>
          </w:rPr>
          <w:t>!</w:t>
        </w:r>
        <w:r w:rsidR="00B54970">
          <w:rPr>
            <w:rFonts w:hint="eastAsia"/>
            <w:b w:val="0"/>
            <w:bCs/>
            <w:noProof/>
          </w:rPr>
          <w:t>超链接引用无效。</w:t>
        </w:r>
      </w:ins>
      <w:del w:id="395" w:author="DELL-PC" w:date="2019-07-26T09:46:00Z">
        <w:r w:rsidR="008B3D01" w:rsidRPr="00580D1E" w:rsidDel="00B54970">
          <w:rPr>
            <w:rStyle w:val="a3"/>
            <w:noProof/>
          </w:rPr>
          <w:delText>4.2.</w:delText>
        </w:r>
        <w:r w:rsidR="008B3D01" w:rsidDel="00B54970">
          <w:rPr>
            <w:rFonts w:asciiTheme="minorHAnsi" w:eastAsiaTheme="minorEastAsia" w:hAnsiTheme="minorHAnsi" w:cstheme="minorBidi"/>
            <w:b w:val="0"/>
            <w:iCs w:val="0"/>
            <w:smallCaps w:val="0"/>
            <w:noProof/>
            <w:kern w:val="2"/>
            <w:sz w:val="21"/>
            <w:szCs w:val="22"/>
            <w:lang w:val="en-US"/>
          </w:rPr>
          <w:tab/>
        </w:r>
        <w:r w:rsidR="008B3D01" w:rsidRPr="00580D1E" w:rsidDel="00B54970">
          <w:rPr>
            <w:rStyle w:val="a3"/>
            <w:rFonts w:hint="eastAsia"/>
            <w:noProof/>
          </w:rPr>
          <w:delText>示例</w:delText>
        </w:r>
        <w:r w:rsidR="008B3D01" w:rsidDel="00B54970">
          <w:rPr>
            <w:noProof/>
            <w:webHidden/>
          </w:rPr>
          <w:tab/>
        </w:r>
        <w:r w:rsidR="00D247B3" w:rsidDel="00B54970">
          <w:rPr>
            <w:b w:val="0"/>
            <w:iCs w:val="0"/>
            <w:smallCaps w:val="0"/>
            <w:noProof/>
            <w:webHidden/>
          </w:rPr>
          <w:fldChar w:fldCharType="begin"/>
        </w:r>
        <w:r w:rsidR="008B3D01" w:rsidDel="00B54970">
          <w:rPr>
            <w:noProof/>
            <w:webHidden/>
          </w:rPr>
          <w:delInstrText xml:space="preserve"> PAGEREF _Toc525114863 \h </w:delInstrText>
        </w:r>
        <w:r w:rsidR="00D247B3" w:rsidDel="00B54970">
          <w:rPr>
            <w:b w:val="0"/>
            <w:iCs w:val="0"/>
            <w:smallCaps w:val="0"/>
            <w:noProof/>
            <w:webHidden/>
          </w:rPr>
        </w:r>
        <w:r w:rsidR="00D247B3" w:rsidDel="00B54970">
          <w:rPr>
            <w:b w:val="0"/>
            <w:iCs w:val="0"/>
            <w:smallCaps w:val="0"/>
            <w:noProof/>
            <w:webHidden/>
          </w:rPr>
          <w:fldChar w:fldCharType="separate"/>
        </w:r>
        <w:r w:rsidR="008B3D01" w:rsidDel="00B54970">
          <w:rPr>
            <w:noProof/>
            <w:webHidden/>
          </w:rPr>
          <w:delText>21</w:delText>
        </w:r>
        <w:r w:rsidR="00D247B3" w:rsidDel="00B54970">
          <w:rPr>
            <w:b w:val="0"/>
            <w:iCs w:val="0"/>
            <w:smallCaps w:val="0"/>
            <w:noProof/>
            <w:webHidden/>
          </w:rPr>
          <w:fldChar w:fldCharType="end"/>
        </w:r>
        <w:r w:rsidDel="00B54970">
          <w:rPr>
            <w:b w:val="0"/>
            <w:iCs w:val="0"/>
            <w:smallCaps w:val="0"/>
            <w:noProof/>
          </w:rPr>
          <w:fldChar w:fldCharType="end"/>
        </w:r>
      </w:del>
    </w:p>
    <w:p w:rsidR="008B3D01" w:rsidDel="00B54970" w:rsidRDefault="000F48AE">
      <w:pPr>
        <w:pStyle w:val="TOC1"/>
        <w:rPr>
          <w:del w:id="396" w:author="DELL-PC" w:date="2019-07-26T09:46:00Z"/>
          <w:rFonts w:asciiTheme="minorHAnsi" w:eastAsiaTheme="minorEastAsia" w:hAnsiTheme="minorHAnsi" w:cstheme="minorBidi"/>
          <w:b w:val="0"/>
          <w:bCs w:val="0"/>
          <w:noProof/>
          <w:kern w:val="2"/>
          <w:sz w:val="21"/>
          <w:szCs w:val="22"/>
          <w:lang w:val="en-US"/>
        </w:rPr>
      </w:pPr>
      <w:del w:id="397" w:author="DELL-PC" w:date="2019-07-26T09:46:00Z">
        <w:r w:rsidDel="00B54970">
          <w:rPr>
            <w:b w:val="0"/>
            <w:bCs w:val="0"/>
            <w:noProof/>
          </w:rPr>
          <w:fldChar w:fldCharType="begin"/>
        </w:r>
        <w:r w:rsidDel="00B54970">
          <w:rPr>
            <w:noProof/>
          </w:rPr>
          <w:delInstrText xml:space="preserve"> HYPERLINK \l "_Toc525114864" </w:delInstrText>
        </w:r>
        <w:r w:rsidDel="00B54970">
          <w:rPr>
            <w:b w:val="0"/>
            <w:bCs w:val="0"/>
            <w:noProof/>
          </w:rPr>
          <w:fldChar w:fldCharType="separate"/>
        </w:r>
      </w:del>
      <w:ins w:id="398" w:author="DELL-PC" w:date="2019-07-26T09:46:00Z">
        <w:r w:rsidR="00B54970">
          <w:rPr>
            <w:rFonts w:hint="eastAsia"/>
            <w:b w:val="0"/>
            <w:bCs w:val="0"/>
            <w:noProof/>
          </w:rPr>
          <w:t>错误</w:t>
        </w:r>
        <w:r w:rsidR="00B54970">
          <w:rPr>
            <w:rFonts w:hint="eastAsia"/>
            <w:b w:val="0"/>
            <w:bCs w:val="0"/>
            <w:noProof/>
          </w:rPr>
          <w:t>!</w:t>
        </w:r>
        <w:r w:rsidR="00B54970">
          <w:rPr>
            <w:rFonts w:hint="eastAsia"/>
            <w:b w:val="0"/>
            <w:bCs w:val="0"/>
            <w:noProof/>
          </w:rPr>
          <w:t>超链接引用无效。</w:t>
        </w:r>
      </w:ins>
      <w:del w:id="399" w:author="DELL-PC" w:date="2019-07-26T09:46:00Z">
        <w:r w:rsidR="008B3D01" w:rsidRPr="00580D1E" w:rsidDel="00B54970">
          <w:rPr>
            <w:rStyle w:val="a3"/>
            <w:rFonts w:cs="宋体"/>
            <w:noProof/>
          </w:rPr>
          <w:delText>5.</w:delText>
        </w:r>
        <w:r w:rsidR="008B3D01" w:rsidDel="00B54970">
          <w:rPr>
            <w:rFonts w:asciiTheme="minorHAnsi" w:eastAsiaTheme="minorEastAsia" w:hAnsiTheme="minorHAnsi" w:cstheme="minorBidi"/>
            <w:b w:val="0"/>
            <w:bCs w:val="0"/>
            <w:noProof/>
            <w:kern w:val="2"/>
            <w:sz w:val="21"/>
            <w:szCs w:val="22"/>
            <w:lang w:val="en-US"/>
          </w:rPr>
          <w:tab/>
        </w:r>
        <w:r w:rsidR="008B3D01" w:rsidRPr="00580D1E" w:rsidDel="00B54970">
          <w:rPr>
            <w:rStyle w:val="a3"/>
            <w:noProof/>
          </w:rPr>
          <w:delText>API</w:delText>
        </w:r>
        <w:r w:rsidR="008B3D01" w:rsidRPr="00580D1E" w:rsidDel="00B54970">
          <w:rPr>
            <w:rStyle w:val="a3"/>
            <w:rFonts w:hint="eastAsia"/>
            <w:noProof/>
          </w:rPr>
          <w:delText>错误码对照表</w:delText>
        </w:r>
        <w:r w:rsidR="008B3D01" w:rsidDel="00B54970">
          <w:rPr>
            <w:noProof/>
            <w:webHidden/>
          </w:rPr>
          <w:tab/>
        </w:r>
        <w:r w:rsidR="00D247B3" w:rsidDel="00B54970">
          <w:rPr>
            <w:b w:val="0"/>
            <w:bCs w:val="0"/>
            <w:noProof/>
            <w:webHidden/>
          </w:rPr>
          <w:fldChar w:fldCharType="begin"/>
        </w:r>
        <w:r w:rsidR="008B3D01" w:rsidDel="00B54970">
          <w:rPr>
            <w:noProof/>
            <w:webHidden/>
          </w:rPr>
          <w:delInstrText xml:space="preserve"> PAGEREF _Toc525114864 \h </w:delInstrText>
        </w:r>
        <w:r w:rsidR="00D247B3" w:rsidDel="00B54970">
          <w:rPr>
            <w:b w:val="0"/>
            <w:bCs w:val="0"/>
            <w:noProof/>
            <w:webHidden/>
          </w:rPr>
        </w:r>
        <w:r w:rsidR="00D247B3" w:rsidDel="00B54970">
          <w:rPr>
            <w:b w:val="0"/>
            <w:bCs w:val="0"/>
            <w:noProof/>
            <w:webHidden/>
          </w:rPr>
          <w:fldChar w:fldCharType="separate"/>
        </w:r>
        <w:r w:rsidR="008B3D01" w:rsidDel="00B54970">
          <w:rPr>
            <w:noProof/>
            <w:webHidden/>
          </w:rPr>
          <w:delText>32</w:delText>
        </w:r>
        <w:r w:rsidR="00D247B3" w:rsidDel="00B54970">
          <w:rPr>
            <w:b w:val="0"/>
            <w:bCs w:val="0"/>
            <w:noProof/>
            <w:webHidden/>
          </w:rPr>
          <w:fldChar w:fldCharType="end"/>
        </w:r>
        <w:r w:rsidDel="00B54970">
          <w:rPr>
            <w:b w:val="0"/>
            <w:bCs w:val="0"/>
            <w:noProof/>
          </w:rPr>
          <w:fldChar w:fldCharType="end"/>
        </w:r>
      </w:del>
    </w:p>
    <w:p w:rsidR="00C210B0" w:rsidRDefault="00D247B3" w:rsidP="001227B9">
      <w:pPr>
        <w:pStyle w:val="afa"/>
        <w:jc w:val="center"/>
        <w:rPr>
          <w:rFonts w:ascii="黑体" w:eastAsia="黑体"/>
          <w:b/>
          <w:sz w:val="30"/>
          <w:szCs w:val="30"/>
        </w:rPr>
        <w:sectPr w:rsidR="00C210B0">
          <w:pgSz w:w="11906" w:h="16838"/>
          <w:pgMar w:top="1440" w:right="1797" w:bottom="1440" w:left="1797" w:header="851" w:footer="992" w:gutter="0"/>
          <w:pgNumType w:fmt="lowerRoman" w:start="1"/>
          <w:cols w:space="720"/>
          <w:titlePg/>
          <w:docGrid w:type="lines" w:linePitch="312"/>
        </w:sectPr>
      </w:pPr>
      <w:r w:rsidRPr="001227B9">
        <w:rPr>
          <w:rFonts w:ascii="Calibri" w:hAnsi="Calibri" w:cs="黑体"/>
          <w:kern w:val="2"/>
          <w:szCs w:val="22"/>
          <w:highlight w:val="yellow"/>
        </w:rPr>
        <w:fldChar w:fldCharType="end"/>
      </w:r>
    </w:p>
    <w:p w:rsidR="009E1F64" w:rsidRPr="009C5CBA" w:rsidRDefault="009E1F64" w:rsidP="003B087F">
      <w:pPr>
        <w:pStyle w:val="1"/>
      </w:pPr>
      <w:bookmarkStart w:id="400" w:name="_Toc509850947"/>
      <w:bookmarkStart w:id="401" w:name="_Toc510017983"/>
      <w:bookmarkStart w:id="402" w:name="_Toc510084932"/>
      <w:bookmarkStart w:id="403" w:name="_Toc15026785"/>
      <w:bookmarkEnd w:id="5"/>
      <w:bookmarkEnd w:id="6"/>
      <w:bookmarkEnd w:id="7"/>
      <w:bookmarkEnd w:id="10"/>
      <w:r w:rsidRPr="009C5CBA">
        <w:rPr>
          <w:rFonts w:hint="eastAsia"/>
        </w:rPr>
        <w:lastRenderedPageBreak/>
        <w:t>简介</w:t>
      </w:r>
      <w:bookmarkEnd w:id="400"/>
      <w:bookmarkEnd w:id="401"/>
      <w:bookmarkEnd w:id="402"/>
      <w:bookmarkEnd w:id="403"/>
    </w:p>
    <w:p w:rsidR="009E1F64" w:rsidRDefault="009E1F64" w:rsidP="009E1F64">
      <w:r>
        <w:rPr>
          <w:rFonts w:hint="eastAsia"/>
        </w:rPr>
        <w:t>API</w:t>
      </w:r>
      <w:r>
        <w:rPr>
          <w:rFonts w:hint="eastAsia"/>
        </w:rPr>
        <w:t>是交易所为会员二级系统与黄金交易所</w:t>
      </w:r>
      <w:r>
        <w:t>核心交易系统</w:t>
      </w:r>
      <w:r>
        <w:rPr>
          <w:rFonts w:hint="eastAsia"/>
        </w:rPr>
        <w:t>（下文简称核心系统）间进行安全连接、数据安全传输，</w:t>
      </w:r>
      <w:r>
        <w:t>而</w:t>
      </w:r>
      <w:r>
        <w:rPr>
          <w:rFonts w:hint="eastAsia"/>
        </w:rPr>
        <w:t>开发的符合</w:t>
      </w:r>
      <w:proofErr w:type="gramStart"/>
      <w:r>
        <w:rPr>
          <w:rFonts w:hint="eastAsia"/>
        </w:rPr>
        <w:t>国密标准</w:t>
      </w:r>
      <w:proofErr w:type="gramEnd"/>
      <w:r>
        <w:rPr>
          <w:rFonts w:hint="eastAsia"/>
        </w:rPr>
        <w:t>的安全交互接口。</w:t>
      </w:r>
    </w:p>
    <w:p w:rsidR="009E1F64" w:rsidRDefault="009E1F64" w:rsidP="009E1F64">
      <w:r>
        <w:rPr>
          <w:rFonts w:hint="eastAsia"/>
        </w:rPr>
        <w:t>本接口说明书的编写的目的是</w:t>
      </w:r>
      <w:proofErr w:type="gramStart"/>
      <w:r>
        <w:rPr>
          <w:rFonts w:hint="eastAsia"/>
        </w:rPr>
        <w:t>说明</w:t>
      </w:r>
      <w:r w:rsidR="00D70F56">
        <w:rPr>
          <w:rFonts w:hint="eastAsia"/>
        </w:rPr>
        <w:t>国密接口</w:t>
      </w:r>
      <w:proofErr w:type="gramEnd"/>
      <w:r>
        <w:rPr>
          <w:rFonts w:hint="eastAsia"/>
        </w:rPr>
        <w:t>API</w:t>
      </w:r>
      <w:r>
        <w:rPr>
          <w:rFonts w:hint="eastAsia"/>
        </w:rPr>
        <w:t>在整个系统中的位置，</w:t>
      </w:r>
      <w:r>
        <w:rPr>
          <w:rFonts w:hint="eastAsia"/>
        </w:rPr>
        <w:t>API</w:t>
      </w:r>
      <w:r>
        <w:rPr>
          <w:rFonts w:hint="eastAsia"/>
        </w:rPr>
        <w:t>所提供的功能及使用方法。</w:t>
      </w:r>
    </w:p>
    <w:p w:rsidR="009E1F64" w:rsidRDefault="009E1F64" w:rsidP="009E1F64">
      <w:r>
        <w:rPr>
          <w:rFonts w:hint="eastAsia"/>
        </w:rPr>
        <w:t>本文档目标读者：会员</w:t>
      </w:r>
      <w:r>
        <w:t>二级系统开发人员，黄马甲，红马甲开发人员</w:t>
      </w:r>
      <w:r>
        <w:rPr>
          <w:rFonts w:hint="eastAsia"/>
        </w:rPr>
        <w:t>，测试人员。</w:t>
      </w:r>
    </w:p>
    <w:p w:rsidR="009E1F64" w:rsidRPr="009C5CBA" w:rsidRDefault="009E1F64" w:rsidP="003B087F">
      <w:pPr>
        <w:pStyle w:val="1"/>
      </w:pPr>
      <w:bookmarkStart w:id="404" w:name="_Toc509850948"/>
      <w:bookmarkStart w:id="405" w:name="_Toc510017984"/>
      <w:bookmarkStart w:id="406" w:name="_Toc510084933"/>
      <w:bookmarkStart w:id="407" w:name="_Toc15026786"/>
      <w:r w:rsidRPr="009C5CBA">
        <w:rPr>
          <w:rFonts w:hint="eastAsia"/>
        </w:rPr>
        <w:t>系统概述</w:t>
      </w:r>
      <w:bookmarkEnd w:id="404"/>
      <w:bookmarkEnd w:id="405"/>
      <w:bookmarkEnd w:id="406"/>
      <w:bookmarkEnd w:id="407"/>
    </w:p>
    <w:p w:rsidR="009E1F64" w:rsidRDefault="009E1F64" w:rsidP="003B087F">
      <w:pPr>
        <w:pStyle w:val="2"/>
        <w:rPr>
          <w:lang w:val="en-US"/>
        </w:rPr>
      </w:pPr>
      <w:bookmarkStart w:id="408" w:name="_Toc509850949"/>
      <w:bookmarkStart w:id="409" w:name="_Toc510017985"/>
      <w:bookmarkStart w:id="410" w:name="_Toc510084934"/>
      <w:bookmarkStart w:id="411" w:name="_Toc15026787"/>
      <w:r>
        <w:rPr>
          <w:rFonts w:hint="eastAsia"/>
          <w:lang w:val="en-US"/>
        </w:rPr>
        <w:t>软硬件平台要求</w:t>
      </w:r>
      <w:bookmarkEnd w:id="408"/>
      <w:bookmarkEnd w:id="409"/>
      <w:bookmarkEnd w:id="410"/>
      <w:bookmarkEnd w:id="411"/>
    </w:p>
    <w:p w:rsidR="003E2E33" w:rsidRDefault="003E2E33" w:rsidP="003E2E33">
      <w:bookmarkStart w:id="412" w:name="_Toc509850950"/>
      <w:bookmarkStart w:id="413" w:name="_Toc510017986"/>
      <w:bookmarkStart w:id="414" w:name="_Toc510084935"/>
      <w:r>
        <w:rPr>
          <w:rFonts w:hint="eastAsia"/>
        </w:rPr>
        <w:t>会员</w:t>
      </w:r>
      <w:r>
        <w:rPr>
          <w:rFonts w:hint="eastAsia"/>
        </w:rPr>
        <w:t>AP</w:t>
      </w:r>
      <w:r>
        <w:t>I</w:t>
      </w:r>
      <w:r>
        <w:t>支持</w:t>
      </w:r>
      <w:r>
        <w:t>Linux/Window</w:t>
      </w:r>
      <w:r>
        <w:rPr>
          <w:rFonts w:hint="eastAsia"/>
        </w:rPr>
        <w:t>s</w:t>
      </w:r>
      <w:r>
        <w:rPr>
          <w:rFonts w:hint="eastAsia"/>
        </w:rPr>
        <w:t>系统</w:t>
      </w:r>
    </w:p>
    <w:p w:rsidR="003E2E33" w:rsidRDefault="003E2E33" w:rsidP="003E2E33">
      <w:r>
        <w:rPr>
          <w:rFonts w:hint="eastAsia"/>
        </w:rPr>
        <w:t>Windows</w:t>
      </w:r>
      <w:r>
        <w:t>平台</w:t>
      </w:r>
      <w:r>
        <w:t>X86-32bit</w:t>
      </w:r>
    </w:p>
    <w:p w:rsidR="003E2E33" w:rsidRDefault="003E2E33" w:rsidP="003E2E33">
      <w:r>
        <w:rPr>
          <w:rFonts w:hint="eastAsia"/>
        </w:rPr>
        <w:t>编译器</w:t>
      </w:r>
      <w:r>
        <w:t>：</w:t>
      </w:r>
      <w:r>
        <w:t>VS2010</w:t>
      </w:r>
      <w:r>
        <w:rPr>
          <w:rFonts w:hint="eastAsia"/>
        </w:rPr>
        <w:t xml:space="preserve">,  </w:t>
      </w:r>
      <w:r>
        <w:rPr>
          <w:rFonts w:hint="eastAsia"/>
        </w:rPr>
        <w:t>其中</w:t>
      </w:r>
      <w:proofErr w:type="spellStart"/>
      <w:r>
        <w:rPr>
          <w:rFonts w:hint="eastAsia"/>
        </w:rPr>
        <w:t>pthread</w:t>
      </w:r>
      <w:proofErr w:type="spellEnd"/>
      <w:r>
        <w:rPr>
          <w:rFonts w:hint="eastAsia"/>
        </w:rPr>
        <w:t>(</w:t>
      </w:r>
      <w:r>
        <w:t>VS2010)</w:t>
      </w:r>
    </w:p>
    <w:p w:rsidR="003E2E33" w:rsidRDefault="003E2E33" w:rsidP="003E2E33">
      <w:pPr>
        <w:rPr>
          <w:b/>
          <w:color w:val="FF0000"/>
        </w:rPr>
      </w:pPr>
      <w:r>
        <w:rPr>
          <w:rFonts w:hint="eastAsia"/>
          <w:b/>
          <w:color w:val="FF0000"/>
          <w:highlight w:val="yellow"/>
        </w:rPr>
        <w:t>操作</w:t>
      </w:r>
      <w:r>
        <w:rPr>
          <w:b/>
          <w:color w:val="FF0000"/>
          <w:highlight w:val="yellow"/>
        </w:rPr>
        <w:t>系统</w:t>
      </w:r>
      <w:r>
        <w:rPr>
          <w:rFonts w:hint="eastAsia"/>
          <w:b/>
          <w:color w:val="FF0000"/>
          <w:highlight w:val="yellow"/>
        </w:rPr>
        <w:t>：</w:t>
      </w:r>
      <w:r>
        <w:rPr>
          <w:b/>
          <w:color w:val="FF0000"/>
          <w:highlight w:val="yellow"/>
        </w:rPr>
        <w:t>Window</w:t>
      </w:r>
      <w:r>
        <w:rPr>
          <w:rFonts w:hint="eastAsia"/>
          <w:b/>
          <w:color w:val="FF0000"/>
          <w:highlight w:val="yellow"/>
        </w:rPr>
        <w:t>s</w:t>
      </w:r>
      <w:r>
        <w:rPr>
          <w:b/>
          <w:color w:val="FF0000"/>
          <w:highlight w:val="yellow"/>
        </w:rPr>
        <w:t>-7</w:t>
      </w:r>
      <w:r>
        <w:rPr>
          <w:rFonts w:hint="eastAsia"/>
          <w:b/>
          <w:color w:val="FF0000"/>
          <w:highlight w:val="yellow"/>
        </w:rPr>
        <w:t xml:space="preserve"> ,Windows Server 2008</w:t>
      </w:r>
      <w:r>
        <w:rPr>
          <w:rFonts w:hint="eastAsia"/>
          <w:b/>
          <w:color w:val="FF0000"/>
          <w:highlight w:val="yellow"/>
        </w:rPr>
        <w:t>及以上</w:t>
      </w:r>
    </w:p>
    <w:p w:rsidR="003E2E33" w:rsidRDefault="003E2E33" w:rsidP="003E2E33">
      <w:r>
        <w:t xml:space="preserve">Linux </w:t>
      </w:r>
      <w:r>
        <w:rPr>
          <w:rFonts w:hint="eastAsia"/>
        </w:rPr>
        <w:t>平台</w:t>
      </w:r>
      <w:r>
        <w:t>X86-64bit</w:t>
      </w:r>
    </w:p>
    <w:p w:rsidR="003E2E33" w:rsidRDefault="003E2E33" w:rsidP="003E2E33">
      <w:r>
        <w:rPr>
          <w:rFonts w:hint="eastAsia"/>
        </w:rPr>
        <w:t>编译器：</w:t>
      </w:r>
      <w:proofErr w:type="spellStart"/>
      <w:r w:rsidRPr="002173C3">
        <w:rPr>
          <w:rFonts w:hint="eastAsia"/>
        </w:rPr>
        <w:t>gcc</w:t>
      </w:r>
      <w:proofErr w:type="spellEnd"/>
      <w:r w:rsidRPr="002173C3">
        <w:rPr>
          <w:rFonts w:hint="eastAsia"/>
        </w:rPr>
        <w:t xml:space="preserve"> (GCC) 4.8.3 20140911 (Red Hat 4.8.3-9)</w:t>
      </w:r>
      <w:r w:rsidRPr="002173C3">
        <w:rPr>
          <w:rFonts w:hint="eastAsia"/>
        </w:rPr>
        <w:t>，</w:t>
      </w:r>
    </w:p>
    <w:p w:rsidR="003E2E33" w:rsidRDefault="003E2E33" w:rsidP="003E2E33">
      <w:r>
        <w:rPr>
          <w:rFonts w:hint="eastAsia"/>
        </w:rPr>
        <w:t>操作</w:t>
      </w:r>
      <w:r>
        <w:t>系统</w:t>
      </w:r>
      <w:r>
        <w:t xml:space="preserve"> </w:t>
      </w:r>
      <w:r w:rsidRPr="00A1258A">
        <w:t>Red Hat Enterprise Linux Server release 7.1 (</w:t>
      </w:r>
      <w:proofErr w:type="spellStart"/>
      <w:r w:rsidRPr="00A1258A">
        <w:t>Maipo</w:t>
      </w:r>
      <w:proofErr w:type="spellEnd"/>
      <w:r w:rsidRPr="00A1258A">
        <w:t>)</w:t>
      </w:r>
    </w:p>
    <w:p w:rsidR="009E1F64" w:rsidRDefault="009E1F64" w:rsidP="003B087F">
      <w:pPr>
        <w:pStyle w:val="2"/>
        <w:rPr>
          <w:lang w:val="en-US"/>
        </w:rPr>
      </w:pPr>
      <w:bookmarkStart w:id="415" w:name="_Toc15026788"/>
      <w:r>
        <w:rPr>
          <w:rFonts w:hint="eastAsia"/>
          <w:lang w:val="en-US"/>
        </w:rPr>
        <w:t>逻辑结构</w:t>
      </w:r>
      <w:bookmarkEnd w:id="412"/>
      <w:bookmarkEnd w:id="413"/>
      <w:bookmarkEnd w:id="414"/>
      <w:bookmarkEnd w:id="415"/>
    </w:p>
    <w:p w:rsidR="009E1F64" w:rsidRPr="00A15114" w:rsidRDefault="0096303E" w:rsidP="009E1F64">
      <w:pPr>
        <w:rPr>
          <w:lang w:val="en-US"/>
        </w:rPr>
      </w:pPr>
      <w:r w:rsidRPr="0096303E">
        <w:rPr>
          <w:noProof/>
          <w:lang w:val="en-US"/>
        </w:rPr>
        <w:drawing>
          <wp:inline distT="0" distB="0" distL="0" distR="0">
            <wp:extent cx="5278120" cy="3701771"/>
            <wp:effectExtent l="0" t="0" r="0" b="0"/>
            <wp:docPr id="1" name="图片 1" descr="C:\Users\Administrator\Desktop\safesge逻辑结构.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safesge逻辑结构.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8120" cy="3701771"/>
                    </a:xfrm>
                    <a:prstGeom prst="rect">
                      <a:avLst/>
                    </a:prstGeom>
                    <a:noFill/>
                    <a:ln>
                      <a:noFill/>
                    </a:ln>
                  </pic:spPr>
                </pic:pic>
              </a:graphicData>
            </a:graphic>
          </wp:inline>
        </w:drawing>
      </w:r>
    </w:p>
    <w:p w:rsidR="009E1F64" w:rsidRDefault="009E1F64" w:rsidP="003B087F">
      <w:pPr>
        <w:pStyle w:val="2"/>
        <w:rPr>
          <w:lang w:val="en-US"/>
        </w:rPr>
      </w:pPr>
      <w:bookmarkStart w:id="416" w:name="_Toc509850951"/>
      <w:bookmarkStart w:id="417" w:name="_Toc510017987"/>
      <w:bookmarkStart w:id="418" w:name="_Toc510084936"/>
      <w:bookmarkStart w:id="419" w:name="_Toc15026789"/>
      <w:r>
        <w:rPr>
          <w:rFonts w:hint="eastAsia"/>
          <w:lang w:val="en-US"/>
        </w:rPr>
        <w:t>功能说明</w:t>
      </w:r>
      <w:bookmarkEnd w:id="416"/>
      <w:bookmarkEnd w:id="417"/>
      <w:bookmarkEnd w:id="418"/>
      <w:bookmarkEnd w:id="419"/>
    </w:p>
    <w:p w:rsidR="009E1F64" w:rsidRDefault="00D70F56" w:rsidP="009E1F64">
      <w:r>
        <w:rPr>
          <w:rFonts w:hint="eastAsia"/>
          <w:lang w:val="en-US"/>
        </w:rPr>
        <w:t>国</w:t>
      </w:r>
      <w:proofErr w:type="gramStart"/>
      <w:r>
        <w:rPr>
          <w:rFonts w:hint="eastAsia"/>
          <w:lang w:val="en-US"/>
        </w:rPr>
        <w:t>密接口</w:t>
      </w:r>
      <w:proofErr w:type="gramEnd"/>
      <w:r w:rsidR="009E1F64">
        <w:rPr>
          <w:rFonts w:hint="eastAsia"/>
          <w:lang w:val="en-US"/>
        </w:rPr>
        <w:t>A</w:t>
      </w:r>
      <w:r w:rsidR="009E1F64">
        <w:rPr>
          <w:lang w:val="en-US"/>
        </w:rPr>
        <w:t>PI</w:t>
      </w:r>
      <w:r w:rsidR="009E1F64">
        <w:rPr>
          <w:rFonts w:hint="eastAsia"/>
          <w:lang w:val="en-US"/>
        </w:rPr>
        <w:t>为接入核心系统的会员提供</w:t>
      </w:r>
      <w:proofErr w:type="gramStart"/>
      <w:r w:rsidR="009E1F64">
        <w:rPr>
          <w:rFonts w:hint="eastAsia"/>
          <w:lang w:val="en-US"/>
        </w:rPr>
        <w:t>国密安全</w:t>
      </w:r>
      <w:proofErr w:type="gramEnd"/>
      <w:r w:rsidR="009E1F64">
        <w:rPr>
          <w:rFonts w:hint="eastAsia"/>
          <w:lang w:val="en-US"/>
        </w:rPr>
        <w:t>接口</w:t>
      </w:r>
      <w:r w:rsidR="00956F55">
        <w:rPr>
          <w:rFonts w:hint="eastAsia"/>
          <w:lang w:val="en-US"/>
        </w:rPr>
        <w:t>。</w:t>
      </w:r>
      <w:r w:rsidR="009E1F64">
        <w:rPr>
          <w:rFonts w:hint="eastAsia"/>
          <w:lang w:val="en-US"/>
        </w:rPr>
        <w:t>借助</w:t>
      </w:r>
      <w:r w:rsidR="009E1F64">
        <w:rPr>
          <w:rFonts w:hint="eastAsia"/>
          <w:lang w:val="en-US"/>
        </w:rPr>
        <w:t>A</w:t>
      </w:r>
      <w:r w:rsidR="009E1F64">
        <w:rPr>
          <w:lang w:val="en-US"/>
        </w:rPr>
        <w:t>PI</w:t>
      </w:r>
      <w:r w:rsidR="001B06E3">
        <w:rPr>
          <w:rFonts w:hint="eastAsia"/>
          <w:lang w:val="en-US"/>
        </w:rPr>
        <w:t>，</w:t>
      </w:r>
      <w:r w:rsidR="009E1F64">
        <w:rPr>
          <w:rFonts w:hint="eastAsia"/>
        </w:rPr>
        <w:t>会员二级系统可以通过四次握手接入系统，可以通过协商的密钥对数据进行加解密，从而实现数据的安全传</w:t>
      </w:r>
      <w:r w:rsidR="009E1F64">
        <w:rPr>
          <w:rFonts w:hint="eastAsia"/>
        </w:rPr>
        <w:lastRenderedPageBreak/>
        <w:t>输。</w:t>
      </w:r>
    </w:p>
    <w:p w:rsidR="009E1F64" w:rsidRDefault="009E1F64" w:rsidP="009E1F64">
      <w:r>
        <w:rPr>
          <w:rFonts w:hint="eastAsia"/>
        </w:rPr>
        <w:t>会员二级系统与核心通讯联通之后，进行四次握手即可接入核心系统；四次握手流程如下：</w:t>
      </w:r>
    </w:p>
    <w:p w:rsidR="009E1F64" w:rsidRDefault="009E1F64" w:rsidP="009E1F64">
      <w:r>
        <w:rPr>
          <w:rFonts w:hint="eastAsia"/>
        </w:rPr>
        <w:t>1</w:t>
      </w:r>
      <w:r>
        <w:t>.</w:t>
      </w:r>
      <w:r>
        <w:rPr>
          <w:rFonts w:hint="eastAsia"/>
        </w:rPr>
        <w:t>客户端发起安全接入请求</w:t>
      </w:r>
    </w:p>
    <w:p w:rsidR="009E1F64" w:rsidRDefault="009E1F64" w:rsidP="009E1F64">
      <w:r>
        <w:rPr>
          <w:rFonts w:hint="eastAsia"/>
        </w:rPr>
        <w:t>2</w:t>
      </w:r>
      <w:r>
        <w:t>.</w:t>
      </w:r>
      <w:r>
        <w:rPr>
          <w:rFonts w:hint="eastAsia"/>
        </w:rPr>
        <w:t>服务端返回安全接入响应</w:t>
      </w:r>
    </w:p>
    <w:p w:rsidR="009E1F64" w:rsidRDefault="009E1F64" w:rsidP="009E1F64">
      <w:r>
        <w:rPr>
          <w:rFonts w:hint="eastAsia"/>
        </w:rPr>
        <w:t>3</w:t>
      </w:r>
      <w:r>
        <w:t>.</w:t>
      </w:r>
      <w:r>
        <w:rPr>
          <w:rFonts w:hint="eastAsia"/>
        </w:rPr>
        <w:t>客户端发起身份认证</w:t>
      </w:r>
    </w:p>
    <w:p w:rsidR="009E1F64" w:rsidRDefault="009E1F64" w:rsidP="009E1F64">
      <w:r>
        <w:rPr>
          <w:rFonts w:hint="eastAsia"/>
        </w:rPr>
        <w:t>4</w:t>
      </w:r>
      <w:r>
        <w:t>.</w:t>
      </w:r>
      <w:r>
        <w:rPr>
          <w:rFonts w:hint="eastAsia"/>
        </w:rPr>
        <w:t>服务端下发会话密钥</w:t>
      </w:r>
    </w:p>
    <w:p w:rsidR="00FA0C34" w:rsidRDefault="00FA0C34" w:rsidP="009E1F64">
      <w:r>
        <w:rPr>
          <w:rFonts w:hint="eastAsia"/>
        </w:rPr>
        <w:t>会员</w:t>
      </w:r>
      <w:r w:rsidR="00597CB4">
        <w:rPr>
          <w:rFonts w:hint="eastAsia"/>
        </w:rPr>
        <w:t>二级</w:t>
      </w:r>
      <w:r>
        <w:rPr>
          <w:rFonts w:hint="eastAsia"/>
        </w:rPr>
        <w:t>系统经四次握手接入核心系统之后，可通过双方</w:t>
      </w:r>
      <w:r w:rsidR="003E3ABD">
        <w:rPr>
          <w:rFonts w:hint="eastAsia"/>
        </w:rPr>
        <w:t>协商</w:t>
      </w:r>
      <w:r>
        <w:rPr>
          <w:rFonts w:hint="eastAsia"/>
        </w:rPr>
        <w:t>的会话密钥</w:t>
      </w:r>
      <w:r w:rsidR="00AA3B78">
        <w:rPr>
          <w:rFonts w:hint="eastAsia"/>
        </w:rPr>
        <w:t>对传输数据进行加解密</w:t>
      </w:r>
      <w:r w:rsidR="00457506">
        <w:rPr>
          <w:rFonts w:hint="eastAsia"/>
        </w:rPr>
        <w:t>，每次接入都会</w:t>
      </w:r>
      <w:r w:rsidR="003527BC">
        <w:rPr>
          <w:rFonts w:hint="eastAsia"/>
        </w:rPr>
        <w:t>协商</w:t>
      </w:r>
      <w:r w:rsidR="00457506">
        <w:rPr>
          <w:rFonts w:hint="eastAsia"/>
        </w:rPr>
        <w:t>一组新的会话密钥</w:t>
      </w:r>
      <w:r w:rsidR="007A4567">
        <w:rPr>
          <w:rFonts w:hint="eastAsia"/>
        </w:rPr>
        <w:t>。</w:t>
      </w:r>
    </w:p>
    <w:p w:rsidR="00FA4F04" w:rsidRDefault="00FA4F04" w:rsidP="00FA4F04">
      <w:pPr>
        <w:pStyle w:val="2"/>
        <w:rPr>
          <w:lang w:val="en-US"/>
        </w:rPr>
      </w:pPr>
      <w:bookmarkStart w:id="420" w:name="_Toc511394713"/>
      <w:bookmarkStart w:id="421" w:name="_Toc15026790"/>
      <w:r w:rsidRPr="00F95F06">
        <w:rPr>
          <w:rFonts w:hint="eastAsia"/>
          <w:lang w:val="en-US"/>
        </w:rPr>
        <w:t>文件清单</w:t>
      </w:r>
      <w:bookmarkEnd w:id="420"/>
      <w:bookmarkEnd w:id="421"/>
    </w:p>
    <w:p w:rsidR="00FA4F04" w:rsidRDefault="00FA4F04" w:rsidP="00FA4F04">
      <w:pPr>
        <w:pStyle w:val="-0202"/>
      </w:pPr>
      <w:r>
        <w:rPr>
          <w:rFonts w:hint="eastAsia"/>
        </w:rPr>
        <w:t>Linux</w:t>
      </w:r>
      <w:r>
        <w:rPr>
          <w:rFonts w:hint="eastAsia"/>
        </w:rPr>
        <w:t>平台安全</w:t>
      </w:r>
      <w:r>
        <w:t>API</w:t>
      </w:r>
      <w:r>
        <w:t>文件清单</w:t>
      </w:r>
      <w:r>
        <w:rPr>
          <w:rFonts w:hint="eastAsia"/>
        </w:rPr>
        <w:t>树形图：</w:t>
      </w:r>
    </w:p>
    <w:p w:rsidR="00FA4F04" w:rsidRDefault="00FA4F04" w:rsidP="00FA4F04">
      <w:pPr>
        <w:rPr>
          <w:lang w:val="en-US"/>
        </w:rPr>
      </w:pPr>
      <w:r>
        <w:rPr>
          <w:noProof/>
          <w:lang w:val="en-US"/>
        </w:rPr>
        <w:drawing>
          <wp:inline distT="0" distB="0" distL="0" distR="0">
            <wp:extent cx="3061653" cy="332323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3068521" cy="3330684"/>
                    </a:xfrm>
                    <a:prstGeom prst="rect">
                      <a:avLst/>
                    </a:prstGeom>
                  </pic:spPr>
                </pic:pic>
              </a:graphicData>
            </a:graphic>
          </wp:inline>
        </w:drawing>
      </w:r>
    </w:p>
    <w:p w:rsidR="00B10733" w:rsidRDefault="00B10733" w:rsidP="00FA4F04">
      <w:pPr>
        <w:rPr>
          <w:lang w:val="en-US"/>
        </w:rPr>
      </w:pPr>
      <w:r>
        <w:rPr>
          <w:noProof/>
          <w:lang w:val="en-US"/>
        </w:rPr>
        <w:drawing>
          <wp:inline distT="0" distB="0" distL="0" distR="0" wp14:anchorId="6C181436" wp14:editId="3F70981F">
            <wp:extent cx="3066667" cy="2161905"/>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6667" cy="2161905"/>
                    </a:xfrm>
                    <a:prstGeom prst="rect">
                      <a:avLst/>
                    </a:prstGeom>
                  </pic:spPr>
                </pic:pic>
              </a:graphicData>
            </a:graphic>
          </wp:inline>
        </w:drawing>
      </w:r>
    </w:p>
    <w:p w:rsidR="00FA4F04" w:rsidRDefault="00FA4F04" w:rsidP="001576DF">
      <w:pPr>
        <w:ind w:firstLine="0"/>
        <w:rPr>
          <w:lang w:val="en-US"/>
        </w:rPr>
      </w:pPr>
    </w:p>
    <w:p w:rsidR="001576DF" w:rsidRDefault="001576DF" w:rsidP="001576DF">
      <w:pPr>
        <w:ind w:firstLine="0"/>
        <w:rPr>
          <w:lang w:val="en-US"/>
        </w:rPr>
      </w:pPr>
    </w:p>
    <w:p w:rsidR="001576DF" w:rsidRDefault="001576DF" w:rsidP="001576DF">
      <w:pPr>
        <w:ind w:firstLine="0"/>
        <w:rPr>
          <w:lang w:val="en-US"/>
        </w:rPr>
      </w:pPr>
    </w:p>
    <w:p w:rsidR="00FA4F04" w:rsidRPr="00076432" w:rsidRDefault="00FA4F04" w:rsidP="00FA4F04">
      <w:pPr>
        <w:ind w:firstLine="0"/>
        <w:rPr>
          <w:rFonts w:cs="宋体"/>
          <w:b/>
          <w:bCs/>
          <w:sz w:val="24"/>
          <w:szCs w:val="20"/>
          <w:lang w:val="en-US"/>
        </w:rPr>
      </w:pPr>
      <w:r w:rsidRPr="00076432">
        <w:rPr>
          <w:rFonts w:cs="宋体" w:hint="eastAsia"/>
          <w:b/>
          <w:bCs/>
          <w:sz w:val="24"/>
          <w:szCs w:val="20"/>
          <w:lang w:val="en-US"/>
        </w:rPr>
        <w:lastRenderedPageBreak/>
        <w:t>Linux</w:t>
      </w:r>
      <w:r w:rsidRPr="00076432">
        <w:rPr>
          <w:rFonts w:cs="宋体" w:hint="eastAsia"/>
          <w:b/>
          <w:bCs/>
          <w:sz w:val="24"/>
          <w:szCs w:val="20"/>
          <w:lang w:val="en-US"/>
        </w:rPr>
        <w:t>平台安全</w:t>
      </w:r>
      <w:r w:rsidRPr="00076432">
        <w:rPr>
          <w:rFonts w:cs="宋体"/>
          <w:b/>
          <w:bCs/>
          <w:sz w:val="24"/>
          <w:szCs w:val="20"/>
          <w:lang w:val="en-US"/>
        </w:rPr>
        <w:t>API</w:t>
      </w:r>
      <w:r w:rsidRPr="00076432">
        <w:rPr>
          <w:rFonts w:cs="宋体"/>
          <w:b/>
          <w:bCs/>
          <w:sz w:val="24"/>
          <w:szCs w:val="20"/>
          <w:lang w:val="en-US"/>
        </w:rPr>
        <w:t>文件清单</w:t>
      </w:r>
      <w:r w:rsidRPr="00076432">
        <w:rPr>
          <w:rFonts w:cs="宋体" w:hint="eastAsia"/>
          <w:b/>
          <w:bCs/>
          <w:sz w:val="24"/>
          <w:szCs w:val="20"/>
          <w:lang w:val="en-US"/>
        </w:rPr>
        <w:t>详细列表：</w:t>
      </w:r>
    </w:p>
    <w:tbl>
      <w:tblPr>
        <w:tblW w:w="8505" w:type="dxa"/>
        <w:jc w:val="center"/>
        <w:tblLayout w:type="fixed"/>
        <w:tblLook w:val="04A0" w:firstRow="1" w:lastRow="0" w:firstColumn="1" w:lastColumn="0" w:noHBand="0" w:noVBand="1"/>
      </w:tblPr>
      <w:tblGrid>
        <w:gridCol w:w="948"/>
        <w:gridCol w:w="1736"/>
        <w:gridCol w:w="2693"/>
        <w:gridCol w:w="1134"/>
        <w:gridCol w:w="1994"/>
      </w:tblGrid>
      <w:tr w:rsidR="00FA4F04" w:rsidRPr="00977BED" w:rsidTr="00D70F56">
        <w:trPr>
          <w:trHeight w:val="285"/>
          <w:jc w:val="center"/>
        </w:trPr>
        <w:tc>
          <w:tcPr>
            <w:tcW w:w="948" w:type="dxa"/>
            <w:tcBorders>
              <w:top w:val="single" w:sz="8" w:space="0" w:color="auto"/>
              <w:left w:val="single" w:sz="8" w:space="0" w:color="auto"/>
              <w:bottom w:val="single" w:sz="8" w:space="0" w:color="auto"/>
              <w:right w:val="single" w:sz="8" w:space="0" w:color="auto"/>
            </w:tcBorders>
            <w:shd w:val="clear" w:color="auto" w:fill="auto"/>
            <w:vAlign w:val="bottom"/>
          </w:tcPr>
          <w:p w:rsidR="00FA4F04" w:rsidRPr="00977BED" w:rsidRDefault="00FA4F04" w:rsidP="00D70F56">
            <w:pPr>
              <w:widowControl/>
              <w:spacing w:line="120" w:lineRule="auto"/>
              <w:ind w:firstLine="0"/>
              <w:rPr>
                <w:rFonts w:ascii="宋体" w:hAnsi="宋体" w:cs="宋体"/>
                <w:b/>
                <w:bCs/>
                <w:color w:val="000000"/>
                <w:sz w:val="18"/>
                <w:szCs w:val="18"/>
              </w:rPr>
            </w:pPr>
            <w:r w:rsidRPr="00977BED">
              <w:rPr>
                <w:rFonts w:ascii="宋体" w:hAnsi="宋体" w:cs="宋体" w:hint="eastAsia"/>
                <w:b/>
                <w:bCs/>
                <w:color w:val="000000"/>
                <w:sz w:val="18"/>
                <w:szCs w:val="18"/>
              </w:rPr>
              <w:t>序号</w:t>
            </w:r>
          </w:p>
        </w:tc>
        <w:tc>
          <w:tcPr>
            <w:tcW w:w="1736" w:type="dxa"/>
            <w:tcBorders>
              <w:top w:val="single" w:sz="8" w:space="0" w:color="auto"/>
              <w:left w:val="nil"/>
              <w:bottom w:val="single" w:sz="8" w:space="0" w:color="auto"/>
              <w:right w:val="single" w:sz="8" w:space="0" w:color="auto"/>
            </w:tcBorders>
            <w:shd w:val="clear" w:color="auto" w:fill="auto"/>
            <w:vAlign w:val="bottom"/>
          </w:tcPr>
          <w:p w:rsidR="00FA4F04" w:rsidRPr="00977BED" w:rsidRDefault="00FA4F04" w:rsidP="00D70F56">
            <w:pPr>
              <w:widowControl/>
              <w:spacing w:line="120" w:lineRule="auto"/>
              <w:ind w:firstLine="0"/>
              <w:jc w:val="center"/>
              <w:rPr>
                <w:rFonts w:ascii="宋体" w:hAnsi="宋体" w:cs="宋体"/>
                <w:b/>
                <w:bCs/>
                <w:color w:val="000000"/>
                <w:sz w:val="18"/>
                <w:szCs w:val="18"/>
              </w:rPr>
            </w:pPr>
            <w:r w:rsidRPr="00977BED">
              <w:rPr>
                <w:rFonts w:ascii="宋体" w:hAnsi="宋体" w:cs="宋体" w:hint="eastAsia"/>
                <w:b/>
                <w:bCs/>
                <w:color w:val="000000"/>
                <w:sz w:val="18"/>
                <w:szCs w:val="18"/>
              </w:rPr>
              <w:t>目录名</w:t>
            </w:r>
          </w:p>
        </w:tc>
        <w:tc>
          <w:tcPr>
            <w:tcW w:w="2693" w:type="dxa"/>
            <w:tcBorders>
              <w:top w:val="single" w:sz="8" w:space="0" w:color="auto"/>
              <w:left w:val="nil"/>
              <w:bottom w:val="single" w:sz="8" w:space="0" w:color="auto"/>
              <w:right w:val="single" w:sz="8" w:space="0" w:color="auto"/>
            </w:tcBorders>
            <w:shd w:val="clear" w:color="auto" w:fill="auto"/>
            <w:vAlign w:val="bottom"/>
          </w:tcPr>
          <w:p w:rsidR="00FA4F04" w:rsidRPr="00977BED" w:rsidRDefault="00FA4F04" w:rsidP="00D70F56">
            <w:pPr>
              <w:widowControl/>
              <w:spacing w:line="120" w:lineRule="auto"/>
              <w:ind w:firstLine="0"/>
              <w:jc w:val="center"/>
              <w:rPr>
                <w:rFonts w:ascii="宋体" w:hAnsi="宋体" w:cs="宋体"/>
                <w:b/>
                <w:bCs/>
                <w:color w:val="000000"/>
                <w:sz w:val="18"/>
                <w:szCs w:val="18"/>
              </w:rPr>
            </w:pPr>
            <w:r w:rsidRPr="00977BED">
              <w:rPr>
                <w:rFonts w:ascii="宋体" w:hAnsi="宋体" w:cs="宋体" w:hint="eastAsia"/>
                <w:b/>
                <w:bCs/>
                <w:color w:val="000000"/>
                <w:sz w:val="18"/>
                <w:szCs w:val="18"/>
              </w:rPr>
              <w:t>文件名</w:t>
            </w:r>
          </w:p>
        </w:tc>
        <w:tc>
          <w:tcPr>
            <w:tcW w:w="1134" w:type="dxa"/>
            <w:tcBorders>
              <w:top w:val="single" w:sz="8" w:space="0" w:color="auto"/>
              <w:left w:val="nil"/>
              <w:bottom w:val="single" w:sz="8" w:space="0" w:color="auto"/>
              <w:right w:val="single" w:sz="8" w:space="0" w:color="auto"/>
            </w:tcBorders>
            <w:shd w:val="clear" w:color="auto" w:fill="auto"/>
            <w:vAlign w:val="bottom"/>
          </w:tcPr>
          <w:p w:rsidR="00FA4F04" w:rsidRPr="00977BED" w:rsidRDefault="00FA4F04" w:rsidP="00D70F56">
            <w:pPr>
              <w:widowControl/>
              <w:spacing w:line="120" w:lineRule="auto"/>
              <w:ind w:firstLine="0"/>
              <w:jc w:val="center"/>
              <w:rPr>
                <w:rFonts w:ascii="宋体" w:hAnsi="宋体" w:cs="宋体"/>
                <w:b/>
                <w:bCs/>
                <w:color w:val="000000"/>
                <w:sz w:val="18"/>
                <w:szCs w:val="18"/>
              </w:rPr>
            </w:pPr>
            <w:r w:rsidRPr="00977BED">
              <w:rPr>
                <w:rFonts w:ascii="宋体" w:hAnsi="宋体" w:cs="宋体" w:hint="eastAsia"/>
                <w:b/>
                <w:bCs/>
                <w:color w:val="000000"/>
                <w:sz w:val="18"/>
                <w:szCs w:val="18"/>
              </w:rPr>
              <w:t>类型</w:t>
            </w:r>
          </w:p>
        </w:tc>
        <w:tc>
          <w:tcPr>
            <w:tcW w:w="1994" w:type="dxa"/>
            <w:tcBorders>
              <w:top w:val="single" w:sz="8" w:space="0" w:color="auto"/>
              <w:left w:val="nil"/>
              <w:bottom w:val="single" w:sz="8" w:space="0" w:color="auto"/>
              <w:right w:val="single" w:sz="8" w:space="0" w:color="auto"/>
            </w:tcBorders>
            <w:shd w:val="clear" w:color="auto" w:fill="auto"/>
            <w:vAlign w:val="bottom"/>
          </w:tcPr>
          <w:p w:rsidR="00FA4F04" w:rsidRPr="00977BED" w:rsidRDefault="00FA4F04" w:rsidP="00D70F56">
            <w:pPr>
              <w:widowControl/>
              <w:spacing w:line="120" w:lineRule="auto"/>
              <w:ind w:firstLine="0"/>
              <w:jc w:val="center"/>
              <w:rPr>
                <w:rFonts w:ascii="宋体" w:hAnsi="宋体" w:cs="宋体"/>
                <w:b/>
                <w:bCs/>
                <w:color w:val="000000"/>
                <w:sz w:val="18"/>
                <w:szCs w:val="18"/>
              </w:rPr>
            </w:pPr>
            <w:r w:rsidRPr="00977BED">
              <w:rPr>
                <w:rFonts w:ascii="宋体" w:hAnsi="宋体" w:cs="宋体" w:hint="eastAsia"/>
                <w:b/>
                <w:bCs/>
                <w:color w:val="000000"/>
                <w:sz w:val="18"/>
                <w:szCs w:val="18"/>
              </w:rPr>
              <w:t>描述</w:t>
            </w:r>
          </w:p>
        </w:tc>
      </w:tr>
      <w:tr w:rsidR="00FA4F04" w:rsidRPr="00977BED" w:rsidTr="00D70F56">
        <w:trPr>
          <w:trHeight w:val="270"/>
          <w:jc w:val="center"/>
        </w:trPr>
        <w:tc>
          <w:tcPr>
            <w:tcW w:w="948" w:type="dxa"/>
            <w:tcBorders>
              <w:top w:val="nil"/>
              <w:left w:val="single" w:sz="8"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1</w:t>
            </w:r>
          </w:p>
        </w:tc>
        <w:tc>
          <w:tcPr>
            <w:tcW w:w="1736" w:type="dxa"/>
            <w:vMerge w:val="restart"/>
            <w:tcBorders>
              <w:top w:val="nil"/>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proofErr w:type="spellStart"/>
            <w:r w:rsidRPr="00E837C7">
              <w:rPr>
                <w:rFonts w:ascii="宋体" w:hAnsi="宋体" w:cs="宋体" w:hint="eastAsia"/>
                <w:bCs/>
                <w:color w:val="000000"/>
                <w:sz w:val="18"/>
                <w:szCs w:val="18"/>
              </w:rPr>
              <w:t>linux</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/client/include</w:t>
            </w: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client_cb_list_define.h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99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安全模块API相关函数</w:t>
            </w:r>
          </w:p>
        </w:tc>
      </w:tr>
      <w:tr w:rsidR="00FA4F04" w:rsidRPr="00977BED" w:rsidTr="00D70F56">
        <w:trPr>
          <w:trHeight w:val="270"/>
          <w:jc w:val="center"/>
        </w:trPr>
        <w:tc>
          <w:tcPr>
            <w:tcW w:w="948" w:type="dxa"/>
            <w:tcBorders>
              <w:top w:val="nil"/>
              <w:left w:val="single" w:sz="8"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2</w:t>
            </w:r>
          </w:p>
        </w:tc>
        <w:tc>
          <w:tcPr>
            <w:tcW w:w="1736" w:type="dxa"/>
            <w:vMerge/>
            <w:tcBorders>
              <w:top w:val="nil"/>
              <w:left w:val="single" w:sz="4" w:space="0" w:color="auto"/>
              <w:bottom w:val="single" w:sz="4" w:space="0" w:color="auto"/>
              <w:right w:val="single" w:sz="4" w:space="0" w:color="auto"/>
            </w:tcBorders>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tcPr>
          <w:p w:rsidR="00FA4F04" w:rsidRPr="00E837C7" w:rsidRDefault="00FA4F04" w:rsidP="00D70F56">
            <w:pPr>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sge_packet_struct.h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99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安全模块API相关函数</w:t>
            </w:r>
          </w:p>
        </w:tc>
      </w:tr>
      <w:tr w:rsidR="00FA4F04" w:rsidRPr="00977BED" w:rsidTr="00D70F56">
        <w:trPr>
          <w:trHeight w:val="270"/>
          <w:jc w:val="center"/>
        </w:trPr>
        <w:tc>
          <w:tcPr>
            <w:tcW w:w="948" w:type="dxa"/>
            <w:tcBorders>
              <w:top w:val="nil"/>
              <w:left w:val="single" w:sz="8"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3</w:t>
            </w:r>
          </w:p>
        </w:tc>
        <w:tc>
          <w:tcPr>
            <w:tcW w:w="1736" w:type="dxa"/>
            <w:vMerge/>
            <w:tcBorders>
              <w:top w:val="nil"/>
              <w:left w:val="single" w:sz="4" w:space="0" w:color="auto"/>
              <w:bottom w:val="single" w:sz="4" w:space="0" w:color="auto"/>
              <w:right w:val="single" w:sz="4" w:space="0" w:color="auto"/>
            </w:tcBorders>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tcPr>
          <w:p w:rsidR="00FA4F04" w:rsidRPr="00E837C7" w:rsidRDefault="00FA4F04" w:rsidP="00D70F56">
            <w:pPr>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s</w:t>
            </w:r>
            <w:r w:rsidRPr="00E837C7">
              <w:rPr>
                <w:rFonts w:ascii="宋体" w:hAnsi="宋体" w:cs="宋体" w:hint="eastAsia"/>
                <w:bCs/>
                <w:color w:val="000000"/>
                <w:sz w:val="18"/>
                <w:szCs w:val="18"/>
              </w:rPr>
              <w:t>ge_safe_client_interface.h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99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安全模块API相关函数</w:t>
            </w:r>
          </w:p>
        </w:tc>
      </w:tr>
      <w:tr w:rsidR="00FA4F04" w:rsidRPr="00977BED" w:rsidTr="00D70F56">
        <w:trPr>
          <w:trHeight w:val="270"/>
          <w:jc w:val="center"/>
        </w:trPr>
        <w:tc>
          <w:tcPr>
            <w:tcW w:w="948" w:type="dxa"/>
            <w:tcBorders>
              <w:top w:val="nil"/>
              <w:left w:val="single" w:sz="8"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4</w:t>
            </w:r>
          </w:p>
        </w:tc>
        <w:tc>
          <w:tcPr>
            <w:tcW w:w="1736" w:type="dxa"/>
            <w:vMerge/>
            <w:tcBorders>
              <w:top w:val="nil"/>
              <w:left w:val="single" w:sz="4" w:space="0" w:color="auto"/>
              <w:bottom w:val="single" w:sz="4" w:space="0" w:color="auto"/>
              <w:right w:val="single" w:sz="4" w:space="0" w:color="auto"/>
            </w:tcBorders>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z_guomi_struct_define.h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99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安全模块API相关函数</w:t>
            </w:r>
          </w:p>
        </w:tc>
      </w:tr>
      <w:tr w:rsidR="00FA4F04" w:rsidRPr="00977BED" w:rsidTr="00D70F56">
        <w:trPr>
          <w:trHeight w:val="270"/>
          <w:jc w:val="center"/>
        </w:trPr>
        <w:tc>
          <w:tcPr>
            <w:tcW w:w="948" w:type="dxa"/>
            <w:tcBorders>
              <w:top w:val="nil"/>
              <w:left w:val="single" w:sz="8"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5</w:t>
            </w:r>
          </w:p>
        </w:tc>
        <w:tc>
          <w:tcPr>
            <w:tcW w:w="1736" w:type="dxa"/>
            <w:tcBorders>
              <w:top w:val="nil"/>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linux</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/client/lib</w:t>
            </w: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libapi_cli_safe.so</w:t>
            </w:r>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99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安全模块API相关库</w:t>
            </w:r>
          </w:p>
        </w:tc>
      </w:tr>
      <w:tr w:rsidR="00FA4F04" w:rsidRPr="00977BED" w:rsidTr="00D70F56">
        <w:trPr>
          <w:trHeight w:val="270"/>
          <w:jc w:val="center"/>
        </w:trPr>
        <w:tc>
          <w:tcPr>
            <w:tcW w:w="948" w:type="dxa"/>
            <w:tcBorders>
              <w:top w:val="nil"/>
              <w:left w:val="single" w:sz="8"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color w:val="000000"/>
                <w:sz w:val="18"/>
                <w:szCs w:val="18"/>
              </w:rPr>
              <w:t>6</w:t>
            </w:r>
          </w:p>
        </w:tc>
        <w:tc>
          <w:tcPr>
            <w:tcW w:w="1736" w:type="dxa"/>
            <w:tcBorders>
              <w:top w:val="nil"/>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proofErr w:type="spellStart"/>
            <w:r w:rsidRPr="00E837C7">
              <w:rPr>
                <w:rFonts w:ascii="宋体" w:hAnsi="宋体" w:cs="宋体" w:hint="eastAsia"/>
                <w:bCs/>
                <w:color w:val="000000"/>
                <w:sz w:val="18"/>
                <w:szCs w:val="18"/>
              </w:rPr>
              <w:t>linux</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keyfld_enc</w:t>
            </w:r>
            <w:proofErr w:type="spellEnd"/>
            <w:r w:rsidRPr="00E837C7">
              <w:rPr>
                <w:rFonts w:ascii="宋体" w:hAnsi="宋体" w:cs="宋体"/>
                <w:bCs/>
                <w:color w:val="000000"/>
                <w:sz w:val="18"/>
                <w:szCs w:val="18"/>
              </w:rPr>
              <w:t>/include</w:t>
            </w: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keyfld_enc.h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99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关键域加密模块相关函数</w:t>
            </w:r>
          </w:p>
        </w:tc>
      </w:tr>
      <w:tr w:rsidR="00FA4F04" w:rsidRPr="00977BED" w:rsidTr="00D70F56">
        <w:trPr>
          <w:trHeight w:val="270"/>
          <w:jc w:val="center"/>
        </w:trPr>
        <w:tc>
          <w:tcPr>
            <w:tcW w:w="948" w:type="dxa"/>
            <w:tcBorders>
              <w:top w:val="nil"/>
              <w:left w:val="single" w:sz="8"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color w:val="000000"/>
                <w:sz w:val="18"/>
                <w:szCs w:val="18"/>
              </w:rPr>
              <w:t>7</w:t>
            </w:r>
          </w:p>
        </w:tc>
        <w:tc>
          <w:tcPr>
            <w:tcW w:w="1736" w:type="dxa"/>
            <w:tcBorders>
              <w:top w:val="nil"/>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proofErr w:type="spellStart"/>
            <w:r w:rsidRPr="00E837C7">
              <w:rPr>
                <w:rFonts w:ascii="宋体" w:hAnsi="宋体" w:cs="宋体" w:hint="eastAsia"/>
                <w:bCs/>
                <w:color w:val="000000"/>
                <w:sz w:val="18"/>
                <w:szCs w:val="18"/>
              </w:rPr>
              <w:t>linux</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keyfld_enc</w:t>
            </w:r>
            <w:proofErr w:type="spellEnd"/>
            <w:r w:rsidRPr="00E837C7">
              <w:rPr>
                <w:rFonts w:ascii="宋体" w:hAnsi="宋体" w:cs="宋体"/>
                <w:bCs/>
                <w:color w:val="000000"/>
                <w:sz w:val="18"/>
                <w:szCs w:val="18"/>
              </w:rPr>
              <w:t>/lib</w:t>
            </w:r>
          </w:p>
        </w:tc>
        <w:tc>
          <w:tcPr>
            <w:tcW w:w="2693" w:type="dxa"/>
            <w:tcBorders>
              <w:top w:val="nil"/>
              <w:left w:val="nil"/>
              <w:bottom w:val="single" w:sz="4" w:space="0" w:color="auto"/>
              <w:right w:val="single" w:sz="4" w:space="0" w:color="auto"/>
            </w:tcBorders>
            <w:shd w:val="clear" w:color="auto" w:fill="auto"/>
          </w:tcPr>
          <w:p w:rsidR="00FA4F04" w:rsidRPr="00E837C7" w:rsidRDefault="00FA4F04" w:rsidP="00D70F56">
            <w:pPr>
              <w:spacing w:line="120" w:lineRule="auto"/>
              <w:ind w:firstLine="0"/>
              <w:rPr>
                <w:rFonts w:ascii="宋体" w:hAnsi="宋体" w:cs="宋体"/>
                <w:bCs/>
                <w:color w:val="000000"/>
                <w:sz w:val="18"/>
                <w:szCs w:val="18"/>
              </w:rPr>
            </w:pPr>
            <w:r w:rsidRPr="00E837C7">
              <w:rPr>
                <w:rFonts w:ascii="宋体" w:hAnsi="宋体" w:cs="宋体"/>
                <w:bCs/>
                <w:color w:val="000000"/>
                <w:sz w:val="18"/>
                <w:szCs w:val="18"/>
              </w:rPr>
              <w:t>libkeyfld_enc.so</w:t>
            </w:r>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99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关键域加密模块相关库</w:t>
            </w:r>
          </w:p>
        </w:tc>
      </w:tr>
      <w:tr w:rsidR="00FA4F04" w:rsidRPr="00977BED" w:rsidTr="00D70F56">
        <w:trPr>
          <w:trHeight w:val="270"/>
          <w:jc w:val="center"/>
        </w:trPr>
        <w:tc>
          <w:tcPr>
            <w:tcW w:w="948"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color w:val="000000"/>
                <w:sz w:val="18"/>
                <w:szCs w:val="18"/>
              </w:rPr>
              <w:t>8</w:t>
            </w:r>
          </w:p>
        </w:tc>
        <w:tc>
          <w:tcPr>
            <w:tcW w:w="1736" w:type="dxa"/>
            <w:tcBorders>
              <w:top w:val="single" w:sz="4" w:space="0" w:color="auto"/>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linux</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sge_common_libs</w:t>
            </w:r>
            <w:proofErr w:type="spellEnd"/>
            <w:r w:rsidRPr="00E837C7">
              <w:rPr>
                <w:rFonts w:ascii="宋体" w:hAnsi="宋体" w:cs="宋体"/>
                <w:bCs/>
                <w:color w:val="000000"/>
                <w:sz w:val="18"/>
                <w:szCs w:val="18"/>
              </w:rPr>
              <w:t>/lib</w:t>
            </w: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libeasy.so</w:t>
            </w:r>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99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公共库</w:t>
            </w:r>
          </w:p>
        </w:tc>
      </w:tr>
      <w:tr w:rsidR="009C31A9" w:rsidRPr="00977BED" w:rsidTr="0021091F">
        <w:trPr>
          <w:trHeight w:val="270"/>
          <w:jc w:val="center"/>
        </w:trPr>
        <w:tc>
          <w:tcPr>
            <w:tcW w:w="948" w:type="dxa"/>
            <w:tcBorders>
              <w:top w:val="single" w:sz="4" w:space="0" w:color="auto"/>
              <w:left w:val="single" w:sz="4" w:space="0" w:color="auto"/>
              <w:bottom w:val="single" w:sz="4" w:space="0" w:color="auto"/>
              <w:right w:val="single" w:sz="4" w:space="0" w:color="auto"/>
            </w:tcBorders>
            <w:shd w:val="clear" w:color="auto" w:fill="auto"/>
            <w:vAlign w:val="bottom"/>
          </w:tcPr>
          <w:p w:rsidR="009C31A9" w:rsidRPr="00977BED" w:rsidRDefault="009C31A9"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9</w:t>
            </w:r>
          </w:p>
        </w:tc>
        <w:tc>
          <w:tcPr>
            <w:tcW w:w="1736" w:type="dxa"/>
            <w:vMerge w:val="restart"/>
            <w:tcBorders>
              <w:top w:val="single" w:sz="4" w:space="0" w:color="auto"/>
              <w:left w:val="single" w:sz="4" w:space="0" w:color="auto"/>
              <w:right w:val="single" w:sz="4" w:space="0" w:color="auto"/>
            </w:tcBorders>
            <w:shd w:val="clear" w:color="auto" w:fill="auto"/>
            <w:vAlign w:val="center"/>
          </w:tcPr>
          <w:p w:rsidR="009C31A9" w:rsidRPr="00E837C7" w:rsidRDefault="009C31A9"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demos</w:t>
            </w:r>
            <w:r w:rsidRPr="00E837C7">
              <w:rPr>
                <w:rFonts w:ascii="宋体" w:hAnsi="宋体" w:cs="宋体"/>
                <w:bCs/>
                <w:color w:val="000000"/>
                <w:sz w:val="18"/>
                <w:szCs w:val="18"/>
              </w:rPr>
              <w:t>/</w:t>
            </w:r>
            <w:proofErr w:type="spellStart"/>
            <w:r w:rsidRPr="00E837C7">
              <w:rPr>
                <w:rFonts w:ascii="宋体" w:hAnsi="宋体" w:cs="宋体"/>
                <w:bCs/>
                <w:color w:val="000000"/>
                <w:sz w:val="18"/>
                <w:szCs w:val="18"/>
              </w:rPr>
              <w:t>linux</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sge_safe_api_demo</w:t>
            </w:r>
            <w:proofErr w:type="spellEnd"/>
          </w:p>
        </w:tc>
        <w:tc>
          <w:tcPr>
            <w:tcW w:w="2693" w:type="dxa"/>
            <w:tcBorders>
              <w:top w:val="single" w:sz="4" w:space="0" w:color="auto"/>
              <w:left w:val="nil"/>
              <w:bottom w:val="single" w:sz="4" w:space="0" w:color="auto"/>
              <w:right w:val="single" w:sz="4" w:space="0" w:color="auto"/>
            </w:tcBorders>
            <w:shd w:val="clear" w:color="auto" w:fill="auto"/>
            <w:vAlign w:val="bottom"/>
          </w:tcPr>
          <w:p w:rsidR="009C31A9" w:rsidRPr="00E837C7" w:rsidRDefault="009C31A9" w:rsidP="00D70F56">
            <w:pPr>
              <w:widowControl/>
              <w:spacing w:line="120" w:lineRule="auto"/>
              <w:ind w:firstLine="0"/>
              <w:rPr>
                <w:rFonts w:ascii="宋体" w:hAnsi="宋体" w:cs="宋体"/>
                <w:bCs/>
                <w:color w:val="000000"/>
                <w:sz w:val="18"/>
                <w:szCs w:val="18"/>
              </w:rPr>
            </w:pPr>
            <w:proofErr w:type="spellStart"/>
            <w:r>
              <w:rPr>
                <w:rFonts w:ascii="宋体" w:hAnsi="宋体" w:cs="宋体"/>
                <w:bCs/>
                <w:color w:val="000000"/>
                <w:sz w:val="18"/>
                <w:szCs w:val="18"/>
              </w:rPr>
              <w:t>demo</w:t>
            </w:r>
            <w:r w:rsidRPr="00E837C7">
              <w:rPr>
                <w:rFonts w:ascii="宋体" w:hAnsi="宋体" w:cs="宋体" w:hint="eastAsia"/>
                <w:bCs/>
                <w:color w:val="000000"/>
                <w:sz w:val="18"/>
                <w:szCs w:val="18"/>
              </w:rPr>
              <w:t>.</w:t>
            </w:r>
            <w:r w:rsidRPr="00E837C7">
              <w:rPr>
                <w:rFonts w:ascii="宋体" w:hAnsi="宋体" w:cs="宋体"/>
                <w:bCs/>
                <w:color w:val="000000"/>
                <w:sz w:val="18"/>
                <w:szCs w:val="18"/>
              </w:rPr>
              <w:t>c</w:t>
            </w:r>
            <w:proofErr w:type="spellEnd"/>
          </w:p>
        </w:tc>
        <w:tc>
          <w:tcPr>
            <w:tcW w:w="1134" w:type="dxa"/>
            <w:tcBorders>
              <w:top w:val="single" w:sz="4" w:space="0" w:color="auto"/>
              <w:left w:val="nil"/>
              <w:bottom w:val="single" w:sz="4" w:space="0" w:color="auto"/>
              <w:right w:val="single" w:sz="4" w:space="0" w:color="auto"/>
            </w:tcBorders>
            <w:shd w:val="clear" w:color="auto" w:fill="auto"/>
            <w:vAlign w:val="bottom"/>
          </w:tcPr>
          <w:p w:rsidR="009C31A9" w:rsidRPr="00E837C7" w:rsidRDefault="009C31A9"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D</w:t>
            </w:r>
            <w:r w:rsidRPr="00E837C7">
              <w:rPr>
                <w:rFonts w:ascii="宋体" w:hAnsi="宋体" w:cs="宋体" w:hint="eastAsia"/>
                <w:bCs/>
                <w:color w:val="000000"/>
                <w:sz w:val="18"/>
                <w:szCs w:val="18"/>
              </w:rPr>
              <w:t>emo</w:t>
            </w:r>
            <w:r w:rsidRPr="00E837C7">
              <w:rPr>
                <w:rFonts w:ascii="宋体" w:hAnsi="宋体" w:cs="宋体"/>
                <w:bCs/>
                <w:color w:val="000000"/>
                <w:sz w:val="18"/>
                <w:szCs w:val="18"/>
              </w:rPr>
              <w:t>文件</w:t>
            </w:r>
          </w:p>
        </w:tc>
        <w:tc>
          <w:tcPr>
            <w:tcW w:w="1994" w:type="dxa"/>
            <w:tcBorders>
              <w:top w:val="single" w:sz="4" w:space="0" w:color="auto"/>
              <w:left w:val="nil"/>
              <w:bottom w:val="single" w:sz="4" w:space="0" w:color="auto"/>
              <w:right w:val="single" w:sz="4" w:space="0" w:color="auto"/>
            </w:tcBorders>
            <w:shd w:val="clear" w:color="auto" w:fill="auto"/>
            <w:vAlign w:val="bottom"/>
          </w:tcPr>
          <w:p w:rsidR="009C31A9" w:rsidRPr="00E837C7" w:rsidRDefault="009C31A9"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w:t>
            </w:r>
            <w:r w:rsidRPr="00E837C7">
              <w:rPr>
                <w:rFonts w:ascii="宋体" w:hAnsi="宋体" w:cs="宋体"/>
                <w:bCs/>
                <w:color w:val="000000"/>
                <w:sz w:val="18"/>
                <w:szCs w:val="18"/>
              </w:rPr>
              <w:t>API的demo</w:t>
            </w:r>
            <w:r w:rsidRPr="00E837C7">
              <w:rPr>
                <w:rFonts w:ascii="宋体" w:hAnsi="宋体" w:cs="宋体" w:hint="eastAsia"/>
                <w:bCs/>
                <w:color w:val="000000"/>
                <w:sz w:val="18"/>
                <w:szCs w:val="18"/>
              </w:rPr>
              <w:t>文件</w:t>
            </w:r>
          </w:p>
        </w:tc>
      </w:tr>
      <w:tr w:rsidR="009C31A9" w:rsidRPr="00977BED" w:rsidTr="0021091F">
        <w:trPr>
          <w:trHeight w:val="270"/>
          <w:jc w:val="center"/>
        </w:trPr>
        <w:tc>
          <w:tcPr>
            <w:tcW w:w="948" w:type="dxa"/>
            <w:tcBorders>
              <w:top w:val="single" w:sz="4" w:space="0" w:color="auto"/>
              <w:left w:val="single" w:sz="8" w:space="0" w:color="auto"/>
              <w:bottom w:val="single" w:sz="4" w:space="0" w:color="auto"/>
              <w:right w:val="single" w:sz="4" w:space="0" w:color="auto"/>
            </w:tcBorders>
            <w:shd w:val="clear" w:color="auto" w:fill="auto"/>
            <w:vAlign w:val="bottom"/>
          </w:tcPr>
          <w:p w:rsidR="009C31A9" w:rsidRPr="00977BED" w:rsidRDefault="009C31A9"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10</w:t>
            </w:r>
          </w:p>
        </w:tc>
        <w:tc>
          <w:tcPr>
            <w:tcW w:w="1736" w:type="dxa"/>
            <w:vMerge/>
            <w:tcBorders>
              <w:left w:val="single" w:sz="4" w:space="0" w:color="auto"/>
              <w:bottom w:val="single" w:sz="4" w:space="0" w:color="auto"/>
              <w:right w:val="single" w:sz="4" w:space="0" w:color="auto"/>
            </w:tcBorders>
            <w:shd w:val="clear" w:color="auto" w:fill="auto"/>
            <w:vAlign w:val="center"/>
          </w:tcPr>
          <w:p w:rsidR="009C31A9" w:rsidRPr="00E837C7" w:rsidRDefault="009C31A9" w:rsidP="00290C00">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9C31A9" w:rsidRPr="00E837C7" w:rsidRDefault="009C31A9"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readme.txt</w:t>
            </w:r>
          </w:p>
        </w:tc>
        <w:tc>
          <w:tcPr>
            <w:tcW w:w="1134" w:type="dxa"/>
            <w:tcBorders>
              <w:top w:val="single" w:sz="4" w:space="0" w:color="auto"/>
              <w:left w:val="nil"/>
              <w:bottom w:val="single" w:sz="4" w:space="0" w:color="auto"/>
              <w:right w:val="single" w:sz="4" w:space="0" w:color="auto"/>
            </w:tcBorders>
            <w:shd w:val="clear" w:color="auto" w:fill="auto"/>
            <w:vAlign w:val="bottom"/>
          </w:tcPr>
          <w:p w:rsidR="009C31A9" w:rsidRPr="00E837C7" w:rsidRDefault="009C31A9" w:rsidP="00D70F56">
            <w:pPr>
              <w:widowControl/>
              <w:spacing w:line="120" w:lineRule="auto"/>
              <w:ind w:firstLine="0"/>
              <w:rPr>
                <w:rFonts w:ascii="宋体" w:hAnsi="宋体" w:cs="宋体"/>
                <w:bCs/>
                <w:color w:val="000000"/>
                <w:sz w:val="18"/>
                <w:szCs w:val="18"/>
              </w:rPr>
            </w:pPr>
            <w:r>
              <w:rPr>
                <w:rFonts w:ascii="宋体" w:hAnsi="宋体" w:cs="宋体" w:hint="eastAsia"/>
                <w:bCs/>
                <w:color w:val="000000"/>
                <w:sz w:val="18"/>
                <w:szCs w:val="18"/>
              </w:rPr>
              <w:t>说明</w:t>
            </w:r>
            <w:r w:rsidRPr="00E837C7">
              <w:rPr>
                <w:rFonts w:ascii="宋体" w:hAnsi="宋体" w:cs="宋体"/>
                <w:bCs/>
                <w:color w:val="000000"/>
                <w:sz w:val="18"/>
                <w:szCs w:val="18"/>
              </w:rPr>
              <w:t>文件</w:t>
            </w:r>
          </w:p>
        </w:tc>
        <w:tc>
          <w:tcPr>
            <w:tcW w:w="1994" w:type="dxa"/>
            <w:tcBorders>
              <w:top w:val="single" w:sz="4" w:space="0" w:color="auto"/>
              <w:left w:val="nil"/>
              <w:bottom w:val="single" w:sz="4" w:space="0" w:color="auto"/>
              <w:right w:val="single" w:sz="4" w:space="0" w:color="auto"/>
            </w:tcBorders>
            <w:shd w:val="clear" w:color="auto" w:fill="auto"/>
            <w:vAlign w:val="bottom"/>
          </w:tcPr>
          <w:p w:rsidR="009C31A9" w:rsidRPr="00E837C7" w:rsidRDefault="009C31A9" w:rsidP="004303AE">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w:t>
            </w:r>
            <w:r w:rsidRPr="00E837C7">
              <w:rPr>
                <w:rFonts w:ascii="宋体" w:hAnsi="宋体" w:cs="宋体"/>
                <w:bCs/>
                <w:color w:val="000000"/>
                <w:sz w:val="18"/>
                <w:szCs w:val="18"/>
              </w:rPr>
              <w:t>API</w:t>
            </w:r>
            <w:r>
              <w:rPr>
                <w:rFonts w:ascii="宋体" w:hAnsi="宋体" w:cs="宋体"/>
                <w:bCs/>
                <w:color w:val="000000"/>
                <w:sz w:val="18"/>
                <w:szCs w:val="18"/>
              </w:rPr>
              <w:t xml:space="preserve"> </w:t>
            </w:r>
            <w:r>
              <w:rPr>
                <w:rFonts w:ascii="宋体" w:hAnsi="宋体" w:cs="宋体" w:hint="eastAsia"/>
                <w:bCs/>
                <w:color w:val="000000"/>
                <w:sz w:val="18"/>
                <w:szCs w:val="18"/>
              </w:rPr>
              <w:t>demo程序</w:t>
            </w:r>
            <w:r>
              <w:rPr>
                <w:rFonts w:ascii="宋体" w:hAnsi="宋体" w:cs="宋体"/>
                <w:bCs/>
                <w:color w:val="000000"/>
                <w:sz w:val="18"/>
                <w:szCs w:val="18"/>
              </w:rPr>
              <w:t>的说明</w:t>
            </w:r>
            <w:r w:rsidRPr="00E837C7">
              <w:rPr>
                <w:rFonts w:ascii="宋体" w:hAnsi="宋体" w:cs="宋体" w:hint="eastAsia"/>
                <w:bCs/>
                <w:color w:val="000000"/>
                <w:sz w:val="18"/>
                <w:szCs w:val="18"/>
              </w:rPr>
              <w:t>文件</w:t>
            </w:r>
          </w:p>
        </w:tc>
      </w:tr>
      <w:tr w:rsidR="00FA4F04" w:rsidRPr="00977BED" w:rsidTr="00D70F56">
        <w:trPr>
          <w:trHeight w:val="270"/>
          <w:jc w:val="center"/>
        </w:trPr>
        <w:tc>
          <w:tcPr>
            <w:tcW w:w="948"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1</w:t>
            </w:r>
            <w:r w:rsidR="0015294B">
              <w:rPr>
                <w:rFonts w:ascii="宋体" w:hAnsi="宋体" w:cs="宋体" w:hint="eastAsia"/>
                <w:color w:val="000000"/>
                <w:sz w:val="18"/>
                <w:szCs w:val="18"/>
              </w:rPr>
              <w:t>1</w:t>
            </w:r>
          </w:p>
        </w:tc>
        <w:tc>
          <w:tcPr>
            <w:tcW w:w="1736" w:type="dxa"/>
            <w:vMerge w:val="restart"/>
            <w:tcBorders>
              <w:top w:val="single" w:sz="4" w:space="0" w:color="auto"/>
              <w:left w:val="single" w:sz="4" w:space="0" w:color="auto"/>
              <w:right w:val="single" w:sz="4" w:space="0" w:color="auto"/>
            </w:tcBorders>
            <w:shd w:val="clear" w:color="auto" w:fill="auto"/>
            <w:vAlign w:val="center"/>
          </w:tcPr>
          <w:p w:rsidR="00FA4F04" w:rsidRPr="00E837C7" w:rsidRDefault="004E7268"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demos</w:t>
            </w:r>
            <w:r w:rsidRPr="00E837C7">
              <w:rPr>
                <w:rFonts w:ascii="宋体" w:hAnsi="宋体" w:cs="宋体"/>
                <w:bCs/>
                <w:color w:val="000000"/>
                <w:sz w:val="18"/>
                <w:szCs w:val="18"/>
              </w:rPr>
              <w:t xml:space="preserve"> </w:t>
            </w:r>
            <w:r w:rsidR="00FA4F04" w:rsidRPr="00E837C7">
              <w:rPr>
                <w:rFonts w:ascii="宋体" w:hAnsi="宋体" w:cs="宋体"/>
                <w:bCs/>
                <w:color w:val="000000"/>
                <w:sz w:val="18"/>
                <w:szCs w:val="18"/>
              </w:rPr>
              <w:t>/</w:t>
            </w:r>
            <w:proofErr w:type="spellStart"/>
            <w:r w:rsidR="00FA4F04" w:rsidRPr="00E837C7">
              <w:rPr>
                <w:rFonts w:ascii="宋体" w:hAnsi="宋体" w:cs="宋体"/>
                <w:bCs/>
                <w:color w:val="000000"/>
                <w:sz w:val="18"/>
                <w:szCs w:val="18"/>
              </w:rPr>
              <w:t>linux</w:t>
            </w:r>
            <w:proofErr w:type="spellEnd"/>
            <w:r w:rsidR="00FA4F04" w:rsidRPr="00E837C7">
              <w:rPr>
                <w:rFonts w:ascii="宋体" w:hAnsi="宋体" w:cs="宋体"/>
                <w:bCs/>
                <w:color w:val="000000"/>
                <w:sz w:val="18"/>
                <w:szCs w:val="18"/>
              </w:rPr>
              <w:t>/</w:t>
            </w:r>
            <w:proofErr w:type="spellStart"/>
            <w:r w:rsidR="00FA4F04" w:rsidRPr="00E837C7">
              <w:rPr>
                <w:rFonts w:ascii="宋体" w:hAnsi="宋体" w:cs="宋体"/>
                <w:bCs/>
                <w:color w:val="000000"/>
                <w:sz w:val="18"/>
                <w:szCs w:val="18"/>
              </w:rPr>
              <w:t>sge_api_with_safe_demo</w:t>
            </w:r>
            <w:proofErr w:type="spellEnd"/>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demo.c</w:t>
            </w:r>
            <w:proofErr w:type="spellEnd"/>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D</w:t>
            </w:r>
            <w:r w:rsidRPr="00E837C7">
              <w:rPr>
                <w:rFonts w:ascii="宋体" w:hAnsi="宋体" w:cs="宋体" w:hint="eastAsia"/>
                <w:bCs/>
                <w:color w:val="000000"/>
                <w:sz w:val="18"/>
                <w:szCs w:val="18"/>
              </w:rPr>
              <w:t>emo</w:t>
            </w:r>
            <w:r w:rsidRPr="00E837C7">
              <w:rPr>
                <w:rFonts w:ascii="宋体" w:hAnsi="宋体" w:cs="宋体"/>
                <w:bCs/>
                <w:color w:val="000000"/>
                <w:sz w:val="18"/>
                <w:szCs w:val="18"/>
              </w:rPr>
              <w:t>文件</w:t>
            </w:r>
          </w:p>
        </w:tc>
        <w:tc>
          <w:tcPr>
            <w:tcW w:w="199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连接</w:t>
            </w:r>
            <w:r w:rsidRPr="00E837C7">
              <w:rPr>
                <w:rFonts w:ascii="宋体" w:hAnsi="宋体" w:cs="宋体"/>
                <w:bCs/>
                <w:color w:val="000000"/>
                <w:sz w:val="18"/>
                <w:szCs w:val="18"/>
              </w:rPr>
              <w:t>API</w:t>
            </w:r>
            <w:r w:rsidRPr="00E837C7">
              <w:rPr>
                <w:rFonts w:ascii="宋体" w:hAnsi="宋体" w:cs="宋体" w:hint="eastAsia"/>
                <w:bCs/>
                <w:color w:val="000000"/>
                <w:sz w:val="18"/>
                <w:szCs w:val="18"/>
              </w:rPr>
              <w:t>以</w:t>
            </w:r>
            <w:r w:rsidRPr="00E837C7">
              <w:rPr>
                <w:rFonts w:ascii="宋体" w:hAnsi="宋体" w:cs="宋体"/>
                <w:bCs/>
                <w:color w:val="000000"/>
                <w:sz w:val="18"/>
                <w:szCs w:val="18"/>
              </w:rPr>
              <w:t>及安全API的demo</w:t>
            </w:r>
            <w:r w:rsidRPr="00E837C7">
              <w:rPr>
                <w:rFonts w:ascii="宋体" w:hAnsi="宋体" w:cs="宋体" w:hint="eastAsia"/>
                <w:bCs/>
                <w:color w:val="000000"/>
                <w:sz w:val="18"/>
                <w:szCs w:val="18"/>
              </w:rPr>
              <w:t>相关</w:t>
            </w:r>
            <w:r w:rsidRPr="00E837C7">
              <w:rPr>
                <w:rFonts w:ascii="宋体" w:hAnsi="宋体" w:cs="宋体"/>
                <w:bCs/>
                <w:color w:val="000000"/>
                <w:sz w:val="18"/>
                <w:szCs w:val="18"/>
              </w:rPr>
              <w:t>文件</w:t>
            </w:r>
          </w:p>
        </w:tc>
      </w:tr>
      <w:tr w:rsidR="00FA4F04" w:rsidRPr="00977BED" w:rsidTr="00D70F56">
        <w:trPr>
          <w:trHeight w:val="270"/>
          <w:jc w:val="center"/>
        </w:trPr>
        <w:tc>
          <w:tcPr>
            <w:tcW w:w="948"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977BED" w:rsidRDefault="00FA4F04" w:rsidP="00D70F56">
            <w:pPr>
              <w:widowControl/>
              <w:spacing w:line="120" w:lineRule="auto"/>
              <w:rPr>
                <w:rFonts w:ascii="宋体" w:hAnsi="宋体" w:cs="宋体"/>
                <w:color w:val="000000"/>
                <w:sz w:val="18"/>
                <w:szCs w:val="18"/>
              </w:rPr>
            </w:pPr>
            <w:r w:rsidRPr="00977BED">
              <w:rPr>
                <w:rFonts w:ascii="宋体" w:hAnsi="宋体" w:cs="宋体" w:hint="eastAsia"/>
                <w:color w:val="000000"/>
                <w:sz w:val="18"/>
                <w:szCs w:val="18"/>
              </w:rPr>
              <w:t>1</w:t>
            </w:r>
            <w:r w:rsidR="0015294B">
              <w:rPr>
                <w:rFonts w:ascii="宋体" w:hAnsi="宋体" w:cs="宋体" w:hint="eastAsia"/>
                <w:color w:val="000000"/>
                <w:sz w:val="18"/>
                <w:szCs w:val="18"/>
              </w:rPr>
              <w:t>2</w:t>
            </w:r>
          </w:p>
        </w:tc>
        <w:tc>
          <w:tcPr>
            <w:tcW w:w="1736" w:type="dxa"/>
            <w:vMerge/>
            <w:tcBorders>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8A56DD" w:rsidP="00D70F56">
            <w:pPr>
              <w:widowControl/>
              <w:spacing w:line="120" w:lineRule="auto"/>
              <w:ind w:firstLine="0"/>
              <w:rPr>
                <w:rFonts w:ascii="宋体" w:hAnsi="宋体" w:cs="宋体"/>
                <w:bCs/>
                <w:color w:val="000000"/>
                <w:sz w:val="18"/>
                <w:szCs w:val="18"/>
              </w:rPr>
            </w:pPr>
            <w:proofErr w:type="spellStart"/>
            <w:r>
              <w:rPr>
                <w:rFonts w:ascii="宋体" w:hAnsi="宋体" w:cs="宋体"/>
                <w:bCs/>
                <w:color w:val="000000"/>
                <w:sz w:val="18"/>
                <w:szCs w:val="18"/>
              </w:rPr>
              <w:t>readme.text</w:t>
            </w:r>
            <w:proofErr w:type="spellEnd"/>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EB5B37" w:rsidP="00D70F56">
            <w:pPr>
              <w:widowControl/>
              <w:spacing w:line="120" w:lineRule="auto"/>
              <w:ind w:firstLine="0"/>
              <w:rPr>
                <w:rFonts w:ascii="宋体" w:hAnsi="宋体" w:cs="宋体"/>
                <w:bCs/>
                <w:color w:val="000000"/>
                <w:sz w:val="18"/>
                <w:szCs w:val="18"/>
              </w:rPr>
            </w:pPr>
            <w:r>
              <w:rPr>
                <w:rFonts w:ascii="宋体" w:hAnsi="宋体" w:cs="宋体" w:hint="eastAsia"/>
                <w:bCs/>
                <w:color w:val="000000"/>
                <w:sz w:val="18"/>
                <w:szCs w:val="18"/>
              </w:rPr>
              <w:t>说明</w:t>
            </w:r>
            <w:r w:rsidR="00FA4F04" w:rsidRPr="00E837C7">
              <w:rPr>
                <w:rFonts w:ascii="宋体" w:hAnsi="宋体" w:cs="宋体"/>
                <w:bCs/>
                <w:color w:val="000000"/>
                <w:sz w:val="18"/>
                <w:szCs w:val="18"/>
              </w:rPr>
              <w:t>文件</w:t>
            </w:r>
          </w:p>
        </w:tc>
        <w:tc>
          <w:tcPr>
            <w:tcW w:w="199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连接</w:t>
            </w:r>
            <w:r w:rsidRPr="00E837C7">
              <w:rPr>
                <w:rFonts w:ascii="宋体" w:hAnsi="宋体" w:cs="宋体"/>
                <w:bCs/>
                <w:color w:val="000000"/>
                <w:sz w:val="18"/>
                <w:szCs w:val="18"/>
              </w:rPr>
              <w:t>API</w:t>
            </w:r>
            <w:r w:rsidRPr="00E837C7">
              <w:rPr>
                <w:rFonts w:ascii="宋体" w:hAnsi="宋体" w:cs="宋体" w:hint="eastAsia"/>
                <w:bCs/>
                <w:color w:val="000000"/>
                <w:sz w:val="18"/>
                <w:szCs w:val="18"/>
              </w:rPr>
              <w:t>以</w:t>
            </w:r>
            <w:r w:rsidRPr="00E837C7">
              <w:rPr>
                <w:rFonts w:ascii="宋体" w:hAnsi="宋体" w:cs="宋体"/>
                <w:bCs/>
                <w:color w:val="000000"/>
                <w:sz w:val="18"/>
                <w:szCs w:val="18"/>
              </w:rPr>
              <w:t>及安全</w:t>
            </w:r>
            <w:proofErr w:type="spellStart"/>
            <w:r w:rsidRPr="00E837C7">
              <w:rPr>
                <w:rFonts w:ascii="宋体" w:hAnsi="宋体" w:cs="宋体"/>
                <w:bCs/>
                <w:color w:val="000000"/>
                <w:sz w:val="18"/>
                <w:szCs w:val="18"/>
              </w:rPr>
              <w:t>APIdemo</w:t>
            </w:r>
            <w:proofErr w:type="spellEnd"/>
            <w:r w:rsidR="00974E2E">
              <w:rPr>
                <w:rFonts w:ascii="宋体" w:hAnsi="宋体" w:cs="宋体" w:hint="eastAsia"/>
                <w:bCs/>
                <w:color w:val="000000"/>
                <w:sz w:val="18"/>
                <w:szCs w:val="18"/>
              </w:rPr>
              <w:t>的</w:t>
            </w:r>
            <w:r w:rsidR="00974E2E">
              <w:rPr>
                <w:rFonts w:ascii="宋体" w:hAnsi="宋体" w:cs="宋体"/>
                <w:bCs/>
                <w:color w:val="000000"/>
                <w:sz w:val="18"/>
                <w:szCs w:val="18"/>
              </w:rPr>
              <w:t>说明</w:t>
            </w:r>
            <w:r w:rsidRPr="00E837C7">
              <w:rPr>
                <w:rFonts w:ascii="宋体" w:hAnsi="宋体" w:cs="宋体"/>
                <w:bCs/>
                <w:color w:val="000000"/>
                <w:sz w:val="18"/>
                <w:szCs w:val="18"/>
              </w:rPr>
              <w:t>文件</w:t>
            </w:r>
            <w:r w:rsidRPr="00E837C7">
              <w:rPr>
                <w:rFonts w:ascii="宋体" w:hAnsi="宋体" w:cs="宋体" w:hint="eastAsia"/>
                <w:bCs/>
                <w:color w:val="000000"/>
                <w:sz w:val="18"/>
                <w:szCs w:val="18"/>
              </w:rPr>
              <w:t xml:space="preserve"> </w:t>
            </w:r>
          </w:p>
        </w:tc>
      </w:tr>
    </w:tbl>
    <w:p w:rsidR="00FA4F04" w:rsidRDefault="00FA4F04" w:rsidP="00FA4F04">
      <w:pPr>
        <w:rPr>
          <w:lang w:val="en-US"/>
        </w:rPr>
      </w:pPr>
    </w:p>
    <w:p w:rsidR="00FA4F04" w:rsidRDefault="00FA4F04" w:rsidP="00FA4F04">
      <w:pPr>
        <w:ind w:firstLine="0"/>
        <w:rPr>
          <w:rFonts w:cs="宋体"/>
          <w:b/>
          <w:bCs/>
          <w:sz w:val="24"/>
          <w:szCs w:val="20"/>
          <w:lang w:val="en-US"/>
        </w:rPr>
      </w:pPr>
      <w:r w:rsidRPr="00977BED">
        <w:rPr>
          <w:rFonts w:cs="宋体" w:hint="eastAsia"/>
          <w:b/>
          <w:bCs/>
          <w:sz w:val="24"/>
          <w:szCs w:val="20"/>
          <w:lang w:val="en-US"/>
        </w:rPr>
        <w:t>Windows</w:t>
      </w:r>
      <w:r w:rsidRPr="00977BED">
        <w:rPr>
          <w:rFonts w:cs="宋体" w:hint="eastAsia"/>
          <w:b/>
          <w:bCs/>
          <w:sz w:val="24"/>
          <w:szCs w:val="20"/>
          <w:lang w:val="en-US"/>
        </w:rPr>
        <w:t>平台安全</w:t>
      </w:r>
      <w:r w:rsidRPr="00977BED">
        <w:rPr>
          <w:rFonts w:cs="宋体"/>
          <w:b/>
          <w:bCs/>
          <w:sz w:val="24"/>
          <w:szCs w:val="20"/>
          <w:lang w:val="en-US"/>
        </w:rPr>
        <w:t>API</w:t>
      </w:r>
      <w:r w:rsidRPr="00977BED">
        <w:rPr>
          <w:rFonts w:cs="宋体"/>
          <w:b/>
          <w:bCs/>
          <w:sz w:val="24"/>
          <w:szCs w:val="20"/>
          <w:lang w:val="en-US"/>
        </w:rPr>
        <w:t>文件清单</w:t>
      </w:r>
      <w:r w:rsidRPr="00977BED">
        <w:rPr>
          <w:rFonts w:cs="宋体" w:hint="eastAsia"/>
          <w:b/>
          <w:bCs/>
          <w:sz w:val="24"/>
          <w:szCs w:val="20"/>
          <w:lang w:val="en-US"/>
        </w:rPr>
        <w:t>树形图：</w:t>
      </w:r>
    </w:p>
    <w:p w:rsidR="00087188" w:rsidRPr="00977BED" w:rsidRDefault="00087188" w:rsidP="00087188">
      <w:pPr>
        <w:ind w:firstLineChars="150" w:firstLine="316"/>
        <w:rPr>
          <w:rFonts w:cs="宋体"/>
          <w:b/>
          <w:bCs/>
          <w:sz w:val="24"/>
          <w:szCs w:val="20"/>
          <w:lang w:val="en-US"/>
        </w:rPr>
      </w:pPr>
      <w:r>
        <w:rPr>
          <w:noProof/>
          <w:lang w:val="en-US"/>
        </w:rPr>
        <w:lastRenderedPageBreak/>
        <w:drawing>
          <wp:inline distT="0" distB="0" distL="0" distR="0" wp14:anchorId="385A49A0" wp14:editId="7CCA7AE5">
            <wp:extent cx="3301400" cy="5691116"/>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2254" cy="5709827"/>
                    </a:xfrm>
                    <a:prstGeom prst="rect">
                      <a:avLst/>
                    </a:prstGeom>
                  </pic:spPr>
                </pic:pic>
              </a:graphicData>
            </a:graphic>
          </wp:inline>
        </w:drawing>
      </w:r>
    </w:p>
    <w:p w:rsidR="00FA4F04" w:rsidRDefault="00087188" w:rsidP="00FA4F04">
      <w:pPr>
        <w:rPr>
          <w:rFonts w:cs="宋体"/>
          <w:b/>
          <w:bCs/>
          <w:sz w:val="24"/>
          <w:szCs w:val="20"/>
          <w:lang w:val="en-US"/>
        </w:rPr>
      </w:pPr>
      <w:r>
        <w:rPr>
          <w:noProof/>
          <w:lang w:val="en-US"/>
        </w:rPr>
        <w:drawing>
          <wp:inline distT="0" distB="0" distL="0" distR="0" wp14:anchorId="6260BBA0" wp14:editId="18517E12">
            <wp:extent cx="3343702" cy="1687927"/>
            <wp:effectExtent l="0" t="0" r="952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6861" cy="1699618"/>
                    </a:xfrm>
                    <a:prstGeom prst="rect">
                      <a:avLst/>
                    </a:prstGeom>
                  </pic:spPr>
                </pic:pic>
              </a:graphicData>
            </a:graphic>
          </wp:inline>
        </w:drawing>
      </w:r>
    </w:p>
    <w:p w:rsidR="00FA4F04" w:rsidRPr="00977BED" w:rsidRDefault="00FA4F04" w:rsidP="00FA4F04">
      <w:pPr>
        <w:rPr>
          <w:rFonts w:cs="宋体"/>
          <w:b/>
          <w:bCs/>
          <w:sz w:val="24"/>
          <w:szCs w:val="20"/>
          <w:lang w:val="en-US"/>
        </w:rPr>
      </w:pPr>
    </w:p>
    <w:p w:rsidR="00FA4F04" w:rsidRPr="00076432" w:rsidRDefault="00FA4F04" w:rsidP="00FA4F04">
      <w:pPr>
        <w:ind w:firstLine="0"/>
        <w:rPr>
          <w:rFonts w:cs="宋体"/>
          <w:b/>
          <w:bCs/>
          <w:sz w:val="24"/>
          <w:szCs w:val="20"/>
          <w:lang w:val="en-US"/>
        </w:rPr>
      </w:pPr>
      <w:r w:rsidRPr="00977BED">
        <w:rPr>
          <w:rFonts w:cs="宋体" w:hint="eastAsia"/>
          <w:b/>
          <w:bCs/>
          <w:sz w:val="24"/>
          <w:szCs w:val="20"/>
          <w:lang w:val="en-US"/>
        </w:rPr>
        <w:t>Windows</w:t>
      </w:r>
      <w:r w:rsidRPr="00076432">
        <w:rPr>
          <w:rFonts w:cs="宋体" w:hint="eastAsia"/>
          <w:b/>
          <w:bCs/>
          <w:sz w:val="24"/>
          <w:szCs w:val="20"/>
          <w:lang w:val="en-US"/>
        </w:rPr>
        <w:t>平台安全</w:t>
      </w:r>
      <w:r w:rsidRPr="00076432">
        <w:rPr>
          <w:rFonts w:cs="宋体"/>
          <w:b/>
          <w:bCs/>
          <w:sz w:val="24"/>
          <w:szCs w:val="20"/>
          <w:lang w:val="en-US"/>
        </w:rPr>
        <w:t>API</w:t>
      </w:r>
      <w:r w:rsidRPr="00076432">
        <w:rPr>
          <w:rFonts w:cs="宋体"/>
          <w:b/>
          <w:bCs/>
          <w:sz w:val="24"/>
          <w:szCs w:val="20"/>
          <w:lang w:val="en-US"/>
        </w:rPr>
        <w:t>文件清单</w:t>
      </w:r>
      <w:r w:rsidRPr="00076432">
        <w:rPr>
          <w:rFonts w:cs="宋体" w:hint="eastAsia"/>
          <w:b/>
          <w:bCs/>
          <w:sz w:val="24"/>
          <w:szCs w:val="20"/>
          <w:lang w:val="en-US"/>
        </w:rPr>
        <w:t>详细列表：</w:t>
      </w:r>
    </w:p>
    <w:tbl>
      <w:tblPr>
        <w:tblW w:w="8104" w:type="dxa"/>
        <w:jc w:val="center"/>
        <w:tblLayout w:type="fixed"/>
        <w:tblLook w:val="04A0" w:firstRow="1" w:lastRow="0" w:firstColumn="1" w:lastColumn="0" w:noHBand="0" w:noVBand="1"/>
      </w:tblPr>
      <w:tblGrid>
        <w:gridCol w:w="889"/>
        <w:gridCol w:w="1795"/>
        <w:gridCol w:w="2693"/>
        <w:gridCol w:w="1134"/>
        <w:gridCol w:w="1593"/>
      </w:tblGrid>
      <w:tr w:rsidR="00FA4F04" w:rsidRPr="00D60619" w:rsidTr="00D70F56">
        <w:trPr>
          <w:trHeight w:val="285"/>
          <w:jc w:val="center"/>
        </w:trPr>
        <w:tc>
          <w:tcPr>
            <w:tcW w:w="889" w:type="dxa"/>
            <w:tcBorders>
              <w:top w:val="single" w:sz="8" w:space="0" w:color="auto"/>
              <w:left w:val="single" w:sz="8" w:space="0" w:color="auto"/>
              <w:bottom w:val="single" w:sz="8" w:space="0" w:color="auto"/>
              <w:right w:val="single" w:sz="8" w:space="0" w:color="auto"/>
            </w:tcBorders>
            <w:shd w:val="clear" w:color="auto" w:fill="auto"/>
            <w:vAlign w:val="bottom"/>
          </w:tcPr>
          <w:p w:rsidR="00FA4F04" w:rsidRPr="00D60619" w:rsidRDefault="00FA4F04" w:rsidP="00D70F56">
            <w:pPr>
              <w:widowControl/>
              <w:spacing w:line="120" w:lineRule="auto"/>
              <w:ind w:firstLine="0"/>
              <w:rPr>
                <w:rFonts w:ascii="宋体" w:hAnsi="宋体" w:cs="宋体"/>
                <w:b/>
                <w:bCs/>
                <w:color w:val="000000"/>
                <w:sz w:val="18"/>
                <w:szCs w:val="18"/>
              </w:rPr>
            </w:pPr>
            <w:r w:rsidRPr="00D60619">
              <w:rPr>
                <w:rFonts w:ascii="宋体" w:hAnsi="宋体" w:cs="宋体" w:hint="eastAsia"/>
                <w:b/>
                <w:bCs/>
                <w:color w:val="000000"/>
                <w:sz w:val="18"/>
                <w:szCs w:val="18"/>
              </w:rPr>
              <w:t>序号</w:t>
            </w:r>
          </w:p>
        </w:tc>
        <w:tc>
          <w:tcPr>
            <w:tcW w:w="1795" w:type="dxa"/>
            <w:tcBorders>
              <w:top w:val="single" w:sz="8" w:space="0" w:color="auto"/>
              <w:left w:val="nil"/>
              <w:bottom w:val="single" w:sz="8" w:space="0" w:color="auto"/>
              <w:right w:val="single" w:sz="8" w:space="0" w:color="auto"/>
            </w:tcBorders>
            <w:shd w:val="clear" w:color="auto" w:fill="auto"/>
            <w:vAlign w:val="bottom"/>
          </w:tcPr>
          <w:p w:rsidR="00FA4F04" w:rsidRPr="00D60619" w:rsidRDefault="00FA4F04" w:rsidP="00D70F56">
            <w:pPr>
              <w:widowControl/>
              <w:spacing w:line="120" w:lineRule="auto"/>
              <w:rPr>
                <w:rFonts w:ascii="宋体" w:hAnsi="宋体" w:cs="宋体"/>
                <w:b/>
                <w:bCs/>
                <w:color w:val="000000"/>
                <w:sz w:val="18"/>
                <w:szCs w:val="18"/>
              </w:rPr>
            </w:pPr>
            <w:r w:rsidRPr="00D60619">
              <w:rPr>
                <w:rFonts w:ascii="宋体" w:hAnsi="宋体" w:cs="宋体" w:hint="eastAsia"/>
                <w:b/>
                <w:bCs/>
                <w:color w:val="000000"/>
                <w:sz w:val="18"/>
                <w:szCs w:val="18"/>
              </w:rPr>
              <w:t>目录名</w:t>
            </w:r>
          </w:p>
        </w:tc>
        <w:tc>
          <w:tcPr>
            <w:tcW w:w="2693" w:type="dxa"/>
            <w:tcBorders>
              <w:top w:val="single" w:sz="8" w:space="0" w:color="auto"/>
              <w:left w:val="nil"/>
              <w:bottom w:val="single" w:sz="8" w:space="0" w:color="auto"/>
              <w:right w:val="single" w:sz="8" w:space="0" w:color="auto"/>
            </w:tcBorders>
            <w:shd w:val="clear" w:color="auto" w:fill="auto"/>
            <w:vAlign w:val="bottom"/>
          </w:tcPr>
          <w:p w:rsidR="00FA4F04" w:rsidRPr="00D60619" w:rsidRDefault="00FA4F04" w:rsidP="00D70F56">
            <w:pPr>
              <w:widowControl/>
              <w:spacing w:line="120" w:lineRule="auto"/>
              <w:rPr>
                <w:rFonts w:ascii="宋体" w:hAnsi="宋体" w:cs="宋体"/>
                <w:b/>
                <w:bCs/>
                <w:color w:val="000000"/>
                <w:sz w:val="18"/>
                <w:szCs w:val="18"/>
              </w:rPr>
            </w:pPr>
            <w:r w:rsidRPr="00D60619">
              <w:rPr>
                <w:rFonts w:ascii="宋体" w:hAnsi="宋体" w:cs="宋体" w:hint="eastAsia"/>
                <w:b/>
                <w:bCs/>
                <w:color w:val="000000"/>
                <w:sz w:val="18"/>
                <w:szCs w:val="18"/>
              </w:rPr>
              <w:t>文件名</w:t>
            </w:r>
          </w:p>
        </w:tc>
        <w:tc>
          <w:tcPr>
            <w:tcW w:w="1134" w:type="dxa"/>
            <w:tcBorders>
              <w:top w:val="single" w:sz="8" w:space="0" w:color="auto"/>
              <w:left w:val="nil"/>
              <w:bottom w:val="single" w:sz="8" w:space="0" w:color="auto"/>
              <w:right w:val="single" w:sz="8" w:space="0" w:color="auto"/>
            </w:tcBorders>
            <w:shd w:val="clear" w:color="auto" w:fill="auto"/>
            <w:vAlign w:val="bottom"/>
          </w:tcPr>
          <w:p w:rsidR="00FA4F04" w:rsidRPr="00D60619" w:rsidRDefault="00FA4F04" w:rsidP="00D70F56">
            <w:pPr>
              <w:widowControl/>
              <w:spacing w:line="120" w:lineRule="auto"/>
              <w:rPr>
                <w:rFonts w:ascii="宋体" w:hAnsi="宋体" w:cs="宋体"/>
                <w:b/>
                <w:bCs/>
                <w:color w:val="000000"/>
                <w:sz w:val="18"/>
                <w:szCs w:val="18"/>
              </w:rPr>
            </w:pPr>
            <w:r w:rsidRPr="00D60619">
              <w:rPr>
                <w:rFonts w:ascii="宋体" w:hAnsi="宋体" w:cs="宋体" w:hint="eastAsia"/>
                <w:b/>
                <w:bCs/>
                <w:color w:val="000000"/>
                <w:sz w:val="18"/>
                <w:szCs w:val="18"/>
              </w:rPr>
              <w:t>类型</w:t>
            </w:r>
          </w:p>
        </w:tc>
        <w:tc>
          <w:tcPr>
            <w:tcW w:w="1593" w:type="dxa"/>
            <w:tcBorders>
              <w:top w:val="single" w:sz="8" w:space="0" w:color="auto"/>
              <w:left w:val="nil"/>
              <w:bottom w:val="single" w:sz="8" w:space="0" w:color="auto"/>
              <w:right w:val="single" w:sz="8" w:space="0" w:color="auto"/>
            </w:tcBorders>
            <w:shd w:val="clear" w:color="auto" w:fill="auto"/>
            <w:vAlign w:val="bottom"/>
          </w:tcPr>
          <w:p w:rsidR="00FA4F04" w:rsidRPr="00D60619" w:rsidRDefault="00FA4F04" w:rsidP="00D70F56">
            <w:pPr>
              <w:widowControl/>
              <w:spacing w:line="120" w:lineRule="auto"/>
              <w:rPr>
                <w:rFonts w:ascii="宋体" w:hAnsi="宋体" w:cs="宋体"/>
                <w:b/>
                <w:bCs/>
                <w:color w:val="000000"/>
                <w:sz w:val="18"/>
                <w:szCs w:val="18"/>
              </w:rPr>
            </w:pPr>
            <w:r w:rsidRPr="00D60619">
              <w:rPr>
                <w:rFonts w:ascii="宋体" w:hAnsi="宋体" w:cs="宋体" w:hint="eastAsia"/>
                <w:b/>
                <w:bCs/>
                <w:color w:val="000000"/>
                <w:sz w:val="18"/>
                <w:szCs w:val="18"/>
              </w:rPr>
              <w:t>描述</w:t>
            </w:r>
          </w:p>
        </w:tc>
      </w:tr>
      <w:tr w:rsidR="00FA4F04" w:rsidRPr="00D60619" w:rsidTr="00D70F56">
        <w:trPr>
          <w:trHeight w:val="270"/>
          <w:jc w:val="center"/>
        </w:trPr>
        <w:tc>
          <w:tcPr>
            <w:tcW w:w="889" w:type="dxa"/>
            <w:tcBorders>
              <w:top w:val="nil"/>
              <w:left w:val="single" w:sz="8"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w:t>
            </w:r>
          </w:p>
        </w:tc>
        <w:tc>
          <w:tcPr>
            <w:tcW w:w="1795" w:type="dxa"/>
            <w:vMerge w:val="restart"/>
            <w:tcBorders>
              <w:top w:val="nil"/>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/clie</w:t>
            </w:r>
            <w:r w:rsidRPr="00E837C7">
              <w:rPr>
                <w:rFonts w:ascii="宋体" w:hAnsi="宋体" w:cs="宋体"/>
                <w:bCs/>
                <w:color w:val="000000"/>
                <w:sz w:val="18"/>
                <w:szCs w:val="18"/>
              </w:rPr>
              <w:lastRenderedPageBreak/>
              <w:t>nt/include</w:t>
            </w: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lastRenderedPageBreak/>
              <w:t>client_cb_list_define.h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w:t>
            </w:r>
            <w:r w:rsidRPr="00E837C7">
              <w:rPr>
                <w:rFonts w:ascii="宋体" w:hAnsi="宋体" w:cs="宋体"/>
                <w:bCs/>
                <w:color w:val="000000"/>
                <w:sz w:val="18"/>
                <w:szCs w:val="18"/>
              </w:rPr>
              <w:t>I</w:t>
            </w:r>
            <w:r w:rsidRPr="00E837C7">
              <w:rPr>
                <w:rFonts w:ascii="宋体" w:hAnsi="宋体" w:cs="宋体" w:hint="eastAsia"/>
                <w:bCs/>
                <w:color w:val="000000"/>
                <w:sz w:val="18"/>
                <w:szCs w:val="18"/>
              </w:rPr>
              <w:t>相关函数</w:t>
            </w:r>
          </w:p>
        </w:tc>
      </w:tr>
      <w:tr w:rsidR="00FA4F04" w:rsidRPr="00D60619" w:rsidTr="00D70F56">
        <w:trPr>
          <w:trHeight w:val="270"/>
          <w:jc w:val="center"/>
        </w:trPr>
        <w:tc>
          <w:tcPr>
            <w:tcW w:w="889" w:type="dxa"/>
            <w:tcBorders>
              <w:top w:val="nil"/>
              <w:left w:val="single" w:sz="8"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lastRenderedPageBreak/>
              <w:t>2</w:t>
            </w:r>
          </w:p>
        </w:tc>
        <w:tc>
          <w:tcPr>
            <w:tcW w:w="1795" w:type="dxa"/>
            <w:vMerge/>
            <w:tcBorders>
              <w:top w:val="nil"/>
              <w:left w:val="single" w:sz="4" w:space="0" w:color="auto"/>
              <w:bottom w:val="single" w:sz="4" w:space="0" w:color="auto"/>
              <w:right w:val="single" w:sz="4" w:space="0" w:color="auto"/>
            </w:tcBorders>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sge_packet_struct.h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安全模块API相关函数</w:t>
            </w:r>
          </w:p>
        </w:tc>
      </w:tr>
      <w:tr w:rsidR="00FA4F04" w:rsidRPr="00D60619" w:rsidTr="00D70F56">
        <w:trPr>
          <w:trHeight w:val="270"/>
          <w:jc w:val="center"/>
        </w:trPr>
        <w:tc>
          <w:tcPr>
            <w:tcW w:w="889" w:type="dxa"/>
            <w:tcBorders>
              <w:top w:val="nil"/>
              <w:left w:val="single" w:sz="8"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3</w:t>
            </w:r>
          </w:p>
        </w:tc>
        <w:tc>
          <w:tcPr>
            <w:tcW w:w="1795" w:type="dxa"/>
            <w:vMerge/>
            <w:tcBorders>
              <w:top w:val="nil"/>
              <w:left w:val="single" w:sz="4" w:space="0" w:color="auto"/>
              <w:bottom w:val="single" w:sz="4" w:space="0" w:color="auto"/>
              <w:right w:val="single" w:sz="4" w:space="0" w:color="auto"/>
            </w:tcBorders>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tcPr>
          <w:p w:rsidR="00FA4F04" w:rsidRPr="00E837C7" w:rsidRDefault="00FA4F04" w:rsidP="00D70F56">
            <w:pPr>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s</w:t>
            </w:r>
            <w:r w:rsidRPr="00E837C7">
              <w:rPr>
                <w:rFonts w:ascii="宋体" w:hAnsi="宋体" w:cs="宋体" w:hint="eastAsia"/>
                <w:bCs/>
                <w:color w:val="000000"/>
                <w:sz w:val="18"/>
                <w:szCs w:val="18"/>
              </w:rPr>
              <w:t>ge_safe_client_interface.h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安全模块API相关函数</w:t>
            </w:r>
          </w:p>
        </w:tc>
      </w:tr>
      <w:tr w:rsidR="00FA4F04" w:rsidRPr="00D60619" w:rsidTr="00D70F56">
        <w:trPr>
          <w:trHeight w:val="270"/>
          <w:jc w:val="center"/>
        </w:trPr>
        <w:tc>
          <w:tcPr>
            <w:tcW w:w="889" w:type="dxa"/>
            <w:tcBorders>
              <w:top w:val="nil"/>
              <w:left w:val="single" w:sz="8"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4</w:t>
            </w:r>
          </w:p>
        </w:tc>
        <w:tc>
          <w:tcPr>
            <w:tcW w:w="1795" w:type="dxa"/>
            <w:vMerge/>
            <w:tcBorders>
              <w:top w:val="nil"/>
              <w:left w:val="single" w:sz="4" w:space="0" w:color="auto"/>
              <w:bottom w:val="single" w:sz="4" w:space="0" w:color="auto"/>
              <w:right w:val="single" w:sz="4" w:space="0" w:color="auto"/>
            </w:tcBorders>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z_guomi_struct_define.h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安全模块API相关函数</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5</w:t>
            </w:r>
          </w:p>
        </w:tc>
        <w:tc>
          <w:tcPr>
            <w:tcW w:w="1795" w:type="dxa"/>
            <w:vMerge w:val="restart"/>
            <w:tcBorders>
              <w:top w:val="nil"/>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/client/lib</w:t>
            </w: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smx.dll</w:t>
            </w:r>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6</w:t>
            </w:r>
          </w:p>
        </w:tc>
        <w:tc>
          <w:tcPr>
            <w:tcW w:w="1795" w:type="dxa"/>
            <w:vMerge/>
            <w:tcBorders>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WinSgeSafeApi.dll</w:t>
            </w:r>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7</w:t>
            </w:r>
          </w:p>
        </w:tc>
        <w:tc>
          <w:tcPr>
            <w:tcW w:w="1795" w:type="dxa"/>
            <w:vMerge/>
            <w:tcBorders>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WinSgeSafeApi.lib</w:t>
            </w:r>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安全模块API相关库</w:t>
            </w:r>
          </w:p>
        </w:tc>
      </w:tr>
      <w:tr w:rsidR="00FA4F04" w:rsidRPr="00D60619" w:rsidTr="00D70F56">
        <w:trPr>
          <w:trHeight w:val="270"/>
          <w:jc w:val="center"/>
        </w:trPr>
        <w:tc>
          <w:tcPr>
            <w:tcW w:w="889" w:type="dxa"/>
            <w:tcBorders>
              <w:top w:val="nil"/>
              <w:left w:val="single" w:sz="8"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color w:val="000000"/>
                <w:sz w:val="18"/>
                <w:szCs w:val="18"/>
              </w:rPr>
              <w:t>8</w:t>
            </w:r>
          </w:p>
        </w:tc>
        <w:tc>
          <w:tcPr>
            <w:tcW w:w="1795" w:type="dxa"/>
            <w:tcBorders>
              <w:top w:val="nil"/>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keyfld_enc</w:t>
            </w:r>
            <w:proofErr w:type="spellEnd"/>
            <w:r w:rsidRPr="00E837C7">
              <w:rPr>
                <w:rFonts w:ascii="宋体" w:hAnsi="宋体" w:cs="宋体"/>
                <w:bCs/>
                <w:color w:val="000000"/>
                <w:sz w:val="18"/>
                <w:szCs w:val="18"/>
              </w:rPr>
              <w:t>/include</w:t>
            </w:r>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keyfld_enc.h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关键域加密模块相关函数</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color w:val="000000"/>
                <w:sz w:val="18"/>
                <w:szCs w:val="18"/>
              </w:rPr>
              <w:t>9</w:t>
            </w:r>
          </w:p>
        </w:tc>
        <w:tc>
          <w:tcPr>
            <w:tcW w:w="1795" w:type="dxa"/>
            <w:vMerge w:val="restart"/>
            <w:tcBorders>
              <w:top w:val="nil"/>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sge_safe_api</w:t>
            </w:r>
            <w:proofErr w:type="spellEnd"/>
            <w:r w:rsidRPr="00E837C7">
              <w:rPr>
                <w:rFonts w:ascii="宋体" w:hAnsi="宋体" w:cs="宋体"/>
                <w:bCs/>
                <w:color w:val="000000"/>
                <w:sz w:val="18"/>
                <w:szCs w:val="18"/>
              </w:rPr>
              <w:t>/</w:t>
            </w:r>
            <w:proofErr w:type="spellStart"/>
            <w:r w:rsidRPr="00E837C7">
              <w:rPr>
                <w:rFonts w:ascii="宋体" w:hAnsi="宋体" w:cs="宋体"/>
                <w:bCs/>
                <w:color w:val="000000"/>
                <w:sz w:val="18"/>
                <w:szCs w:val="18"/>
              </w:rPr>
              <w:t>keyfld_enc</w:t>
            </w:r>
            <w:proofErr w:type="spellEnd"/>
            <w:r w:rsidRPr="00E837C7">
              <w:rPr>
                <w:rFonts w:ascii="宋体" w:hAnsi="宋体" w:cs="宋体"/>
                <w:bCs/>
                <w:color w:val="000000"/>
                <w:sz w:val="18"/>
                <w:szCs w:val="18"/>
              </w:rPr>
              <w:t>/lib</w:t>
            </w:r>
          </w:p>
        </w:tc>
        <w:tc>
          <w:tcPr>
            <w:tcW w:w="2693" w:type="dxa"/>
            <w:tcBorders>
              <w:top w:val="nil"/>
              <w:left w:val="nil"/>
              <w:bottom w:val="single" w:sz="4" w:space="0" w:color="auto"/>
              <w:right w:val="single" w:sz="4" w:space="0" w:color="auto"/>
            </w:tcBorders>
            <w:shd w:val="clear" w:color="auto" w:fill="auto"/>
          </w:tcPr>
          <w:p w:rsidR="00FA4F04" w:rsidRPr="00E837C7" w:rsidRDefault="00FA4F04" w:rsidP="00D70F56">
            <w:pPr>
              <w:spacing w:line="120" w:lineRule="auto"/>
              <w:ind w:firstLine="0"/>
              <w:rPr>
                <w:rFonts w:ascii="宋体" w:hAnsi="宋体" w:cs="宋体"/>
                <w:bCs/>
                <w:color w:val="000000"/>
                <w:sz w:val="18"/>
                <w:szCs w:val="18"/>
              </w:rPr>
            </w:pPr>
            <w:r w:rsidRPr="00E837C7">
              <w:rPr>
                <w:rFonts w:ascii="宋体" w:hAnsi="宋体" w:cs="宋体"/>
                <w:bCs/>
                <w:color w:val="000000"/>
                <w:sz w:val="18"/>
                <w:szCs w:val="18"/>
              </w:rPr>
              <w:t>KeyFldEnc.dll</w:t>
            </w:r>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关键域加密模块相关库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10</w:t>
            </w:r>
          </w:p>
        </w:tc>
        <w:tc>
          <w:tcPr>
            <w:tcW w:w="1795" w:type="dxa"/>
            <w:vMerge/>
            <w:tcBorders>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nil"/>
              <w:left w:val="nil"/>
              <w:bottom w:val="single" w:sz="4" w:space="0" w:color="auto"/>
              <w:right w:val="single" w:sz="4" w:space="0" w:color="auto"/>
            </w:tcBorders>
            <w:shd w:val="clear" w:color="auto" w:fill="auto"/>
          </w:tcPr>
          <w:p w:rsidR="00FA4F04" w:rsidRPr="00E837C7" w:rsidRDefault="00FA4F04" w:rsidP="00D70F56">
            <w:pPr>
              <w:spacing w:line="120" w:lineRule="auto"/>
              <w:ind w:firstLine="0"/>
              <w:rPr>
                <w:rFonts w:ascii="宋体" w:hAnsi="宋体" w:cs="宋体"/>
                <w:bCs/>
                <w:color w:val="000000"/>
                <w:sz w:val="18"/>
                <w:szCs w:val="18"/>
              </w:rPr>
            </w:pPr>
            <w:r w:rsidRPr="00E837C7">
              <w:rPr>
                <w:rFonts w:ascii="宋体" w:hAnsi="宋体" w:cs="宋体"/>
                <w:bCs/>
                <w:color w:val="000000"/>
                <w:sz w:val="18"/>
                <w:szCs w:val="18"/>
              </w:rPr>
              <w:t>KeyFldEnc.lib</w:t>
            </w:r>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关键域加密模块相关库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11</w:t>
            </w:r>
          </w:p>
        </w:tc>
        <w:tc>
          <w:tcPr>
            <w:tcW w:w="1795" w:type="dxa"/>
            <w:vMerge w:val="restart"/>
            <w:tcBorders>
              <w:top w:val="single" w:sz="4" w:space="0" w:color="auto"/>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sge_common_libs</w:t>
            </w:r>
            <w:proofErr w:type="spellEnd"/>
            <w:r w:rsidRPr="00E837C7">
              <w:rPr>
                <w:rFonts w:ascii="宋体" w:hAnsi="宋体" w:cs="宋体"/>
                <w:bCs/>
                <w:color w:val="000000"/>
                <w:sz w:val="18"/>
                <w:szCs w:val="18"/>
              </w:rPr>
              <w:t>/include/</w:t>
            </w:r>
            <w:proofErr w:type="spellStart"/>
            <w:r w:rsidRPr="00E837C7">
              <w:rPr>
                <w:rFonts w:ascii="宋体" w:hAnsi="宋体" w:cs="宋体"/>
                <w:bCs/>
                <w:color w:val="000000"/>
                <w:sz w:val="18"/>
                <w:szCs w:val="18"/>
              </w:rPr>
              <w:t>pthread</w:t>
            </w:r>
            <w:proofErr w:type="spellEnd"/>
          </w:p>
        </w:tc>
        <w:tc>
          <w:tcPr>
            <w:tcW w:w="26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pthread.h</w:t>
            </w:r>
            <w:proofErr w:type="spellEnd"/>
          </w:p>
        </w:tc>
        <w:tc>
          <w:tcPr>
            <w:tcW w:w="1134"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nil"/>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公共模块</w:t>
            </w:r>
            <w:r w:rsidRPr="00E837C7">
              <w:rPr>
                <w:rFonts w:ascii="宋体" w:hAnsi="宋体" w:cs="宋体"/>
                <w:bCs/>
                <w:color w:val="000000"/>
                <w:sz w:val="18"/>
                <w:szCs w:val="18"/>
              </w:rPr>
              <w:t>相关函数</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12</w:t>
            </w:r>
          </w:p>
        </w:tc>
        <w:tc>
          <w:tcPr>
            <w:tcW w:w="1795" w:type="dxa"/>
            <w:vMerge/>
            <w:tcBorders>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sched.h</w:t>
            </w:r>
            <w:proofErr w:type="spellEnd"/>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公共模块</w:t>
            </w:r>
            <w:r w:rsidRPr="00E837C7">
              <w:rPr>
                <w:rFonts w:ascii="宋体" w:hAnsi="宋体" w:cs="宋体"/>
                <w:bCs/>
                <w:color w:val="000000"/>
                <w:sz w:val="18"/>
                <w:szCs w:val="18"/>
              </w:rPr>
              <w:t>相关函数</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13</w:t>
            </w:r>
          </w:p>
        </w:tc>
        <w:tc>
          <w:tcPr>
            <w:tcW w:w="1795" w:type="dxa"/>
            <w:vMerge/>
            <w:tcBorders>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semaphore.h</w:t>
            </w:r>
            <w:proofErr w:type="spellEnd"/>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头文件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公共模块</w:t>
            </w:r>
            <w:r w:rsidRPr="00E837C7">
              <w:rPr>
                <w:rFonts w:ascii="宋体" w:hAnsi="宋体" w:cs="宋体"/>
                <w:bCs/>
                <w:color w:val="000000"/>
                <w:sz w:val="18"/>
                <w:szCs w:val="18"/>
              </w:rPr>
              <w:t>相关函数</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color w:val="000000"/>
                <w:sz w:val="18"/>
                <w:szCs w:val="18"/>
              </w:rPr>
              <w:t>14</w:t>
            </w:r>
          </w:p>
        </w:tc>
        <w:tc>
          <w:tcPr>
            <w:tcW w:w="1795" w:type="dxa"/>
            <w:vMerge w:val="restart"/>
            <w:tcBorders>
              <w:top w:val="single" w:sz="4" w:space="0" w:color="auto"/>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roofErr w:type="spellStart"/>
            <w:r w:rsidRPr="00E837C7">
              <w:rPr>
                <w:rFonts w:ascii="宋体" w:hAnsi="宋体" w:cs="宋体"/>
                <w:bCs/>
                <w:color w:val="000000"/>
                <w:sz w:val="18"/>
                <w:szCs w:val="18"/>
              </w:rPr>
              <w:t>api_libs</w:t>
            </w:r>
            <w:proofErr w:type="spellEnd"/>
            <w:r w:rsidRPr="00E837C7">
              <w:rPr>
                <w:rFonts w:ascii="宋体" w:hAnsi="宋体" w:cs="宋体" w:hint="eastAsia"/>
                <w:bCs/>
                <w:color w:val="000000"/>
                <w:sz w:val="18"/>
                <w:szCs w:val="18"/>
              </w:rPr>
              <w:t>/</w:t>
            </w:r>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sge_common_libs</w:t>
            </w:r>
            <w:proofErr w:type="spellEnd"/>
            <w:r w:rsidRPr="00E837C7">
              <w:rPr>
                <w:rFonts w:ascii="宋体" w:hAnsi="宋体" w:cs="宋体"/>
                <w:bCs/>
                <w:color w:val="000000"/>
                <w:sz w:val="18"/>
                <w:szCs w:val="18"/>
              </w:rPr>
              <w:t>/lib</w:t>
            </w: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libEasy.dll</w:t>
            </w:r>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15</w:t>
            </w:r>
          </w:p>
        </w:tc>
        <w:tc>
          <w:tcPr>
            <w:tcW w:w="1795" w:type="dxa"/>
            <w:vMerge/>
            <w:tcBorders>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msvcp100d.dll</w:t>
            </w:r>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16</w:t>
            </w:r>
          </w:p>
        </w:tc>
        <w:tc>
          <w:tcPr>
            <w:tcW w:w="1795" w:type="dxa"/>
            <w:vMerge/>
            <w:tcBorders>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msvcr100d.dll</w:t>
            </w:r>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17</w:t>
            </w:r>
          </w:p>
        </w:tc>
        <w:tc>
          <w:tcPr>
            <w:tcW w:w="1795" w:type="dxa"/>
            <w:vMerge/>
            <w:tcBorders>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msvcr100.dll</w:t>
            </w:r>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18</w:t>
            </w:r>
          </w:p>
        </w:tc>
        <w:tc>
          <w:tcPr>
            <w:tcW w:w="1795" w:type="dxa"/>
            <w:vMerge/>
            <w:tcBorders>
              <w:left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pthreadVC2.dll</w:t>
            </w:r>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公共库</w:t>
            </w:r>
          </w:p>
        </w:tc>
      </w:tr>
      <w:tr w:rsidR="00FA4F04"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FA4F04" w:rsidRPr="00D60619" w:rsidRDefault="00FA4F04"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19</w:t>
            </w:r>
          </w:p>
        </w:tc>
        <w:tc>
          <w:tcPr>
            <w:tcW w:w="1795" w:type="dxa"/>
            <w:vMerge/>
            <w:tcBorders>
              <w:left w:val="single" w:sz="4" w:space="0" w:color="auto"/>
              <w:bottom w:val="single" w:sz="4" w:space="0" w:color="auto"/>
              <w:right w:val="single" w:sz="4" w:space="0" w:color="auto"/>
            </w:tcBorders>
            <w:shd w:val="clear" w:color="auto" w:fill="auto"/>
            <w:vAlign w:val="center"/>
          </w:tcPr>
          <w:p w:rsidR="00FA4F04" w:rsidRPr="00E837C7" w:rsidRDefault="00FA4F04"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pthreadVC2.lib</w:t>
            </w:r>
          </w:p>
        </w:tc>
        <w:tc>
          <w:tcPr>
            <w:tcW w:w="1134"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库文件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FA4F04" w:rsidRPr="00E837C7" w:rsidRDefault="00FA4F04"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公共库</w:t>
            </w:r>
          </w:p>
        </w:tc>
      </w:tr>
      <w:tr w:rsidR="00207395" w:rsidRPr="00D60619" w:rsidTr="0021091F">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207395" w:rsidRPr="00D60619" w:rsidRDefault="00207395"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20</w:t>
            </w:r>
          </w:p>
        </w:tc>
        <w:tc>
          <w:tcPr>
            <w:tcW w:w="1795" w:type="dxa"/>
            <w:vMerge w:val="restart"/>
            <w:tcBorders>
              <w:top w:val="single" w:sz="4" w:space="0" w:color="auto"/>
              <w:left w:val="single" w:sz="4" w:space="0" w:color="auto"/>
              <w:right w:val="single" w:sz="4" w:space="0" w:color="auto"/>
            </w:tcBorders>
            <w:shd w:val="clear" w:color="auto" w:fill="auto"/>
            <w:vAlign w:val="center"/>
          </w:tcPr>
          <w:p w:rsidR="00207395" w:rsidRPr="00E837C7" w:rsidRDefault="00207395"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demo</w:t>
            </w:r>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WinSgeSafeApiDemo</w:t>
            </w:r>
            <w:proofErr w:type="spellEnd"/>
          </w:p>
        </w:tc>
        <w:tc>
          <w:tcPr>
            <w:tcW w:w="2693" w:type="dxa"/>
            <w:tcBorders>
              <w:top w:val="single" w:sz="4" w:space="0" w:color="auto"/>
              <w:left w:val="nil"/>
              <w:bottom w:val="single" w:sz="4" w:space="0" w:color="auto"/>
              <w:right w:val="single" w:sz="4" w:space="0" w:color="auto"/>
            </w:tcBorders>
            <w:shd w:val="clear" w:color="auto" w:fill="auto"/>
            <w:vAlign w:val="bottom"/>
          </w:tcPr>
          <w:p w:rsidR="00207395" w:rsidRPr="00E837C7" w:rsidRDefault="0097299E"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demo.cpp</w:t>
            </w:r>
          </w:p>
        </w:tc>
        <w:tc>
          <w:tcPr>
            <w:tcW w:w="1134" w:type="dxa"/>
            <w:tcBorders>
              <w:top w:val="single" w:sz="4" w:space="0" w:color="auto"/>
              <w:left w:val="nil"/>
              <w:bottom w:val="single" w:sz="4" w:space="0" w:color="auto"/>
              <w:right w:val="single" w:sz="4" w:space="0" w:color="auto"/>
            </w:tcBorders>
            <w:shd w:val="clear" w:color="auto" w:fill="auto"/>
            <w:vAlign w:val="bottom"/>
          </w:tcPr>
          <w:p w:rsidR="00207395" w:rsidRPr="00E837C7" w:rsidRDefault="00207395"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D</w:t>
            </w:r>
            <w:r w:rsidRPr="00E837C7">
              <w:rPr>
                <w:rFonts w:ascii="宋体" w:hAnsi="宋体" w:cs="宋体" w:hint="eastAsia"/>
                <w:bCs/>
                <w:color w:val="000000"/>
                <w:sz w:val="18"/>
                <w:szCs w:val="18"/>
              </w:rPr>
              <w:t>emo</w:t>
            </w:r>
            <w:r w:rsidRPr="00E837C7">
              <w:rPr>
                <w:rFonts w:ascii="宋体" w:hAnsi="宋体" w:cs="宋体"/>
                <w:bCs/>
                <w:color w:val="000000"/>
                <w:sz w:val="18"/>
                <w:szCs w:val="18"/>
              </w:rPr>
              <w:t>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207395" w:rsidRPr="00E837C7" w:rsidRDefault="00207395"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w:t>
            </w:r>
            <w:proofErr w:type="spellStart"/>
            <w:r w:rsidRPr="00E837C7">
              <w:rPr>
                <w:rFonts w:ascii="宋体" w:hAnsi="宋体" w:cs="宋体"/>
                <w:bCs/>
                <w:color w:val="000000"/>
                <w:sz w:val="18"/>
                <w:szCs w:val="18"/>
              </w:rPr>
              <w:t>APIdemo</w:t>
            </w:r>
            <w:proofErr w:type="spellEnd"/>
            <w:r w:rsidRPr="00E837C7">
              <w:rPr>
                <w:rFonts w:ascii="宋体" w:hAnsi="宋体" w:cs="宋体"/>
                <w:bCs/>
                <w:color w:val="000000"/>
                <w:sz w:val="18"/>
                <w:szCs w:val="18"/>
              </w:rPr>
              <w:t>相关文件</w:t>
            </w:r>
          </w:p>
        </w:tc>
      </w:tr>
      <w:tr w:rsidR="00207395"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207395" w:rsidRPr="00D60619" w:rsidRDefault="00207395"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2</w:t>
            </w:r>
            <w:r w:rsidR="00C52C34">
              <w:rPr>
                <w:rFonts w:ascii="宋体" w:hAnsi="宋体" w:cs="宋体" w:hint="eastAsia"/>
                <w:color w:val="000000"/>
                <w:sz w:val="18"/>
                <w:szCs w:val="18"/>
              </w:rPr>
              <w:t>1</w:t>
            </w:r>
          </w:p>
        </w:tc>
        <w:tc>
          <w:tcPr>
            <w:tcW w:w="1795" w:type="dxa"/>
            <w:vMerge/>
            <w:tcBorders>
              <w:left w:val="single" w:sz="4" w:space="0" w:color="auto"/>
              <w:bottom w:val="single" w:sz="4" w:space="0" w:color="auto"/>
              <w:right w:val="single" w:sz="4" w:space="0" w:color="auto"/>
            </w:tcBorders>
            <w:shd w:val="clear" w:color="auto" w:fill="auto"/>
            <w:vAlign w:val="center"/>
          </w:tcPr>
          <w:p w:rsidR="00207395" w:rsidRPr="00E837C7" w:rsidRDefault="00207395"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207395" w:rsidRPr="00E837C7" w:rsidRDefault="0097299E"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r</w:t>
            </w:r>
            <w:r>
              <w:rPr>
                <w:rFonts w:ascii="宋体" w:hAnsi="宋体" w:cs="宋体" w:hint="eastAsia"/>
                <w:bCs/>
                <w:color w:val="000000"/>
                <w:sz w:val="18"/>
                <w:szCs w:val="18"/>
              </w:rPr>
              <w:t>eadm</w:t>
            </w:r>
            <w:r>
              <w:rPr>
                <w:rFonts w:ascii="宋体" w:hAnsi="宋体" w:cs="宋体"/>
                <w:bCs/>
                <w:color w:val="000000"/>
                <w:sz w:val="18"/>
                <w:szCs w:val="18"/>
              </w:rPr>
              <w:t>e.txt</w:t>
            </w:r>
          </w:p>
        </w:tc>
        <w:tc>
          <w:tcPr>
            <w:tcW w:w="1134" w:type="dxa"/>
            <w:tcBorders>
              <w:top w:val="single" w:sz="4" w:space="0" w:color="auto"/>
              <w:left w:val="nil"/>
              <w:bottom w:val="single" w:sz="4" w:space="0" w:color="auto"/>
              <w:right w:val="single" w:sz="4" w:space="0" w:color="auto"/>
            </w:tcBorders>
            <w:shd w:val="clear" w:color="auto" w:fill="auto"/>
            <w:vAlign w:val="bottom"/>
          </w:tcPr>
          <w:p w:rsidR="00207395" w:rsidRPr="00E837C7" w:rsidRDefault="00207395" w:rsidP="00D70F56">
            <w:pPr>
              <w:widowControl/>
              <w:spacing w:line="120" w:lineRule="auto"/>
              <w:ind w:firstLine="0"/>
              <w:rPr>
                <w:rFonts w:ascii="宋体" w:hAnsi="宋体" w:cs="宋体"/>
                <w:bCs/>
                <w:color w:val="000000"/>
                <w:sz w:val="18"/>
                <w:szCs w:val="18"/>
              </w:rPr>
            </w:pPr>
            <w:r>
              <w:rPr>
                <w:rFonts w:ascii="宋体" w:hAnsi="宋体" w:cs="宋体" w:hint="eastAsia"/>
                <w:bCs/>
                <w:color w:val="000000"/>
                <w:sz w:val="18"/>
                <w:szCs w:val="18"/>
              </w:rPr>
              <w:t>说明</w:t>
            </w:r>
            <w:r w:rsidRPr="00E837C7">
              <w:rPr>
                <w:rFonts w:ascii="宋体" w:hAnsi="宋体" w:cs="宋体"/>
                <w:bCs/>
                <w:color w:val="000000"/>
                <w:sz w:val="18"/>
                <w:szCs w:val="18"/>
              </w:rPr>
              <w:t>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207395" w:rsidRPr="00E837C7" w:rsidRDefault="00207395" w:rsidP="00826357">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w:t>
            </w:r>
            <w:proofErr w:type="spellStart"/>
            <w:r w:rsidRPr="00E837C7">
              <w:rPr>
                <w:rFonts w:ascii="宋体" w:hAnsi="宋体" w:cs="宋体"/>
                <w:bCs/>
                <w:color w:val="000000"/>
                <w:sz w:val="18"/>
                <w:szCs w:val="18"/>
              </w:rPr>
              <w:t>APIdemo</w:t>
            </w:r>
            <w:proofErr w:type="spellEnd"/>
            <w:r w:rsidR="00826357">
              <w:rPr>
                <w:rFonts w:ascii="宋体" w:hAnsi="宋体" w:cs="宋体" w:hint="eastAsia"/>
                <w:bCs/>
                <w:color w:val="000000"/>
                <w:sz w:val="18"/>
                <w:szCs w:val="18"/>
              </w:rPr>
              <w:t>说明</w:t>
            </w:r>
            <w:r w:rsidRPr="00E837C7">
              <w:rPr>
                <w:rFonts w:ascii="宋体" w:hAnsi="宋体" w:cs="宋体"/>
                <w:bCs/>
                <w:color w:val="000000"/>
                <w:sz w:val="18"/>
                <w:szCs w:val="18"/>
              </w:rPr>
              <w:t>文件</w:t>
            </w:r>
          </w:p>
        </w:tc>
      </w:tr>
      <w:tr w:rsidR="00AF0460" w:rsidRPr="00D60619" w:rsidTr="0021091F">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AF0460" w:rsidRPr="00D60619" w:rsidRDefault="00AF0460" w:rsidP="00D70F56">
            <w:pPr>
              <w:widowControl/>
              <w:spacing w:line="120" w:lineRule="auto"/>
              <w:jc w:val="right"/>
              <w:rPr>
                <w:rFonts w:ascii="宋体" w:hAnsi="宋体" w:cs="宋体"/>
                <w:color w:val="000000"/>
                <w:sz w:val="18"/>
                <w:szCs w:val="18"/>
              </w:rPr>
            </w:pPr>
            <w:r w:rsidRPr="00D60619">
              <w:rPr>
                <w:rFonts w:ascii="宋体" w:hAnsi="宋体" w:cs="宋体" w:hint="eastAsia"/>
                <w:color w:val="000000"/>
                <w:sz w:val="18"/>
                <w:szCs w:val="18"/>
              </w:rPr>
              <w:t>2</w:t>
            </w:r>
            <w:r w:rsidR="00C52C34">
              <w:rPr>
                <w:rFonts w:ascii="宋体" w:hAnsi="宋体" w:cs="宋体" w:hint="eastAsia"/>
                <w:color w:val="000000"/>
                <w:sz w:val="18"/>
                <w:szCs w:val="18"/>
              </w:rPr>
              <w:t>2</w:t>
            </w:r>
          </w:p>
        </w:tc>
        <w:tc>
          <w:tcPr>
            <w:tcW w:w="1795" w:type="dxa"/>
            <w:vMerge w:val="restart"/>
            <w:tcBorders>
              <w:top w:val="single" w:sz="4" w:space="0" w:color="auto"/>
              <w:left w:val="single" w:sz="4" w:space="0" w:color="auto"/>
              <w:right w:val="single" w:sz="4" w:space="0" w:color="auto"/>
            </w:tcBorders>
            <w:shd w:val="clear" w:color="auto" w:fill="auto"/>
            <w:vAlign w:val="center"/>
          </w:tcPr>
          <w:p w:rsidR="00AF0460" w:rsidRPr="00E837C7" w:rsidRDefault="00AF0460"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demo</w:t>
            </w:r>
            <w:r w:rsidRPr="00E837C7">
              <w:rPr>
                <w:rFonts w:ascii="宋体" w:hAnsi="宋体" w:cs="宋体"/>
                <w:bCs/>
                <w:color w:val="000000"/>
                <w:sz w:val="18"/>
                <w:szCs w:val="18"/>
              </w:rPr>
              <w:t>/windows/</w:t>
            </w:r>
            <w:proofErr w:type="spellStart"/>
            <w:r w:rsidRPr="00E837C7">
              <w:rPr>
                <w:rFonts w:ascii="宋体" w:hAnsi="宋体" w:cs="宋体"/>
                <w:bCs/>
                <w:color w:val="000000"/>
                <w:sz w:val="18"/>
                <w:szCs w:val="18"/>
              </w:rPr>
              <w:t>WinSgeApiWithSafeDemo</w:t>
            </w:r>
            <w:proofErr w:type="spellEnd"/>
          </w:p>
        </w:tc>
        <w:tc>
          <w:tcPr>
            <w:tcW w:w="2693" w:type="dxa"/>
            <w:tcBorders>
              <w:top w:val="single" w:sz="4" w:space="0" w:color="auto"/>
              <w:left w:val="nil"/>
              <w:bottom w:val="single" w:sz="4" w:space="0" w:color="auto"/>
              <w:right w:val="single" w:sz="4" w:space="0" w:color="auto"/>
            </w:tcBorders>
            <w:shd w:val="clear" w:color="auto" w:fill="auto"/>
            <w:vAlign w:val="bottom"/>
          </w:tcPr>
          <w:p w:rsidR="00AF0460" w:rsidRPr="00E837C7" w:rsidRDefault="00AF0460"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demo</w:t>
            </w:r>
            <w:r>
              <w:rPr>
                <w:rFonts w:ascii="宋体" w:hAnsi="宋体" w:cs="宋体" w:hint="eastAsia"/>
                <w:bCs/>
                <w:color w:val="000000"/>
                <w:sz w:val="18"/>
                <w:szCs w:val="18"/>
              </w:rPr>
              <w:t>.cpp</w:t>
            </w:r>
          </w:p>
        </w:tc>
        <w:tc>
          <w:tcPr>
            <w:tcW w:w="1134" w:type="dxa"/>
            <w:tcBorders>
              <w:top w:val="single" w:sz="4" w:space="0" w:color="auto"/>
              <w:left w:val="nil"/>
              <w:bottom w:val="single" w:sz="4" w:space="0" w:color="auto"/>
              <w:right w:val="single" w:sz="4" w:space="0" w:color="auto"/>
            </w:tcBorders>
            <w:shd w:val="clear" w:color="auto" w:fill="auto"/>
            <w:vAlign w:val="bottom"/>
          </w:tcPr>
          <w:p w:rsidR="00AF0460" w:rsidRPr="00E837C7" w:rsidRDefault="00AF0460" w:rsidP="00D70F56">
            <w:pPr>
              <w:widowControl/>
              <w:spacing w:line="120" w:lineRule="auto"/>
              <w:ind w:firstLine="0"/>
              <w:rPr>
                <w:rFonts w:ascii="宋体" w:hAnsi="宋体" w:cs="宋体"/>
                <w:bCs/>
                <w:color w:val="000000"/>
                <w:sz w:val="18"/>
                <w:szCs w:val="18"/>
              </w:rPr>
            </w:pPr>
            <w:r w:rsidRPr="00E837C7">
              <w:rPr>
                <w:rFonts w:ascii="宋体" w:hAnsi="宋体" w:cs="宋体"/>
                <w:bCs/>
                <w:color w:val="000000"/>
                <w:sz w:val="18"/>
                <w:szCs w:val="18"/>
              </w:rPr>
              <w:t>D</w:t>
            </w:r>
            <w:r w:rsidRPr="00E837C7">
              <w:rPr>
                <w:rFonts w:ascii="宋体" w:hAnsi="宋体" w:cs="宋体" w:hint="eastAsia"/>
                <w:bCs/>
                <w:color w:val="000000"/>
                <w:sz w:val="18"/>
                <w:szCs w:val="18"/>
              </w:rPr>
              <w:t>emo</w:t>
            </w:r>
            <w:r w:rsidRPr="00E837C7">
              <w:rPr>
                <w:rFonts w:ascii="宋体" w:hAnsi="宋体" w:cs="宋体"/>
                <w:bCs/>
                <w:color w:val="000000"/>
                <w:sz w:val="18"/>
                <w:szCs w:val="18"/>
              </w:rPr>
              <w:t>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AF0460" w:rsidRPr="00E837C7" w:rsidRDefault="00AF0460" w:rsidP="00D70F56">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w:t>
            </w:r>
            <w:r w:rsidRPr="00E837C7">
              <w:rPr>
                <w:rFonts w:ascii="宋体" w:hAnsi="宋体" w:cs="宋体"/>
                <w:bCs/>
                <w:color w:val="000000"/>
                <w:sz w:val="18"/>
                <w:szCs w:val="18"/>
              </w:rPr>
              <w:t>API以及连接</w:t>
            </w:r>
            <w:proofErr w:type="spellStart"/>
            <w:r w:rsidRPr="00E837C7">
              <w:rPr>
                <w:rFonts w:ascii="宋体" w:hAnsi="宋体" w:cs="宋体"/>
                <w:bCs/>
                <w:color w:val="000000"/>
                <w:sz w:val="18"/>
                <w:szCs w:val="18"/>
              </w:rPr>
              <w:t>APIdemo</w:t>
            </w:r>
            <w:proofErr w:type="spellEnd"/>
            <w:r w:rsidRPr="00E837C7">
              <w:rPr>
                <w:rFonts w:ascii="宋体" w:hAnsi="宋体" w:cs="宋体"/>
                <w:bCs/>
                <w:color w:val="000000"/>
                <w:sz w:val="18"/>
                <w:szCs w:val="18"/>
              </w:rPr>
              <w:t>相关</w:t>
            </w:r>
            <w:r w:rsidRPr="00E837C7">
              <w:rPr>
                <w:rFonts w:ascii="宋体" w:hAnsi="宋体" w:cs="宋体" w:hint="eastAsia"/>
                <w:bCs/>
                <w:color w:val="000000"/>
                <w:sz w:val="18"/>
                <w:szCs w:val="18"/>
              </w:rPr>
              <w:t>文件</w:t>
            </w:r>
          </w:p>
        </w:tc>
      </w:tr>
      <w:tr w:rsidR="00AF0460" w:rsidRPr="00D60619" w:rsidTr="00D70F56">
        <w:trPr>
          <w:trHeight w:val="270"/>
          <w:jc w:val="center"/>
        </w:trPr>
        <w:tc>
          <w:tcPr>
            <w:tcW w:w="889" w:type="dxa"/>
            <w:tcBorders>
              <w:top w:val="single" w:sz="4" w:space="0" w:color="auto"/>
              <w:left w:val="single" w:sz="4" w:space="0" w:color="auto"/>
              <w:bottom w:val="single" w:sz="4" w:space="0" w:color="auto"/>
              <w:right w:val="single" w:sz="4" w:space="0" w:color="auto"/>
            </w:tcBorders>
            <w:shd w:val="clear" w:color="auto" w:fill="auto"/>
            <w:vAlign w:val="bottom"/>
          </w:tcPr>
          <w:p w:rsidR="00AF0460" w:rsidRPr="00D60619" w:rsidRDefault="00C52C34" w:rsidP="00D70F56">
            <w:pPr>
              <w:widowControl/>
              <w:spacing w:line="120" w:lineRule="auto"/>
              <w:jc w:val="right"/>
              <w:rPr>
                <w:rFonts w:ascii="宋体" w:hAnsi="宋体" w:cs="宋体"/>
                <w:color w:val="000000"/>
                <w:sz w:val="18"/>
                <w:szCs w:val="18"/>
              </w:rPr>
            </w:pPr>
            <w:r>
              <w:rPr>
                <w:rFonts w:ascii="宋体" w:hAnsi="宋体" w:cs="宋体" w:hint="eastAsia"/>
                <w:color w:val="000000"/>
                <w:sz w:val="18"/>
                <w:szCs w:val="18"/>
              </w:rPr>
              <w:t>23</w:t>
            </w:r>
          </w:p>
        </w:tc>
        <w:tc>
          <w:tcPr>
            <w:tcW w:w="1795" w:type="dxa"/>
            <w:vMerge/>
            <w:tcBorders>
              <w:left w:val="single" w:sz="4" w:space="0" w:color="auto"/>
              <w:bottom w:val="single" w:sz="4" w:space="0" w:color="auto"/>
              <w:right w:val="single" w:sz="4" w:space="0" w:color="auto"/>
            </w:tcBorders>
            <w:shd w:val="clear" w:color="auto" w:fill="auto"/>
            <w:vAlign w:val="center"/>
          </w:tcPr>
          <w:p w:rsidR="00AF0460" w:rsidRPr="00E837C7" w:rsidRDefault="00AF0460" w:rsidP="00D70F56">
            <w:pPr>
              <w:widowControl/>
              <w:spacing w:line="120" w:lineRule="auto"/>
              <w:ind w:firstLine="0"/>
              <w:rPr>
                <w:rFonts w:ascii="宋体" w:hAnsi="宋体" w:cs="宋体"/>
                <w:bCs/>
                <w:color w:val="000000"/>
                <w:sz w:val="18"/>
                <w:szCs w:val="18"/>
              </w:rPr>
            </w:pPr>
          </w:p>
        </w:tc>
        <w:tc>
          <w:tcPr>
            <w:tcW w:w="2693" w:type="dxa"/>
            <w:tcBorders>
              <w:top w:val="single" w:sz="4" w:space="0" w:color="auto"/>
              <w:left w:val="nil"/>
              <w:bottom w:val="single" w:sz="4" w:space="0" w:color="auto"/>
              <w:right w:val="single" w:sz="4" w:space="0" w:color="auto"/>
            </w:tcBorders>
            <w:shd w:val="clear" w:color="auto" w:fill="auto"/>
            <w:vAlign w:val="bottom"/>
          </w:tcPr>
          <w:p w:rsidR="00AF0460" w:rsidRPr="00E837C7" w:rsidRDefault="00766589" w:rsidP="00D70F56">
            <w:pPr>
              <w:widowControl/>
              <w:spacing w:line="120" w:lineRule="auto"/>
              <w:ind w:firstLine="0"/>
              <w:rPr>
                <w:rFonts w:ascii="宋体" w:hAnsi="宋体" w:cs="宋体"/>
                <w:bCs/>
                <w:color w:val="000000"/>
                <w:sz w:val="18"/>
                <w:szCs w:val="18"/>
              </w:rPr>
            </w:pPr>
            <w:r>
              <w:rPr>
                <w:rFonts w:ascii="宋体" w:hAnsi="宋体" w:cs="宋体"/>
                <w:bCs/>
                <w:color w:val="000000"/>
                <w:sz w:val="18"/>
                <w:szCs w:val="18"/>
              </w:rPr>
              <w:t>r</w:t>
            </w:r>
            <w:r w:rsidR="00AF0460">
              <w:rPr>
                <w:rFonts w:ascii="宋体" w:hAnsi="宋体" w:cs="宋体"/>
                <w:bCs/>
                <w:color w:val="000000"/>
                <w:sz w:val="18"/>
                <w:szCs w:val="18"/>
              </w:rPr>
              <w:t>eadme.txt</w:t>
            </w:r>
          </w:p>
        </w:tc>
        <w:tc>
          <w:tcPr>
            <w:tcW w:w="1134" w:type="dxa"/>
            <w:tcBorders>
              <w:top w:val="single" w:sz="4" w:space="0" w:color="auto"/>
              <w:left w:val="nil"/>
              <w:bottom w:val="single" w:sz="4" w:space="0" w:color="auto"/>
              <w:right w:val="single" w:sz="4" w:space="0" w:color="auto"/>
            </w:tcBorders>
            <w:shd w:val="clear" w:color="auto" w:fill="auto"/>
            <w:vAlign w:val="bottom"/>
          </w:tcPr>
          <w:p w:rsidR="00AF0460" w:rsidRPr="00E837C7" w:rsidRDefault="007A037F" w:rsidP="00D70F56">
            <w:pPr>
              <w:widowControl/>
              <w:spacing w:line="120" w:lineRule="auto"/>
              <w:ind w:firstLine="0"/>
              <w:rPr>
                <w:rFonts w:ascii="宋体" w:hAnsi="宋体" w:cs="宋体"/>
                <w:bCs/>
                <w:color w:val="000000"/>
                <w:sz w:val="18"/>
                <w:szCs w:val="18"/>
              </w:rPr>
            </w:pPr>
            <w:r>
              <w:rPr>
                <w:rFonts w:ascii="宋体" w:hAnsi="宋体" w:cs="宋体" w:hint="eastAsia"/>
                <w:bCs/>
                <w:color w:val="000000"/>
                <w:sz w:val="18"/>
                <w:szCs w:val="18"/>
              </w:rPr>
              <w:t>说明</w:t>
            </w:r>
            <w:r w:rsidR="00AF0460" w:rsidRPr="00E837C7">
              <w:rPr>
                <w:rFonts w:ascii="宋体" w:hAnsi="宋体" w:cs="宋体"/>
                <w:bCs/>
                <w:color w:val="000000"/>
                <w:sz w:val="18"/>
                <w:szCs w:val="18"/>
              </w:rPr>
              <w:t>文件</w:t>
            </w:r>
          </w:p>
        </w:tc>
        <w:tc>
          <w:tcPr>
            <w:tcW w:w="1593" w:type="dxa"/>
            <w:tcBorders>
              <w:top w:val="single" w:sz="4" w:space="0" w:color="auto"/>
              <w:left w:val="nil"/>
              <w:bottom w:val="single" w:sz="4" w:space="0" w:color="auto"/>
              <w:right w:val="single" w:sz="4" w:space="0" w:color="auto"/>
            </w:tcBorders>
            <w:shd w:val="clear" w:color="auto" w:fill="auto"/>
            <w:vAlign w:val="bottom"/>
          </w:tcPr>
          <w:p w:rsidR="00AF0460" w:rsidRPr="00E837C7" w:rsidRDefault="00AF0460" w:rsidP="007A037F">
            <w:pPr>
              <w:widowControl/>
              <w:spacing w:line="120" w:lineRule="auto"/>
              <w:ind w:firstLine="0"/>
              <w:rPr>
                <w:rFonts w:ascii="宋体" w:hAnsi="宋体" w:cs="宋体"/>
                <w:bCs/>
                <w:color w:val="000000"/>
                <w:sz w:val="18"/>
                <w:szCs w:val="18"/>
              </w:rPr>
            </w:pPr>
            <w:r w:rsidRPr="00E837C7">
              <w:rPr>
                <w:rFonts w:ascii="宋体" w:hAnsi="宋体" w:cs="宋体" w:hint="eastAsia"/>
                <w:bCs/>
                <w:color w:val="000000"/>
                <w:sz w:val="18"/>
                <w:szCs w:val="18"/>
              </w:rPr>
              <w:t>安全</w:t>
            </w:r>
            <w:r w:rsidRPr="00E837C7">
              <w:rPr>
                <w:rFonts w:ascii="宋体" w:hAnsi="宋体" w:cs="宋体"/>
                <w:bCs/>
                <w:color w:val="000000"/>
                <w:sz w:val="18"/>
                <w:szCs w:val="18"/>
              </w:rPr>
              <w:t>API以及连接</w:t>
            </w:r>
            <w:proofErr w:type="spellStart"/>
            <w:r w:rsidRPr="00E837C7">
              <w:rPr>
                <w:rFonts w:ascii="宋体" w:hAnsi="宋体" w:cs="宋体"/>
                <w:bCs/>
                <w:color w:val="000000"/>
                <w:sz w:val="18"/>
                <w:szCs w:val="18"/>
              </w:rPr>
              <w:t>APIdemo</w:t>
            </w:r>
            <w:proofErr w:type="spellEnd"/>
            <w:r w:rsidR="007A037F">
              <w:rPr>
                <w:rFonts w:ascii="宋体" w:hAnsi="宋体" w:cs="宋体" w:hint="eastAsia"/>
                <w:bCs/>
                <w:color w:val="000000"/>
                <w:sz w:val="18"/>
                <w:szCs w:val="18"/>
              </w:rPr>
              <w:t>的说明</w:t>
            </w:r>
            <w:r w:rsidRPr="00E837C7">
              <w:rPr>
                <w:rFonts w:ascii="宋体" w:hAnsi="宋体" w:cs="宋体" w:hint="eastAsia"/>
                <w:bCs/>
                <w:color w:val="000000"/>
                <w:sz w:val="18"/>
                <w:szCs w:val="18"/>
              </w:rPr>
              <w:t>文件</w:t>
            </w:r>
          </w:p>
        </w:tc>
      </w:tr>
    </w:tbl>
    <w:p w:rsidR="00FA4F04" w:rsidRDefault="00FA4F04" w:rsidP="00FA4F04">
      <w:pPr>
        <w:rPr>
          <w:lang w:val="en-US"/>
        </w:rPr>
      </w:pPr>
    </w:p>
    <w:p w:rsidR="00FA4F04" w:rsidRDefault="00FA4F04" w:rsidP="00FA4F04">
      <w:pPr>
        <w:rPr>
          <w:lang w:val="en-US"/>
        </w:rPr>
      </w:pPr>
    </w:p>
    <w:p w:rsidR="006D7BEA" w:rsidRDefault="00FA4F04" w:rsidP="00FA4F04">
      <w:pPr>
        <w:ind w:firstLine="0"/>
        <w:rPr>
          <w:rFonts w:cs="宋体"/>
          <w:b/>
          <w:bCs/>
          <w:sz w:val="24"/>
          <w:szCs w:val="20"/>
          <w:lang w:val="en-US"/>
        </w:rPr>
      </w:pPr>
      <w:r w:rsidRPr="0006332C">
        <w:rPr>
          <w:rFonts w:cs="宋体" w:hint="eastAsia"/>
          <w:b/>
          <w:bCs/>
          <w:sz w:val="24"/>
          <w:szCs w:val="20"/>
          <w:lang w:val="en-US"/>
        </w:rPr>
        <w:lastRenderedPageBreak/>
        <w:t>文档清单树形图：</w:t>
      </w:r>
    </w:p>
    <w:p w:rsidR="00F73843" w:rsidRPr="0006332C" w:rsidRDefault="00E26192" w:rsidP="00FA4F04">
      <w:pPr>
        <w:ind w:firstLine="0"/>
        <w:rPr>
          <w:rFonts w:cs="宋体"/>
          <w:b/>
          <w:bCs/>
          <w:sz w:val="24"/>
          <w:szCs w:val="20"/>
          <w:lang w:val="en-US"/>
        </w:rPr>
      </w:pPr>
      <w:r>
        <w:rPr>
          <w:noProof/>
          <w:lang w:val="en-US"/>
        </w:rPr>
        <w:drawing>
          <wp:inline distT="0" distB="0" distL="0" distR="0" wp14:anchorId="3EDEC499" wp14:editId="40D06BF4">
            <wp:extent cx="5278120" cy="58928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8120" cy="589280"/>
                    </a:xfrm>
                    <a:prstGeom prst="rect">
                      <a:avLst/>
                    </a:prstGeom>
                  </pic:spPr>
                </pic:pic>
              </a:graphicData>
            </a:graphic>
          </wp:inline>
        </w:drawing>
      </w:r>
    </w:p>
    <w:p w:rsidR="00FA4F04" w:rsidRDefault="00FA4F04" w:rsidP="00FA4F04">
      <w:pPr>
        <w:widowControl/>
        <w:wordWrap/>
        <w:ind w:firstLine="0"/>
        <w:rPr>
          <w:rFonts w:ascii="宋体" w:hAnsi="宋体" w:cs="宋体"/>
          <w:sz w:val="24"/>
          <w:lang w:val="en-US"/>
        </w:rPr>
      </w:pPr>
    </w:p>
    <w:p w:rsidR="00FA4F04" w:rsidRDefault="00FA4F04" w:rsidP="00FA4F04">
      <w:pPr>
        <w:pStyle w:val="-0202"/>
      </w:pPr>
      <w:r>
        <w:rPr>
          <w:rFonts w:hint="eastAsia"/>
        </w:rPr>
        <w:t>安全</w:t>
      </w:r>
      <w:r>
        <w:rPr>
          <w:rFonts w:hint="eastAsia"/>
        </w:rPr>
        <w:t>API</w:t>
      </w:r>
      <w:r>
        <w:rPr>
          <w:rFonts w:hint="eastAsia"/>
        </w:rPr>
        <w:t>接口文档清单：</w:t>
      </w:r>
    </w:p>
    <w:tbl>
      <w:tblPr>
        <w:tblW w:w="8505" w:type="dxa"/>
        <w:jc w:val="center"/>
        <w:tblLayout w:type="fixed"/>
        <w:tblLook w:val="04A0" w:firstRow="1" w:lastRow="0" w:firstColumn="1" w:lastColumn="0" w:noHBand="0" w:noVBand="1"/>
      </w:tblPr>
      <w:tblGrid>
        <w:gridCol w:w="1090"/>
        <w:gridCol w:w="1701"/>
        <w:gridCol w:w="2551"/>
        <w:gridCol w:w="1169"/>
        <w:gridCol w:w="1994"/>
      </w:tblGrid>
      <w:tr w:rsidR="00FA4F04" w:rsidRPr="00F851CD" w:rsidTr="00D70F56">
        <w:trPr>
          <w:trHeight w:val="285"/>
          <w:jc w:val="center"/>
        </w:trPr>
        <w:tc>
          <w:tcPr>
            <w:tcW w:w="1090" w:type="dxa"/>
            <w:tcBorders>
              <w:top w:val="single" w:sz="8" w:space="0" w:color="auto"/>
              <w:left w:val="single" w:sz="8" w:space="0" w:color="auto"/>
              <w:bottom w:val="single" w:sz="8" w:space="0" w:color="auto"/>
              <w:right w:val="single" w:sz="8" w:space="0" w:color="auto"/>
            </w:tcBorders>
            <w:shd w:val="clear" w:color="auto" w:fill="auto"/>
            <w:vAlign w:val="bottom"/>
          </w:tcPr>
          <w:p w:rsidR="00FA4F04" w:rsidRPr="00F851CD" w:rsidRDefault="00FA4F04" w:rsidP="00D70F56">
            <w:pPr>
              <w:widowControl/>
              <w:wordWrap/>
              <w:spacing w:line="120" w:lineRule="auto"/>
              <w:rPr>
                <w:rFonts w:ascii="宋体" w:hAnsi="宋体" w:cs="宋体"/>
                <w:b/>
                <w:bCs/>
                <w:color w:val="000000"/>
                <w:szCs w:val="21"/>
              </w:rPr>
            </w:pPr>
            <w:r w:rsidRPr="00F851CD">
              <w:rPr>
                <w:rFonts w:ascii="宋体" w:hAnsi="宋体" w:cs="宋体" w:hint="eastAsia"/>
                <w:b/>
                <w:bCs/>
                <w:color w:val="000000"/>
                <w:szCs w:val="21"/>
              </w:rPr>
              <w:t>序号</w:t>
            </w:r>
          </w:p>
        </w:tc>
        <w:tc>
          <w:tcPr>
            <w:tcW w:w="1701" w:type="dxa"/>
            <w:tcBorders>
              <w:top w:val="single" w:sz="8" w:space="0" w:color="auto"/>
              <w:left w:val="nil"/>
              <w:bottom w:val="single" w:sz="8" w:space="0" w:color="auto"/>
              <w:right w:val="single" w:sz="8" w:space="0" w:color="auto"/>
            </w:tcBorders>
            <w:shd w:val="clear" w:color="auto" w:fill="auto"/>
            <w:vAlign w:val="bottom"/>
          </w:tcPr>
          <w:p w:rsidR="00FA4F04" w:rsidRPr="00F851CD" w:rsidRDefault="00FA4F04" w:rsidP="00D70F56">
            <w:pPr>
              <w:widowControl/>
              <w:wordWrap/>
              <w:spacing w:line="120" w:lineRule="auto"/>
              <w:rPr>
                <w:rFonts w:ascii="宋体" w:hAnsi="宋体" w:cs="宋体"/>
                <w:b/>
                <w:bCs/>
                <w:color w:val="000000"/>
                <w:szCs w:val="21"/>
              </w:rPr>
            </w:pPr>
            <w:r w:rsidRPr="00F851CD">
              <w:rPr>
                <w:rFonts w:ascii="宋体" w:hAnsi="宋体" w:cs="宋体" w:hint="eastAsia"/>
                <w:b/>
                <w:bCs/>
                <w:color w:val="000000"/>
                <w:szCs w:val="21"/>
              </w:rPr>
              <w:t>目录名</w:t>
            </w:r>
          </w:p>
        </w:tc>
        <w:tc>
          <w:tcPr>
            <w:tcW w:w="2551" w:type="dxa"/>
            <w:tcBorders>
              <w:top w:val="single" w:sz="8" w:space="0" w:color="auto"/>
              <w:left w:val="nil"/>
              <w:bottom w:val="single" w:sz="8" w:space="0" w:color="auto"/>
              <w:right w:val="single" w:sz="8" w:space="0" w:color="auto"/>
            </w:tcBorders>
            <w:shd w:val="clear" w:color="auto" w:fill="auto"/>
            <w:vAlign w:val="bottom"/>
          </w:tcPr>
          <w:p w:rsidR="00FA4F04" w:rsidRPr="00F851CD" w:rsidRDefault="00FA4F04" w:rsidP="00D70F56">
            <w:pPr>
              <w:widowControl/>
              <w:wordWrap/>
              <w:spacing w:line="120" w:lineRule="auto"/>
              <w:rPr>
                <w:rFonts w:ascii="宋体" w:hAnsi="宋体" w:cs="宋体"/>
                <w:b/>
                <w:bCs/>
                <w:color w:val="000000"/>
                <w:szCs w:val="21"/>
              </w:rPr>
            </w:pPr>
            <w:r w:rsidRPr="00F851CD">
              <w:rPr>
                <w:rFonts w:ascii="宋体" w:hAnsi="宋体" w:cs="宋体" w:hint="eastAsia"/>
                <w:b/>
                <w:bCs/>
                <w:color w:val="000000"/>
                <w:szCs w:val="21"/>
              </w:rPr>
              <w:t>文件名</w:t>
            </w:r>
          </w:p>
        </w:tc>
        <w:tc>
          <w:tcPr>
            <w:tcW w:w="1169" w:type="dxa"/>
            <w:tcBorders>
              <w:top w:val="single" w:sz="8" w:space="0" w:color="auto"/>
              <w:left w:val="nil"/>
              <w:bottom w:val="single" w:sz="8" w:space="0" w:color="auto"/>
              <w:right w:val="single" w:sz="8" w:space="0" w:color="auto"/>
            </w:tcBorders>
            <w:shd w:val="clear" w:color="auto" w:fill="auto"/>
            <w:vAlign w:val="bottom"/>
          </w:tcPr>
          <w:p w:rsidR="00FA4F04" w:rsidRPr="00F851CD" w:rsidRDefault="00FA4F04" w:rsidP="00D70F56">
            <w:pPr>
              <w:widowControl/>
              <w:wordWrap/>
              <w:spacing w:line="120" w:lineRule="auto"/>
              <w:rPr>
                <w:rFonts w:ascii="宋体" w:hAnsi="宋体" w:cs="宋体"/>
                <w:b/>
                <w:bCs/>
                <w:color w:val="000000"/>
                <w:szCs w:val="21"/>
              </w:rPr>
            </w:pPr>
            <w:r w:rsidRPr="00F851CD">
              <w:rPr>
                <w:rFonts w:ascii="宋体" w:hAnsi="宋体" w:cs="宋体" w:hint="eastAsia"/>
                <w:b/>
                <w:bCs/>
                <w:color w:val="000000"/>
                <w:szCs w:val="21"/>
              </w:rPr>
              <w:t>类型</w:t>
            </w:r>
          </w:p>
        </w:tc>
        <w:tc>
          <w:tcPr>
            <w:tcW w:w="1994" w:type="dxa"/>
            <w:tcBorders>
              <w:top w:val="single" w:sz="8" w:space="0" w:color="auto"/>
              <w:left w:val="nil"/>
              <w:bottom w:val="single" w:sz="8" w:space="0" w:color="auto"/>
              <w:right w:val="single" w:sz="8" w:space="0" w:color="auto"/>
            </w:tcBorders>
            <w:shd w:val="clear" w:color="auto" w:fill="auto"/>
            <w:vAlign w:val="bottom"/>
          </w:tcPr>
          <w:p w:rsidR="00FA4F04" w:rsidRPr="00F851CD" w:rsidRDefault="00FA4F04" w:rsidP="00D70F56">
            <w:pPr>
              <w:widowControl/>
              <w:wordWrap/>
              <w:spacing w:line="120" w:lineRule="auto"/>
              <w:rPr>
                <w:rFonts w:ascii="宋体" w:hAnsi="宋体" w:cs="宋体"/>
                <w:b/>
                <w:bCs/>
                <w:color w:val="000000"/>
                <w:szCs w:val="21"/>
              </w:rPr>
            </w:pPr>
            <w:r w:rsidRPr="00F851CD">
              <w:rPr>
                <w:rFonts w:ascii="宋体" w:hAnsi="宋体" w:cs="宋体" w:hint="eastAsia"/>
                <w:b/>
                <w:bCs/>
                <w:color w:val="000000"/>
                <w:szCs w:val="21"/>
              </w:rPr>
              <w:t>描述</w:t>
            </w:r>
          </w:p>
        </w:tc>
      </w:tr>
      <w:tr w:rsidR="00FA4F04" w:rsidRPr="00F851CD" w:rsidTr="00D70F56">
        <w:trPr>
          <w:trHeight w:val="270"/>
          <w:jc w:val="center"/>
        </w:trPr>
        <w:tc>
          <w:tcPr>
            <w:tcW w:w="1090" w:type="dxa"/>
            <w:tcBorders>
              <w:top w:val="nil"/>
              <w:left w:val="single" w:sz="8" w:space="0" w:color="auto"/>
              <w:bottom w:val="single" w:sz="4" w:space="0" w:color="auto"/>
              <w:right w:val="single" w:sz="4" w:space="0" w:color="auto"/>
            </w:tcBorders>
            <w:shd w:val="clear" w:color="auto" w:fill="auto"/>
            <w:vAlign w:val="bottom"/>
          </w:tcPr>
          <w:p w:rsidR="00FA4F04" w:rsidRPr="00F851CD" w:rsidRDefault="00FA4F04" w:rsidP="00D70F56">
            <w:pPr>
              <w:widowControl/>
              <w:wordWrap/>
              <w:spacing w:line="120" w:lineRule="auto"/>
              <w:ind w:firstLine="0"/>
              <w:rPr>
                <w:rFonts w:ascii="宋体" w:hAnsi="宋体" w:cs="宋体"/>
                <w:bCs/>
                <w:color w:val="000000"/>
                <w:sz w:val="18"/>
                <w:szCs w:val="18"/>
              </w:rPr>
            </w:pPr>
            <w:r w:rsidRPr="00F851CD">
              <w:rPr>
                <w:rFonts w:ascii="宋体" w:hAnsi="宋体" w:cs="宋体" w:hint="eastAsia"/>
                <w:bCs/>
                <w:color w:val="000000"/>
                <w:sz w:val="18"/>
                <w:szCs w:val="18"/>
              </w:rPr>
              <w:t>1</w:t>
            </w:r>
          </w:p>
        </w:tc>
        <w:tc>
          <w:tcPr>
            <w:tcW w:w="1701" w:type="dxa"/>
            <w:tcBorders>
              <w:top w:val="nil"/>
              <w:left w:val="single" w:sz="4" w:space="0" w:color="auto"/>
              <w:bottom w:val="single" w:sz="4" w:space="0" w:color="auto"/>
              <w:right w:val="single" w:sz="4" w:space="0" w:color="auto"/>
            </w:tcBorders>
            <w:shd w:val="clear" w:color="auto" w:fill="auto"/>
            <w:vAlign w:val="center"/>
          </w:tcPr>
          <w:p w:rsidR="00FA4F04" w:rsidRPr="00F851CD" w:rsidRDefault="00FA4F04" w:rsidP="00D70F56">
            <w:pPr>
              <w:widowControl/>
              <w:wordWrap/>
              <w:spacing w:line="120" w:lineRule="auto"/>
              <w:ind w:firstLine="0"/>
              <w:rPr>
                <w:rFonts w:ascii="宋体" w:hAnsi="宋体" w:cs="宋体"/>
                <w:bCs/>
                <w:color w:val="000000"/>
                <w:sz w:val="18"/>
                <w:szCs w:val="18"/>
              </w:rPr>
            </w:pPr>
            <w:r>
              <w:rPr>
                <w:rFonts w:ascii="宋体" w:hAnsi="宋体" w:cs="宋体" w:hint="eastAsia"/>
                <w:bCs/>
                <w:color w:val="000000"/>
                <w:sz w:val="18"/>
                <w:szCs w:val="18"/>
              </w:rPr>
              <w:t>docs</w:t>
            </w:r>
          </w:p>
        </w:tc>
        <w:tc>
          <w:tcPr>
            <w:tcW w:w="2551" w:type="dxa"/>
            <w:tcBorders>
              <w:top w:val="nil"/>
              <w:left w:val="nil"/>
              <w:bottom w:val="single" w:sz="4" w:space="0" w:color="auto"/>
              <w:right w:val="single" w:sz="4" w:space="0" w:color="auto"/>
            </w:tcBorders>
            <w:shd w:val="clear" w:color="auto" w:fill="auto"/>
            <w:vAlign w:val="bottom"/>
          </w:tcPr>
          <w:p w:rsidR="00FA4F04" w:rsidRPr="00F851CD" w:rsidRDefault="00FA4F04" w:rsidP="00D70F56">
            <w:pPr>
              <w:widowControl/>
              <w:wordWrap/>
              <w:spacing w:line="120" w:lineRule="auto"/>
              <w:ind w:firstLine="0"/>
              <w:rPr>
                <w:rFonts w:ascii="宋体" w:hAnsi="宋体" w:cs="宋体"/>
                <w:bCs/>
                <w:color w:val="000000"/>
                <w:sz w:val="18"/>
                <w:szCs w:val="18"/>
              </w:rPr>
            </w:pPr>
            <w:r w:rsidRPr="00947191">
              <w:rPr>
                <w:rFonts w:ascii="宋体" w:hAnsi="宋体" w:cs="宋体" w:hint="eastAsia"/>
                <w:bCs/>
                <w:color w:val="000000"/>
                <w:sz w:val="18"/>
                <w:szCs w:val="18"/>
              </w:rPr>
              <w:t>上海黄金交易所核心交易系统安全接口API使用手册</w:t>
            </w:r>
            <w:r w:rsidR="00215453">
              <w:rPr>
                <w:rFonts w:ascii="宋体" w:hAnsi="宋体" w:cs="宋体" w:hint="eastAsia"/>
                <w:bCs/>
                <w:color w:val="000000"/>
                <w:sz w:val="18"/>
                <w:szCs w:val="18"/>
              </w:rPr>
              <w:t>-V0.9</w:t>
            </w:r>
            <w:r w:rsidRPr="00947191">
              <w:rPr>
                <w:rFonts w:ascii="宋体" w:hAnsi="宋体" w:cs="宋体" w:hint="eastAsia"/>
                <w:bCs/>
                <w:color w:val="000000"/>
                <w:sz w:val="18"/>
                <w:szCs w:val="18"/>
              </w:rPr>
              <w:t>.docx</w:t>
            </w:r>
          </w:p>
        </w:tc>
        <w:tc>
          <w:tcPr>
            <w:tcW w:w="1169" w:type="dxa"/>
            <w:tcBorders>
              <w:top w:val="nil"/>
              <w:left w:val="nil"/>
              <w:bottom w:val="single" w:sz="4" w:space="0" w:color="auto"/>
              <w:right w:val="single" w:sz="4" w:space="0" w:color="auto"/>
            </w:tcBorders>
            <w:shd w:val="clear" w:color="auto" w:fill="auto"/>
            <w:vAlign w:val="bottom"/>
          </w:tcPr>
          <w:p w:rsidR="00FA4F04" w:rsidRPr="00F851CD" w:rsidRDefault="00FA4F04" w:rsidP="00D70F56">
            <w:pPr>
              <w:widowControl/>
              <w:wordWrap/>
              <w:spacing w:line="120" w:lineRule="auto"/>
              <w:ind w:firstLine="0"/>
              <w:rPr>
                <w:rFonts w:ascii="宋体" w:hAnsi="宋体" w:cs="宋体"/>
                <w:bCs/>
                <w:color w:val="000000"/>
                <w:sz w:val="18"/>
                <w:szCs w:val="18"/>
              </w:rPr>
            </w:pPr>
            <w:r>
              <w:rPr>
                <w:rFonts w:ascii="宋体" w:hAnsi="宋体" w:cs="宋体" w:hint="eastAsia"/>
                <w:bCs/>
                <w:color w:val="000000"/>
                <w:sz w:val="18"/>
                <w:szCs w:val="18"/>
              </w:rPr>
              <w:t>文档</w:t>
            </w:r>
          </w:p>
        </w:tc>
        <w:tc>
          <w:tcPr>
            <w:tcW w:w="1994" w:type="dxa"/>
            <w:tcBorders>
              <w:top w:val="nil"/>
              <w:left w:val="nil"/>
              <w:bottom w:val="single" w:sz="4" w:space="0" w:color="auto"/>
              <w:right w:val="single" w:sz="4" w:space="0" w:color="auto"/>
            </w:tcBorders>
            <w:shd w:val="clear" w:color="auto" w:fill="auto"/>
            <w:vAlign w:val="bottom"/>
          </w:tcPr>
          <w:p w:rsidR="00FA4F04" w:rsidRPr="00F851CD" w:rsidRDefault="00FA4F04" w:rsidP="00D70F56">
            <w:pPr>
              <w:widowControl/>
              <w:wordWrap/>
              <w:spacing w:line="120" w:lineRule="auto"/>
              <w:ind w:firstLine="0"/>
              <w:rPr>
                <w:rFonts w:ascii="宋体" w:hAnsi="宋体" w:cs="宋体"/>
                <w:bCs/>
                <w:color w:val="000000"/>
                <w:sz w:val="18"/>
                <w:szCs w:val="18"/>
              </w:rPr>
            </w:pPr>
            <w:r>
              <w:rPr>
                <w:rFonts w:ascii="宋体" w:hAnsi="宋体" w:cs="宋体" w:hint="eastAsia"/>
                <w:bCs/>
                <w:color w:val="000000"/>
                <w:sz w:val="18"/>
                <w:szCs w:val="18"/>
              </w:rPr>
              <w:t>安全</w:t>
            </w:r>
            <w:r w:rsidRPr="00F851CD">
              <w:rPr>
                <w:rFonts w:ascii="宋体" w:hAnsi="宋体" w:cs="宋体" w:hint="eastAsia"/>
                <w:bCs/>
                <w:color w:val="000000"/>
                <w:sz w:val="18"/>
                <w:szCs w:val="18"/>
              </w:rPr>
              <w:t>API</w:t>
            </w:r>
            <w:r>
              <w:rPr>
                <w:rFonts w:ascii="宋体" w:hAnsi="宋体" w:cs="宋体" w:hint="eastAsia"/>
                <w:bCs/>
                <w:color w:val="000000"/>
                <w:sz w:val="18"/>
                <w:szCs w:val="18"/>
              </w:rPr>
              <w:t>使用手册</w:t>
            </w:r>
          </w:p>
        </w:tc>
      </w:tr>
      <w:tr w:rsidR="00FA4F04" w:rsidRPr="00F851CD" w:rsidTr="00D70F56">
        <w:trPr>
          <w:trHeight w:val="270"/>
          <w:jc w:val="center"/>
        </w:trPr>
        <w:tc>
          <w:tcPr>
            <w:tcW w:w="1090" w:type="dxa"/>
            <w:tcBorders>
              <w:top w:val="single" w:sz="4" w:space="0" w:color="auto"/>
              <w:left w:val="single" w:sz="8" w:space="0" w:color="auto"/>
              <w:bottom w:val="single" w:sz="4" w:space="0" w:color="auto"/>
              <w:right w:val="single" w:sz="4" w:space="0" w:color="auto"/>
            </w:tcBorders>
            <w:shd w:val="clear" w:color="auto" w:fill="auto"/>
            <w:vAlign w:val="bottom"/>
          </w:tcPr>
          <w:p w:rsidR="00FA4F04" w:rsidRPr="00F851CD" w:rsidRDefault="00FA4F04" w:rsidP="00D70F56">
            <w:pPr>
              <w:widowControl/>
              <w:wordWrap/>
              <w:spacing w:line="120" w:lineRule="auto"/>
              <w:ind w:firstLine="0"/>
              <w:rPr>
                <w:rFonts w:ascii="宋体" w:hAnsi="宋体" w:cs="宋体"/>
                <w:bCs/>
                <w:color w:val="000000"/>
                <w:sz w:val="18"/>
                <w:szCs w:val="18"/>
              </w:rPr>
            </w:pPr>
            <w:r>
              <w:rPr>
                <w:rFonts w:ascii="宋体" w:hAnsi="宋体" w:cs="宋体" w:hint="eastAsia"/>
                <w:bCs/>
                <w:color w:val="000000"/>
                <w:sz w:val="18"/>
                <w:szCs w:val="18"/>
              </w:rPr>
              <w:t>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FA4F04" w:rsidRDefault="00FA4F04" w:rsidP="00D70F56">
            <w:pPr>
              <w:widowControl/>
              <w:wordWrap/>
              <w:spacing w:line="120" w:lineRule="auto"/>
              <w:ind w:firstLine="0"/>
              <w:rPr>
                <w:rFonts w:ascii="宋体" w:hAnsi="宋体" w:cs="宋体"/>
                <w:bCs/>
                <w:color w:val="000000"/>
                <w:sz w:val="18"/>
                <w:szCs w:val="18"/>
              </w:rPr>
            </w:pPr>
            <w:r>
              <w:rPr>
                <w:rFonts w:ascii="宋体" w:hAnsi="宋体" w:cs="宋体" w:hint="eastAsia"/>
                <w:bCs/>
                <w:color w:val="000000"/>
                <w:sz w:val="18"/>
                <w:szCs w:val="18"/>
              </w:rPr>
              <w:t>docs</w:t>
            </w:r>
          </w:p>
        </w:tc>
        <w:tc>
          <w:tcPr>
            <w:tcW w:w="2551" w:type="dxa"/>
            <w:tcBorders>
              <w:top w:val="single" w:sz="4" w:space="0" w:color="auto"/>
              <w:left w:val="nil"/>
              <w:bottom w:val="single" w:sz="4" w:space="0" w:color="auto"/>
              <w:right w:val="single" w:sz="4" w:space="0" w:color="auto"/>
            </w:tcBorders>
            <w:shd w:val="clear" w:color="auto" w:fill="auto"/>
            <w:vAlign w:val="bottom"/>
          </w:tcPr>
          <w:p w:rsidR="00FA4F04" w:rsidRPr="00947191" w:rsidRDefault="00FA4F04" w:rsidP="00D70F56">
            <w:pPr>
              <w:widowControl/>
              <w:wordWrap/>
              <w:spacing w:line="120" w:lineRule="auto"/>
              <w:ind w:firstLine="0"/>
              <w:rPr>
                <w:rFonts w:ascii="宋体" w:hAnsi="宋体" w:cs="宋体"/>
                <w:bCs/>
                <w:color w:val="000000"/>
                <w:sz w:val="18"/>
                <w:szCs w:val="18"/>
              </w:rPr>
            </w:pPr>
            <w:r w:rsidRPr="004E05C1">
              <w:rPr>
                <w:rFonts w:ascii="宋体" w:hAnsi="宋体" w:cs="宋体" w:hint="eastAsia"/>
                <w:bCs/>
                <w:color w:val="000000"/>
                <w:sz w:val="18"/>
                <w:szCs w:val="18"/>
              </w:rPr>
              <w:t>上海黄金交易所黄金现货市场会员二级系统接入安全标准（国密）</w:t>
            </w:r>
            <w:r w:rsidR="002115AF">
              <w:rPr>
                <w:rFonts w:ascii="宋体" w:hAnsi="宋体" w:cs="宋体" w:hint="eastAsia"/>
                <w:bCs/>
                <w:color w:val="000000"/>
                <w:sz w:val="18"/>
                <w:szCs w:val="18"/>
              </w:rPr>
              <w:t>-V1.8</w:t>
            </w:r>
            <w:r w:rsidRPr="004E05C1">
              <w:rPr>
                <w:rFonts w:ascii="宋体" w:hAnsi="宋体" w:cs="宋体" w:hint="eastAsia"/>
                <w:bCs/>
                <w:color w:val="000000"/>
                <w:sz w:val="18"/>
                <w:szCs w:val="18"/>
              </w:rPr>
              <w:t>.docx</w:t>
            </w:r>
          </w:p>
        </w:tc>
        <w:tc>
          <w:tcPr>
            <w:tcW w:w="1169" w:type="dxa"/>
            <w:tcBorders>
              <w:top w:val="single" w:sz="4" w:space="0" w:color="auto"/>
              <w:left w:val="nil"/>
              <w:bottom w:val="single" w:sz="4" w:space="0" w:color="auto"/>
              <w:right w:val="single" w:sz="4" w:space="0" w:color="auto"/>
            </w:tcBorders>
            <w:shd w:val="clear" w:color="auto" w:fill="auto"/>
            <w:vAlign w:val="bottom"/>
          </w:tcPr>
          <w:p w:rsidR="00FA4F04" w:rsidRDefault="00FA4F04" w:rsidP="00D70F56">
            <w:pPr>
              <w:widowControl/>
              <w:wordWrap/>
              <w:spacing w:line="120" w:lineRule="auto"/>
              <w:ind w:firstLine="0"/>
              <w:rPr>
                <w:rFonts w:ascii="宋体" w:hAnsi="宋体" w:cs="宋体"/>
                <w:bCs/>
                <w:color w:val="000000"/>
                <w:sz w:val="18"/>
                <w:szCs w:val="18"/>
              </w:rPr>
            </w:pPr>
            <w:r>
              <w:rPr>
                <w:rFonts w:ascii="宋体" w:hAnsi="宋体" w:cs="宋体" w:hint="eastAsia"/>
                <w:bCs/>
                <w:color w:val="000000"/>
                <w:sz w:val="18"/>
                <w:szCs w:val="18"/>
              </w:rPr>
              <w:t>文档</w:t>
            </w:r>
          </w:p>
        </w:tc>
        <w:tc>
          <w:tcPr>
            <w:tcW w:w="1994" w:type="dxa"/>
            <w:tcBorders>
              <w:top w:val="single" w:sz="4" w:space="0" w:color="auto"/>
              <w:left w:val="nil"/>
              <w:bottom w:val="single" w:sz="4" w:space="0" w:color="auto"/>
              <w:right w:val="single" w:sz="4" w:space="0" w:color="auto"/>
            </w:tcBorders>
            <w:shd w:val="clear" w:color="auto" w:fill="auto"/>
            <w:vAlign w:val="bottom"/>
          </w:tcPr>
          <w:p w:rsidR="00FA4F04" w:rsidRDefault="00FA4F04" w:rsidP="00D70F56">
            <w:pPr>
              <w:widowControl/>
              <w:wordWrap/>
              <w:spacing w:line="120" w:lineRule="auto"/>
              <w:ind w:firstLine="0"/>
              <w:rPr>
                <w:rFonts w:ascii="宋体" w:hAnsi="宋体" w:cs="宋体"/>
                <w:bCs/>
                <w:color w:val="000000"/>
                <w:sz w:val="18"/>
                <w:szCs w:val="18"/>
              </w:rPr>
            </w:pPr>
            <w:r>
              <w:rPr>
                <w:rFonts w:ascii="宋体" w:hAnsi="宋体" w:cs="宋体" w:hint="eastAsia"/>
                <w:bCs/>
                <w:color w:val="000000"/>
                <w:sz w:val="18"/>
                <w:szCs w:val="18"/>
              </w:rPr>
              <w:t>安全标准协议</w:t>
            </w:r>
          </w:p>
        </w:tc>
      </w:tr>
    </w:tbl>
    <w:p w:rsidR="00DB6AE6" w:rsidRDefault="00DB6AE6" w:rsidP="003B087F">
      <w:pPr>
        <w:pStyle w:val="1"/>
      </w:pPr>
      <w:bookmarkStart w:id="422" w:name="_Toc510017988"/>
      <w:bookmarkStart w:id="423" w:name="_Toc510084937"/>
      <w:bookmarkStart w:id="424" w:name="_Toc15026791"/>
      <w:bookmarkStart w:id="425" w:name="_Toc509850968"/>
      <w:r>
        <w:rPr>
          <w:rFonts w:hint="eastAsia"/>
        </w:rPr>
        <w:t>接入安全接口说明</w:t>
      </w:r>
      <w:bookmarkEnd w:id="422"/>
      <w:bookmarkEnd w:id="423"/>
      <w:bookmarkEnd w:id="424"/>
    </w:p>
    <w:p w:rsidR="009C18CD" w:rsidRPr="009C18CD" w:rsidRDefault="00625750" w:rsidP="009C18CD">
      <w:r>
        <w:rPr>
          <w:rFonts w:hint="eastAsia"/>
        </w:rPr>
        <w:t>除特殊注明的接口外，</w:t>
      </w:r>
      <w:r w:rsidR="009C18CD">
        <w:rPr>
          <w:rFonts w:hint="eastAsia"/>
        </w:rPr>
        <w:t>接入安全的所有接口都是线程不安全，在多线程环境下，使用者应当自行做好接口的线程间同步管理。</w:t>
      </w:r>
    </w:p>
    <w:p w:rsidR="00DB6AE6" w:rsidRDefault="00DB6AE6" w:rsidP="003B087F">
      <w:pPr>
        <w:pStyle w:val="2"/>
        <w:rPr>
          <w:lang w:val="en-US"/>
        </w:rPr>
      </w:pPr>
      <w:bookmarkStart w:id="426" w:name="_Toc510017990"/>
      <w:bookmarkStart w:id="427" w:name="_Toc510084939"/>
      <w:bookmarkStart w:id="428" w:name="_Toc15026792"/>
      <w:r>
        <w:rPr>
          <w:rFonts w:hint="eastAsia"/>
          <w:lang w:val="en-US"/>
        </w:rPr>
        <w:t>创建客户服务</w:t>
      </w:r>
      <w:r>
        <w:rPr>
          <w:rFonts w:hint="eastAsia"/>
          <w:lang w:val="en-US"/>
        </w:rPr>
        <w:t>-</w:t>
      </w:r>
      <w:bookmarkStart w:id="429" w:name="_Hlk511057796"/>
      <w:proofErr w:type="spellStart"/>
      <w:r w:rsidRPr="006D48A8">
        <w:rPr>
          <w:lang w:val="en-US"/>
        </w:rPr>
        <w:t>sge_</w:t>
      </w:r>
      <w:r>
        <w:rPr>
          <w:rFonts w:hint="eastAsia"/>
          <w:lang w:val="en-US"/>
        </w:rPr>
        <w:t>safe_</w:t>
      </w:r>
      <w:r w:rsidRPr="006D48A8">
        <w:rPr>
          <w:lang w:val="en-US"/>
        </w:rPr>
        <w:t>client_api_create</w:t>
      </w:r>
      <w:bookmarkEnd w:id="426"/>
      <w:bookmarkEnd w:id="427"/>
      <w:bookmarkEnd w:id="428"/>
      <w:bookmarkEnd w:id="429"/>
      <w:proofErr w:type="spellEnd"/>
    </w:p>
    <w:p w:rsidR="00DB6AE6" w:rsidRPr="00D626D5" w:rsidRDefault="00DB6AE6" w:rsidP="003B087F">
      <w:pPr>
        <w:pStyle w:val="3"/>
        <w:rPr>
          <w:lang w:val="en-US"/>
        </w:rPr>
      </w:pPr>
      <w:bookmarkStart w:id="430" w:name="_Toc510084940"/>
      <w:bookmarkStart w:id="431" w:name="_Toc15026793"/>
      <w:r>
        <w:rPr>
          <w:rFonts w:hint="eastAsia"/>
          <w:lang w:val="en-US"/>
        </w:rPr>
        <w:t>接口说明</w:t>
      </w:r>
      <w:bookmarkEnd w:id="430"/>
      <w:bookmarkEnd w:id="431"/>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创建</w:t>
      </w:r>
      <w:r>
        <w:rPr>
          <w:rFonts w:hint="eastAsia"/>
          <w:lang w:val="en-US"/>
        </w:rPr>
        <w:t xml:space="preserve">safe </w:t>
      </w:r>
      <w:proofErr w:type="spellStart"/>
      <w:r>
        <w:rPr>
          <w:rFonts w:hint="eastAsia"/>
          <w:lang w:val="en-US"/>
        </w:rPr>
        <w:t>api</w:t>
      </w:r>
      <w:proofErr w:type="spellEnd"/>
      <w:r>
        <w:rPr>
          <w:rFonts w:hint="eastAsia"/>
          <w:lang w:val="en-US"/>
        </w:rPr>
        <w:t>所需资源</w:t>
      </w:r>
      <w:r w:rsidR="00952469">
        <w:rPr>
          <w:rFonts w:hint="eastAsia"/>
          <w:lang w:val="en-US"/>
        </w:rPr>
        <w:t>。</w:t>
      </w:r>
    </w:p>
    <w:p w:rsidR="004911C2" w:rsidRDefault="004911C2" w:rsidP="009E1F64">
      <w:pPr>
        <w:rPr>
          <w:lang w:val="en-US"/>
        </w:rPr>
      </w:pPr>
      <w:r>
        <w:rPr>
          <w:rFonts w:hint="eastAsia"/>
          <w:lang w:val="en-US"/>
        </w:rPr>
        <w:t>使用者可以多次调用本接口创建多个</w:t>
      </w:r>
      <w:r>
        <w:rPr>
          <w:rFonts w:hint="eastAsia"/>
          <w:lang w:val="en-US"/>
        </w:rPr>
        <w:t xml:space="preserve">safe </w:t>
      </w:r>
      <w:proofErr w:type="spellStart"/>
      <w:r>
        <w:rPr>
          <w:rFonts w:hint="eastAsia"/>
          <w:lang w:val="en-US"/>
        </w:rPr>
        <w:t>api</w:t>
      </w:r>
      <w:proofErr w:type="spellEnd"/>
      <w:r>
        <w:rPr>
          <w:rFonts w:hint="eastAsia"/>
          <w:lang w:val="en-US"/>
        </w:rPr>
        <w:t>句柄。不过在每次调用本接口时，输入参数必须保持一致。如果使用者在多次调用本接口时，输入的参数不一致，接口内部以第一次调用本接口时传入的参数为准。</w:t>
      </w:r>
    </w:p>
    <w:p w:rsidR="004911C2" w:rsidRDefault="00EA637C" w:rsidP="009E1F64">
      <w:pPr>
        <w:rPr>
          <w:lang w:val="en-US"/>
        </w:rPr>
      </w:pPr>
      <w:r>
        <w:rPr>
          <w:rFonts w:hint="eastAsia"/>
          <w:lang w:val="en-US"/>
        </w:rPr>
        <w:t>基于以上说明，只有在使用者第一次调用本接口时，输入参数</w:t>
      </w:r>
      <w:proofErr w:type="spellStart"/>
      <w:r w:rsidRPr="00240369">
        <w:rPr>
          <w:lang w:val="en-US"/>
        </w:rPr>
        <w:t>client_dev_cb_list_t</w:t>
      </w:r>
      <w:proofErr w:type="spellEnd"/>
      <w:r w:rsidRPr="00240369">
        <w:rPr>
          <w:lang w:val="en-US"/>
        </w:rPr>
        <w:t xml:space="preserve"> *data</w:t>
      </w:r>
      <w:r>
        <w:rPr>
          <w:lang w:val="en-US"/>
        </w:rPr>
        <w:t xml:space="preserve"> </w:t>
      </w:r>
      <w:r>
        <w:rPr>
          <w:rFonts w:hint="eastAsia"/>
          <w:lang w:val="en-US"/>
        </w:rPr>
        <w:t>才会被注册到</w:t>
      </w:r>
      <w:r>
        <w:rPr>
          <w:rFonts w:hint="eastAsia"/>
          <w:lang w:val="en-US"/>
        </w:rPr>
        <w:t>API</w:t>
      </w:r>
      <w:r>
        <w:rPr>
          <w:rFonts w:hint="eastAsia"/>
          <w:lang w:val="en-US"/>
        </w:rPr>
        <w:t>内部</w:t>
      </w:r>
      <w:r w:rsidR="00D06B14">
        <w:rPr>
          <w:rFonts w:hint="eastAsia"/>
          <w:lang w:val="en-US"/>
        </w:rPr>
        <w:t>。因此这个参数对应得数据资源在整个进程运行过程中不能被随意释放，否则很可能会出现国密</w:t>
      </w:r>
      <w:r w:rsidR="00D06B14">
        <w:rPr>
          <w:rFonts w:hint="eastAsia"/>
          <w:lang w:val="en-US"/>
        </w:rPr>
        <w:t>API</w:t>
      </w:r>
      <w:r w:rsidR="00D06B14">
        <w:rPr>
          <w:rFonts w:hint="eastAsia"/>
          <w:lang w:val="en-US"/>
        </w:rPr>
        <w:t>访问内存错误。</w:t>
      </w:r>
    </w:p>
    <w:p w:rsidR="00A754FD" w:rsidRPr="00BF4540" w:rsidRDefault="00A754FD" w:rsidP="00A754FD">
      <w:pPr>
        <w:rPr>
          <w:lang w:val="en-US"/>
        </w:rPr>
      </w:pPr>
      <w:r>
        <w:rPr>
          <w:rFonts w:hint="eastAsia"/>
          <w:lang w:val="en-US"/>
        </w:rPr>
        <w:t>本接口是线程不安全的。</w:t>
      </w:r>
    </w:p>
    <w:p w:rsidR="00A754FD" w:rsidRDefault="00A754FD" w:rsidP="009E1F64">
      <w:pPr>
        <w:rPr>
          <w:lang w:val="en-US"/>
        </w:rPr>
      </w:pPr>
    </w:p>
    <w:p w:rsidR="00DB6AE6" w:rsidRDefault="00DB6AE6" w:rsidP="009E1F64">
      <w:pPr>
        <w:pStyle w:val="-"/>
        <w:spacing w:before="63" w:after="63"/>
      </w:pPr>
      <w:r>
        <w:rPr>
          <w:rFonts w:hint="eastAsia"/>
        </w:rPr>
        <w:t>函数原型</w:t>
      </w:r>
    </w:p>
    <w:p w:rsidR="00DB6AE6" w:rsidRDefault="00DB6AE6" w:rsidP="009E1F64">
      <w:pPr>
        <w:rPr>
          <w:lang w:val="en-US"/>
        </w:rPr>
      </w:pPr>
      <w:proofErr w:type="spellStart"/>
      <w:r>
        <w:rPr>
          <w:lang w:val="en-US"/>
        </w:rPr>
        <w:t>api_safe_client_t</w:t>
      </w:r>
      <w:proofErr w:type="spellEnd"/>
      <w:r w:rsidRPr="00240369">
        <w:rPr>
          <w:lang w:val="en-US"/>
        </w:rPr>
        <w:t xml:space="preserve"> *</w:t>
      </w:r>
      <w:proofErr w:type="spellStart"/>
      <w:r w:rsidRPr="00240369">
        <w:rPr>
          <w:lang w:val="en-US"/>
        </w:rPr>
        <w:t>sge_</w:t>
      </w:r>
      <w:r>
        <w:rPr>
          <w:rFonts w:hint="eastAsia"/>
          <w:lang w:val="en-US"/>
        </w:rPr>
        <w:t>safe_</w:t>
      </w:r>
      <w:r w:rsidRPr="00240369">
        <w:rPr>
          <w:lang w:val="en-US"/>
        </w:rPr>
        <w:t>client_api_</w:t>
      </w:r>
      <w:proofErr w:type="gramStart"/>
      <w:r w:rsidRPr="00240369">
        <w:rPr>
          <w:lang w:val="en-US"/>
        </w:rPr>
        <w:t>create</w:t>
      </w:r>
      <w:proofErr w:type="spellEnd"/>
      <w:r w:rsidRPr="00240369">
        <w:rPr>
          <w:lang w:val="en-US"/>
        </w:rPr>
        <w:t>(</w:t>
      </w:r>
      <w:proofErr w:type="spellStart"/>
      <w:proofErr w:type="gramEnd"/>
      <w:r w:rsidRPr="00240369">
        <w:rPr>
          <w:lang w:val="en-US"/>
        </w:rPr>
        <w:t>client_dev_cb_list_t</w:t>
      </w:r>
      <w:proofErr w:type="spellEnd"/>
      <w:r w:rsidRPr="00240369">
        <w:rPr>
          <w:lang w:val="en-US"/>
        </w:rPr>
        <w:t xml:space="preserve"> *data</w:t>
      </w:r>
      <w:r w:rsidR="006419E3" w:rsidRPr="006419E3">
        <w:rPr>
          <w:lang w:val="en-US"/>
        </w:rPr>
        <w:t xml:space="preserve">, const int </w:t>
      </w:r>
      <w:proofErr w:type="spellStart"/>
      <w:r w:rsidR="006419E3" w:rsidRPr="006419E3">
        <w:rPr>
          <w:lang w:val="en-US"/>
        </w:rPr>
        <w:t>client_enc_mode</w:t>
      </w:r>
      <w:proofErr w:type="spellEnd"/>
      <w:r w:rsidRPr="00240369">
        <w:rPr>
          <w:lang w:val="en-US"/>
        </w:rPr>
        <w:t>);</w:t>
      </w:r>
    </w:p>
    <w:p w:rsidR="00DB6AE6" w:rsidRDefault="00DB6AE6" w:rsidP="009E1F64">
      <w:pPr>
        <w:pStyle w:val="-"/>
        <w:spacing w:before="63" w:after="63"/>
      </w:pPr>
      <w:r>
        <w:rPr>
          <w:rFonts w:hint="eastAsia"/>
        </w:rPr>
        <w:t>参数</w:t>
      </w:r>
    </w:p>
    <w:p w:rsidR="00DB6AE6" w:rsidRDefault="00DB6AE6" w:rsidP="009E1F64">
      <w:pPr>
        <w:rPr>
          <w:lang w:val="en-US"/>
        </w:rPr>
      </w:pPr>
      <w:r>
        <w:rPr>
          <w:rFonts w:hint="eastAsia"/>
          <w:lang w:val="en-US"/>
        </w:rPr>
        <w:t>d</w:t>
      </w:r>
      <w:r>
        <w:rPr>
          <w:lang w:val="en-US"/>
        </w:rPr>
        <w:t>ata:</w:t>
      </w:r>
      <w:r>
        <w:rPr>
          <w:lang w:val="en-US"/>
        </w:rPr>
        <w:tab/>
      </w:r>
      <w:r>
        <w:rPr>
          <w:rFonts w:hint="eastAsia"/>
          <w:lang w:val="en-US"/>
        </w:rPr>
        <w:t>输入参数，回</w:t>
      </w:r>
      <w:proofErr w:type="gramStart"/>
      <w:r>
        <w:rPr>
          <w:rFonts w:hint="eastAsia"/>
          <w:lang w:val="en-US"/>
        </w:rPr>
        <w:t>调函数</w:t>
      </w:r>
      <w:proofErr w:type="gramEnd"/>
      <w:r>
        <w:rPr>
          <w:rFonts w:hint="eastAsia"/>
          <w:lang w:val="en-US"/>
        </w:rPr>
        <w:t>列表，定义了如下</w:t>
      </w:r>
      <w:r w:rsidR="00477630">
        <w:rPr>
          <w:lang w:val="en-US"/>
        </w:rPr>
        <w:t>11</w:t>
      </w:r>
      <w:r>
        <w:rPr>
          <w:rFonts w:hint="eastAsia"/>
          <w:lang w:val="en-US"/>
        </w:rPr>
        <w:t>个回</w:t>
      </w:r>
      <w:proofErr w:type="gramStart"/>
      <w:r>
        <w:rPr>
          <w:rFonts w:hint="eastAsia"/>
          <w:lang w:val="en-US"/>
        </w:rPr>
        <w:t>调函数</w:t>
      </w:r>
      <w:r w:rsidR="007D2847">
        <w:rPr>
          <w:rFonts w:hint="eastAsia"/>
          <w:lang w:val="en-US"/>
        </w:rPr>
        <w:t>用于</w:t>
      </w:r>
      <w:proofErr w:type="gramEnd"/>
      <w:r w:rsidR="007D2847">
        <w:rPr>
          <w:rFonts w:hint="eastAsia"/>
          <w:lang w:val="en-US"/>
        </w:rPr>
        <w:t>操作加密设备</w:t>
      </w:r>
      <w:r>
        <w:rPr>
          <w:rFonts w:hint="eastAsia"/>
          <w:lang w:val="en-US"/>
        </w:rPr>
        <w:t>：</w:t>
      </w:r>
    </w:p>
    <w:p w:rsidR="00DB6AE6" w:rsidRDefault="00DB6AE6" w:rsidP="009E1F64">
      <w:pPr>
        <w:rPr>
          <w:lang w:val="en-US"/>
        </w:rPr>
      </w:pPr>
      <w:r>
        <w:rPr>
          <w:rFonts w:hint="eastAsia"/>
          <w:lang w:val="en-US"/>
        </w:rPr>
        <w:t>类型定义为：</w:t>
      </w:r>
    </w:p>
    <w:p w:rsidR="00DB6AE6" w:rsidRPr="003330CB" w:rsidRDefault="00DB6AE6" w:rsidP="009E1F64">
      <w:pPr>
        <w:rPr>
          <w:lang w:val="en-US"/>
        </w:rPr>
      </w:pPr>
      <w:r w:rsidRPr="003330CB">
        <w:rPr>
          <w:lang w:val="en-US"/>
        </w:rPr>
        <w:t xml:space="preserve">typedef struct </w:t>
      </w:r>
      <w:proofErr w:type="spellStart"/>
      <w:r w:rsidRPr="003330CB">
        <w:rPr>
          <w:lang w:val="en-US"/>
        </w:rPr>
        <w:t>client_dev_cb_list_s</w:t>
      </w:r>
      <w:proofErr w:type="spellEnd"/>
      <w:r w:rsidRPr="003330CB">
        <w:rPr>
          <w:lang w:val="en-US"/>
        </w:rPr>
        <w:t xml:space="preserve"> {</w:t>
      </w:r>
    </w:p>
    <w:p w:rsidR="00DB6AE6" w:rsidRPr="00F20776" w:rsidRDefault="00DB6AE6" w:rsidP="009E1F64">
      <w:pPr>
        <w:rPr>
          <w:lang w:val="en-US"/>
        </w:rPr>
      </w:pPr>
      <w:r w:rsidRPr="00F20776">
        <w:rPr>
          <w:lang w:val="en-US"/>
        </w:rPr>
        <w:tab/>
      </w:r>
      <w:proofErr w:type="spellStart"/>
      <w:r w:rsidRPr="00F20776">
        <w:rPr>
          <w:lang w:val="en-US"/>
        </w:rPr>
        <w:t>cli_cb_connect_t</w:t>
      </w:r>
      <w:proofErr w:type="spellEnd"/>
      <w:r w:rsidRPr="00F20776">
        <w:rPr>
          <w:lang w:val="en-US"/>
        </w:rPr>
        <w:t xml:space="preserve"> </w:t>
      </w:r>
      <w:proofErr w:type="spellStart"/>
      <w:r w:rsidRPr="00F20776">
        <w:rPr>
          <w:lang w:val="en-US"/>
        </w:rPr>
        <w:t>cb_connect</w:t>
      </w:r>
      <w:proofErr w:type="spellEnd"/>
      <w:r w:rsidRPr="00F20776">
        <w:rPr>
          <w:lang w:val="en-US"/>
        </w:rPr>
        <w:t>_;</w:t>
      </w:r>
    </w:p>
    <w:p w:rsidR="00DB6AE6" w:rsidRDefault="00DB6AE6" w:rsidP="009E1F64">
      <w:pPr>
        <w:rPr>
          <w:lang w:val="en-US"/>
        </w:rPr>
      </w:pPr>
      <w:r w:rsidRPr="00F20776">
        <w:rPr>
          <w:lang w:val="en-US"/>
        </w:rPr>
        <w:tab/>
      </w:r>
      <w:proofErr w:type="spellStart"/>
      <w:r w:rsidRPr="00F20776">
        <w:rPr>
          <w:lang w:val="en-US"/>
        </w:rPr>
        <w:t>cli_cb_disconnect_t</w:t>
      </w:r>
      <w:proofErr w:type="spellEnd"/>
      <w:r w:rsidRPr="00F20776">
        <w:rPr>
          <w:lang w:val="en-US"/>
        </w:rPr>
        <w:t xml:space="preserve"> </w:t>
      </w:r>
      <w:proofErr w:type="spellStart"/>
      <w:r w:rsidRPr="00F20776">
        <w:rPr>
          <w:lang w:val="en-US"/>
        </w:rPr>
        <w:t>cb_disconnect</w:t>
      </w:r>
      <w:proofErr w:type="spellEnd"/>
      <w:r w:rsidRPr="00F20776">
        <w:rPr>
          <w:lang w:val="en-US"/>
        </w:rPr>
        <w:t>_;</w:t>
      </w:r>
    </w:p>
    <w:p w:rsidR="00E90D1C" w:rsidRPr="00C04BD9" w:rsidRDefault="00E90D1C" w:rsidP="00E90D1C">
      <w:pPr>
        <w:rPr>
          <w:b/>
          <w:lang w:val="en-US"/>
        </w:rPr>
      </w:pPr>
      <w:r w:rsidRPr="00C04BD9">
        <w:rPr>
          <w:b/>
          <w:lang w:val="en-US"/>
        </w:rPr>
        <w:tab/>
      </w:r>
      <w:proofErr w:type="spellStart"/>
      <w:r w:rsidRPr="00C04BD9">
        <w:rPr>
          <w:b/>
          <w:lang w:val="en-US"/>
        </w:rPr>
        <w:t>cli_cb_reconnect_t</w:t>
      </w:r>
      <w:proofErr w:type="spellEnd"/>
      <w:r w:rsidRPr="00C04BD9">
        <w:rPr>
          <w:b/>
          <w:lang w:val="en-US"/>
        </w:rPr>
        <w:t xml:space="preserve"> </w:t>
      </w:r>
      <w:proofErr w:type="spellStart"/>
      <w:r w:rsidRPr="00C04BD9">
        <w:rPr>
          <w:b/>
          <w:lang w:val="en-US"/>
        </w:rPr>
        <w:t>cb_reconnect</w:t>
      </w:r>
      <w:proofErr w:type="spellEnd"/>
      <w:r w:rsidRPr="00C04BD9">
        <w:rPr>
          <w:b/>
          <w:lang w:val="en-US"/>
        </w:rPr>
        <w:t>_;</w:t>
      </w:r>
    </w:p>
    <w:p w:rsidR="00C71BAF" w:rsidRPr="00C04BD9" w:rsidRDefault="00C04BD9" w:rsidP="00E90D1C">
      <w:pPr>
        <w:rPr>
          <w:b/>
          <w:lang w:val="en-US"/>
        </w:rPr>
      </w:pPr>
      <w:r w:rsidRPr="00C04BD9">
        <w:rPr>
          <w:b/>
          <w:lang w:val="en-US"/>
        </w:rPr>
        <w:tab/>
      </w:r>
      <w:proofErr w:type="spellStart"/>
      <w:r w:rsidR="00C71BAF" w:rsidRPr="00C04BD9">
        <w:rPr>
          <w:b/>
          <w:lang w:val="en-US"/>
        </w:rPr>
        <w:t>cli_cb_reset_connect_t</w:t>
      </w:r>
      <w:proofErr w:type="spellEnd"/>
      <w:r w:rsidR="00C71BAF" w:rsidRPr="00C04BD9">
        <w:rPr>
          <w:b/>
          <w:lang w:val="en-US"/>
        </w:rPr>
        <w:t xml:space="preserve"> </w:t>
      </w:r>
      <w:proofErr w:type="spellStart"/>
      <w:r w:rsidR="00C71BAF" w:rsidRPr="00C04BD9">
        <w:rPr>
          <w:b/>
          <w:lang w:val="en-US"/>
        </w:rPr>
        <w:t>cb_reset_connect</w:t>
      </w:r>
      <w:proofErr w:type="spellEnd"/>
      <w:r w:rsidR="00C71BAF" w:rsidRPr="00C04BD9">
        <w:rPr>
          <w:b/>
          <w:lang w:val="en-US"/>
        </w:rPr>
        <w:t>_;</w:t>
      </w:r>
    </w:p>
    <w:p w:rsidR="00C71BAF" w:rsidRPr="00C04BD9" w:rsidRDefault="00C04BD9" w:rsidP="00E90D1C">
      <w:pPr>
        <w:rPr>
          <w:b/>
          <w:lang w:val="en-US"/>
        </w:rPr>
      </w:pPr>
      <w:r w:rsidRPr="00C04BD9">
        <w:rPr>
          <w:b/>
          <w:lang w:val="en-US"/>
        </w:rPr>
        <w:lastRenderedPageBreak/>
        <w:tab/>
      </w:r>
      <w:proofErr w:type="spellStart"/>
      <w:r w:rsidR="00C71BAF" w:rsidRPr="00C04BD9">
        <w:rPr>
          <w:b/>
          <w:lang w:val="en-US"/>
        </w:rPr>
        <w:t>cli_cb_is_connected_t</w:t>
      </w:r>
      <w:proofErr w:type="spellEnd"/>
      <w:r w:rsidR="00C71BAF" w:rsidRPr="00C04BD9">
        <w:rPr>
          <w:b/>
          <w:lang w:val="en-US"/>
        </w:rPr>
        <w:t xml:space="preserve"> </w:t>
      </w:r>
      <w:proofErr w:type="spellStart"/>
      <w:r w:rsidR="00C71BAF" w:rsidRPr="00C04BD9">
        <w:rPr>
          <w:b/>
          <w:lang w:val="en-US"/>
        </w:rPr>
        <w:t>cb_is_connected</w:t>
      </w:r>
      <w:proofErr w:type="spellEnd"/>
      <w:r w:rsidR="00C71BAF" w:rsidRPr="00C04BD9">
        <w:rPr>
          <w:b/>
          <w:lang w:val="en-US"/>
        </w:rPr>
        <w:t>_;</w:t>
      </w:r>
    </w:p>
    <w:p w:rsidR="00DB6AE6" w:rsidRPr="00F20776" w:rsidRDefault="00DB6AE6" w:rsidP="009E1F64">
      <w:pPr>
        <w:rPr>
          <w:lang w:val="en-US"/>
        </w:rPr>
      </w:pPr>
      <w:r w:rsidRPr="00F20776">
        <w:rPr>
          <w:lang w:val="en-US"/>
        </w:rPr>
        <w:tab/>
      </w:r>
      <w:proofErr w:type="spellStart"/>
      <w:r w:rsidRPr="00F20776">
        <w:rPr>
          <w:lang w:val="en-US"/>
        </w:rPr>
        <w:t>cli_cb_encrypt_data_t</w:t>
      </w:r>
      <w:proofErr w:type="spellEnd"/>
      <w:r w:rsidRPr="00F20776">
        <w:rPr>
          <w:lang w:val="en-US"/>
        </w:rPr>
        <w:t xml:space="preserve"> </w:t>
      </w:r>
      <w:proofErr w:type="spellStart"/>
      <w:r w:rsidRPr="00F20776">
        <w:rPr>
          <w:lang w:val="en-US"/>
        </w:rPr>
        <w:t>cb_encrypt</w:t>
      </w:r>
      <w:proofErr w:type="spellEnd"/>
      <w:r w:rsidRPr="00F20776">
        <w:rPr>
          <w:lang w:val="en-US"/>
        </w:rPr>
        <w:t>_;</w:t>
      </w:r>
    </w:p>
    <w:p w:rsidR="00DB6AE6" w:rsidRPr="00F20776" w:rsidRDefault="00DB6AE6" w:rsidP="009E1F64">
      <w:pPr>
        <w:rPr>
          <w:lang w:val="en-US"/>
        </w:rPr>
      </w:pPr>
      <w:r w:rsidRPr="00F20776">
        <w:rPr>
          <w:lang w:val="en-US"/>
        </w:rPr>
        <w:tab/>
      </w:r>
      <w:proofErr w:type="spellStart"/>
      <w:r w:rsidRPr="00F20776">
        <w:rPr>
          <w:lang w:val="en-US"/>
        </w:rPr>
        <w:t>cli_cb_decrypt_data_t</w:t>
      </w:r>
      <w:proofErr w:type="spellEnd"/>
      <w:r w:rsidRPr="00F20776">
        <w:rPr>
          <w:lang w:val="en-US"/>
        </w:rPr>
        <w:t xml:space="preserve"> </w:t>
      </w:r>
      <w:proofErr w:type="spellStart"/>
      <w:r w:rsidRPr="00F20776">
        <w:rPr>
          <w:lang w:val="en-US"/>
        </w:rPr>
        <w:t>cb_decrypt</w:t>
      </w:r>
      <w:proofErr w:type="spellEnd"/>
      <w:r w:rsidRPr="00F20776">
        <w:rPr>
          <w:lang w:val="en-US"/>
        </w:rPr>
        <w:t>_;</w:t>
      </w:r>
    </w:p>
    <w:p w:rsidR="00DB6AE6" w:rsidRDefault="00DB6AE6" w:rsidP="009E1F64">
      <w:pPr>
        <w:rPr>
          <w:lang w:val="en-US"/>
        </w:rPr>
      </w:pPr>
      <w:r w:rsidRPr="00F20776">
        <w:rPr>
          <w:lang w:val="en-US"/>
        </w:rPr>
        <w:tab/>
      </w:r>
      <w:proofErr w:type="spellStart"/>
      <w:r w:rsidRPr="00F20776">
        <w:rPr>
          <w:lang w:val="en-US"/>
        </w:rPr>
        <w:t>cli_cb_mac_data_t</w:t>
      </w:r>
      <w:proofErr w:type="spellEnd"/>
      <w:r w:rsidRPr="00F20776">
        <w:rPr>
          <w:lang w:val="en-US"/>
        </w:rPr>
        <w:t xml:space="preserve"> </w:t>
      </w:r>
      <w:proofErr w:type="spellStart"/>
      <w:r w:rsidRPr="00F20776">
        <w:rPr>
          <w:lang w:val="en-US"/>
        </w:rPr>
        <w:t>cb_mac</w:t>
      </w:r>
      <w:proofErr w:type="spellEnd"/>
      <w:r w:rsidRPr="00F20776">
        <w:rPr>
          <w:lang w:val="en-US"/>
        </w:rPr>
        <w:t>_;</w:t>
      </w:r>
    </w:p>
    <w:p w:rsidR="00DB6AE6" w:rsidRPr="00F20776" w:rsidRDefault="00DB6AE6" w:rsidP="006D72E5">
      <w:pPr>
        <w:rPr>
          <w:lang w:val="en-US"/>
        </w:rPr>
      </w:pPr>
      <w:r w:rsidRPr="00F20776">
        <w:rPr>
          <w:lang w:val="en-US"/>
        </w:rPr>
        <w:tab/>
      </w:r>
      <w:proofErr w:type="spellStart"/>
      <w:r w:rsidRPr="00F20776">
        <w:rPr>
          <w:lang w:val="en-US"/>
        </w:rPr>
        <w:t>cli_cb_</w:t>
      </w:r>
      <w:r>
        <w:rPr>
          <w:lang w:val="en-US"/>
        </w:rPr>
        <w:t>hash</w:t>
      </w:r>
      <w:r w:rsidRPr="00F20776">
        <w:rPr>
          <w:lang w:val="en-US"/>
        </w:rPr>
        <w:t>_data_t</w:t>
      </w:r>
      <w:proofErr w:type="spellEnd"/>
      <w:r w:rsidRPr="00F20776">
        <w:rPr>
          <w:lang w:val="en-US"/>
        </w:rPr>
        <w:t xml:space="preserve"> </w:t>
      </w:r>
      <w:proofErr w:type="spellStart"/>
      <w:r w:rsidRPr="00F20776">
        <w:rPr>
          <w:lang w:val="en-US"/>
        </w:rPr>
        <w:t>cb_</w:t>
      </w:r>
      <w:r>
        <w:rPr>
          <w:lang w:val="en-US"/>
        </w:rPr>
        <w:t>hash</w:t>
      </w:r>
      <w:proofErr w:type="spellEnd"/>
      <w:r w:rsidRPr="00F20776">
        <w:rPr>
          <w:lang w:val="en-US"/>
        </w:rPr>
        <w:t>_;</w:t>
      </w:r>
    </w:p>
    <w:p w:rsidR="00DB6AE6" w:rsidRPr="00F20776" w:rsidRDefault="00DB6AE6" w:rsidP="009E1F64">
      <w:pPr>
        <w:rPr>
          <w:lang w:val="en-US"/>
        </w:rPr>
      </w:pPr>
      <w:r w:rsidRPr="00F20776">
        <w:rPr>
          <w:lang w:val="en-US"/>
        </w:rPr>
        <w:tab/>
      </w:r>
      <w:proofErr w:type="spellStart"/>
      <w:r w:rsidRPr="00F20776">
        <w:rPr>
          <w:lang w:val="en-US"/>
        </w:rPr>
        <w:t>cli_cb_sign_data_t</w:t>
      </w:r>
      <w:proofErr w:type="spellEnd"/>
      <w:r w:rsidRPr="00F20776">
        <w:rPr>
          <w:lang w:val="en-US"/>
        </w:rPr>
        <w:t xml:space="preserve"> </w:t>
      </w:r>
      <w:proofErr w:type="spellStart"/>
      <w:r w:rsidRPr="00F20776">
        <w:rPr>
          <w:lang w:val="en-US"/>
        </w:rPr>
        <w:t>cb_sign</w:t>
      </w:r>
      <w:proofErr w:type="spellEnd"/>
      <w:r w:rsidRPr="00F20776">
        <w:rPr>
          <w:lang w:val="en-US"/>
        </w:rPr>
        <w:t>_;</w:t>
      </w:r>
    </w:p>
    <w:p w:rsidR="00DB6AE6" w:rsidRPr="00F20776" w:rsidRDefault="00DB6AE6" w:rsidP="009E1F64">
      <w:pPr>
        <w:rPr>
          <w:lang w:val="en-US"/>
        </w:rPr>
      </w:pPr>
      <w:r w:rsidRPr="00F20776">
        <w:rPr>
          <w:lang w:val="en-US"/>
        </w:rPr>
        <w:tab/>
      </w:r>
      <w:proofErr w:type="spellStart"/>
      <w:r w:rsidRPr="00F20776">
        <w:rPr>
          <w:lang w:val="en-US"/>
        </w:rPr>
        <w:t>cli_cb_verify_signed_data_t</w:t>
      </w:r>
      <w:proofErr w:type="spellEnd"/>
      <w:r w:rsidRPr="00F20776">
        <w:rPr>
          <w:lang w:val="en-US"/>
        </w:rPr>
        <w:t xml:space="preserve"> </w:t>
      </w:r>
      <w:proofErr w:type="spellStart"/>
      <w:r w:rsidRPr="00F20776">
        <w:rPr>
          <w:lang w:val="en-US"/>
        </w:rPr>
        <w:t>cb_verify_sign</w:t>
      </w:r>
      <w:proofErr w:type="spellEnd"/>
      <w:r w:rsidRPr="00F20776">
        <w:rPr>
          <w:lang w:val="en-US"/>
        </w:rPr>
        <w:t>_;</w:t>
      </w:r>
    </w:p>
    <w:p w:rsidR="00DB6AE6" w:rsidRPr="00F20776" w:rsidRDefault="00DB6AE6" w:rsidP="009E1F64">
      <w:pPr>
        <w:rPr>
          <w:lang w:val="en-US"/>
        </w:rPr>
      </w:pPr>
      <w:r w:rsidRPr="00F20776">
        <w:rPr>
          <w:lang w:val="en-US"/>
        </w:rPr>
        <w:tab/>
      </w:r>
      <w:proofErr w:type="spellStart"/>
      <w:r w:rsidRPr="00F20776">
        <w:rPr>
          <w:lang w:val="en-US"/>
        </w:rPr>
        <w:t>cli_cb_gen_random_t</w:t>
      </w:r>
      <w:proofErr w:type="spellEnd"/>
      <w:r w:rsidRPr="00F20776">
        <w:rPr>
          <w:lang w:val="en-US"/>
        </w:rPr>
        <w:t xml:space="preserve"> </w:t>
      </w:r>
      <w:proofErr w:type="spellStart"/>
      <w:r w:rsidRPr="00F20776">
        <w:rPr>
          <w:lang w:val="en-US"/>
        </w:rPr>
        <w:t>cb_gen_random</w:t>
      </w:r>
      <w:proofErr w:type="spellEnd"/>
      <w:r w:rsidRPr="00F20776">
        <w:rPr>
          <w:lang w:val="en-US"/>
        </w:rPr>
        <w:t>_;</w:t>
      </w:r>
    </w:p>
    <w:p w:rsidR="00DB6AE6" w:rsidRDefault="00DB6AE6" w:rsidP="009E1F64">
      <w:pPr>
        <w:rPr>
          <w:lang w:val="en-US"/>
        </w:rPr>
      </w:pPr>
      <w:r w:rsidRPr="00F20776">
        <w:rPr>
          <w:lang w:val="en-US"/>
        </w:rPr>
        <w:tab/>
      </w:r>
      <w:proofErr w:type="spellStart"/>
      <w:r w:rsidRPr="00F20776">
        <w:rPr>
          <w:lang w:val="en-US"/>
        </w:rPr>
        <w:t>cli_cb_get_skey_t</w:t>
      </w:r>
      <w:proofErr w:type="spellEnd"/>
      <w:r w:rsidRPr="00F20776">
        <w:rPr>
          <w:lang w:val="en-US"/>
        </w:rPr>
        <w:t xml:space="preserve"> </w:t>
      </w:r>
      <w:proofErr w:type="spellStart"/>
      <w:r w:rsidRPr="00F20776">
        <w:rPr>
          <w:lang w:val="en-US"/>
        </w:rPr>
        <w:t>cb_get_skey</w:t>
      </w:r>
      <w:proofErr w:type="spellEnd"/>
      <w:r w:rsidRPr="00F20776">
        <w:rPr>
          <w:lang w:val="en-US"/>
        </w:rPr>
        <w:t>_;</w:t>
      </w:r>
    </w:p>
    <w:p w:rsidR="00AE2E95" w:rsidRDefault="00AE2E95" w:rsidP="00AE2E95">
      <w:pPr>
        <w:rPr>
          <w:lang w:val="en-US"/>
        </w:rPr>
      </w:pPr>
      <w:r w:rsidRPr="00AE2E95">
        <w:rPr>
          <w:lang w:val="en-US"/>
        </w:rPr>
        <w:tab/>
      </w:r>
      <w:proofErr w:type="spellStart"/>
      <w:r w:rsidRPr="009F4497">
        <w:rPr>
          <w:b/>
          <w:lang w:val="en-US"/>
        </w:rPr>
        <w:t>cli_cb_get_enc_keypair_t</w:t>
      </w:r>
      <w:proofErr w:type="spellEnd"/>
      <w:r w:rsidRPr="009F4497">
        <w:rPr>
          <w:b/>
          <w:lang w:val="en-US"/>
        </w:rPr>
        <w:t xml:space="preserve"> </w:t>
      </w:r>
      <w:proofErr w:type="spellStart"/>
      <w:r w:rsidRPr="009F4497">
        <w:rPr>
          <w:b/>
          <w:lang w:val="en-US"/>
        </w:rPr>
        <w:t>cb_get_enc_keypair</w:t>
      </w:r>
      <w:proofErr w:type="spellEnd"/>
      <w:r w:rsidRPr="009F4497">
        <w:rPr>
          <w:b/>
          <w:lang w:val="en-US"/>
        </w:rPr>
        <w:t>_;</w:t>
      </w:r>
    </w:p>
    <w:p w:rsidR="00C04BD9" w:rsidRPr="00C04BD9" w:rsidRDefault="00C04BD9" w:rsidP="00AE2E95">
      <w:pPr>
        <w:rPr>
          <w:b/>
          <w:lang w:val="en-US"/>
        </w:rPr>
      </w:pPr>
      <w:r w:rsidRPr="00C04BD9">
        <w:rPr>
          <w:b/>
          <w:lang w:val="en-US"/>
        </w:rPr>
        <w:tab/>
      </w:r>
      <w:proofErr w:type="spellStart"/>
      <w:r w:rsidRPr="00C04BD9">
        <w:rPr>
          <w:b/>
          <w:lang w:val="en-US"/>
        </w:rPr>
        <w:t>cli_cb_free_enc_keypair_t</w:t>
      </w:r>
      <w:proofErr w:type="spellEnd"/>
      <w:r w:rsidRPr="00C04BD9">
        <w:rPr>
          <w:b/>
          <w:lang w:val="en-US"/>
        </w:rPr>
        <w:t xml:space="preserve"> </w:t>
      </w:r>
      <w:proofErr w:type="spellStart"/>
      <w:r w:rsidRPr="00C04BD9">
        <w:rPr>
          <w:b/>
          <w:lang w:val="en-US"/>
        </w:rPr>
        <w:t>cb_free_enc_keypair</w:t>
      </w:r>
      <w:proofErr w:type="spellEnd"/>
      <w:r w:rsidRPr="00C04BD9">
        <w:rPr>
          <w:b/>
          <w:lang w:val="en-US"/>
        </w:rPr>
        <w:t>_;</w:t>
      </w:r>
    </w:p>
    <w:p w:rsidR="00AE2E95" w:rsidRDefault="00AE2E95" w:rsidP="00AE2E95">
      <w:pPr>
        <w:rPr>
          <w:lang w:val="en-US"/>
        </w:rPr>
      </w:pPr>
      <w:r w:rsidRPr="00AE2E95">
        <w:rPr>
          <w:lang w:val="en-US"/>
        </w:rPr>
        <w:tab/>
      </w:r>
      <w:proofErr w:type="spellStart"/>
      <w:r w:rsidRPr="009F4497">
        <w:rPr>
          <w:b/>
          <w:lang w:val="en-US"/>
        </w:rPr>
        <w:t>cli_cb_get_sign_keypair_t</w:t>
      </w:r>
      <w:proofErr w:type="spellEnd"/>
      <w:r w:rsidRPr="009F4497">
        <w:rPr>
          <w:b/>
          <w:lang w:val="en-US"/>
        </w:rPr>
        <w:t xml:space="preserve"> </w:t>
      </w:r>
      <w:proofErr w:type="spellStart"/>
      <w:r w:rsidRPr="009F4497">
        <w:rPr>
          <w:b/>
          <w:lang w:val="en-US"/>
        </w:rPr>
        <w:t>cb_get_sign_keypair</w:t>
      </w:r>
      <w:proofErr w:type="spellEnd"/>
      <w:r w:rsidRPr="009F4497">
        <w:rPr>
          <w:b/>
          <w:lang w:val="en-US"/>
        </w:rPr>
        <w:t>_;</w:t>
      </w:r>
    </w:p>
    <w:p w:rsidR="00C04BD9" w:rsidRPr="00C04BD9" w:rsidRDefault="00C04BD9" w:rsidP="00AE2E95">
      <w:pPr>
        <w:rPr>
          <w:b/>
          <w:lang w:val="en-US"/>
        </w:rPr>
      </w:pPr>
      <w:r w:rsidRPr="00C04BD9">
        <w:rPr>
          <w:b/>
          <w:lang w:val="en-US"/>
        </w:rPr>
        <w:tab/>
      </w:r>
      <w:proofErr w:type="spellStart"/>
      <w:r w:rsidRPr="00C04BD9">
        <w:rPr>
          <w:b/>
          <w:lang w:val="en-US"/>
        </w:rPr>
        <w:t>cli_cb_free_sign_keypair_t</w:t>
      </w:r>
      <w:proofErr w:type="spellEnd"/>
      <w:r w:rsidRPr="00C04BD9">
        <w:rPr>
          <w:b/>
          <w:lang w:val="en-US"/>
        </w:rPr>
        <w:t xml:space="preserve"> </w:t>
      </w:r>
      <w:proofErr w:type="spellStart"/>
      <w:r w:rsidRPr="00C04BD9">
        <w:rPr>
          <w:b/>
          <w:lang w:val="en-US"/>
        </w:rPr>
        <w:t>cb_free_sign_keypair</w:t>
      </w:r>
      <w:proofErr w:type="spellEnd"/>
      <w:r w:rsidRPr="00C04BD9">
        <w:rPr>
          <w:b/>
          <w:lang w:val="en-US"/>
        </w:rPr>
        <w:t>_;</w:t>
      </w:r>
    </w:p>
    <w:p w:rsidR="00DB6AE6" w:rsidRDefault="00DB6AE6" w:rsidP="009E1F64">
      <w:pPr>
        <w:rPr>
          <w:lang w:val="en-US"/>
        </w:rPr>
      </w:pPr>
      <w:r w:rsidRPr="00F20776">
        <w:rPr>
          <w:lang w:val="en-US"/>
        </w:rPr>
        <w:tab/>
        <w:t>void *</w:t>
      </w:r>
      <w:proofErr w:type="spellStart"/>
      <w:r w:rsidRPr="00F20776">
        <w:rPr>
          <w:lang w:val="en-US"/>
        </w:rPr>
        <w:t>ctx</w:t>
      </w:r>
      <w:proofErr w:type="spellEnd"/>
      <w:r w:rsidRPr="00F20776">
        <w:rPr>
          <w:lang w:val="en-US"/>
        </w:rPr>
        <w:t>_;</w:t>
      </w:r>
    </w:p>
    <w:p w:rsidR="00DB6AE6" w:rsidRDefault="00DB6AE6" w:rsidP="009E1F64">
      <w:pPr>
        <w:rPr>
          <w:lang w:val="en-US"/>
        </w:rPr>
      </w:pPr>
      <w:proofErr w:type="gramStart"/>
      <w:r w:rsidRPr="003330CB">
        <w:rPr>
          <w:lang w:val="en-US"/>
        </w:rPr>
        <w:t>}</w:t>
      </w:r>
      <w:proofErr w:type="spellStart"/>
      <w:r w:rsidRPr="003330CB">
        <w:rPr>
          <w:lang w:val="en-US"/>
        </w:rPr>
        <w:t>client</w:t>
      </w:r>
      <w:proofErr w:type="gramEnd"/>
      <w:r w:rsidRPr="003330CB">
        <w:rPr>
          <w:lang w:val="en-US"/>
        </w:rPr>
        <w:t>_dev_cb_list_t</w:t>
      </w:r>
      <w:proofErr w:type="spellEnd"/>
      <w:r w:rsidRPr="003330CB">
        <w:rPr>
          <w:lang w:val="en-US"/>
        </w:rPr>
        <w:t>;</w:t>
      </w:r>
    </w:p>
    <w:p w:rsidR="00DB6AE6" w:rsidRDefault="009F4497" w:rsidP="009E1F64">
      <w:pPr>
        <w:ind w:firstLineChars="179" w:firstLine="377"/>
        <w:rPr>
          <w:szCs w:val="21"/>
        </w:rPr>
      </w:pPr>
      <w:r>
        <w:rPr>
          <w:rFonts w:hint="eastAsia"/>
          <w:szCs w:val="21"/>
        </w:rPr>
        <w:t>会员需自行实现回</w:t>
      </w:r>
      <w:proofErr w:type="gramStart"/>
      <w:r>
        <w:rPr>
          <w:rFonts w:hint="eastAsia"/>
          <w:szCs w:val="21"/>
        </w:rPr>
        <w:t>调函数</w:t>
      </w:r>
      <w:proofErr w:type="gramEnd"/>
      <w:r>
        <w:rPr>
          <w:rFonts w:hint="eastAsia"/>
          <w:szCs w:val="21"/>
        </w:rPr>
        <w:t>并传入到接口使用。列表中黑色部分为新增接口，原有的</w:t>
      </w:r>
      <w:proofErr w:type="spellStart"/>
      <w:r>
        <w:rPr>
          <w:rFonts w:hint="eastAsia"/>
          <w:szCs w:val="21"/>
        </w:rPr>
        <w:t>cb_ping</w:t>
      </w:r>
      <w:proofErr w:type="spellEnd"/>
      <w:r>
        <w:rPr>
          <w:rFonts w:hint="eastAsia"/>
          <w:szCs w:val="21"/>
        </w:rPr>
        <w:t>_</w:t>
      </w:r>
      <w:r>
        <w:rPr>
          <w:rFonts w:hint="eastAsia"/>
          <w:szCs w:val="21"/>
        </w:rPr>
        <w:t>接口删除。</w:t>
      </w:r>
      <w:r w:rsidR="00DB6AE6" w:rsidRPr="00145BF4">
        <w:rPr>
          <w:rFonts w:hint="eastAsia"/>
          <w:szCs w:val="21"/>
        </w:rPr>
        <w:t>详细</w:t>
      </w:r>
      <w:r w:rsidR="00DB6AE6" w:rsidRPr="00145BF4">
        <w:rPr>
          <w:szCs w:val="21"/>
        </w:rPr>
        <w:t>说明参考</w:t>
      </w:r>
      <w:r w:rsidR="00DB6AE6" w:rsidRPr="00145BF4">
        <w:rPr>
          <w:rFonts w:hint="eastAsia"/>
          <w:szCs w:val="21"/>
        </w:rPr>
        <w:t>后续</w:t>
      </w:r>
      <w:r w:rsidR="00DB6AE6" w:rsidRPr="00145BF4">
        <w:rPr>
          <w:szCs w:val="21"/>
        </w:rPr>
        <w:t>章节</w:t>
      </w:r>
      <w:r w:rsidR="00DB6AE6" w:rsidRPr="00145BF4">
        <w:rPr>
          <w:rFonts w:hint="eastAsia"/>
          <w:szCs w:val="21"/>
        </w:rPr>
        <w:t>对应</w:t>
      </w:r>
      <w:r w:rsidR="00DB6AE6" w:rsidRPr="00145BF4">
        <w:rPr>
          <w:szCs w:val="21"/>
        </w:rPr>
        <w:t>的说明</w:t>
      </w:r>
      <w:r>
        <w:rPr>
          <w:rFonts w:hint="eastAsia"/>
          <w:szCs w:val="21"/>
        </w:rPr>
        <w:t>。</w:t>
      </w:r>
    </w:p>
    <w:p w:rsidR="00750F60" w:rsidRDefault="00750F60" w:rsidP="009E1F64">
      <w:pPr>
        <w:ind w:firstLineChars="179" w:firstLine="377"/>
        <w:rPr>
          <w:szCs w:val="21"/>
        </w:rPr>
      </w:pPr>
    </w:p>
    <w:p w:rsidR="00750F60" w:rsidRDefault="00FE716B" w:rsidP="009E1F64">
      <w:pPr>
        <w:ind w:firstLineChars="179" w:firstLine="377"/>
        <w:rPr>
          <w:szCs w:val="21"/>
        </w:rPr>
      </w:pPr>
      <w:proofErr w:type="spellStart"/>
      <w:r>
        <w:rPr>
          <w:rFonts w:hint="eastAsia"/>
          <w:szCs w:val="21"/>
        </w:rPr>
        <w:t>client_enc_mode</w:t>
      </w:r>
      <w:proofErr w:type="spellEnd"/>
      <w:r>
        <w:rPr>
          <w:rFonts w:hint="eastAsia"/>
          <w:szCs w:val="21"/>
        </w:rPr>
        <w:t>:</w:t>
      </w:r>
      <w:r>
        <w:rPr>
          <w:szCs w:val="21"/>
        </w:rPr>
        <w:tab/>
      </w:r>
      <w:r>
        <w:rPr>
          <w:rFonts w:hint="eastAsia"/>
          <w:szCs w:val="21"/>
        </w:rPr>
        <w:t>输入参数，客户加密模式</w:t>
      </w:r>
      <w:r w:rsidR="00E52E39">
        <w:rPr>
          <w:rFonts w:hint="eastAsia"/>
          <w:szCs w:val="21"/>
        </w:rPr>
        <w:t>。</w:t>
      </w:r>
      <w:r w:rsidR="003E62E6">
        <w:rPr>
          <w:rFonts w:hint="eastAsia"/>
          <w:szCs w:val="21"/>
        </w:rPr>
        <w:t>该</w:t>
      </w:r>
      <w:r w:rsidR="003E62E6">
        <w:rPr>
          <w:szCs w:val="21"/>
        </w:rPr>
        <w:t>参数</w:t>
      </w:r>
      <w:r w:rsidR="00E52E39">
        <w:rPr>
          <w:rFonts w:hint="eastAsia"/>
          <w:szCs w:val="21"/>
        </w:rPr>
        <w:t>描述的是针对整个二级系统进程使用的加密模式</w:t>
      </w:r>
      <w:r w:rsidR="003E62E6">
        <w:rPr>
          <w:rFonts w:hint="eastAsia"/>
          <w:szCs w:val="21"/>
        </w:rPr>
        <w:t>，</w:t>
      </w:r>
      <w:r w:rsidR="0030293C">
        <w:rPr>
          <w:rFonts w:hint="eastAsia"/>
          <w:szCs w:val="21"/>
        </w:rPr>
        <w:t>不</w:t>
      </w:r>
      <w:r w:rsidR="0030293C">
        <w:rPr>
          <w:szCs w:val="21"/>
        </w:rPr>
        <w:t>是</w:t>
      </w:r>
      <w:r w:rsidR="00E52E39">
        <w:rPr>
          <w:rFonts w:hint="eastAsia"/>
          <w:szCs w:val="21"/>
        </w:rPr>
        <w:t>某个</w:t>
      </w:r>
      <w:r w:rsidR="003E62E6">
        <w:rPr>
          <w:szCs w:val="21"/>
        </w:rPr>
        <w:t>交易员</w:t>
      </w:r>
      <w:r w:rsidR="003E62E6">
        <w:rPr>
          <w:rFonts w:hint="eastAsia"/>
          <w:szCs w:val="21"/>
        </w:rPr>
        <w:t>在</w:t>
      </w:r>
      <w:r w:rsidR="003E62E6">
        <w:rPr>
          <w:szCs w:val="21"/>
        </w:rPr>
        <w:t>会话过程中使用的加解密模式</w:t>
      </w:r>
      <w:r w:rsidR="00F53613">
        <w:rPr>
          <w:rFonts w:hint="eastAsia"/>
          <w:szCs w:val="21"/>
        </w:rPr>
        <w:t>，</w:t>
      </w:r>
      <w:r w:rsidR="00C23CA3">
        <w:rPr>
          <w:rFonts w:hint="eastAsia"/>
          <w:szCs w:val="21"/>
        </w:rPr>
        <w:t>交易员</w:t>
      </w:r>
      <w:r w:rsidR="00C23CA3">
        <w:rPr>
          <w:szCs w:val="21"/>
        </w:rPr>
        <w:t>在会话过程中使用的</w:t>
      </w:r>
      <w:r w:rsidR="00C23CA3">
        <w:rPr>
          <w:rFonts w:hint="eastAsia"/>
          <w:szCs w:val="21"/>
        </w:rPr>
        <w:t>加解密</w:t>
      </w:r>
      <w:r w:rsidR="00C23CA3">
        <w:rPr>
          <w:szCs w:val="21"/>
        </w:rPr>
        <w:t>模式由交易员与交易所服务协商得出</w:t>
      </w:r>
      <w:r>
        <w:rPr>
          <w:rFonts w:hint="eastAsia"/>
          <w:szCs w:val="21"/>
        </w:rPr>
        <w:t>。</w:t>
      </w:r>
      <w:r w:rsidR="00C32C52">
        <w:rPr>
          <w:rFonts w:hint="eastAsia"/>
          <w:szCs w:val="21"/>
        </w:rPr>
        <w:t>0</w:t>
      </w:r>
      <w:r w:rsidR="00C32C52">
        <w:rPr>
          <w:szCs w:val="21"/>
        </w:rPr>
        <w:t>-</w:t>
      </w:r>
      <w:r w:rsidR="00C32C52">
        <w:rPr>
          <w:rFonts w:hint="eastAsia"/>
          <w:szCs w:val="21"/>
        </w:rPr>
        <w:t>硬加密模式；</w:t>
      </w:r>
      <w:r w:rsidR="00C32C52">
        <w:rPr>
          <w:rFonts w:hint="eastAsia"/>
          <w:szCs w:val="21"/>
        </w:rPr>
        <w:t>1</w:t>
      </w:r>
      <w:r w:rsidR="00C32C52">
        <w:rPr>
          <w:szCs w:val="21"/>
        </w:rPr>
        <w:t>-</w:t>
      </w:r>
      <w:r w:rsidR="00C32C52">
        <w:rPr>
          <w:rFonts w:hint="eastAsia"/>
          <w:szCs w:val="21"/>
        </w:rPr>
        <w:t>软加密模式；</w:t>
      </w:r>
      <w:r w:rsidR="00C32C52">
        <w:rPr>
          <w:rFonts w:hint="eastAsia"/>
          <w:szCs w:val="21"/>
        </w:rPr>
        <w:t>2</w:t>
      </w:r>
      <w:r w:rsidR="00C32C52">
        <w:rPr>
          <w:szCs w:val="21"/>
        </w:rPr>
        <w:t>-</w:t>
      </w:r>
      <w:r w:rsidR="00C32C52">
        <w:rPr>
          <w:rFonts w:hint="eastAsia"/>
          <w:szCs w:val="21"/>
        </w:rPr>
        <w:t>明文模式。</w:t>
      </w:r>
    </w:p>
    <w:p w:rsidR="00DB6AE6" w:rsidRDefault="00DB6AE6" w:rsidP="009E1F64">
      <w:pPr>
        <w:pStyle w:val="-"/>
        <w:spacing w:before="63" w:after="63"/>
      </w:pPr>
      <w:r>
        <w:rPr>
          <w:rFonts w:hint="eastAsia"/>
        </w:rPr>
        <w:t>返回值</w:t>
      </w:r>
    </w:p>
    <w:p w:rsidR="00DB6AE6" w:rsidRDefault="00DB6AE6" w:rsidP="009E1F64">
      <w:proofErr w:type="spellStart"/>
      <w:r>
        <w:rPr>
          <w:lang w:val="en-US"/>
        </w:rPr>
        <w:t>api_safe_client_t</w:t>
      </w:r>
      <w:proofErr w:type="spellEnd"/>
      <w:r>
        <w:t xml:space="preserve"> *:</w:t>
      </w:r>
      <w:r>
        <w:tab/>
      </w:r>
      <w:r>
        <w:rPr>
          <w:rFonts w:hint="eastAsia"/>
        </w:rPr>
        <w:t>成功，返回</w:t>
      </w:r>
      <w:proofErr w:type="spellStart"/>
      <w:r>
        <w:t>api_safe_client_t</w:t>
      </w:r>
      <w:proofErr w:type="spellEnd"/>
      <w:r>
        <w:rPr>
          <w:rFonts w:hint="eastAsia"/>
        </w:rPr>
        <w:t>结构指针</w:t>
      </w:r>
    </w:p>
    <w:p w:rsidR="00DB6AE6" w:rsidRDefault="00DB6AE6" w:rsidP="009E1F64">
      <w:pPr>
        <w:rPr>
          <w:szCs w:val="21"/>
        </w:rPr>
      </w:pPr>
      <w:r w:rsidRPr="003865F4">
        <w:rPr>
          <w:szCs w:val="21"/>
        </w:rPr>
        <w:t>NULL</w:t>
      </w:r>
      <w:r>
        <w:rPr>
          <w:szCs w:val="21"/>
        </w:rPr>
        <w:t>:</w:t>
      </w:r>
      <w:r w:rsidRPr="003865F4">
        <w:rPr>
          <w:szCs w:val="21"/>
        </w:rPr>
        <w:tab/>
      </w:r>
      <w:r w:rsidRPr="003865F4">
        <w:rPr>
          <w:szCs w:val="21"/>
        </w:rPr>
        <w:tab/>
      </w:r>
      <w:r w:rsidRPr="003865F4">
        <w:rPr>
          <w:szCs w:val="21"/>
        </w:rPr>
        <w:tab/>
      </w:r>
      <w:r>
        <w:rPr>
          <w:szCs w:val="21"/>
        </w:rPr>
        <w:tab/>
      </w:r>
      <w:r w:rsidRPr="003865F4">
        <w:rPr>
          <w:rFonts w:hint="eastAsia"/>
          <w:szCs w:val="21"/>
        </w:rPr>
        <w:t>失败</w:t>
      </w:r>
    </w:p>
    <w:p w:rsidR="00DB6AE6" w:rsidRDefault="00DB6AE6" w:rsidP="003B087F">
      <w:pPr>
        <w:pStyle w:val="3"/>
      </w:pPr>
      <w:bookmarkStart w:id="432" w:name="_Toc510084941"/>
      <w:bookmarkStart w:id="433" w:name="_Toc15026794"/>
      <w:r>
        <w:rPr>
          <w:rFonts w:hint="eastAsia"/>
        </w:rPr>
        <w:t>连接回</w:t>
      </w:r>
      <w:proofErr w:type="gramStart"/>
      <w:r>
        <w:rPr>
          <w:rFonts w:hint="eastAsia"/>
        </w:rPr>
        <w:t>调函数</w:t>
      </w:r>
      <w:proofErr w:type="gramEnd"/>
      <w:r>
        <w:rPr>
          <w:rFonts w:hint="eastAsia"/>
        </w:rPr>
        <w:t>-</w:t>
      </w:r>
      <w:proofErr w:type="spellStart"/>
      <w:r w:rsidRPr="00A607A3">
        <w:t>cb_connect</w:t>
      </w:r>
      <w:proofErr w:type="spellEnd"/>
      <w:r w:rsidRPr="00A607A3">
        <w:t>_</w:t>
      </w:r>
      <w:bookmarkEnd w:id="432"/>
      <w:bookmarkEnd w:id="433"/>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连接</w:t>
      </w:r>
      <w:r w:rsidR="00052F4E">
        <w:rPr>
          <w:rFonts w:hint="eastAsia"/>
          <w:lang w:val="en-US"/>
        </w:rPr>
        <w:t>硬</w:t>
      </w:r>
      <w:r>
        <w:rPr>
          <w:rFonts w:hint="eastAsia"/>
          <w:lang w:val="en-US"/>
        </w:rPr>
        <w:t>加密设备回调函数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void*</w:t>
      </w:r>
      <w:proofErr w:type="spellStart"/>
      <w:r w:rsidRPr="00491A58">
        <w:rPr>
          <w:lang w:val="en-US"/>
        </w:rPr>
        <w:t>cb_connect</w:t>
      </w:r>
      <w:proofErr w:type="spellEnd"/>
      <w:proofErr w:type="gramStart"/>
      <w:r w:rsidRPr="00491A58">
        <w:rPr>
          <w:lang w:val="en-US"/>
        </w:rPr>
        <w:t>_(</w:t>
      </w:r>
      <w:proofErr w:type="gramEnd"/>
      <w:r w:rsidRPr="00491A58">
        <w:rPr>
          <w:lang w:val="en-US"/>
        </w:rPr>
        <w:t>void *</w:t>
      </w:r>
      <w:proofErr w:type="spellStart"/>
      <w:r w:rsidRPr="00491A58">
        <w:rPr>
          <w:lang w:val="en-US"/>
        </w:rPr>
        <w:t>ctx</w:t>
      </w:r>
      <w:proofErr w:type="spellEnd"/>
      <w:r w:rsidRPr="00491A58">
        <w:rPr>
          <w:lang w:val="en-US"/>
        </w:rPr>
        <w:t>);</w:t>
      </w:r>
    </w:p>
    <w:p w:rsidR="00DB6AE6" w:rsidRDefault="00DB6AE6" w:rsidP="009E1F64">
      <w:pPr>
        <w:pStyle w:val="-"/>
        <w:spacing w:before="63" w:after="63"/>
      </w:pPr>
      <w:r>
        <w:rPr>
          <w:rFonts w:hint="eastAsia"/>
        </w:rPr>
        <w:t>参数</w:t>
      </w:r>
    </w:p>
    <w:p w:rsidR="00DB6AE6" w:rsidRDefault="00DB6AE6" w:rsidP="009E1F64">
      <w:pPr>
        <w:rPr>
          <w:lang w:val="en-US"/>
        </w:rPr>
      </w:pPr>
      <w:proofErr w:type="spellStart"/>
      <w:r>
        <w:rPr>
          <w:rFonts w:hint="eastAsia"/>
          <w:lang w:val="en-US"/>
        </w:rPr>
        <w:t>c</w:t>
      </w:r>
      <w:r>
        <w:rPr>
          <w:lang w:val="en-US"/>
        </w:rPr>
        <w:t>tx</w:t>
      </w:r>
      <w:proofErr w:type="spellEnd"/>
      <w:r>
        <w:rPr>
          <w:lang w:val="en-US"/>
        </w:rPr>
        <w:t>:</w:t>
      </w:r>
      <w:r>
        <w:rPr>
          <w:lang w:val="en-US"/>
        </w:rPr>
        <w:tab/>
      </w:r>
      <w:r>
        <w:rPr>
          <w:lang w:val="en-US"/>
        </w:rPr>
        <w:tab/>
      </w:r>
      <w:r>
        <w:rPr>
          <w:rFonts w:hint="eastAsia"/>
          <w:lang w:val="en-US"/>
        </w:rPr>
        <w:t>输入参数，用户自定义的和加密设备相关的上下文信息</w:t>
      </w:r>
    </w:p>
    <w:p w:rsidR="00DB6AE6" w:rsidRPr="00611F02" w:rsidRDefault="00DB6AE6" w:rsidP="009E1F64">
      <w:pPr>
        <w:pStyle w:val="-"/>
        <w:spacing w:before="63" w:after="63"/>
      </w:pPr>
      <w:r>
        <w:rPr>
          <w:rFonts w:hint="eastAsia"/>
        </w:rPr>
        <w:t>返回值</w:t>
      </w:r>
    </w:p>
    <w:p w:rsidR="00DB6AE6" w:rsidRDefault="00DB6AE6" w:rsidP="009E1F64">
      <w:r>
        <w:t>void*</w:t>
      </w:r>
      <w:r>
        <w:rPr>
          <w:rFonts w:hint="eastAsia"/>
        </w:rPr>
        <w:t>:</w:t>
      </w:r>
      <w:r>
        <w:rPr>
          <w:rFonts w:hint="eastAsia"/>
        </w:rPr>
        <w:tab/>
      </w:r>
      <w:r>
        <w:rPr>
          <w:rFonts w:hint="eastAsia"/>
        </w:rPr>
        <w:t>成功，返回加密设备连接句柄</w:t>
      </w:r>
    </w:p>
    <w:p w:rsidR="00DB6AE6" w:rsidRPr="00701A21" w:rsidRDefault="00DB6AE6" w:rsidP="009E1F64">
      <w:r>
        <w:t>NULL</w:t>
      </w:r>
      <w:r>
        <w:rPr>
          <w:rFonts w:hint="eastAsia"/>
        </w:rPr>
        <w:t>:</w:t>
      </w:r>
      <w:r>
        <w:rPr>
          <w:rFonts w:hint="eastAsia"/>
        </w:rPr>
        <w:tab/>
      </w:r>
      <w:r>
        <w:rPr>
          <w:rFonts w:hint="eastAsia"/>
        </w:rPr>
        <w:t>失败</w:t>
      </w:r>
    </w:p>
    <w:p w:rsidR="00DB6AE6" w:rsidRDefault="00DB6AE6" w:rsidP="003B087F">
      <w:pPr>
        <w:pStyle w:val="3"/>
      </w:pPr>
      <w:bookmarkStart w:id="434" w:name="_Toc510084942"/>
      <w:bookmarkStart w:id="435" w:name="_Toc15026795"/>
      <w:r>
        <w:rPr>
          <w:rFonts w:hint="eastAsia"/>
        </w:rPr>
        <w:t>断开连接回</w:t>
      </w:r>
      <w:proofErr w:type="gramStart"/>
      <w:r>
        <w:rPr>
          <w:rFonts w:hint="eastAsia"/>
        </w:rPr>
        <w:t>调函数</w:t>
      </w:r>
      <w:proofErr w:type="gramEnd"/>
      <w:r>
        <w:rPr>
          <w:rFonts w:hint="eastAsia"/>
        </w:rPr>
        <w:t>-</w:t>
      </w:r>
      <w:proofErr w:type="spellStart"/>
      <w:r w:rsidRPr="00A607A3">
        <w:t>cb_disconnect</w:t>
      </w:r>
      <w:proofErr w:type="spellEnd"/>
      <w:r w:rsidRPr="00A607A3">
        <w:t>_</w:t>
      </w:r>
      <w:bookmarkEnd w:id="434"/>
      <w:bookmarkEnd w:id="435"/>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断开</w:t>
      </w:r>
      <w:r w:rsidR="00052F4E">
        <w:rPr>
          <w:rFonts w:hint="eastAsia"/>
          <w:lang w:val="en-US"/>
        </w:rPr>
        <w:t>硬</w:t>
      </w:r>
      <w:r>
        <w:rPr>
          <w:rFonts w:hint="eastAsia"/>
          <w:lang w:val="en-US"/>
        </w:rPr>
        <w:t>加密设备连接回调函数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lastRenderedPageBreak/>
        <w:t xml:space="preserve">int </w:t>
      </w:r>
      <w:proofErr w:type="spellStart"/>
      <w:r w:rsidRPr="00491A58">
        <w:rPr>
          <w:lang w:val="en-US"/>
        </w:rPr>
        <w:t>cb_disconnect</w:t>
      </w:r>
      <w:proofErr w:type="spellEnd"/>
      <w:proofErr w:type="gramStart"/>
      <w:r w:rsidRPr="00491A58">
        <w:rPr>
          <w:lang w:val="en-US"/>
        </w:rPr>
        <w:t>_(</w:t>
      </w:r>
      <w:proofErr w:type="gramEnd"/>
      <w:r w:rsidRPr="00491A58">
        <w:rPr>
          <w:lang w:val="en-US"/>
        </w:rPr>
        <w:t>void *handle);</w:t>
      </w:r>
    </w:p>
    <w:p w:rsidR="00DB6AE6" w:rsidRDefault="00DB6AE6" w:rsidP="009E1F64">
      <w:pPr>
        <w:pStyle w:val="-"/>
        <w:spacing w:before="63" w:after="63"/>
      </w:pPr>
      <w:r>
        <w:rPr>
          <w:rFonts w:hint="eastAsia"/>
        </w:rPr>
        <w:t>参数</w:t>
      </w:r>
    </w:p>
    <w:p w:rsidR="00DB6AE6" w:rsidRDefault="00DB6AE6" w:rsidP="009E1F64">
      <w:pPr>
        <w:rPr>
          <w:lang w:val="en-US"/>
        </w:rPr>
      </w:pPr>
      <w:r>
        <w:rPr>
          <w:rFonts w:hint="eastAsia"/>
          <w:lang w:val="en-US"/>
        </w:rPr>
        <w:t>handle</w:t>
      </w:r>
      <w:r>
        <w:rPr>
          <w:lang w:val="en-US"/>
        </w:rPr>
        <w:t>:</w:t>
      </w:r>
      <w:r>
        <w:rPr>
          <w:lang w:val="en-US"/>
        </w:rPr>
        <w:tab/>
      </w:r>
      <w:r>
        <w:rPr>
          <w:lang w:val="en-US"/>
        </w:rPr>
        <w:tab/>
      </w:r>
      <w:r>
        <w:rPr>
          <w:rFonts w:hint="eastAsia"/>
          <w:lang w:val="en-US"/>
        </w:rPr>
        <w:t>输入参数，加密设备连接句柄</w:t>
      </w:r>
    </w:p>
    <w:p w:rsidR="00DB6AE6" w:rsidRPr="00611F02" w:rsidRDefault="00DB6AE6" w:rsidP="009E1F64">
      <w:pPr>
        <w:pStyle w:val="-"/>
        <w:spacing w:before="63" w:after="63"/>
      </w:pPr>
      <w:r>
        <w:rPr>
          <w:rFonts w:hint="eastAsia"/>
        </w:rPr>
        <w:t>返回值</w:t>
      </w:r>
    </w:p>
    <w:p w:rsidR="00DB6AE6" w:rsidRDefault="00DB6AE6" w:rsidP="009E1F64">
      <w:r>
        <w:rPr>
          <w:rFonts w:hint="eastAsia"/>
        </w:rPr>
        <w:t>0:</w:t>
      </w:r>
      <w:r>
        <w:rPr>
          <w:rFonts w:hint="eastAsia"/>
        </w:rPr>
        <w:tab/>
      </w:r>
      <w:r>
        <w:rPr>
          <w:rFonts w:hint="eastAsia"/>
        </w:rPr>
        <w:tab/>
      </w:r>
      <w:r>
        <w:rPr>
          <w:rFonts w:hint="eastAsia"/>
        </w:rPr>
        <w:t>成功</w:t>
      </w:r>
    </w:p>
    <w:p w:rsidR="00DB6AE6" w:rsidRDefault="00DB6AE6" w:rsidP="009E1F64">
      <w:r>
        <w:t>-</w:t>
      </w:r>
      <w:r>
        <w:rPr>
          <w:rFonts w:hint="eastAsia"/>
        </w:rPr>
        <w:t>1:</w:t>
      </w:r>
      <w:r>
        <w:rPr>
          <w:rFonts w:hint="eastAsia"/>
        </w:rPr>
        <w:tab/>
      </w:r>
      <w:r>
        <w:rPr>
          <w:rFonts w:hint="eastAsia"/>
        </w:rPr>
        <w:tab/>
      </w:r>
      <w:r>
        <w:rPr>
          <w:rFonts w:hint="eastAsia"/>
        </w:rPr>
        <w:t>失败</w:t>
      </w:r>
    </w:p>
    <w:p w:rsidR="0075322A" w:rsidRDefault="00BD5B62" w:rsidP="0075322A">
      <w:pPr>
        <w:pStyle w:val="3"/>
        <w:rPr>
          <w:lang w:val="en-US"/>
        </w:rPr>
      </w:pPr>
      <w:bookmarkStart w:id="436" w:name="_Toc15026796"/>
      <w:r>
        <w:rPr>
          <w:rFonts w:hint="eastAsia"/>
          <w:lang w:val="en-US"/>
        </w:rPr>
        <w:t>重连回</w:t>
      </w:r>
      <w:proofErr w:type="gramStart"/>
      <w:r>
        <w:rPr>
          <w:rFonts w:hint="eastAsia"/>
          <w:lang w:val="en-US"/>
        </w:rPr>
        <w:t>调函数</w:t>
      </w:r>
      <w:proofErr w:type="gramEnd"/>
      <w:r>
        <w:rPr>
          <w:rFonts w:hint="eastAsia"/>
          <w:lang w:val="en-US"/>
        </w:rPr>
        <w:t>-</w:t>
      </w:r>
      <w:proofErr w:type="spellStart"/>
      <w:r w:rsidR="0075322A" w:rsidRPr="00C04BD9">
        <w:rPr>
          <w:lang w:val="en-US"/>
        </w:rPr>
        <w:t>cb_reconnect</w:t>
      </w:r>
      <w:proofErr w:type="spellEnd"/>
      <w:r w:rsidR="0075322A" w:rsidRPr="00C04BD9">
        <w:rPr>
          <w:lang w:val="en-US"/>
        </w:rPr>
        <w:t>_;</w:t>
      </w:r>
      <w:bookmarkEnd w:id="436"/>
    </w:p>
    <w:p w:rsidR="00D66EA7" w:rsidRDefault="00D66EA7" w:rsidP="00D66EA7">
      <w:pPr>
        <w:pStyle w:val="-"/>
        <w:spacing w:before="63" w:after="63"/>
      </w:pPr>
      <w:r>
        <w:rPr>
          <w:rFonts w:hint="eastAsia"/>
        </w:rPr>
        <w:t>功能说明</w:t>
      </w:r>
    </w:p>
    <w:p w:rsidR="00D66EA7" w:rsidRPr="00BF4540" w:rsidRDefault="00052F4E" w:rsidP="00D66EA7">
      <w:pPr>
        <w:rPr>
          <w:lang w:val="en-US"/>
        </w:rPr>
      </w:pPr>
      <w:r>
        <w:rPr>
          <w:rFonts w:hint="eastAsia"/>
          <w:lang w:val="en-US"/>
        </w:rPr>
        <w:t>硬</w:t>
      </w:r>
      <w:r w:rsidR="00D66EA7">
        <w:rPr>
          <w:rFonts w:hint="eastAsia"/>
          <w:lang w:val="en-US"/>
        </w:rPr>
        <w:t>加密设备重新连接回调函数</w:t>
      </w:r>
      <w:r w:rsidR="00F22D7F">
        <w:rPr>
          <w:rFonts w:hint="eastAsia"/>
          <w:lang w:val="en-US"/>
        </w:rPr>
        <w:t>。若原连接可用，则使用原连接；否则断开原连接进行重连。</w:t>
      </w:r>
    </w:p>
    <w:p w:rsidR="00D66EA7" w:rsidRDefault="00D66EA7" w:rsidP="00D66EA7">
      <w:pPr>
        <w:pStyle w:val="-"/>
        <w:spacing w:before="63" w:after="63"/>
      </w:pPr>
      <w:r>
        <w:rPr>
          <w:rFonts w:hint="eastAsia"/>
        </w:rPr>
        <w:t>函数原型</w:t>
      </w:r>
    </w:p>
    <w:p w:rsidR="00D66EA7" w:rsidRDefault="00D66EA7" w:rsidP="00D66EA7">
      <w:pPr>
        <w:rPr>
          <w:lang w:val="en-US"/>
        </w:rPr>
      </w:pPr>
      <w:r w:rsidRPr="00491A58">
        <w:rPr>
          <w:lang w:val="en-US"/>
        </w:rPr>
        <w:t xml:space="preserve">int </w:t>
      </w:r>
      <w:proofErr w:type="spellStart"/>
      <w:r w:rsidR="00174AEA" w:rsidRPr="00174AEA">
        <w:rPr>
          <w:lang w:val="en-US"/>
        </w:rPr>
        <w:t>cb_reconnect</w:t>
      </w:r>
      <w:proofErr w:type="spellEnd"/>
      <w:proofErr w:type="gramStart"/>
      <w:r w:rsidR="00174AEA" w:rsidRPr="00174AEA">
        <w:rPr>
          <w:lang w:val="en-US"/>
        </w:rPr>
        <w:t>_</w:t>
      </w:r>
      <w:r w:rsidRPr="00491A58">
        <w:rPr>
          <w:lang w:val="en-US"/>
        </w:rPr>
        <w:t>(</w:t>
      </w:r>
      <w:proofErr w:type="gramEnd"/>
      <w:r w:rsidRPr="00491A58">
        <w:rPr>
          <w:lang w:val="en-US"/>
        </w:rPr>
        <w:t>void *handle);</w:t>
      </w:r>
    </w:p>
    <w:p w:rsidR="00D66EA7" w:rsidRDefault="00D66EA7" w:rsidP="00D66EA7">
      <w:pPr>
        <w:pStyle w:val="-"/>
        <w:spacing w:before="63" w:after="63"/>
      </w:pPr>
      <w:r>
        <w:rPr>
          <w:rFonts w:hint="eastAsia"/>
        </w:rPr>
        <w:t>参数</w:t>
      </w:r>
    </w:p>
    <w:p w:rsidR="00D66EA7" w:rsidRDefault="00D66EA7" w:rsidP="00D66EA7">
      <w:pPr>
        <w:rPr>
          <w:lang w:val="en-US"/>
        </w:rPr>
      </w:pPr>
      <w:r>
        <w:rPr>
          <w:rFonts w:hint="eastAsia"/>
          <w:lang w:val="en-US"/>
        </w:rPr>
        <w:t>handle</w:t>
      </w:r>
      <w:r>
        <w:rPr>
          <w:lang w:val="en-US"/>
        </w:rPr>
        <w:t>:</w:t>
      </w:r>
      <w:r>
        <w:rPr>
          <w:lang w:val="en-US"/>
        </w:rPr>
        <w:tab/>
      </w:r>
      <w:r>
        <w:rPr>
          <w:lang w:val="en-US"/>
        </w:rPr>
        <w:tab/>
      </w:r>
      <w:r>
        <w:rPr>
          <w:rFonts w:hint="eastAsia"/>
          <w:lang w:val="en-US"/>
        </w:rPr>
        <w:t>输入参数，加密设备连接句柄</w:t>
      </w:r>
    </w:p>
    <w:p w:rsidR="00D66EA7" w:rsidRPr="00611F02" w:rsidRDefault="00D66EA7" w:rsidP="00D66EA7">
      <w:pPr>
        <w:pStyle w:val="-"/>
        <w:spacing w:before="63" w:after="63"/>
      </w:pPr>
      <w:r>
        <w:rPr>
          <w:rFonts w:hint="eastAsia"/>
        </w:rPr>
        <w:t>返回值</w:t>
      </w:r>
    </w:p>
    <w:p w:rsidR="00D66EA7" w:rsidRDefault="00D66EA7" w:rsidP="00D66EA7">
      <w:r>
        <w:rPr>
          <w:rFonts w:hint="eastAsia"/>
        </w:rPr>
        <w:t>0:</w:t>
      </w:r>
      <w:r>
        <w:rPr>
          <w:rFonts w:hint="eastAsia"/>
        </w:rPr>
        <w:tab/>
      </w:r>
      <w:r>
        <w:rPr>
          <w:rFonts w:hint="eastAsia"/>
        </w:rPr>
        <w:tab/>
      </w:r>
      <w:r w:rsidR="003F266B">
        <w:rPr>
          <w:rFonts w:hint="eastAsia"/>
        </w:rPr>
        <w:t>成功</w:t>
      </w:r>
    </w:p>
    <w:p w:rsidR="00D66EA7" w:rsidRDefault="003F266B" w:rsidP="00D66EA7">
      <w:r>
        <w:rPr>
          <w:rFonts w:hint="eastAsia"/>
        </w:rPr>
        <w:t>非</w:t>
      </w:r>
      <w:r>
        <w:rPr>
          <w:rFonts w:hint="eastAsia"/>
        </w:rPr>
        <w:t>0</w:t>
      </w:r>
      <w:r w:rsidR="00D66EA7">
        <w:rPr>
          <w:rFonts w:hint="eastAsia"/>
        </w:rPr>
        <w:t>:</w:t>
      </w:r>
      <w:r w:rsidR="00D66EA7">
        <w:rPr>
          <w:rFonts w:hint="eastAsia"/>
        </w:rPr>
        <w:tab/>
      </w:r>
      <w:r w:rsidR="004F0F21">
        <w:rPr>
          <w:rFonts w:hint="eastAsia"/>
        </w:rPr>
        <w:t>重连不成功</w:t>
      </w:r>
    </w:p>
    <w:p w:rsidR="0075322A" w:rsidRDefault="00BD5B62" w:rsidP="0075322A">
      <w:pPr>
        <w:pStyle w:val="3"/>
        <w:rPr>
          <w:lang w:val="en-US"/>
        </w:rPr>
      </w:pPr>
      <w:bookmarkStart w:id="437" w:name="_Toc15026797"/>
      <w:r>
        <w:rPr>
          <w:rFonts w:hint="eastAsia"/>
          <w:lang w:val="en-US"/>
        </w:rPr>
        <w:t>重置连接回</w:t>
      </w:r>
      <w:proofErr w:type="gramStart"/>
      <w:r>
        <w:rPr>
          <w:rFonts w:hint="eastAsia"/>
          <w:lang w:val="en-US"/>
        </w:rPr>
        <w:t>调函数</w:t>
      </w:r>
      <w:proofErr w:type="gramEnd"/>
      <w:r>
        <w:rPr>
          <w:rFonts w:hint="eastAsia"/>
          <w:lang w:val="en-US"/>
        </w:rPr>
        <w:t>-</w:t>
      </w:r>
      <w:proofErr w:type="spellStart"/>
      <w:r w:rsidR="0075322A" w:rsidRPr="00C04BD9">
        <w:rPr>
          <w:lang w:val="en-US"/>
        </w:rPr>
        <w:t>cb_reset_connect</w:t>
      </w:r>
      <w:proofErr w:type="spellEnd"/>
      <w:r w:rsidR="0075322A" w:rsidRPr="00C04BD9">
        <w:rPr>
          <w:lang w:val="en-US"/>
        </w:rPr>
        <w:t>_;</w:t>
      </w:r>
      <w:bookmarkEnd w:id="437"/>
    </w:p>
    <w:p w:rsidR="00042740" w:rsidRDefault="00042740" w:rsidP="00042740">
      <w:pPr>
        <w:pStyle w:val="-"/>
        <w:spacing w:before="63" w:after="63"/>
      </w:pPr>
      <w:r>
        <w:rPr>
          <w:rFonts w:hint="eastAsia"/>
        </w:rPr>
        <w:t>功能说明</w:t>
      </w:r>
    </w:p>
    <w:p w:rsidR="00F22D7F" w:rsidRPr="00BF4540" w:rsidRDefault="00B15A42" w:rsidP="00F22D7F">
      <w:pPr>
        <w:rPr>
          <w:lang w:val="en-US"/>
        </w:rPr>
      </w:pPr>
      <w:r>
        <w:rPr>
          <w:rFonts w:hint="eastAsia"/>
          <w:lang w:val="en-US"/>
        </w:rPr>
        <w:t>重置</w:t>
      </w:r>
      <w:r w:rsidR="00052F4E">
        <w:rPr>
          <w:rFonts w:hint="eastAsia"/>
          <w:lang w:val="en-US"/>
        </w:rPr>
        <w:t>硬</w:t>
      </w:r>
      <w:r>
        <w:rPr>
          <w:rFonts w:hint="eastAsia"/>
          <w:lang w:val="en-US"/>
        </w:rPr>
        <w:t>加密设备的连接。</w:t>
      </w:r>
      <w:r w:rsidR="00F22D7F">
        <w:rPr>
          <w:rFonts w:hint="eastAsia"/>
          <w:lang w:val="en-US"/>
        </w:rPr>
        <w:t>无论原连接是否可用，断开原连接进行重连。</w:t>
      </w:r>
    </w:p>
    <w:p w:rsidR="00042740" w:rsidRDefault="00042740" w:rsidP="00042740">
      <w:pPr>
        <w:pStyle w:val="-"/>
        <w:spacing w:before="63" w:after="63"/>
      </w:pPr>
      <w:r>
        <w:rPr>
          <w:rFonts w:hint="eastAsia"/>
        </w:rPr>
        <w:t>函数原型</w:t>
      </w:r>
    </w:p>
    <w:p w:rsidR="00042740" w:rsidRDefault="00042740" w:rsidP="00042740">
      <w:pPr>
        <w:rPr>
          <w:lang w:val="en-US"/>
        </w:rPr>
      </w:pPr>
      <w:r w:rsidRPr="00491A58">
        <w:rPr>
          <w:lang w:val="en-US"/>
        </w:rPr>
        <w:t xml:space="preserve">int </w:t>
      </w:r>
      <w:proofErr w:type="spellStart"/>
      <w:r w:rsidRPr="00174AEA">
        <w:rPr>
          <w:lang w:val="en-US"/>
        </w:rPr>
        <w:t>cb_</w:t>
      </w:r>
      <w:r w:rsidR="00511C69">
        <w:rPr>
          <w:lang w:val="en-US"/>
        </w:rPr>
        <w:t>reset_</w:t>
      </w:r>
      <w:r w:rsidRPr="00174AEA">
        <w:rPr>
          <w:lang w:val="en-US"/>
        </w:rPr>
        <w:t>connect</w:t>
      </w:r>
      <w:proofErr w:type="spellEnd"/>
      <w:proofErr w:type="gramStart"/>
      <w:r w:rsidRPr="00174AEA">
        <w:rPr>
          <w:lang w:val="en-US"/>
        </w:rPr>
        <w:t>_</w:t>
      </w:r>
      <w:r w:rsidRPr="00491A58">
        <w:rPr>
          <w:lang w:val="en-US"/>
        </w:rPr>
        <w:t>(</w:t>
      </w:r>
      <w:proofErr w:type="gramEnd"/>
      <w:r w:rsidRPr="00491A58">
        <w:rPr>
          <w:lang w:val="en-US"/>
        </w:rPr>
        <w:t>void *handle);</w:t>
      </w:r>
    </w:p>
    <w:p w:rsidR="00042740" w:rsidRDefault="00042740" w:rsidP="00042740">
      <w:pPr>
        <w:pStyle w:val="-"/>
        <w:spacing w:before="63" w:after="63"/>
      </w:pPr>
      <w:r>
        <w:rPr>
          <w:rFonts w:hint="eastAsia"/>
        </w:rPr>
        <w:t>参数</w:t>
      </w:r>
    </w:p>
    <w:p w:rsidR="00042740" w:rsidRDefault="00042740" w:rsidP="00042740">
      <w:pPr>
        <w:rPr>
          <w:lang w:val="en-US"/>
        </w:rPr>
      </w:pPr>
      <w:r>
        <w:rPr>
          <w:rFonts w:hint="eastAsia"/>
          <w:lang w:val="en-US"/>
        </w:rPr>
        <w:t>handle</w:t>
      </w:r>
      <w:r>
        <w:rPr>
          <w:lang w:val="en-US"/>
        </w:rPr>
        <w:t>:</w:t>
      </w:r>
      <w:r>
        <w:rPr>
          <w:lang w:val="en-US"/>
        </w:rPr>
        <w:tab/>
      </w:r>
      <w:r>
        <w:rPr>
          <w:lang w:val="en-US"/>
        </w:rPr>
        <w:tab/>
      </w:r>
      <w:r>
        <w:rPr>
          <w:rFonts w:hint="eastAsia"/>
          <w:lang w:val="en-US"/>
        </w:rPr>
        <w:t>输入参数，加密设备连接句柄</w:t>
      </w:r>
    </w:p>
    <w:p w:rsidR="00042740" w:rsidRPr="00611F02" w:rsidRDefault="00042740" w:rsidP="00042740">
      <w:pPr>
        <w:pStyle w:val="-"/>
        <w:spacing w:before="63" w:after="63"/>
      </w:pPr>
      <w:r>
        <w:rPr>
          <w:rFonts w:hint="eastAsia"/>
        </w:rPr>
        <w:t>返回值</w:t>
      </w:r>
    </w:p>
    <w:p w:rsidR="00042740" w:rsidRDefault="00042740" w:rsidP="00042740">
      <w:r>
        <w:rPr>
          <w:rFonts w:hint="eastAsia"/>
        </w:rPr>
        <w:t>0:</w:t>
      </w:r>
      <w:r>
        <w:rPr>
          <w:rFonts w:hint="eastAsia"/>
        </w:rPr>
        <w:tab/>
      </w:r>
      <w:r>
        <w:rPr>
          <w:rFonts w:hint="eastAsia"/>
        </w:rPr>
        <w:tab/>
      </w:r>
      <w:r>
        <w:rPr>
          <w:rFonts w:hint="eastAsia"/>
        </w:rPr>
        <w:t>成功</w:t>
      </w:r>
    </w:p>
    <w:p w:rsidR="00042740" w:rsidRDefault="00042740" w:rsidP="00042740">
      <w:r>
        <w:t>-</w:t>
      </w:r>
      <w:r>
        <w:rPr>
          <w:rFonts w:hint="eastAsia"/>
        </w:rPr>
        <w:t>1:</w:t>
      </w:r>
      <w:r>
        <w:rPr>
          <w:rFonts w:hint="eastAsia"/>
        </w:rPr>
        <w:tab/>
      </w:r>
      <w:r>
        <w:rPr>
          <w:rFonts w:hint="eastAsia"/>
        </w:rPr>
        <w:tab/>
      </w:r>
      <w:r>
        <w:rPr>
          <w:rFonts w:hint="eastAsia"/>
        </w:rPr>
        <w:t>失败</w:t>
      </w:r>
    </w:p>
    <w:p w:rsidR="0075322A" w:rsidRPr="00C04BD9" w:rsidRDefault="00D92109" w:rsidP="0075322A">
      <w:pPr>
        <w:pStyle w:val="3"/>
        <w:rPr>
          <w:lang w:val="en-US"/>
        </w:rPr>
      </w:pPr>
      <w:bookmarkStart w:id="438" w:name="_Toc15026798"/>
      <w:r>
        <w:rPr>
          <w:rFonts w:hint="eastAsia"/>
          <w:lang w:val="en-US"/>
        </w:rPr>
        <w:t>连接状态回</w:t>
      </w:r>
      <w:proofErr w:type="gramStart"/>
      <w:r>
        <w:rPr>
          <w:rFonts w:hint="eastAsia"/>
          <w:lang w:val="en-US"/>
        </w:rPr>
        <w:t>调函数</w:t>
      </w:r>
      <w:proofErr w:type="gramEnd"/>
      <w:r>
        <w:rPr>
          <w:rFonts w:hint="eastAsia"/>
          <w:lang w:val="en-US"/>
        </w:rPr>
        <w:t>-</w:t>
      </w:r>
      <w:proofErr w:type="spellStart"/>
      <w:r w:rsidR="0075322A" w:rsidRPr="00C04BD9">
        <w:rPr>
          <w:lang w:val="en-US"/>
        </w:rPr>
        <w:t>cb_is_connected</w:t>
      </w:r>
      <w:proofErr w:type="spellEnd"/>
      <w:r w:rsidR="0075322A" w:rsidRPr="00C04BD9">
        <w:rPr>
          <w:lang w:val="en-US"/>
        </w:rPr>
        <w:t>_;</w:t>
      </w:r>
      <w:bookmarkEnd w:id="438"/>
    </w:p>
    <w:p w:rsidR="00042740" w:rsidRDefault="00042740" w:rsidP="00042740">
      <w:pPr>
        <w:pStyle w:val="-"/>
        <w:spacing w:before="63" w:after="63"/>
      </w:pPr>
      <w:r>
        <w:rPr>
          <w:rFonts w:hint="eastAsia"/>
        </w:rPr>
        <w:t>功能说明</w:t>
      </w:r>
    </w:p>
    <w:p w:rsidR="00042740" w:rsidRPr="00BF4540" w:rsidRDefault="00576125" w:rsidP="00042740">
      <w:pPr>
        <w:rPr>
          <w:lang w:val="en-US"/>
        </w:rPr>
      </w:pPr>
      <w:r>
        <w:rPr>
          <w:rFonts w:hint="eastAsia"/>
          <w:lang w:val="en-US"/>
        </w:rPr>
        <w:t>获取</w:t>
      </w:r>
      <w:r w:rsidR="00052F4E">
        <w:rPr>
          <w:rFonts w:hint="eastAsia"/>
          <w:lang w:val="en-US"/>
        </w:rPr>
        <w:t>硬</w:t>
      </w:r>
      <w:r>
        <w:rPr>
          <w:rFonts w:hint="eastAsia"/>
          <w:lang w:val="en-US"/>
        </w:rPr>
        <w:t>加密设备连接状态</w:t>
      </w:r>
    </w:p>
    <w:p w:rsidR="00042740" w:rsidRDefault="00042740" w:rsidP="00042740">
      <w:pPr>
        <w:pStyle w:val="-"/>
        <w:spacing w:before="63" w:after="63"/>
      </w:pPr>
      <w:r>
        <w:rPr>
          <w:rFonts w:hint="eastAsia"/>
        </w:rPr>
        <w:t>函数原型</w:t>
      </w:r>
    </w:p>
    <w:p w:rsidR="00042740" w:rsidRDefault="00042740" w:rsidP="00042740">
      <w:pPr>
        <w:rPr>
          <w:lang w:val="en-US"/>
        </w:rPr>
      </w:pPr>
      <w:r w:rsidRPr="00491A58">
        <w:rPr>
          <w:lang w:val="en-US"/>
        </w:rPr>
        <w:t xml:space="preserve">int </w:t>
      </w:r>
      <w:proofErr w:type="spellStart"/>
      <w:r w:rsidRPr="00174AEA">
        <w:rPr>
          <w:lang w:val="en-US"/>
        </w:rPr>
        <w:t>cb_</w:t>
      </w:r>
      <w:r w:rsidR="0035537A">
        <w:rPr>
          <w:lang w:val="en-US"/>
        </w:rPr>
        <w:t>is_</w:t>
      </w:r>
      <w:r w:rsidRPr="00174AEA">
        <w:rPr>
          <w:lang w:val="en-US"/>
        </w:rPr>
        <w:t>connect</w:t>
      </w:r>
      <w:r w:rsidR="0035537A">
        <w:rPr>
          <w:lang w:val="en-US"/>
        </w:rPr>
        <w:t>ed</w:t>
      </w:r>
      <w:proofErr w:type="spellEnd"/>
      <w:proofErr w:type="gramStart"/>
      <w:r w:rsidRPr="00174AEA">
        <w:rPr>
          <w:lang w:val="en-US"/>
        </w:rPr>
        <w:t>_</w:t>
      </w:r>
      <w:r w:rsidRPr="00491A58">
        <w:rPr>
          <w:lang w:val="en-US"/>
        </w:rPr>
        <w:t>(</w:t>
      </w:r>
      <w:proofErr w:type="gramEnd"/>
      <w:r w:rsidRPr="00491A58">
        <w:rPr>
          <w:lang w:val="en-US"/>
        </w:rPr>
        <w:t>void *handle);</w:t>
      </w:r>
    </w:p>
    <w:p w:rsidR="00042740" w:rsidRDefault="00042740" w:rsidP="00042740">
      <w:pPr>
        <w:pStyle w:val="-"/>
        <w:spacing w:before="63" w:after="63"/>
      </w:pPr>
      <w:r>
        <w:rPr>
          <w:rFonts w:hint="eastAsia"/>
        </w:rPr>
        <w:t>参数</w:t>
      </w:r>
    </w:p>
    <w:p w:rsidR="00042740" w:rsidRDefault="00042740" w:rsidP="00042740">
      <w:pPr>
        <w:rPr>
          <w:lang w:val="en-US"/>
        </w:rPr>
      </w:pPr>
      <w:r>
        <w:rPr>
          <w:rFonts w:hint="eastAsia"/>
          <w:lang w:val="en-US"/>
        </w:rPr>
        <w:t>handle</w:t>
      </w:r>
      <w:r>
        <w:rPr>
          <w:lang w:val="en-US"/>
        </w:rPr>
        <w:t>:</w:t>
      </w:r>
      <w:r>
        <w:rPr>
          <w:lang w:val="en-US"/>
        </w:rPr>
        <w:tab/>
      </w:r>
      <w:r>
        <w:rPr>
          <w:lang w:val="en-US"/>
        </w:rPr>
        <w:tab/>
      </w:r>
      <w:r>
        <w:rPr>
          <w:rFonts w:hint="eastAsia"/>
          <w:lang w:val="en-US"/>
        </w:rPr>
        <w:t>输入参数，加密设备连接句柄</w:t>
      </w:r>
    </w:p>
    <w:p w:rsidR="00042740" w:rsidRPr="00611F02" w:rsidRDefault="00042740" w:rsidP="00042740">
      <w:pPr>
        <w:pStyle w:val="-"/>
        <w:spacing w:before="63" w:after="63"/>
      </w:pPr>
      <w:r>
        <w:rPr>
          <w:rFonts w:hint="eastAsia"/>
        </w:rPr>
        <w:t>返回值</w:t>
      </w:r>
    </w:p>
    <w:p w:rsidR="00042740" w:rsidRDefault="00FE32DF" w:rsidP="00042740">
      <w:r>
        <w:lastRenderedPageBreak/>
        <w:t>1</w:t>
      </w:r>
      <w:r w:rsidR="00042740">
        <w:rPr>
          <w:rFonts w:hint="eastAsia"/>
        </w:rPr>
        <w:t>:</w:t>
      </w:r>
      <w:r w:rsidR="00042740">
        <w:rPr>
          <w:rFonts w:hint="eastAsia"/>
        </w:rPr>
        <w:tab/>
      </w:r>
      <w:r w:rsidR="00042740">
        <w:rPr>
          <w:rFonts w:hint="eastAsia"/>
        </w:rPr>
        <w:tab/>
      </w:r>
      <w:r>
        <w:rPr>
          <w:rFonts w:hint="eastAsia"/>
        </w:rPr>
        <w:t>加密设备处于连接状态</w:t>
      </w:r>
    </w:p>
    <w:p w:rsidR="00042740" w:rsidRDefault="00FE32DF" w:rsidP="00042740">
      <w:r>
        <w:t>0</w:t>
      </w:r>
      <w:r w:rsidR="00042740">
        <w:rPr>
          <w:rFonts w:hint="eastAsia"/>
        </w:rPr>
        <w:t>:</w:t>
      </w:r>
      <w:r w:rsidR="00042740">
        <w:rPr>
          <w:rFonts w:hint="eastAsia"/>
        </w:rPr>
        <w:tab/>
      </w:r>
      <w:r w:rsidR="00042740">
        <w:rPr>
          <w:rFonts w:hint="eastAsia"/>
        </w:rPr>
        <w:tab/>
      </w:r>
      <w:r>
        <w:rPr>
          <w:rFonts w:hint="eastAsia"/>
        </w:rPr>
        <w:t>加密设备处于断连状态</w:t>
      </w:r>
    </w:p>
    <w:p w:rsidR="00FE32DF" w:rsidRDefault="00FE32DF" w:rsidP="00042740">
      <w:r>
        <w:rPr>
          <w:rFonts w:hint="eastAsia"/>
        </w:rPr>
        <w:t>其他：</w:t>
      </w:r>
      <w:r>
        <w:tab/>
      </w:r>
      <w:r w:rsidR="00970897">
        <w:rPr>
          <w:rFonts w:hint="eastAsia"/>
        </w:rPr>
        <w:t>获取状态失败</w:t>
      </w:r>
    </w:p>
    <w:p w:rsidR="00DB6AE6" w:rsidRDefault="00DB6AE6" w:rsidP="003B087F">
      <w:pPr>
        <w:pStyle w:val="3"/>
      </w:pPr>
      <w:bookmarkStart w:id="439" w:name="_Toc510084943"/>
      <w:bookmarkStart w:id="440" w:name="_Toc15026799"/>
      <w:r>
        <w:rPr>
          <w:rFonts w:hint="eastAsia"/>
        </w:rPr>
        <w:t>加密回</w:t>
      </w:r>
      <w:proofErr w:type="gramStart"/>
      <w:r>
        <w:rPr>
          <w:rFonts w:hint="eastAsia"/>
        </w:rPr>
        <w:t>调函数</w:t>
      </w:r>
      <w:proofErr w:type="gramEnd"/>
      <w:r>
        <w:rPr>
          <w:rFonts w:hint="eastAsia"/>
        </w:rPr>
        <w:t>-</w:t>
      </w:r>
      <w:proofErr w:type="spellStart"/>
      <w:r w:rsidRPr="00A607A3">
        <w:t>cb_encrypt</w:t>
      </w:r>
      <w:proofErr w:type="spellEnd"/>
      <w:r w:rsidRPr="00A607A3">
        <w:t>_</w:t>
      </w:r>
      <w:bookmarkEnd w:id="439"/>
      <w:bookmarkEnd w:id="440"/>
      <w:r w:rsidRPr="00A607A3">
        <w:t xml:space="preserve"> </w:t>
      </w:r>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加密原始数据的回调函数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 xml:space="preserve">int </w:t>
      </w:r>
      <w:proofErr w:type="spellStart"/>
      <w:r w:rsidRPr="00491A58">
        <w:rPr>
          <w:lang w:val="en-US"/>
        </w:rPr>
        <w:t>cb_encrypt</w:t>
      </w:r>
      <w:proofErr w:type="spellEnd"/>
      <w:r w:rsidRPr="00491A58">
        <w:rPr>
          <w:lang w:val="en-US"/>
        </w:rPr>
        <w:t>_</w:t>
      </w:r>
      <w:r w:rsidR="00036AA9" w:rsidRPr="00036AA9">
        <w:t xml:space="preserve"> </w:t>
      </w:r>
      <w:r w:rsidR="00036AA9" w:rsidRPr="00036AA9">
        <w:rPr>
          <w:lang w:val="en-US"/>
        </w:rPr>
        <w:t>(void *handle, const unsigned char *</w:t>
      </w:r>
      <w:proofErr w:type="spellStart"/>
      <w:r w:rsidR="00036AA9" w:rsidRPr="00036AA9">
        <w:rPr>
          <w:lang w:val="en-US"/>
        </w:rPr>
        <w:t>skey</w:t>
      </w:r>
      <w:proofErr w:type="spellEnd"/>
      <w:r w:rsidR="00036AA9" w:rsidRPr="00036AA9">
        <w:rPr>
          <w:lang w:val="en-US"/>
        </w:rPr>
        <w:t xml:space="preserve">, const unsigned int </w:t>
      </w:r>
      <w:proofErr w:type="spellStart"/>
      <w:r w:rsidR="00036AA9" w:rsidRPr="00036AA9">
        <w:rPr>
          <w:lang w:val="en-US"/>
        </w:rPr>
        <w:t>skey_len</w:t>
      </w:r>
      <w:proofErr w:type="spellEnd"/>
      <w:r w:rsidR="00036AA9" w:rsidRPr="00036AA9">
        <w:rPr>
          <w:lang w:val="en-US"/>
        </w:rPr>
        <w:t>, const unsigned char *</w:t>
      </w:r>
      <w:proofErr w:type="spellStart"/>
      <w:r w:rsidR="00036AA9" w:rsidRPr="00036AA9">
        <w:rPr>
          <w:lang w:val="en-US"/>
        </w:rPr>
        <w:t>src</w:t>
      </w:r>
      <w:proofErr w:type="spellEnd"/>
      <w:r w:rsidR="00036AA9" w:rsidRPr="00036AA9">
        <w:rPr>
          <w:lang w:val="en-US"/>
        </w:rPr>
        <w:t xml:space="preserve">, const unsigned int </w:t>
      </w:r>
      <w:proofErr w:type="spellStart"/>
      <w:r w:rsidR="00036AA9" w:rsidRPr="00036AA9">
        <w:rPr>
          <w:lang w:val="en-US"/>
        </w:rPr>
        <w:t>src_len</w:t>
      </w:r>
      <w:proofErr w:type="spellEnd"/>
      <w:r w:rsidR="00036AA9" w:rsidRPr="00036AA9">
        <w:rPr>
          <w:lang w:val="en-US"/>
        </w:rPr>
        <w:t>, unsigned char *</w:t>
      </w:r>
      <w:proofErr w:type="spellStart"/>
      <w:r w:rsidR="00036AA9" w:rsidRPr="00036AA9">
        <w:rPr>
          <w:lang w:val="en-US"/>
        </w:rPr>
        <w:t>dst</w:t>
      </w:r>
      <w:proofErr w:type="spellEnd"/>
      <w:r w:rsidR="00036AA9" w:rsidRPr="00036AA9">
        <w:rPr>
          <w:lang w:val="en-US"/>
        </w:rPr>
        <w:t>, unsigned int *cap)</w:t>
      </w:r>
      <w:r w:rsidRPr="00491A58">
        <w:rPr>
          <w:lang w:val="en-US"/>
        </w:rPr>
        <w:t>;</w:t>
      </w:r>
    </w:p>
    <w:p w:rsidR="00DB6AE6" w:rsidRDefault="00DB6AE6" w:rsidP="009E1F64">
      <w:pPr>
        <w:pStyle w:val="-"/>
        <w:spacing w:before="63" w:after="63"/>
      </w:pPr>
      <w:r>
        <w:rPr>
          <w:rFonts w:hint="eastAsia"/>
        </w:rPr>
        <w:t>参数</w:t>
      </w:r>
    </w:p>
    <w:p w:rsidR="00DB6AE6" w:rsidRDefault="00DB6AE6" w:rsidP="009E1F64">
      <w:pPr>
        <w:rPr>
          <w:lang w:val="en-US"/>
        </w:rPr>
      </w:pPr>
      <w:r>
        <w:rPr>
          <w:rFonts w:hint="eastAsia"/>
          <w:lang w:val="en-US"/>
        </w:rPr>
        <w:t>h</w:t>
      </w:r>
      <w:r>
        <w:rPr>
          <w:lang w:val="en-US"/>
        </w:rPr>
        <w:t>andle:</w:t>
      </w:r>
      <w:r>
        <w:rPr>
          <w:lang w:val="en-US"/>
        </w:rPr>
        <w:tab/>
      </w:r>
      <w:r>
        <w:rPr>
          <w:lang w:val="en-US"/>
        </w:rPr>
        <w:tab/>
      </w:r>
      <w:r>
        <w:rPr>
          <w:rFonts w:hint="eastAsia"/>
          <w:lang w:val="en-US"/>
        </w:rPr>
        <w:t>输入参数，加密设备连接句柄</w:t>
      </w:r>
    </w:p>
    <w:p w:rsidR="00DB6AE6" w:rsidRDefault="00DB6AE6" w:rsidP="009E1F64">
      <w:pPr>
        <w:rPr>
          <w:lang w:val="en-US"/>
        </w:rPr>
      </w:pPr>
      <w:proofErr w:type="spellStart"/>
      <w:r>
        <w:rPr>
          <w:rFonts w:hint="eastAsia"/>
          <w:lang w:val="en-US"/>
        </w:rPr>
        <w:t>s</w:t>
      </w:r>
      <w:r>
        <w:rPr>
          <w:lang w:val="en-US"/>
        </w:rPr>
        <w:t>key</w:t>
      </w:r>
      <w:proofErr w:type="spellEnd"/>
      <w:r>
        <w:rPr>
          <w:lang w:val="en-US"/>
        </w:rPr>
        <w:t>:</w:t>
      </w:r>
      <w:r>
        <w:rPr>
          <w:lang w:val="en-US"/>
        </w:rPr>
        <w:tab/>
      </w:r>
      <w:r>
        <w:rPr>
          <w:lang w:val="en-US"/>
        </w:rPr>
        <w:tab/>
      </w:r>
      <w:r>
        <w:rPr>
          <w:rFonts w:hint="eastAsia"/>
          <w:lang w:val="en-US"/>
        </w:rPr>
        <w:t>输入参数，会话密钥</w:t>
      </w:r>
    </w:p>
    <w:p w:rsidR="00DB6AE6" w:rsidRDefault="00DB6AE6" w:rsidP="009E1F64">
      <w:pPr>
        <w:rPr>
          <w:lang w:val="en-US"/>
        </w:rPr>
      </w:pPr>
      <w:proofErr w:type="spellStart"/>
      <w:r>
        <w:rPr>
          <w:rFonts w:hint="eastAsia"/>
          <w:lang w:val="en-US"/>
        </w:rPr>
        <w:t>s</w:t>
      </w:r>
      <w:r>
        <w:rPr>
          <w:lang w:val="en-US"/>
        </w:rPr>
        <w:t>key_len</w:t>
      </w:r>
      <w:proofErr w:type="spellEnd"/>
      <w:r>
        <w:rPr>
          <w:lang w:val="en-US"/>
        </w:rPr>
        <w:t>:</w:t>
      </w:r>
      <w:r>
        <w:rPr>
          <w:lang w:val="en-US"/>
        </w:rPr>
        <w:tab/>
      </w:r>
      <w:r>
        <w:rPr>
          <w:lang w:val="en-US"/>
        </w:rPr>
        <w:tab/>
      </w:r>
      <w:r>
        <w:rPr>
          <w:rFonts w:hint="eastAsia"/>
          <w:lang w:val="en-US"/>
        </w:rPr>
        <w:t>输入参数，会话密钥长度</w:t>
      </w:r>
    </w:p>
    <w:p w:rsidR="00DB6AE6" w:rsidRDefault="00DB6AE6" w:rsidP="009E1F64">
      <w:pPr>
        <w:rPr>
          <w:lang w:val="en-US"/>
        </w:rPr>
      </w:pPr>
      <w:proofErr w:type="spellStart"/>
      <w:r>
        <w:rPr>
          <w:rFonts w:hint="eastAsia"/>
          <w:lang w:val="en-US"/>
        </w:rPr>
        <w:t>s</w:t>
      </w:r>
      <w:r>
        <w:rPr>
          <w:lang w:val="en-US"/>
        </w:rPr>
        <w:t>rc</w:t>
      </w:r>
      <w:proofErr w:type="spellEnd"/>
      <w:r>
        <w:rPr>
          <w:lang w:val="en-US"/>
        </w:rPr>
        <w:t>:</w:t>
      </w:r>
      <w:r>
        <w:rPr>
          <w:lang w:val="en-US"/>
        </w:rPr>
        <w:tab/>
      </w:r>
      <w:r>
        <w:rPr>
          <w:lang w:val="en-US"/>
        </w:rPr>
        <w:tab/>
      </w:r>
      <w:r>
        <w:rPr>
          <w:lang w:val="en-US"/>
        </w:rPr>
        <w:tab/>
      </w:r>
      <w:r>
        <w:rPr>
          <w:rFonts w:hint="eastAsia"/>
          <w:lang w:val="en-US"/>
        </w:rPr>
        <w:t>输入参数，待加密的原始数据</w:t>
      </w:r>
    </w:p>
    <w:p w:rsidR="00DB6AE6" w:rsidRDefault="00DB6AE6" w:rsidP="009E1F64">
      <w:pPr>
        <w:rPr>
          <w:lang w:val="en-US"/>
        </w:rPr>
      </w:pPr>
      <w:proofErr w:type="spellStart"/>
      <w:r>
        <w:rPr>
          <w:lang w:val="en-US"/>
        </w:rPr>
        <w:t>src_len</w:t>
      </w:r>
      <w:proofErr w:type="spellEnd"/>
      <w:r>
        <w:rPr>
          <w:lang w:val="en-US"/>
        </w:rPr>
        <w:t>:</w:t>
      </w:r>
      <w:r>
        <w:rPr>
          <w:lang w:val="en-US"/>
        </w:rPr>
        <w:tab/>
      </w:r>
      <w:r>
        <w:rPr>
          <w:lang w:val="en-US"/>
        </w:rPr>
        <w:tab/>
      </w:r>
      <w:r>
        <w:rPr>
          <w:rFonts w:hint="eastAsia"/>
          <w:lang w:val="en-US"/>
        </w:rPr>
        <w:t>输入参数，待加密的原始数据长度</w:t>
      </w:r>
    </w:p>
    <w:p w:rsidR="00DB6AE6" w:rsidRDefault="00DB6AE6" w:rsidP="009E1F64">
      <w:pPr>
        <w:rPr>
          <w:lang w:val="en-US"/>
        </w:rPr>
      </w:pPr>
      <w:proofErr w:type="spellStart"/>
      <w:r>
        <w:rPr>
          <w:rFonts w:hint="eastAsia"/>
          <w:lang w:val="en-US"/>
        </w:rPr>
        <w:t>d</w:t>
      </w:r>
      <w:r>
        <w:rPr>
          <w:lang w:val="en-US"/>
        </w:rPr>
        <w:t>st</w:t>
      </w:r>
      <w:proofErr w:type="spellEnd"/>
      <w:r>
        <w:rPr>
          <w:lang w:val="en-US"/>
        </w:rPr>
        <w:t>:</w:t>
      </w:r>
      <w:r>
        <w:rPr>
          <w:lang w:val="en-US"/>
        </w:rPr>
        <w:tab/>
      </w:r>
      <w:r>
        <w:rPr>
          <w:lang w:val="en-US"/>
        </w:rPr>
        <w:tab/>
      </w:r>
      <w:r>
        <w:rPr>
          <w:lang w:val="en-US"/>
        </w:rPr>
        <w:tab/>
      </w:r>
      <w:r>
        <w:rPr>
          <w:rFonts w:hint="eastAsia"/>
          <w:lang w:val="en-US"/>
        </w:rPr>
        <w:t>输出参数，密文</w:t>
      </w:r>
      <w:r w:rsidR="00201FED">
        <w:rPr>
          <w:rFonts w:hint="eastAsia"/>
          <w:lang w:val="en-US"/>
        </w:rPr>
        <w:t>，二进制编码</w:t>
      </w:r>
    </w:p>
    <w:p w:rsidR="00DB6AE6" w:rsidRDefault="00DB6AE6" w:rsidP="009E1F64">
      <w:pPr>
        <w:rPr>
          <w:lang w:val="en-US"/>
        </w:rPr>
      </w:pPr>
      <w:r>
        <w:rPr>
          <w:rFonts w:hint="eastAsia"/>
          <w:lang w:val="en-US"/>
        </w:rPr>
        <w:t>c</w:t>
      </w:r>
      <w:r>
        <w:rPr>
          <w:lang w:val="en-US"/>
        </w:rPr>
        <w:t>ap:</w:t>
      </w:r>
      <w:r>
        <w:rPr>
          <w:lang w:val="en-US"/>
        </w:rPr>
        <w:tab/>
      </w:r>
      <w:r>
        <w:rPr>
          <w:lang w:val="en-US"/>
        </w:rPr>
        <w:tab/>
      </w:r>
      <w:r>
        <w:rPr>
          <w:lang w:val="en-US"/>
        </w:rPr>
        <w:tab/>
      </w:r>
      <w:r>
        <w:rPr>
          <w:rFonts w:hint="eastAsia"/>
          <w:lang w:val="en-US"/>
        </w:rPr>
        <w:t>输出参数，密文长度</w:t>
      </w:r>
    </w:p>
    <w:p w:rsidR="00DB6AE6" w:rsidRPr="00611F02" w:rsidRDefault="00DB6AE6" w:rsidP="009E1F64">
      <w:pPr>
        <w:pStyle w:val="-"/>
        <w:spacing w:before="63" w:after="63"/>
      </w:pPr>
      <w:r>
        <w:rPr>
          <w:rFonts w:hint="eastAsia"/>
        </w:rPr>
        <w:t>返回值</w:t>
      </w:r>
    </w:p>
    <w:p w:rsidR="00DB6AE6" w:rsidRDefault="00DB6AE6" w:rsidP="009E1F64">
      <w:r>
        <w:rPr>
          <w:rFonts w:hint="eastAsia"/>
        </w:rPr>
        <w:t>0:</w:t>
      </w:r>
      <w:r>
        <w:rPr>
          <w:rFonts w:hint="eastAsia"/>
        </w:rPr>
        <w:tab/>
      </w:r>
      <w:r>
        <w:rPr>
          <w:rFonts w:hint="eastAsia"/>
        </w:rPr>
        <w:tab/>
      </w:r>
      <w:r>
        <w:rPr>
          <w:rFonts w:hint="eastAsia"/>
        </w:rPr>
        <w:t>成功</w:t>
      </w:r>
    </w:p>
    <w:p w:rsidR="00A92F7B" w:rsidRDefault="00A92F7B" w:rsidP="009E1F64">
      <w:r>
        <w:rPr>
          <w:rFonts w:hint="eastAsia"/>
        </w:rPr>
        <w:t>1</w:t>
      </w:r>
      <w:r>
        <w:t>588</w:t>
      </w:r>
      <w:r>
        <w:rPr>
          <w:rFonts w:hint="eastAsia"/>
        </w:rPr>
        <w:t>:</w:t>
      </w:r>
      <w:r>
        <w:tab/>
      </w:r>
      <w:r w:rsidR="00EE67E6">
        <w:rPr>
          <w:rFonts w:hint="eastAsia"/>
        </w:rPr>
        <w:t>与</w:t>
      </w:r>
      <w:proofErr w:type="gramStart"/>
      <w:r w:rsidR="00EE67E6">
        <w:rPr>
          <w:rFonts w:hint="eastAsia"/>
        </w:rPr>
        <w:t>加密机</w:t>
      </w:r>
      <w:proofErr w:type="gramEnd"/>
      <w:r>
        <w:rPr>
          <w:rFonts w:hint="eastAsia"/>
        </w:rPr>
        <w:t>网络</w:t>
      </w:r>
      <w:r w:rsidR="009C659A">
        <w:rPr>
          <w:rFonts w:hint="eastAsia"/>
        </w:rPr>
        <w:t>错误</w:t>
      </w:r>
    </w:p>
    <w:p w:rsidR="00DB6AE6" w:rsidRPr="00701A21" w:rsidRDefault="00346015" w:rsidP="009E1F64">
      <w:r>
        <w:rPr>
          <w:rFonts w:hint="eastAsia"/>
        </w:rPr>
        <w:t>-1</w:t>
      </w:r>
      <w:r w:rsidR="00DB6AE6">
        <w:rPr>
          <w:rFonts w:hint="eastAsia"/>
        </w:rPr>
        <w:t>:</w:t>
      </w:r>
      <w:r w:rsidR="00DB6AE6">
        <w:rPr>
          <w:rFonts w:hint="eastAsia"/>
        </w:rPr>
        <w:tab/>
      </w:r>
      <w:r w:rsidR="00DB6AE6">
        <w:rPr>
          <w:rFonts w:hint="eastAsia"/>
        </w:rPr>
        <w:tab/>
      </w:r>
      <w:r w:rsidR="00DB6AE6">
        <w:rPr>
          <w:rFonts w:hint="eastAsia"/>
        </w:rPr>
        <w:t>失败</w:t>
      </w:r>
    </w:p>
    <w:p w:rsidR="00DB6AE6" w:rsidRDefault="00DB6AE6" w:rsidP="003B087F">
      <w:pPr>
        <w:pStyle w:val="3"/>
      </w:pPr>
      <w:bookmarkStart w:id="441" w:name="_Toc510084944"/>
      <w:bookmarkStart w:id="442" w:name="_Toc15026800"/>
      <w:proofErr w:type="gramStart"/>
      <w:r>
        <w:rPr>
          <w:rFonts w:hint="eastAsia"/>
        </w:rPr>
        <w:t>解密回调函数</w:t>
      </w:r>
      <w:proofErr w:type="gramEnd"/>
      <w:r>
        <w:rPr>
          <w:rFonts w:hint="eastAsia"/>
        </w:rPr>
        <w:t>-</w:t>
      </w:r>
      <w:proofErr w:type="spellStart"/>
      <w:r w:rsidRPr="00A607A3">
        <w:t>cb_decrypt</w:t>
      </w:r>
      <w:proofErr w:type="spellEnd"/>
      <w:r w:rsidRPr="00A607A3">
        <w:t>_</w:t>
      </w:r>
      <w:bookmarkEnd w:id="441"/>
      <w:bookmarkEnd w:id="442"/>
      <w:r w:rsidRPr="00A607A3">
        <w:t xml:space="preserve"> </w:t>
      </w:r>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解密密文数据的回调函数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 xml:space="preserve">int </w:t>
      </w:r>
      <w:proofErr w:type="spellStart"/>
      <w:r w:rsidRPr="00491A58">
        <w:rPr>
          <w:lang w:val="en-US"/>
        </w:rPr>
        <w:t>cb_decrypt</w:t>
      </w:r>
      <w:proofErr w:type="spellEnd"/>
      <w:proofErr w:type="gramStart"/>
      <w:r w:rsidRPr="00491A58">
        <w:rPr>
          <w:lang w:val="en-US"/>
        </w:rPr>
        <w:t>_</w:t>
      </w:r>
      <w:r w:rsidR="0060691D" w:rsidRPr="0060691D">
        <w:rPr>
          <w:lang w:val="en-US"/>
        </w:rPr>
        <w:t>(</w:t>
      </w:r>
      <w:proofErr w:type="gramEnd"/>
      <w:r w:rsidR="0060691D" w:rsidRPr="0060691D">
        <w:rPr>
          <w:lang w:val="en-US"/>
        </w:rPr>
        <w:t>void *handle, const unsigned char *</w:t>
      </w:r>
      <w:proofErr w:type="spellStart"/>
      <w:r w:rsidR="0060691D" w:rsidRPr="0060691D">
        <w:rPr>
          <w:lang w:val="en-US"/>
        </w:rPr>
        <w:t>skey</w:t>
      </w:r>
      <w:proofErr w:type="spellEnd"/>
      <w:r w:rsidR="0060691D" w:rsidRPr="0060691D">
        <w:rPr>
          <w:lang w:val="en-US"/>
        </w:rPr>
        <w:t xml:space="preserve">, const unsigned int </w:t>
      </w:r>
      <w:proofErr w:type="spellStart"/>
      <w:r w:rsidR="0060691D" w:rsidRPr="0060691D">
        <w:rPr>
          <w:lang w:val="en-US"/>
        </w:rPr>
        <w:t>skey_len</w:t>
      </w:r>
      <w:proofErr w:type="spellEnd"/>
      <w:r w:rsidR="0060691D" w:rsidRPr="0060691D">
        <w:rPr>
          <w:lang w:val="en-US"/>
        </w:rPr>
        <w:t>, const unsigned char *</w:t>
      </w:r>
      <w:proofErr w:type="spellStart"/>
      <w:r w:rsidR="0060691D" w:rsidRPr="0060691D">
        <w:rPr>
          <w:lang w:val="en-US"/>
        </w:rPr>
        <w:t>src</w:t>
      </w:r>
      <w:proofErr w:type="spellEnd"/>
      <w:r w:rsidR="0060691D" w:rsidRPr="0060691D">
        <w:rPr>
          <w:lang w:val="en-US"/>
        </w:rPr>
        <w:t xml:space="preserve">, const unsigned int </w:t>
      </w:r>
      <w:proofErr w:type="spellStart"/>
      <w:r w:rsidR="0060691D" w:rsidRPr="0060691D">
        <w:rPr>
          <w:lang w:val="en-US"/>
        </w:rPr>
        <w:t>src_len</w:t>
      </w:r>
      <w:proofErr w:type="spellEnd"/>
      <w:r w:rsidR="0060691D" w:rsidRPr="0060691D">
        <w:rPr>
          <w:lang w:val="en-US"/>
        </w:rPr>
        <w:t>, unsigned char *</w:t>
      </w:r>
      <w:proofErr w:type="spellStart"/>
      <w:r w:rsidR="0060691D" w:rsidRPr="0060691D">
        <w:rPr>
          <w:lang w:val="en-US"/>
        </w:rPr>
        <w:t>dst</w:t>
      </w:r>
      <w:proofErr w:type="spellEnd"/>
      <w:r w:rsidR="0060691D" w:rsidRPr="0060691D">
        <w:rPr>
          <w:lang w:val="en-US"/>
        </w:rPr>
        <w:t>, unsigned int *cap);</w:t>
      </w:r>
    </w:p>
    <w:p w:rsidR="00DB6AE6" w:rsidRDefault="00DB6AE6" w:rsidP="009E1F64">
      <w:pPr>
        <w:pStyle w:val="-"/>
        <w:spacing w:before="63" w:after="63"/>
      </w:pPr>
      <w:r>
        <w:rPr>
          <w:rFonts w:hint="eastAsia"/>
        </w:rPr>
        <w:t>参数</w:t>
      </w:r>
    </w:p>
    <w:p w:rsidR="00DB6AE6" w:rsidRPr="003A64B1" w:rsidRDefault="00DB6AE6" w:rsidP="009E1F64">
      <w:pPr>
        <w:rPr>
          <w:lang w:val="en-US"/>
        </w:rPr>
      </w:pPr>
      <w:r w:rsidRPr="003A64B1">
        <w:rPr>
          <w:rFonts w:hint="eastAsia"/>
          <w:lang w:val="en-US"/>
        </w:rPr>
        <w:t>handle:</w:t>
      </w:r>
      <w:r w:rsidRPr="003A64B1">
        <w:rPr>
          <w:rFonts w:hint="eastAsia"/>
          <w:lang w:val="en-US"/>
        </w:rPr>
        <w:tab/>
      </w:r>
      <w:r w:rsidRPr="003A64B1">
        <w:rPr>
          <w:rFonts w:hint="eastAsia"/>
          <w:lang w:val="en-US"/>
        </w:rPr>
        <w:tab/>
      </w:r>
      <w:r w:rsidRPr="003A64B1">
        <w:rPr>
          <w:rFonts w:hint="eastAsia"/>
          <w:lang w:val="en-US"/>
        </w:rPr>
        <w:t>输入参数，</w:t>
      </w:r>
      <w:r w:rsidR="00564AB2">
        <w:rPr>
          <w:rFonts w:hint="eastAsia"/>
        </w:rPr>
        <w:t>加密设备连接句柄</w:t>
      </w:r>
    </w:p>
    <w:p w:rsidR="00DB6AE6" w:rsidRPr="003A64B1" w:rsidRDefault="00DB6AE6" w:rsidP="009E1F64">
      <w:pPr>
        <w:rPr>
          <w:lang w:val="en-US"/>
        </w:rPr>
      </w:pPr>
      <w:proofErr w:type="spellStart"/>
      <w:r w:rsidRPr="003A64B1">
        <w:rPr>
          <w:rFonts w:hint="eastAsia"/>
          <w:lang w:val="en-US"/>
        </w:rPr>
        <w:t>skey</w:t>
      </w:r>
      <w:proofErr w:type="spellEnd"/>
      <w:r w:rsidRPr="003A64B1">
        <w:rPr>
          <w:rFonts w:hint="eastAsia"/>
          <w:lang w:val="en-US"/>
        </w:rPr>
        <w:t>:</w:t>
      </w:r>
      <w:r w:rsidRPr="003A64B1">
        <w:rPr>
          <w:rFonts w:hint="eastAsia"/>
          <w:lang w:val="en-US"/>
        </w:rPr>
        <w:tab/>
      </w:r>
      <w:r w:rsidRPr="003A64B1">
        <w:rPr>
          <w:rFonts w:hint="eastAsia"/>
          <w:lang w:val="en-US"/>
        </w:rPr>
        <w:tab/>
      </w:r>
      <w:r w:rsidRPr="003A64B1">
        <w:rPr>
          <w:rFonts w:hint="eastAsia"/>
          <w:lang w:val="en-US"/>
        </w:rPr>
        <w:t>输入参数，会话密钥</w:t>
      </w:r>
    </w:p>
    <w:p w:rsidR="00DB6AE6" w:rsidRPr="003A64B1" w:rsidRDefault="00DB6AE6" w:rsidP="009E1F64">
      <w:pPr>
        <w:rPr>
          <w:lang w:val="en-US"/>
        </w:rPr>
      </w:pPr>
      <w:proofErr w:type="spellStart"/>
      <w:r w:rsidRPr="003A64B1">
        <w:rPr>
          <w:rFonts w:hint="eastAsia"/>
          <w:lang w:val="en-US"/>
        </w:rPr>
        <w:t>skey_len</w:t>
      </w:r>
      <w:proofErr w:type="spellEnd"/>
      <w:r w:rsidRPr="003A64B1">
        <w:rPr>
          <w:rFonts w:hint="eastAsia"/>
          <w:lang w:val="en-US"/>
        </w:rPr>
        <w:t>:</w:t>
      </w:r>
      <w:r w:rsidRPr="003A64B1">
        <w:rPr>
          <w:rFonts w:hint="eastAsia"/>
          <w:lang w:val="en-US"/>
        </w:rPr>
        <w:tab/>
      </w:r>
      <w:r>
        <w:rPr>
          <w:lang w:val="en-US"/>
        </w:rPr>
        <w:tab/>
      </w:r>
      <w:r w:rsidRPr="003A64B1">
        <w:rPr>
          <w:rFonts w:hint="eastAsia"/>
          <w:lang w:val="en-US"/>
        </w:rPr>
        <w:t>输入参数，会话密钥长度</w:t>
      </w:r>
    </w:p>
    <w:p w:rsidR="00DB6AE6" w:rsidRPr="003A64B1" w:rsidRDefault="00DB6AE6" w:rsidP="009E1F64">
      <w:pPr>
        <w:rPr>
          <w:lang w:val="en-US"/>
        </w:rPr>
      </w:pPr>
      <w:proofErr w:type="spellStart"/>
      <w:r w:rsidRPr="003A64B1">
        <w:rPr>
          <w:rFonts w:hint="eastAsia"/>
          <w:lang w:val="en-US"/>
        </w:rPr>
        <w:t>src</w:t>
      </w:r>
      <w:proofErr w:type="spellEnd"/>
      <w:r w:rsidRPr="003A64B1">
        <w:rPr>
          <w:rFonts w:hint="eastAsia"/>
          <w:lang w:val="en-US"/>
        </w:rPr>
        <w:t>:</w:t>
      </w:r>
      <w:r w:rsidRPr="003A64B1">
        <w:rPr>
          <w:rFonts w:hint="eastAsia"/>
          <w:lang w:val="en-US"/>
        </w:rPr>
        <w:tab/>
      </w:r>
      <w:r w:rsidRPr="003A64B1">
        <w:rPr>
          <w:rFonts w:hint="eastAsia"/>
          <w:lang w:val="en-US"/>
        </w:rPr>
        <w:tab/>
      </w:r>
      <w:r w:rsidRPr="003A64B1">
        <w:rPr>
          <w:rFonts w:hint="eastAsia"/>
          <w:lang w:val="en-US"/>
        </w:rPr>
        <w:tab/>
      </w:r>
      <w:r w:rsidRPr="003A64B1">
        <w:rPr>
          <w:rFonts w:hint="eastAsia"/>
          <w:lang w:val="en-US"/>
        </w:rPr>
        <w:t>输入参数，</w:t>
      </w:r>
      <w:r>
        <w:rPr>
          <w:rFonts w:hint="eastAsia"/>
          <w:lang w:val="en-US"/>
        </w:rPr>
        <w:t>密文</w:t>
      </w:r>
    </w:p>
    <w:p w:rsidR="00DB6AE6" w:rsidRPr="003A64B1" w:rsidRDefault="00DB6AE6" w:rsidP="009E1F64">
      <w:pPr>
        <w:rPr>
          <w:lang w:val="en-US"/>
        </w:rPr>
      </w:pPr>
      <w:proofErr w:type="spellStart"/>
      <w:r w:rsidRPr="003A64B1">
        <w:rPr>
          <w:rFonts w:hint="eastAsia"/>
          <w:lang w:val="en-US"/>
        </w:rPr>
        <w:t>src_len</w:t>
      </w:r>
      <w:proofErr w:type="spellEnd"/>
      <w:r w:rsidRPr="003A64B1">
        <w:rPr>
          <w:rFonts w:hint="eastAsia"/>
          <w:lang w:val="en-US"/>
        </w:rPr>
        <w:t>:</w:t>
      </w:r>
      <w:r w:rsidRPr="003A64B1">
        <w:rPr>
          <w:rFonts w:hint="eastAsia"/>
          <w:lang w:val="en-US"/>
        </w:rPr>
        <w:tab/>
      </w:r>
      <w:r w:rsidRPr="003A64B1">
        <w:rPr>
          <w:rFonts w:hint="eastAsia"/>
          <w:lang w:val="en-US"/>
        </w:rPr>
        <w:tab/>
      </w:r>
      <w:r w:rsidRPr="003A64B1">
        <w:rPr>
          <w:rFonts w:hint="eastAsia"/>
          <w:lang w:val="en-US"/>
        </w:rPr>
        <w:t>输入参数，</w:t>
      </w:r>
      <w:r>
        <w:rPr>
          <w:rFonts w:hint="eastAsia"/>
          <w:lang w:val="en-US"/>
        </w:rPr>
        <w:t>密文</w:t>
      </w:r>
      <w:r w:rsidRPr="003A64B1">
        <w:rPr>
          <w:rFonts w:hint="eastAsia"/>
          <w:lang w:val="en-US"/>
        </w:rPr>
        <w:t>长度</w:t>
      </w:r>
    </w:p>
    <w:p w:rsidR="00DB6AE6" w:rsidRPr="003A64B1" w:rsidRDefault="00DB6AE6" w:rsidP="009E1F64">
      <w:pPr>
        <w:rPr>
          <w:lang w:val="en-US"/>
        </w:rPr>
      </w:pPr>
      <w:proofErr w:type="spellStart"/>
      <w:r w:rsidRPr="003A64B1">
        <w:rPr>
          <w:rFonts w:hint="eastAsia"/>
          <w:lang w:val="en-US"/>
        </w:rPr>
        <w:t>dst</w:t>
      </w:r>
      <w:proofErr w:type="spellEnd"/>
      <w:r w:rsidRPr="003A64B1">
        <w:rPr>
          <w:rFonts w:hint="eastAsia"/>
          <w:lang w:val="en-US"/>
        </w:rPr>
        <w:t>:</w:t>
      </w:r>
      <w:r w:rsidRPr="003A64B1">
        <w:rPr>
          <w:rFonts w:hint="eastAsia"/>
          <w:lang w:val="en-US"/>
        </w:rPr>
        <w:tab/>
      </w:r>
      <w:r w:rsidRPr="003A64B1">
        <w:rPr>
          <w:rFonts w:hint="eastAsia"/>
          <w:lang w:val="en-US"/>
        </w:rPr>
        <w:tab/>
      </w:r>
      <w:r w:rsidRPr="003A64B1">
        <w:rPr>
          <w:rFonts w:hint="eastAsia"/>
          <w:lang w:val="en-US"/>
        </w:rPr>
        <w:tab/>
      </w:r>
      <w:r w:rsidRPr="003A64B1">
        <w:rPr>
          <w:rFonts w:hint="eastAsia"/>
          <w:lang w:val="en-US"/>
        </w:rPr>
        <w:t>输出参数，</w:t>
      </w:r>
      <w:r>
        <w:rPr>
          <w:rFonts w:hint="eastAsia"/>
          <w:lang w:val="en-US"/>
        </w:rPr>
        <w:t>明文</w:t>
      </w:r>
    </w:p>
    <w:p w:rsidR="00DB6AE6" w:rsidRDefault="00DB6AE6" w:rsidP="009E1F64">
      <w:pPr>
        <w:rPr>
          <w:lang w:val="en-US"/>
        </w:rPr>
      </w:pPr>
      <w:r w:rsidRPr="003A64B1">
        <w:rPr>
          <w:rFonts w:hint="eastAsia"/>
          <w:lang w:val="en-US"/>
        </w:rPr>
        <w:t>cap:</w:t>
      </w:r>
      <w:r w:rsidRPr="003A64B1">
        <w:rPr>
          <w:rFonts w:hint="eastAsia"/>
          <w:lang w:val="en-US"/>
        </w:rPr>
        <w:tab/>
      </w:r>
      <w:r w:rsidRPr="003A64B1">
        <w:rPr>
          <w:rFonts w:hint="eastAsia"/>
          <w:lang w:val="en-US"/>
        </w:rPr>
        <w:tab/>
      </w:r>
      <w:r w:rsidRPr="003A64B1">
        <w:rPr>
          <w:rFonts w:hint="eastAsia"/>
          <w:lang w:val="en-US"/>
        </w:rPr>
        <w:tab/>
      </w:r>
      <w:r w:rsidRPr="003A64B1">
        <w:rPr>
          <w:rFonts w:hint="eastAsia"/>
          <w:lang w:val="en-US"/>
        </w:rPr>
        <w:t>输出参数，</w:t>
      </w:r>
      <w:r>
        <w:rPr>
          <w:rFonts w:hint="eastAsia"/>
          <w:lang w:val="en-US"/>
        </w:rPr>
        <w:t>明文长度</w:t>
      </w:r>
    </w:p>
    <w:p w:rsidR="00DB6AE6" w:rsidRPr="00611F02" w:rsidRDefault="00DB6AE6" w:rsidP="009E1F64">
      <w:pPr>
        <w:pStyle w:val="-"/>
        <w:spacing w:before="63" w:after="63"/>
      </w:pPr>
      <w:r>
        <w:rPr>
          <w:rFonts w:hint="eastAsia"/>
        </w:rPr>
        <w:t>返回值</w:t>
      </w:r>
    </w:p>
    <w:p w:rsidR="00DB6AE6" w:rsidRDefault="00DB6AE6" w:rsidP="009E1F64">
      <w:r>
        <w:rPr>
          <w:rFonts w:hint="eastAsia"/>
        </w:rPr>
        <w:lastRenderedPageBreak/>
        <w:t>0:</w:t>
      </w:r>
      <w:r>
        <w:rPr>
          <w:rFonts w:hint="eastAsia"/>
        </w:rPr>
        <w:tab/>
      </w:r>
      <w:r>
        <w:rPr>
          <w:rFonts w:hint="eastAsia"/>
        </w:rPr>
        <w:tab/>
      </w:r>
      <w:r>
        <w:rPr>
          <w:rFonts w:hint="eastAsia"/>
        </w:rPr>
        <w:t>成功</w:t>
      </w:r>
    </w:p>
    <w:p w:rsidR="00E6741E" w:rsidRDefault="00E6741E" w:rsidP="009E1F64">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DB6AE6" w:rsidRPr="00701A21" w:rsidRDefault="00DB6AE6" w:rsidP="009E1F64">
      <w:r>
        <w:t>-</w:t>
      </w:r>
      <w:r>
        <w:rPr>
          <w:rFonts w:hint="eastAsia"/>
        </w:rPr>
        <w:t>1:</w:t>
      </w:r>
      <w:r>
        <w:rPr>
          <w:rFonts w:hint="eastAsia"/>
        </w:rPr>
        <w:tab/>
      </w:r>
      <w:r>
        <w:rPr>
          <w:rFonts w:hint="eastAsia"/>
        </w:rPr>
        <w:tab/>
      </w:r>
      <w:r>
        <w:rPr>
          <w:rFonts w:hint="eastAsia"/>
        </w:rPr>
        <w:t>失败</w:t>
      </w:r>
    </w:p>
    <w:p w:rsidR="00DB6AE6" w:rsidRDefault="00DB6AE6" w:rsidP="003B087F">
      <w:pPr>
        <w:pStyle w:val="3"/>
      </w:pPr>
      <w:bookmarkStart w:id="443" w:name="_Toc510084945"/>
      <w:bookmarkStart w:id="444" w:name="_Toc15026801"/>
      <w:r>
        <w:rPr>
          <w:rFonts w:hint="eastAsia"/>
        </w:rPr>
        <w:t>计算</w:t>
      </w:r>
      <w:r>
        <w:rPr>
          <w:rFonts w:hint="eastAsia"/>
        </w:rPr>
        <w:t>M</w:t>
      </w:r>
      <w:r>
        <w:t>AC</w:t>
      </w:r>
      <w:r>
        <w:rPr>
          <w:rFonts w:hint="eastAsia"/>
        </w:rPr>
        <w:t>回</w:t>
      </w:r>
      <w:proofErr w:type="gramStart"/>
      <w:r>
        <w:rPr>
          <w:rFonts w:hint="eastAsia"/>
        </w:rPr>
        <w:t>调函数</w:t>
      </w:r>
      <w:proofErr w:type="gramEnd"/>
      <w:r>
        <w:rPr>
          <w:rFonts w:hint="eastAsia"/>
        </w:rPr>
        <w:t>-</w:t>
      </w:r>
      <w:proofErr w:type="spellStart"/>
      <w:r w:rsidRPr="00A607A3">
        <w:t>cb_mac</w:t>
      </w:r>
      <w:proofErr w:type="spellEnd"/>
      <w:r w:rsidRPr="00A607A3">
        <w:t>_</w:t>
      </w:r>
      <w:bookmarkEnd w:id="443"/>
      <w:bookmarkEnd w:id="444"/>
      <w:r w:rsidRPr="00A607A3">
        <w:t xml:space="preserve"> </w:t>
      </w:r>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计算数据</w:t>
      </w:r>
      <w:r>
        <w:rPr>
          <w:rFonts w:hint="eastAsia"/>
          <w:lang w:val="en-US"/>
        </w:rPr>
        <w:t>M</w:t>
      </w:r>
      <w:r>
        <w:rPr>
          <w:lang w:val="en-US"/>
        </w:rPr>
        <w:t>AC</w:t>
      </w:r>
      <w:r>
        <w:rPr>
          <w:rFonts w:hint="eastAsia"/>
          <w:lang w:val="en-US"/>
        </w:rPr>
        <w:t>的回调函数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 xml:space="preserve">int </w:t>
      </w:r>
      <w:proofErr w:type="spellStart"/>
      <w:r w:rsidRPr="00491A58">
        <w:rPr>
          <w:lang w:val="en-US"/>
        </w:rPr>
        <w:t>cb_mac</w:t>
      </w:r>
      <w:proofErr w:type="spellEnd"/>
      <w:r w:rsidRPr="00491A58">
        <w:rPr>
          <w:lang w:val="en-US"/>
        </w:rPr>
        <w:t>_</w:t>
      </w:r>
      <w:r w:rsidR="00324027" w:rsidRPr="00324027">
        <w:t xml:space="preserve"> </w:t>
      </w:r>
      <w:r w:rsidR="00324027" w:rsidRPr="00324027">
        <w:rPr>
          <w:lang w:val="en-US"/>
        </w:rPr>
        <w:t>(void *handle, const unsigned char *</w:t>
      </w:r>
      <w:proofErr w:type="spellStart"/>
      <w:r w:rsidR="00324027" w:rsidRPr="00324027">
        <w:rPr>
          <w:lang w:val="en-US"/>
        </w:rPr>
        <w:t>skey</w:t>
      </w:r>
      <w:proofErr w:type="spellEnd"/>
      <w:r w:rsidR="00324027" w:rsidRPr="00324027">
        <w:rPr>
          <w:lang w:val="en-US"/>
        </w:rPr>
        <w:t xml:space="preserve">, const unsigned int </w:t>
      </w:r>
      <w:proofErr w:type="spellStart"/>
      <w:r w:rsidR="00324027" w:rsidRPr="00324027">
        <w:rPr>
          <w:lang w:val="en-US"/>
        </w:rPr>
        <w:t>skey_len</w:t>
      </w:r>
      <w:proofErr w:type="spellEnd"/>
      <w:r w:rsidR="00324027" w:rsidRPr="00324027">
        <w:rPr>
          <w:lang w:val="en-US"/>
        </w:rPr>
        <w:t>, const unsigned char *</w:t>
      </w:r>
      <w:proofErr w:type="spellStart"/>
      <w:r w:rsidR="00324027" w:rsidRPr="00324027">
        <w:rPr>
          <w:lang w:val="en-US"/>
        </w:rPr>
        <w:t>src</w:t>
      </w:r>
      <w:proofErr w:type="spellEnd"/>
      <w:r w:rsidR="00324027" w:rsidRPr="00324027">
        <w:rPr>
          <w:lang w:val="en-US"/>
        </w:rPr>
        <w:t xml:space="preserve">, const unsigned int </w:t>
      </w:r>
      <w:proofErr w:type="spellStart"/>
      <w:r w:rsidR="00324027" w:rsidRPr="00324027">
        <w:rPr>
          <w:lang w:val="en-US"/>
        </w:rPr>
        <w:t>src_len</w:t>
      </w:r>
      <w:proofErr w:type="spellEnd"/>
      <w:r w:rsidR="00324027" w:rsidRPr="00324027">
        <w:rPr>
          <w:lang w:val="en-US"/>
        </w:rPr>
        <w:t>, unsigned char *</w:t>
      </w:r>
      <w:proofErr w:type="spellStart"/>
      <w:r w:rsidR="00324027" w:rsidRPr="00324027">
        <w:rPr>
          <w:lang w:val="en-US"/>
        </w:rPr>
        <w:t>dst</w:t>
      </w:r>
      <w:proofErr w:type="spellEnd"/>
      <w:r w:rsidR="00324027" w:rsidRPr="00324027">
        <w:rPr>
          <w:lang w:val="en-US"/>
        </w:rPr>
        <w:t>, unsigned int *cap);</w:t>
      </w:r>
    </w:p>
    <w:p w:rsidR="00DB6AE6" w:rsidRDefault="00DB6AE6" w:rsidP="009E1F64">
      <w:pPr>
        <w:pStyle w:val="-"/>
        <w:spacing w:before="63" w:after="63"/>
      </w:pPr>
      <w:r>
        <w:rPr>
          <w:rFonts w:hint="eastAsia"/>
        </w:rPr>
        <w:t>参数</w:t>
      </w:r>
    </w:p>
    <w:p w:rsidR="00DB6AE6" w:rsidRPr="001A6637" w:rsidRDefault="00DB6AE6" w:rsidP="009E1F64">
      <w:pPr>
        <w:rPr>
          <w:lang w:val="en-US"/>
        </w:rPr>
      </w:pPr>
      <w:bookmarkStart w:id="445" w:name="_Hlk510022288"/>
      <w:r w:rsidRPr="001A6637">
        <w:rPr>
          <w:rFonts w:hint="eastAsia"/>
          <w:lang w:val="en-US"/>
        </w:rPr>
        <w:t>handle:</w:t>
      </w:r>
      <w:r w:rsidRPr="001A6637">
        <w:rPr>
          <w:rFonts w:hint="eastAsia"/>
          <w:lang w:val="en-US"/>
        </w:rPr>
        <w:tab/>
      </w:r>
      <w:r w:rsidRPr="001A6637">
        <w:rPr>
          <w:rFonts w:hint="eastAsia"/>
          <w:lang w:val="en-US"/>
        </w:rPr>
        <w:tab/>
      </w:r>
      <w:r w:rsidRPr="001A6637">
        <w:rPr>
          <w:rFonts w:hint="eastAsia"/>
          <w:lang w:val="en-US"/>
        </w:rPr>
        <w:t>输入参数，</w:t>
      </w:r>
      <w:r w:rsidR="00564AB2">
        <w:rPr>
          <w:rFonts w:hint="eastAsia"/>
        </w:rPr>
        <w:t>加密设备连接句柄</w:t>
      </w:r>
    </w:p>
    <w:p w:rsidR="00DB6AE6" w:rsidRPr="001A6637" w:rsidRDefault="00DB6AE6" w:rsidP="009E1F64">
      <w:pPr>
        <w:rPr>
          <w:lang w:val="en-US"/>
        </w:rPr>
      </w:pPr>
      <w:proofErr w:type="spellStart"/>
      <w:r w:rsidRPr="001A6637">
        <w:rPr>
          <w:rFonts w:hint="eastAsia"/>
          <w:lang w:val="en-US"/>
        </w:rPr>
        <w:t>skey</w:t>
      </w:r>
      <w:proofErr w:type="spellEnd"/>
      <w:r w:rsidRPr="001A6637">
        <w:rPr>
          <w:rFonts w:hint="eastAsia"/>
          <w:lang w:val="en-US"/>
        </w:rPr>
        <w:t>:</w:t>
      </w:r>
      <w:r w:rsidRPr="001A6637">
        <w:rPr>
          <w:rFonts w:hint="eastAsia"/>
          <w:lang w:val="en-US"/>
        </w:rPr>
        <w:tab/>
      </w:r>
      <w:r w:rsidRPr="001A6637">
        <w:rPr>
          <w:rFonts w:hint="eastAsia"/>
          <w:lang w:val="en-US"/>
        </w:rPr>
        <w:tab/>
      </w:r>
      <w:r w:rsidRPr="001A6637">
        <w:rPr>
          <w:rFonts w:hint="eastAsia"/>
          <w:lang w:val="en-US"/>
        </w:rPr>
        <w:t>输入参数，会话密钥</w:t>
      </w:r>
    </w:p>
    <w:p w:rsidR="00DB6AE6" w:rsidRPr="001A6637" w:rsidRDefault="00DB6AE6" w:rsidP="009E1F64">
      <w:pPr>
        <w:rPr>
          <w:lang w:val="en-US"/>
        </w:rPr>
      </w:pPr>
      <w:proofErr w:type="spellStart"/>
      <w:r w:rsidRPr="001A6637">
        <w:rPr>
          <w:rFonts w:hint="eastAsia"/>
          <w:lang w:val="en-US"/>
        </w:rPr>
        <w:t>skey_len</w:t>
      </w:r>
      <w:proofErr w:type="spellEnd"/>
      <w:r w:rsidRPr="001A6637">
        <w:rPr>
          <w:rFonts w:hint="eastAsia"/>
          <w:lang w:val="en-US"/>
        </w:rPr>
        <w:t>:</w:t>
      </w:r>
      <w:r>
        <w:rPr>
          <w:lang w:val="en-US"/>
        </w:rPr>
        <w:tab/>
      </w:r>
      <w:r w:rsidRPr="001A6637">
        <w:rPr>
          <w:rFonts w:hint="eastAsia"/>
          <w:lang w:val="en-US"/>
        </w:rPr>
        <w:tab/>
      </w:r>
      <w:r w:rsidRPr="001A6637">
        <w:rPr>
          <w:rFonts w:hint="eastAsia"/>
          <w:lang w:val="en-US"/>
        </w:rPr>
        <w:t>输入参数，会话密钥长度</w:t>
      </w:r>
    </w:p>
    <w:p w:rsidR="00DB6AE6" w:rsidRPr="001A6637" w:rsidRDefault="00DB6AE6" w:rsidP="009E1F64">
      <w:pPr>
        <w:rPr>
          <w:lang w:val="en-US"/>
        </w:rPr>
      </w:pPr>
      <w:proofErr w:type="spellStart"/>
      <w:r w:rsidRPr="001A6637">
        <w:rPr>
          <w:rFonts w:hint="eastAsia"/>
          <w:lang w:val="en-US"/>
        </w:rPr>
        <w:t>src</w:t>
      </w:r>
      <w:proofErr w:type="spellEnd"/>
      <w:r w:rsidRPr="001A6637">
        <w:rPr>
          <w:rFonts w:hint="eastAsia"/>
          <w:lang w:val="en-US"/>
        </w:rPr>
        <w:t>:</w:t>
      </w:r>
      <w:r w:rsidRPr="001A6637">
        <w:rPr>
          <w:rFonts w:hint="eastAsia"/>
          <w:lang w:val="en-US"/>
        </w:rPr>
        <w:tab/>
      </w:r>
      <w:r w:rsidRPr="001A6637">
        <w:rPr>
          <w:rFonts w:hint="eastAsia"/>
          <w:lang w:val="en-US"/>
        </w:rPr>
        <w:tab/>
      </w:r>
      <w:r w:rsidRPr="001A6637">
        <w:rPr>
          <w:rFonts w:hint="eastAsia"/>
          <w:lang w:val="en-US"/>
        </w:rPr>
        <w:tab/>
      </w:r>
      <w:r w:rsidRPr="001A6637">
        <w:rPr>
          <w:rFonts w:hint="eastAsia"/>
          <w:lang w:val="en-US"/>
        </w:rPr>
        <w:t>输入参数，待加密</w:t>
      </w:r>
      <w:r>
        <w:rPr>
          <w:rFonts w:hint="eastAsia"/>
          <w:lang w:val="en-US"/>
        </w:rPr>
        <w:t>的</w:t>
      </w:r>
      <w:r w:rsidRPr="001A6637">
        <w:rPr>
          <w:rFonts w:hint="eastAsia"/>
          <w:lang w:val="en-US"/>
        </w:rPr>
        <w:t>原</w:t>
      </w:r>
      <w:r>
        <w:rPr>
          <w:rFonts w:hint="eastAsia"/>
          <w:lang w:val="en-US"/>
        </w:rPr>
        <w:t>始</w:t>
      </w:r>
      <w:r w:rsidRPr="001A6637">
        <w:rPr>
          <w:rFonts w:hint="eastAsia"/>
          <w:lang w:val="en-US"/>
        </w:rPr>
        <w:t>数据</w:t>
      </w:r>
    </w:p>
    <w:p w:rsidR="00DB6AE6" w:rsidRPr="001A6637" w:rsidRDefault="00DB6AE6" w:rsidP="009E1F64">
      <w:pPr>
        <w:rPr>
          <w:lang w:val="en-US"/>
        </w:rPr>
      </w:pPr>
      <w:proofErr w:type="spellStart"/>
      <w:r w:rsidRPr="001A6637">
        <w:rPr>
          <w:rFonts w:hint="eastAsia"/>
          <w:lang w:val="en-US"/>
        </w:rPr>
        <w:t>src_len</w:t>
      </w:r>
      <w:proofErr w:type="spellEnd"/>
      <w:r w:rsidRPr="001A6637">
        <w:rPr>
          <w:rFonts w:hint="eastAsia"/>
          <w:lang w:val="en-US"/>
        </w:rPr>
        <w:t>:</w:t>
      </w:r>
      <w:r w:rsidRPr="001A6637">
        <w:rPr>
          <w:rFonts w:hint="eastAsia"/>
          <w:lang w:val="en-US"/>
        </w:rPr>
        <w:tab/>
      </w:r>
      <w:r w:rsidRPr="001A6637">
        <w:rPr>
          <w:rFonts w:hint="eastAsia"/>
          <w:lang w:val="en-US"/>
        </w:rPr>
        <w:tab/>
      </w:r>
      <w:r w:rsidRPr="001A6637">
        <w:rPr>
          <w:rFonts w:hint="eastAsia"/>
          <w:lang w:val="en-US"/>
        </w:rPr>
        <w:t>输入参数，待加密</w:t>
      </w:r>
      <w:r>
        <w:rPr>
          <w:rFonts w:hint="eastAsia"/>
          <w:lang w:val="en-US"/>
        </w:rPr>
        <w:t>的</w:t>
      </w:r>
      <w:r w:rsidRPr="001A6637">
        <w:rPr>
          <w:rFonts w:hint="eastAsia"/>
          <w:lang w:val="en-US"/>
        </w:rPr>
        <w:t>原</w:t>
      </w:r>
      <w:r>
        <w:rPr>
          <w:rFonts w:hint="eastAsia"/>
          <w:lang w:val="en-US"/>
        </w:rPr>
        <w:t>始</w:t>
      </w:r>
      <w:r w:rsidRPr="001A6637">
        <w:rPr>
          <w:rFonts w:hint="eastAsia"/>
          <w:lang w:val="en-US"/>
        </w:rPr>
        <w:t>数据长度</w:t>
      </w:r>
    </w:p>
    <w:p w:rsidR="00DB6AE6" w:rsidRPr="001A6637" w:rsidRDefault="00DB6AE6" w:rsidP="009E1F64">
      <w:pPr>
        <w:rPr>
          <w:lang w:val="en-US"/>
        </w:rPr>
      </w:pPr>
      <w:proofErr w:type="spellStart"/>
      <w:r w:rsidRPr="001A6637">
        <w:rPr>
          <w:rFonts w:hint="eastAsia"/>
          <w:lang w:val="en-US"/>
        </w:rPr>
        <w:t>dst</w:t>
      </w:r>
      <w:proofErr w:type="spellEnd"/>
      <w:r w:rsidRPr="001A6637">
        <w:rPr>
          <w:rFonts w:hint="eastAsia"/>
          <w:lang w:val="en-US"/>
        </w:rPr>
        <w:t>:</w:t>
      </w:r>
      <w:r w:rsidRPr="001A6637">
        <w:rPr>
          <w:rFonts w:hint="eastAsia"/>
          <w:lang w:val="en-US"/>
        </w:rPr>
        <w:tab/>
      </w:r>
      <w:r w:rsidRPr="001A6637">
        <w:rPr>
          <w:rFonts w:hint="eastAsia"/>
          <w:lang w:val="en-US"/>
        </w:rPr>
        <w:tab/>
      </w:r>
      <w:r w:rsidRPr="001A6637">
        <w:rPr>
          <w:rFonts w:hint="eastAsia"/>
          <w:lang w:val="en-US"/>
        </w:rPr>
        <w:tab/>
      </w:r>
      <w:r w:rsidRPr="001A6637">
        <w:rPr>
          <w:rFonts w:hint="eastAsia"/>
          <w:lang w:val="en-US"/>
        </w:rPr>
        <w:t>输出参数，</w:t>
      </w:r>
      <w:r>
        <w:rPr>
          <w:rFonts w:hint="eastAsia"/>
          <w:lang w:val="en-US"/>
        </w:rPr>
        <w:t>计算出的</w:t>
      </w:r>
      <w:r>
        <w:rPr>
          <w:rFonts w:hint="eastAsia"/>
          <w:lang w:val="en-US"/>
        </w:rPr>
        <w:t>M</w:t>
      </w:r>
      <w:r>
        <w:rPr>
          <w:lang w:val="en-US"/>
        </w:rPr>
        <w:t>AC</w:t>
      </w:r>
      <w:r w:rsidR="00FF2075">
        <w:rPr>
          <w:rFonts w:hint="eastAsia"/>
          <w:lang w:val="en-US"/>
        </w:rPr>
        <w:t>，二进制编码</w:t>
      </w:r>
    </w:p>
    <w:p w:rsidR="00DB6AE6" w:rsidRPr="001A6637" w:rsidRDefault="00DB6AE6" w:rsidP="009E1F64">
      <w:pPr>
        <w:rPr>
          <w:lang w:val="en-US"/>
        </w:rPr>
      </w:pPr>
      <w:r w:rsidRPr="001A6637">
        <w:rPr>
          <w:rFonts w:hint="eastAsia"/>
          <w:lang w:val="en-US"/>
        </w:rPr>
        <w:t>cap:</w:t>
      </w:r>
      <w:r w:rsidRPr="001A6637">
        <w:rPr>
          <w:rFonts w:hint="eastAsia"/>
          <w:lang w:val="en-US"/>
        </w:rPr>
        <w:tab/>
      </w:r>
      <w:r w:rsidRPr="001A6637">
        <w:rPr>
          <w:rFonts w:hint="eastAsia"/>
          <w:lang w:val="en-US"/>
        </w:rPr>
        <w:tab/>
      </w:r>
      <w:r w:rsidRPr="001A6637">
        <w:rPr>
          <w:rFonts w:hint="eastAsia"/>
          <w:lang w:val="en-US"/>
        </w:rPr>
        <w:tab/>
      </w:r>
      <w:r w:rsidRPr="001A6637">
        <w:rPr>
          <w:rFonts w:hint="eastAsia"/>
          <w:lang w:val="en-US"/>
        </w:rPr>
        <w:t>输出参数，</w:t>
      </w:r>
      <w:r>
        <w:rPr>
          <w:rFonts w:hint="eastAsia"/>
          <w:lang w:val="en-US"/>
        </w:rPr>
        <w:t>M</w:t>
      </w:r>
      <w:r>
        <w:rPr>
          <w:lang w:val="en-US"/>
        </w:rPr>
        <w:t>AC</w:t>
      </w:r>
      <w:r>
        <w:rPr>
          <w:rFonts w:hint="eastAsia"/>
          <w:lang w:val="en-US"/>
        </w:rPr>
        <w:t>长度</w:t>
      </w:r>
    </w:p>
    <w:bookmarkEnd w:id="445"/>
    <w:p w:rsidR="00DB6AE6" w:rsidRPr="00611F02" w:rsidRDefault="00DB6AE6" w:rsidP="009E1F64">
      <w:pPr>
        <w:pStyle w:val="-"/>
        <w:spacing w:before="63" w:after="63"/>
      </w:pPr>
      <w:r>
        <w:rPr>
          <w:rFonts w:hint="eastAsia"/>
        </w:rPr>
        <w:t>返回值</w:t>
      </w:r>
    </w:p>
    <w:p w:rsidR="00DB6AE6" w:rsidRDefault="00DB6AE6" w:rsidP="009E1F64">
      <w:r>
        <w:rPr>
          <w:rFonts w:hint="eastAsia"/>
        </w:rPr>
        <w:t>0</w:t>
      </w:r>
      <w:r>
        <w:t>:</w:t>
      </w:r>
      <w:r>
        <w:tab/>
      </w:r>
      <w:r>
        <w:tab/>
      </w:r>
      <w:r>
        <w:rPr>
          <w:rFonts w:hint="eastAsia"/>
        </w:rPr>
        <w:t>成功</w:t>
      </w:r>
    </w:p>
    <w:p w:rsidR="004D4018" w:rsidRDefault="004D4018" w:rsidP="004D4018">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DB6AE6" w:rsidRPr="000D042E" w:rsidRDefault="00DB6AE6" w:rsidP="009E1F64">
      <w:r>
        <w:t>-</w:t>
      </w:r>
      <w:r>
        <w:rPr>
          <w:rFonts w:hint="eastAsia"/>
        </w:rPr>
        <w:t>1</w:t>
      </w:r>
      <w:r>
        <w:t>:</w:t>
      </w:r>
      <w:r>
        <w:tab/>
      </w:r>
      <w:r>
        <w:tab/>
      </w:r>
      <w:r>
        <w:rPr>
          <w:rFonts w:hint="eastAsia"/>
        </w:rPr>
        <w:t>失败</w:t>
      </w:r>
    </w:p>
    <w:p w:rsidR="00DB6AE6" w:rsidRDefault="00DB6AE6" w:rsidP="003B087F">
      <w:pPr>
        <w:pStyle w:val="3"/>
      </w:pPr>
      <w:bookmarkStart w:id="446" w:name="_Toc510084946"/>
      <w:bookmarkStart w:id="447" w:name="_Toc15026802"/>
      <w:r>
        <w:rPr>
          <w:rFonts w:hint="eastAsia"/>
        </w:rPr>
        <w:t>计算</w:t>
      </w:r>
      <w:r>
        <w:t>HASH</w:t>
      </w:r>
      <w:r>
        <w:rPr>
          <w:rFonts w:hint="eastAsia"/>
        </w:rPr>
        <w:t>回</w:t>
      </w:r>
      <w:proofErr w:type="gramStart"/>
      <w:r>
        <w:rPr>
          <w:rFonts w:hint="eastAsia"/>
        </w:rPr>
        <w:t>调函数</w:t>
      </w:r>
      <w:proofErr w:type="gramEnd"/>
      <w:r>
        <w:rPr>
          <w:rFonts w:hint="eastAsia"/>
        </w:rPr>
        <w:t>-</w:t>
      </w:r>
      <w:proofErr w:type="spellStart"/>
      <w:r w:rsidRPr="00A607A3">
        <w:t>cb_hash</w:t>
      </w:r>
      <w:proofErr w:type="spellEnd"/>
      <w:r w:rsidRPr="00A607A3">
        <w:t>_</w:t>
      </w:r>
      <w:bookmarkEnd w:id="446"/>
      <w:bookmarkEnd w:id="447"/>
      <w:r w:rsidRPr="00A607A3">
        <w:t xml:space="preserve"> </w:t>
      </w:r>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计算数据的散列值的回调函数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 xml:space="preserve">int </w:t>
      </w:r>
      <w:proofErr w:type="spellStart"/>
      <w:r w:rsidRPr="00491A58">
        <w:rPr>
          <w:lang w:val="en-US"/>
        </w:rPr>
        <w:t>cb_hash</w:t>
      </w:r>
      <w:proofErr w:type="spellEnd"/>
      <w:r w:rsidRPr="00491A58">
        <w:rPr>
          <w:lang w:val="en-US"/>
        </w:rPr>
        <w:t>_</w:t>
      </w:r>
      <w:r w:rsidR="00525783" w:rsidRPr="00525783">
        <w:t xml:space="preserve"> </w:t>
      </w:r>
      <w:r w:rsidR="00525783" w:rsidRPr="00525783">
        <w:rPr>
          <w:lang w:val="en-US"/>
        </w:rPr>
        <w:t xml:space="preserve">(void *handle, const unsigned char *data, const unsigned int </w:t>
      </w:r>
      <w:proofErr w:type="spellStart"/>
      <w:r w:rsidR="00525783" w:rsidRPr="00525783">
        <w:rPr>
          <w:lang w:val="en-US"/>
        </w:rPr>
        <w:t>data_len</w:t>
      </w:r>
      <w:proofErr w:type="spellEnd"/>
      <w:r w:rsidR="00525783" w:rsidRPr="00525783">
        <w:rPr>
          <w:lang w:val="en-US"/>
        </w:rPr>
        <w:t>, unsigned char *hash, unsigned int *</w:t>
      </w:r>
      <w:proofErr w:type="spellStart"/>
      <w:r w:rsidR="00525783" w:rsidRPr="00525783">
        <w:rPr>
          <w:lang w:val="en-US"/>
        </w:rPr>
        <w:t>hash_cap</w:t>
      </w:r>
      <w:proofErr w:type="spellEnd"/>
      <w:r w:rsidR="00525783" w:rsidRPr="00525783">
        <w:rPr>
          <w:lang w:val="en-US"/>
        </w:rPr>
        <w:t>);</w:t>
      </w:r>
    </w:p>
    <w:p w:rsidR="00DB6AE6" w:rsidRDefault="00DB6AE6" w:rsidP="009E1F64">
      <w:pPr>
        <w:pStyle w:val="-"/>
        <w:spacing w:before="63" w:after="63"/>
      </w:pPr>
      <w:r>
        <w:rPr>
          <w:rFonts w:hint="eastAsia"/>
        </w:rPr>
        <w:t>参数</w:t>
      </w:r>
    </w:p>
    <w:p w:rsidR="00DB6AE6" w:rsidRPr="00E260FA" w:rsidRDefault="00DB6AE6" w:rsidP="009E1F64">
      <w:pPr>
        <w:rPr>
          <w:lang w:val="en-US"/>
        </w:rPr>
      </w:pPr>
      <w:bookmarkStart w:id="448" w:name="_Hlk510022270"/>
      <w:r w:rsidRPr="00E260FA">
        <w:rPr>
          <w:rFonts w:hint="eastAsia"/>
          <w:lang w:val="en-US"/>
        </w:rPr>
        <w:t>handle:</w:t>
      </w:r>
      <w:r w:rsidRPr="00E260FA">
        <w:rPr>
          <w:rFonts w:hint="eastAsia"/>
          <w:lang w:val="en-US"/>
        </w:rPr>
        <w:tab/>
      </w:r>
      <w:r w:rsidRPr="00E260FA">
        <w:rPr>
          <w:rFonts w:hint="eastAsia"/>
          <w:lang w:val="en-US"/>
        </w:rPr>
        <w:tab/>
      </w:r>
      <w:r w:rsidRPr="00E260FA">
        <w:rPr>
          <w:rFonts w:hint="eastAsia"/>
          <w:lang w:val="en-US"/>
        </w:rPr>
        <w:t>输入参数，</w:t>
      </w:r>
      <w:r w:rsidR="00564AB2">
        <w:rPr>
          <w:rFonts w:hint="eastAsia"/>
        </w:rPr>
        <w:t>加密设备连接句柄</w:t>
      </w:r>
    </w:p>
    <w:p w:rsidR="00DB6AE6" w:rsidRPr="00E260FA" w:rsidRDefault="00DB6AE6" w:rsidP="009E1F64">
      <w:pPr>
        <w:rPr>
          <w:lang w:val="en-US"/>
        </w:rPr>
      </w:pPr>
      <w:r>
        <w:rPr>
          <w:lang w:val="en-US"/>
        </w:rPr>
        <w:t>data</w:t>
      </w:r>
      <w:r w:rsidRPr="00E260FA">
        <w:rPr>
          <w:rFonts w:hint="eastAsia"/>
          <w:lang w:val="en-US"/>
        </w:rPr>
        <w:t>:</w:t>
      </w:r>
      <w:r w:rsidRPr="00E260FA">
        <w:rPr>
          <w:rFonts w:hint="eastAsia"/>
          <w:lang w:val="en-US"/>
        </w:rPr>
        <w:tab/>
      </w:r>
      <w:r w:rsidRPr="00E260FA">
        <w:rPr>
          <w:rFonts w:hint="eastAsia"/>
          <w:lang w:val="en-US"/>
        </w:rPr>
        <w:tab/>
      </w:r>
      <w:r w:rsidRPr="00E260FA">
        <w:rPr>
          <w:rFonts w:hint="eastAsia"/>
          <w:lang w:val="en-US"/>
        </w:rPr>
        <w:t>输入参数，待</w:t>
      </w:r>
      <w:r>
        <w:rPr>
          <w:rFonts w:hint="eastAsia"/>
          <w:lang w:val="en-US"/>
        </w:rPr>
        <w:t>计算</w:t>
      </w:r>
      <w:r w:rsidRPr="00E260FA">
        <w:rPr>
          <w:rFonts w:hint="eastAsia"/>
          <w:lang w:val="en-US"/>
        </w:rPr>
        <w:t>原</w:t>
      </w:r>
      <w:r>
        <w:rPr>
          <w:rFonts w:hint="eastAsia"/>
          <w:lang w:val="en-US"/>
        </w:rPr>
        <w:t>始</w:t>
      </w:r>
      <w:r w:rsidRPr="00E260FA">
        <w:rPr>
          <w:rFonts w:hint="eastAsia"/>
          <w:lang w:val="en-US"/>
        </w:rPr>
        <w:t>数据</w:t>
      </w:r>
    </w:p>
    <w:p w:rsidR="00DB6AE6" w:rsidRPr="00E260FA" w:rsidRDefault="00DB6AE6" w:rsidP="009E1F64">
      <w:pPr>
        <w:rPr>
          <w:lang w:val="en-US"/>
        </w:rPr>
      </w:pPr>
      <w:proofErr w:type="spellStart"/>
      <w:r>
        <w:rPr>
          <w:lang w:val="en-US"/>
        </w:rPr>
        <w:t>data</w:t>
      </w:r>
      <w:r w:rsidRPr="00E260FA">
        <w:rPr>
          <w:rFonts w:hint="eastAsia"/>
          <w:lang w:val="en-US"/>
        </w:rPr>
        <w:t>_len</w:t>
      </w:r>
      <w:proofErr w:type="spellEnd"/>
      <w:r w:rsidRPr="00E260FA">
        <w:rPr>
          <w:rFonts w:hint="eastAsia"/>
          <w:lang w:val="en-US"/>
        </w:rPr>
        <w:t>:</w:t>
      </w:r>
      <w:r w:rsidRPr="00E260FA">
        <w:rPr>
          <w:rFonts w:hint="eastAsia"/>
          <w:lang w:val="en-US"/>
        </w:rPr>
        <w:tab/>
      </w:r>
      <w:r>
        <w:rPr>
          <w:lang w:val="en-US"/>
        </w:rPr>
        <w:tab/>
      </w:r>
      <w:r w:rsidRPr="00E260FA">
        <w:rPr>
          <w:rFonts w:hint="eastAsia"/>
          <w:lang w:val="en-US"/>
        </w:rPr>
        <w:t>输入参数，待</w:t>
      </w:r>
      <w:r>
        <w:rPr>
          <w:rFonts w:hint="eastAsia"/>
          <w:lang w:val="en-US"/>
        </w:rPr>
        <w:t>计算</w:t>
      </w:r>
      <w:r w:rsidRPr="00E260FA">
        <w:rPr>
          <w:rFonts w:hint="eastAsia"/>
          <w:lang w:val="en-US"/>
        </w:rPr>
        <w:t>原</w:t>
      </w:r>
      <w:r>
        <w:rPr>
          <w:rFonts w:hint="eastAsia"/>
          <w:lang w:val="en-US"/>
        </w:rPr>
        <w:t>始</w:t>
      </w:r>
      <w:r w:rsidRPr="00E260FA">
        <w:rPr>
          <w:rFonts w:hint="eastAsia"/>
          <w:lang w:val="en-US"/>
        </w:rPr>
        <w:t>数据长度</w:t>
      </w:r>
    </w:p>
    <w:p w:rsidR="00DB6AE6" w:rsidRPr="00E260FA" w:rsidRDefault="00DB6AE6" w:rsidP="009E1F64">
      <w:pPr>
        <w:rPr>
          <w:lang w:val="en-US"/>
        </w:rPr>
      </w:pPr>
      <w:r>
        <w:rPr>
          <w:lang w:val="en-US"/>
        </w:rPr>
        <w:t>hash</w:t>
      </w:r>
      <w:r w:rsidRPr="00E260FA">
        <w:rPr>
          <w:rFonts w:hint="eastAsia"/>
          <w:lang w:val="en-US"/>
        </w:rPr>
        <w:t>:</w:t>
      </w:r>
      <w:r w:rsidRPr="00E260FA">
        <w:rPr>
          <w:rFonts w:hint="eastAsia"/>
          <w:lang w:val="en-US"/>
        </w:rPr>
        <w:tab/>
      </w:r>
      <w:r w:rsidRPr="00E260FA">
        <w:rPr>
          <w:rFonts w:hint="eastAsia"/>
          <w:lang w:val="en-US"/>
        </w:rPr>
        <w:tab/>
      </w:r>
      <w:r w:rsidRPr="00E260FA">
        <w:rPr>
          <w:rFonts w:hint="eastAsia"/>
          <w:lang w:val="en-US"/>
        </w:rPr>
        <w:t>输出参数，</w:t>
      </w:r>
      <w:r>
        <w:rPr>
          <w:rFonts w:hint="eastAsia"/>
          <w:lang w:val="en-US"/>
        </w:rPr>
        <w:t>H</w:t>
      </w:r>
      <w:r>
        <w:rPr>
          <w:lang w:val="en-US"/>
        </w:rPr>
        <w:t>ASH</w:t>
      </w:r>
      <w:r>
        <w:rPr>
          <w:rFonts w:hint="eastAsia"/>
          <w:lang w:val="en-US"/>
        </w:rPr>
        <w:t>值</w:t>
      </w:r>
      <w:r w:rsidR="006414AC">
        <w:rPr>
          <w:rFonts w:hint="eastAsia"/>
          <w:lang w:val="en-US"/>
        </w:rPr>
        <w:t>，二进制编码</w:t>
      </w:r>
    </w:p>
    <w:bookmarkEnd w:id="448"/>
    <w:p w:rsidR="00A8210F" w:rsidRPr="00E260FA" w:rsidRDefault="00A8210F" w:rsidP="00A8210F">
      <w:pPr>
        <w:rPr>
          <w:lang w:val="en-US"/>
        </w:rPr>
      </w:pPr>
      <w:proofErr w:type="spellStart"/>
      <w:r>
        <w:rPr>
          <w:lang w:val="en-US"/>
        </w:rPr>
        <w:t>hash_cap</w:t>
      </w:r>
      <w:proofErr w:type="spellEnd"/>
      <w:r w:rsidRPr="00E260FA">
        <w:rPr>
          <w:rFonts w:hint="eastAsia"/>
          <w:lang w:val="en-US"/>
        </w:rPr>
        <w:t>:</w:t>
      </w:r>
      <w:r w:rsidRPr="00E260FA">
        <w:rPr>
          <w:rFonts w:hint="eastAsia"/>
          <w:lang w:val="en-US"/>
        </w:rPr>
        <w:tab/>
      </w:r>
      <w:r w:rsidRPr="00E260FA">
        <w:rPr>
          <w:rFonts w:hint="eastAsia"/>
          <w:lang w:val="en-US"/>
        </w:rPr>
        <w:t>输出参数，</w:t>
      </w:r>
      <w:r w:rsidR="006309F5">
        <w:rPr>
          <w:rFonts w:hint="eastAsia"/>
          <w:lang w:val="en-US"/>
        </w:rPr>
        <w:t>H</w:t>
      </w:r>
      <w:r w:rsidR="006309F5">
        <w:rPr>
          <w:lang w:val="en-US"/>
        </w:rPr>
        <w:t>ASH</w:t>
      </w:r>
      <w:r w:rsidR="0031183F">
        <w:rPr>
          <w:rFonts w:hint="eastAsia"/>
          <w:lang w:val="en-US"/>
        </w:rPr>
        <w:t>数据</w:t>
      </w:r>
      <w:r w:rsidR="006309F5">
        <w:rPr>
          <w:rFonts w:hint="eastAsia"/>
          <w:lang w:val="en-US"/>
        </w:rPr>
        <w:t>长度</w:t>
      </w:r>
    </w:p>
    <w:p w:rsidR="00DB6AE6" w:rsidRPr="00611F02" w:rsidRDefault="00DB6AE6" w:rsidP="009E1F64">
      <w:pPr>
        <w:pStyle w:val="-"/>
        <w:spacing w:before="63" w:after="63"/>
      </w:pPr>
      <w:r>
        <w:rPr>
          <w:rFonts w:hint="eastAsia"/>
        </w:rPr>
        <w:t>返回值</w:t>
      </w:r>
    </w:p>
    <w:p w:rsidR="00DB6AE6" w:rsidRDefault="00DB6AE6" w:rsidP="009E1F64">
      <w:r>
        <w:rPr>
          <w:rFonts w:hint="eastAsia"/>
        </w:rPr>
        <w:t>0:</w:t>
      </w:r>
      <w:r>
        <w:rPr>
          <w:rFonts w:hint="eastAsia"/>
        </w:rPr>
        <w:tab/>
      </w:r>
      <w:r>
        <w:rPr>
          <w:rFonts w:hint="eastAsia"/>
        </w:rPr>
        <w:tab/>
      </w:r>
      <w:r>
        <w:rPr>
          <w:rFonts w:hint="eastAsia"/>
        </w:rPr>
        <w:t>成功</w:t>
      </w:r>
    </w:p>
    <w:p w:rsidR="004D4018" w:rsidRDefault="004D4018" w:rsidP="004D4018">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DB6AE6" w:rsidRPr="00701A21" w:rsidRDefault="00DB6AE6" w:rsidP="009E1F64">
      <w:r>
        <w:t>-</w:t>
      </w:r>
      <w:r>
        <w:rPr>
          <w:rFonts w:hint="eastAsia"/>
        </w:rPr>
        <w:t>1:</w:t>
      </w:r>
      <w:r>
        <w:rPr>
          <w:rFonts w:hint="eastAsia"/>
        </w:rPr>
        <w:tab/>
      </w:r>
      <w:r>
        <w:rPr>
          <w:rFonts w:hint="eastAsia"/>
        </w:rPr>
        <w:tab/>
      </w:r>
      <w:r>
        <w:rPr>
          <w:rFonts w:hint="eastAsia"/>
        </w:rPr>
        <w:t>失败</w:t>
      </w:r>
    </w:p>
    <w:p w:rsidR="00DB6AE6" w:rsidRDefault="00DB6AE6" w:rsidP="003B087F">
      <w:pPr>
        <w:pStyle w:val="3"/>
      </w:pPr>
      <w:bookmarkStart w:id="449" w:name="_Toc510084947"/>
      <w:bookmarkStart w:id="450" w:name="_Toc15026803"/>
      <w:proofErr w:type="gramStart"/>
      <w:r>
        <w:rPr>
          <w:rFonts w:hint="eastAsia"/>
        </w:rPr>
        <w:lastRenderedPageBreak/>
        <w:t>签名回调函数</w:t>
      </w:r>
      <w:proofErr w:type="gramEnd"/>
      <w:r>
        <w:rPr>
          <w:rFonts w:hint="eastAsia"/>
        </w:rPr>
        <w:t>-</w:t>
      </w:r>
      <w:proofErr w:type="spellStart"/>
      <w:r w:rsidRPr="00A607A3">
        <w:t>cb_sign</w:t>
      </w:r>
      <w:proofErr w:type="spellEnd"/>
      <w:r w:rsidRPr="00A607A3">
        <w:t>_</w:t>
      </w:r>
      <w:bookmarkEnd w:id="449"/>
      <w:bookmarkEnd w:id="450"/>
      <w:r w:rsidRPr="00A607A3">
        <w:t xml:space="preserve"> </w:t>
      </w:r>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对原始数据进行数字签名的回调函数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 xml:space="preserve">int </w:t>
      </w:r>
      <w:proofErr w:type="spellStart"/>
      <w:r w:rsidRPr="00491A58">
        <w:rPr>
          <w:lang w:val="en-US"/>
        </w:rPr>
        <w:t>cb_sign</w:t>
      </w:r>
      <w:proofErr w:type="spellEnd"/>
      <w:r w:rsidRPr="00491A58">
        <w:rPr>
          <w:lang w:val="en-US"/>
        </w:rPr>
        <w:t>_</w:t>
      </w:r>
      <w:r w:rsidR="00AE0E15" w:rsidRPr="00AE0E15">
        <w:t xml:space="preserve"> </w:t>
      </w:r>
      <w:r w:rsidR="00AE0E15" w:rsidRPr="00AE0E15">
        <w:rPr>
          <w:lang w:val="en-US"/>
        </w:rPr>
        <w:t>(void *handle, const void *</w:t>
      </w:r>
      <w:proofErr w:type="spellStart"/>
      <w:r w:rsidR="00AE0E15" w:rsidRPr="00AE0E15">
        <w:rPr>
          <w:lang w:val="en-US"/>
        </w:rPr>
        <w:t>sign_keypair</w:t>
      </w:r>
      <w:proofErr w:type="spellEnd"/>
      <w:r w:rsidR="00AE0E15" w:rsidRPr="00AE0E15">
        <w:rPr>
          <w:lang w:val="en-US"/>
        </w:rPr>
        <w:t xml:space="preserve">, const unsigned char *data, const unsigned int </w:t>
      </w:r>
      <w:proofErr w:type="spellStart"/>
      <w:r w:rsidR="00AE0E15" w:rsidRPr="00AE0E15">
        <w:rPr>
          <w:lang w:val="en-US"/>
        </w:rPr>
        <w:t>data_len</w:t>
      </w:r>
      <w:proofErr w:type="spellEnd"/>
      <w:r w:rsidR="00AE0E15" w:rsidRPr="00AE0E15">
        <w:rPr>
          <w:lang w:val="en-US"/>
        </w:rPr>
        <w:t>, unsigned char *</w:t>
      </w:r>
      <w:proofErr w:type="spellStart"/>
      <w:r w:rsidR="00AE0E15" w:rsidRPr="00AE0E15">
        <w:rPr>
          <w:lang w:val="en-US"/>
        </w:rPr>
        <w:t>signed_data</w:t>
      </w:r>
      <w:proofErr w:type="spellEnd"/>
      <w:r w:rsidR="00AE0E15" w:rsidRPr="00AE0E15">
        <w:rPr>
          <w:lang w:val="en-US"/>
        </w:rPr>
        <w:t>, unsigned int *cap);</w:t>
      </w:r>
    </w:p>
    <w:p w:rsidR="00DB6AE6" w:rsidRDefault="00DB6AE6" w:rsidP="009E1F64">
      <w:pPr>
        <w:pStyle w:val="-"/>
        <w:spacing w:before="63" w:after="63"/>
      </w:pPr>
      <w:r>
        <w:rPr>
          <w:rFonts w:hint="eastAsia"/>
        </w:rPr>
        <w:t>参数</w:t>
      </w:r>
    </w:p>
    <w:p w:rsidR="00DB6AE6" w:rsidRPr="007A43D1" w:rsidRDefault="00DB6AE6" w:rsidP="009E1F64">
      <w:pPr>
        <w:rPr>
          <w:lang w:val="en-US"/>
        </w:rPr>
      </w:pPr>
      <w:r w:rsidRPr="007A43D1">
        <w:rPr>
          <w:rFonts w:hint="eastAsia"/>
          <w:lang w:val="en-US"/>
        </w:rPr>
        <w:t>handle:</w:t>
      </w:r>
      <w:r w:rsidRPr="007A43D1">
        <w:rPr>
          <w:rFonts w:hint="eastAsia"/>
          <w:lang w:val="en-US"/>
        </w:rPr>
        <w:tab/>
      </w:r>
      <w:r w:rsidRPr="007A43D1">
        <w:rPr>
          <w:rFonts w:hint="eastAsia"/>
          <w:lang w:val="en-US"/>
        </w:rPr>
        <w:tab/>
      </w:r>
      <w:r>
        <w:rPr>
          <w:lang w:val="en-US"/>
        </w:rPr>
        <w:tab/>
      </w:r>
      <w:r w:rsidRPr="007A43D1">
        <w:rPr>
          <w:rFonts w:hint="eastAsia"/>
          <w:lang w:val="en-US"/>
        </w:rPr>
        <w:t>输入参数，</w:t>
      </w:r>
      <w:r w:rsidR="00564AB2">
        <w:rPr>
          <w:rFonts w:hint="eastAsia"/>
        </w:rPr>
        <w:t>加密设备连接句柄</w:t>
      </w:r>
    </w:p>
    <w:p w:rsidR="00AC62ED" w:rsidRPr="007A43D1" w:rsidRDefault="00AC62ED" w:rsidP="00AC62ED">
      <w:pPr>
        <w:rPr>
          <w:lang w:val="en-US"/>
        </w:rPr>
      </w:pPr>
      <w:proofErr w:type="spellStart"/>
      <w:r>
        <w:rPr>
          <w:lang w:val="en-US"/>
        </w:rPr>
        <w:t>sign_keypair</w:t>
      </w:r>
      <w:proofErr w:type="spellEnd"/>
      <w:r w:rsidRPr="007A43D1">
        <w:rPr>
          <w:rFonts w:hint="eastAsia"/>
          <w:lang w:val="en-US"/>
        </w:rPr>
        <w:t>:</w:t>
      </w:r>
      <w:r w:rsidRPr="007A43D1">
        <w:rPr>
          <w:rFonts w:hint="eastAsia"/>
          <w:lang w:val="en-US"/>
        </w:rPr>
        <w:tab/>
      </w:r>
      <w:r>
        <w:rPr>
          <w:lang w:val="en-US"/>
        </w:rPr>
        <w:tab/>
      </w:r>
      <w:r w:rsidRPr="007A43D1">
        <w:rPr>
          <w:rFonts w:hint="eastAsia"/>
          <w:lang w:val="en-US"/>
        </w:rPr>
        <w:t>输入参数，</w:t>
      </w:r>
      <w:r w:rsidR="005F6642">
        <w:rPr>
          <w:rFonts w:hint="eastAsia"/>
        </w:rPr>
        <w:t>签名密钥对</w:t>
      </w:r>
    </w:p>
    <w:p w:rsidR="00DB6AE6" w:rsidRPr="007A43D1" w:rsidRDefault="00DB6AE6" w:rsidP="009E1F64">
      <w:pPr>
        <w:rPr>
          <w:lang w:val="en-US"/>
        </w:rPr>
      </w:pPr>
      <w:r w:rsidRPr="007A43D1">
        <w:rPr>
          <w:rFonts w:hint="eastAsia"/>
          <w:lang w:val="en-US"/>
        </w:rPr>
        <w:t>data:</w:t>
      </w:r>
      <w:r w:rsidRPr="007A43D1">
        <w:rPr>
          <w:rFonts w:hint="eastAsia"/>
          <w:lang w:val="en-US"/>
        </w:rPr>
        <w:tab/>
      </w:r>
      <w:r w:rsidRPr="007A43D1">
        <w:rPr>
          <w:rFonts w:hint="eastAsia"/>
          <w:lang w:val="en-US"/>
        </w:rPr>
        <w:tab/>
      </w:r>
      <w:r>
        <w:rPr>
          <w:lang w:val="en-US"/>
        </w:rPr>
        <w:tab/>
      </w:r>
      <w:r w:rsidRPr="007A43D1">
        <w:rPr>
          <w:rFonts w:hint="eastAsia"/>
          <w:lang w:val="en-US"/>
        </w:rPr>
        <w:t>输入参数，</w:t>
      </w:r>
      <w:r>
        <w:rPr>
          <w:rFonts w:hint="eastAsia"/>
          <w:lang w:val="en-US"/>
        </w:rPr>
        <w:t>待签名的</w:t>
      </w:r>
      <w:r w:rsidRPr="007A43D1">
        <w:rPr>
          <w:rFonts w:hint="eastAsia"/>
          <w:lang w:val="en-US"/>
        </w:rPr>
        <w:t>原</w:t>
      </w:r>
      <w:r>
        <w:rPr>
          <w:rFonts w:hint="eastAsia"/>
          <w:lang w:val="en-US"/>
        </w:rPr>
        <w:t>始</w:t>
      </w:r>
      <w:r w:rsidRPr="007A43D1">
        <w:rPr>
          <w:rFonts w:hint="eastAsia"/>
          <w:lang w:val="en-US"/>
        </w:rPr>
        <w:t>数据</w:t>
      </w:r>
    </w:p>
    <w:p w:rsidR="00DB6AE6" w:rsidRPr="007A43D1" w:rsidRDefault="00DB6AE6" w:rsidP="009E1F64">
      <w:pPr>
        <w:rPr>
          <w:lang w:val="en-US"/>
        </w:rPr>
      </w:pPr>
      <w:proofErr w:type="spellStart"/>
      <w:r w:rsidRPr="007A43D1">
        <w:rPr>
          <w:rFonts w:hint="eastAsia"/>
          <w:lang w:val="en-US"/>
        </w:rPr>
        <w:t>data_len</w:t>
      </w:r>
      <w:proofErr w:type="spellEnd"/>
      <w:r w:rsidRPr="007A43D1">
        <w:rPr>
          <w:rFonts w:hint="eastAsia"/>
          <w:lang w:val="en-US"/>
        </w:rPr>
        <w:t>:</w:t>
      </w:r>
      <w:r w:rsidRPr="007A43D1">
        <w:rPr>
          <w:rFonts w:hint="eastAsia"/>
          <w:lang w:val="en-US"/>
        </w:rPr>
        <w:tab/>
      </w:r>
      <w:r>
        <w:rPr>
          <w:lang w:val="en-US"/>
        </w:rPr>
        <w:tab/>
      </w:r>
      <w:r>
        <w:rPr>
          <w:lang w:val="en-US"/>
        </w:rPr>
        <w:tab/>
      </w:r>
      <w:r w:rsidRPr="007A43D1">
        <w:rPr>
          <w:rFonts w:hint="eastAsia"/>
          <w:lang w:val="en-US"/>
        </w:rPr>
        <w:t>输入参数，</w:t>
      </w:r>
      <w:r>
        <w:rPr>
          <w:rFonts w:hint="eastAsia"/>
          <w:lang w:val="en-US"/>
        </w:rPr>
        <w:t>待签名的</w:t>
      </w:r>
      <w:r w:rsidRPr="007A43D1">
        <w:rPr>
          <w:rFonts w:hint="eastAsia"/>
          <w:lang w:val="en-US"/>
        </w:rPr>
        <w:t>原</w:t>
      </w:r>
      <w:r>
        <w:rPr>
          <w:rFonts w:hint="eastAsia"/>
          <w:lang w:val="en-US"/>
        </w:rPr>
        <w:t>始</w:t>
      </w:r>
      <w:r w:rsidRPr="007A43D1">
        <w:rPr>
          <w:rFonts w:hint="eastAsia"/>
          <w:lang w:val="en-US"/>
        </w:rPr>
        <w:t>数据长度</w:t>
      </w:r>
    </w:p>
    <w:p w:rsidR="00DB6AE6" w:rsidRDefault="00DB6AE6" w:rsidP="009E1F64">
      <w:pPr>
        <w:rPr>
          <w:lang w:val="en-US"/>
        </w:rPr>
      </w:pPr>
      <w:proofErr w:type="spellStart"/>
      <w:r>
        <w:rPr>
          <w:lang w:val="en-US"/>
        </w:rPr>
        <w:t>signed_data</w:t>
      </w:r>
      <w:proofErr w:type="spellEnd"/>
      <w:r w:rsidRPr="007A43D1">
        <w:rPr>
          <w:rFonts w:hint="eastAsia"/>
          <w:lang w:val="en-US"/>
        </w:rPr>
        <w:t>:</w:t>
      </w:r>
      <w:r w:rsidRPr="007A43D1">
        <w:rPr>
          <w:rFonts w:hint="eastAsia"/>
          <w:lang w:val="en-US"/>
        </w:rPr>
        <w:tab/>
      </w:r>
      <w:r>
        <w:rPr>
          <w:lang w:val="en-US"/>
        </w:rPr>
        <w:tab/>
      </w:r>
      <w:r w:rsidRPr="007A43D1">
        <w:rPr>
          <w:rFonts w:hint="eastAsia"/>
          <w:lang w:val="en-US"/>
        </w:rPr>
        <w:t>输出参数，</w:t>
      </w:r>
      <w:r>
        <w:rPr>
          <w:rFonts w:hint="eastAsia"/>
          <w:lang w:val="en-US"/>
        </w:rPr>
        <w:t>签名数据</w:t>
      </w:r>
      <w:r w:rsidR="006414AC">
        <w:rPr>
          <w:rFonts w:hint="eastAsia"/>
          <w:lang w:val="en-US"/>
        </w:rPr>
        <w:t>，二进制编码</w:t>
      </w:r>
    </w:p>
    <w:p w:rsidR="00DB6AE6" w:rsidRDefault="00DB6AE6" w:rsidP="009E1F64">
      <w:pPr>
        <w:rPr>
          <w:lang w:val="en-US"/>
        </w:rPr>
      </w:pPr>
      <w:r>
        <w:rPr>
          <w:lang w:val="en-US"/>
        </w:rPr>
        <w:t>cap</w:t>
      </w:r>
      <w:r w:rsidRPr="007A43D1">
        <w:rPr>
          <w:rFonts w:hint="eastAsia"/>
          <w:lang w:val="en-US"/>
        </w:rPr>
        <w:t>:</w:t>
      </w:r>
      <w:r w:rsidRPr="007A43D1">
        <w:rPr>
          <w:rFonts w:hint="eastAsia"/>
          <w:lang w:val="en-US"/>
        </w:rPr>
        <w:tab/>
      </w:r>
      <w:r w:rsidRPr="007A43D1">
        <w:rPr>
          <w:rFonts w:hint="eastAsia"/>
          <w:lang w:val="en-US"/>
        </w:rPr>
        <w:tab/>
      </w:r>
      <w:r>
        <w:rPr>
          <w:lang w:val="en-US"/>
        </w:rPr>
        <w:tab/>
      </w:r>
      <w:r>
        <w:rPr>
          <w:lang w:val="en-US"/>
        </w:rPr>
        <w:tab/>
      </w:r>
      <w:r w:rsidRPr="007A43D1">
        <w:rPr>
          <w:rFonts w:hint="eastAsia"/>
          <w:lang w:val="en-US"/>
        </w:rPr>
        <w:t>输出参数，</w:t>
      </w:r>
      <w:r>
        <w:rPr>
          <w:rFonts w:hint="eastAsia"/>
          <w:lang w:val="en-US"/>
        </w:rPr>
        <w:t>签名数据长度</w:t>
      </w:r>
    </w:p>
    <w:p w:rsidR="00DB6AE6" w:rsidRPr="00611F02" w:rsidRDefault="00DB6AE6" w:rsidP="009E1F64">
      <w:pPr>
        <w:pStyle w:val="-"/>
        <w:spacing w:before="63" w:after="63"/>
      </w:pPr>
      <w:r>
        <w:rPr>
          <w:rFonts w:hint="eastAsia"/>
        </w:rPr>
        <w:t>返回值</w:t>
      </w:r>
    </w:p>
    <w:p w:rsidR="00DB6AE6" w:rsidRDefault="00DB6AE6" w:rsidP="009E1F64">
      <w:r>
        <w:rPr>
          <w:rFonts w:hint="eastAsia"/>
        </w:rPr>
        <w:t>0:</w:t>
      </w:r>
      <w:r>
        <w:rPr>
          <w:rFonts w:hint="eastAsia"/>
        </w:rPr>
        <w:tab/>
      </w:r>
      <w:r>
        <w:rPr>
          <w:rFonts w:hint="eastAsia"/>
        </w:rPr>
        <w:tab/>
      </w:r>
      <w:r>
        <w:rPr>
          <w:rFonts w:hint="eastAsia"/>
        </w:rPr>
        <w:t>成功</w:t>
      </w:r>
    </w:p>
    <w:p w:rsidR="00AF6037" w:rsidRDefault="00AF6037" w:rsidP="009E1F64">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DB6AE6" w:rsidRPr="00701A21" w:rsidRDefault="00DB6AE6" w:rsidP="009E1F64">
      <w:r>
        <w:t>-</w:t>
      </w:r>
      <w:r>
        <w:rPr>
          <w:rFonts w:hint="eastAsia"/>
        </w:rPr>
        <w:t>1:</w:t>
      </w:r>
      <w:r>
        <w:rPr>
          <w:rFonts w:hint="eastAsia"/>
        </w:rPr>
        <w:tab/>
      </w:r>
      <w:r>
        <w:rPr>
          <w:rFonts w:hint="eastAsia"/>
        </w:rPr>
        <w:tab/>
      </w:r>
      <w:r>
        <w:rPr>
          <w:rFonts w:hint="eastAsia"/>
        </w:rPr>
        <w:t>失败</w:t>
      </w:r>
    </w:p>
    <w:p w:rsidR="00DB6AE6" w:rsidRDefault="00DB6AE6" w:rsidP="003B087F">
      <w:pPr>
        <w:pStyle w:val="3"/>
      </w:pPr>
      <w:bookmarkStart w:id="451" w:name="_Toc510084948"/>
      <w:bookmarkStart w:id="452" w:name="_Toc15026804"/>
      <w:r>
        <w:rPr>
          <w:rFonts w:hint="eastAsia"/>
        </w:rPr>
        <w:t>验</w:t>
      </w:r>
      <w:proofErr w:type="gramStart"/>
      <w:r>
        <w:rPr>
          <w:rFonts w:hint="eastAsia"/>
        </w:rPr>
        <w:t>签回调函数</w:t>
      </w:r>
      <w:proofErr w:type="gramEnd"/>
      <w:r>
        <w:rPr>
          <w:rFonts w:hint="eastAsia"/>
        </w:rPr>
        <w:t>-</w:t>
      </w:r>
      <w:proofErr w:type="spellStart"/>
      <w:r w:rsidRPr="00A607A3">
        <w:t>cb_verify_sign</w:t>
      </w:r>
      <w:proofErr w:type="spellEnd"/>
      <w:r w:rsidRPr="00A607A3">
        <w:t>_</w:t>
      </w:r>
      <w:bookmarkEnd w:id="451"/>
      <w:bookmarkEnd w:id="452"/>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用指定的</w:t>
      </w:r>
      <w:r w:rsidR="004D26C2">
        <w:rPr>
          <w:rFonts w:hint="eastAsia"/>
          <w:lang w:val="en-US"/>
        </w:rPr>
        <w:t>签名</w:t>
      </w:r>
      <w:r>
        <w:rPr>
          <w:rFonts w:hint="eastAsia"/>
          <w:lang w:val="en-US"/>
        </w:rPr>
        <w:t>公</w:t>
      </w:r>
      <w:proofErr w:type="gramStart"/>
      <w:r>
        <w:rPr>
          <w:rFonts w:hint="eastAsia"/>
          <w:lang w:val="en-US"/>
        </w:rPr>
        <w:t>钥</w:t>
      </w:r>
      <w:proofErr w:type="gramEnd"/>
      <w:r>
        <w:rPr>
          <w:rFonts w:hint="eastAsia"/>
          <w:lang w:val="en-US"/>
        </w:rPr>
        <w:t>对原始数据进行数字签名验证的回调函数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 xml:space="preserve">int </w:t>
      </w:r>
      <w:proofErr w:type="spellStart"/>
      <w:r w:rsidRPr="00491A58">
        <w:rPr>
          <w:lang w:val="en-US"/>
        </w:rPr>
        <w:t>cb_verify_sign</w:t>
      </w:r>
      <w:proofErr w:type="spellEnd"/>
      <w:r w:rsidRPr="00491A58">
        <w:rPr>
          <w:lang w:val="en-US"/>
        </w:rPr>
        <w:t>_</w:t>
      </w:r>
      <w:r w:rsidR="00F60EAE" w:rsidRPr="00F60EAE">
        <w:t xml:space="preserve"> </w:t>
      </w:r>
      <w:r w:rsidR="00F60EAE" w:rsidRPr="00F60EAE">
        <w:rPr>
          <w:lang w:val="en-US"/>
        </w:rPr>
        <w:t xml:space="preserve">(void *handle, const unsigned char *data, const unsigned int </w:t>
      </w:r>
      <w:proofErr w:type="spellStart"/>
      <w:r w:rsidR="00F60EAE" w:rsidRPr="00F60EAE">
        <w:rPr>
          <w:lang w:val="en-US"/>
        </w:rPr>
        <w:t>data_len</w:t>
      </w:r>
      <w:proofErr w:type="spellEnd"/>
      <w:r w:rsidR="00F60EAE" w:rsidRPr="00F60EAE">
        <w:rPr>
          <w:lang w:val="en-US"/>
        </w:rPr>
        <w:t>, const unsigned char *</w:t>
      </w:r>
      <w:proofErr w:type="spellStart"/>
      <w:r w:rsidR="00F60EAE" w:rsidRPr="00F60EAE">
        <w:rPr>
          <w:lang w:val="en-US"/>
        </w:rPr>
        <w:t>signed_data</w:t>
      </w:r>
      <w:proofErr w:type="spellEnd"/>
      <w:r w:rsidR="00F60EAE" w:rsidRPr="00F60EAE">
        <w:rPr>
          <w:lang w:val="en-US"/>
        </w:rPr>
        <w:t xml:space="preserve">, const unsigned int </w:t>
      </w:r>
      <w:proofErr w:type="spellStart"/>
      <w:r w:rsidR="00F60EAE" w:rsidRPr="00F60EAE">
        <w:rPr>
          <w:lang w:val="en-US"/>
        </w:rPr>
        <w:t>signed_data_len</w:t>
      </w:r>
      <w:proofErr w:type="spellEnd"/>
      <w:r w:rsidR="00F60EAE" w:rsidRPr="00F60EAE">
        <w:rPr>
          <w:lang w:val="en-US"/>
        </w:rPr>
        <w:t>, const unsigned char *</w:t>
      </w:r>
      <w:proofErr w:type="spellStart"/>
      <w:r w:rsidR="00F60EAE" w:rsidRPr="00F60EAE">
        <w:rPr>
          <w:lang w:val="en-US"/>
        </w:rPr>
        <w:t>pub_key</w:t>
      </w:r>
      <w:proofErr w:type="spellEnd"/>
      <w:r w:rsidR="00F60EAE" w:rsidRPr="00F60EAE">
        <w:rPr>
          <w:lang w:val="en-US"/>
        </w:rPr>
        <w:t xml:space="preserve">, const unsigned int </w:t>
      </w:r>
      <w:proofErr w:type="spellStart"/>
      <w:r w:rsidR="00F60EAE" w:rsidRPr="00F60EAE">
        <w:rPr>
          <w:lang w:val="en-US"/>
        </w:rPr>
        <w:t>pub_key_len</w:t>
      </w:r>
      <w:proofErr w:type="spellEnd"/>
      <w:r w:rsidR="00F60EAE" w:rsidRPr="00F60EAE">
        <w:rPr>
          <w:lang w:val="en-US"/>
        </w:rPr>
        <w:t>);</w:t>
      </w:r>
    </w:p>
    <w:p w:rsidR="00DB6AE6" w:rsidRDefault="00DB6AE6" w:rsidP="009E1F64">
      <w:pPr>
        <w:pStyle w:val="-"/>
        <w:spacing w:before="63" w:after="63"/>
      </w:pPr>
      <w:r>
        <w:rPr>
          <w:rFonts w:hint="eastAsia"/>
        </w:rPr>
        <w:t>参数</w:t>
      </w:r>
    </w:p>
    <w:p w:rsidR="00DB6AE6" w:rsidRPr="00220F56" w:rsidRDefault="00DB6AE6" w:rsidP="009E1F64">
      <w:pPr>
        <w:rPr>
          <w:lang w:val="en-US"/>
        </w:rPr>
      </w:pPr>
      <w:r w:rsidRPr="00220F56">
        <w:rPr>
          <w:rFonts w:hint="eastAsia"/>
          <w:lang w:val="en-US"/>
        </w:rPr>
        <w:t>handle:</w:t>
      </w:r>
      <w:r w:rsidRPr="00220F56">
        <w:rPr>
          <w:rFonts w:hint="eastAsia"/>
          <w:lang w:val="en-US"/>
        </w:rPr>
        <w:tab/>
      </w:r>
      <w:r w:rsidRPr="00220F56">
        <w:rPr>
          <w:rFonts w:hint="eastAsia"/>
          <w:lang w:val="en-US"/>
        </w:rPr>
        <w:tab/>
      </w:r>
      <w:r>
        <w:rPr>
          <w:lang w:val="en-US"/>
        </w:rPr>
        <w:tab/>
      </w:r>
      <w:r w:rsidRPr="00220F56">
        <w:rPr>
          <w:rFonts w:hint="eastAsia"/>
          <w:lang w:val="en-US"/>
        </w:rPr>
        <w:t>输入参数，</w:t>
      </w:r>
      <w:r w:rsidR="00564AB2">
        <w:rPr>
          <w:rFonts w:hint="eastAsia"/>
        </w:rPr>
        <w:t>加密设备连接句柄</w:t>
      </w:r>
    </w:p>
    <w:p w:rsidR="00DB6AE6" w:rsidRPr="00220F56" w:rsidRDefault="00DB6AE6" w:rsidP="009E1F64">
      <w:pPr>
        <w:rPr>
          <w:lang w:val="en-US"/>
        </w:rPr>
      </w:pPr>
      <w:r w:rsidRPr="00220F56">
        <w:rPr>
          <w:rFonts w:hint="eastAsia"/>
          <w:lang w:val="en-US"/>
        </w:rPr>
        <w:t>data:</w:t>
      </w:r>
      <w:r w:rsidRPr="00220F56">
        <w:rPr>
          <w:rFonts w:hint="eastAsia"/>
          <w:lang w:val="en-US"/>
        </w:rPr>
        <w:tab/>
      </w:r>
      <w:r w:rsidRPr="00220F56">
        <w:rPr>
          <w:rFonts w:hint="eastAsia"/>
          <w:lang w:val="en-US"/>
        </w:rPr>
        <w:tab/>
      </w:r>
      <w:r>
        <w:rPr>
          <w:lang w:val="en-US"/>
        </w:rPr>
        <w:tab/>
      </w:r>
      <w:r w:rsidRPr="00220F56">
        <w:rPr>
          <w:rFonts w:hint="eastAsia"/>
          <w:lang w:val="en-US"/>
        </w:rPr>
        <w:t>输入参数，待</w:t>
      </w:r>
      <w:r>
        <w:rPr>
          <w:rFonts w:hint="eastAsia"/>
          <w:lang w:val="en-US"/>
        </w:rPr>
        <w:t>验证的原始</w:t>
      </w:r>
      <w:r w:rsidRPr="00220F56">
        <w:rPr>
          <w:rFonts w:hint="eastAsia"/>
          <w:lang w:val="en-US"/>
        </w:rPr>
        <w:t>数据</w:t>
      </w:r>
    </w:p>
    <w:p w:rsidR="00DB6AE6" w:rsidRPr="00220F56" w:rsidRDefault="00DB6AE6" w:rsidP="009E1F64">
      <w:pPr>
        <w:rPr>
          <w:lang w:val="en-US"/>
        </w:rPr>
      </w:pPr>
      <w:proofErr w:type="spellStart"/>
      <w:r w:rsidRPr="00220F56">
        <w:rPr>
          <w:rFonts w:hint="eastAsia"/>
          <w:lang w:val="en-US"/>
        </w:rPr>
        <w:t>data_len</w:t>
      </w:r>
      <w:proofErr w:type="spellEnd"/>
      <w:r w:rsidRPr="00220F56">
        <w:rPr>
          <w:rFonts w:hint="eastAsia"/>
          <w:lang w:val="en-US"/>
        </w:rPr>
        <w:t>:</w:t>
      </w:r>
      <w:r w:rsidRPr="00220F56">
        <w:rPr>
          <w:rFonts w:hint="eastAsia"/>
          <w:lang w:val="en-US"/>
        </w:rPr>
        <w:tab/>
      </w:r>
      <w:r>
        <w:rPr>
          <w:lang w:val="en-US"/>
        </w:rPr>
        <w:tab/>
      </w:r>
      <w:r>
        <w:rPr>
          <w:lang w:val="en-US"/>
        </w:rPr>
        <w:tab/>
      </w:r>
      <w:r w:rsidRPr="00220F56">
        <w:rPr>
          <w:rFonts w:hint="eastAsia"/>
          <w:lang w:val="en-US"/>
        </w:rPr>
        <w:t>输入参数，待</w:t>
      </w:r>
      <w:r>
        <w:rPr>
          <w:rFonts w:hint="eastAsia"/>
          <w:lang w:val="en-US"/>
        </w:rPr>
        <w:t>验证的原始</w:t>
      </w:r>
      <w:r w:rsidRPr="00220F56">
        <w:rPr>
          <w:rFonts w:hint="eastAsia"/>
          <w:lang w:val="en-US"/>
        </w:rPr>
        <w:t>数据长度</w:t>
      </w:r>
    </w:p>
    <w:p w:rsidR="00DB6AE6" w:rsidRDefault="00DB6AE6" w:rsidP="009E1F64">
      <w:pPr>
        <w:rPr>
          <w:lang w:val="en-US"/>
        </w:rPr>
      </w:pPr>
      <w:proofErr w:type="spellStart"/>
      <w:r>
        <w:rPr>
          <w:lang w:val="en-US"/>
        </w:rPr>
        <w:t>signed_data</w:t>
      </w:r>
      <w:proofErr w:type="spellEnd"/>
      <w:r w:rsidRPr="00220F56">
        <w:rPr>
          <w:rFonts w:hint="eastAsia"/>
          <w:lang w:val="en-US"/>
        </w:rPr>
        <w:t>:</w:t>
      </w:r>
      <w:r w:rsidRPr="00220F56">
        <w:rPr>
          <w:rFonts w:hint="eastAsia"/>
          <w:lang w:val="en-US"/>
        </w:rPr>
        <w:tab/>
      </w:r>
      <w:r>
        <w:rPr>
          <w:lang w:val="en-US"/>
        </w:rPr>
        <w:tab/>
      </w:r>
      <w:r w:rsidRPr="00220F56">
        <w:rPr>
          <w:rFonts w:hint="eastAsia"/>
          <w:lang w:val="en-US"/>
        </w:rPr>
        <w:t>输入参数，</w:t>
      </w:r>
      <w:r>
        <w:rPr>
          <w:rFonts w:hint="eastAsia"/>
          <w:lang w:val="en-US"/>
        </w:rPr>
        <w:t>待验证的签名数据</w:t>
      </w:r>
      <w:ins w:id="453" w:author="xiao liu" w:date="2018-11-06T16:12:00Z">
        <w:r w:rsidR="00BF2E46">
          <w:rPr>
            <w:rFonts w:hint="eastAsia"/>
            <w:lang w:val="en-US"/>
          </w:rPr>
          <w:t>，</w:t>
        </w:r>
        <w:r w:rsidR="00BF2E46">
          <w:rPr>
            <w:lang w:val="en-US"/>
          </w:rPr>
          <w:t>二进制编码</w:t>
        </w:r>
      </w:ins>
    </w:p>
    <w:p w:rsidR="00DB6AE6" w:rsidRDefault="00DB6AE6" w:rsidP="009E1F64">
      <w:pPr>
        <w:rPr>
          <w:lang w:val="en-US"/>
        </w:rPr>
      </w:pPr>
      <w:proofErr w:type="spellStart"/>
      <w:r>
        <w:rPr>
          <w:lang w:val="en-US"/>
        </w:rPr>
        <w:t>signed_data_len</w:t>
      </w:r>
      <w:proofErr w:type="spellEnd"/>
      <w:r w:rsidRPr="00220F56">
        <w:rPr>
          <w:rFonts w:hint="eastAsia"/>
          <w:lang w:val="en-US"/>
        </w:rPr>
        <w:t>:</w:t>
      </w:r>
      <w:r>
        <w:rPr>
          <w:lang w:val="en-US"/>
        </w:rPr>
        <w:tab/>
      </w:r>
      <w:r w:rsidRPr="00220F56">
        <w:rPr>
          <w:rFonts w:hint="eastAsia"/>
          <w:lang w:val="en-US"/>
        </w:rPr>
        <w:t>输入参数，</w:t>
      </w:r>
      <w:r>
        <w:rPr>
          <w:rFonts w:hint="eastAsia"/>
          <w:lang w:val="en-US"/>
        </w:rPr>
        <w:t>待验证的签名数据长度</w:t>
      </w:r>
    </w:p>
    <w:p w:rsidR="00DB6AE6" w:rsidRDefault="00DB6AE6" w:rsidP="009E1F64">
      <w:pPr>
        <w:rPr>
          <w:lang w:val="en-US"/>
        </w:rPr>
      </w:pPr>
      <w:proofErr w:type="spellStart"/>
      <w:r>
        <w:rPr>
          <w:lang w:val="en-US"/>
        </w:rPr>
        <w:t>pub_key</w:t>
      </w:r>
      <w:proofErr w:type="spellEnd"/>
      <w:r w:rsidRPr="00220F56">
        <w:rPr>
          <w:rFonts w:hint="eastAsia"/>
          <w:lang w:val="en-US"/>
        </w:rPr>
        <w:t>:</w:t>
      </w:r>
      <w:r w:rsidRPr="00220F56">
        <w:rPr>
          <w:rFonts w:hint="eastAsia"/>
          <w:lang w:val="en-US"/>
        </w:rPr>
        <w:tab/>
      </w:r>
      <w:r w:rsidRPr="00220F56">
        <w:rPr>
          <w:rFonts w:hint="eastAsia"/>
          <w:lang w:val="en-US"/>
        </w:rPr>
        <w:tab/>
      </w:r>
      <w:r>
        <w:rPr>
          <w:lang w:val="en-US"/>
        </w:rPr>
        <w:tab/>
      </w:r>
      <w:r w:rsidRPr="00220F56">
        <w:rPr>
          <w:rFonts w:hint="eastAsia"/>
          <w:lang w:val="en-US"/>
        </w:rPr>
        <w:t>输入参数，</w:t>
      </w:r>
      <w:r w:rsidR="00575C3E">
        <w:rPr>
          <w:rFonts w:hint="eastAsia"/>
          <w:lang w:val="en-US"/>
        </w:rPr>
        <w:t>签名</w:t>
      </w:r>
      <w:r>
        <w:rPr>
          <w:rFonts w:hint="eastAsia"/>
          <w:lang w:val="en-US"/>
        </w:rPr>
        <w:t>公</w:t>
      </w:r>
      <w:proofErr w:type="gramStart"/>
      <w:r>
        <w:rPr>
          <w:rFonts w:hint="eastAsia"/>
          <w:lang w:val="en-US"/>
        </w:rPr>
        <w:t>钥</w:t>
      </w:r>
      <w:proofErr w:type="gramEnd"/>
    </w:p>
    <w:p w:rsidR="00DB6AE6" w:rsidRDefault="00DB6AE6" w:rsidP="009E1F64">
      <w:pPr>
        <w:rPr>
          <w:lang w:val="en-US"/>
        </w:rPr>
      </w:pPr>
      <w:proofErr w:type="spellStart"/>
      <w:r>
        <w:rPr>
          <w:lang w:val="en-US"/>
        </w:rPr>
        <w:t>pubkey_len</w:t>
      </w:r>
      <w:proofErr w:type="spellEnd"/>
      <w:r w:rsidRPr="00220F56">
        <w:rPr>
          <w:rFonts w:hint="eastAsia"/>
          <w:lang w:val="en-US"/>
        </w:rPr>
        <w:t>:</w:t>
      </w:r>
      <w:r w:rsidRPr="00220F56">
        <w:rPr>
          <w:rFonts w:hint="eastAsia"/>
          <w:lang w:val="en-US"/>
        </w:rPr>
        <w:tab/>
      </w:r>
      <w:r w:rsidRPr="00220F56">
        <w:rPr>
          <w:rFonts w:hint="eastAsia"/>
          <w:lang w:val="en-US"/>
        </w:rPr>
        <w:tab/>
      </w:r>
      <w:r w:rsidRPr="00220F56">
        <w:rPr>
          <w:rFonts w:hint="eastAsia"/>
          <w:lang w:val="en-US"/>
        </w:rPr>
        <w:t>输入参数，</w:t>
      </w:r>
      <w:r w:rsidR="00575C3E">
        <w:rPr>
          <w:rFonts w:hint="eastAsia"/>
          <w:lang w:val="en-US"/>
        </w:rPr>
        <w:t>签名</w:t>
      </w:r>
      <w:r>
        <w:rPr>
          <w:rFonts w:hint="eastAsia"/>
          <w:lang w:val="en-US"/>
        </w:rPr>
        <w:t>公</w:t>
      </w:r>
      <w:proofErr w:type="gramStart"/>
      <w:r>
        <w:rPr>
          <w:rFonts w:hint="eastAsia"/>
          <w:lang w:val="en-US"/>
        </w:rPr>
        <w:t>钥</w:t>
      </w:r>
      <w:proofErr w:type="gramEnd"/>
      <w:r>
        <w:rPr>
          <w:rFonts w:hint="eastAsia"/>
          <w:lang w:val="en-US"/>
        </w:rPr>
        <w:t>长度</w:t>
      </w:r>
    </w:p>
    <w:p w:rsidR="00DB6AE6" w:rsidRPr="00611F02" w:rsidRDefault="00DB6AE6" w:rsidP="009E1F64">
      <w:pPr>
        <w:pStyle w:val="-"/>
        <w:spacing w:before="63" w:after="63"/>
      </w:pPr>
      <w:r>
        <w:rPr>
          <w:rFonts w:hint="eastAsia"/>
        </w:rPr>
        <w:t>返回值</w:t>
      </w:r>
    </w:p>
    <w:p w:rsidR="00DB6AE6" w:rsidRDefault="00DB6AE6" w:rsidP="009E1F64">
      <w:r>
        <w:rPr>
          <w:rFonts w:hint="eastAsia"/>
        </w:rPr>
        <w:t>0:</w:t>
      </w:r>
      <w:r>
        <w:rPr>
          <w:rFonts w:hint="eastAsia"/>
        </w:rPr>
        <w:tab/>
      </w:r>
      <w:r>
        <w:rPr>
          <w:rFonts w:hint="eastAsia"/>
        </w:rPr>
        <w:tab/>
      </w:r>
      <w:r>
        <w:rPr>
          <w:rFonts w:hint="eastAsia"/>
        </w:rPr>
        <w:t>验签成功</w:t>
      </w:r>
    </w:p>
    <w:p w:rsidR="00AF6037" w:rsidRDefault="00AF6037" w:rsidP="009E1F64">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DB6AE6" w:rsidRPr="00701A21" w:rsidRDefault="00DB6AE6" w:rsidP="009E1F64">
      <w:r>
        <w:t>-</w:t>
      </w:r>
      <w:r>
        <w:rPr>
          <w:rFonts w:hint="eastAsia"/>
        </w:rPr>
        <w:t>1:</w:t>
      </w:r>
      <w:r>
        <w:rPr>
          <w:rFonts w:hint="eastAsia"/>
        </w:rPr>
        <w:tab/>
      </w:r>
      <w:r>
        <w:rPr>
          <w:rFonts w:hint="eastAsia"/>
        </w:rPr>
        <w:tab/>
      </w:r>
      <w:r>
        <w:rPr>
          <w:rFonts w:hint="eastAsia"/>
        </w:rPr>
        <w:t>验签失败</w:t>
      </w:r>
    </w:p>
    <w:p w:rsidR="00D045EB" w:rsidRDefault="00D045EB" w:rsidP="00D045EB">
      <w:pPr>
        <w:pStyle w:val="3"/>
      </w:pPr>
      <w:bookmarkStart w:id="454" w:name="_Toc510084950"/>
      <w:bookmarkStart w:id="455" w:name="_Toc15026805"/>
      <w:bookmarkStart w:id="456" w:name="_Toc510084949"/>
      <w:r>
        <w:rPr>
          <w:rFonts w:hint="eastAsia"/>
        </w:rPr>
        <w:t>获取会话密钥回</w:t>
      </w:r>
      <w:proofErr w:type="gramStart"/>
      <w:r>
        <w:rPr>
          <w:rFonts w:hint="eastAsia"/>
        </w:rPr>
        <w:t>调函数</w:t>
      </w:r>
      <w:proofErr w:type="gramEnd"/>
      <w:r>
        <w:rPr>
          <w:rFonts w:hint="eastAsia"/>
        </w:rPr>
        <w:t>-</w:t>
      </w:r>
      <w:proofErr w:type="spellStart"/>
      <w:r w:rsidRPr="00A607A3">
        <w:t>cb_get_skey</w:t>
      </w:r>
      <w:proofErr w:type="spellEnd"/>
      <w:r w:rsidRPr="00A607A3">
        <w:t>_</w:t>
      </w:r>
      <w:bookmarkEnd w:id="454"/>
      <w:bookmarkEnd w:id="455"/>
      <w:r w:rsidRPr="00A607A3">
        <w:t xml:space="preserve"> </w:t>
      </w:r>
    </w:p>
    <w:p w:rsidR="00D045EB" w:rsidRDefault="00D045EB" w:rsidP="00D045EB">
      <w:pPr>
        <w:pStyle w:val="-"/>
        <w:spacing w:before="63" w:after="63"/>
      </w:pPr>
      <w:r>
        <w:rPr>
          <w:rFonts w:hint="eastAsia"/>
        </w:rPr>
        <w:lastRenderedPageBreak/>
        <w:t>功能说明</w:t>
      </w:r>
    </w:p>
    <w:p w:rsidR="00D045EB" w:rsidRPr="00BF4540" w:rsidRDefault="00D045EB" w:rsidP="00D045EB">
      <w:pPr>
        <w:rPr>
          <w:lang w:val="en-US"/>
        </w:rPr>
      </w:pPr>
      <w:r>
        <w:rPr>
          <w:rFonts w:hint="eastAsia"/>
          <w:lang w:val="en-US"/>
        </w:rPr>
        <w:t>解密用</w:t>
      </w:r>
      <w:r w:rsidR="008F0C08">
        <w:rPr>
          <w:rFonts w:hint="eastAsia"/>
          <w:lang w:val="en-US"/>
        </w:rPr>
        <w:t>加密</w:t>
      </w:r>
      <w:r>
        <w:rPr>
          <w:rFonts w:hint="eastAsia"/>
          <w:lang w:val="en-US"/>
        </w:rPr>
        <w:t>公</w:t>
      </w:r>
      <w:proofErr w:type="gramStart"/>
      <w:r>
        <w:rPr>
          <w:rFonts w:hint="eastAsia"/>
          <w:lang w:val="en-US"/>
        </w:rPr>
        <w:t>钥</w:t>
      </w:r>
      <w:proofErr w:type="gramEnd"/>
      <w:r>
        <w:rPr>
          <w:rFonts w:hint="eastAsia"/>
          <w:lang w:val="en-US"/>
        </w:rPr>
        <w:t>加密的会话密钥密文，生成</w:t>
      </w:r>
      <w:r w:rsidR="00001EC5">
        <w:rPr>
          <w:rFonts w:hint="eastAsia"/>
          <w:lang w:val="en-US"/>
        </w:rPr>
        <w:t>转加</w:t>
      </w:r>
      <w:r>
        <w:rPr>
          <w:rFonts w:hint="eastAsia"/>
          <w:lang w:val="en-US"/>
        </w:rPr>
        <w:t>密后的会话密钥，用于本地应用数据的加解密</w:t>
      </w:r>
    </w:p>
    <w:p w:rsidR="00D045EB" w:rsidRDefault="00D045EB" w:rsidP="00D045EB">
      <w:pPr>
        <w:pStyle w:val="-"/>
        <w:spacing w:before="63" w:after="63"/>
      </w:pPr>
      <w:r>
        <w:rPr>
          <w:rFonts w:hint="eastAsia"/>
        </w:rPr>
        <w:t>函数原型</w:t>
      </w:r>
    </w:p>
    <w:p w:rsidR="00D045EB" w:rsidRDefault="00D045EB" w:rsidP="00D045EB">
      <w:pPr>
        <w:rPr>
          <w:lang w:val="en-US"/>
        </w:rPr>
      </w:pPr>
      <w:r w:rsidRPr="00491A58">
        <w:rPr>
          <w:lang w:val="en-US"/>
        </w:rPr>
        <w:t xml:space="preserve">int </w:t>
      </w:r>
      <w:proofErr w:type="spellStart"/>
      <w:r w:rsidRPr="00491A58">
        <w:rPr>
          <w:lang w:val="en-US"/>
        </w:rPr>
        <w:t>cb_</w:t>
      </w:r>
      <w:r>
        <w:rPr>
          <w:lang w:val="en-US"/>
        </w:rPr>
        <w:t>get_skey</w:t>
      </w:r>
      <w:proofErr w:type="spellEnd"/>
      <w:proofErr w:type="gramStart"/>
      <w:r w:rsidRPr="00491A58">
        <w:rPr>
          <w:lang w:val="en-US"/>
        </w:rPr>
        <w:t>_</w:t>
      </w:r>
      <w:r w:rsidR="00C24604" w:rsidRPr="00C24604">
        <w:rPr>
          <w:lang w:val="en-US"/>
        </w:rPr>
        <w:t>(</w:t>
      </w:r>
      <w:proofErr w:type="gramEnd"/>
      <w:r w:rsidR="00C24604" w:rsidRPr="00C24604">
        <w:rPr>
          <w:lang w:val="en-US"/>
        </w:rPr>
        <w:t>void *handle</w:t>
      </w:r>
      <w:r w:rsidR="00E40E10" w:rsidRPr="00E40E10">
        <w:t xml:space="preserve"> </w:t>
      </w:r>
      <w:r w:rsidR="00E40E10" w:rsidRPr="00E40E10">
        <w:rPr>
          <w:lang w:val="en-US"/>
        </w:rPr>
        <w:t>, const char *</w:t>
      </w:r>
      <w:proofErr w:type="spellStart"/>
      <w:r w:rsidR="00E40E10" w:rsidRPr="00E40E10">
        <w:rPr>
          <w:lang w:val="en-US"/>
        </w:rPr>
        <w:t>idx</w:t>
      </w:r>
      <w:proofErr w:type="spellEnd"/>
      <w:r w:rsidR="00C24604" w:rsidRPr="00C24604">
        <w:rPr>
          <w:lang w:val="en-US"/>
        </w:rPr>
        <w:t>, const unsigned char *</w:t>
      </w:r>
      <w:proofErr w:type="spellStart"/>
      <w:r w:rsidR="00C24604" w:rsidRPr="00C24604">
        <w:rPr>
          <w:lang w:val="en-US"/>
        </w:rPr>
        <w:t>cipher_key</w:t>
      </w:r>
      <w:proofErr w:type="spellEnd"/>
      <w:r w:rsidR="00C24604" w:rsidRPr="00C24604">
        <w:rPr>
          <w:lang w:val="en-US"/>
        </w:rPr>
        <w:t xml:space="preserve">, const unsigned int </w:t>
      </w:r>
      <w:proofErr w:type="spellStart"/>
      <w:r w:rsidR="00C24604" w:rsidRPr="00C24604">
        <w:rPr>
          <w:lang w:val="en-US"/>
        </w:rPr>
        <w:t>cipher_key_len</w:t>
      </w:r>
      <w:proofErr w:type="spellEnd"/>
      <w:r w:rsidR="00C24604" w:rsidRPr="00C24604">
        <w:rPr>
          <w:lang w:val="en-US"/>
        </w:rPr>
        <w:t>, unsigned char *</w:t>
      </w:r>
      <w:proofErr w:type="spellStart"/>
      <w:r w:rsidR="00C24604" w:rsidRPr="00C24604">
        <w:rPr>
          <w:lang w:val="en-US"/>
        </w:rPr>
        <w:t>skey</w:t>
      </w:r>
      <w:proofErr w:type="spellEnd"/>
      <w:r w:rsidR="00C24604" w:rsidRPr="00C24604">
        <w:rPr>
          <w:lang w:val="en-US"/>
        </w:rPr>
        <w:t>, unsigned int *cap);</w:t>
      </w:r>
    </w:p>
    <w:p w:rsidR="00D045EB" w:rsidRDefault="00D045EB" w:rsidP="00D045EB">
      <w:pPr>
        <w:pStyle w:val="-"/>
        <w:spacing w:before="63" w:after="63"/>
      </w:pPr>
      <w:r>
        <w:rPr>
          <w:rFonts w:hint="eastAsia"/>
        </w:rPr>
        <w:t>参数</w:t>
      </w:r>
    </w:p>
    <w:p w:rsidR="00D045EB" w:rsidRDefault="00D045EB" w:rsidP="00D045EB">
      <w:r w:rsidRPr="008D6001">
        <w:rPr>
          <w:rFonts w:hint="eastAsia"/>
          <w:lang w:val="en-US"/>
        </w:rPr>
        <w:t>handle:</w:t>
      </w:r>
      <w:r w:rsidRPr="008D6001">
        <w:rPr>
          <w:rFonts w:hint="eastAsia"/>
          <w:lang w:val="en-US"/>
        </w:rPr>
        <w:tab/>
      </w:r>
      <w:r w:rsidRPr="008D6001">
        <w:rPr>
          <w:rFonts w:hint="eastAsia"/>
          <w:lang w:val="en-US"/>
        </w:rPr>
        <w:tab/>
      </w:r>
      <w:r>
        <w:rPr>
          <w:lang w:val="en-US"/>
        </w:rPr>
        <w:tab/>
      </w:r>
      <w:r w:rsidRPr="008D6001">
        <w:rPr>
          <w:rFonts w:hint="eastAsia"/>
          <w:lang w:val="en-US"/>
        </w:rPr>
        <w:t>输入参数，</w:t>
      </w:r>
      <w:r>
        <w:rPr>
          <w:rFonts w:hint="eastAsia"/>
        </w:rPr>
        <w:t>加密设备连接句柄</w:t>
      </w:r>
    </w:p>
    <w:p w:rsidR="00763482" w:rsidRPr="004F4D75" w:rsidRDefault="00763482" w:rsidP="00D045EB">
      <w:pPr>
        <w:rPr>
          <w:b/>
          <w:lang w:val="en-US"/>
        </w:rPr>
      </w:pPr>
      <w:proofErr w:type="spellStart"/>
      <w:r w:rsidRPr="004F4D75">
        <w:rPr>
          <w:rFonts w:hint="eastAsia"/>
          <w:b/>
          <w:lang w:val="en-US"/>
        </w:rPr>
        <w:t>idx</w:t>
      </w:r>
      <w:proofErr w:type="spellEnd"/>
      <w:r w:rsidRPr="004F4D75">
        <w:rPr>
          <w:b/>
          <w:lang w:val="en-US"/>
        </w:rPr>
        <w:t>:</w:t>
      </w:r>
      <w:r w:rsidRPr="004F4D75">
        <w:rPr>
          <w:b/>
          <w:lang w:val="en-US"/>
        </w:rPr>
        <w:tab/>
      </w:r>
      <w:r w:rsidRPr="004F4D75">
        <w:rPr>
          <w:b/>
          <w:lang w:val="en-US"/>
        </w:rPr>
        <w:tab/>
      </w:r>
      <w:r w:rsidRPr="004F4D75">
        <w:rPr>
          <w:b/>
          <w:lang w:val="en-US"/>
        </w:rPr>
        <w:tab/>
      </w:r>
      <w:r w:rsidRPr="004F4D75">
        <w:rPr>
          <w:b/>
          <w:lang w:val="en-US"/>
        </w:rPr>
        <w:tab/>
      </w:r>
      <w:r w:rsidRPr="004F4D75">
        <w:rPr>
          <w:rFonts w:hint="eastAsia"/>
          <w:b/>
          <w:lang w:val="en-US"/>
        </w:rPr>
        <w:t>输入参数，</w:t>
      </w:r>
      <w:r w:rsidR="00CE2633" w:rsidRPr="004F4D75">
        <w:rPr>
          <w:rFonts w:hint="eastAsia"/>
          <w:b/>
          <w:lang w:val="en-US"/>
        </w:rPr>
        <w:t>获取加密私</w:t>
      </w:r>
      <w:proofErr w:type="gramStart"/>
      <w:r w:rsidR="00CE2633" w:rsidRPr="004F4D75">
        <w:rPr>
          <w:rFonts w:hint="eastAsia"/>
          <w:b/>
          <w:lang w:val="en-US"/>
        </w:rPr>
        <w:t>钥</w:t>
      </w:r>
      <w:proofErr w:type="gramEnd"/>
      <w:r w:rsidR="00CE2633" w:rsidRPr="004F4D75">
        <w:rPr>
          <w:rFonts w:hint="eastAsia"/>
          <w:b/>
          <w:lang w:val="en-US"/>
        </w:rPr>
        <w:t>索引</w:t>
      </w:r>
    </w:p>
    <w:p w:rsidR="00D045EB" w:rsidRPr="008D6001" w:rsidRDefault="00D045EB" w:rsidP="00D045EB">
      <w:pPr>
        <w:rPr>
          <w:lang w:val="en-US"/>
        </w:rPr>
      </w:pPr>
      <w:proofErr w:type="spellStart"/>
      <w:r>
        <w:rPr>
          <w:lang w:val="en-US"/>
        </w:rPr>
        <w:t>cipher_key</w:t>
      </w:r>
      <w:proofErr w:type="spellEnd"/>
      <w:r w:rsidRPr="008D6001">
        <w:rPr>
          <w:rFonts w:hint="eastAsia"/>
          <w:lang w:val="en-US"/>
        </w:rPr>
        <w:t>:</w:t>
      </w:r>
      <w:r w:rsidRPr="008D6001">
        <w:rPr>
          <w:rFonts w:hint="eastAsia"/>
          <w:lang w:val="en-US"/>
        </w:rPr>
        <w:tab/>
      </w:r>
      <w:r w:rsidRPr="008D6001">
        <w:rPr>
          <w:rFonts w:hint="eastAsia"/>
          <w:lang w:val="en-US"/>
        </w:rPr>
        <w:tab/>
      </w:r>
      <w:r w:rsidRPr="008D6001">
        <w:rPr>
          <w:rFonts w:hint="eastAsia"/>
          <w:lang w:val="en-US"/>
        </w:rPr>
        <w:t>输入参数，</w:t>
      </w:r>
      <w:r w:rsidR="00A018C5">
        <w:rPr>
          <w:rFonts w:hint="eastAsia"/>
          <w:lang w:val="en-US"/>
        </w:rPr>
        <w:t>加密</w:t>
      </w:r>
      <w:r>
        <w:rPr>
          <w:rFonts w:hint="eastAsia"/>
          <w:lang w:val="en-US"/>
        </w:rPr>
        <w:t>公</w:t>
      </w:r>
      <w:proofErr w:type="gramStart"/>
      <w:r>
        <w:rPr>
          <w:rFonts w:hint="eastAsia"/>
          <w:lang w:val="en-US"/>
        </w:rPr>
        <w:t>钥</w:t>
      </w:r>
      <w:proofErr w:type="gramEnd"/>
      <w:r>
        <w:rPr>
          <w:rFonts w:hint="eastAsia"/>
          <w:lang w:val="en-US"/>
        </w:rPr>
        <w:t>加密的</w:t>
      </w:r>
      <w:r w:rsidRPr="008D6001">
        <w:rPr>
          <w:rFonts w:hint="eastAsia"/>
          <w:lang w:val="en-US"/>
        </w:rPr>
        <w:t>会话密钥</w:t>
      </w:r>
      <w:r>
        <w:rPr>
          <w:rFonts w:hint="eastAsia"/>
          <w:lang w:val="en-US"/>
        </w:rPr>
        <w:t>密文</w:t>
      </w:r>
      <w:ins w:id="457" w:author="xiao liu" w:date="2018-11-06T16:13:00Z">
        <w:r w:rsidR="009B6299">
          <w:rPr>
            <w:rFonts w:hint="eastAsia"/>
            <w:lang w:val="en-US"/>
          </w:rPr>
          <w:t>，</w:t>
        </w:r>
        <w:r w:rsidR="009B6299">
          <w:rPr>
            <w:lang w:val="en-US"/>
          </w:rPr>
          <w:t>HEX</w:t>
        </w:r>
        <w:r w:rsidR="009B6299">
          <w:rPr>
            <w:lang w:val="en-US"/>
          </w:rPr>
          <w:t>编码</w:t>
        </w:r>
      </w:ins>
    </w:p>
    <w:p w:rsidR="00D045EB" w:rsidRPr="008D6001" w:rsidRDefault="00D045EB" w:rsidP="00D045EB">
      <w:pPr>
        <w:rPr>
          <w:lang w:val="en-US"/>
        </w:rPr>
      </w:pPr>
      <w:proofErr w:type="spellStart"/>
      <w:r>
        <w:rPr>
          <w:lang w:val="en-US"/>
        </w:rPr>
        <w:t>cipher_key_</w:t>
      </w:r>
      <w:r w:rsidRPr="008D6001">
        <w:rPr>
          <w:rFonts w:hint="eastAsia"/>
          <w:lang w:val="en-US"/>
        </w:rPr>
        <w:t>len</w:t>
      </w:r>
      <w:proofErr w:type="spellEnd"/>
      <w:r w:rsidRPr="008D6001">
        <w:rPr>
          <w:rFonts w:hint="eastAsia"/>
          <w:lang w:val="en-US"/>
        </w:rPr>
        <w:t>:</w:t>
      </w:r>
      <w:r w:rsidRPr="008D6001">
        <w:rPr>
          <w:rFonts w:hint="eastAsia"/>
          <w:lang w:val="en-US"/>
        </w:rPr>
        <w:tab/>
      </w:r>
      <w:r w:rsidRPr="008D6001">
        <w:rPr>
          <w:rFonts w:hint="eastAsia"/>
          <w:lang w:val="en-US"/>
        </w:rPr>
        <w:t>输入参数，</w:t>
      </w:r>
      <w:r w:rsidR="00A018C5">
        <w:rPr>
          <w:rFonts w:hint="eastAsia"/>
          <w:lang w:val="en-US"/>
        </w:rPr>
        <w:t>加密</w:t>
      </w:r>
      <w:r>
        <w:rPr>
          <w:rFonts w:hint="eastAsia"/>
          <w:lang w:val="en-US"/>
        </w:rPr>
        <w:t>公</w:t>
      </w:r>
      <w:proofErr w:type="gramStart"/>
      <w:r>
        <w:rPr>
          <w:rFonts w:hint="eastAsia"/>
          <w:lang w:val="en-US"/>
        </w:rPr>
        <w:t>钥</w:t>
      </w:r>
      <w:proofErr w:type="gramEnd"/>
      <w:r>
        <w:rPr>
          <w:rFonts w:hint="eastAsia"/>
          <w:lang w:val="en-US"/>
        </w:rPr>
        <w:t>加密的</w:t>
      </w:r>
      <w:r w:rsidRPr="008D6001">
        <w:rPr>
          <w:rFonts w:hint="eastAsia"/>
          <w:lang w:val="en-US"/>
        </w:rPr>
        <w:t>会话密钥</w:t>
      </w:r>
      <w:r>
        <w:rPr>
          <w:rFonts w:hint="eastAsia"/>
          <w:lang w:val="en-US"/>
        </w:rPr>
        <w:t>密文</w:t>
      </w:r>
      <w:r w:rsidRPr="008D6001">
        <w:rPr>
          <w:rFonts w:hint="eastAsia"/>
          <w:lang w:val="en-US"/>
        </w:rPr>
        <w:t>长度</w:t>
      </w:r>
    </w:p>
    <w:p w:rsidR="00D045EB" w:rsidRPr="008D6001" w:rsidRDefault="00D045EB" w:rsidP="00D045EB">
      <w:pPr>
        <w:rPr>
          <w:lang w:val="en-US"/>
        </w:rPr>
      </w:pPr>
      <w:proofErr w:type="spellStart"/>
      <w:r w:rsidRPr="008D6001">
        <w:rPr>
          <w:rFonts w:hint="eastAsia"/>
          <w:lang w:val="en-US"/>
        </w:rPr>
        <w:t>skey</w:t>
      </w:r>
      <w:proofErr w:type="spellEnd"/>
      <w:r w:rsidRPr="008D6001">
        <w:rPr>
          <w:rFonts w:hint="eastAsia"/>
          <w:lang w:val="en-US"/>
        </w:rPr>
        <w:t>:</w:t>
      </w:r>
      <w:r w:rsidRPr="008D6001">
        <w:rPr>
          <w:rFonts w:hint="eastAsia"/>
          <w:lang w:val="en-US"/>
        </w:rPr>
        <w:tab/>
      </w:r>
      <w:r>
        <w:rPr>
          <w:lang w:val="en-US"/>
        </w:rPr>
        <w:tab/>
      </w:r>
      <w:r w:rsidRPr="008D6001">
        <w:rPr>
          <w:rFonts w:hint="eastAsia"/>
          <w:lang w:val="en-US"/>
        </w:rPr>
        <w:tab/>
      </w:r>
      <w:r w:rsidRPr="008D6001">
        <w:rPr>
          <w:rFonts w:hint="eastAsia"/>
          <w:lang w:val="en-US"/>
        </w:rPr>
        <w:t>输</w:t>
      </w:r>
      <w:r>
        <w:rPr>
          <w:rFonts w:hint="eastAsia"/>
          <w:lang w:val="en-US"/>
        </w:rPr>
        <w:t>出</w:t>
      </w:r>
      <w:r w:rsidRPr="008D6001">
        <w:rPr>
          <w:rFonts w:hint="eastAsia"/>
          <w:lang w:val="en-US"/>
        </w:rPr>
        <w:t>参数，</w:t>
      </w:r>
      <w:r w:rsidR="00001EC5">
        <w:rPr>
          <w:rFonts w:hint="eastAsia"/>
          <w:lang w:val="en-US"/>
        </w:rPr>
        <w:t>转加</w:t>
      </w:r>
      <w:r>
        <w:rPr>
          <w:rFonts w:hint="eastAsia"/>
          <w:lang w:val="en-US"/>
        </w:rPr>
        <w:t>密后的</w:t>
      </w:r>
      <w:r w:rsidRPr="008D6001">
        <w:rPr>
          <w:rFonts w:hint="eastAsia"/>
          <w:lang w:val="en-US"/>
        </w:rPr>
        <w:t>会话密钥</w:t>
      </w:r>
      <w:r>
        <w:rPr>
          <w:rFonts w:hint="eastAsia"/>
          <w:lang w:val="en-US"/>
        </w:rPr>
        <w:t>，</w:t>
      </w:r>
      <w:r>
        <w:rPr>
          <w:rFonts w:hint="eastAsia"/>
          <w:lang w:val="en-US"/>
        </w:rPr>
        <w:t>H</w:t>
      </w:r>
      <w:r>
        <w:rPr>
          <w:lang w:val="en-US"/>
        </w:rPr>
        <w:t>EX</w:t>
      </w:r>
      <w:r>
        <w:rPr>
          <w:rFonts w:hint="eastAsia"/>
          <w:lang w:val="en-US"/>
        </w:rPr>
        <w:t>编码</w:t>
      </w:r>
    </w:p>
    <w:p w:rsidR="00D045EB" w:rsidRDefault="00D045EB" w:rsidP="00D045EB">
      <w:pPr>
        <w:rPr>
          <w:ins w:id="458" w:author="xiao liu" w:date="2018-11-29T16:05:00Z"/>
          <w:lang w:val="en-US"/>
        </w:rPr>
      </w:pPr>
      <w:r>
        <w:rPr>
          <w:lang w:val="en-US"/>
        </w:rPr>
        <w:t>cap</w:t>
      </w:r>
      <w:r w:rsidRPr="008D6001">
        <w:rPr>
          <w:rFonts w:hint="eastAsia"/>
          <w:lang w:val="en-US"/>
        </w:rPr>
        <w:t>:</w:t>
      </w:r>
      <w:r>
        <w:rPr>
          <w:lang w:val="en-US"/>
        </w:rPr>
        <w:tab/>
      </w:r>
      <w:r>
        <w:rPr>
          <w:lang w:val="en-US"/>
        </w:rPr>
        <w:tab/>
      </w:r>
      <w:r w:rsidRPr="008D6001">
        <w:rPr>
          <w:rFonts w:hint="eastAsia"/>
          <w:lang w:val="en-US"/>
        </w:rPr>
        <w:tab/>
      </w:r>
      <w:r>
        <w:rPr>
          <w:lang w:val="en-US"/>
        </w:rPr>
        <w:tab/>
      </w:r>
      <w:r w:rsidRPr="008D6001">
        <w:rPr>
          <w:rFonts w:hint="eastAsia"/>
          <w:lang w:val="en-US"/>
        </w:rPr>
        <w:t>输</w:t>
      </w:r>
      <w:r>
        <w:rPr>
          <w:rFonts w:hint="eastAsia"/>
          <w:lang w:val="en-US"/>
        </w:rPr>
        <w:t>出</w:t>
      </w:r>
      <w:r w:rsidRPr="008D6001">
        <w:rPr>
          <w:rFonts w:hint="eastAsia"/>
          <w:lang w:val="en-US"/>
        </w:rPr>
        <w:t>参数，</w:t>
      </w:r>
      <w:r w:rsidR="00001EC5">
        <w:rPr>
          <w:rFonts w:hint="eastAsia"/>
          <w:lang w:val="en-US"/>
        </w:rPr>
        <w:t>转加</w:t>
      </w:r>
      <w:r>
        <w:rPr>
          <w:rFonts w:hint="eastAsia"/>
          <w:lang w:val="en-US"/>
        </w:rPr>
        <w:t>密后的</w:t>
      </w:r>
      <w:r w:rsidRPr="008D6001">
        <w:rPr>
          <w:rFonts w:hint="eastAsia"/>
          <w:lang w:val="en-US"/>
        </w:rPr>
        <w:t>会话密钥长度</w:t>
      </w:r>
      <w:ins w:id="459" w:author="xiao liu" w:date="2018-11-29T16:04:00Z">
        <w:r w:rsidR="007312CF">
          <w:rPr>
            <w:rFonts w:hint="eastAsia"/>
            <w:lang w:val="en-US"/>
          </w:rPr>
          <w:t>，</w:t>
        </w:r>
        <w:r w:rsidR="007312CF">
          <w:rPr>
            <w:lang w:val="en-US"/>
          </w:rPr>
          <w:t>最大</w:t>
        </w:r>
        <w:r w:rsidR="007312CF">
          <w:rPr>
            <w:rFonts w:hint="eastAsia"/>
            <w:lang w:val="en-US"/>
          </w:rPr>
          <w:t>输出长度</w:t>
        </w:r>
        <w:r w:rsidR="007312CF">
          <w:rPr>
            <w:lang w:val="en-US"/>
          </w:rPr>
          <w:t>为</w:t>
        </w:r>
        <w:r w:rsidR="007312CF">
          <w:rPr>
            <w:rFonts w:hint="eastAsia"/>
            <w:lang w:val="en-US"/>
          </w:rPr>
          <w:t>63</w:t>
        </w:r>
        <w:r w:rsidR="007312CF">
          <w:rPr>
            <w:rFonts w:hint="eastAsia"/>
            <w:lang w:val="en-US"/>
          </w:rPr>
          <w:t>。</w:t>
        </w:r>
      </w:ins>
    </w:p>
    <w:p w:rsidR="007312CF" w:rsidRDefault="007312CF" w:rsidP="007312CF">
      <w:pPr>
        <w:ind w:firstLine="0"/>
        <w:rPr>
          <w:ins w:id="460" w:author="xiao liu" w:date="2018-11-29T16:05:00Z"/>
          <w:lang w:val="en-US"/>
        </w:rPr>
      </w:pPr>
      <w:ins w:id="461" w:author="xiao liu" w:date="2018-11-29T16:05:00Z">
        <w:r>
          <w:rPr>
            <w:rFonts w:hint="eastAsia"/>
            <w:lang w:val="en-US"/>
          </w:rPr>
          <w:t>注：</w:t>
        </w:r>
      </w:ins>
    </w:p>
    <w:p w:rsidR="007312CF" w:rsidRPr="008D6001" w:rsidRDefault="007312CF" w:rsidP="007312CF">
      <w:pPr>
        <w:rPr>
          <w:lang w:val="en-US"/>
        </w:rPr>
      </w:pPr>
      <w:ins w:id="462" w:author="xiao liu" w:date="2018-11-29T16:05:00Z">
        <w:r>
          <w:rPr>
            <w:rFonts w:hint="eastAsia"/>
            <w:lang w:val="en-US"/>
          </w:rPr>
          <w:t>如果</w:t>
        </w:r>
        <w:proofErr w:type="spellStart"/>
        <w:r>
          <w:rPr>
            <w:rFonts w:hint="eastAsia"/>
            <w:lang w:val="en-US"/>
          </w:rPr>
          <w:t>skey</w:t>
        </w:r>
        <w:proofErr w:type="spellEnd"/>
        <w:r>
          <w:rPr>
            <w:lang w:val="en-US"/>
          </w:rPr>
          <w:t>存储在</w:t>
        </w:r>
        <w:proofErr w:type="gramStart"/>
        <w:r>
          <w:rPr>
            <w:lang w:val="en-US"/>
          </w:rPr>
          <w:t>加密机</w:t>
        </w:r>
        <w:proofErr w:type="gramEnd"/>
        <w:r>
          <w:rPr>
            <w:lang w:val="en-US"/>
          </w:rPr>
          <w:t>内部，</w:t>
        </w:r>
        <w:proofErr w:type="spellStart"/>
        <w:r>
          <w:rPr>
            <w:rFonts w:hint="eastAsia"/>
            <w:lang w:val="en-US"/>
          </w:rPr>
          <w:t>skey</w:t>
        </w:r>
        <w:proofErr w:type="spellEnd"/>
        <w:r>
          <w:rPr>
            <w:lang w:val="en-US"/>
          </w:rPr>
          <w:t>和</w:t>
        </w:r>
        <w:r>
          <w:rPr>
            <w:lang w:val="en-US"/>
          </w:rPr>
          <w:t>cap</w:t>
        </w:r>
        <w:r>
          <w:rPr>
            <w:lang w:val="en-US"/>
          </w:rPr>
          <w:t>参数可以</w:t>
        </w:r>
        <w:r>
          <w:rPr>
            <w:rFonts w:hint="eastAsia"/>
            <w:lang w:val="en-US"/>
          </w:rPr>
          <w:t>不用输出</w:t>
        </w:r>
        <w:r>
          <w:rPr>
            <w:lang w:val="en-US"/>
          </w:rPr>
          <w:t>。</w:t>
        </w:r>
      </w:ins>
    </w:p>
    <w:p w:rsidR="00D045EB" w:rsidRPr="00611F02" w:rsidRDefault="00D045EB" w:rsidP="00D045EB">
      <w:pPr>
        <w:pStyle w:val="-"/>
        <w:spacing w:before="63" w:after="63"/>
      </w:pPr>
      <w:r>
        <w:rPr>
          <w:rFonts w:hint="eastAsia"/>
        </w:rPr>
        <w:t>返回值</w:t>
      </w:r>
    </w:p>
    <w:p w:rsidR="00D045EB" w:rsidRDefault="00D045EB" w:rsidP="00D045EB">
      <w:r>
        <w:rPr>
          <w:rFonts w:hint="eastAsia"/>
        </w:rPr>
        <w:t>0:</w:t>
      </w:r>
      <w:r>
        <w:rPr>
          <w:rFonts w:hint="eastAsia"/>
        </w:rPr>
        <w:tab/>
      </w:r>
      <w:r>
        <w:rPr>
          <w:rFonts w:hint="eastAsia"/>
        </w:rPr>
        <w:tab/>
      </w:r>
      <w:r>
        <w:rPr>
          <w:rFonts w:hint="eastAsia"/>
        </w:rPr>
        <w:t>成功</w:t>
      </w:r>
    </w:p>
    <w:p w:rsidR="004D4018" w:rsidRDefault="004D4018" w:rsidP="004D4018">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D045EB" w:rsidRDefault="00D045EB" w:rsidP="00D045EB">
      <w:r>
        <w:t>-</w:t>
      </w:r>
      <w:r>
        <w:rPr>
          <w:rFonts w:hint="eastAsia"/>
        </w:rPr>
        <w:t>1:</w:t>
      </w:r>
      <w:r>
        <w:rPr>
          <w:rFonts w:hint="eastAsia"/>
        </w:rPr>
        <w:tab/>
      </w:r>
      <w:r>
        <w:rPr>
          <w:rFonts w:hint="eastAsia"/>
        </w:rPr>
        <w:tab/>
      </w:r>
      <w:r>
        <w:rPr>
          <w:rFonts w:hint="eastAsia"/>
        </w:rPr>
        <w:t>失败</w:t>
      </w:r>
    </w:p>
    <w:p w:rsidR="00DB6AE6" w:rsidRDefault="00DB6AE6" w:rsidP="003B087F">
      <w:pPr>
        <w:pStyle w:val="3"/>
      </w:pPr>
      <w:bookmarkStart w:id="463" w:name="_Toc15026806"/>
      <w:r>
        <w:rPr>
          <w:rFonts w:hint="eastAsia"/>
        </w:rPr>
        <w:t>生成随机数回</w:t>
      </w:r>
      <w:proofErr w:type="gramStart"/>
      <w:r>
        <w:rPr>
          <w:rFonts w:hint="eastAsia"/>
        </w:rPr>
        <w:t>调函数</w:t>
      </w:r>
      <w:proofErr w:type="gramEnd"/>
      <w:r>
        <w:rPr>
          <w:rFonts w:hint="eastAsia"/>
        </w:rPr>
        <w:t>-</w:t>
      </w:r>
      <w:proofErr w:type="spellStart"/>
      <w:r w:rsidRPr="00A607A3">
        <w:t>cb_gen_random</w:t>
      </w:r>
      <w:proofErr w:type="spellEnd"/>
      <w:r w:rsidRPr="00A607A3">
        <w:t>_</w:t>
      </w:r>
      <w:bookmarkEnd w:id="456"/>
      <w:bookmarkEnd w:id="463"/>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生成要求长度的随机数的回调函数</w:t>
      </w:r>
    </w:p>
    <w:p w:rsidR="00DB6AE6" w:rsidRDefault="00DB6AE6" w:rsidP="009E1F64">
      <w:pPr>
        <w:pStyle w:val="-"/>
        <w:spacing w:before="63" w:after="63"/>
      </w:pPr>
      <w:r>
        <w:rPr>
          <w:rFonts w:hint="eastAsia"/>
        </w:rPr>
        <w:t>函数原型</w:t>
      </w:r>
    </w:p>
    <w:p w:rsidR="00DB6AE6" w:rsidRDefault="00DB6AE6" w:rsidP="009E1F64">
      <w:pPr>
        <w:rPr>
          <w:lang w:val="en-US"/>
        </w:rPr>
      </w:pPr>
      <w:r w:rsidRPr="00491A58">
        <w:rPr>
          <w:lang w:val="en-US"/>
        </w:rPr>
        <w:t xml:space="preserve">int </w:t>
      </w:r>
      <w:proofErr w:type="spellStart"/>
      <w:r w:rsidRPr="00491A58">
        <w:rPr>
          <w:lang w:val="en-US"/>
        </w:rPr>
        <w:t>cb_</w:t>
      </w:r>
      <w:r>
        <w:rPr>
          <w:lang w:val="en-US"/>
        </w:rPr>
        <w:t>gen_random</w:t>
      </w:r>
      <w:proofErr w:type="spellEnd"/>
      <w:proofErr w:type="gramStart"/>
      <w:r w:rsidRPr="00491A58">
        <w:rPr>
          <w:lang w:val="en-US"/>
        </w:rPr>
        <w:t>_</w:t>
      </w:r>
      <w:r w:rsidR="003B3A22" w:rsidRPr="003B3A22">
        <w:rPr>
          <w:lang w:val="en-US"/>
        </w:rPr>
        <w:t>(</w:t>
      </w:r>
      <w:proofErr w:type="gramEnd"/>
      <w:r w:rsidR="003B3A22" w:rsidRPr="003B3A22">
        <w:rPr>
          <w:lang w:val="en-US"/>
        </w:rPr>
        <w:t xml:space="preserve">void *handle, const unsigned int </w:t>
      </w:r>
      <w:proofErr w:type="spellStart"/>
      <w:r w:rsidR="003B3A22" w:rsidRPr="003B3A22">
        <w:rPr>
          <w:lang w:val="en-US"/>
        </w:rPr>
        <w:t>len</w:t>
      </w:r>
      <w:proofErr w:type="spellEnd"/>
      <w:r w:rsidR="003B3A22" w:rsidRPr="003B3A22">
        <w:rPr>
          <w:lang w:val="en-US"/>
        </w:rPr>
        <w:t>, unsigned char *random);</w:t>
      </w:r>
    </w:p>
    <w:p w:rsidR="00DB6AE6" w:rsidRDefault="00DB6AE6" w:rsidP="009E1F64">
      <w:pPr>
        <w:pStyle w:val="-"/>
        <w:spacing w:before="63" w:after="63"/>
      </w:pPr>
      <w:r>
        <w:rPr>
          <w:rFonts w:hint="eastAsia"/>
        </w:rPr>
        <w:t>参数</w:t>
      </w:r>
    </w:p>
    <w:p w:rsidR="00DB6AE6" w:rsidRPr="00C8234A" w:rsidRDefault="00DB6AE6" w:rsidP="009E1F64">
      <w:pPr>
        <w:rPr>
          <w:lang w:val="en-US"/>
        </w:rPr>
      </w:pPr>
      <w:r w:rsidRPr="00C8234A">
        <w:rPr>
          <w:rFonts w:hint="eastAsia"/>
          <w:lang w:val="en-US"/>
        </w:rPr>
        <w:t>handle:</w:t>
      </w:r>
      <w:r w:rsidRPr="00C8234A">
        <w:rPr>
          <w:rFonts w:hint="eastAsia"/>
          <w:lang w:val="en-US"/>
        </w:rPr>
        <w:tab/>
      </w:r>
      <w:r w:rsidRPr="00C8234A">
        <w:rPr>
          <w:rFonts w:hint="eastAsia"/>
          <w:lang w:val="en-US"/>
        </w:rPr>
        <w:tab/>
      </w:r>
      <w:r w:rsidRPr="00C8234A">
        <w:rPr>
          <w:rFonts w:hint="eastAsia"/>
          <w:lang w:val="en-US"/>
        </w:rPr>
        <w:t>输入参数，</w:t>
      </w:r>
      <w:r w:rsidR="00564AB2">
        <w:rPr>
          <w:rFonts w:hint="eastAsia"/>
        </w:rPr>
        <w:t>加密设备连接句柄</w:t>
      </w:r>
    </w:p>
    <w:p w:rsidR="00DB6AE6" w:rsidRPr="00C8234A" w:rsidRDefault="00DB6AE6" w:rsidP="009E1F64">
      <w:pPr>
        <w:rPr>
          <w:lang w:val="en-US"/>
        </w:rPr>
      </w:pPr>
      <w:proofErr w:type="spellStart"/>
      <w:r w:rsidRPr="00C8234A">
        <w:rPr>
          <w:rFonts w:hint="eastAsia"/>
          <w:lang w:val="en-US"/>
        </w:rPr>
        <w:t>len</w:t>
      </w:r>
      <w:proofErr w:type="spellEnd"/>
      <w:r w:rsidRPr="00C8234A">
        <w:rPr>
          <w:rFonts w:hint="eastAsia"/>
          <w:lang w:val="en-US"/>
        </w:rPr>
        <w:t>:</w:t>
      </w:r>
      <w:r>
        <w:rPr>
          <w:lang w:val="en-US"/>
        </w:rPr>
        <w:tab/>
      </w:r>
      <w:r>
        <w:rPr>
          <w:lang w:val="en-US"/>
        </w:rPr>
        <w:tab/>
      </w:r>
      <w:r w:rsidRPr="00C8234A">
        <w:rPr>
          <w:rFonts w:hint="eastAsia"/>
          <w:lang w:val="en-US"/>
        </w:rPr>
        <w:tab/>
      </w:r>
      <w:r w:rsidRPr="00C8234A">
        <w:rPr>
          <w:rFonts w:hint="eastAsia"/>
          <w:lang w:val="en-US"/>
        </w:rPr>
        <w:t>输入参数，</w:t>
      </w:r>
      <w:r>
        <w:rPr>
          <w:rFonts w:hint="eastAsia"/>
          <w:lang w:val="en-US"/>
        </w:rPr>
        <w:t>要求生成的随机数长度</w:t>
      </w:r>
    </w:p>
    <w:p w:rsidR="00DB6AE6" w:rsidRPr="00C8234A" w:rsidRDefault="00DB6AE6" w:rsidP="009E1F64">
      <w:pPr>
        <w:rPr>
          <w:lang w:val="en-US"/>
        </w:rPr>
      </w:pPr>
      <w:r>
        <w:rPr>
          <w:lang w:val="en-US"/>
        </w:rPr>
        <w:t>random</w:t>
      </w:r>
      <w:r w:rsidRPr="00C8234A">
        <w:rPr>
          <w:rFonts w:hint="eastAsia"/>
          <w:lang w:val="en-US"/>
        </w:rPr>
        <w:t>:</w:t>
      </w:r>
      <w:r w:rsidRPr="00C8234A">
        <w:rPr>
          <w:rFonts w:hint="eastAsia"/>
          <w:lang w:val="en-US"/>
        </w:rPr>
        <w:tab/>
      </w:r>
      <w:r>
        <w:rPr>
          <w:lang w:val="en-US"/>
        </w:rPr>
        <w:tab/>
      </w:r>
      <w:r w:rsidRPr="00C8234A">
        <w:rPr>
          <w:rFonts w:hint="eastAsia"/>
          <w:lang w:val="en-US"/>
        </w:rPr>
        <w:t>输出参数，</w:t>
      </w:r>
      <w:r>
        <w:rPr>
          <w:rFonts w:hint="eastAsia"/>
          <w:lang w:val="en-US"/>
        </w:rPr>
        <w:t>生成的随机</w:t>
      </w:r>
      <w:del w:id="464" w:author="xiao liu" w:date="2018-11-02T14:53:00Z">
        <w:r w:rsidR="00C431D2" w:rsidDel="00BC6F4B">
          <w:rPr>
            <w:rFonts w:hint="eastAsia"/>
            <w:lang w:val="en-US"/>
          </w:rPr>
          <w:delText xml:space="preserve"> </w:delText>
        </w:r>
      </w:del>
      <w:r>
        <w:rPr>
          <w:rFonts w:hint="eastAsia"/>
          <w:lang w:val="en-US"/>
        </w:rPr>
        <w:t>数</w:t>
      </w:r>
      <w:r w:rsidR="006414AC">
        <w:rPr>
          <w:rFonts w:hint="eastAsia"/>
          <w:lang w:val="en-US"/>
        </w:rPr>
        <w:t>，</w:t>
      </w:r>
      <w:del w:id="465" w:author="xiao liu" w:date="2018-11-02T14:53:00Z">
        <w:r w:rsidR="006414AC" w:rsidDel="00BC6F4B">
          <w:rPr>
            <w:rFonts w:hint="eastAsia"/>
            <w:lang w:val="en-US"/>
          </w:rPr>
          <w:delText>二进制编码</w:delText>
        </w:r>
      </w:del>
      <w:ins w:id="466" w:author="xiao liu" w:date="2018-11-02T14:54:00Z">
        <w:r w:rsidR="00BC6F4B">
          <w:rPr>
            <w:lang w:val="en-US"/>
          </w:rPr>
          <w:t>HEX</w:t>
        </w:r>
      </w:ins>
      <w:ins w:id="467" w:author="xiao liu" w:date="2018-11-02T14:53:00Z">
        <w:r w:rsidR="00BC6F4B">
          <w:rPr>
            <w:rFonts w:hint="eastAsia"/>
            <w:lang w:val="en-US"/>
          </w:rPr>
          <w:t>编码</w:t>
        </w:r>
      </w:ins>
    </w:p>
    <w:p w:rsidR="00DB6AE6" w:rsidRPr="00611F02" w:rsidRDefault="00DB6AE6" w:rsidP="009E1F64">
      <w:pPr>
        <w:pStyle w:val="-"/>
        <w:spacing w:before="63" w:after="63"/>
      </w:pPr>
      <w:r>
        <w:rPr>
          <w:rFonts w:hint="eastAsia"/>
        </w:rPr>
        <w:t>返回值</w:t>
      </w:r>
    </w:p>
    <w:p w:rsidR="00DB6AE6" w:rsidRDefault="00DB6AE6" w:rsidP="009E1F64">
      <w:r>
        <w:rPr>
          <w:rFonts w:hint="eastAsia"/>
        </w:rPr>
        <w:t>0:</w:t>
      </w:r>
      <w:r>
        <w:rPr>
          <w:rFonts w:hint="eastAsia"/>
        </w:rPr>
        <w:tab/>
      </w:r>
      <w:r>
        <w:rPr>
          <w:rFonts w:hint="eastAsia"/>
        </w:rPr>
        <w:tab/>
      </w:r>
      <w:r>
        <w:rPr>
          <w:rFonts w:hint="eastAsia"/>
        </w:rPr>
        <w:t>成功</w:t>
      </w:r>
    </w:p>
    <w:p w:rsidR="009248D5" w:rsidRDefault="009248D5" w:rsidP="009E1F64">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DB6AE6" w:rsidRPr="00701A21" w:rsidRDefault="00DB6AE6" w:rsidP="009E1F64">
      <w:r>
        <w:t>-</w:t>
      </w:r>
      <w:r>
        <w:rPr>
          <w:rFonts w:hint="eastAsia"/>
        </w:rPr>
        <w:t>1:</w:t>
      </w:r>
      <w:r>
        <w:rPr>
          <w:rFonts w:hint="eastAsia"/>
        </w:rPr>
        <w:tab/>
      </w:r>
      <w:r>
        <w:rPr>
          <w:rFonts w:hint="eastAsia"/>
        </w:rPr>
        <w:tab/>
      </w:r>
      <w:r>
        <w:rPr>
          <w:rFonts w:hint="eastAsia"/>
        </w:rPr>
        <w:t>失败</w:t>
      </w:r>
    </w:p>
    <w:p w:rsidR="00DB6AE6" w:rsidRDefault="007271C7" w:rsidP="00351328">
      <w:pPr>
        <w:pStyle w:val="3"/>
      </w:pPr>
      <w:bookmarkStart w:id="468" w:name="_Toc15026807"/>
      <w:r>
        <w:rPr>
          <w:rFonts w:hint="eastAsia"/>
        </w:rPr>
        <w:t>获取</w:t>
      </w:r>
      <w:r w:rsidR="00351328">
        <w:rPr>
          <w:rFonts w:hint="eastAsia"/>
        </w:rPr>
        <w:t>加密密钥</w:t>
      </w:r>
      <w:r w:rsidR="00150DB0">
        <w:rPr>
          <w:rFonts w:hint="eastAsia"/>
        </w:rPr>
        <w:t>信息</w:t>
      </w:r>
      <w:proofErr w:type="spellStart"/>
      <w:r w:rsidR="00351328">
        <w:rPr>
          <w:rFonts w:hint="eastAsia"/>
        </w:rPr>
        <w:t>c</w:t>
      </w:r>
      <w:r w:rsidR="00351328">
        <w:t>b_get_enc_keypair</w:t>
      </w:r>
      <w:proofErr w:type="spellEnd"/>
      <w:r w:rsidR="00351328">
        <w:t>_</w:t>
      </w:r>
      <w:bookmarkEnd w:id="468"/>
    </w:p>
    <w:p w:rsidR="005E5819" w:rsidRDefault="005E5819" w:rsidP="005E5819">
      <w:pPr>
        <w:pStyle w:val="-"/>
        <w:spacing w:before="63" w:after="63"/>
      </w:pPr>
      <w:r>
        <w:rPr>
          <w:rFonts w:hint="eastAsia"/>
        </w:rPr>
        <w:t>功能说明</w:t>
      </w:r>
    </w:p>
    <w:p w:rsidR="005E5819" w:rsidRPr="00BF4540" w:rsidRDefault="00D875D6" w:rsidP="005E5819">
      <w:pPr>
        <w:rPr>
          <w:lang w:val="en-US"/>
        </w:rPr>
      </w:pPr>
      <w:r>
        <w:rPr>
          <w:rFonts w:hint="eastAsia"/>
          <w:lang w:val="en-US"/>
        </w:rPr>
        <w:t>获取</w:t>
      </w:r>
      <w:proofErr w:type="gramStart"/>
      <w:r>
        <w:rPr>
          <w:rFonts w:hint="eastAsia"/>
          <w:lang w:val="en-US"/>
        </w:rPr>
        <w:t>加密机</w:t>
      </w:r>
      <w:proofErr w:type="gramEnd"/>
      <w:r>
        <w:rPr>
          <w:rFonts w:hint="eastAsia"/>
          <w:lang w:val="en-US"/>
        </w:rPr>
        <w:t>中加密证书中的密钥对</w:t>
      </w:r>
      <w:ins w:id="469" w:author="xiao liu" w:date="2018-11-06T16:14:00Z">
        <w:r w:rsidR="009D396A">
          <w:rPr>
            <w:rFonts w:hint="eastAsia"/>
            <w:lang w:val="en-US"/>
          </w:rPr>
          <w:t>，</w:t>
        </w:r>
        <w:r w:rsidR="009D396A">
          <w:rPr>
            <w:lang w:val="en-US"/>
          </w:rPr>
          <w:t>暂未使用</w:t>
        </w:r>
      </w:ins>
      <w:r w:rsidR="005E5819">
        <w:rPr>
          <w:rFonts w:hint="eastAsia"/>
          <w:lang w:val="en-US"/>
        </w:rPr>
        <w:t>。</w:t>
      </w:r>
    </w:p>
    <w:p w:rsidR="005E5819" w:rsidRDefault="005E5819" w:rsidP="005E5819">
      <w:pPr>
        <w:pStyle w:val="-"/>
        <w:spacing w:before="63" w:after="63"/>
      </w:pPr>
      <w:r>
        <w:rPr>
          <w:rFonts w:hint="eastAsia"/>
        </w:rPr>
        <w:t>函数原型</w:t>
      </w:r>
    </w:p>
    <w:p w:rsidR="005E5819" w:rsidRDefault="00595F11" w:rsidP="005E5819">
      <w:pPr>
        <w:rPr>
          <w:lang w:val="en-US"/>
        </w:rPr>
      </w:pPr>
      <w:r>
        <w:rPr>
          <w:lang w:val="en-US"/>
        </w:rPr>
        <w:t>int</w:t>
      </w:r>
      <w:r w:rsidR="00D875D6" w:rsidRPr="00D875D6">
        <w:rPr>
          <w:lang w:val="en-US"/>
        </w:rPr>
        <w:t xml:space="preserve"> </w:t>
      </w:r>
      <w:proofErr w:type="spellStart"/>
      <w:r w:rsidR="00D875D6" w:rsidRPr="00D875D6">
        <w:rPr>
          <w:lang w:val="en-US"/>
        </w:rPr>
        <w:t>cb_get_enc_keypair</w:t>
      </w:r>
      <w:proofErr w:type="spellEnd"/>
      <w:proofErr w:type="gramStart"/>
      <w:r w:rsidR="00D875D6" w:rsidRPr="00D875D6">
        <w:rPr>
          <w:lang w:val="en-US"/>
        </w:rPr>
        <w:t>_(</w:t>
      </w:r>
      <w:proofErr w:type="gramEnd"/>
      <w:r w:rsidR="00D875D6" w:rsidRPr="00D875D6">
        <w:rPr>
          <w:lang w:val="en-US"/>
        </w:rPr>
        <w:t>void *handle</w:t>
      </w:r>
      <w:r w:rsidRPr="00595F11">
        <w:t xml:space="preserve"> </w:t>
      </w:r>
      <w:r w:rsidRPr="00595F11">
        <w:rPr>
          <w:lang w:val="en-US"/>
        </w:rPr>
        <w:t>, const char *</w:t>
      </w:r>
      <w:proofErr w:type="spellStart"/>
      <w:r w:rsidRPr="00595F11">
        <w:rPr>
          <w:lang w:val="en-US"/>
        </w:rPr>
        <w:t>idx</w:t>
      </w:r>
      <w:proofErr w:type="spellEnd"/>
      <w:r w:rsidRPr="00595F11">
        <w:rPr>
          <w:lang w:val="en-US"/>
        </w:rPr>
        <w:t>, void **</w:t>
      </w:r>
      <w:proofErr w:type="spellStart"/>
      <w:r w:rsidRPr="00595F11">
        <w:rPr>
          <w:lang w:val="en-US"/>
        </w:rPr>
        <w:t>enc_keypair</w:t>
      </w:r>
      <w:proofErr w:type="spellEnd"/>
      <w:r w:rsidR="00D875D6" w:rsidRPr="00D875D6">
        <w:rPr>
          <w:lang w:val="en-US"/>
        </w:rPr>
        <w:t>);</w:t>
      </w:r>
    </w:p>
    <w:p w:rsidR="005E5819" w:rsidRDefault="005E5819" w:rsidP="005E5819">
      <w:pPr>
        <w:pStyle w:val="-"/>
        <w:spacing w:before="63" w:after="63"/>
      </w:pPr>
      <w:r>
        <w:rPr>
          <w:rFonts w:hint="eastAsia"/>
        </w:rPr>
        <w:lastRenderedPageBreak/>
        <w:t>参数</w:t>
      </w:r>
    </w:p>
    <w:p w:rsidR="005E5819" w:rsidRDefault="005E5819" w:rsidP="005E5819">
      <w:r w:rsidRPr="008D6001">
        <w:rPr>
          <w:rFonts w:hint="eastAsia"/>
          <w:lang w:val="en-US"/>
        </w:rPr>
        <w:t>handle:</w:t>
      </w:r>
      <w:r w:rsidRPr="008D6001">
        <w:rPr>
          <w:rFonts w:hint="eastAsia"/>
          <w:lang w:val="en-US"/>
        </w:rPr>
        <w:tab/>
      </w:r>
      <w:r w:rsidR="00E22A62">
        <w:rPr>
          <w:lang w:val="en-US"/>
        </w:rPr>
        <w:tab/>
      </w:r>
      <w:r w:rsidRPr="008D6001">
        <w:rPr>
          <w:rFonts w:hint="eastAsia"/>
          <w:lang w:val="en-US"/>
        </w:rPr>
        <w:t>输入参数，</w:t>
      </w:r>
      <w:r>
        <w:rPr>
          <w:rFonts w:hint="eastAsia"/>
        </w:rPr>
        <w:t>加密设备连接句柄</w:t>
      </w:r>
      <w:r>
        <w:rPr>
          <w:rFonts w:hint="eastAsia"/>
        </w:rPr>
        <w:t>.</w:t>
      </w:r>
    </w:p>
    <w:p w:rsidR="004F672F" w:rsidRDefault="004F672F" w:rsidP="005E5819">
      <w:pPr>
        <w:rPr>
          <w:lang w:val="en-US"/>
        </w:rPr>
      </w:pPr>
      <w:proofErr w:type="spellStart"/>
      <w:r>
        <w:rPr>
          <w:rFonts w:hint="eastAsia"/>
          <w:lang w:val="en-US"/>
        </w:rPr>
        <w:t>idx</w:t>
      </w:r>
      <w:proofErr w:type="spellEnd"/>
      <w:r>
        <w:rPr>
          <w:rFonts w:hint="eastAsia"/>
          <w:lang w:val="en-US"/>
        </w:rPr>
        <w:t>:</w:t>
      </w:r>
      <w:r w:rsidR="00292DB1">
        <w:rPr>
          <w:lang w:val="en-US"/>
        </w:rPr>
        <w:tab/>
      </w:r>
      <w:r w:rsidR="00292DB1">
        <w:rPr>
          <w:lang w:val="en-US"/>
        </w:rPr>
        <w:tab/>
      </w:r>
      <w:r w:rsidR="00E22A62">
        <w:rPr>
          <w:lang w:val="en-US"/>
        </w:rPr>
        <w:tab/>
      </w:r>
      <w:r w:rsidR="00292DB1">
        <w:rPr>
          <w:rFonts w:hint="eastAsia"/>
          <w:lang w:val="en-US"/>
        </w:rPr>
        <w:t>输入参数，获取</w:t>
      </w:r>
      <w:r w:rsidR="00E22A62">
        <w:rPr>
          <w:rFonts w:hint="eastAsia"/>
          <w:lang w:val="en-US"/>
        </w:rPr>
        <w:t>加密密钥对索引</w:t>
      </w:r>
    </w:p>
    <w:p w:rsidR="004F672F" w:rsidRPr="008D6001" w:rsidRDefault="004F672F" w:rsidP="005E5819">
      <w:pPr>
        <w:rPr>
          <w:lang w:val="en-US"/>
        </w:rPr>
      </w:pPr>
      <w:proofErr w:type="spellStart"/>
      <w:r>
        <w:rPr>
          <w:rFonts w:hint="eastAsia"/>
          <w:lang w:val="en-US"/>
        </w:rPr>
        <w:t>e</w:t>
      </w:r>
      <w:r>
        <w:rPr>
          <w:lang w:val="en-US"/>
        </w:rPr>
        <w:t>nc_keypair</w:t>
      </w:r>
      <w:proofErr w:type="spellEnd"/>
      <w:r>
        <w:rPr>
          <w:lang w:val="en-US"/>
        </w:rPr>
        <w:t>:</w:t>
      </w:r>
      <w:r w:rsidR="00E22A62">
        <w:rPr>
          <w:lang w:val="en-US"/>
        </w:rPr>
        <w:tab/>
      </w:r>
      <w:r w:rsidR="002969B8">
        <w:rPr>
          <w:rFonts w:hint="eastAsia"/>
          <w:lang w:val="en-US"/>
        </w:rPr>
        <w:t>输出</w:t>
      </w:r>
      <w:r w:rsidR="00E22A62">
        <w:rPr>
          <w:rFonts w:hint="eastAsia"/>
          <w:lang w:val="en-US"/>
        </w:rPr>
        <w:t>参数，加密密钥对指针的地址</w:t>
      </w:r>
    </w:p>
    <w:p w:rsidR="005E5819" w:rsidRPr="00611F02" w:rsidRDefault="005E5819" w:rsidP="005E5819">
      <w:pPr>
        <w:pStyle w:val="-"/>
        <w:spacing w:before="63" w:after="63"/>
      </w:pPr>
      <w:r>
        <w:rPr>
          <w:rFonts w:hint="eastAsia"/>
        </w:rPr>
        <w:t>返回值</w:t>
      </w:r>
    </w:p>
    <w:p w:rsidR="006C539D" w:rsidRDefault="006D1C0E" w:rsidP="006C539D">
      <w:r>
        <w:rPr>
          <w:lang w:val="en-US"/>
        </w:rPr>
        <w:t>0</w:t>
      </w:r>
      <w:r w:rsidR="006C539D">
        <w:t>:</w:t>
      </w:r>
      <w:r w:rsidR="006C539D">
        <w:tab/>
      </w:r>
      <w:r w:rsidR="00AF6D69">
        <w:tab/>
      </w:r>
      <w:r w:rsidR="006C539D">
        <w:rPr>
          <w:rFonts w:hint="eastAsia"/>
        </w:rPr>
        <w:t>成功</w:t>
      </w:r>
    </w:p>
    <w:p w:rsidR="004D4018" w:rsidRDefault="004D4018" w:rsidP="004D4018">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6C539D" w:rsidRDefault="006D1C0E" w:rsidP="006C539D">
      <w:pPr>
        <w:rPr>
          <w:szCs w:val="21"/>
        </w:rPr>
      </w:pPr>
      <w:r>
        <w:rPr>
          <w:szCs w:val="21"/>
        </w:rPr>
        <w:t>-1</w:t>
      </w:r>
      <w:r w:rsidR="006C539D">
        <w:rPr>
          <w:szCs w:val="21"/>
        </w:rPr>
        <w:t>:</w:t>
      </w:r>
      <w:r w:rsidR="006C539D" w:rsidRPr="003865F4">
        <w:rPr>
          <w:szCs w:val="21"/>
        </w:rPr>
        <w:tab/>
      </w:r>
      <w:r w:rsidR="006C539D" w:rsidRPr="003865F4">
        <w:rPr>
          <w:szCs w:val="21"/>
        </w:rPr>
        <w:tab/>
      </w:r>
      <w:r w:rsidR="006C539D" w:rsidRPr="003865F4">
        <w:rPr>
          <w:rFonts w:hint="eastAsia"/>
          <w:szCs w:val="21"/>
        </w:rPr>
        <w:t>失败</w:t>
      </w:r>
    </w:p>
    <w:p w:rsidR="001B4371" w:rsidRPr="00C04BD9" w:rsidRDefault="00933C0F" w:rsidP="001B4371">
      <w:pPr>
        <w:pStyle w:val="3"/>
        <w:rPr>
          <w:lang w:val="en-US"/>
        </w:rPr>
      </w:pPr>
      <w:bookmarkStart w:id="470" w:name="_Toc15026808"/>
      <w:r>
        <w:rPr>
          <w:rFonts w:hint="eastAsia"/>
          <w:lang w:val="en-US"/>
        </w:rPr>
        <w:t>释放加密密钥信息</w:t>
      </w:r>
      <w:r>
        <w:rPr>
          <w:rFonts w:hint="eastAsia"/>
          <w:lang w:val="en-US"/>
        </w:rPr>
        <w:t>-</w:t>
      </w:r>
      <w:proofErr w:type="spellStart"/>
      <w:r w:rsidR="001B4371" w:rsidRPr="00C04BD9">
        <w:rPr>
          <w:lang w:val="en-US"/>
        </w:rPr>
        <w:t>cb_free_enc_keypair</w:t>
      </w:r>
      <w:proofErr w:type="spellEnd"/>
      <w:r w:rsidR="001B4371" w:rsidRPr="00C04BD9">
        <w:rPr>
          <w:lang w:val="en-US"/>
        </w:rPr>
        <w:t>_;</w:t>
      </w:r>
      <w:bookmarkEnd w:id="470"/>
    </w:p>
    <w:p w:rsidR="009452C2" w:rsidRDefault="009452C2" w:rsidP="009452C2">
      <w:pPr>
        <w:pStyle w:val="-"/>
        <w:spacing w:before="63" w:after="63"/>
      </w:pPr>
      <w:r>
        <w:rPr>
          <w:rFonts w:hint="eastAsia"/>
        </w:rPr>
        <w:t>功能说明</w:t>
      </w:r>
    </w:p>
    <w:p w:rsidR="009452C2" w:rsidRPr="00BF4540" w:rsidRDefault="009452C2" w:rsidP="009452C2">
      <w:pPr>
        <w:rPr>
          <w:lang w:val="en-US"/>
        </w:rPr>
      </w:pPr>
      <w:r>
        <w:rPr>
          <w:rFonts w:hint="eastAsia"/>
          <w:lang w:val="en-US"/>
        </w:rPr>
        <w:t>释放签名密钥信息资源</w:t>
      </w:r>
      <w:ins w:id="471" w:author="xiao liu" w:date="2018-11-06T16:14:00Z">
        <w:r w:rsidR="00F069E2">
          <w:rPr>
            <w:rFonts w:hint="eastAsia"/>
            <w:lang w:val="en-US"/>
          </w:rPr>
          <w:t>，</w:t>
        </w:r>
        <w:r w:rsidR="00F069E2">
          <w:rPr>
            <w:lang w:val="en-US"/>
          </w:rPr>
          <w:t>暂未使用</w:t>
        </w:r>
      </w:ins>
      <w:r>
        <w:rPr>
          <w:rFonts w:hint="eastAsia"/>
          <w:lang w:val="en-US"/>
        </w:rPr>
        <w:t>。</w:t>
      </w:r>
    </w:p>
    <w:p w:rsidR="009452C2" w:rsidRDefault="009452C2" w:rsidP="009452C2">
      <w:pPr>
        <w:pStyle w:val="-"/>
        <w:spacing w:before="63" w:after="63"/>
      </w:pPr>
      <w:r>
        <w:rPr>
          <w:rFonts w:hint="eastAsia"/>
        </w:rPr>
        <w:t>函数原型</w:t>
      </w:r>
    </w:p>
    <w:p w:rsidR="009452C2" w:rsidRDefault="009452C2" w:rsidP="009452C2">
      <w:pPr>
        <w:rPr>
          <w:lang w:val="en-US"/>
        </w:rPr>
      </w:pPr>
      <w:r w:rsidRPr="006A1C72">
        <w:rPr>
          <w:lang w:val="en-US"/>
        </w:rPr>
        <w:t xml:space="preserve">int </w:t>
      </w:r>
      <w:proofErr w:type="spellStart"/>
      <w:r w:rsidRPr="006A1C72">
        <w:rPr>
          <w:lang w:val="en-US"/>
        </w:rPr>
        <w:t>cb_free_</w:t>
      </w:r>
      <w:r>
        <w:rPr>
          <w:lang w:val="en-US"/>
        </w:rPr>
        <w:t>enc</w:t>
      </w:r>
      <w:r w:rsidRPr="006A1C72">
        <w:rPr>
          <w:lang w:val="en-US"/>
        </w:rPr>
        <w:t>_keypair</w:t>
      </w:r>
      <w:proofErr w:type="spellEnd"/>
      <w:proofErr w:type="gramStart"/>
      <w:r w:rsidRPr="006A1C72">
        <w:rPr>
          <w:lang w:val="en-US"/>
        </w:rPr>
        <w:t>_(</w:t>
      </w:r>
      <w:proofErr w:type="gramEnd"/>
      <w:r w:rsidRPr="006A1C72">
        <w:rPr>
          <w:lang w:val="en-US"/>
        </w:rPr>
        <w:t>void *handle, void *</w:t>
      </w:r>
      <w:proofErr w:type="spellStart"/>
      <w:r w:rsidR="00D22022" w:rsidRPr="00D22022">
        <w:rPr>
          <w:lang w:val="en-US"/>
        </w:rPr>
        <w:t>enc_keypair</w:t>
      </w:r>
      <w:proofErr w:type="spellEnd"/>
      <w:r w:rsidRPr="006A1C72">
        <w:rPr>
          <w:lang w:val="en-US"/>
        </w:rPr>
        <w:t>);</w:t>
      </w:r>
    </w:p>
    <w:p w:rsidR="009452C2" w:rsidRDefault="009452C2" w:rsidP="009452C2">
      <w:pPr>
        <w:pStyle w:val="-"/>
        <w:spacing w:before="63" w:after="63"/>
      </w:pPr>
      <w:r>
        <w:rPr>
          <w:rFonts w:hint="eastAsia"/>
        </w:rPr>
        <w:t>参数</w:t>
      </w:r>
    </w:p>
    <w:p w:rsidR="009452C2" w:rsidRDefault="009452C2" w:rsidP="009452C2">
      <w:r w:rsidRPr="008D6001">
        <w:rPr>
          <w:rFonts w:hint="eastAsia"/>
          <w:lang w:val="en-US"/>
        </w:rPr>
        <w:t>handle:</w:t>
      </w:r>
      <w:r w:rsidRPr="008D6001">
        <w:rPr>
          <w:rFonts w:hint="eastAsia"/>
          <w:lang w:val="en-US"/>
        </w:rPr>
        <w:tab/>
      </w:r>
      <w:r>
        <w:rPr>
          <w:lang w:val="en-US"/>
        </w:rPr>
        <w:tab/>
      </w:r>
      <w:r w:rsidRPr="008D6001">
        <w:rPr>
          <w:rFonts w:hint="eastAsia"/>
          <w:lang w:val="en-US"/>
        </w:rPr>
        <w:t>输入参数，</w:t>
      </w:r>
      <w:r>
        <w:rPr>
          <w:rFonts w:hint="eastAsia"/>
        </w:rPr>
        <w:t>加密设备连接句柄</w:t>
      </w:r>
      <w:r>
        <w:rPr>
          <w:rFonts w:hint="eastAsia"/>
        </w:rPr>
        <w:t>.</w:t>
      </w:r>
    </w:p>
    <w:p w:rsidR="009452C2" w:rsidRPr="008D6001" w:rsidRDefault="009452C2" w:rsidP="009452C2">
      <w:pPr>
        <w:rPr>
          <w:lang w:val="en-US"/>
        </w:rPr>
      </w:pPr>
      <w:proofErr w:type="spellStart"/>
      <w:r>
        <w:rPr>
          <w:rFonts w:hint="eastAsia"/>
          <w:lang w:val="en-US"/>
        </w:rPr>
        <w:t>s</w:t>
      </w:r>
      <w:r>
        <w:rPr>
          <w:lang w:val="en-US"/>
        </w:rPr>
        <w:t>ign_keypair</w:t>
      </w:r>
      <w:proofErr w:type="spellEnd"/>
      <w:r>
        <w:rPr>
          <w:lang w:val="en-US"/>
        </w:rPr>
        <w:t>:</w:t>
      </w:r>
      <w:r>
        <w:rPr>
          <w:lang w:val="en-US"/>
        </w:rPr>
        <w:tab/>
      </w:r>
      <w:r>
        <w:rPr>
          <w:rFonts w:hint="eastAsia"/>
          <w:lang w:val="en-US"/>
        </w:rPr>
        <w:t>输入参数，</w:t>
      </w:r>
      <w:r w:rsidR="00814927">
        <w:rPr>
          <w:rFonts w:hint="eastAsia"/>
          <w:lang w:val="en-US"/>
        </w:rPr>
        <w:t>加密</w:t>
      </w:r>
      <w:r>
        <w:rPr>
          <w:rFonts w:hint="eastAsia"/>
          <w:lang w:val="en-US"/>
        </w:rPr>
        <w:t>密钥信息</w:t>
      </w:r>
    </w:p>
    <w:p w:rsidR="009452C2" w:rsidRPr="00611F02" w:rsidRDefault="009452C2" w:rsidP="009452C2">
      <w:pPr>
        <w:pStyle w:val="-"/>
        <w:spacing w:before="63" w:after="63"/>
      </w:pPr>
      <w:r>
        <w:rPr>
          <w:rFonts w:hint="eastAsia"/>
        </w:rPr>
        <w:t>返回值</w:t>
      </w:r>
    </w:p>
    <w:p w:rsidR="00E83BF5" w:rsidRDefault="00E83BF5" w:rsidP="00E83BF5">
      <w:pPr>
        <w:rPr>
          <w:szCs w:val="21"/>
        </w:rPr>
      </w:pPr>
      <w:r>
        <w:rPr>
          <w:rFonts w:hint="eastAsia"/>
          <w:szCs w:val="21"/>
        </w:rPr>
        <w:t>0:</w:t>
      </w:r>
      <w:r>
        <w:rPr>
          <w:szCs w:val="21"/>
        </w:rPr>
        <w:tab/>
      </w:r>
      <w:r>
        <w:rPr>
          <w:rFonts w:hint="eastAsia"/>
          <w:szCs w:val="21"/>
        </w:rPr>
        <w:t>成功</w:t>
      </w:r>
    </w:p>
    <w:p w:rsidR="00E83BF5" w:rsidRPr="00BE66F3" w:rsidRDefault="00E83BF5" w:rsidP="00E83BF5">
      <w:pPr>
        <w:rPr>
          <w:szCs w:val="21"/>
          <w:lang w:val="en-US"/>
        </w:rPr>
      </w:pPr>
      <w:r>
        <w:rPr>
          <w:rFonts w:hint="eastAsia"/>
          <w:szCs w:val="21"/>
          <w:lang w:val="en-US"/>
        </w:rPr>
        <w:t>-</w:t>
      </w:r>
      <w:r>
        <w:rPr>
          <w:szCs w:val="21"/>
          <w:lang w:val="en-US"/>
        </w:rPr>
        <w:t>1:</w:t>
      </w:r>
      <w:r>
        <w:rPr>
          <w:szCs w:val="21"/>
          <w:lang w:val="en-US"/>
        </w:rPr>
        <w:tab/>
      </w:r>
      <w:r>
        <w:rPr>
          <w:rFonts w:hint="eastAsia"/>
          <w:szCs w:val="21"/>
          <w:lang w:val="en-US"/>
        </w:rPr>
        <w:t>失败</w:t>
      </w:r>
    </w:p>
    <w:p w:rsidR="00351328" w:rsidRDefault="00351328" w:rsidP="00351328">
      <w:pPr>
        <w:pStyle w:val="3"/>
      </w:pPr>
      <w:bookmarkStart w:id="472" w:name="_Toc15026809"/>
      <w:r>
        <w:rPr>
          <w:rFonts w:hint="eastAsia"/>
        </w:rPr>
        <w:t>获取签名密钥</w:t>
      </w:r>
      <w:r w:rsidR="00150DB0">
        <w:rPr>
          <w:rFonts w:hint="eastAsia"/>
        </w:rPr>
        <w:t>信息</w:t>
      </w:r>
      <w:proofErr w:type="spellStart"/>
      <w:r>
        <w:rPr>
          <w:rFonts w:hint="eastAsia"/>
        </w:rPr>
        <w:t>c</w:t>
      </w:r>
      <w:r>
        <w:t>b_get_sign_keypair</w:t>
      </w:r>
      <w:proofErr w:type="spellEnd"/>
      <w:r>
        <w:t>_</w:t>
      </w:r>
      <w:bookmarkEnd w:id="472"/>
    </w:p>
    <w:p w:rsidR="005E5819" w:rsidRDefault="005E5819" w:rsidP="005E5819">
      <w:pPr>
        <w:pStyle w:val="-"/>
        <w:spacing w:before="63" w:after="63"/>
      </w:pPr>
      <w:r>
        <w:rPr>
          <w:rFonts w:hint="eastAsia"/>
        </w:rPr>
        <w:t>功能说明</w:t>
      </w:r>
    </w:p>
    <w:p w:rsidR="0063309D" w:rsidRPr="00BF4540" w:rsidRDefault="004F4516" w:rsidP="0063309D">
      <w:pPr>
        <w:rPr>
          <w:lang w:val="en-US"/>
        </w:rPr>
      </w:pPr>
      <w:ins w:id="473" w:author="xiao liu" w:date="2018-11-06T16:17:00Z">
        <w:r>
          <w:rPr>
            <w:rFonts w:hint="eastAsia"/>
            <w:lang w:val="en-US"/>
          </w:rPr>
          <w:t>仅用于</w:t>
        </w:r>
      </w:ins>
      <w:r w:rsidR="0063309D">
        <w:rPr>
          <w:rFonts w:hint="eastAsia"/>
          <w:lang w:val="en-US"/>
        </w:rPr>
        <w:t>获取</w:t>
      </w:r>
      <w:proofErr w:type="gramStart"/>
      <w:r w:rsidR="0063309D">
        <w:rPr>
          <w:rFonts w:hint="eastAsia"/>
          <w:lang w:val="en-US"/>
        </w:rPr>
        <w:t>加密机</w:t>
      </w:r>
      <w:proofErr w:type="gramEnd"/>
      <w:r w:rsidR="0063309D">
        <w:rPr>
          <w:rFonts w:hint="eastAsia"/>
          <w:lang w:val="en-US"/>
        </w:rPr>
        <w:t>中</w:t>
      </w:r>
      <w:ins w:id="474" w:author="xiao liu" w:date="2018-11-06T16:16:00Z">
        <w:r>
          <w:rPr>
            <w:rFonts w:hint="eastAsia"/>
            <w:lang w:val="en-US"/>
          </w:rPr>
          <w:t>客户</w:t>
        </w:r>
        <w:proofErr w:type="gramStart"/>
        <w:r>
          <w:rPr>
            <w:rFonts w:hint="eastAsia"/>
            <w:lang w:val="en-US"/>
          </w:rPr>
          <w:t>端</w:t>
        </w:r>
      </w:ins>
      <w:r w:rsidR="0063309D">
        <w:rPr>
          <w:rFonts w:hint="eastAsia"/>
          <w:lang w:val="en-US"/>
        </w:rPr>
        <w:t>签</w:t>
      </w:r>
      <w:proofErr w:type="gramEnd"/>
      <w:r w:rsidR="0063309D">
        <w:rPr>
          <w:rFonts w:hint="eastAsia"/>
          <w:lang w:val="en-US"/>
        </w:rPr>
        <w:t>名证书中的密钥</w:t>
      </w:r>
      <w:r w:rsidR="00150DB0">
        <w:rPr>
          <w:rFonts w:hint="eastAsia"/>
          <w:lang w:val="en-US"/>
        </w:rPr>
        <w:t>信息</w:t>
      </w:r>
      <w:r w:rsidR="00D96D65">
        <w:rPr>
          <w:rFonts w:hint="eastAsia"/>
          <w:lang w:val="en-US"/>
        </w:rPr>
        <w:t>，用于</w:t>
      </w:r>
      <w:ins w:id="475" w:author="xiao liu" w:date="2018-11-06T16:14:00Z">
        <w:r w:rsidR="00AF2B14">
          <w:rPr>
            <w:rFonts w:hint="eastAsia"/>
            <w:lang w:val="en-US"/>
          </w:rPr>
          <w:t>客户</w:t>
        </w:r>
        <w:proofErr w:type="gramStart"/>
        <w:r w:rsidR="00AF2B14">
          <w:rPr>
            <w:rFonts w:hint="eastAsia"/>
            <w:lang w:val="en-US"/>
          </w:rPr>
          <w:t>端</w:t>
        </w:r>
      </w:ins>
      <w:r w:rsidR="00D96D65">
        <w:rPr>
          <w:rFonts w:hint="eastAsia"/>
          <w:lang w:val="en-US"/>
        </w:rPr>
        <w:t>签</w:t>
      </w:r>
      <w:proofErr w:type="gramEnd"/>
      <w:r w:rsidR="00D96D65">
        <w:rPr>
          <w:rFonts w:hint="eastAsia"/>
          <w:lang w:val="en-US"/>
        </w:rPr>
        <w:t>名</w:t>
      </w:r>
      <w:r w:rsidR="0063309D">
        <w:rPr>
          <w:rFonts w:hint="eastAsia"/>
          <w:lang w:val="en-US"/>
        </w:rPr>
        <w:t>。</w:t>
      </w:r>
    </w:p>
    <w:p w:rsidR="005E5819" w:rsidRDefault="005E5819" w:rsidP="005E5819">
      <w:pPr>
        <w:pStyle w:val="-"/>
        <w:spacing w:before="63" w:after="63"/>
      </w:pPr>
      <w:r>
        <w:rPr>
          <w:rFonts w:hint="eastAsia"/>
        </w:rPr>
        <w:t>函数原型</w:t>
      </w:r>
    </w:p>
    <w:p w:rsidR="0063309D" w:rsidRDefault="00F12436" w:rsidP="0063309D">
      <w:pPr>
        <w:rPr>
          <w:lang w:val="en-US"/>
        </w:rPr>
      </w:pPr>
      <w:r>
        <w:rPr>
          <w:lang w:val="en-US"/>
        </w:rPr>
        <w:t>int</w:t>
      </w:r>
      <w:r w:rsidR="0063309D" w:rsidRPr="00D875D6">
        <w:rPr>
          <w:lang w:val="en-US"/>
        </w:rPr>
        <w:t xml:space="preserve"> </w:t>
      </w:r>
      <w:proofErr w:type="spellStart"/>
      <w:r w:rsidR="0063309D" w:rsidRPr="00D875D6">
        <w:rPr>
          <w:lang w:val="en-US"/>
        </w:rPr>
        <w:t>cb_get_</w:t>
      </w:r>
      <w:r w:rsidR="00EB6C5A">
        <w:rPr>
          <w:lang w:val="en-US"/>
        </w:rPr>
        <w:t>sign</w:t>
      </w:r>
      <w:r w:rsidR="0063309D" w:rsidRPr="00D875D6">
        <w:rPr>
          <w:lang w:val="en-US"/>
        </w:rPr>
        <w:t>_keypair</w:t>
      </w:r>
      <w:proofErr w:type="spellEnd"/>
      <w:proofErr w:type="gramStart"/>
      <w:r w:rsidR="0063309D" w:rsidRPr="00D875D6">
        <w:rPr>
          <w:lang w:val="en-US"/>
        </w:rPr>
        <w:t>_(</w:t>
      </w:r>
      <w:proofErr w:type="gramEnd"/>
      <w:r w:rsidR="0063309D" w:rsidRPr="00D875D6">
        <w:rPr>
          <w:lang w:val="en-US"/>
        </w:rPr>
        <w:t>void *handle</w:t>
      </w:r>
      <w:r w:rsidRPr="00F12436">
        <w:rPr>
          <w:lang w:val="en-US"/>
        </w:rPr>
        <w:t>, const char *</w:t>
      </w:r>
      <w:proofErr w:type="spellStart"/>
      <w:r w:rsidRPr="00F12436">
        <w:rPr>
          <w:lang w:val="en-US"/>
        </w:rPr>
        <w:t>idx</w:t>
      </w:r>
      <w:proofErr w:type="spellEnd"/>
      <w:r w:rsidRPr="00F12436">
        <w:rPr>
          <w:lang w:val="en-US"/>
        </w:rPr>
        <w:t>, void **</w:t>
      </w:r>
      <w:proofErr w:type="spellStart"/>
      <w:r w:rsidRPr="00F12436">
        <w:rPr>
          <w:lang w:val="en-US"/>
        </w:rPr>
        <w:t>sign_keypair</w:t>
      </w:r>
      <w:proofErr w:type="spellEnd"/>
      <w:r w:rsidR="0063309D" w:rsidRPr="00D875D6">
        <w:rPr>
          <w:lang w:val="en-US"/>
        </w:rPr>
        <w:t>);</w:t>
      </w:r>
    </w:p>
    <w:p w:rsidR="005E5819" w:rsidRDefault="005E5819" w:rsidP="005E5819">
      <w:pPr>
        <w:pStyle w:val="-"/>
        <w:spacing w:before="63" w:after="63"/>
      </w:pPr>
      <w:r>
        <w:rPr>
          <w:rFonts w:hint="eastAsia"/>
        </w:rPr>
        <w:t>参数</w:t>
      </w:r>
    </w:p>
    <w:p w:rsidR="005E5819" w:rsidRDefault="005E5819" w:rsidP="005E5819">
      <w:r w:rsidRPr="008D6001">
        <w:rPr>
          <w:rFonts w:hint="eastAsia"/>
          <w:lang w:val="en-US"/>
        </w:rPr>
        <w:t>handle:</w:t>
      </w:r>
      <w:r w:rsidRPr="008D6001">
        <w:rPr>
          <w:rFonts w:hint="eastAsia"/>
          <w:lang w:val="en-US"/>
        </w:rPr>
        <w:tab/>
      </w:r>
      <w:r w:rsidRPr="008D6001">
        <w:rPr>
          <w:rFonts w:hint="eastAsia"/>
          <w:lang w:val="en-US"/>
        </w:rPr>
        <w:t>输入参数，</w:t>
      </w:r>
      <w:r>
        <w:rPr>
          <w:rFonts w:hint="eastAsia"/>
        </w:rPr>
        <w:t>加密设备连接句柄</w:t>
      </w:r>
      <w:r>
        <w:rPr>
          <w:rFonts w:hint="eastAsia"/>
        </w:rPr>
        <w:t>.</w:t>
      </w:r>
    </w:p>
    <w:p w:rsidR="002B29EE" w:rsidRDefault="002B29EE" w:rsidP="002B29EE">
      <w:pPr>
        <w:rPr>
          <w:lang w:val="en-US"/>
        </w:rPr>
      </w:pPr>
      <w:proofErr w:type="spellStart"/>
      <w:r>
        <w:rPr>
          <w:rFonts w:hint="eastAsia"/>
          <w:lang w:val="en-US"/>
        </w:rPr>
        <w:t>idx</w:t>
      </w:r>
      <w:proofErr w:type="spellEnd"/>
      <w:r>
        <w:rPr>
          <w:rFonts w:hint="eastAsia"/>
          <w:lang w:val="en-US"/>
        </w:rPr>
        <w:t>:</w:t>
      </w:r>
      <w:r>
        <w:rPr>
          <w:lang w:val="en-US"/>
        </w:rPr>
        <w:tab/>
      </w:r>
      <w:r>
        <w:rPr>
          <w:lang w:val="en-US"/>
        </w:rPr>
        <w:tab/>
      </w:r>
      <w:r>
        <w:rPr>
          <w:lang w:val="en-US"/>
        </w:rPr>
        <w:tab/>
      </w:r>
      <w:r>
        <w:rPr>
          <w:rFonts w:hint="eastAsia"/>
          <w:lang w:val="en-US"/>
        </w:rPr>
        <w:t>输入参数，获取</w:t>
      </w:r>
      <w:r w:rsidR="006205E6">
        <w:rPr>
          <w:rFonts w:hint="eastAsia"/>
          <w:lang w:val="en-US"/>
        </w:rPr>
        <w:t>签名</w:t>
      </w:r>
      <w:r>
        <w:rPr>
          <w:rFonts w:hint="eastAsia"/>
          <w:lang w:val="en-US"/>
        </w:rPr>
        <w:t>密钥对索引</w:t>
      </w:r>
    </w:p>
    <w:p w:rsidR="002B29EE" w:rsidRPr="008D6001" w:rsidRDefault="00B35DEA" w:rsidP="002B29EE">
      <w:pPr>
        <w:rPr>
          <w:lang w:val="en-US"/>
        </w:rPr>
      </w:pPr>
      <w:proofErr w:type="spellStart"/>
      <w:r>
        <w:rPr>
          <w:lang w:val="en-US"/>
        </w:rPr>
        <w:t>sign</w:t>
      </w:r>
      <w:r w:rsidR="002B29EE">
        <w:rPr>
          <w:lang w:val="en-US"/>
        </w:rPr>
        <w:t>_keypair</w:t>
      </w:r>
      <w:proofErr w:type="spellEnd"/>
      <w:r w:rsidR="002B29EE">
        <w:rPr>
          <w:lang w:val="en-US"/>
        </w:rPr>
        <w:t>:</w:t>
      </w:r>
      <w:r w:rsidR="002B29EE">
        <w:rPr>
          <w:lang w:val="en-US"/>
        </w:rPr>
        <w:tab/>
      </w:r>
      <w:r w:rsidR="00941FE5">
        <w:rPr>
          <w:rFonts w:hint="eastAsia"/>
          <w:lang w:val="en-US"/>
        </w:rPr>
        <w:t>输出</w:t>
      </w:r>
      <w:r w:rsidR="002B29EE">
        <w:rPr>
          <w:rFonts w:hint="eastAsia"/>
          <w:lang w:val="en-US"/>
        </w:rPr>
        <w:t>参数，</w:t>
      </w:r>
      <w:r w:rsidR="00F21EE9">
        <w:rPr>
          <w:rFonts w:hint="eastAsia"/>
          <w:lang w:val="en-US"/>
        </w:rPr>
        <w:t>签名</w:t>
      </w:r>
      <w:r w:rsidR="002B29EE">
        <w:rPr>
          <w:rFonts w:hint="eastAsia"/>
          <w:lang w:val="en-US"/>
        </w:rPr>
        <w:t>密钥对指针的地址</w:t>
      </w:r>
      <w:r w:rsidR="00B16A73">
        <w:rPr>
          <w:rFonts w:hint="eastAsia"/>
          <w:lang w:val="en-US"/>
        </w:rPr>
        <w:t>，</w:t>
      </w:r>
      <w:r w:rsidR="00D3055D">
        <w:rPr>
          <w:lang w:val="en-US"/>
        </w:rPr>
        <w:t>用作</w:t>
      </w:r>
      <w:proofErr w:type="spellStart"/>
      <w:r w:rsidR="003137EB" w:rsidRPr="00491A58">
        <w:rPr>
          <w:lang w:val="en-US"/>
        </w:rPr>
        <w:t>cb_sign</w:t>
      </w:r>
      <w:proofErr w:type="spellEnd"/>
      <w:r w:rsidR="003137EB" w:rsidRPr="00491A58">
        <w:rPr>
          <w:lang w:val="en-US"/>
        </w:rPr>
        <w:t>_</w:t>
      </w:r>
      <w:r w:rsidR="003137EB">
        <w:rPr>
          <w:rFonts w:hint="eastAsia"/>
          <w:lang w:val="en-US"/>
        </w:rPr>
        <w:t>函数</w:t>
      </w:r>
      <w:r w:rsidR="003137EB">
        <w:rPr>
          <w:lang w:val="en-US"/>
        </w:rPr>
        <w:t>的输入</w:t>
      </w:r>
    </w:p>
    <w:p w:rsidR="005E5819" w:rsidRPr="00611F02" w:rsidRDefault="005E5819" w:rsidP="005E5819">
      <w:pPr>
        <w:pStyle w:val="-"/>
        <w:spacing w:before="63" w:after="63"/>
      </w:pPr>
      <w:r>
        <w:rPr>
          <w:rFonts w:hint="eastAsia"/>
        </w:rPr>
        <w:t>返回值</w:t>
      </w:r>
    </w:p>
    <w:p w:rsidR="00F93FF1" w:rsidRDefault="00F93FF1" w:rsidP="00F93FF1">
      <w:r>
        <w:rPr>
          <w:lang w:val="en-US"/>
        </w:rPr>
        <w:t>0</w:t>
      </w:r>
      <w:r>
        <w:t>:</w:t>
      </w:r>
      <w:r>
        <w:tab/>
      </w:r>
      <w:r>
        <w:tab/>
      </w:r>
      <w:r>
        <w:rPr>
          <w:rFonts w:hint="eastAsia"/>
        </w:rPr>
        <w:t>成功</w:t>
      </w:r>
    </w:p>
    <w:p w:rsidR="004D4018" w:rsidRDefault="004D4018" w:rsidP="004D4018">
      <w:r>
        <w:rPr>
          <w:rFonts w:hint="eastAsia"/>
        </w:rPr>
        <w:t>1</w:t>
      </w:r>
      <w:r>
        <w:t>588</w:t>
      </w:r>
      <w:r>
        <w:rPr>
          <w:rFonts w:hint="eastAsia"/>
        </w:rPr>
        <w:t>:</w:t>
      </w:r>
      <w:r>
        <w:tab/>
      </w:r>
      <w:r>
        <w:rPr>
          <w:rFonts w:hint="eastAsia"/>
        </w:rPr>
        <w:t>与</w:t>
      </w:r>
      <w:proofErr w:type="gramStart"/>
      <w:r>
        <w:rPr>
          <w:rFonts w:hint="eastAsia"/>
        </w:rPr>
        <w:t>加密机</w:t>
      </w:r>
      <w:proofErr w:type="gramEnd"/>
      <w:r>
        <w:rPr>
          <w:rFonts w:hint="eastAsia"/>
        </w:rPr>
        <w:t>网络错误</w:t>
      </w:r>
    </w:p>
    <w:p w:rsidR="00F93FF1" w:rsidRDefault="00F93FF1" w:rsidP="00F93FF1">
      <w:pPr>
        <w:rPr>
          <w:szCs w:val="21"/>
        </w:rPr>
      </w:pPr>
      <w:r>
        <w:rPr>
          <w:szCs w:val="21"/>
        </w:rPr>
        <w:t>-1:</w:t>
      </w:r>
      <w:r w:rsidRPr="003865F4">
        <w:rPr>
          <w:szCs w:val="21"/>
        </w:rPr>
        <w:tab/>
      </w:r>
      <w:r w:rsidRPr="003865F4">
        <w:rPr>
          <w:szCs w:val="21"/>
        </w:rPr>
        <w:tab/>
      </w:r>
      <w:r w:rsidRPr="003865F4">
        <w:rPr>
          <w:rFonts w:hint="eastAsia"/>
          <w:szCs w:val="21"/>
        </w:rPr>
        <w:t>失败</w:t>
      </w:r>
    </w:p>
    <w:p w:rsidR="00BE66F3" w:rsidRPr="00C04BD9" w:rsidRDefault="00933C0F" w:rsidP="00BE66F3">
      <w:pPr>
        <w:pStyle w:val="3"/>
        <w:rPr>
          <w:lang w:val="en-US"/>
        </w:rPr>
      </w:pPr>
      <w:bookmarkStart w:id="476" w:name="_Toc15026810"/>
      <w:r>
        <w:rPr>
          <w:rFonts w:hint="eastAsia"/>
          <w:lang w:val="en-US"/>
        </w:rPr>
        <w:t>释放签名密钥信息</w:t>
      </w:r>
      <w:r>
        <w:rPr>
          <w:rFonts w:hint="eastAsia"/>
          <w:lang w:val="en-US"/>
        </w:rPr>
        <w:t>-</w:t>
      </w:r>
      <w:proofErr w:type="spellStart"/>
      <w:r w:rsidR="00BE66F3" w:rsidRPr="00C04BD9">
        <w:rPr>
          <w:lang w:val="en-US"/>
        </w:rPr>
        <w:t>cb_free_sign_keypair</w:t>
      </w:r>
      <w:proofErr w:type="spellEnd"/>
      <w:r w:rsidR="00BE66F3" w:rsidRPr="00C04BD9">
        <w:rPr>
          <w:lang w:val="en-US"/>
        </w:rPr>
        <w:t>_;</w:t>
      </w:r>
      <w:bookmarkEnd w:id="476"/>
    </w:p>
    <w:p w:rsidR="00D9467B" w:rsidRDefault="00D9467B" w:rsidP="00D9467B">
      <w:pPr>
        <w:pStyle w:val="-"/>
        <w:spacing w:before="63" w:after="63"/>
      </w:pPr>
      <w:r>
        <w:rPr>
          <w:rFonts w:hint="eastAsia"/>
        </w:rPr>
        <w:t>功能说明</w:t>
      </w:r>
    </w:p>
    <w:p w:rsidR="00D9467B" w:rsidRPr="00BF4540" w:rsidRDefault="00D94DF6" w:rsidP="00D9467B">
      <w:pPr>
        <w:rPr>
          <w:lang w:val="en-US"/>
        </w:rPr>
      </w:pPr>
      <w:ins w:id="477" w:author="xiao liu" w:date="2018-11-06T16:14:00Z">
        <w:r>
          <w:rPr>
            <w:rFonts w:hint="eastAsia"/>
            <w:lang w:val="en-US"/>
          </w:rPr>
          <w:t>仅用于</w:t>
        </w:r>
      </w:ins>
      <w:r w:rsidR="004C768B">
        <w:rPr>
          <w:rFonts w:hint="eastAsia"/>
          <w:lang w:val="en-US"/>
        </w:rPr>
        <w:t>释放</w:t>
      </w:r>
      <w:ins w:id="478" w:author="xiao liu" w:date="2018-11-06T16:15:00Z">
        <w:r>
          <w:rPr>
            <w:rFonts w:hint="eastAsia"/>
            <w:lang w:val="en-US"/>
          </w:rPr>
          <w:t>客户</w:t>
        </w:r>
        <w:proofErr w:type="gramStart"/>
        <w:r>
          <w:rPr>
            <w:rFonts w:hint="eastAsia"/>
            <w:lang w:val="en-US"/>
          </w:rPr>
          <w:t>端</w:t>
        </w:r>
      </w:ins>
      <w:r w:rsidR="004C768B">
        <w:rPr>
          <w:rFonts w:hint="eastAsia"/>
          <w:lang w:val="en-US"/>
        </w:rPr>
        <w:t>签</w:t>
      </w:r>
      <w:proofErr w:type="gramEnd"/>
      <w:r w:rsidR="004C768B">
        <w:rPr>
          <w:rFonts w:hint="eastAsia"/>
          <w:lang w:val="en-US"/>
        </w:rPr>
        <w:t>名密钥信息资源</w:t>
      </w:r>
      <w:r w:rsidR="00D9467B">
        <w:rPr>
          <w:rFonts w:hint="eastAsia"/>
          <w:lang w:val="en-US"/>
        </w:rPr>
        <w:t>。</w:t>
      </w:r>
    </w:p>
    <w:p w:rsidR="00D9467B" w:rsidRDefault="00D9467B" w:rsidP="00D9467B">
      <w:pPr>
        <w:pStyle w:val="-"/>
        <w:spacing w:before="63" w:after="63"/>
      </w:pPr>
      <w:r>
        <w:rPr>
          <w:rFonts w:hint="eastAsia"/>
        </w:rPr>
        <w:t>函数原型</w:t>
      </w:r>
    </w:p>
    <w:p w:rsidR="00D9467B" w:rsidRDefault="006A1C72" w:rsidP="00D9467B">
      <w:pPr>
        <w:rPr>
          <w:lang w:val="en-US"/>
        </w:rPr>
      </w:pPr>
      <w:r w:rsidRPr="006A1C72">
        <w:rPr>
          <w:lang w:val="en-US"/>
        </w:rPr>
        <w:lastRenderedPageBreak/>
        <w:t xml:space="preserve">int </w:t>
      </w:r>
      <w:proofErr w:type="spellStart"/>
      <w:r w:rsidRPr="006A1C72">
        <w:rPr>
          <w:lang w:val="en-US"/>
        </w:rPr>
        <w:t>cb_free_sign_keypair</w:t>
      </w:r>
      <w:proofErr w:type="spellEnd"/>
      <w:proofErr w:type="gramStart"/>
      <w:r w:rsidRPr="006A1C72">
        <w:rPr>
          <w:lang w:val="en-US"/>
        </w:rPr>
        <w:t>_(</w:t>
      </w:r>
      <w:proofErr w:type="gramEnd"/>
      <w:r w:rsidRPr="006A1C72">
        <w:rPr>
          <w:lang w:val="en-US"/>
        </w:rPr>
        <w:t>void *handle, void *</w:t>
      </w:r>
      <w:proofErr w:type="spellStart"/>
      <w:r w:rsidRPr="006A1C72">
        <w:rPr>
          <w:lang w:val="en-US"/>
        </w:rPr>
        <w:t>sign_keypair</w:t>
      </w:r>
      <w:proofErr w:type="spellEnd"/>
      <w:r w:rsidRPr="006A1C72">
        <w:rPr>
          <w:lang w:val="en-US"/>
        </w:rPr>
        <w:t>);</w:t>
      </w:r>
    </w:p>
    <w:p w:rsidR="00D9467B" w:rsidRDefault="00D9467B" w:rsidP="00D9467B">
      <w:pPr>
        <w:pStyle w:val="-"/>
        <w:spacing w:before="63" w:after="63"/>
      </w:pPr>
      <w:r>
        <w:rPr>
          <w:rFonts w:hint="eastAsia"/>
        </w:rPr>
        <w:t>参数</w:t>
      </w:r>
    </w:p>
    <w:p w:rsidR="00D9467B" w:rsidRDefault="00D9467B" w:rsidP="00D9467B">
      <w:r w:rsidRPr="008D6001">
        <w:rPr>
          <w:rFonts w:hint="eastAsia"/>
          <w:lang w:val="en-US"/>
        </w:rPr>
        <w:t>handle:</w:t>
      </w:r>
      <w:r w:rsidRPr="008D6001">
        <w:rPr>
          <w:rFonts w:hint="eastAsia"/>
          <w:lang w:val="en-US"/>
        </w:rPr>
        <w:tab/>
      </w:r>
      <w:r w:rsidR="00E3529D">
        <w:rPr>
          <w:lang w:val="en-US"/>
        </w:rPr>
        <w:tab/>
      </w:r>
      <w:r w:rsidRPr="008D6001">
        <w:rPr>
          <w:rFonts w:hint="eastAsia"/>
          <w:lang w:val="en-US"/>
        </w:rPr>
        <w:t>输入参数，</w:t>
      </w:r>
      <w:r>
        <w:rPr>
          <w:rFonts w:hint="eastAsia"/>
        </w:rPr>
        <w:t>加密设备连接句柄</w:t>
      </w:r>
      <w:r>
        <w:rPr>
          <w:rFonts w:hint="eastAsia"/>
        </w:rPr>
        <w:t>.</w:t>
      </w:r>
    </w:p>
    <w:p w:rsidR="00E3529D" w:rsidRPr="008D6001" w:rsidRDefault="00E3529D" w:rsidP="00D9467B">
      <w:pPr>
        <w:rPr>
          <w:lang w:val="en-US"/>
        </w:rPr>
      </w:pPr>
      <w:proofErr w:type="spellStart"/>
      <w:r>
        <w:rPr>
          <w:rFonts w:hint="eastAsia"/>
          <w:lang w:val="en-US"/>
        </w:rPr>
        <w:t>s</w:t>
      </w:r>
      <w:r>
        <w:rPr>
          <w:lang w:val="en-US"/>
        </w:rPr>
        <w:t>ign_keypair</w:t>
      </w:r>
      <w:proofErr w:type="spellEnd"/>
      <w:r>
        <w:rPr>
          <w:lang w:val="en-US"/>
        </w:rPr>
        <w:t>:</w:t>
      </w:r>
      <w:r>
        <w:rPr>
          <w:lang w:val="en-US"/>
        </w:rPr>
        <w:tab/>
      </w:r>
      <w:r>
        <w:rPr>
          <w:rFonts w:hint="eastAsia"/>
          <w:lang w:val="en-US"/>
        </w:rPr>
        <w:t>输入参数，签名密钥信息</w:t>
      </w:r>
    </w:p>
    <w:p w:rsidR="00D9467B" w:rsidRPr="00611F02" w:rsidRDefault="00D9467B" w:rsidP="00D9467B">
      <w:pPr>
        <w:pStyle w:val="-"/>
        <w:spacing w:before="63" w:after="63"/>
      </w:pPr>
      <w:r>
        <w:rPr>
          <w:rFonts w:hint="eastAsia"/>
        </w:rPr>
        <w:t>返回值</w:t>
      </w:r>
    </w:p>
    <w:p w:rsidR="00BE66F3" w:rsidRDefault="00E83BF5" w:rsidP="006C539D">
      <w:pPr>
        <w:rPr>
          <w:szCs w:val="21"/>
        </w:rPr>
      </w:pPr>
      <w:r>
        <w:rPr>
          <w:rFonts w:hint="eastAsia"/>
          <w:szCs w:val="21"/>
        </w:rPr>
        <w:t>0:</w:t>
      </w:r>
      <w:r>
        <w:rPr>
          <w:szCs w:val="21"/>
        </w:rPr>
        <w:tab/>
      </w:r>
      <w:r>
        <w:rPr>
          <w:rFonts w:hint="eastAsia"/>
          <w:szCs w:val="21"/>
        </w:rPr>
        <w:t>成功</w:t>
      </w:r>
    </w:p>
    <w:p w:rsidR="00E83BF5" w:rsidRPr="00BE66F3" w:rsidRDefault="00E83BF5" w:rsidP="006C539D">
      <w:pPr>
        <w:rPr>
          <w:szCs w:val="21"/>
          <w:lang w:val="en-US"/>
        </w:rPr>
      </w:pPr>
      <w:r>
        <w:rPr>
          <w:rFonts w:hint="eastAsia"/>
          <w:szCs w:val="21"/>
          <w:lang w:val="en-US"/>
        </w:rPr>
        <w:t>-</w:t>
      </w:r>
      <w:r>
        <w:rPr>
          <w:szCs w:val="21"/>
          <w:lang w:val="en-US"/>
        </w:rPr>
        <w:t>1:</w:t>
      </w:r>
      <w:r>
        <w:rPr>
          <w:szCs w:val="21"/>
          <w:lang w:val="en-US"/>
        </w:rPr>
        <w:tab/>
      </w:r>
      <w:r>
        <w:rPr>
          <w:rFonts w:hint="eastAsia"/>
          <w:szCs w:val="21"/>
          <w:lang w:val="en-US"/>
        </w:rPr>
        <w:t>失败</w:t>
      </w:r>
    </w:p>
    <w:p w:rsidR="00DB6AE6" w:rsidRDefault="00DB6AE6" w:rsidP="003B087F">
      <w:pPr>
        <w:pStyle w:val="2"/>
        <w:rPr>
          <w:lang w:val="en-US"/>
        </w:rPr>
      </w:pPr>
      <w:bookmarkStart w:id="479" w:name="_Toc510017991"/>
      <w:bookmarkStart w:id="480" w:name="_Toc510084951"/>
      <w:bookmarkStart w:id="481" w:name="_Toc15026811"/>
      <w:r>
        <w:rPr>
          <w:rFonts w:hint="eastAsia"/>
          <w:lang w:val="en-US"/>
        </w:rPr>
        <w:t>销毁客户服务</w:t>
      </w:r>
      <w:r>
        <w:rPr>
          <w:rFonts w:hint="eastAsia"/>
          <w:lang w:val="en-US"/>
        </w:rPr>
        <w:t>-</w:t>
      </w:r>
      <w:proofErr w:type="spellStart"/>
      <w:r w:rsidRPr="006D48A8">
        <w:rPr>
          <w:lang w:val="en-US"/>
        </w:rPr>
        <w:t>sge_</w:t>
      </w:r>
      <w:r>
        <w:rPr>
          <w:rFonts w:hint="eastAsia"/>
          <w:lang w:val="en-US"/>
        </w:rPr>
        <w:t>safe_</w:t>
      </w:r>
      <w:r w:rsidRPr="006D48A8">
        <w:rPr>
          <w:lang w:val="en-US"/>
        </w:rPr>
        <w:t>client_api_destroy</w:t>
      </w:r>
      <w:bookmarkEnd w:id="479"/>
      <w:bookmarkEnd w:id="480"/>
      <w:bookmarkEnd w:id="481"/>
      <w:proofErr w:type="spellEnd"/>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释放</w:t>
      </w:r>
      <w:r>
        <w:rPr>
          <w:rFonts w:hint="eastAsia"/>
          <w:lang w:val="en-US"/>
        </w:rPr>
        <w:t xml:space="preserve">safe </w:t>
      </w:r>
      <w:proofErr w:type="spellStart"/>
      <w:r>
        <w:rPr>
          <w:rFonts w:hint="eastAsia"/>
          <w:lang w:val="en-US"/>
        </w:rPr>
        <w:t>api</w:t>
      </w:r>
      <w:proofErr w:type="spellEnd"/>
      <w:r>
        <w:rPr>
          <w:rFonts w:hint="eastAsia"/>
          <w:lang w:val="en-US"/>
        </w:rPr>
        <w:t>资源</w:t>
      </w:r>
      <w:r w:rsidR="005A2F0D">
        <w:rPr>
          <w:rFonts w:hint="eastAsia"/>
          <w:lang w:val="en-US"/>
        </w:rPr>
        <w:t>。</w:t>
      </w:r>
    </w:p>
    <w:p w:rsidR="00A754FD" w:rsidRPr="00BF4540" w:rsidRDefault="00A754FD" w:rsidP="00A754FD">
      <w:pPr>
        <w:rPr>
          <w:lang w:val="en-US"/>
        </w:rPr>
      </w:pPr>
      <w:r>
        <w:rPr>
          <w:rFonts w:hint="eastAsia"/>
          <w:lang w:val="en-US"/>
        </w:rPr>
        <w:t>本接口是线程不安全的。</w:t>
      </w:r>
    </w:p>
    <w:p w:rsidR="00A754FD" w:rsidRDefault="00A754FD" w:rsidP="009E1F64">
      <w:pPr>
        <w:rPr>
          <w:lang w:val="en-US"/>
        </w:rPr>
      </w:pPr>
    </w:p>
    <w:p w:rsidR="00DB6AE6" w:rsidRDefault="00DB6AE6" w:rsidP="009E1F64">
      <w:pPr>
        <w:pStyle w:val="-"/>
        <w:spacing w:before="63" w:after="63"/>
      </w:pPr>
      <w:r>
        <w:rPr>
          <w:rFonts w:hint="eastAsia"/>
        </w:rPr>
        <w:t>函数原型</w:t>
      </w:r>
    </w:p>
    <w:p w:rsidR="00DB6AE6" w:rsidRDefault="00DB6AE6" w:rsidP="009E1F64">
      <w:pPr>
        <w:rPr>
          <w:lang w:val="en-US"/>
        </w:rPr>
      </w:pPr>
      <w:r w:rsidRPr="00695C00">
        <w:rPr>
          <w:lang w:val="en-US"/>
        </w:rPr>
        <w:t xml:space="preserve">int </w:t>
      </w:r>
      <w:proofErr w:type="spellStart"/>
      <w:r w:rsidRPr="00695C00">
        <w:rPr>
          <w:lang w:val="en-US"/>
        </w:rPr>
        <w:t>sge_</w:t>
      </w:r>
      <w:r>
        <w:rPr>
          <w:rFonts w:hint="eastAsia"/>
          <w:lang w:val="en-US"/>
        </w:rPr>
        <w:t>safe_</w:t>
      </w:r>
      <w:r w:rsidRPr="00695C00">
        <w:rPr>
          <w:lang w:val="en-US"/>
        </w:rPr>
        <w:t>client_api_</w:t>
      </w:r>
      <w:proofErr w:type="gramStart"/>
      <w:r w:rsidRPr="00695C00">
        <w:rPr>
          <w:lang w:val="en-US"/>
        </w:rPr>
        <w:t>destroy</w:t>
      </w:r>
      <w:proofErr w:type="spellEnd"/>
      <w:r w:rsidRPr="00695C00">
        <w:rPr>
          <w:lang w:val="en-US"/>
        </w:rPr>
        <w:t>(</w:t>
      </w:r>
      <w:proofErr w:type="spellStart"/>
      <w:proofErr w:type="gramEnd"/>
      <w:r>
        <w:rPr>
          <w:lang w:val="en-US"/>
        </w:rPr>
        <w:t>api_safe_client_t</w:t>
      </w:r>
      <w:proofErr w:type="spellEnd"/>
      <w:r w:rsidRPr="00695C00">
        <w:rPr>
          <w:lang w:val="en-US"/>
        </w:rPr>
        <w:t xml:space="preserve"> *</w:t>
      </w:r>
      <w:proofErr w:type="spellStart"/>
      <w:r w:rsidRPr="00695C00">
        <w:rPr>
          <w:lang w:val="en-US"/>
        </w:rPr>
        <w:t>ptr</w:t>
      </w:r>
      <w:proofErr w:type="spellEnd"/>
      <w:r w:rsidRPr="00695C00">
        <w:rPr>
          <w:lang w:val="en-US"/>
        </w:rPr>
        <w:t>);</w:t>
      </w:r>
    </w:p>
    <w:p w:rsidR="00DB6AE6" w:rsidRDefault="00DB6AE6" w:rsidP="009E1F64">
      <w:pPr>
        <w:pStyle w:val="-"/>
        <w:spacing w:before="63" w:after="63"/>
      </w:pPr>
      <w:r>
        <w:rPr>
          <w:rFonts w:hint="eastAsia"/>
        </w:rPr>
        <w:t>参数</w:t>
      </w:r>
    </w:p>
    <w:p w:rsidR="00DB6AE6" w:rsidRDefault="00DB6AE6" w:rsidP="009E1F64">
      <w:pPr>
        <w:rPr>
          <w:lang w:val="en-US"/>
        </w:rPr>
      </w:pPr>
      <w:proofErr w:type="spellStart"/>
      <w:r>
        <w:rPr>
          <w:rFonts w:hint="eastAsia"/>
          <w:lang w:val="en-US"/>
        </w:rPr>
        <w:t>p</w:t>
      </w:r>
      <w:r>
        <w:rPr>
          <w:lang w:val="en-US"/>
        </w:rPr>
        <w:t>tr</w:t>
      </w:r>
      <w:proofErr w:type="spellEnd"/>
      <w:r>
        <w:rPr>
          <w:lang w:val="en-US"/>
        </w:rPr>
        <w:t>:</w:t>
      </w:r>
      <w:r>
        <w:rPr>
          <w:lang w:val="en-US"/>
        </w:rPr>
        <w:tab/>
      </w:r>
      <w:r>
        <w:rPr>
          <w:lang w:val="en-US"/>
        </w:rPr>
        <w:tab/>
      </w:r>
      <w:r>
        <w:rPr>
          <w:rFonts w:hint="eastAsia"/>
          <w:lang w:val="en-US"/>
        </w:rPr>
        <w:t>输入参数，</w:t>
      </w:r>
      <w:r w:rsidRPr="005F6184">
        <w:rPr>
          <w:lang w:val="en-US"/>
        </w:rPr>
        <w:t xml:space="preserve"> </w:t>
      </w:r>
      <w:proofErr w:type="spellStart"/>
      <w:r w:rsidRPr="005F6184">
        <w:rPr>
          <w:lang w:val="en-US"/>
        </w:rPr>
        <w:t>sge_</w:t>
      </w:r>
      <w:r>
        <w:rPr>
          <w:rFonts w:hint="eastAsia"/>
          <w:lang w:val="en-US"/>
        </w:rPr>
        <w:t>safe_</w:t>
      </w:r>
      <w:r w:rsidRPr="005F6184">
        <w:rPr>
          <w:lang w:val="en-US"/>
        </w:rPr>
        <w:t>client_api_create</w:t>
      </w:r>
      <w:proofErr w:type="spellEnd"/>
      <w:r>
        <w:rPr>
          <w:rFonts w:hint="eastAsia"/>
          <w:lang w:val="en-US"/>
        </w:rPr>
        <w:t>()</w:t>
      </w:r>
      <w:r>
        <w:rPr>
          <w:rFonts w:hint="eastAsia"/>
          <w:lang w:val="en-US"/>
        </w:rPr>
        <w:t>的返回值。</w:t>
      </w:r>
    </w:p>
    <w:p w:rsidR="00DB6AE6" w:rsidRPr="00611F02" w:rsidRDefault="00DB6AE6" w:rsidP="009E1F64">
      <w:pPr>
        <w:pStyle w:val="-"/>
        <w:spacing w:before="63" w:after="63"/>
      </w:pPr>
      <w:r>
        <w:rPr>
          <w:rFonts w:hint="eastAsia"/>
        </w:rPr>
        <w:t>返回值</w:t>
      </w:r>
    </w:p>
    <w:p w:rsidR="00DB6AE6" w:rsidRPr="0044425B" w:rsidRDefault="00DB6AE6" w:rsidP="009E1F64">
      <w:pPr>
        <w:rPr>
          <w:lang w:val="en-US"/>
        </w:rPr>
      </w:pPr>
      <w:r w:rsidRPr="0044425B">
        <w:rPr>
          <w:rFonts w:hint="eastAsia"/>
          <w:lang w:val="en-US"/>
        </w:rPr>
        <w:t>0:</w:t>
      </w:r>
      <w:r w:rsidRPr="0044425B">
        <w:rPr>
          <w:rFonts w:hint="eastAsia"/>
          <w:lang w:val="en-US"/>
        </w:rPr>
        <w:tab/>
      </w:r>
      <w:r w:rsidRPr="0044425B">
        <w:rPr>
          <w:rFonts w:hint="eastAsia"/>
          <w:lang w:val="en-US"/>
        </w:rPr>
        <w:tab/>
      </w:r>
      <w:r w:rsidRPr="0044425B">
        <w:rPr>
          <w:rFonts w:hint="eastAsia"/>
          <w:lang w:val="en-US"/>
        </w:rPr>
        <w:t>成功</w:t>
      </w:r>
    </w:p>
    <w:p w:rsidR="00DB6AE6" w:rsidRDefault="00F83E0D" w:rsidP="009E1F64">
      <w:pPr>
        <w:rPr>
          <w:lang w:val="en-US"/>
        </w:rPr>
      </w:pPr>
      <w:r>
        <w:rPr>
          <w:rFonts w:hint="eastAsia"/>
          <w:lang w:val="en-US"/>
        </w:rPr>
        <w:t>非</w:t>
      </w:r>
      <w:r>
        <w:rPr>
          <w:rFonts w:hint="eastAsia"/>
          <w:lang w:val="en-US"/>
        </w:rPr>
        <w:t>0</w:t>
      </w:r>
      <w:r w:rsidR="00D64EA3">
        <w:rPr>
          <w:rFonts w:hint="eastAsia"/>
          <w:lang w:val="en-US"/>
        </w:rPr>
        <w:t>:</w:t>
      </w:r>
      <w:r w:rsidR="00D64EA3">
        <w:rPr>
          <w:rFonts w:hint="eastAsia"/>
          <w:lang w:val="en-US"/>
        </w:rPr>
        <w:tab/>
      </w:r>
      <w:r w:rsidR="00DB6AE6" w:rsidRPr="0044425B">
        <w:rPr>
          <w:rFonts w:hint="eastAsia"/>
          <w:lang w:val="en-US"/>
        </w:rPr>
        <w:t>失败</w:t>
      </w:r>
    </w:p>
    <w:p w:rsidR="00DB6AE6" w:rsidRDefault="00DB6AE6" w:rsidP="003B087F">
      <w:pPr>
        <w:pStyle w:val="2"/>
        <w:rPr>
          <w:lang w:val="en-US"/>
        </w:rPr>
      </w:pPr>
      <w:bookmarkStart w:id="482" w:name="_Toc510017992"/>
      <w:bookmarkStart w:id="483" w:name="_Toc510084952"/>
      <w:bookmarkStart w:id="484" w:name="_Toc15026812"/>
      <w:r>
        <w:rPr>
          <w:rFonts w:hint="eastAsia"/>
          <w:lang w:val="en-US"/>
        </w:rPr>
        <w:t>创建会话</w:t>
      </w:r>
      <w:r>
        <w:rPr>
          <w:rFonts w:hint="eastAsia"/>
          <w:lang w:val="en-US"/>
        </w:rPr>
        <w:t>-</w:t>
      </w:r>
      <w:proofErr w:type="spellStart"/>
      <w:r w:rsidRPr="006D48A8">
        <w:rPr>
          <w:lang w:val="en-US"/>
        </w:rPr>
        <w:t>sge_</w:t>
      </w:r>
      <w:r>
        <w:rPr>
          <w:rFonts w:hint="eastAsia"/>
          <w:lang w:val="en-US"/>
        </w:rPr>
        <w:t>safe_</w:t>
      </w:r>
      <w:r w:rsidRPr="006D48A8">
        <w:rPr>
          <w:lang w:val="en-US"/>
        </w:rPr>
        <w:t>create_client_session</w:t>
      </w:r>
      <w:bookmarkEnd w:id="482"/>
      <w:bookmarkEnd w:id="483"/>
      <w:bookmarkEnd w:id="484"/>
      <w:proofErr w:type="spellEnd"/>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创建会话所需资源</w:t>
      </w:r>
    </w:p>
    <w:p w:rsidR="00F6327B" w:rsidRPr="00BF4540" w:rsidRDefault="00F6327B" w:rsidP="009E1F64">
      <w:pPr>
        <w:rPr>
          <w:lang w:val="en-US"/>
        </w:rPr>
      </w:pPr>
      <w:r>
        <w:rPr>
          <w:rFonts w:hint="eastAsia"/>
          <w:lang w:val="en-US"/>
        </w:rPr>
        <w:t>本接口是线程安全的。</w:t>
      </w:r>
    </w:p>
    <w:p w:rsidR="00DB6AE6" w:rsidRDefault="00DB6AE6" w:rsidP="009E1F64">
      <w:pPr>
        <w:pStyle w:val="-"/>
        <w:spacing w:before="63" w:after="63"/>
      </w:pPr>
      <w:r>
        <w:rPr>
          <w:rFonts w:hint="eastAsia"/>
        </w:rPr>
        <w:t>函数原型</w:t>
      </w:r>
    </w:p>
    <w:p w:rsidR="00DB6AE6" w:rsidRDefault="00DB6AE6" w:rsidP="009E1F64">
      <w:pPr>
        <w:rPr>
          <w:lang w:val="en-US"/>
        </w:rPr>
      </w:pPr>
      <w:proofErr w:type="spellStart"/>
      <w:r>
        <w:rPr>
          <w:lang w:val="en-US"/>
        </w:rPr>
        <w:t>api_safe_client_session_t</w:t>
      </w:r>
      <w:proofErr w:type="spellEnd"/>
      <w:r w:rsidRPr="00695C00">
        <w:rPr>
          <w:lang w:val="en-US"/>
        </w:rPr>
        <w:t xml:space="preserve"> *</w:t>
      </w:r>
      <w:proofErr w:type="spellStart"/>
      <w:r w:rsidRPr="00695C00">
        <w:rPr>
          <w:lang w:val="en-US"/>
        </w:rPr>
        <w:t>sge_</w:t>
      </w:r>
      <w:r>
        <w:rPr>
          <w:rFonts w:hint="eastAsia"/>
          <w:lang w:val="en-US"/>
        </w:rPr>
        <w:t>safe_</w:t>
      </w:r>
      <w:r w:rsidRPr="00695C00">
        <w:rPr>
          <w:lang w:val="en-US"/>
        </w:rPr>
        <w:t>create_client_</w:t>
      </w:r>
      <w:proofErr w:type="gramStart"/>
      <w:r w:rsidRPr="00695C00">
        <w:rPr>
          <w:lang w:val="en-US"/>
        </w:rPr>
        <w:t>session</w:t>
      </w:r>
      <w:proofErr w:type="spellEnd"/>
      <w:r w:rsidRPr="00695C00">
        <w:rPr>
          <w:lang w:val="en-US"/>
        </w:rPr>
        <w:t>(</w:t>
      </w:r>
      <w:proofErr w:type="spellStart"/>
      <w:proofErr w:type="gramEnd"/>
      <w:r>
        <w:rPr>
          <w:lang w:val="en-US"/>
        </w:rPr>
        <w:t>api_safe_client_t</w:t>
      </w:r>
      <w:proofErr w:type="spellEnd"/>
      <w:r w:rsidRPr="00695C00">
        <w:rPr>
          <w:lang w:val="en-US"/>
        </w:rPr>
        <w:t xml:space="preserve"> *</w:t>
      </w:r>
      <w:proofErr w:type="spellStart"/>
      <w:r w:rsidRPr="00695C00">
        <w:rPr>
          <w:lang w:val="en-US"/>
        </w:rPr>
        <w:t>ptr</w:t>
      </w:r>
      <w:proofErr w:type="spellEnd"/>
      <w:r w:rsidRPr="00695C00">
        <w:rPr>
          <w:lang w:val="en-US"/>
        </w:rPr>
        <w:t xml:space="preserve">, const </w:t>
      </w:r>
      <w:proofErr w:type="spellStart"/>
      <w:r w:rsidRPr="00695C00">
        <w:rPr>
          <w:lang w:val="en-US"/>
        </w:rPr>
        <w:t>session_client_info_t</w:t>
      </w:r>
      <w:proofErr w:type="spellEnd"/>
      <w:r w:rsidRPr="00695C00">
        <w:rPr>
          <w:lang w:val="en-US"/>
        </w:rPr>
        <w:t xml:space="preserve"> *info);</w:t>
      </w:r>
    </w:p>
    <w:p w:rsidR="00DB6AE6" w:rsidRDefault="00DB6AE6" w:rsidP="009E1F64">
      <w:pPr>
        <w:pStyle w:val="-"/>
        <w:spacing w:before="63" w:after="63"/>
      </w:pPr>
      <w:r>
        <w:rPr>
          <w:rFonts w:hint="eastAsia"/>
        </w:rPr>
        <w:t>参数</w:t>
      </w:r>
    </w:p>
    <w:p w:rsidR="00DB6AE6" w:rsidRDefault="00DB6AE6" w:rsidP="009E1F64">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5F6184">
        <w:rPr>
          <w:lang w:val="en-US"/>
        </w:rPr>
        <w:t>sge_</w:t>
      </w:r>
      <w:r>
        <w:rPr>
          <w:rFonts w:hint="eastAsia"/>
          <w:lang w:val="en-US"/>
        </w:rPr>
        <w:t>safe_</w:t>
      </w:r>
      <w:r w:rsidRPr="005F6184">
        <w:rPr>
          <w:lang w:val="en-US"/>
        </w:rPr>
        <w:t>client_api_create</w:t>
      </w:r>
      <w:proofErr w:type="spellEnd"/>
      <w:r>
        <w:rPr>
          <w:rFonts w:hint="eastAsia"/>
          <w:lang w:val="en-US"/>
        </w:rPr>
        <w:t>()</w:t>
      </w:r>
      <w:r>
        <w:rPr>
          <w:rFonts w:hint="eastAsia"/>
          <w:lang w:val="en-US"/>
        </w:rPr>
        <w:t>的返回值。</w:t>
      </w:r>
    </w:p>
    <w:p w:rsidR="00DB6AE6" w:rsidRDefault="00DB6AE6" w:rsidP="009E1F64">
      <w:pPr>
        <w:rPr>
          <w:lang w:val="en-US"/>
        </w:rPr>
      </w:pPr>
      <w:r>
        <w:rPr>
          <w:rFonts w:hint="eastAsia"/>
          <w:lang w:val="en-US"/>
        </w:rPr>
        <w:t>info</w:t>
      </w:r>
      <w:r>
        <w:rPr>
          <w:rFonts w:hint="eastAsia"/>
          <w:lang w:val="en-US"/>
        </w:rPr>
        <w:t>：</w:t>
      </w:r>
      <w:r>
        <w:rPr>
          <w:lang w:val="en-US"/>
        </w:rPr>
        <w:tab/>
      </w:r>
      <w:r>
        <w:rPr>
          <w:rFonts w:hint="eastAsia"/>
          <w:lang w:val="en-US"/>
        </w:rPr>
        <w:t>输入参数，客户会话信息，结构定义如下：</w:t>
      </w:r>
    </w:p>
    <w:p w:rsidR="00DB6AE6" w:rsidRPr="009C7B16" w:rsidRDefault="00DB6AE6" w:rsidP="009E1F64">
      <w:pPr>
        <w:ind w:leftChars="100" w:left="211"/>
        <w:rPr>
          <w:lang w:val="en-US"/>
        </w:rPr>
      </w:pPr>
      <w:r w:rsidRPr="009C7B16">
        <w:rPr>
          <w:lang w:val="en-US"/>
        </w:rPr>
        <w:t xml:space="preserve">typedef struct </w:t>
      </w:r>
      <w:proofErr w:type="spellStart"/>
      <w:r w:rsidRPr="009C7B16">
        <w:rPr>
          <w:lang w:val="en-US"/>
        </w:rPr>
        <w:t>client_info_s</w:t>
      </w:r>
      <w:proofErr w:type="spellEnd"/>
      <w:r w:rsidRPr="009C7B16">
        <w:rPr>
          <w:lang w:val="en-US"/>
        </w:rPr>
        <w:t xml:space="preserve"> {</w:t>
      </w:r>
    </w:p>
    <w:p w:rsidR="00DB6AE6" w:rsidRPr="00443F9F" w:rsidRDefault="00DB6AE6" w:rsidP="00443F9F">
      <w:pPr>
        <w:ind w:leftChars="100" w:left="211"/>
        <w:rPr>
          <w:lang w:val="en-US"/>
        </w:rPr>
      </w:pPr>
      <w:r w:rsidRPr="00443F9F">
        <w:rPr>
          <w:lang w:val="en-US"/>
        </w:rPr>
        <w:tab/>
        <w:t xml:space="preserve">char </w:t>
      </w:r>
      <w:proofErr w:type="spellStart"/>
      <w:r w:rsidRPr="00443F9F">
        <w:rPr>
          <w:lang w:val="en-US"/>
        </w:rPr>
        <w:t>sge_id</w:t>
      </w:r>
      <w:proofErr w:type="spellEnd"/>
      <w:proofErr w:type="gramStart"/>
      <w:r w:rsidRPr="00443F9F">
        <w:rPr>
          <w:lang w:val="en-US"/>
        </w:rPr>
        <w:t>_[</w:t>
      </w:r>
      <w:proofErr w:type="gramEnd"/>
      <w:r>
        <w:rPr>
          <w:lang w:val="en-US"/>
        </w:rPr>
        <w:t>16</w:t>
      </w:r>
      <w:r w:rsidRPr="00443F9F">
        <w:rPr>
          <w:lang w:val="en-US"/>
        </w:rPr>
        <w:t>];</w:t>
      </w:r>
    </w:p>
    <w:p w:rsidR="00DB6AE6" w:rsidRPr="00443F9F" w:rsidRDefault="00DB6AE6" w:rsidP="00443F9F">
      <w:pPr>
        <w:ind w:leftChars="100" w:left="211"/>
        <w:rPr>
          <w:lang w:val="en-US"/>
        </w:rPr>
      </w:pPr>
      <w:r w:rsidRPr="00443F9F">
        <w:rPr>
          <w:lang w:val="en-US"/>
        </w:rPr>
        <w:tab/>
        <w:t xml:space="preserve">char </w:t>
      </w:r>
      <w:proofErr w:type="spellStart"/>
      <w:r w:rsidRPr="00443F9F">
        <w:rPr>
          <w:lang w:val="en-US"/>
        </w:rPr>
        <w:t>trader_id</w:t>
      </w:r>
      <w:proofErr w:type="spellEnd"/>
      <w:proofErr w:type="gramStart"/>
      <w:r w:rsidRPr="00443F9F">
        <w:rPr>
          <w:lang w:val="en-US"/>
        </w:rPr>
        <w:t>_[</w:t>
      </w:r>
      <w:proofErr w:type="gramEnd"/>
      <w:r>
        <w:rPr>
          <w:lang w:val="en-US"/>
        </w:rPr>
        <w:t>16</w:t>
      </w:r>
      <w:r w:rsidRPr="00443F9F">
        <w:rPr>
          <w:lang w:val="en-US"/>
        </w:rPr>
        <w:t>];</w:t>
      </w:r>
    </w:p>
    <w:p w:rsidR="00DB6AE6" w:rsidRPr="00443F9F" w:rsidRDefault="00DB6AE6" w:rsidP="00443F9F">
      <w:pPr>
        <w:ind w:leftChars="100" w:left="211"/>
        <w:rPr>
          <w:lang w:val="en-US"/>
        </w:rPr>
      </w:pPr>
      <w:r w:rsidRPr="00443F9F">
        <w:rPr>
          <w:lang w:val="en-US"/>
        </w:rPr>
        <w:tab/>
        <w:t xml:space="preserve">int </w:t>
      </w:r>
      <w:proofErr w:type="spellStart"/>
      <w:r w:rsidRPr="00443F9F">
        <w:rPr>
          <w:lang w:val="en-US"/>
        </w:rPr>
        <w:t>enc_mode</w:t>
      </w:r>
      <w:proofErr w:type="spellEnd"/>
      <w:r w:rsidRPr="00443F9F">
        <w:rPr>
          <w:lang w:val="en-US"/>
        </w:rPr>
        <w:t>_;</w:t>
      </w:r>
    </w:p>
    <w:p w:rsidR="00DB6AE6" w:rsidRPr="00443F9F" w:rsidRDefault="00DB6AE6" w:rsidP="00443F9F">
      <w:pPr>
        <w:ind w:leftChars="100" w:left="211"/>
        <w:rPr>
          <w:lang w:val="en-US"/>
        </w:rPr>
      </w:pPr>
      <w:r w:rsidRPr="00443F9F">
        <w:rPr>
          <w:lang w:val="en-US"/>
        </w:rPr>
        <w:tab/>
        <w:t xml:space="preserve">unsigned char </w:t>
      </w:r>
      <w:proofErr w:type="spellStart"/>
      <w:r w:rsidRPr="00443F9F">
        <w:rPr>
          <w:lang w:val="en-US"/>
        </w:rPr>
        <w:t>svr_enc_pubkey</w:t>
      </w:r>
      <w:proofErr w:type="spellEnd"/>
      <w:proofErr w:type="gramStart"/>
      <w:r w:rsidRPr="00443F9F">
        <w:rPr>
          <w:lang w:val="en-US"/>
        </w:rPr>
        <w:t>_[</w:t>
      </w:r>
      <w:proofErr w:type="gramEnd"/>
      <w:r w:rsidRPr="00443F9F">
        <w:rPr>
          <w:lang w:val="en-US"/>
        </w:rPr>
        <w:t>4096];</w:t>
      </w:r>
    </w:p>
    <w:p w:rsidR="00DB6AE6" w:rsidRPr="00443F9F" w:rsidRDefault="00DB6AE6" w:rsidP="00443F9F">
      <w:pPr>
        <w:ind w:leftChars="100" w:left="211"/>
        <w:rPr>
          <w:lang w:val="en-US"/>
        </w:rPr>
      </w:pPr>
      <w:r w:rsidRPr="00443F9F">
        <w:rPr>
          <w:lang w:val="en-US"/>
        </w:rPr>
        <w:tab/>
      </w:r>
      <w:r w:rsidR="00587A36" w:rsidRPr="00587A36">
        <w:rPr>
          <w:lang w:val="en-US"/>
        </w:rPr>
        <w:t>unsigned int</w:t>
      </w:r>
      <w:r w:rsidRPr="00443F9F">
        <w:rPr>
          <w:lang w:val="en-US"/>
        </w:rPr>
        <w:t xml:space="preserve"> </w:t>
      </w:r>
      <w:proofErr w:type="spellStart"/>
      <w:r w:rsidRPr="00443F9F">
        <w:rPr>
          <w:lang w:val="en-US"/>
        </w:rPr>
        <w:t>svr_enc_pubkey_len</w:t>
      </w:r>
      <w:proofErr w:type="spellEnd"/>
      <w:r w:rsidRPr="00443F9F">
        <w:rPr>
          <w:lang w:val="en-US"/>
        </w:rPr>
        <w:t>_;</w:t>
      </w:r>
    </w:p>
    <w:p w:rsidR="00DB6AE6" w:rsidRPr="00443F9F" w:rsidRDefault="00DB6AE6" w:rsidP="00443F9F">
      <w:pPr>
        <w:ind w:leftChars="100" w:left="211"/>
        <w:rPr>
          <w:lang w:val="en-US"/>
        </w:rPr>
      </w:pPr>
      <w:r w:rsidRPr="00443F9F">
        <w:rPr>
          <w:lang w:val="en-US"/>
        </w:rPr>
        <w:tab/>
        <w:t xml:space="preserve">unsigned char </w:t>
      </w:r>
      <w:proofErr w:type="spellStart"/>
      <w:r w:rsidRPr="00443F9F">
        <w:rPr>
          <w:lang w:val="en-US"/>
        </w:rPr>
        <w:t>svr_sign_pubkey</w:t>
      </w:r>
      <w:proofErr w:type="spellEnd"/>
      <w:proofErr w:type="gramStart"/>
      <w:r w:rsidRPr="00443F9F">
        <w:rPr>
          <w:lang w:val="en-US"/>
        </w:rPr>
        <w:t>_[</w:t>
      </w:r>
      <w:proofErr w:type="gramEnd"/>
      <w:r w:rsidRPr="00443F9F">
        <w:rPr>
          <w:lang w:val="en-US"/>
        </w:rPr>
        <w:t>4096];</w:t>
      </w:r>
    </w:p>
    <w:p w:rsidR="00DB6AE6" w:rsidRDefault="00DB6AE6" w:rsidP="00443F9F">
      <w:pPr>
        <w:ind w:leftChars="100" w:left="211"/>
        <w:rPr>
          <w:lang w:val="en-US"/>
        </w:rPr>
      </w:pPr>
      <w:r w:rsidRPr="00443F9F">
        <w:rPr>
          <w:lang w:val="en-US"/>
        </w:rPr>
        <w:tab/>
      </w:r>
      <w:r w:rsidR="00587A36" w:rsidRPr="00587A36">
        <w:rPr>
          <w:lang w:val="en-US"/>
        </w:rPr>
        <w:t>unsigned int</w:t>
      </w:r>
      <w:r w:rsidRPr="00443F9F">
        <w:rPr>
          <w:lang w:val="en-US"/>
        </w:rPr>
        <w:t xml:space="preserve"> </w:t>
      </w:r>
      <w:proofErr w:type="spellStart"/>
      <w:r w:rsidRPr="00443F9F">
        <w:rPr>
          <w:lang w:val="en-US"/>
        </w:rPr>
        <w:t>svr_sign_pubkey_len</w:t>
      </w:r>
      <w:proofErr w:type="spellEnd"/>
      <w:r w:rsidRPr="00443F9F">
        <w:rPr>
          <w:lang w:val="en-US"/>
        </w:rPr>
        <w:t>_;</w:t>
      </w:r>
    </w:p>
    <w:p w:rsidR="00DB6AE6" w:rsidRDefault="00DB6AE6" w:rsidP="00443F9F">
      <w:pPr>
        <w:ind w:leftChars="100" w:left="211"/>
        <w:rPr>
          <w:lang w:val="en-US"/>
        </w:rPr>
      </w:pPr>
      <w:proofErr w:type="gramStart"/>
      <w:r w:rsidRPr="009C7B16">
        <w:rPr>
          <w:lang w:val="en-US"/>
        </w:rPr>
        <w:t>}</w:t>
      </w:r>
      <w:proofErr w:type="spellStart"/>
      <w:r w:rsidRPr="009C7B16">
        <w:rPr>
          <w:lang w:val="en-US"/>
        </w:rPr>
        <w:t>session</w:t>
      </w:r>
      <w:proofErr w:type="gramEnd"/>
      <w:r w:rsidRPr="009C7B16">
        <w:rPr>
          <w:lang w:val="en-US"/>
        </w:rPr>
        <w:t>_client_info_t</w:t>
      </w:r>
      <w:proofErr w:type="spellEnd"/>
      <w:r w:rsidRPr="009C7B16">
        <w:rPr>
          <w:lang w:val="en-US"/>
        </w:rPr>
        <w:t>;</w:t>
      </w:r>
    </w:p>
    <w:p w:rsidR="00DB6AE6" w:rsidRDefault="00DB6AE6" w:rsidP="009E1F64">
      <w:pPr>
        <w:ind w:leftChars="100" w:left="211"/>
        <w:rPr>
          <w:lang w:val="en-US"/>
        </w:rPr>
      </w:pPr>
      <w:proofErr w:type="spellStart"/>
      <w:r w:rsidRPr="00443F9F">
        <w:rPr>
          <w:lang w:val="en-US"/>
        </w:rPr>
        <w:lastRenderedPageBreak/>
        <w:t>sge_id</w:t>
      </w:r>
      <w:proofErr w:type="spellEnd"/>
      <w:r w:rsidRPr="00443F9F">
        <w:rPr>
          <w:lang w:val="en-US"/>
        </w:rPr>
        <w:t>_</w:t>
      </w:r>
      <w:r>
        <w:rPr>
          <w:lang w:val="en-US"/>
        </w:rPr>
        <w:t>:</w:t>
      </w:r>
      <w:r>
        <w:rPr>
          <w:lang w:val="en-US"/>
        </w:rPr>
        <w:tab/>
      </w:r>
      <w:r>
        <w:rPr>
          <w:lang w:val="en-US"/>
        </w:rPr>
        <w:tab/>
      </w:r>
      <w:r>
        <w:rPr>
          <w:lang w:val="en-US"/>
        </w:rPr>
        <w:tab/>
      </w:r>
      <w:r>
        <w:rPr>
          <w:lang w:val="en-US"/>
        </w:rPr>
        <w:tab/>
      </w:r>
      <w:r>
        <w:rPr>
          <w:rFonts w:hint="eastAsia"/>
          <w:lang w:val="en-US"/>
        </w:rPr>
        <w:t>交易所号（默认为</w:t>
      </w:r>
      <w:proofErr w:type="gramStart"/>
      <w:r>
        <w:rPr>
          <w:lang w:val="en-US"/>
        </w:rPr>
        <w:t>”</w:t>
      </w:r>
      <w:proofErr w:type="gramEnd"/>
      <w:r>
        <w:rPr>
          <w:rFonts w:hint="eastAsia"/>
          <w:lang w:val="en-US"/>
        </w:rPr>
        <w:t>SGE</w:t>
      </w:r>
      <w:proofErr w:type="gramStart"/>
      <w:r>
        <w:rPr>
          <w:lang w:val="en-US"/>
        </w:rPr>
        <w:t>”</w:t>
      </w:r>
      <w:proofErr w:type="gramEnd"/>
      <w:r>
        <w:rPr>
          <w:rFonts w:hint="eastAsia"/>
          <w:lang w:val="en-US"/>
        </w:rPr>
        <w:t>）</w:t>
      </w:r>
    </w:p>
    <w:p w:rsidR="00DB6AE6" w:rsidRDefault="00DB6AE6" w:rsidP="009E1F64">
      <w:pPr>
        <w:ind w:leftChars="100" w:left="211"/>
        <w:rPr>
          <w:lang w:val="en-US"/>
        </w:rPr>
      </w:pPr>
      <w:proofErr w:type="spellStart"/>
      <w:r w:rsidRPr="00443F9F">
        <w:rPr>
          <w:lang w:val="en-US"/>
        </w:rPr>
        <w:t>trader_id</w:t>
      </w:r>
      <w:proofErr w:type="spellEnd"/>
      <w:r w:rsidRPr="00443F9F">
        <w:rPr>
          <w:lang w:val="en-US"/>
        </w:rPr>
        <w:t>_</w:t>
      </w:r>
      <w:r>
        <w:rPr>
          <w:lang w:val="en-US"/>
        </w:rPr>
        <w:t>:</w:t>
      </w:r>
      <w:r>
        <w:rPr>
          <w:lang w:val="en-US"/>
        </w:rPr>
        <w:tab/>
      </w:r>
      <w:r>
        <w:rPr>
          <w:lang w:val="en-US"/>
        </w:rPr>
        <w:tab/>
      </w:r>
      <w:r>
        <w:rPr>
          <w:lang w:val="en-US"/>
        </w:rPr>
        <w:tab/>
      </w:r>
      <w:r>
        <w:rPr>
          <w:lang w:val="en-US"/>
        </w:rPr>
        <w:tab/>
      </w:r>
      <w:proofErr w:type="gramStart"/>
      <w:r>
        <w:rPr>
          <w:rFonts w:hint="eastAsia"/>
          <w:lang w:val="en-US"/>
        </w:rPr>
        <w:t>交易员号</w:t>
      </w:r>
      <w:proofErr w:type="gramEnd"/>
      <w:r>
        <w:rPr>
          <w:rFonts w:hint="eastAsia"/>
          <w:lang w:val="en-US"/>
        </w:rPr>
        <w:t>/</w:t>
      </w:r>
      <w:r>
        <w:rPr>
          <w:rFonts w:hint="eastAsia"/>
          <w:lang w:val="en-US"/>
        </w:rPr>
        <w:t>席位号（</w:t>
      </w:r>
      <w:r>
        <w:rPr>
          <w:rFonts w:hint="eastAsia"/>
          <w:lang w:val="en-US"/>
        </w:rPr>
        <w:t>ETF</w:t>
      </w:r>
      <w:r>
        <w:rPr>
          <w:rFonts w:hint="eastAsia"/>
          <w:lang w:val="en-US"/>
        </w:rPr>
        <w:t>）</w:t>
      </w:r>
    </w:p>
    <w:p w:rsidR="00DB6AE6" w:rsidRDefault="00DB6AE6" w:rsidP="009E1F64">
      <w:pPr>
        <w:ind w:leftChars="100" w:left="211"/>
        <w:rPr>
          <w:lang w:val="en-US"/>
        </w:rPr>
      </w:pPr>
      <w:proofErr w:type="spellStart"/>
      <w:r w:rsidRPr="00443F9F">
        <w:rPr>
          <w:lang w:val="en-US"/>
        </w:rPr>
        <w:t>enc_mode</w:t>
      </w:r>
      <w:proofErr w:type="spellEnd"/>
      <w:r w:rsidRPr="00443F9F">
        <w:rPr>
          <w:lang w:val="en-US"/>
        </w:rPr>
        <w:t>_</w:t>
      </w:r>
      <w:r>
        <w:rPr>
          <w:lang w:val="en-US"/>
        </w:rPr>
        <w:t>:</w:t>
      </w:r>
      <w:r>
        <w:rPr>
          <w:lang w:val="en-US"/>
        </w:rPr>
        <w:tab/>
      </w:r>
      <w:r>
        <w:rPr>
          <w:lang w:val="en-US"/>
        </w:rPr>
        <w:tab/>
      </w:r>
      <w:r>
        <w:rPr>
          <w:lang w:val="en-US"/>
        </w:rPr>
        <w:tab/>
      </w:r>
      <w:r>
        <w:rPr>
          <w:rFonts w:hint="eastAsia"/>
          <w:lang w:val="en-US"/>
        </w:rPr>
        <w:t>加密类型，</w:t>
      </w:r>
      <w:r>
        <w:rPr>
          <w:rFonts w:hint="eastAsia"/>
          <w:lang w:val="en-US"/>
        </w:rPr>
        <w:t>0</w:t>
      </w:r>
      <w:r>
        <w:rPr>
          <w:rFonts w:hint="eastAsia"/>
          <w:lang w:val="en-US"/>
        </w:rPr>
        <w:t>：硬件加密；</w:t>
      </w:r>
      <w:r>
        <w:rPr>
          <w:rFonts w:hint="eastAsia"/>
          <w:lang w:val="en-US"/>
        </w:rPr>
        <w:t>1</w:t>
      </w:r>
      <w:r>
        <w:rPr>
          <w:rFonts w:hint="eastAsia"/>
          <w:lang w:val="en-US"/>
        </w:rPr>
        <w:t>：软件加密；</w:t>
      </w:r>
      <w:r>
        <w:rPr>
          <w:rFonts w:hint="eastAsia"/>
          <w:lang w:val="en-US"/>
        </w:rPr>
        <w:t>2</w:t>
      </w:r>
      <w:r>
        <w:rPr>
          <w:rFonts w:hint="eastAsia"/>
          <w:lang w:val="en-US"/>
        </w:rPr>
        <w:t>：明文</w:t>
      </w:r>
    </w:p>
    <w:p w:rsidR="00DB6AE6" w:rsidRDefault="00DB6AE6" w:rsidP="009E1F64">
      <w:pPr>
        <w:ind w:leftChars="100" w:left="211"/>
        <w:rPr>
          <w:lang w:val="en-US"/>
        </w:rPr>
      </w:pPr>
      <w:proofErr w:type="spellStart"/>
      <w:r>
        <w:rPr>
          <w:rFonts w:hint="eastAsia"/>
          <w:lang w:val="en-US"/>
        </w:rPr>
        <w:t>s</w:t>
      </w:r>
      <w:r>
        <w:rPr>
          <w:lang w:val="en-US"/>
        </w:rPr>
        <w:t>vr_enc_pubkey</w:t>
      </w:r>
      <w:proofErr w:type="spellEnd"/>
      <w:r>
        <w:rPr>
          <w:lang w:val="en-US"/>
        </w:rPr>
        <w:t>_:</w:t>
      </w:r>
      <w:r>
        <w:rPr>
          <w:lang w:val="en-US"/>
        </w:rPr>
        <w:tab/>
      </w:r>
      <w:r>
        <w:rPr>
          <w:lang w:val="en-US"/>
        </w:rPr>
        <w:tab/>
      </w:r>
      <w:r>
        <w:rPr>
          <w:rFonts w:hint="eastAsia"/>
          <w:lang w:val="en-US"/>
        </w:rPr>
        <w:t>服务端加密公</w:t>
      </w:r>
      <w:proofErr w:type="gramStart"/>
      <w:r>
        <w:rPr>
          <w:rFonts w:hint="eastAsia"/>
          <w:lang w:val="en-US"/>
        </w:rPr>
        <w:t>钥</w:t>
      </w:r>
      <w:proofErr w:type="gramEnd"/>
    </w:p>
    <w:p w:rsidR="00DB6AE6" w:rsidRDefault="00DB6AE6" w:rsidP="009E1F64">
      <w:pPr>
        <w:ind w:leftChars="100" w:left="211"/>
        <w:rPr>
          <w:lang w:val="en-US"/>
        </w:rPr>
      </w:pPr>
      <w:proofErr w:type="spellStart"/>
      <w:r>
        <w:rPr>
          <w:lang w:val="en-US"/>
        </w:rPr>
        <w:t>svr_enc_pubkey_len</w:t>
      </w:r>
      <w:proofErr w:type="spellEnd"/>
      <w:r>
        <w:rPr>
          <w:lang w:val="en-US"/>
        </w:rPr>
        <w:t>_:</w:t>
      </w:r>
      <w:r>
        <w:rPr>
          <w:lang w:val="en-US"/>
        </w:rPr>
        <w:tab/>
      </w:r>
      <w:r>
        <w:rPr>
          <w:rFonts w:hint="eastAsia"/>
          <w:lang w:val="en-US"/>
        </w:rPr>
        <w:t>服务端加密公</w:t>
      </w:r>
      <w:proofErr w:type="gramStart"/>
      <w:r>
        <w:rPr>
          <w:rFonts w:hint="eastAsia"/>
          <w:lang w:val="en-US"/>
        </w:rPr>
        <w:t>钥</w:t>
      </w:r>
      <w:proofErr w:type="gramEnd"/>
      <w:r>
        <w:rPr>
          <w:rFonts w:hint="eastAsia"/>
          <w:lang w:val="en-US"/>
        </w:rPr>
        <w:t>长度</w:t>
      </w:r>
    </w:p>
    <w:p w:rsidR="00DB6AE6" w:rsidRDefault="00DB6AE6" w:rsidP="009E1F64">
      <w:pPr>
        <w:ind w:leftChars="100" w:left="211"/>
        <w:rPr>
          <w:lang w:val="en-US"/>
        </w:rPr>
      </w:pPr>
      <w:proofErr w:type="spellStart"/>
      <w:r>
        <w:rPr>
          <w:rFonts w:hint="eastAsia"/>
          <w:lang w:val="en-US"/>
        </w:rPr>
        <w:t>s</w:t>
      </w:r>
      <w:r>
        <w:rPr>
          <w:lang w:val="en-US"/>
        </w:rPr>
        <w:t>vr_sign_pubkey</w:t>
      </w:r>
      <w:proofErr w:type="spellEnd"/>
      <w:r>
        <w:rPr>
          <w:lang w:val="en-US"/>
        </w:rPr>
        <w:t>_:</w:t>
      </w:r>
      <w:r>
        <w:rPr>
          <w:lang w:val="en-US"/>
        </w:rPr>
        <w:tab/>
      </w:r>
      <w:r>
        <w:rPr>
          <w:lang w:val="en-US"/>
        </w:rPr>
        <w:tab/>
      </w:r>
      <w:r>
        <w:rPr>
          <w:rFonts w:hint="eastAsia"/>
          <w:lang w:val="en-US"/>
        </w:rPr>
        <w:t>服务</w:t>
      </w:r>
      <w:proofErr w:type="gramStart"/>
      <w:r>
        <w:rPr>
          <w:rFonts w:hint="eastAsia"/>
          <w:lang w:val="en-US"/>
        </w:rPr>
        <w:t>端签</w:t>
      </w:r>
      <w:proofErr w:type="gramEnd"/>
      <w:r>
        <w:rPr>
          <w:rFonts w:hint="eastAsia"/>
          <w:lang w:val="en-US"/>
        </w:rPr>
        <w:t>名公</w:t>
      </w:r>
      <w:proofErr w:type="gramStart"/>
      <w:r>
        <w:rPr>
          <w:rFonts w:hint="eastAsia"/>
          <w:lang w:val="en-US"/>
        </w:rPr>
        <w:t>钥</w:t>
      </w:r>
      <w:proofErr w:type="gramEnd"/>
    </w:p>
    <w:p w:rsidR="00DB6AE6" w:rsidRPr="00832CBE" w:rsidRDefault="00DB6AE6" w:rsidP="009E1F64">
      <w:pPr>
        <w:ind w:leftChars="100" w:left="211"/>
        <w:rPr>
          <w:lang w:val="en-US"/>
        </w:rPr>
      </w:pPr>
      <w:proofErr w:type="spellStart"/>
      <w:r>
        <w:rPr>
          <w:rFonts w:hint="eastAsia"/>
          <w:lang w:val="en-US"/>
        </w:rPr>
        <w:t>s</w:t>
      </w:r>
      <w:r>
        <w:rPr>
          <w:lang w:val="en-US"/>
        </w:rPr>
        <w:t>vr_sign_pubkey_len</w:t>
      </w:r>
      <w:proofErr w:type="spellEnd"/>
      <w:r>
        <w:rPr>
          <w:lang w:val="en-US"/>
        </w:rPr>
        <w:t>_:</w:t>
      </w:r>
      <w:r>
        <w:rPr>
          <w:lang w:val="en-US"/>
        </w:rPr>
        <w:tab/>
      </w:r>
      <w:r>
        <w:rPr>
          <w:rFonts w:hint="eastAsia"/>
          <w:lang w:val="en-US"/>
        </w:rPr>
        <w:t>服务</w:t>
      </w:r>
      <w:proofErr w:type="gramStart"/>
      <w:r>
        <w:rPr>
          <w:rFonts w:hint="eastAsia"/>
          <w:lang w:val="en-US"/>
        </w:rPr>
        <w:t>端签</w:t>
      </w:r>
      <w:proofErr w:type="gramEnd"/>
      <w:r>
        <w:rPr>
          <w:rFonts w:hint="eastAsia"/>
          <w:lang w:val="en-US"/>
        </w:rPr>
        <w:t>名公</w:t>
      </w:r>
      <w:proofErr w:type="gramStart"/>
      <w:r>
        <w:rPr>
          <w:rFonts w:hint="eastAsia"/>
          <w:lang w:val="en-US"/>
        </w:rPr>
        <w:t>钥</w:t>
      </w:r>
      <w:proofErr w:type="gramEnd"/>
      <w:r>
        <w:rPr>
          <w:rFonts w:hint="eastAsia"/>
          <w:lang w:val="en-US"/>
        </w:rPr>
        <w:t>长度</w:t>
      </w:r>
    </w:p>
    <w:p w:rsidR="00DB6AE6" w:rsidRPr="00611F02" w:rsidRDefault="00DB6AE6" w:rsidP="009E1F64">
      <w:pPr>
        <w:pStyle w:val="-"/>
        <w:spacing w:before="63" w:after="63"/>
      </w:pPr>
      <w:r>
        <w:rPr>
          <w:rFonts w:hint="eastAsia"/>
        </w:rPr>
        <w:t>返回值</w:t>
      </w:r>
    </w:p>
    <w:p w:rsidR="00DB6AE6" w:rsidRDefault="00DB6AE6" w:rsidP="009E1F64">
      <w:pPr>
        <w:rPr>
          <w:lang w:val="en-US"/>
        </w:rPr>
      </w:pPr>
      <w:proofErr w:type="spellStart"/>
      <w:r>
        <w:rPr>
          <w:lang w:val="en-US"/>
        </w:rPr>
        <w:t>api_safe_client_session_t</w:t>
      </w:r>
      <w:proofErr w:type="spellEnd"/>
      <w:r w:rsidRPr="00695C00">
        <w:rPr>
          <w:lang w:val="en-US"/>
        </w:rPr>
        <w:t>*</w:t>
      </w:r>
      <w:r>
        <w:rPr>
          <w:lang w:val="en-US"/>
        </w:rPr>
        <w:t>:</w:t>
      </w:r>
      <w:r>
        <w:rPr>
          <w:lang w:val="en-US"/>
        </w:rPr>
        <w:tab/>
      </w:r>
      <w:r>
        <w:rPr>
          <w:rFonts w:hint="eastAsia"/>
          <w:lang w:val="en-US"/>
        </w:rPr>
        <w:t>成功，返回</w:t>
      </w:r>
      <w:proofErr w:type="spellStart"/>
      <w:r>
        <w:rPr>
          <w:lang w:val="en-US"/>
        </w:rPr>
        <w:t>api_safe_client_session_t</w:t>
      </w:r>
      <w:proofErr w:type="spellEnd"/>
      <w:r>
        <w:rPr>
          <w:rFonts w:hint="eastAsia"/>
          <w:lang w:val="en-US"/>
        </w:rPr>
        <w:t>结构指针</w:t>
      </w:r>
    </w:p>
    <w:p w:rsidR="00DB6AE6" w:rsidRDefault="00DB6AE6" w:rsidP="009E1F64">
      <w:pPr>
        <w:rPr>
          <w:lang w:val="en-US"/>
        </w:rPr>
      </w:pPr>
      <w:r>
        <w:rPr>
          <w:rFonts w:hint="eastAsia"/>
          <w:lang w:val="en-US"/>
        </w:rPr>
        <w:t>N</w:t>
      </w:r>
      <w:r>
        <w:rPr>
          <w:lang w:val="en-US"/>
        </w:rPr>
        <w:t>ULL:</w:t>
      </w:r>
      <w:r>
        <w:rPr>
          <w:lang w:val="en-US"/>
        </w:rPr>
        <w:tab/>
      </w:r>
      <w:r>
        <w:rPr>
          <w:lang w:val="en-US"/>
        </w:rPr>
        <w:tab/>
      </w:r>
      <w:r>
        <w:rPr>
          <w:lang w:val="en-US"/>
        </w:rPr>
        <w:tab/>
      </w:r>
      <w:r>
        <w:rPr>
          <w:lang w:val="en-US"/>
        </w:rPr>
        <w:tab/>
      </w:r>
      <w:r>
        <w:rPr>
          <w:lang w:val="en-US"/>
        </w:rPr>
        <w:tab/>
      </w:r>
      <w:r>
        <w:rPr>
          <w:rFonts w:hint="eastAsia"/>
          <w:lang w:val="en-US"/>
        </w:rPr>
        <w:t>失败</w:t>
      </w:r>
    </w:p>
    <w:p w:rsidR="00DB6AE6" w:rsidRPr="0076718F" w:rsidRDefault="00DB6AE6" w:rsidP="009E1F64">
      <w:pPr>
        <w:rPr>
          <w:lang w:val="en-US"/>
        </w:rPr>
      </w:pPr>
    </w:p>
    <w:p w:rsidR="00DB6AE6" w:rsidRDefault="00DB6AE6" w:rsidP="003B087F">
      <w:pPr>
        <w:pStyle w:val="2"/>
        <w:rPr>
          <w:lang w:val="en-US"/>
        </w:rPr>
      </w:pPr>
      <w:bookmarkStart w:id="485" w:name="_Toc510017993"/>
      <w:bookmarkStart w:id="486" w:name="_Toc510084953"/>
      <w:bookmarkStart w:id="487" w:name="_Toc15026813"/>
      <w:r>
        <w:rPr>
          <w:rFonts w:hint="eastAsia"/>
          <w:lang w:val="en-US"/>
        </w:rPr>
        <w:t>销毁会话</w:t>
      </w:r>
      <w:r>
        <w:rPr>
          <w:rFonts w:hint="eastAsia"/>
          <w:lang w:val="en-US"/>
        </w:rPr>
        <w:t>-</w:t>
      </w:r>
      <w:proofErr w:type="spellStart"/>
      <w:r w:rsidRPr="006D48A8">
        <w:rPr>
          <w:lang w:val="en-US"/>
        </w:rPr>
        <w:t>sge_</w:t>
      </w:r>
      <w:r>
        <w:rPr>
          <w:rFonts w:hint="eastAsia"/>
          <w:lang w:val="en-US"/>
        </w:rPr>
        <w:t>safe_</w:t>
      </w:r>
      <w:r w:rsidRPr="006D48A8">
        <w:rPr>
          <w:lang w:val="en-US"/>
        </w:rPr>
        <w:t>free_client_session</w:t>
      </w:r>
      <w:bookmarkEnd w:id="485"/>
      <w:bookmarkEnd w:id="486"/>
      <w:bookmarkEnd w:id="487"/>
      <w:proofErr w:type="spellEnd"/>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释放会话相关资源</w:t>
      </w:r>
    </w:p>
    <w:p w:rsidR="00F6327B" w:rsidRPr="00BF4540" w:rsidRDefault="00F6327B" w:rsidP="009E1F64">
      <w:pPr>
        <w:rPr>
          <w:lang w:val="en-US"/>
        </w:rPr>
      </w:pPr>
      <w:r>
        <w:rPr>
          <w:rFonts w:hint="eastAsia"/>
          <w:lang w:val="en-US"/>
        </w:rPr>
        <w:t>本接口是线程</w:t>
      </w:r>
      <w:r w:rsidR="008B0D22">
        <w:rPr>
          <w:rFonts w:hint="eastAsia"/>
          <w:lang w:val="en-US"/>
        </w:rPr>
        <w:t>不</w:t>
      </w:r>
      <w:r>
        <w:rPr>
          <w:rFonts w:hint="eastAsia"/>
          <w:lang w:val="en-US"/>
        </w:rPr>
        <w:t>安全的。</w:t>
      </w:r>
    </w:p>
    <w:p w:rsidR="00DB6AE6" w:rsidRDefault="00DB6AE6" w:rsidP="009E1F64">
      <w:pPr>
        <w:pStyle w:val="-"/>
        <w:spacing w:before="63" w:after="63"/>
      </w:pPr>
      <w:r>
        <w:rPr>
          <w:rFonts w:hint="eastAsia"/>
        </w:rPr>
        <w:t>函数原型</w:t>
      </w:r>
    </w:p>
    <w:p w:rsidR="00DB6AE6" w:rsidRDefault="00DB6AE6" w:rsidP="009E1F64">
      <w:pPr>
        <w:rPr>
          <w:lang w:val="en-US"/>
        </w:rPr>
      </w:pPr>
      <w:r w:rsidRPr="00695C00">
        <w:rPr>
          <w:lang w:val="en-US"/>
        </w:rPr>
        <w:t xml:space="preserve">int </w:t>
      </w:r>
      <w:proofErr w:type="spellStart"/>
      <w:r w:rsidRPr="00695C00">
        <w:rPr>
          <w:lang w:val="en-US"/>
        </w:rPr>
        <w:t>sge_</w:t>
      </w:r>
      <w:r>
        <w:rPr>
          <w:rFonts w:hint="eastAsia"/>
          <w:lang w:val="en-US"/>
        </w:rPr>
        <w:t>safe_</w:t>
      </w:r>
      <w:r w:rsidRPr="00695C00">
        <w:rPr>
          <w:lang w:val="en-US"/>
        </w:rPr>
        <w:t>free_client_</w:t>
      </w:r>
      <w:proofErr w:type="gramStart"/>
      <w:r w:rsidRPr="00695C00">
        <w:rPr>
          <w:lang w:val="en-US"/>
        </w:rPr>
        <w:t>session</w:t>
      </w:r>
      <w:proofErr w:type="spellEnd"/>
      <w:r w:rsidRPr="00695C00">
        <w:rPr>
          <w:lang w:val="en-US"/>
        </w:rPr>
        <w:t>(</w:t>
      </w:r>
      <w:proofErr w:type="spellStart"/>
      <w:proofErr w:type="gramEnd"/>
      <w:r>
        <w:rPr>
          <w:lang w:val="en-US"/>
        </w:rPr>
        <w:t>api_safe_client_session_t</w:t>
      </w:r>
      <w:proofErr w:type="spellEnd"/>
      <w:r w:rsidRPr="00695C00">
        <w:rPr>
          <w:lang w:val="en-US"/>
        </w:rPr>
        <w:t xml:space="preserve"> *</w:t>
      </w:r>
      <w:proofErr w:type="spellStart"/>
      <w:r w:rsidRPr="00695C00">
        <w:rPr>
          <w:lang w:val="en-US"/>
        </w:rPr>
        <w:t>ptr</w:t>
      </w:r>
      <w:proofErr w:type="spellEnd"/>
      <w:r w:rsidRPr="00695C00">
        <w:rPr>
          <w:lang w:val="en-US"/>
        </w:rPr>
        <w:t>);</w:t>
      </w:r>
    </w:p>
    <w:p w:rsidR="00DB6AE6" w:rsidRDefault="00DB6AE6" w:rsidP="009E1F64">
      <w:pPr>
        <w:pStyle w:val="-"/>
        <w:spacing w:before="63" w:after="63"/>
      </w:pPr>
      <w:r>
        <w:rPr>
          <w:rFonts w:hint="eastAsia"/>
        </w:rPr>
        <w:t>参数</w:t>
      </w:r>
    </w:p>
    <w:p w:rsidR="00DB6AE6" w:rsidRDefault="00DB6AE6" w:rsidP="009E1F64">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D6646A">
        <w:rPr>
          <w:lang w:val="en-US"/>
        </w:rPr>
        <w:t>sge_</w:t>
      </w:r>
      <w:r>
        <w:rPr>
          <w:rFonts w:hint="eastAsia"/>
          <w:lang w:val="en-US"/>
        </w:rPr>
        <w:t>safe_</w:t>
      </w:r>
      <w:r w:rsidRPr="00D6646A">
        <w:rPr>
          <w:lang w:val="en-US"/>
        </w:rPr>
        <w:t>create_client_session</w:t>
      </w:r>
      <w:proofErr w:type="spellEnd"/>
      <w:r>
        <w:rPr>
          <w:rFonts w:hint="eastAsia"/>
          <w:lang w:val="en-US"/>
        </w:rPr>
        <w:t>()</w:t>
      </w:r>
      <w:r>
        <w:rPr>
          <w:rFonts w:hint="eastAsia"/>
          <w:lang w:val="en-US"/>
        </w:rPr>
        <w:t>的返回值。</w:t>
      </w:r>
    </w:p>
    <w:p w:rsidR="00DB6AE6" w:rsidRPr="00611F02" w:rsidRDefault="00DB6AE6" w:rsidP="009E1F64">
      <w:pPr>
        <w:pStyle w:val="-"/>
        <w:spacing w:before="63" w:after="63"/>
      </w:pPr>
      <w:r>
        <w:rPr>
          <w:rFonts w:hint="eastAsia"/>
        </w:rPr>
        <w:t>返回值</w:t>
      </w:r>
    </w:p>
    <w:p w:rsidR="00DB6AE6" w:rsidRPr="00CC3851" w:rsidRDefault="00DB6AE6" w:rsidP="009E1F64">
      <w:pPr>
        <w:rPr>
          <w:lang w:val="en-US"/>
        </w:rPr>
      </w:pPr>
      <w:r w:rsidRPr="00CC3851">
        <w:rPr>
          <w:rFonts w:hint="eastAsia"/>
          <w:lang w:val="en-US"/>
        </w:rPr>
        <w:t>0:</w:t>
      </w:r>
      <w:r w:rsidRPr="00CC3851">
        <w:rPr>
          <w:rFonts w:hint="eastAsia"/>
          <w:lang w:val="en-US"/>
        </w:rPr>
        <w:tab/>
      </w:r>
      <w:r w:rsidRPr="00CC3851">
        <w:rPr>
          <w:rFonts w:hint="eastAsia"/>
          <w:lang w:val="en-US"/>
        </w:rPr>
        <w:tab/>
      </w:r>
      <w:r w:rsidRPr="00CC3851">
        <w:rPr>
          <w:rFonts w:hint="eastAsia"/>
          <w:lang w:val="en-US"/>
        </w:rPr>
        <w:t>成功</w:t>
      </w:r>
    </w:p>
    <w:p w:rsidR="00DB6AE6" w:rsidRDefault="00BE16AC" w:rsidP="009E1F64">
      <w:pPr>
        <w:rPr>
          <w:lang w:val="en-US"/>
        </w:rPr>
      </w:pPr>
      <w:r>
        <w:rPr>
          <w:rFonts w:hint="eastAsia"/>
          <w:lang w:val="en-US"/>
        </w:rPr>
        <w:t>非</w:t>
      </w:r>
      <w:r>
        <w:rPr>
          <w:rFonts w:hint="eastAsia"/>
          <w:lang w:val="en-US"/>
        </w:rPr>
        <w:t>0</w:t>
      </w:r>
      <w:r w:rsidR="003B145F">
        <w:rPr>
          <w:rFonts w:hint="eastAsia"/>
          <w:lang w:val="en-US"/>
        </w:rPr>
        <w:t>:</w:t>
      </w:r>
      <w:r w:rsidR="003B145F">
        <w:rPr>
          <w:rFonts w:hint="eastAsia"/>
          <w:lang w:val="en-US"/>
        </w:rPr>
        <w:tab/>
      </w:r>
      <w:r w:rsidR="00DB6AE6" w:rsidRPr="00CC3851">
        <w:rPr>
          <w:rFonts w:hint="eastAsia"/>
          <w:lang w:val="en-US"/>
        </w:rPr>
        <w:t>失败</w:t>
      </w:r>
    </w:p>
    <w:p w:rsidR="00DB6AE6" w:rsidRPr="0076718F" w:rsidRDefault="00DB6AE6" w:rsidP="009E1F64">
      <w:pPr>
        <w:rPr>
          <w:lang w:val="en-US"/>
        </w:rPr>
      </w:pPr>
    </w:p>
    <w:p w:rsidR="00DB6AE6" w:rsidRDefault="00DB6AE6" w:rsidP="003B087F">
      <w:pPr>
        <w:pStyle w:val="2"/>
        <w:rPr>
          <w:lang w:val="en-US"/>
        </w:rPr>
      </w:pPr>
      <w:bookmarkStart w:id="488" w:name="_Toc510017994"/>
      <w:bookmarkStart w:id="489" w:name="_Toc510084954"/>
      <w:bookmarkStart w:id="490" w:name="_Toc15026814"/>
      <w:r>
        <w:rPr>
          <w:rFonts w:hint="eastAsia"/>
          <w:lang w:val="en-US"/>
        </w:rPr>
        <w:t>生成</w:t>
      </w:r>
      <w:r>
        <w:rPr>
          <w:rFonts w:hint="eastAsia"/>
          <w:lang w:val="en-US"/>
        </w:rPr>
        <w:t>hello</w:t>
      </w:r>
      <w:r>
        <w:rPr>
          <w:rFonts w:hint="eastAsia"/>
          <w:lang w:val="en-US"/>
        </w:rPr>
        <w:t>报文</w:t>
      </w:r>
      <w:r>
        <w:rPr>
          <w:rFonts w:hint="eastAsia"/>
          <w:lang w:val="en-US"/>
        </w:rPr>
        <w:t>-</w:t>
      </w:r>
      <w:proofErr w:type="spellStart"/>
      <w:r w:rsidRPr="006D48A8">
        <w:rPr>
          <w:lang w:val="en-US"/>
        </w:rPr>
        <w:t>sge_</w:t>
      </w:r>
      <w:r>
        <w:rPr>
          <w:rFonts w:hint="eastAsia"/>
          <w:lang w:val="en-US"/>
        </w:rPr>
        <w:t>safe_</w:t>
      </w:r>
      <w:r w:rsidRPr="006D48A8">
        <w:rPr>
          <w:lang w:val="en-US"/>
        </w:rPr>
        <w:t>client_create_hello</w:t>
      </w:r>
      <w:bookmarkEnd w:id="488"/>
      <w:bookmarkEnd w:id="489"/>
      <w:bookmarkEnd w:id="490"/>
      <w:proofErr w:type="spellEnd"/>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生成四步握手的第一步客户</w:t>
      </w:r>
      <w:proofErr w:type="gramStart"/>
      <w:r>
        <w:rPr>
          <w:rFonts w:hint="eastAsia"/>
          <w:lang w:val="en-US"/>
        </w:rPr>
        <w:t>端安</w:t>
      </w:r>
      <w:proofErr w:type="gramEnd"/>
      <w:r>
        <w:rPr>
          <w:rFonts w:hint="eastAsia"/>
          <w:lang w:val="en-US"/>
        </w:rPr>
        <w:t>全接入请求信息</w:t>
      </w:r>
    </w:p>
    <w:p w:rsidR="00A754FD" w:rsidRPr="00BF4540" w:rsidRDefault="00A754FD" w:rsidP="00A754FD">
      <w:pPr>
        <w:rPr>
          <w:lang w:val="en-US"/>
        </w:rPr>
      </w:pPr>
      <w:r>
        <w:rPr>
          <w:rFonts w:hint="eastAsia"/>
          <w:lang w:val="en-US"/>
        </w:rPr>
        <w:t>本接口是线程不安全的。</w:t>
      </w:r>
    </w:p>
    <w:p w:rsidR="00A754FD" w:rsidRDefault="00A754FD" w:rsidP="009E1F64">
      <w:pPr>
        <w:rPr>
          <w:lang w:val="en-US"/>
        </w:rPr>
      </w:pPr>
    </w:p>
    <w:p w:rsidR="00DB6AE6" w:rsidRDefault="00DB6AE6" w:rsidP="009E1F64">
      <w:pPr>
        <w:pStyle w:val="-"/>
        <w:spacing w:before="63" w:after="63"/>
      </w:pPr>
      <w:r>
        <w:rPr>
          <w:rFonts w:hint="eastAsia"/>
        </w:rPr>
        <w:t>函数原型</w:t>
      </w:r>
    </w:p>
    <w:p w:rsidR="00DB6AE6" w:rsidRDefault="000642EB" w:rsidP="009E1F64">
      <w:pPr>
        <w:rPr>
          <w:lang w:val="en-US"/>
        </w:rPr>
      </w:pPr>
      <w:r w:rsidRPr="000642EB">
        <w:rPr>
          <w:lang w:val="en-US"/>
        </w:rPr>
        <w:t xml:space="preserve">int </w:t>
      </w:r>
      <w:proofErr w:type="spellStart"/>
      <w:r w:rsidRPr="000642EB">
        <w:rPr>
          <w:lang w:val="en-US"/>
        </w:rPr>
        <w:t>sge_safe_client_create_</w:t>
      </w:r>
      <w:proofErr w:type="gramStart"/>
      <w:r w:rsidRPr="000642EB">
        <w:rPr>
          <w:lang w:val="en-US"/>
        </w:rPr>
        <w:t>hello</w:t>
      </w:r>
      <w:proofErr w:type="spellEnd"/>
      <w:r w:rsidRPr="000642EB">
        <w:rPr>
          <w:lang w:val="en-US"/>
        </w:rPr>
        <w:t>(</w:t>
      </w:r>
      <w:proofErr w:type="spellStart"/>
      <w:proofErr w:type="gramEnd"/>
      <w:r w:rsidRPr="000642EB">
        <w:rPr>
          <w:lang w:val="en-US"/>
        </w:rPr>
        <w:t>api_safe_client_session_t</w:t>
      </w:r>
      <w:proofErr w:type="spellEnd"/>
      <w:r w:rsidRPr="000642EB">
        <w:rPr>
          <w:lang w:val="en-US"/>
        </w:rPr>
        <w:t xml:space="preserve"> *</w:t>
      </w:r>
      <w:proofErr w:type="spellStart"/>
      <w:r w:rsidRPr="000642EB">
        <w:rPr>
          <w:lang w:val="en-US"/>
        </w:rPr>
        <w:t>ptr</w:t>
      </w:r>
      <w:proofErr w:type="spellEnd"/>
      <w:r w:rsidRPr="000642EB">
        <w:rPr>
          <w:lang w:val="en-US"/>
        </w:rPr>
        <w:t xml:space="preserve">, </w:t>
      </w:r>
      <w:proofErr w:type="spellStart"/>
      <w:r w:rsidRPr="000642EB">
        <w:rPr>
          <w:lang w:val="en-US"/>
        </w:rPr>
        <w:t>fld_client_hello_t</w:t>
      </w:r>
      <w:proofErr w:type="spellEnd"/>
      <w:r w:rsidRPr="000642EB">
        <w:rPr>
          <w:lang w:val="en-US"/>
        </w:rPr>
        <w:t xml:space="preserve"> *msg);</w:t>
      </w:r>
    </w:p>
    <w:p w:rsidR="00DB6AE6" w:rsidRDefault="00DB6AE6" w:rsidP="009E1F64">
      <w:pPr>
        <w:pStyle w:val="-"/>
        <w:spacing w:before="63" w:after="63"/>
      </w:pPr>
      <w:r>
        <w:rPr>
          <w:rFonts w:hint="eastAsia"/>
        </w:rPr>
        <w:t>参数</w:t>
      </w:r>
    </w:p>
    <w:p w:rsidR="00DB6AE6" w:rsidRDefault="00DB6AE6" w:rsidP="009E1F64">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D6646A">
        <w:rPr>
          <w:lang w:val="en-US"/>
        </w:rPr>
        <w:t>sge_</w:t>
      </w:r>
      <w:r>
        <w:rPr>
          <w:rFonts w:hint="eastAsia"/>
          <w:lang w:val="en-US"/>
        </w:rPr>
        <w:t>safe_</w:t>
      </w:r>
      <w:r w:rsidRPr="00D6646A">
        <w:rPr>
          <w:lang w:val="en-US"/>
        </w:rPr>
        <w:t>create_client_session</w:t>
      </w:r>
      <w:proofErr w:type="spellEnd"/>
      <w:r>
        <w:rPr>
          <w:rFonts w:hint="eastAsia"/>
          <w:lang w:val="en-US"/>
        </w:rPr>
        <w:t>()</w:t>
      </w:r>
      <w:r>
        <w:rPr>
          <w:rFonts w:hint="eastAsia"/>
          <w:lang w:val="en-US"/>
        </w:rPr>
        <w:t>的返回值。</w:t>
      </w:r>
    </w:p>
    <w:p w:rsidR="00CF1085" w:rsidRDefault="00CF1085" w:rsidP="009E1F64">
      <w:pPr>
        <w:rPr>
          <w:lang w:val="en-US"/>
        </w:rPr>
      </w:pPr>
      <w:r w:rsidRPr="000642EB">
        <w:rPr>
          <w:lang w:val="en-US"/>
        </w:rPr>
        <w:t>msg</w:t>
      </w:r>
      <w:r>
        <w:rPr>
          <w:rFonts w:hint="eastAsia"/>
          <w:lang w:val="en-US"/>
        </w:rPr>
        <w:t>：</w:t>
      </w:r>
      <w:r>
        <w:rPr>
          <w:lang w:val="en-US"/>
        </w:rPr>
        <w:tab/>
      </w:r>
      <w:r>
        <w:rPr>
          <w:rFonts w:hint="eastAsia"/>
          <w:lang w:val="en-US"/>
        </w:rPr>
        <w:t>输入</w:t>
      </w:r>
      <w:ins w:id="491" w:author="xiao liu" w:date="2018-10-17T17:06:00Z">
        <w:r w:rsidR="00845B84">
          <w:rPr>
            <w:rFonts w:hint="eastAsia"/>
            <w:lang w:val="en-US"/>
          </w:rPr>
          <w:t>/</w:t>
        </w:r>
        <w:r w:rsidR="00845B84">
          <w:rPr>
            <w:rFonts w:hint="eastAsia"/>
            <w:lang w:val="en-US"/>
          </w:rPr>
          <w:t>输出</w:t>
        </w:r>
      </w:ins>
      <w:r>
        <w:rPr>
          <w:rFonts w:hint="eastAsia"/>
          <w:lang w:val="en-US"/>
        </w:rPr>
        <w:t>参数，</w:t>
      </w:r>
      <w:r w:rsidR="00F23305">
        <w:rPr>
          <w:rFonts w:hint="eastAsia"/>
          <w:lang w:val="en-US"/>
        </w:rPr>
        <w:t>已分配内存空间的</w:t>
      </w:r>
      <w:proofErr w:type="spellStart"/>
      <w:r w:rsidR="0069187B" w:rsidRPr="000642EB">
        <w:rPr>
          <w:lang w:val="en-US"/>
        </w:rPr>
        <w:t>fld_client_hello_t</w:t>
      </w:r>
      <w:proofErr w:type="spellEnd"/>
      <w:r w:rsidR="0069187B" w:rsidRPr="000642EB">
        <w:rPr>
          <w:lang w:val="en-US"/>
        </w:rPr>
        <w:t xml:space="preserve"> *</w:t>
      </w:r>
      <w:r w:rsidR="0069187B">
        <w:rPr>
          <w:rFonts w:hint="eastAsia"/>
          <w:lang w:val="en-US"/>
        </w:rPr>
        <w:t>结构体指针</w:t>
      </w:r>
      <w:r>
        <w:rPr>
          <w:rFonts w:hint="eastAsia"/>
          <w:lang w:val="en-US"/>
        </w:rPr>
        <w:t>。</w:t>
      </w:r>
    </w:p>
    <w:p w:rsidR="00DB6AE6" w:rsidRPr="00611F02" w:rsidRDefault="00DB6AE6" w:rsidP="009E1F64">
      <w:pPr>
        <w:pStyle w:val="-"/>
        <w:spacing w:before="63" w:after="63"/>
      </w:pPr>
      <w:r>
        <w:rPr>
          <w:rFonts w:hint="eastAsia"/>
        </w:rPr>
        <w:t>返回值</w:t>
      </w:r>
    </w:p>
    <w:p w:rsidR="00681CAC" w:rsidRPr="00CC3851" w:rsidRDefault="00681CAC" w:rsidP="00681CAC">
      <w:pPr>
        <w:rPr>
          <w:lang w:val="en-US"/>
        </w:rPr>
      </w:pPr>
      <w:r w:rsidRPr="00CC3851">
        <w:rPr>
          <w:rFonts w:hint="eastAsia"/>
          <w:lang w:val="en-US"/>
        </w:rPr>
        <w:t>0:</w:t>
      </w:r>
      <w:r w:rsidRPr="00CC3851">
        <w:rPr>
          <w:rFonts w:hint="eastAsia"/>
          <w:lang w:val="en-US"/>
        </w:rPr>
        <w:tab/>
      </w:r>
      <w:r w:rsidRPr="00CC3851">
        <w:rPr>
          <w:rFonts w:hint="eastAsia"/>
          <w:lang w:val="en-US"/>
        </w:rPr>
        <w:tab/>
      </w:r>
      <w:r w:rsidRPr="00CC3851">
        <w:rPr>
          <w:rFonts w:hint="eastAsia"/>
          <w:lang w:val="en-US"/>
        </w:rPr>
        <w:t>成功</w:t>
      </w:r>
    </w:p>
    <w:p w:rsidR="00681CAC" w:rsidRDefault="00C810D7" w:rsidP="00681CAC">
      <w:pPr>
        <w:rPr>
          <w:lang w:val="en-US"/>
        </w:rPr>
      </w:pPr>
      <w:r>
        <w:rPr>
          <w:rFonts w:hint="eastAsia"/>
          <w:lang w:val="en-US"/>
        </w:rPr>
        <w:t>非</w:t>
      </w:r>
      <w:r>
        <w:rPr>
          <w:rFonts w:hint="eastAsia"/>
          <w:lang w:val="en-US"/>
        </w:rPr>
        <w:t>0</w:t>
      </w:r>
      <w:r w:rsidR="00254626">
        <w:rPr>
          <w:rFonts w:hint="eastAsia"/>
          <w:lang w:val="en-US"/>
        </w:rPr>
        <w:t>:</w:t>
      </w:r>
      <w:r w:rsidR="00254626">
        <w:rPr>
          <w:rFonts w:hint="eastAsia"/>
          <w:lang w:val="en-US"/>
        </w:rPr>
        <w:tab/>
      </w:r>
      <w:r w:rsidR="00681CAC" w:rsidRPr="00CC3851">
        <w:rPr>
          <w:rFonts w:hint="eastAsia"/>
          <w:lang w:val="en-US"/>
        </w:rPr>
        <w:t>失败</w:t>
      </w:r>
    </w:p>
    <w:p w:rsidR="00DB6AE6" w:rsidRPr="0076718F" w:rsidRDefault="00DB6AE6" w:rsidP="00486BFA">
      <w:pPr>
        <w:ind w:firstLine="0"/>
        <w:rPr>
          <w:lang w:val="en-US"/>
        </w:rPr>
      </w:pPr>
      <w:r>
        <w:rPr>
          <w:rFonts w:hint="eastAsia"/>
          <w:lang w:val="en-US"/>
        </w:rPr>
        <w:t>注：使用者须注意释放客户</w:t>
      </w:r>
      <w:proofErr w:type="gramStart"/>
      <w:r>
        <w:rPr>
          <w:rFonts w:hint="eastAsia"/>
          <w:lang w:val="en-US"/>
        </w:rPr>
        <w:t>端安</w:t>
      </w:r>
      <w:proofErr w:type="gramEnd"/>
      <w:r>
        <w:rPr>
          <w:rFonts w:hint="eastAsia"/>
          <w:lang w:val="en-US"/>
        </w:rPr>
        <w:t>全接入请求信息的内存，避免内存泄漏。</w:t>
      </w:r>
    </w:p>
    <w:p w:rsidR="00DB6AE6" w:rsidRDefault="00DB6AE6" w:rsidP="003B087F">
      <w:pPr>
        <w:pStyle w:val="2"/>
        <w:rPr>
          <w:lang w:val="en-US"/>
        </w:rPr>
      </w:pPr>
      <w:bookmarkStart w:id="492" w:name="_Toc510017995"/>
      <w:bookmarkStart w:id="493" w:name="_Toc510084955"/>
      <w:bookmarkStart w:id="494" w:name="_Toc15026815"/>
      <w:r>
        <w:rPr>
          <w:rFonts w:hint="eastAsia"/>
          <w:lang w:val="en-US"/>
        </w:rPr>
        <w:lastRenderedPageBreak/>
        <w:t>处理服务端</w:t>
      </w:r>
      <w:r>
        <w:rPr>
          <w:rFonts w:hint="eastAsia"/>
          <w:lang w:val="en-US"/>
        </w:rPr>
        <w:t>hello</w:t>
      </w:r>
      <w:r>
        <w:rPr>
          <w:rFonts w:hint="eastAsia"/>
          <w:lang w:val="en-US"/>
        </w:rPr>
        <w:t>应答</w:t>
      </w:r>
      <w:r>
        <w:rPr>
          <w:rFonts w:hint="eastAsia"/>
          <w:lang w:val="en-US"/>
        </w:rPr>
        <w:t>-</w:t>
      </w:r>
      <w:proofErr w:type="spellStart"/>
      <w:r w:rsidRPr="006D48A8">
        <w:rPr>
          <w:lang w:val="en-US"/>
        </w:rPr>
        <w:t>sge_</w:t>
      </w:r>
      <w:r>
        <w:rPr>
          <w:rFonts w:hint="eastAsia"/>
          <w:lang w:val="en-US"/>
        </w:rPr>
        <w:t>safe_</w:t>
      </w:r>
      <w:r w:rsidRPr="006D48A8">
        <w:rPr>
          <w:lang w:val="en-US"/>
        </w:rPr>
        <w:t>client_handle_hello_rsp</w:t>
      </w:r>
      <w:bookmarkEnd w:id="492"/>
      <w:bookmarkEnd w:id="493"/>
      <w:bookmarkEnd w:id="494"/>
      <w:proofErr w:type="spellEnd"/>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接收到服务</w:t>
      </w:r>
      <w:proofErr w:type="gramStart"/>
      <w:r>
        <w:rPr>
          <w:rFonts w:hint="eastAsia"/>
          <w:lang w:val="en-US"/>
        </w:rPr>
        <w:t>端安</w:t>
      </w:r>
      <w:proofErr w:type="gramEnd"/>
      <w:r>
        <w:rPr>
          <w:rFonts w:hint="eastAsia"/>
          <w:lang w:val="en-US"/>
        </w:rPr>
        <w:t>全接入响应后，处理服务端应答信息；</w:t>
      </w:r>
    </w:p>
    <w:p w:rsidR="00AC0AF5" w:rsidRDefault="00812633" w:rsidP="00AC0AF5">
      <w:pPr>
        <w:rPr>
          <w:lang w:val="en-US"/>
        </w:rPr>
      </w:pPr>
      <w:r>
        <w:rPr>
          <w:rFonts w:hint="eastAsia"/>
          <w:lang w:val="en-US"/>
        </w:rPr>
        <w:t>若会话经过协商后要求</w:t>
      </w:r>
      <w:r w:rsidR="00AC0AF5">
        <w:rPr>
          <w:rFonts w:hint="eastAsia"/>
          <w:lang w:val="en-US"/>
        </w:rPr>
        <w:t>使用硬加密模式时，</w:t>
      </w:r>
      <w:r w:rsidR="000D1473">
        <w:rPr>
          <w:rFonts w:hint="eastAsia"/>
          <w:lang w:val="en-US"/>
        </w:rPr>
        <w:t>输入的</w:t>
      </w:r>
      <w:r w:rsidR="00AC0AF5">
        <w:rPr>
          <w:rFonts w:hint="eastAsia"/>
          <w:lang w:val="en-US"/>
        </w:rPr>
        <w:t>link</w:t>
      </w:r>
      <w:r>
        <w:rPr>
          <w:rFonts w:hint="eastAsia"/>
          <w:lang w:val="en-US"/>
        </w:rPr>
        <w:t>参数不能为空，且</w:t>
      </w:r>
      <w:r>
        <w:rPr>
          <w:rFonts w:hint="eastAsia"/>
          <w:lang w:val="en-US"/>
        </w:rPr>
        <w:t>link</w:t>
      </w:r>
      <w:r>
        <w:rPr>
          <w:rFonts w:hint="eastAsia"/>
          <w:lang w:val="en-US"/>
        </w:rPr>
        <w:t>对应的加密模式必须是硬件加密模式</w:t>
      </w:r>
      <w:r w:rsidR="00F02323">
        <w:rPr>
          <w:rFonts w:hint="eastAsia"/>
          <w:lang w:val="en-US"/>
        </w:rPr>
        <w:t>，否则会返回错误</w:t>
      </w:r>
      <w:r>
        <w:rPr>
          <w:rFonts w:hint="eastAsia"/>
          <w:lang w:val="en-US"/>
        </w:rPr>
        <w:t>；</w:t>
      </w:r>
      <w:r w:rsidR="00AC0AF5">
        <w:rPr>
          <w:rFonts w:hint="eastAsia"/>
          <w:lang w:val="en-US"/>
        </w:rPr>
        <w:t>使用其他模式时，则使用</w:t>
      </w:r>
      <w:r>
        <w:rPr>
          <w:rFonts w:hint="eastAsia"/>
          <w:lang w:val="en-US"/>
        </w:rPr>
        <w:t>API</w:t>
      </w:r>
      <w:r>
        <w:rPr>
          <w:rFonts w:hint="eastAsia"/>
          <w:lang w:val="en-US"/>
        </w:rPr>
        <w:t>内置的软加密或明文</w:t>
      </w:r>
      <w:r w:rsidR="00874035">
        <w:rPr>
          <w:rFonts w:hint="eastAsia"/>
          <w:lang w:val="en-US"/>
        </w:rPr>
        <w:t>模</w:t>
      </w:r>
      <w:r>
        <w:rPr>
          <w:rFonts w:hint="eastAsia"/>
          <w:lang w:val="en-US"/>
        </w:rPr>
        <w:t>式进行握手</w:t>
      </w:r>
      <w:r w:rsidR="00AC0AF5">
        <w:rPr>
          <w:rFonts w:hint="eastAsia"/>
          <w:lang w:val="en-US"/>
        </w:rPr>
        <w:t>。</w:t>
      </w:r>
    </w:p>
    <w:p w:rsidR="00A754FD" w:rsidRPr="00BF4540" w:rsidRDefault="00A754FD" w:rsidP="00A754FD">
      <w:pPr>
        <w:rPr>
          <w:lang w:val="en-US"/>
        </w:rPr>
      </w:pPr>
      <w:r>
        <w:rPr>
          <w:rFonts w:hint="eastAsia"/>
          <w:lang w:val="en-US"/>
        </w:rPr>
        <w:t>本接口是线程不安全的。</w:t>
      </w:r>
    </w:p>
    <w:p w:rsidR="00A754FD" w:rsidRDefault="00A754FD" w:rsidP="00AC0AF5">
      <w:pPr>
        <w:rPr>
          <w:lang w:val="en-US"/>
        </w:rPr>
      </w:pPr>
    </w:p>
    <w:p w:rsidR="00DB6AE6" w:rsidRDefault="00DB6AE6" w:rsidP="009E1F64">
      <w:pPr>
        <w:pStyle w:val="-"/>
        <w:spacing w:before="63" w:after="63"/>
      </w:pPr>
      <w:r>
        <w:rPr>
          <w:rFonts w:hint="eastAsia"/>
        </w:rPr>
        <w:t>函数原型</w:t>
      </w:r>
    </w:p>
    <w:p w:rsidR="00DB6AE6" w:rsidRDefault="00DB6AE6" w:rsidP="009E1F64">
      <w:pPr>
        <w:rPr>
          <w:lang w:val="en-US"/>
        </w:rPr>
      </w:pPr>
      <w:r w:rsidRPr="00695C00">
        <w:rPr>
          <w:lang w:val="en-US"/>
        </w:rPr>
        <w:t xml:space="preserve">int </w:t>
      </w:r>
      <w:proofErr w:type="spellStart"/>
      <w:r w:rsidRPr="00695C00">
        <w:rPr>
          <w:lang w:val="en-US"/>
        </w:rPr>
        <w:t>sge_</w:t>
      </w:r>
      <w:r>
        <w:rPr>
          <w:rFonts w:hint="eastAsia"/>
          <w:lang w:val="en-US"/>
        </w:rPr>
        <w:t>safe_</w:t>
      </w:r>
      <w:r w:rsidRPr="00695C00">
        <w:rPr>
          <w:lang w:val="en-US"/>
        </w:rPr>
        <w:t>client_handle_hello_</w:t>
      </w:r>
      <w:proofErr w:type="gramStart"/>
      <w:r w:rsidRPr="00695C00">
        <w:rPr>
          <w:lang w:val="en-US"/>
        </w:rPr>
        <w:t>rsp</w:t>
      </w:r>
      <w:proofErr w:type="spellEnd"/>
      <w:r w:rsidRPr="00695C00">
        <w:rPr>
          <w:lang w:val="en-US"/>
        </w:rPr>
        <w:t>(</w:t>
      </w:r>
      <w:proofErr w:type="spellStart"/>
      <w:proofErr w:type="gramEnd"/>
      <w:r>
        <w:rPr>
          <w:lang w:val="en-US"/>
        </w:rPr>
        <w:t>api_safe_client_session_t</w:t>
      </w:r>
      <w:proofErr w:type="spellEnd"/>
      <w:r w:rsidRPr="00695C00">
        <w:rPr>
          <w:lang w:val="en-US"/>
        </w:rPr>
        <w:t xml:space="preserve"> *</w:t>
      </w:r>
      <w:proofErr w:type="spellStart"/>
      <w:r w:rsidRPr="00695C00">
        <w:rPr>
          <w:lang w:val="en-US"/>
        </w:rPr>
        <w:t>ptr</w:t>
      </w:r>
      <w:proofErr w:type="spellEnd"/>
      <w:r w:rsidRPr="00695C00">
        <w:rPr>
          <w:lang w:val="en-US"/>
        </w:rPr>
        <w:t xml:space="preserve">, </w:t>
      </w:r>
      <w:proofErr w:type="spellStart"/>
      <w:r w:rsidR="00D52011" w:rsidRPr="00D52011">
        <w:rPr>
          <w:lang w:val="en-US"/>
        </w:rPr>
        <w:t>api_safe_client_link_t</w:t>
      </w:r>
      <w:proofErr w:type="spellEnd"/>
      <w:r w:rsidR="00D52011" w:rsidRPr="00D52011">
        <w:rPr>
          <w:lang w:val="en-US"/>
        </w:rPr>
        <w:t xml:space="preserve"> * link, </w:t>
      </w:r>
      <w:r w:rsidRPr="00695C00">
        <w:rPr>
          <w:lang w:val="en-US"/>
        </w:rPr>
        <w:t xml:space="preserve">const </w:t>
      </w:r>
      <w:proofErr w:type="spellStart"/>
      <w:r>
        <w:rPr>
          <w:lang w:val="en-US"/>
        </w:rPr>
        <w:t>fld_</w:t>
      </w:r>
      <w:r w:rsidRPr="00695C00">
        <w:rPr>
          <w:lang w:val="en-US"/>
        </w:rPr>
        <w:t>server_hello_t</w:t>
      </w:r>
      <w:proofErr w:type="spellEnd"/>
      <w:r w:rsidRPr="00695C00">
        <w:rPr>
          <w:lang w:val="en-US"/>
        </w:rPr>
        <w:t xml:space="preserve"> *msg);</w:t>
      </w:r>
    </w:p>
    <w:p w:rsidR="00DB6AE6" w:rsidRDefault="00DB6AE6" w:rsidP="009E1F64">
      <w:pPr>
        <w:pStyle w:val="-"/>
        <w:spacing w:before="63" w:after="63"/>
      </w:pPr>
      <w:r>
        <w:rPr>
          <w:rFonts w:hint="eastAsia"/>
        </w:rPr>
        <w:t>参数</w:t>
      </w:r>
    </w:p>
    <w:p w:rsidR="00DB6AE6" w:rsidRDefault="00DB6AE6" w:rsidP="009E1F64">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D6646A">
        <w:rPr>
          <w:lang w:val="en-US"/>
        </w:rPr>
        <w:t>sge_</w:t>
      </w:r>
      <w:r>
        <w:rPr>
          <w:rFonts w:hint="eastAsia"/>
          <w:lang w:val="en-US"/>
        </w:rPr>
        <w:t>safe_</w:t>
      </w:r>
      <w:r w:rsidRPr="00D6646A">
        <w:rPr>
          <w:lang w:val="en-US"/>
        </w:rPr>
        <w:t>create_client_session</w:t>
      </w:r>
      <w:proofErr w:type="spellEnd"/>
      <w:r>
        <w:rPr>
          <w:rFonts w:hint="eastAsia"/>
          <w:lang w:val="en-US"/>
        </w:rPr>
        <w:t>()</w:t>
      </w:r>
      <w:r>
        <w:rPr>
          <w:rFonts w:hint="eastAsia"/>
          <w:lang w:val="en-US"/>
        </w:rPr>
        <w:t>的返回值。</w:t>
      </w:r>
    </w:p>
    <w:p w:rsidR="00F14CAD" w:rsidRDefault="00F14CAD" w:rsidP="00F14CAD">
      <w:pPr>
        <w:rPr>
          <w:lang w:val="en-US"/>
        </w:rPr>
      </w:pPr>
      <w:r>
        <w:rPr>
          <w:lang w:val="en-US"/>
        </w:rPr>
        <w:t>link:</w:t>
      </w:r>
      <w:r>
        <w:rPr>
          <w:lang w:val="en-US"/>
        </w:rPr>
        <w:tab/>
      </w:r>
      <w:r>
        <w:rPr>
          <w:lang w:val="en-US"/>
        </w:rPr>
        <w:tab/>
      </w:r>
      <w:r>
        <w:rPr>
          <w:rFonts w:hint="eastAsia"/>
          <w:lang w:val="en-US"/>
        </w:rPr>
        <w:t>输入参数，加密设备连接句柄</w:t>
      </w:r>
    </w:p>
    <w:p w:rsidR="00DB6AE6" w:rsidRDefault="00DB6AE6" w:rsidP="009E1F64">
      <w:pPr>
        <w:rPr>
          <w:lang w:val="en-US"/>
        </w:rPr>
      </w:pPr>
      <w:r>
        <w:rPr>
          <w:rFonts w:hint="eastAsia"/>
          <w:lang w:val="en-US"/>
        </w:rPr>
        <w:t>m</w:t>
      </w:r>
      <w:r>
        <w:rPr>
          <w:lang w:val="en-US"/>
        </w:rPr>
        <w:t>sg:</w:t>
      </w:r>
      <w:r>
        <w:rPr>
          <w:lang w:val="en-US"/>
        </w:rPr>
        <w:tab/>
      </w:r>
      <w:r>
        <w:rPr>
          <w:lang w:val="en-US"/>
        </w:rPr>
        <w:tab/>
      </w:r>
      <w:r>
        <w:rPr>
          <w:rFonts w:hint="eastAsia"/>
          <w:lang w:val="en-US"/>
        </w:rPr>
        <w:t>输入参数，服务</w:t>
      </w:r>
      <w:proofErr w:type="gramStart"/>
      <w:r>
        <w:rPr>
          <w:rFonts w:hint="eastAsia"/>
          <w:lang w:val="en-US"/>
        </w:rPr>
        <w:t>端安</w:t>
      </w:r>
      <w:proofErr w:type="gramEnd"/>
      <w:r>
        <w:rPr>
          <w:rFonts w:hint="eastAsia"/>
          <w:lang w:val="en-US"/>
        </w:rPr>
        <w:t>全接入响应信息（详细信息参见《</w:t>
      </w:r>
      <w:r w:rsidRPr="00D25A40">
        <w:rPr>
          <w:rFonts w:hint="eastAsia"/>
          <w:lang w:val="en-US"/>
        </w:rPr>
        <w:t>上海黄金交易所黄金现货市场会员二级系统接入安全标准（国密）（讨论稿）</w:t>
      </w:r>
      <w:r w:rsidRPr="00D25A40">
        <w:rPr>
          <w:rFonts w:hint="eastAsia"/>
          <w:lang w:val="en-US"/>
        </w:rPr>
        <w:t>-V1.5</w:t>
      </w:r>
      <w:r>
        <w:rPr>
          <w:rFonts w:hint="eastAsia"/>
          <w:lang w:val="en-US"/>
        </w:rPr>
        <w:t>》）</w:t>
      </w:r>
    </w:p>
    <w:p w:rsidR="00DB6AE6" w:rsidRPr="00611F02" w:rsidRDefault="00DB6AE6" w:rsidP="009E1F64">
      <w:pPr>
        <w:pStyle w:val="-"/>
        <w:spacing w:before="63" w:after="63"/>
      </w:pPr>
      <w:r>
        <w:rPr>
          <w:rFonts w:hint="eastAsia"/>
        </w:rPr>
        <w:t>返回值</w:t>
      </w:r>
    </w:p>
    <w:p w:rsidR="00DB6AE6" w:rsidRPr="00386EFA" w:rsidRDefault="00DB6AE6" w:rsidP="009E1F64">
      <w:pPr>
        <w:rPr>
          <w:lang w:val="en-US"/>
        </w:rPr>
      </w:pPr>
      <w:r w:rsidRPr="00386EFA">
        <w:rPr>
          <w:rFonts w:hint="eastAsia"/>
          <w:lang w:val="en-US"/>
        </w:rPr>
        <w:t>0:</w:t>
      </w:r>
      <w:r w:rsidRPr="00386EFA">
        <w:rPr>
          <w:rFonts w:hint="eastAsia"/>
          <w:lang w:val="en-US"/>
        </w:rPr>
        <w:tab/>
      </w:r>
      <w:r w:rsidRPr="00386EFA">
        <w:rPr>
          <w:rFonts w:hint="eastAsia"/>
          <w:lang w:val="en-US"/>
        </w:rPr>
        <w:tab/>
      </w:r>
      <w:r w:rsidRPr="00386EFA">
        <w:rPr>
          <w:rFonts w:hint="eastAsia"/>
          <w:lang w:val="en-US"/>
        </w:rPr>
        <w:t>成功</w:t>
      </w:r>
    </w:p>
    <w:p w:rsidR="00DB6AE6" w:rsidRDefault="00DB6AE6" w:rsidP="009E1F64">
      <w:pPr>
        <w:rPr>
          <w:lang w:val="en-US"/>
        </w:rPr>
      </w:pPr>
      <w:r>
        <w:rPr>
          <w:rFonts w:hint="eastAsia"/>
          <w:lang w:val="en-US"/>
        </w:rPr>
        <w:t>非</w:t>
      </w:r>
      <w:r>
        <w:rPr>
          <w:rFonts w:hint="eastAsia"/>
          <w:lang w:val="en-US"/>
        </w:rPr>
        <w:t>0</w:t>
      </w:r>
      <w:r w:rsidRPr="00386EFA">
        <w:rPr>
          <w:rFonts w:hint="eastAsia"/>
          <w:lang w:val="en-US"/>
        </w:rPr>
        <w:t>:</w:t>
      </w:r>
      <w:r w:rsidRPr="00386EFA">
        <w:rPr>
          <w:rFonts w:hint="eastAsia"/>
          <w:lang w:val="en-US"/>
        </w:rPr>
        <w:tab/>
      </w:r>
      <w:r w:rsidRPr="00386EFA">
        <w:rPr>
          <w:rFonts w:hint="eastAsia"/>
          <w:lang w:val="en-US"/>
        </w:rPr>
        <w:t>失败</w:t>
      </w:r>
    </w:p>
    <w:p w:rsidR="00DB6AE6" w:rsidRPr="0076718F" w:rsidRDefault="00DB6AE6" w:rsidP="009E1F64">
      <w:pPr>
        <w:rPr>
          <w:lang w:val="en-US"/>
        </w:rPr>
      </w:pPr>
    </w:p>
    <w:p w:rsidR="00DB6AE6" w:rsidRDefault="00DB6AE6" w:rsidP="003B087F">
      <w:pPr>
        <w:pStyle w:val="2"/>
        <w:rPr>
          <w:lang w:val="en-US"/>
        </w:rPr>
      </w:pPr>
      <w:bookmarkStart w:id="495" w:name="_Toc510017996"/>
      <w:bookmarkStart w:id="496" w:name="_Toc510084956"/>
      <w:bookmarkStart w:id="497" w:name="_Toc15026816"/>
      <w:r>
        <w:rPr>
          <w:rFonts w:hint="eastAsia"/>
          <w:lang w:val="en-US"/>
        </w:rPr>
        <w:t>生成认证报文</w:t>
      </w:r>
      <w:r>
        <w:rPr>
          <w:rFonts w:hint="eastAsia"/>
          <w:lang w:val="en-US"/>
        </w:rPr>
        <w:t>-</w:t>
      </w:r>
      <w:proofErr w:type="spellStart"/>
      <w:r w:rsidRPr="006D48A8">
        <w:rPr>
          <w:lang w:val="en-US"/>
        </w:rPr>
        <w:t>sge_</w:t>
      </w:r>
      <w:r>
        <w:rPr>
          <w:rFonts w:hint="eastAsia"/>
          <w:lang w:val="en-US"/>
        </w:rPr>
        <w:t>safe_</w:t>
      </w:r>
      <w:r w:rsidRPr="006D48A8">
        <w:rPr>
          <w:lang w:val="en-US"/>
        </w:rPr>
        <w:t>client_create_authentication</w:t>
      </w:r>
      <w:bookmarkEnd w:id="495"/>
      <w:bookmarkEnd w:id="496"/>
      <w:bookmarkEnd w:id="497"/>
      <w:proofErr w:type="spellEnd"/>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生成客户端身份认证报文</w:t>
      </w:r>
      <w:r w:rsidRPr="00BF4540">
        <w:rPr>
          <w:lang w:val="en-US"/>
        </w:rPr>
        <w:t xml:space="preserve"> </w:t>
      </w:r>
    </w:p>
    <w:p w:rsidR="006B047A" w:rsidRDefault="001A5876" w:rsidP="009E1F64">
      <w:pPr>
        <w:rPr>
          <w:lang w:val="en-US"/>
        </w:rPr>
      </w:pPr>
      <w:r>
        <w:rPr>
          <w:rFonts w:hint="eastAsia"/>
          <w:lang w:val="en-US"/>
        </w:rPr>
        <w:t>若会话经过协商后要求使用硬加密模式时，输入的</w:t>
      </w:r>
      <w:r>
        <w:rPr>
          <w:rFonts w:hint="eastAsia"/>
          <w:lang w:val="en-US"/>
        </w:rPr>
        <w:t>link</w:t>
      </w:r>
      <w:r>
        <w:rPr>
          <w:rFonts w:hint="eastAsia"/>
          <w:lang w:val="en-US"/>
        </w:rPr>
        <w:t>参数不能为空，且</w:t>
      </w:r>
      <w:r>
        <w:rPr>
          <w:rFonts w:hint="eastAsia"/>
          <w:lang w:val="en-US"/>
        </w:rPr>
        <w:t>link</w:t>
      </w:r>
      <w:r>
        <w:rPr>
          <w:rFonts w:hint="eastAsia"/>
          <w:lang w:val="en-US"/>
        </w:rPr>
        <w:t>对应的加密模式必须是硬件加密模式，否则会返回错误；使用其他模式时，则使用</w:t>
      </w:r>
      <w:r>
        <w:rPr>
          <w:rFonts w:hint="eastAsia"/>
          <w:lang w:val="en-US"/>
        </w:rPr>
        <w:t>API</w:t>
      </w:r>
      <w:r>
        <w:rPr>
          <w:rFonts w:hint="eastAsia"/>
          <w:lang w:val="en-US"/>
        </w:rPr>
        <w:t>内置的软加密或明文模式进行握手。</w:t>
      </w:r>
    </w:p>
    <w:p w:rsidR="00A754FD" w:rsidRPr="00BF4540" w:rsidRDefault="00A754FD" w:rsidP="009E1F64">
      <w:pPr>
        <w:rPr>
          <w:lang w:val="en-US"/>
        </w:rPr>
      </w:pPr>
      <w:r>
        <w:rPr>
          <w:rFonts w:hint="eastAsia"/>
          <w:lang w:val="en-US"/>
        </w:rPr>
        <w:t>本接口是线程不安全的。</w:t>
      </w:r>
    </w:p>
    <w:p w:rsidR="00DB6AE6" w:rsidRDefault="00DB6AE6" w:rsidP="009E1F64">
      <w:pPr>
        <w:pStyle w:val="-"/>
        <w:spacing w:before="63" w:after="63"/>
      </w:pPr>
      <w:r>
        <w:rPr>
          <w:rFonts w:hint="eastAsia"/>
        </w:rPr>
        <w:t>函数原型</w:t>
      </w:r>
    </w:p>
    <w:p w:rsidR="00DB6AE6" w:rsidRDefault="001C2C70" w:rsidP="009E1F64">
      <w:pPr>
        <w:rPr>
          <w:lang w:val="en-US"/>
        </w:rPr>
      </w:pPr>
      <w:r w:rsidRPr="001C2C70">
        <w:rPr>
          <w:lang w:val="en-US"/>
        </w:rPr>
        <w:t xml:space="preserve">int </w:t>
      </w:r>
      <w:proofErr w:type="spellStart"/>
      <w:r w:rsidRPr="001C2C70">
        <w:rPr>
          <w:lang w:val="en-US"/>
        </w:rPr>
        <w:t>sge_safe_client_create_</w:t>
      </w:r>
      <w:proofErr w:type="gramStart"/>
      <w:r w:rsidRPr="001C2C70">
        <w:rPr>
          <w:lang w:val="en-US"/>
        </w:rPr>
        <w:t>authentication</w:t>
      </w:r>
      <w:proofErr w:type="spellEnd"/>
      <w:r w:rsidRPr="001C2C70">
        <w:rPr>
          <w:lang w:val="en-US"/>
        </w:rPr>
        <w:t>(</w:t>
      </w:r>
      <w:proofErr w:type="spellStart"/>
      <w:proofErr w:type="gramEnd"/>
      <w:r w:rsidRPr="001C2C70">
        <w:rPr>
          <w:lang w:val="en-US"/>
        </w:rPr>
        <w:t>api_safe_client_session_t</w:t>
      </w:r>
      <w:proofErr w:type="spellEnd"/>
      <w:r w:rsidRPr="001C2C70">
        <w:rPr>
          <w:lang w:val="en-US"/>
        </w:rPr>
        <w:t xml:space="preserve"> *</w:t>
      </w:r>
      <w:proofErr w:type="spellStart"/>
      <w:r w:rsidRPr="001C2C70">
        <w:rPr>
          <w:lang w:val="en-US"/>
        </w:rPr>
        <w:t>ptr</w:t>
      </w:r>
      <w:proofErr w:type="spellEnd"/>
      <w:r w:rsidRPr="001C2C70">
        <w:rPr>
          <w:lang w:val="en-US"/>
        </w:rPr>
        <w:t xml:space="preserve">, </w:t>
      </w:r>
      <w:proofErr w:type="spellStart"/>
      <w:r w:rsidR="00D37792" w:rsidRPr="00D37792">
        <w:rPr>
          <w:lang w:val="en-US"/>
        </w:rPr>
        <w:t>api_safe_client_link_t</w:t>
      </w:r>
      <w:proofErr w:type="spellEnd"/>
      <w:r w:rsidR="00D37792" w:rsidRPr="00D37792">
        <w:rPr>
          <w:lang w:val="en-US"/>
        </w:rPr>
        <w:t xml:space="preserve"> *link, </w:t>
      </w:r>
      <w:proofErr w:type="spellStart"/>
      <w:r w:rsidRPr="001C2C70">
        <w:rPr>
          <w:lang w:val="en-US"/>
        </w:rPr>
        <w:t>fld_authentication_info_t</w:t>
      </w:r>
      <w:proofErr w:type="spellEnd"/>
      <w:r w:rsidRPr="001C2C70">
        <w:rPr>
          <w:lang w:val="en-US"/>
        </w:rPr>
        <w:t xml:space="preserve"> *msg);</w:t>
      </w:r>
    </w:p>
    <w:p w:rsidR="00DB6AE6" w:rsidRDefault="00DB6AE6" w:rsidP="009E1F64">
      <w:pPr>
        <w:pStyle w:val="-"/>
        <w:spacing w:before="63" w:after="63"/>
      </w:pPr>
      <w:r>
        <w:rPr>
          <w:rFonts w:hint="eastAsia"/>
        </w:rPr>
        <w:t>参数</w:t>
      </w:r>
    </w:p>
    <w:p w:rsidR="00DB6AE6" w:rsidRDefault="00DB6AE6" w:rsidP="009E1F64">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D6646A">
        <w:rPr>
          <w:lang w:val="en-US"/>
        </w:rPr>
        <w:t>sge_</w:t>
      </w:r>
      <w:r>
        <w:rPr>
          <w:rFonts w:hint="eastAsia"/>
          <w:lang w:val="en-US"/>
        </w:rPr>
        <w:t>safe_</w:t>
      </w:r>
      <w:r w:rsidRPr="00D6646A">
        <w:rPr>
          <w:lang w:val="en-US"/>
        </w:rPr>
        <w:t>create_client_session</w:t>
      </w:r>
      <w:proofErr w:type="spellEnd"/>
      <w:r>
        <w:rPr>
          <w:rFonts w:hint="eastAsia"/>
          <w:lang w:val="en-US"/>
        </w:rPr>
        <w:t>()</w:t>
      </w:r>
      <w:r>
        <w:rPr>
          <w:rFonts w:hint="eastAsia"/>
          <w:lang w:val="en-US"/>
        </w:rPr>
        <w:t>的返回值。</w:t>
      </w:r>
    </w:p>
    <w:p w:rsidR="00F14CAD" w:rsidRDefault="00F14CAD" w:rsidP="00F14CAD">
      <w:pPr>
        <w:rPr>
          <w:lang w:val="en-US"/>
        </w:rPr>
      </w:pPr>
      <w:r>
        <w:rPr>
          <w:lang w:val="en-US"/>
        </w:rPr>
        <w:t>link:</w:t>
      </w:r>
      <w:r>
        <w:rPr>
          <w:lang w:val="en-US"/>
        </w:rPr>
        <w:tab/>
      </w:r>
      <w:r>
        <w:rPr>
          <w:lang w:val="en-US"/>
        </w:rPr>
        <w:tab/>
      </w:r>
      <w:r>
        <w:rPr>
          <w:rFonts w:hint="eastAsia"/>
          <w:lang w:val="en-US"/>
        </w:rPr>
        <w:t>输入参数，加密设备连接句柄</w:t>
      </w:r>
    </w:p>
    <w:p w:rsidR="00AF2D1A" w:rsidRDefault="00AF2D1A" w:rsidP="00AF2D1A">
      <w:pPr>
        <w:rPr>
          <w:lang w:val="en-US"/>
        </w:rPr>
      </w:pPr>
      <w:r w:rsidRPr="000642EB">
        <w:rPr>
          <w:lang w:val="en-US"/>
        </w:rPr>
        <w:t>msg</w:t>
      </w:r>
      <w:r>
        <w:rPr>
          <w:rFonts w:hint="eastAsia"/>
          <w:lang w:val="en-US"/>
        </w:rPr>
        <w:t>：</w:t>
      </w:r>
      <w:r>
        <w:rPr>
          <w:lang w:val="en-US"/>
        </w:rPr>
        <w:tab/>
      </w:r>
      <w:r>
        <w:rPr>
          <w:rFonts w:hint="eastAsia"/>
          <w:lang w:val="en-US"/>
        </w:rPr>
        <w:t>输入</w:t>
      </w:r>
      <w:ins w:id="498" w:author="xiao liu" w:date="2018-10-17T17:06:00Z">
        <w:r w:rsidR="00845B84">
          <w:rPr>
            <w:rFonts w:hint="eastAsia"/>
            <w:lang w:val="en-US"/>
          </w:rPr>
          <w:t>/</w:t>
        </w:r>
        <w:r w:rsidR="00845B84">
          <w:rPr>
            <w:rFonts w:hint="eastAsia"/>
            <w:lang w:val="en-US"/>
          </w:rPr>
          <w:t>输出</w:t>
        </w:r>
      </w:ins>
      <w:r>
        <w:rPr>
          <w:rFonts w:hint="eastAsia"/>
          <w:lang w:val="en-US"/>
        </w:rPr>
        <w:t>参数，已分配内存空间的</w:t>
      </w:r>
      <w:proofErr w:type="spellStart"/>
      <w:r w:rsidR="007C2C4D" w:rsidRPr="001C2C70">
        <w:rPr>
          <w:lang w:val="en-US"/>
        </w:rPr>
        <w:t>fld_authentication_info_t</w:t>
      </w:r>
      <w:proofErr w:type="spellEnd"/>
      <w:r w:rsidR="007C2C4D" w:rsidRPr="001C2C70">
        <w:rPr>
          <w:lang w:val="en-US"/>
        </w:rPr>
        <w:t xml:space="preserve"> *</w:t>
      </w:r>
      <w:r>
        <w:rPr>
          <w:rFonts w:hint="eastAsia"/>
          <w:lang w:val="en-US"/>
        </w:rPr>
        <w:t>结构体指针。</w:t>
      </w:r>
    </w:p>
    <w:p w:rsidR="00DB6AE6" w:rsidRPr="00611F02" w:rsidRDefault="00DB6AE6" w:rsidP="009E1F64">
      <w:pPr>
        <w:pStyle w:val="-"/>
        <w:spacing w:before="63" w:after="63"/>
      </w:pPr>
      <w:r>
        <w:rPr>
          <w:rFonts w:hint="eastAsia"/>
        </w:rPr>
        <w:t>返回值</w:t>
      </w:r>
    </w:p>
    <w:p w:rsidR="00AE567F" w:rsidRPr="00CC3851" w:rsidRDefault="00AE567F" w:rsidP="00AE567F">
      <w:pPr>
        <w:rPr>
          <w:lang w:val="en-US"/>
        </w:rPr>
      </w:pPr>
      <w:r w:rsidRPr="00CC3851">
        <w:rPr>
          <w:rFonts w:hint="eastAsia"/>
          <w:lang w:val="en-US"/>
        </w:rPr>
        <w:t>0:</w:t>
      </w:r>
      <w:r w:rsidRPr="00CC3851">
        <w:rPr>
          <w:rFonts w:hint="eastAsia"/>
          <w:lang w:val="en-US"/>
        </w:rPr>
        <w:tab/>
      </w:r>
      <w:r w:rsidRPr="00CC3851">
        <w:rPr>
          <w:rFonts w:hint="eastAsia"/>
          <w:lang w:val="en-US"/>
        </w:rPr>
        <w:tab/>
      </w:r>
      <w:r w:rsidRPr="00CC3851">
        <w:rPr>
          <w:rFonts w:hint="eastAsia"/>
          <w:lang w:val="en-US"/>
        </w:rPr>
        <w:t>成功</w:t>
      </w:r>
    </w:p>
    <w:p w:rsidR="00AE567F" w:rsidRDefault="00EA7096" w:rsidP="00AE567F">
      <w:pPr>
        <w:rPr>
          <w:lang w:val="en-US"/>
        </w:rPr>
      </w:pPr>
      <w:r>
        <w:rPr>
          <w:rFonts w:hint="eastAsia"/>
          <w:lang w:val="en-US"/>
        </w:rPr>
        <w:t>非</w:t>
      </w:r>
      <w:r>
        <w:rPr>
          <w:rFonts w:hint="eastAsia"/>
          <w:lang w:val="en-US"/>
        </w:rPr>
        <w:t>0</w:t>
      </w:r>
      <w:r w:rsidR="000612DC">
        <w:rPr>
          <w:rFonts w:hint="eastAsia"/>
          <w:lang w:val="en-US"/>
        </w:rPr>
        <w:t>:</w:t>
      </w:r>
      <w:r w:rsidR="000612DC">
        <w:rPr>
          <w:rFonts w:hint="eastAsia"/>
          <w:lang w:val="en-US"/>
        </w:rPr>
        <w:tab/>
      </w:r>
      <w:r w:rsidR="00AE567F" w:rsidRPr="00CC3851">
        <w:rPr>
          <w:rFonts w:hint="eastAsia"/>
          <w:lang w:val="en-US"/>
        </w:rPr>
        <w:t>失败</w:t>
      </w:r>
    </w:p>
    <w:p w:rsidR="00DB6AE6" w:rsidRDefault="00DB6AE6" w:rsidP="00486BFA">
      <w:pPr>
        <w:ind w:firstLine="0"/>
        <w:rPr>
          <w:lang w:val="en-US"/>
        </w:rPr>
      </w:pPr>
      <w:r>
        <w:rPr>
          <w:rFonts w:hint="eastAsia"/>
          <w:lang w:val="en-US"/>
        </w:rPr>
        <w:t>注：使用者须注意释放客户端身份认证信息的内存，避免内存泄漏。</w:t>
      </w:r>
    </w:p>
    <w:p w:rsidR="00DB6AE6" w:rsidRPr="0076718F" w:rsidRDefault="00DB6AE6" w:rsidP="00486BFA">
      <w:pPr>
        <w:ind w:firstLine="0"/>
        <w:rPr>
          <w:lang w:val="en-US"/>
        </w:rPr>
      </w:pPr>
    </w:p>
    <w:p w:rsidR="00DB6AE6" w:rsidRDefault="00DB6AE6" w:rsidP="003B087F">
      <w:pPr>
        <w:pStyle w:val="2"/>
        <w:rPr>
          <w:lang w:val="en-US"/>
        </w:rPr>
      </w:pPr>
      <w:bookmarkStart w:id="499" w:name="_Toc510017997"/>
      <w:bookmarkStart w:id="500" w:name="_Toc510084957"/>
      <w:bookmarkStart w:id="501" w:name="_Toc15026817"/>
      <w:r>
        <w:rPr>
          <w:rFonts w:hint="eastAsia"/>
          <w:lang w:val="en-US"/>
        </w:rPr>
        <w:t>接收服务端会话密钥</w:t>
      </w:r>
      <w:r>
        <w:rPr>
          <w:rFonts w:hint="eastAsia"/>
          <w:lang w:val="en-US"/>
        </w:rPr>
        <w:t>-</w:t>
      </w:r>
      <w:proofErr w:type="spellStart"/>
      <w:r w:rsidRPr="006D48A8">
        <w:rPr>
          <w:lang w:val="en-US"/>
        </w:rPr>
        <w:t>sge_</w:t>
      </w:r>
      <w:r>
        <w:rPr>
          <w:rFonts w:hint="eastAsia"/>
          <w:lang w:val="en-US"/>
        </w:rPr>
        <w:t>safe_</w:t>
      </w:r>
      <w:r w:rsidRPr="006D48A8">
        <w:rPr>
          <w:lang w:val="en-US"/>
        </w:rPr>
        <w:t>client_accept_sessionkey</w:t>
      </w:r>
      <w:bookmarkEnd w:id="499"/>
      <w:bookmarkEnd w:id="500"/>
      <w:bookmarkEnd w:id="501"/>
      <w:proofErr w:type="spellEnd"/>
    </w:p>
    <w:p w:rsidR="00DB6AE6" w:rsidRDefault="00DB6AE6" w:rsidP="009E1F64">
      <w:pPr>
        <w:pStyle w:val="-"/>
        <w:spacing w:before="63" w:after="63"/>
      </w:pPr>
      <w:r>
        <w:rPr>
          <w:rFonts w:hint="eastAsia"/>
        </w:rPr>
        <w:t>功能说明</w:t>
      </w:r>
    </w:p>
    <w:p w:rsidR="00DB6AE6" w:rsidRDefault="00FB6A16" w:rsidP="009E1F64">
      <w:pPr>
        <w:rPr>
          <w:lang w:val="en-US"/>
        </w:rPr>
      </w:pPr>
      <w:r>
        <w:rPr>
          <w:rFonts w:hint="eastAsia"/>
          <w:lang w:val="en-US"/>
        </w:rPr>
        <w:t>接收</w:t>
      </w:r>
      <w:r w:rsidR="00DB6AE6">
        <w:rPr>
          <w:rFonts w:hint="eastAsia"/>
          <w:lang w:val="en-US"/>
        </w:rPr>
        <w:t>服务端下发的会话密钥</w:t>
      </w:r>
      <w:r w:rsidR="004B482A">
        <w:rPr>
          <w:rFonts w:hint="eastAsia"/>
          <w:lang w:val="en-US"/>
        </w:rPr>
        <w:t>，并将</w:t>
      </w:r>
      <w:proofErr w:type="gramStart"/>
      <w:r w:rsidR="004B482A">
        <w:rPr>
          <w:rFonts w:hint="eastAsia"/>
          <w:lang w:val="en-US"/>
        </w:rPr>
        <w:t>加密机</w:t>
      </w:r>
      <w:proofErr w:type="gramEnd"/>
      <w:r w:rsidR="004169D3">
        <w:rPr>
          <w:rFonts w:hint="eastAsia"/>
          <w:lang w:val="en-US"/>
        </w:rPr>
        <w:t>转加密</w:t>
      </w:r>
      <w:r w:rsidR="004B482A">
        <w:rPr>
          <w:rFonts w:hint="eastAsia"/>
          <w:lang w:val="en-US"/>
        </w:rPr>
        <w:t>后的会话密钥存储在会话中</w:t>
      </w:r>
      <w:r>
        <w:rPr>
          <w:rFonts w:hint="eastAsia"/>
          <w:lang w:val="en-US"/>
        </w:rPr>
        <w:t>。</w:t>
      </w:r>
    </w:p>
    <w:p w:rsidR="00FB6A16" w:rsidRDefault="00FB6A16" w:rsidP="00FB6A16">
      <w:pPr>
        <w:rPr>
          <w:lang w:val="en-US"/>
        </w:rPr>
      </w:pPr>
      <w:r>
        <w:rPr>
          <w:rFonts w:hint="eastAsia"/>
          <w:lang w:val="en-US"/>
        </w:rPr>
        <w:t>若会话经过协商后要求使用硬加密模式时，输入的</w:t>
      </w:r>
      <w:r>
        <w:rPr>
          <w:rFonts w:hint="eastAsia"/>
          <w:lang w:val="en-US"/>
        </w:rPr>
        <w:t>link</w:t>
      </w:r>
      <w:r>
        <w:rPr>
          <w:rFonts w:hint="eastAsia"/>
          <w:lang w:val="en-US"/>
        </w:rPr>
        <w:t>参数不能为空，且</w:t>
      </w:r>
      <w:r>
        <w:rPr>
          <w:rFonts w:hint="eastAsia"/>
          <w:lang w:val="en-US"/>
        </w:rPr>
        <w:t>link</w:t>
      </w:r>
      <w:r>
        <w:rPr>
          <w:rFonts w:hint="eastAsia"/>
          <w:lang w:val="en-US"/>
        </w:rPr>
        <w:t>对应的加密模式必须是硬件加密模式，否则会返回错误；使用其他模式时，则使用</w:t>
      </w:r>
      <w:r>
        <w:rPr>
          <w:rFonts w:hint="eastAsia"/>
          <w:lang w:val="en-US"/>
        </w:rPr>
        <w:t>API</w:t>
      </w:r>
      <w:r>
        <w:rPr>
          <w:rFonts w:hint="eastAsia"/>
          <w:lang w:val="en-US"/>
        </w:rPr>
        <w:t>内置的软加密或明文模式进行握手。</w:t>
      </w:r>
    </w:p>
    <w:p w:rsidR="006B047A" w:rsidRPr="00BF4540" w:rsidRDefault="006B047A" w:rsidP="009E1F64">
      <w:pPr>
        <w:rPr>
          <w:lang w:val="en-US"/>
        </w:rPr>
      </w:pPr>
      <w:r>
        <w:rPr>
          <w:rFonts w:hint="eastAsia"/>
          <w:lang w:val="en-US"/>
        </w:rPr>
        <w:t>本接口是线程</w:t>
      </w:r>
      <w:r w:rsidR="00CD4AFB">
        <w:rPr>
          <w:rFonts w:hint="eastAsia"/>
          <w:lang w:val="en-US"/>
        </w:rPr>
        <w:t>不</w:t>
      </w:r>
      <w:r>
        <w:rPr>
          <w:rFonts w:hint="eastAsia"/>
          <w:lang w:val="en-US"/>
        </w:rPr>
        <w:t>安全的。</w:t>
      </w:r>
    </w:p>
    <w:p w:rsidR="00DB6AE6" w:rsidRDefault="00DB6AE6" w:rsidP="009E1F64">
      <w:pPr>
        <w:pStyle w:val="-"/>
        <w:spacing w:before="63" w:after="63"/>
      </w:pPr>
      <w:r>
        <w:rPr>
          <w:rFonts w:hint="eastAsia"/>
        </w:rPr>
        <w:t>函数原型</w:t>
      </w:r>
    </w:p>
    <w:p w:rsidR="00DB6AE6" w:rsidRDefault="00DB6AE6" w:rsidP="009E1F64">
      <w:pPr>
        <w:rPr>
          <w:lang w:val="en-US"/>
        </w:rPr>
      </w:pPr>
      <w:r w:rsidRPr="00695C00">
        <w:rPr>
          <w:lang w:val="en-US"/>
        </w:rPr>
        <w:t xml:space="preserve">int </w:t>
      </w:r>
      <w:proofErr w:type="spellStart"/>
      <w:r w:rsidRPr="00695C00">
        <w:rPr>
          <w:lang w:val="en-US"/>
        </w:rPr>
        <w:t>sge_</w:t>
      </w:r>
      <w:r>
        <w:rPr>
          <w:rFonts w:hint="eastAsia"/>
          <w:lang w:val="en-US"/>
        </w:rPr>
        <w:t>safe_</w:t>
      </w:r>
      <w:r w:rsidRPr="00695C00">
        <w:rPr>
          <w:lang w:val="en-US"/>
        </w:rPr>
        <w:t>client_accept_</w:t>
      </w:r>
      <w:proofErr w:type="gramStart"/>
      <w:r w:rsidRPr="00695C00">
        <w:rPr>
          <w:lang w:val="en-US"/>
        </w:rPr>
        <w:t>sessionkey</w:t>
      </w:r>
      <w:proofErr w:type="spellEnd"/>
      <w:r w:rsidRPr="00695C00">
        <w:rPr>
          <w:lang w:val="en-US"/>
        </w:rPr>
        <w:t>(</w:t>
      </w:r>
      <w:proofErr w:type="spellStart"/>
      <w:proofErr w:type="gramEnd"/>
      <w:r>
        <w:rPr>
          <w:lang w:val="en-US"/>
        </w:rPr>
        <w:t>api_safe_client_session_t</w:t>
      </w:r>
      <w:proofErr w:type="spellEnd"/>
      <w:r w:rsidRPr="00695C00">
        <w:rPr>
          <w:lang w:val="en-US"/>
        </w:rPr>
        <w:t xml:space="preserve"> *</w:t>
      </w:r>
      <w:proofErr w:type="spellStart"/>
      <w:r w:rsidRPr="00695C00">
        <w:rPr>
          <w:lang w:val="en-US"/>
        </w:rPr>
        <w:t>ptr</w:t>
      </w:r>
      <w:proofErr w:type="spellEnd"/>
      <w:r w:rsidRPr="00695C00">
        <w:rPr>
          <w:lang w:val="en-US"/>
        </w:rPr>
        <w:t xml:space="preserve">, </w:t>
      </w:r>
      <w:proofErr w:type="spellStart"/>
      <w:r w:rsidR="00D37792" w:rsidRPr="00D37792">
        <w:rPr>
          <w:lang w:val="en-US"/>
        </w:rPr>
        <w:t>api_safe_client_link_t</w:t>
      </w:r>
      <w:proofErr w:type="spellEnd"/>
      <w:r w:rsidR="00D37792" w:rsidRPr="00D37792">
        <w:rPr>
          <w:lang w:val="en-US"/>
        </w:rPr>
        <w:t xml:space="preserve"> *link, </w:t>
      </w:r>
      <w:r w:rsidRPr="00695C00">
        <w:rPr>
          <w:lang w:val="en-US"/>
        </w:rPr>
        <w:t xml:space="preserve">const </w:t>
      </w:r>
      <w:proofErr w:type="spellStart"/>
      <w:r>
        <w:rPr>
          <w:lang w:val="en-US"/>
        </w:rPr>
        <w:t>fld_sessionkey_info_t</w:t>
      </w:r>
      <w:proofErr w:type="spellEnd"/>
      <w:r w:rsidRPr="00695C00">
        <w:rPr>
          <w:lang w:val="en-US"/>
        </w:rPr>
        <w:t xml:space="preserve"> *msg);</w:t>
      </w:r>
    </w:p>
    <w:p w:rsidR="00DB6AE6" w:rsidRDefault="00DB6AE6" w:rsidP="009E1F64">
      <w:pPr>
        <w:pStyle w:val="-"/>
        <w:spacing w:before="63" w:after="63"/>
      </w:pPr>
      <w:r>
        <w:rPr>
          <w:rFonts w:hint="eastAsia"/>
        </w:rPr>
        <w:t>参数</w:t>
      </w:r>
    </w:p>
    <w:p w:rsidR="00DB6AE6" w:rsidRDefault="00DB6AE6" w:rsidP="00CA252E">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D6646A">
        <w:rPr>
          <w:lang w:val="en-US"/>
        </w:rPr>
        <w:t>sge_</w:t>
      </w:r>
      <w:r>
        <w:rPr>
          <w:rFonts w:hint="eastAsia"/>
          <w:lang w:val="en-US"/>
        </w:rPr>
        <w:t>safe_</w:t>
      </w:r>
      <w:r w:rsidRPr="00D6646A">
        <w:rPr>
          <w:lang w:val="en-US"/>
        </w:rPr>
        <w:t>create_client_session</w:t>
      </w:r>
      <w:proofErr w:type="spellEnd"/>
      <w:r>
        <w:rPr>
          <w:rFonts w:hint="eastAsia"/>
          <w:lang w:val="en-US"/>
        </w:rPr>
        <w:t>()</w:t>
      </w:r>
      <w:r>
        <w:rPr>
          <w:rFonts w:hint="eastAsia"/>
          <w:lang w:val="en-US"/>
        </w:rPr>
        <w:t>的返回值。</w:t>
      </w:r>
    </w:p>
    <w:p w:rsidR="00F14CAD" w:rsidRDefault="00F14CAD" w:rsidP="00F14CAD">
      <w:pPr>
        <w:rPr>
          <w:lang w:val="en-US"/>
        </w:rPr>
      </w:pPr>
      <w:r>
        <w:rPr>
          <w:lang w:val="en-US"/>
        </w:rPr>
        <w:t>link:</w:t>
      </w:r>
      <w:r>
        <w:rPr>
          <w:lang w:val="en-US"/>
        </w:rPr>
        <w:tab/>
      </w:r>
      <w:r>
        <w:rPr>
          <w:lang w:val="en-US"/>
        </w:rPr>
        <w:tab/>
      </w:r>
      <w:r>
        <w:rPr>
          <w:rFonts w:hint="eastAsia"/>
          <w:lang w:val="en-US"/>
        </w:rPr>
        <w:t>输入参数，加密设备连接句柄</w:t>
      </w:r>
    </w:p>
    <w:p w:rsidR="00DB6AE6" w:rsidRDefault="00DB6AE6" w:rsidP="00CA252E">
      <w:pPr>
        <w:rPr>
          <w:lang w:val="en-US"/>
        </w:rPr>
      </w:pPr>
      <w:r>
        <w:rPr>
          <w:rFonts w:hint="eastAsia"/>
          <w:lang w:val="en-US"/>
        </w:rPr>
        <w:t>m</w:t>
      </w:r>
      <w:r>
        <w:rPr>
          <w:lang w:val="en-US"/>
        </w:rPr>
        <w:t>sg:</w:t>
      </w:r>
      <w:r>
        <w:rPr>
          <w:lang w:val="en-US"/>
        </w:rPr>
        <w:tab/>
      </w:r>
      <w:r>
        <w:rPr>
          <w:lang w:val="en-US"/>
        </w:rPr>
        <w:tab/>
      </w:r>
      <w:r>
        <w:rPr>
          <w:rFonts w:hint="eastAsia"/>
          <w:lang w:val="en-US"/>
        </w:rPr>
        <w:t>输入参数，服务端会话密钥信息</w:t>
      </w:r>
      <w:r>
        <w:rPr>
          <w:lang w:val="en-US"/>
        </w:rPr>
        <w:t xml:space="preserve"> </w:t>
      </w:r>
      <w:r>
        <w:rPr>
          <w:rFonts w:hint="eastAsia"/>
          <w:lang w:val="en-US"/>
        </w:rPr>
        <w:t>（详细信息参见《</w:t>
      </w:r>
      <w:r w:rsidRPr="00D25A40">
        <w:rPr>
          <w:rFonts w:hint="eastAsia"/>
          <w:lang w:val="en-US"/>
        </w:rPr>
        <w:t>上海黄金交易所黄金现货市场会员二级系统接入安全标准（国密）（讨论稿）</w:t>
      </w:r>
      <w:r w:rsidRPr="00D25A40">
        <w:rPr>
          <w:rFonts w:hint="eastAsia"/>
          <w:lang w:val="en-US"/>
        </w:rPr>
        <w:t>-V1.5</w:t>
      </w:r>
      <w:r>
        <w:rPr>
          <w:rFonts w:hint="eastAsia"/>
          <w:lang w:val="en-US"/>
        </w:rPr>
        <w:t>》）</w:t>
      </w:r>
    </w:p>
    <w:p w:rsidR="00DB6AE6" w:rsidRPr="00611F02" w:rsidRDefault="00DB6AE6" w:rsidP="009E1F64">
      <w:pPr>
        <w:pStyle w:val="-"/>
        <w:spacing w:before="63" w:after="63"/>
      </w:pPr>
      <w:r>
        <w:rPr>
          <w:rFonts w:hint="eastAsia"/>
        </w:rPr>
        <w:t>返回值</w:t>
      </w:r>
    </w:p>
    <w:p w:rsidR="00DB6AE6" w:rsidRPr="00386EFA" w:rsidRDefault="00DB6AE6" w:rsidP="009E1F64">
      <w:pPr>
        <w:rPr>
          <w:lang w:val="en-US"/>
        </w:rPr>
      </w:pPr>
      <w:r w:rsidRPr="00386EFA">
        <w:rPr>
          <w:rFonts w:hint="eastAsia"/>
          <w:lang w:val="en-US"/>
        </w:rPr>
        <w:t>0:</w:t>
      </w:r>
      <w:r w:rsidRPr="00386EFA">
        <w:rPr>
          <w:rFonts w:hint="eastAsia"/>
          <w:lang w:val="en-US"/>
        </w:rPr>
        <w:tab/>
      </w:r>
      <w:r w:rsidRPr="00386EFA">
        <w:rPr>
          <w:rFonts w:hint="eastAsia"/>
          <w:lang w:val="en-US"/>
        </w:rPr>
        <w:tab/>
      </w:r>
      <w:r w:rsidRPr="00386EFA">
        <w:rPr>
          <w:rFonts w:hint="eastAsia"/>
          <w:lang w:val="en-US"/>
        </w:rPr>
        <w:t>成功</w:t>
      </w:r>
    </w:p>
    <w:p w:rsidR="00DB6AE6" w:rsidRDefault="00DB6AE6" w:rsidP="009E1F64">
      <w:pPr>
        <w:rPr>
          <w:lang w:val="en-US"/>
        </w:rPr>
      </w:pPr>
      <w:r>
        <w:rPr>
          <w:rFonts w:hint="eastAsia"/>
          <w:lang w:val="en-US"/>
        </w:rPr>
        <w:t>非</w:t>
      </w:r>
      <w:r>
        <w:rPr>
          <w:rFonts w:hint="eastAsia"/>
          <w:lang w:val="en-US"/>
        </w:rPr>
        <w:t>0:</w:t>
      </w:r>
      <w:r>
        <w:rPr>
          <w:rFonts w:hint="eastAsia"/>
          <w:lang w:val="en-US"/>
        </w:rPr>
        <w:tab/>
      </w:r>
      <w:r w:rsidRPr="00386EFA">
        <w:rPr>
          <w:rFonts w:hint="eastAsia"/>
          <w:lang w:val="en-US"/>
        </w:rPr>
        <w:t>失败</w:t>
      </w:r>
    </w:p>
    <w:p w:rsidR="00DB6AE6" w:rsidRPr="0076718F" w:rsidRDefault="00DB6AE6" w:rsidP="009E1F64">
      <w:pPr>
        <w:rPr>
          <w:lang w:val="en-US"/>
        </w:rPr>
      </w:pPr>
    </w:p>
    <w:p w:rsidR="00DB6AE6" w:rsidRDefault="00DB6AE6" w:rsidP="003B087F">
      <w:pPr>
        <w:pStyle w:val="2"/>
        <w:rPr>
          <w:lang w:val="en-US"/>
        </w:rPr>
      </w:pPr>
      <w:bookmarkStart w:id="502" w:name="_Toc510017998"/>
      <w:bookmarkStart w:id="503" w:name="_Toc510084958"/>
      <w:bookmarkStart w:id="504" w:name="_Toc15026818"/>
      <w:r>
        <w:rPr>
          <w:rFonts w:hint="eastAsia"/>
          <w:lang w:val="en-US"/>
        </w:rPr>
        <w:t>加密报文</w:t>
      </w:r>
      <w:r>
        <w:rPr>
          <w:rFonts w:hint="eastAsia"/>
          <w:lang w:val="en-US"/>
        </w:rPr>
        <w:t>-</w:t>
      </w:r>
      <w:proofErr w:type="spellStart"/>
      <w:r w:rsidRPr="006D48A8">
        <w:rPr>
          <w:lang w:val="en-US"/>
        </w:rPr>
        <w:t>sge_</w:t>
      </w:r>
      <w:r>
        <w:rPr>
          <w:rFonts w:hint="eastAsia"/>
          <w:lang w:val="en-US"/>
        </w:rPr>
        <w:t>safe_</w:t>
      </w:r>
      <w:r w:rsidRPr="006D48A8">
        <w:rPr>
          <w:lang w:val="en-US"/>
        </w:rPr>
        <w:t>client_packet_encrypt</w:t>
      </w:r>
      <w:bookmarkEnd w:id="502"/>
      <w:bookmarkEnd w:id="503"/>
      <w:bookmarkEnd w:id="504"/>
      <w:proofErr w:type="spellEnd"/>
    </w:p>
    <w:p w:rsidR="00DB6AE6" w:rsidRDefault="00DB6AE6" w:rsidP="009E1F64">
      <w:pPr>
        <w:pStyle w:val="-"/>
        <w:spacing w:before="63" w:after="63"/>
      </w:pPr>
      <w:r>
        <w:rPr>
          <w:rFonts w:hint="eastAsia"/>
        </w:rPr>
        <w:t>功能说明</w:t>
      </w:r>
    </w:p>
    <w:p w:rsidR="00DB6AE6" w:rsidRDefault="00DB6AE6" w:rsidP="009E1F64">
      <w:pPr>
        <w:rPr>
          <w:lang w:val="en-US"/>
        </w:rPr>
      </w:pPr>
      <w:r>
        <w:rPr>
          <w:rFonts w:hint="eastAsia"/>
          <w:lang w:val="en-US"/>
        </w:rPr>
        <w:t>使用</w:t>
      </w:r>
      <w:r w:rsidR="00360C6C">
        <w:rPr>
          <w:rFonts w:hint="eastAsia"/>
          <w:lang w:val="en-US"/>
        </w:rPr>
        <w:t>会话中保存的</w:t>
      </w:r>
      <w:r>
        <w:rPr>
          <w:rFonts w:hint="eastAsia"/>
          <w:lang w:val="en-US"/>
        </w:rPr>
        <w:t>会话密钥</w:t>
      </w:r>
      <w:r w:rsidR="00360C6C">
        <w:rPr>
          <w:rFonts w:hint="eastAsia"/>
          <w:lang w:val="en-US"/>
        </w:rPr>
        <w:t>对</w:t>
      </w:r>
      <w:r>
        <w:rPr>
          <w:rFonts w:hint="eastAsia"/>
          <w:lang w:val="en-US"/>
        </w:rPr>
        <w:t>报文</w:t>
      </w:r>
      <w:r w:rsidR="00360C6C">
        <w:rPr>
          <w:rFonts w:hint="eastAsia"/>
          <w:lang w:val="en-US"/>
        </w:rPr>
        <w:t>进行对称加密。</w:t>
      </w:r>
    </w:p>
    <w:p w:rsidR="00360C6C" w:rsidRDefault="00360C6C" w:rsidP="009E1F64">
      <w:pPr>
        <w:rPr>
          <w:lang w:val="en-US"/>
        </w:rPr>
      </w:pPr>
      <w:r>
        <w:rPr>
          <w:rFonts w:hint="eastAsia"/>
          <w:lang w:val="en-US"/>
        </w:rPr>
        <w:t>若会话经过协商后要求使用硬加密模式时，输入的</w:t>
      </w:r>
      <w:r>
        <w:rPr>
          <w:rFonts w:hint="eastAsia"/>
          <w:lang w:val="en-US"/>
        </w:rPr>
        <w:t>link</w:t>
      </w:r>
      <w:r>
        <w:rPr>
          <w:rFonts w:hint="eastAsia"/>
          <w:lang w:val="en-US"/>
        </w:rPr>
        <w:t>参数不能为空，且</w:t>
      </w:r>
      <w:r>
        <w:rPr>
          <w:rFonts w:hint="eastAsia"/>
          <w:lang w:val="en-US"/>
        </w:rPr>
        <w:t>link</w:t>
      </w:r>
      <w:r>
        <w:rPr>
          <w:rFonts w:hint="eastAsia"/>
          <w:lang w:val="en-US"/>
        </w:rPr>
        <w:t>对应的加密模式必须是硬件加密模式，否则会返回错误；使用其他模式时，则使用</w:t>
      </w:r>
      <w:r>
        <w:rPr>
          <w:rFonts w:hint="eastAsia"/>
          <w:lang w:val="en-US"/>
        </w:rPr>
        <w:t>API</w:t>
      </w:r>
      <w:r>
        <w:rPr>
          <w:rFonts w:hint="eastAsia"/>
          <w:lang w:val="en-US"/>
        </w:rPr>
        <w:t>内置的软加密或明文模式进行加密。</w:t>
      </w:r>
    </w:p>
    <w:p w:rsidR="006B047A" w:rsidRPr="00BF4540" w:rsidRDefault="006B047A" w:rsidP="009E1F64">
      <w:pPr>
        <w:rPr>
          <w:lang w:val="en-US"/>
        </w:rPr>
      </w:pPr>
      <w:r>
        <w:rPr>
          <w:rFonts w:hint="eastAsia"/>
          <w:lang w:val="en-US"/>
        </w:rPr>
        <w:t>本接口是线程</w:t>
      </w:r>
      <w:r w:rsidR="00EF4EE4">
        <w:rPr>
          <w:rFonts w:hint="eastAsia"/>
          <w:lang w:val="en-US"/>
        </w:rPr>
        <w:t>不</w:t>
      </w:r>
      <w:r>
        <w:rPr>
          <w:rFonts w:hint="eastAsia"/>
          <w:lang w:val="en-US"/>
        </w:rPr>
        <w:t>安全的。</w:t>
      </w:r>
    </w:p>
    <w:p w:rsidR="00DB6AE6" w:rsidRDefault="00DB6AE6" w:rsidP="009E1F64">
      <w:pPr>
        <w:pStyle w:val="-"/>
        <w:spacing w:before="63" w:after="63"/>
      </w:pPr>
      <w:r>
        <w:rPr>
          <w:rFonts w:hint="eastAsia"/>
        </w:rPr>
        <w:t>函数原型</w:t>
      </w:r>
    </w:p>
    <w:p w:rsidR="00DB6AE6" w:rsidRDefault="00DB6AE6" w:rsidP="009E1F64">
      <w:pPr>
        <w:rPr>
          <w:lang w:val="en-US"/>
        </w:rPr>
      </w:pPr>
      <w:r w:rsidRPr="00695C00">
        <w:rPr>
          <w:lang w:val="en-US"/>
        </w:rPr>
        <w:t xml:space="preserve">int </w:t>
      </w:r>
      <w:proofErr w:type="spellStart"/>
      <w:r w:rsidRPr="00695C00">
        <w:rPr>
          <w:lang w:val="en-US"/>
        </w:rPr>
        <w:t>sge_</w:t>
      </w:r>
      <w:r>
        <w:rPr>
          <w:rFonts w:hint="eastAsia"/>
          <w:lang w:val="en-US"/>
        </w:rPr>
        <w:t>safe_</w:t>
      </w:r>
      <w:r w:rsidRPr="00695C00">
        <w:rPr>
          <w:lang w:val="en-US"/>
        </w:rPr>
        <w:t>client_packet_</w:t>
      </w:r>
      <w:proofErr w:type="gramStart"/>
      <w:r w:rsidRPr="00695C00">
        <w:rPr>
          <w:lang w:val="en-US"/>
        </w:rPr>
        <w:t>encrypt</w:t>
      </w:r>
      <w:proofErr w:type="spellEnd"/>
      <w:r w:rsidRPr="00695C00">
        <w:rPr>
          <w:lang w:val="en-US"/>
        </w:rPr>
        <w:t>(</w:t>
      </w:r>
      <w:proofErr w:type="spellStart"/>
      <w:proofErr w:type="gramEnd"/>
      <w:r>
        <w:rPr>
          <w:lang w:val="en-US"/>
        </w:rPr>
        <w:t>api_safe_client_session_t</w:t>
      </w:r>
      <w:proofErr w:type="spellEnd"/>
      <w:r w:rsidRPr="00695C00">
        <w:rPr>
          <w:lang w:val="en-US"/>
        </w:rPr>
        <w:t xml:space="preserve"> *</w:t>
      </w:r>
      <w:proofErr w:type="spellStart"/>
      <w:r w:rsidRPr="00695C00">
        <w:rPr>
          <w:lang w:val="en-US"/>
        </w:rPr>
        <w:t>ptr</w:t>
      </w:r>
      <w:proofErr w:type="spellEnd"/>
      <w:r w:rsidR="00D76784" w:rsidRPr="00D76784">
        <w:rPr>
          <w:lang w:val="en-US"/>
        </w:rPr>
        <w:t xml:space="preserve">, </w:t>
      </w:r>
      <w:proofErr w:type="spellStart"/>
      <w:r w:rsidR="00D76784" w:rsidRPr="00D76784">
        <w:rPr>
          <w:lang w:val="en-US"/>
        </w:rPr>
        <w:t>api_safe_client_link_t</w:t>
      </w:r>
      <w:proofErr w:type="spellEnd"/>
      <w:r w:rsidR="00D76784" w:rsidRPr="00D76784">
        <w:rPr>
          <w:lang w:val="en-US"/>
        </w:rPr>
        <w:t xml:space="preserve"> *link</w:t>
      </w:r>
      <w:r w:rsidRPr="00695C00">
        <w:rPr>
          <w:lang w:val="en-US"/>
        </w:rPr>
        <w:t>, const unsigned char *</w:t>
      </w:r>
      <w:proofErr w:type="spellStart"/>
      <w:r w:rsidRPr="00695C00">
        <w:rPr>
          <w:lang w:val="en-US"/>
        </w:rPr>
        <w:t>src</w:t>
      </w:r>
      <w:proofErr w:type="spellEnd"/>
      <w:r w:rsidRPr="00695C00">
        <w:rPr>
          <w:lang w:val="en-US"/>
        </w:rPr>
        <w:t xml:space="preserve">, const </w:t>
      </w:r>
      <w:r w:rsidR="00BE6269">
        <w:rPr>
          <w:lang w:val="en-US"/>
        </w:rPr>
        <w:t>unsigned int</w:t>
      </w:r>
      <w:r w:rsidRPr="00695C00">
        <w:rPr>
          <w:lang w:val="en-US"/>
        </w:rPr>
        <w:t xml:space="preserve"> </w:t>
      </w:r>
      <w:proofErr w:type="spellStart"/>
      <w:r w:rsidRPr="00695C00">
        <w:rPr>
          <w:lang w:val="en-US"/>
        </w:rPr>
        <w:t>src_len</w:t>
      </w:r>
      <w:proofErr w:type="spellEnd"/>
      <w:r w:rsidRPr="00695C00">
        <w:rPr>
          <w:lang w:val="en-US"/>
        </w:rPr>
        <w:t>, unsigned char *</w:t>
      </w:r>
      <w:proofErr w:type="spellStart"/>
      <w:r w:rsidRPr="00695C00">
        <w:rPr>
          <w:lang w:val="en-US"/>
        </w:rPr>
        <w:t>dst</w:t>
      </w:r>
      <w:proofErr w:type="spellEnd"/>
      <w:r w:rsidRPr="00695C00">
        <w:rPr>
          <w:lang w:val="en-US"/>
        </w:rPr>
        <w:t xml:space="preserve">, </w:t>
      </w:r>
      <w:r w:rsidR="00BE6269">
        <w:rPr>
          <w:lang w:val="en-US"/>
        </w:rPr>
        <w:t>unsigned int</w:t>
      </w:r>
      <w:r w:rsidRPr="00695C00">
        <w:rPr>
          <w:lang w:val="en-US"/>
        </w:rPr>
        <w:t xml:space="preserve"> *cap);</w:t>
      </w:r>
    </w:p>
    <w:p w:rsidR="00DB6AE6" w:rsidRDefault="00DB6AE6" w:rsidP="009E1F64">
      <w:pPr>
        <w:pStyle w:val="-"/>
        <w:spacing w:before="63" w:after="63"/>
      </w:pPr>
      <w:r>
        <w:rPr>
          <w:rFonts w:hint="eastAsia"/>
        </w:rPr>
        <w:t>参数</w:t>
      </w:r>
    </w:p>
    <w:p w:rsidR="00DB6AE6" w:rsidRDefault="00DB6AE6" w:rsidP="00B61795">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D6646A">
        <w:rPr>
          <w:lang w:val="en-US"/>
        </w:rPr>
        <w:t>sge_</w:t>
      </w:r>
      <w:r>
        <w:rPr>
          <w:rFonts w:hint="eastAsia"/>
          <w:lang w:val="en-US"/>
        </w:rPr>
        <w:t>safe_</w:t>
      </w:r>
      <w:r w:rsidRPr="00D6646A">
        <w:rPr>
          <w:lang w:val="en-US"/>
        </w:rPr>
        <w:t>create_client_session</w:t>
      </w:r>
      <w:proofErr w:type="spellEnd"/>
      <w:r>
        <w:rPr>
          <w:rFonts w:hint="eastAsia"/>
          <w:lang w:val="en-US"/>
        </w:rPr>
        <w:t>()</w:t>
      </w:r>
      <w:r>
        <w:rPr>
          <w:rFonts w:hint="eastAsia"/>
          <w:lang w:val="en-US"/>
        </w:rPr>
        <w:t>的返回值。</w:t>
      </w:r>
    </w:p>
    <w:p w:rsidR="003503DA" w:rsidRDefault="003503DA" w:rsidP="003503DA">
      <w:pPr>
        <w:rPr>
          <w:lang w:val="en-US"/>
        </w:rPr>
      </w:pPr>
      <w:r>
        <w:rPr>
          <w:lang w:val="en-US"/>
        </w:rPr>
        <w:t>link:</w:t>
      </w:r>
      <w:r>
        <w:rPr>
          <w:lang w:val="en-US"/>
        </w:rPr>
        <w:tab/>
      </w:r>
      <w:r>
        <w:rPr>
          <w:lang w:val="en-US"/>
        </w:rPr>
        <w:tab/>
      </w:r>
      <w:r>
        <w:rPr>
          <w:rFonts w:hint="eastAsia"/>
          <w:lang w:val="en-US"/>
        </w:rPr>
        <w:t>输入参数，加密设备连接句柄</w:t>
      </w:r>
      <w:r w:rsidR="00571F52">
        <w:rPr>
          <w:rFonts w:hint="eastAsia"/>
          <w:lang w:val="en-US"/>
        </w:rPr>
        <w:t>。</w:t>
      </w:r>
    </w:p>
    <w:p w:rsidR="00DB6AE6" w:rsidRDefault="00DB6AE6" w:rsidP="00C1724E">
      <w:pPr>
        <w:rPr>
          <w:lang w:val="en-US"/>
        </w:rPr>
      </w:pPr>
      <w:proofErr w:type="spellStart"/>
      <w:r>
        <w:rPr>
          <w:rFonts w:hint="eastAsia"/>
          <w:lang w:val="en-US"/>
        </w:rPr>
        <w:t>s</w:t>
      </w:r>
      <w:r>
        <w:rPr>
          <w:lang w:val="en-US"/>
        </w:rPr>
        <w:t>rc</w:t>
      </w:r>
      <w:proofErr w:type="spellEnd"/>
      <w:r>
        <w:rPr>
          <w:lang w:val="en-US"/>
        </w:rPr>
        <w:t>:</w:t>
      </w:r>
      <w:r>
        <w:rPr>
          <w:lang w:val="en-US"/>
        </w:rPr>
        <w:tab/>
      </w:r>
      <w:r>
        <w:rPr>
          <w:lang w:val="en-US"/>
        </w:rPr>
        <w:tab/>
      </w:r>
      <w:r>
        <w:rPr>
          <w:rFonts w:hint="eastAsia"/>
          <w:lang w:val="en-US"/>
        </w:rPr>
        <w:t>输入参数，待加密的原始数据。</w:t>
      </w:r>
    </w:p>
    <w:p w:rsidR="00DB6AE6" w:rsidRDefault="00DB6AE6" w:rsidP="00C1724E">
      <w:pPr>
        <w:rPr>
          <w:lang w:val="en-US"/>
        </w:rPr>
      </w:pPr>
      <w:proofErr w:type="spellStart"/>
      <w:r>
        <w:rPr>
          <w:lang w:val="en-US"/>
        </w:rPr>
        <w:t>src_len</w:t>
      </w:r>
      <w:proofErr w:type="spellEnd"/>
      <w:r>
        <w:rPr>
          <w:lang w:val="en-US"/>
        </w:rPr>
        <w:t>:</w:t>
      </w:r>
      <w:r>
        <w:rPr>
          <w:lang w:val="en-US"/>
        </w:rPr>
        <w:tab/>
      </w:r>
      <w:r>
        <w:rPr>
          <w:rFonts w:hint="eastAsia"/>
          <w:lang w:val="en-US"/>
        </w:rPr>
        <w:t>输入参数，待加密的原始数据长度。</w:t>
      </w:r>
    </w:p>
    <w:p w:rsidR="00DB6AE6" w:rsidRDefault="00DB6AE6" w:rsidP="00C1724E">
      <w:pPr>
        <w:rPr>
          <w:lang w:val="en-US"/>
        </w:rPr>
      </w:pPr>
      <w:proofErr w:type="spellStart"/>
      <w:r>
        <w:rPr>
          <w:rFonts w:hint="eastAsia"/>
          <w:lang w:val="en-US"/>
        </w:rPr>
        <w:t>d</w:t>
      </w:r>
      <w:r>
        <w:rPr>
          <w:lang w:val="en-US"/>
        </w:rPr>
        <w:t>st</w:t>
      </w:r>
      <w:proofErr w:type="spellEnd"/>
      <w:r>
        <w:rPr>
          <w:lang w:val="en-US"/>
        </w:rPr>
        <w:t>:</w:t>
      </w:r>
      <w:r>
        <w:rPr>
          <w:lang w:val="en-US"/>
        </w:rPr>
        <w:tab/>
      </w:r>
      <w:r>
        <w:rPr>
          <w:lang w:val="en-US"/>
        </w:rPr>
        <w:tab/>
      </w:r>
      <w:r>
        <w:rPr>
          <w:rFonts w:hint="eastAsia"/>
          <w:lang w:val="en-US"/>
        </w:rPr>
        <w:t>输出参数，密文。需要给</w:t>
      </w:r>
      <w:proofErr w:type="spellStart"/>
      <w:r>
        <w:rPr>
          <w:rFonts w:hint="eastAsia"/>
          <w:lang w:val="en-US"/>
        </w:rPr>
        <w:t>dst</w:t>
      </w:r>
      <w:proofErr w:type="spellEnd"/>
      <w:r>
        <w:rPr>
          <w:rFonts w:hint="eastAsia"/>
          <w:lang w:val="en-US"/>
        </w:rPr>
        <w:t>变量分配足够大的内存，用以接收加密后数据。</w:t>
      </w:r>
      <w:r>
        <w:rPr>
          <w:rFonts w:hint="eastAsia"/>
          <w:lang w:val="en-US"/>
        </w:rPr>
        <w:lastRenderedPageBreak/>
        <w:t>分配空间至少</w:t>
      </w:r>
      <w:r>
        <w:rPr>
          <w:lang w:val="en-US"/>
        </w:rPr>
        <w:t>src_len+16</w:t>
      </w:r>
      <w:r>
        <w:rPr>
          <w:rFonts w:hint="eastAsia"/>
          <w:lang w:val="en-US"/>
        </w:rPr>
        <w:t>字节。</w:t>
      </w:r>
      <w:r w:rsidR="00A91814">
        <w:rPr>
          <w:rFonts w:hint="eastAsia"/>
          <w:lang w:val="en-US"/>
        </w:rPr>
        <w:t>二进制编码。</w:t>
      </w:r>
    </w:p>
    <w:p w:rsidR="00DB6AE6" w:rsidRDefault="00DB6AE6" w:rsidP="00C1724E">
      <w:pPr>
        <w:rPr>
          <w:lang w:val="en-US"/>
        </w:rPr>
      </w:pPr>
      <w:r>
        <w:rPr>
          <w:rFonts w:hint="eastAsia"/>
          <w:lang w:val="en-US"/>
        </w:rPr>
        <w:t>c</w:t>
      </w:r>
      <w:r>
        <w:rPr>
          <w:lang w:val="en-US"/>
        </w:rPr>
        <w:t>ap:</w:t>
      </w:r>
      <w:r>
        <w:rPr>
          <w:lang w:val="en-US"/>
        </w:rPr>
        <w:tab/>
      </w:r>
      <w:r>
        <w:rPr>
          <w:lang w:val="en-US"/>
        </w:rPr>
        <w:tab/>
      </w:r>
      <w:r>
        <w:rPr>
          <w:rFonts w:hint="eastAsia"/>
          <w:lang w:val="en-US"/>
        </w:rPr>
        <w:t>输出参数，密文长度。调用该接口时需上送</w:t>
      </w:r>
      <w:proofErr w:type="spellStart"/>
      <w:r>
        <w:rPr>
          <w:rFonts w:hint="eastAsia"/>
          <w:lang w:val="en-US"/>
        </w:rPr>
        <w:t>dst</w:t>
      </w:r>
      <w:proofErr w:type="spellEnd"/>
      <w:r>
        <w:rPr>
          <w:rFonts w:hint="eastAsia"/>
          <w:lang w:val="en-US"/>
        </w:rPr>
        <w:t>变量实际容量。</w:t>
      </w:r>
    </w:p>
    <w:p w:rsidR="00DB6AE6" w:rsidRPr="00611F02" w:rsidRDefault="00DB6AE6" w:rsidP="009E1F64">
      <w:pPr>
        <w:pStyle w:val="-"/>
        <w:spacing w:before="63" w:after="63"/>
      </w:pPr>
      <w:r>
        <w:rPr>
          <w:rFonts w:hint="eastAsia"/>
        </w:rPr>
        <w:t>返回值</w:t>
      </w:r>
    </w:p>
    <w:p w:rsidR="00DB6AE6" w:rsidRPr="00386EFA" w:rsidRDefault="00DB6AE6" w:rsidP="009E1F64">
      <w:pPr>
        <w:rPr>
          <w:lang w:val="en-US"/>
        </w:rPr>
      </w:pPr>
      <w:r w:rsidRPr="00386EFA">
        <w:rPr>
          <w:rFonts w:hint="eastAsia"/>
          <w:lang w:val="en-US"/>
        </w:rPr>
        <w:t>0:</w:t>
      </w:r>
      <w:r w:rsidRPr="00386EFA">
        <w:rPr>
          <w:rFonts w:hint="eastAsia"/>
          <w:lang w:val="en-US"/>
        </w:rPr>
        <w:tab/>
      </w:r>
      <w:r w:rsidRPr="00386EFA">
        <w:rPr>
          <w:rFonts w:hint="eastAsia"/>
          <w:lang w:val="en-US"/>
        </w:rPr>
        <w:tab/>
      </w:r>
      <w:r w:rsidRPr="00386EFA">
        <w:rPr>
          <w:rFonts w:hint="eastAsia"/>
          <w:lang w:val="en-US"/>
        </w:rPr>
        <w:t>成功</w:t>
      </w:r>
    </w:p>
    <w:p w:rsidR="00DB6AE6" w:rsidRDefault="0067098C" w:rsidP="009E1F64">
      <w:pPr>
        <w:rPr>
          <w:lang w:val="en-US"/>
        </w:rPr>
      </w:pPr>
      <w:r>
        <w:rPr>
          <w:rFonts w:hint="eastAsia"/>
          <w:lang w:val="en-US"/>
        </w:rPr>
        <w:t>非</w:t>
      </w:r>
      <w:r>
        <w:rPr>
          <w:rFonts w:hint="eastAsia"/>
          <w:lang w:val="en-US"/>
        </w:rPr>
        <w:t>0</w:t>
      </w:r>
      <w:r w:rsidR="00C91902">
        <w:rPr>
          <w:rFonts w:hint="eastAsia"/>
          <w:lang w:val="en-US"/>
        </w:rPr>
        <w:t>:</w:t>
      </w:r>
      <w:r w:rsidR="00C91902">
        <w:rPr>
          <w:rFonts w:hint="eastAsia"/>
          <w:lang w:val="en-US"/>
        </w:rPr>
        <w:tab/>
      </w:r>
      <w:r w:rsidR="00DB6AE6" w:rsidRPr="00386EFA">
        <w:rPr>
          <w:rFonts w:hint="eastAsia"/>
          <w:lang w:val="en-US"/>
        </w:rPr>
        <w:t>失败</w:t>
      </w:r>
    </w:p>
    <w:p w:rsidR="00DB6AE6" w:rsidRDefault="00DB6AE6" w:rsidP="003B087F">
      <w:pPr>
        <w:pStyle w:val="2"/>
        <w:rPr>
          <w:lang w:val="en-US"/>
        </w:rPr>
      </w:pPr>
      <w:bookmarkStart w:id="505" w:name="_Toc510017999"/>
      <w:bookmarkStart w:id="506" w:name="_Toc510084959"/>
      <w:bookmarkStart w:id="507" w:name="_Toc15026819"/>
      <w:r>
        <w:rPr>
          <w:rFonts w:hint="eastAsia"/>
          <w:lang w:val="en-US"/>
        </w:rPr>
        <w:t>解密报文</w:t>
      </w:r>
      <w:r>
        <w:rPr>
          <w:rFonts w:hint="eastAsia"/>
          <w:lang w:val="en-US"/>
        </w:rPr>
        <w:t>-</w:t>
      </w:r>
      <w:proofErr w:type="spellStart"/>
      <w:r w:rsidRPr="006D48A8">
        <w:rPr>
          <w:lang w:val="en-US"/>
        </w:rPr>
        <w:t>sge_</w:t>
      </w:r>
      <w:r>
        <w:rPr>
          <w:rFonts w:hint="eastAsia"/>
          <w:lang w:val="en-US"/>
        </w:rPr>
        <w:t>safe_</w:t>
      </w:r>
      <w:r w:rsidRPr="006D48A8">
        <w:rPr>
          <w:lang w:val="en-US"/>
        </w:rPr>
        <w:t>client_packet_decrypt</w:t>
      </w:r>
      <w:bookmarkEnd w:id="505"/>
      <w:bookmarkEnd w:id="506"/>
      <w:bookmarkEnd w:id="507"/>
      <w:proofErr w:type="spellEnd"/>
    </w:p>
    <w:p w:rsidR="00DB6AE6" w:rsidRDefault="00DB6AE6" w:rsidP="009E1F64">
      <w:pPr>
        <w:pStyle w:val="-"/>
        <w:spacing w:before="63" w:after="63"/>
      </w:pPr>
      <w:r>
        <w:rPr>
          <w:rFonts w:hint="eastAsia"/>
        </w:rPr>
        <w:t>功能说明</w:t>
      </w:r>
    </w:p>
    <w:p w:rsidR="00F71F9F" w:rsidRDefault="00F71F9F" w:rsidP="00F71F9F">
      <w:pPr>
        <w:rPr>
          <w:lang w:val="en-US"/>
        </w:rPr>
      </w:pPr>
      <w:r>
        <w:rPr>
          <w:rFonts w:hint="eastAsia"/>
          <w:lang w:val="en-US"/>
        </w:rPr>
        <w:t>使用会话中保存的会话密钥对报文进行对称</w:t>
      </w:r>
      <w:r w:rsidR="00CC4380">
        <w:rPr>
          <w:rFonts w:hint="eastAsia"/>
          <w:lang w:val="en-US"/>
        </w:rPr>
        <w:t>解</w:t>
      </w:r>
      <w:r>
        <w:rPr>
          <w:rFonts w:hint="eastAsia"/>
          <w:lang w:val="en-US"/>
        </w:rPr>
        <w:t>密。</w:t>
      </w:r>
    </w:p>
    <w:p w:rsidR="00F71F9F" w:rsidRDefault="00F71F9F" w:rsidP="00F71F9F">
      <w:pPr>
        <w:rPr>
          <w:lang w:val="en-US"/>
        </w:rPr>
      </w:pPr>
      <w:r>
        <w:rPr>
          <w:rFonts w:hint="eastAsia"/>
          <w:lang w:val="en-US"/>
        </w:rPr>
        <w:t>若会话经过协商后要求使用硬加密模式时，输入的</w:t>
      </w:r>
      <w:r>
        <w:rPr>
          <w:rFonts w:hint="eastAsia"/>
          <w:lang w:val="en-US"/>
        </w:rPr>
        <w:t>link</w:t>
      </w:r>
      <w:r>
        <w:rPr>
          <w:rFonts w:hint="eastAsia"/>
          <w:lang w:val="en-US"/>
        </w:rPr>
        <w:t>参数不能为空，且</w:t>
      </w:r>
      <w:r>
        <w:rPr>
          <w:rFonts w:hint="eastAsia"/>
          <w:lang w:val="en-US"/>
        </w:rPr>
        <w:t>link</w:t>
      </w:r>
      <w:r>
        <w:rPr>
          <w:rFonts w:hint="eastAsia"/>
          <w:lang w:val="en-US"/>
        </w:rPr>
        <w:t>对应的加密模式必须是硬件加密模式，否则会返回错误；使用其他模式时，则使用</w:t>
      </w:r>
      <w:r>
        <w:rPr>
          <w:rFonts w:hint="eastAsia"/>
          <w:lang w:val="en-US"/>
        </w:rPr>
        <w:t>API</w:t>
      </w:r>
      <w:r>
        <w:rPr>
          <w:rFonts w:hint="eastAsia"/>
          <w:lang w:val="en-US"/>
        </w:rPr>
        <w:t>内置的软加密或明文模式进行</w:t>
      </w:r>
      <w:r w:rsidR="00CC4380">
        <w:rPr>
          <w:rFonts w:hint="eastAsia"/>
          <w:lang w:val="en-US"/>
        </w:rPr>
        <w:t>解</w:t>
      </w:r>
      <w:r>
        <w:rPr>
          <w:rFonts w:hint="eastAsia"/>
          <w:lang w:val="en-US"/>
        </w:rPr>
        <w:t>密。</w:t>
      </w:r>
    </w:p>
    <w:p w:rsidR="006B047A" w:rsidRPr="00BF4540" w:rsidRDefault="006B047A" w:rsidP="009E1F64">
      <w:pPr>
        <w:rPr>
          <w:lang w:val="en-US"/>
        </w:rPr>
      </w:pPr>
      <w:r>
        <w:rPr>
          <w:rFonts w:hint="eastAsia"/>
          <w:lang w:val="en-US"/>
        </w:rPr>
        <w:t>本接口是线程</w:t>
      </w:r>
      <w:r w:rsidR="00F71F9F">
        <w:rPr>
          <w:rFonts w:hint="eastAsia"/>
          <w:lang w:val="en-US"/>
        </w:rPr>
        <w:t>不</w:t>
      </w:r>
      <w:r>
        <w:rPr>
          <w:rFonts w:hint="eastAsia"/>
          <w:lang w:val="en-US"/>
        </w:rPr>
        <w:t>安全的。</w:t>
      </w:r>
    </w:p>
    <w:p w:rsidR="00DB6AE6" w:rsidRDefault="00DB6AE6" w:rsidP="009E1F64">
      <w:pPr>
        <w:pStyle w:val="-"/>
        <w:spacing w:before="63" w:after="63"/>
      </w:pPr>
      <w:r>
        <w:rPr>
          <w:rFonts w:hint="eastAsia"/>
        </w:rPr>
        <w:t>函数原型</w:t>
      </w:r>
    </w:p>
    <w:p w:rsidR="00DB6AE6" w:rsidRDefault="00DB6AE6" w:rsidP="009E1F64">
      <w:pPr>
        <w:rPr>
          <w:lang w:val="en-US"/>
        </w:rPr>
      </w:pPr>
      <w:r w:rsidRPr="00695C00">
        <w:rPr>
          <w:lang w:val="en-US"/>
        </w:rPr>
        <w:t xml:space="preserve">int </w:t>
      </w:r>
      <w:proofErr w:type="spellStart"/>
      <w:r w:rsidRPr="00695C00">
        <w:rPr>
          <w:lang w:val="en-US"/>
        </w:rPr>
        <w:t>sge_</w:t>
      </w:r>
      <w:r>
        <w:rPr>
          <w:rFonts w:hint="eastAsia"/>
          <w:lang w:val="en-US"/>
        </w:rPr>
        <w:t>safe_</w:t>
      </w:r>
      <w:r w:rsidRPr="00695C00">
        <w:rPr>
          <w:lang w:val="en-US"/>
        </w:rPr>
        <w:t>client_packet_</w:t>
      </w:r>
      <w:proofErr w:type="gramStart"/>
      <w:r w:rsidRPr="00695C00">
        <w:rPr>
          <w:lang w:val="en-US"/>
        </w:rPr>
        <w:t>decrypt</w:t>
      </w:r>
      <w:proofErr w:type="spellEnd"/>
      <w:r w:rsidRPr="00695C00">
        <w:rPr>
          <w:lang w:val="en-US"/>
        </w:rPr>
        <w:t>(</w:t>
      </w:r>
      <w:proofErr w:type="spellStart"/>
      <w:proofErr w:type="gramEnd"/>
      <w:r>
        <w:rPr>
          <w:lang w:val="en-US"/>
        </w:rPr>
        <w:t>api_safe_client_session_t</w:t>
      </w:r>
      <w:proofErr w:type="spellEnd"/>
      <w:r w:rsidRPr="00695C00">
        <w:rPr>
          <w:lang w:val="en-US"/>
        </w:rPr>
        <w:t xml:space="preserve"> *</w:t>
      </w:r>
      <w:proofErr w:type="spellStart"/>
      <w:r w:rsidRPr="00695C00">
        <w:rPr>
          <w:lang w:val="en-US"/>
        </w:rPr>
        <w:t>ptr</w:t>
      </w:r>
      <w:proofErr w:type="spellEnd"/>
      <w:r w:rsidR="003D77B5" w:rsidRPr="003D77B5">
        <w:rPr>
          <w:lang w:val="en-US"/>
        </w:rPr>
        <w:t xml:space="preserve">, </w:t>
      </w:r>
      <w:proofErr w:type="spellStart"/>
      <w:r w:rsidR="003D77B5" w:rsidRPr="003D77B5">
        <w:rPr>
          <w:lang w:val="en-US"/>
        </w:rPr>
        <w:t>api_safe_client_link_t</w:t>
      </w:r>
      <w:proofErr w:type="spellEnd"/>
      <w:r w:rsidR="003D77B5" w:rsidRPr="003D77B5">
        <w:rPr>
          <w:lang w:val="en-US"/>
        </w:rPr>
        <w:t xml:space="preserve"> *link</w:t>
      </w:r>
      <w:r w:rsidRPr="00695C00">
        <w:rPr>
          <w:lang w:val="en-US"/>
        </w:rPr>
        <w:t>, const unsigned char *</w:t>
      </w:r>
      <w:proofErr w:type="spellStart"/>
      <w:r w:rsidRPr="00695C00">
        <w:rPr>
          <w:lang w:val="en-US"/>
        </w:rPr>
        <w:t>src</w:t>
      </w:r>
      <w:proofErr w:type="spellEnd"/>
      <w:r w:rsidRPr="00695C00">
        <w:rPr>
          <w:lang w:val="en-US"/>
        </w:rPr>
        <w:t xml:space="preserve">, const </w:t>
      </w:r>
      <w:r w:rsidR="00EA28A2">
        <w:rPr>
          <w:lang w:val="en-US"/>
        </w:rPr>
        <w:t>unsigned int</w:t>
      </w:r>
      <w:r w:rsidRPr="00695C00">
        <w:rPr>
          <w:lang w:val="en-US"/>
        </w:rPr>
        <w:t xml:space="preserve"> </w:t>
      </w:r>
      <w:proofErr w:type="spellStart"/>
      <w:r w:rsidRPr="00695C00">
        <w:rPr>
          <w:lang w:val="en-US"/>
        </w:rPr>
        <w:t>src_len</w:t>
      </w:r>
      <w:proofErr w:type="spellEnd"/>
      <w:r w:rsidRPr="00695C00">
        <w:rPr>
          <w:lang w:val="en-US"/>
        </w:rPr>
        <w:t>, unsigned char *</w:t>
      </w:r>
      <w:proofErr w:type="spellStart"/>
      <w:r w:rsidRPr="00695C00">
        <w:rPr>
          <w:lang w:val="en-US"/>
        </w:rPr>
        <w:t>dst</w:t>
      </w:r>
      <w:proofErr w:type="spellEnd"/>
      <w:r w:rsidRPr="00695C00">
        <w:rPr>
          <w:lang w:val="en-US"/>
        </w:rPr>
        <w:t xml:space="preserve">, </w:t>
      </w:r>
      <w:r w:rsidR="00EA28A2">
        <w:rPr>
          <w:lang w:val="en-US"/>
        </w:rPr>
        <w:t>unsigned int</w:t>
      </w:r>
      <w:r w:rsidRPr="00695C00">
        <w:rPr>
          <w:lang w:val="en-US"/>
        </w:rPr>
        <w:t xml:space="preserve"> *cap);</w:t>
      </w:r>
    </w:p>
    <w:p w:rsidR="00DB6AE6" w:rsidRDefault="00DB6AE6" w:rsidP="009E1F64">
      <w:pPr>
        <w:pStyle w:val="-"/>
        <w:spacing w:before="63" w:after="63"/>
      </w:pPr>
      <w:r>
        <w:rPr>
          <w:rFonts w:hint="eastAsia"/>
        </w:rPr>
        <w:t>参数</w:t>
      </w:r>
    </w:p>
    <w:p w:rsidR="00DB6AE6" w:rsidRDefault="00DB6AE6" w:rsidP="003F6006">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D6646A">
        <w:rPr>
          <w:lang w:val="en-US"/>
        </w:rPr>
        <w:t>sge_</w:t>
      </w:r>
      <w:r>
        <w:rPr>
          <w:rFonts w:hint="eastAsia"/>
          <w:lang w:val="en-US"/>
        </w:rPr>
        <w:t>safe_</w:t>
      </w:r>
      <w:r w:rsidRPr="00D6646A">
        <w:rPr>
          <w:lang w:val="en-US"/>
        </w:rPr>
        <w:t>create_client_session</w:t>
      </w:r>
      <w:proofErr w:type="spellEnd"/>
      <w:r>
        <w:rPr>
          <w:rFonts w:hint="eastAsia"/>
          <w:lang w:val="en-US"/>
        </w:rPr>
        <w:t>()</w:t>
      </w:r>
      <w:r>
        <w:rPr>
          <w:rFonts w:hint="eastAsia"/>
          <w:lang w:val="en-US"/>
        </w:rPr>
        <w:t>的返回值。</w:t>
      </w:r>
    </w:p>
    <w:p w:rsidR="003503DA" w:rsidRDefault="003503DA" w:rsidP="003503DA">
      <w:pPr>
        <w:rPr>
          <w:lang w:val="en-US"/>
        </w:rPr>
      </w:pPr>
      <w:r>
        <w:rPr>
          <w:lang w:val="en-US"/>
        </w:rPr>
        <w:t>link:</w:t>
      </w:r>
      <w:r>
        <w:rPr>
          <w:lang w:val="en-US"/>
        </w:rPr>
        <w:tab/>
      </w:r>
      <w:r>
        <w:rPr>
          <w:lang w:val="en-US"/>
        </w:rPr>
        <w:tab/>
      </w:r>
      <w:r>
        <w:rPr>
          <w:rFonts w:hint="eastAsia"/>
          <w:lang w:val="en-US"/>
        </w:rPr>
        <w:t>输入参数，加密设备连接句柄</w:t>
      </w:r>
    </w:p>
    <w:p w:rsidR="00DB6AE6" w:rsidRPr="003A64B1" w:rsidRDefault="00DB6AE6" w:rsidP="00023784">
      <w:pPr>
        <w:rPr>
          <w:lang w:val="en-US"/>
        </w:rPr>
      </w:pPr>
      <w:proofErr w:type="spellStart"/>
      <w:r w:rsidRPr="003A64B1">
        <w:rPr>
          <w:rFonts w:hint="eastAsia"/>
          <w:lang w:val="en-US"/>
        </w:rPr>
        <w:t>src</w:t>
      </w:r>
      <w:proofErr w:type="spellEnd"/>
      <w:r w:rsidRPr="003A64B1">
        <w:rPr>
          <w:rFonts w:hint="eastAsia"/>
          <w:lang w:val="en-US"/>
        </w:rPr>
        <w:t>:</w:t>
      </w:r>
      <w:r w:rsidRPr="003A64B1">
        <w:rPr>
          <w:rFonts w:hint="eastAsia"/>
          <w:lang w:val="en-US"/>
        </w:rPr>
        <w:tab/>
      </w:r>
      <w:r w:rsidRPr="003A64B1">
        <w:rPr>
          <w:rFonts w:hint="eastAsia"/>
          <w:lang w:val="en-US"/>
        </w:rPr>
        <w:tab/>
      </w:r>
      <w:r w:rsidRPr="003A64B1">
        <w:rPr>
          <w:rFonts w:hint="eastAsia"/>
          <w:lang w:val="en-US"/>
        </w:rPr>
        <w:t>输入参数，</w:t>
      </w:r>
      <w:r>
        <w:rPr>
          <w:rFonts w:hint="eastAsia"/>
          <w:lang w:val="en-US"/>
        </w:rPr>
        <w:t>密文。</w:t>
      </w:r>
    </w:p>
    <w:p w:rsidR="00DB6AE6" w:rsidRPr="003A64B1" w:rsidRDefault="00DB6AE6" w:rsidP="00023784">
      <w:pPr>
        <w:rPr>
          <w:lang w:val="en-US"/>
        </w:rPr>
      </w:pPr>
      <w:proofErr w:type="spellStart"/>
      <w:r w:rsidRPr="003A64B1">
        <w:rPr>
          <w:rFonts w:hint="eastAsia"/>
          <w:lang w:val="en-US"/>
        </w:rPr>
        <w:t>src_len</w:t>
      </w:r>
      <w:proofErr w:type="spellEnd"/>
      <w:r w:rsidRPr="003A64B1">
        <w:rPr>
          <w:rFonts w:hint="eastAsia"/>
          <w:lang w:val="en-US"/>
        </w:rPr>
        <w:t>:</w:t>
      </w:r>
      <w:r w:rsidRPr="003A64B1">
        <w:rPr>
          <w:rFonts w:hint="eastAsia"/>
          <w:lang w:val="en-US"/>
        </w:rPr>
        <w:tab/>
      </w:r>
      <w:r w:rsidRPr="003A64B1">
        <w:rPr>
          <w:rFonts w:hint="eastAsia"/>
          <w:lang w:val="en-US"/>
        </w:rPr>
        <w:t>输入参数，</w:t>
      </w:r>
      <w:r>
        <w:rPr>
          <w:rFonts w:hint="eastAsia"/>
          <w:lang w:val="en-US"/>
        </w:rPr>
        <w:t>密文</w:t>
      </w:r>
      <w:r w:rsidRPr="003A64B1">
        <w:rPr>
          <w:rFonts w:hint="eastAsia"/>
          <w:lang w:val="en-US"/>
        </w:rPr>
        <w:t>长度</w:t>
      </w:r>
      <w:r>
        <w:rPr>
          <w:rFonts w:hint="eastAsia"/>
          <w:lang w:val="en-US"/>
        </w:rPr>
        <w:t>。</w:t>
      </w:r>
    </w:p>
    <w:p w:rsidR="00DB6AE6" w:rsidRPr="003A64B1" w:rsidRDefault="00DB6AE6" w:rsidP="00023784">
      <w:pPr>
        <w:rPr>
          <w:lang w:val="en-US"/>
        </w:rPr>
      </w:pPr>
      <w:proofErr w:type="spellStart"/>
      <w:r w:rsidRPr="003A64B1">
        <w:rPr>
          <w:rFonts w:hint="eastAsia"/>
          <w:lang w:val="en-US"/>
        </w:rPr>
        <w:t>dst</w:t>
      </w:r>
      <w:proofErr w:type="spellEnd"/>
      <w:r w:rsidRPr="003A64B1">
        <w:rPr>
          <w:rFonts w:hint="eastAsia"/>
          <w:lang w:val="en-US"/>
        </w:rPr>
        <w:t>:</w:t>
      </w:r>
      <w:r w:rsidRPr="003A64B1">
        <w:rPr>
          <w:rFonts w:hint="eastAsia"/>
          <w:lang w:val="en-US"/>
        </w:rPr>
        <w:tab/>
      </w:r>
      <w:r w:rsidRPr="003A64B1">
        <w:rPr>
          <w:rFonts w:hint="eastAsia"/>
          <w:lang w:val="en-US"/>
        </w:rPr>
        <w:tab/>
      </w:r>
      <w:r w:rsidRPr="003A64B1">
        <w:rPr>
          <w:rFonts w:hint="eastAsia"/>
          <w:lang w:val="en-US"/>
        </w:rPr>
        <w:t>输出参数，</w:t>
      </w:r>
      <w:r>
        <w:rPr>
          <w:rFonts w:hint="eastAsia"/>
          <w:lang w:val="en-US"/>
        </w:rPr>
        <w:t>明文。需要给</w:t>
      </w:r>
      <w:proofErr w:type="spellStart"/>
      <w:r>
        <w:rPr>
          <w:rFonts w:hint="eastAsia"/>
          <w:lang w:val="en-US"/>
        </w:rPr>
        <w:t>dst</w:t>
      </w:r>
      <w:proofErr w:type="spellEnd"/>
      <w:r>
        <w:rPr>
          <w:rFonts w:hint="eastAsia"/>
          <w:lang w:val="en-US"/>
        </w:rPr>
        <w:t>变量分配足够大的内存，用以接收解密后数据。分配空间至少</w:t>
      </w:r>
      <w:proofErr w:type="spellStart"/>
      <w:r>
        <w:rPr>
          <w:lang w:val="en-US"/>
        </w:rPr>
        <w:t>src_len</w:t>
      </w:r>
      <w:proofErr w:type="spellEnd"/>
      <w:r>
        <w:rPr>
          <w:rFonts w:hint="eastAsia"/>
          <w:lang w:val="en-US"/>
        </w:rPr>
        <w:t>位。</w:t>
      </w:r>
    </w:p>
    <w:p w:rsidR="00DB6AE6" w:rsidRDefault="00DB6AE6" w:rsidP="00023784">
      <w:pPr>
        <w:rPr>
          <w:lang w:val="en-US"/>
        </w:rPr>
      </w:pPr>
      <w:r w:rsidRPr="003A64B1">
        <w:rPr>
          <w:rFonts w:hint="eastAsia"/>
          <w:lang w:val="en-US"/>
        </w:rPr>
        <w:t>cap:</w:t>
      </w:r>
      <w:r w:rsidRPr="003A64B1">
        <w:rPr>
          <w:rFonts w:hint="eastAsia"/>
          <w:lang w:val="en-US"/>
        </w:rPr>
        <w:tab/>
      </w:r>
      <w:r w:rsidRPr="003A64B1">
        <w:rPr>
          <w:rFonts w:hint="eastAsia"/>
          <w:lang w:val="en-US"/>
        </w:rPr>
        <w:tab/>
      </w:r>
      <w:r w:rsidRPr="003A64B1">
        <w:rPr>
          <w:rFonts w:hint="eastAsia"/>
          <w:lang w:val="en-US"/>
        </w:rPr>
        <w:t>输出参数，</w:t>
      </w:r>
      <w:r>
        <w:rPr>
          <w:rFonts w:hint="eastAsia"/>
          <w:lang w:val="en-US"/>
        </w:rPr>
        <w:t>明文长度，调用该接口时需上送</w:t>
      </w:r>
      <w:proofErr w:type="spellStart"/>
      <w:r>
        <w:rPr>
          <w:rFonts w:hint="eastAsia"/>
          <w:lang w:val="en-US"/>
        </w:rPr>
        <w:t>dst</w:t>
      </w:r>
      <w:proofErr w:type="spellEnd"/>
      <w:r>
        <w:rPr>
          <w:rFonts w:hint="eastAsia"/>
          <w:lang w:val="en-US"/>
        </w:rPr>
        <w:t>变量实际容量。</w:t>
      </w:r>
    </w:p>
    <w:p w:rsidR="00DB6AE6" w:rsidRPr="00611F02" w:rsidRDefault="00DB6AE6" w:rsidP="009E1F64">
      <w:pPr>
        <w:pStyle w:val="-"/>
        <w:spacing w:before="63" w:after="63"/>
      </w:pPr>
      <w:r>
        <w:rPr>
          <w:rFonts w:hint="eastAsia"/>
        </w:rPr>
        <w:t>返回值</w:t>
      </w:r>
    </w:p>
    <w:p w:rsidR="00DB6AE6" w:rsidRPr="00386EFA" w:rsidRDefault="00DB6AE6" w:rsidP="009E1F64">
      <w:pPr>
        <w:rPr>
          <w:lang w:val="en-US"/>
        </w:rPr>
      </w:pPr>
      <w:r w:rsidRPr="00386EFA">
        <w:rPr>
          <w:rFonts w:hint="eastAsia"/>
          <w:lang w:val="en-US"/>
        </w:rPr>
        <w:t>0:</w:t>
      </w:r>
      <w:r w:rsidRPr="00386EFA">
        <w:rPr>
          <w:rFonts w:hint="eastAsia"/>
          <w:lang w:val="en-US"/>
        </w:rPr>
        <w:tab/>
      </w:r>
      <w:r w:rsidRPr="00386EFA">
        <w:rPr>
          <w:rFonts w:hint="eastAsia"/>
          <w:lang w:val="en-US"/>
        </w:rPr>
        <w:tab/>
      </w:r>
      <w:r w:rsidRPr="00386EFA">
        <w:rPr>
          <w:rFonts w:hint="eastAsia"/>
          <w:lang w:val="en-US"/>
        </w:rPr>
        <w:t>成功</w:t>
      </w:r>
    </w:p>
    <w:p w:rsidR="00DB6AE6" w:rsidRDefault="00D946C2" w:rsidP="009E1F64">
      <w:pPr>
        <w:rPr>
          <w:lang w:val="en-US"/>
        </w:rPr>
      </w:pPr>
      <w:r>
        <w:rPr>
          <w:lang w:val="en-US"/>
        </w:rPr>
        <w:t>非</w:t>
      </w:r>
      <w:r>
        <w:rPr>
          <w:lang w:val="en-US"/>
        </w:rPr>
        <w:t>0</w:t>
      </w:r>
      <w:r>
        <w:rPr>
          <w:rFonts w:hint="eastAsia"/>
          <w:lang w:val="en-US"/>
        </w:rPr>
        <w:t>:</w:t>
      </w:r>
      <w:r>
        <w:rPr>
          <w:rFonts w:hint="eastAsia"/>
          <w:lang w:val="en-US"/>
        </w:rPr>
        <w:tab/>
      </w:r>
      <w:r w:rsidR="00DB6AE6" w:rsidRPr="00386EFA">
        <w:rPr>
          <w:rFonts w:hint="eastAsia"/>
          <w:lang w:val="en-US"/>
        </w:rPr>
        <w:t>失败</w:t>
      </w:r>
    </w:p>
    <w:p w:rsidR="00DB6AE6" w:rsidRDefault="00DB6AE6" w:rsidP="009E1F64">
      <w:pPr>
        <w:rPr>
          <w:lang w:val="en-US"/>
        </w:rPr>
      </w:pPr>
    </w:p>
    <w:p w:rsidR="00DB6AE6" w:rsidRDefault="00DB6AE6" w:rsidP="003B087F">
      <w:pPr>
        <w:pStyle w:val="2"/>
        <w:rPr>
          <w:lang w:val="en-US"/>
        </w:rPr>
      </w:pPr>
      <w:bookmarkStart w:id="508" w:name="_Toc510018000"/>
      <w:bookmarkStart w:id="509" w:name="_Toc510084960"/>
      <w:bookmarkStart w:id="510" w:name="_Toc15026820"/>
      <w:r>
        <w:rPr>
          <w:rFonts w:hint="eastAsia"/>
          <w:lang w:val="en-US"/>
        </w:rPr>
        <w:t>获取应用版本号</w:t>
      </w:r>
      <w:r>
        <w:rPr>
          <w:rFonts w:hint="eastAsia"/>
          <w:lang w:val="en-US"/>
        </w:rPr>
        <w:t>-</w:t>
      </w:r>
      <w:proofErr w:type="spellStart"/>
      <w:r w:rsidRPr="006D48A8">
        <w:rPr>
          <w:lang w:val="en-US"/>
        </w:rPr>
        <w:t>sge_</w:t>
      </w:r>
      <w:r>
        <w:rPr>
          <w:rFonts w:hint="eastAsia"/>
          <w:lang w:val="en-US"/>
        </w:rPr>
        <w:t>safe_</w:t>
      </w:r>
      <w:r w:rsidRPr="006D48A8">
        <w:rPr>
          <w:lang w:val="en-US"/>
        </w:rPr>
        <w:t>client_get_api_version</w:t>
      </w:r>
      <w:bookmarkEnd w:id="508"/>
      <w:bookmarkEnd w:id="509"/>
      <w:bookmarkEnd w:id="510"/>
      <w:proofErr w:type="spellEnd"/>
    </w:p>
    <w:p w:rsidR="00DB6AE6" w:rsidRDefault="00DB6AE6" w:rsidP="009E1F64">
      <w:pPr>
        <w:pStyle w:val="-"/>
        <w:spacing w:before="63" w:after="63"/>
      </w:pPr>
      <w:r>
        <w:rPr>
          <w:rFonts w:hint="eastAsia"/>
        </w:rPr>
        <w:t>功能说明</w:t>
      </w:r>
    </w:p>
    <w:p w:rsidR="00DB6AE6" w:rsidRPr="00BF4540" w:rsidRDefault="00DB6AE6" w:rsidP="009E1F64">
      <w:pPr>
        <w:rPr>
          <w:lang w:val="en-US"/>
        </w:rPr>
      </w:pPr>
      <w:r>
        <w:rPr>
          <w:rFonts w:hint="eastAsia"/>
          <w:lang w:val="en-US"/>
        </w:rPr>
        <w:t>获取当前</w:t>
      </w:r>
      <w:proofErr w:type="spellStart"/>
      <w:r>
        <w:rPr>
          <w:rFonts w:hint="eastAsia"/>
          <w:lang w:val="en-US"/>
        </w:rPr>
        <w:t>api</w:t>
      </w:r>
      <w:proofErr w:type="spellEnd"/>
      <w:r>
        <w:rPr>
          <w:rFonts w:hint="eastAsia"/>
          <w:lang w:val="en-US"/>
        </w:rPr>
        <w:t>版本；</w:t>
      </w:r>
    </w:p>
    <w:p w:rsidR="00F83AF5" w:rsidRDefault="00F83AF5" w:rsidP="00F83AF5">
      <w:pPr>
        <w:rPr>
          <w:lang w:val="en-US"/>
        </w:rPr>
      </w:pPr>
      <w:r>
        <w:rPr>
          <w:rFonts w:hint="eastAsia"/>
          <w:lang w:val="en-US"/>
        </w:rPr>
        <w:t>本接口是线程安全的。</w:t>
      </w:r>
    </w:p>
    <w:p w:rsidR="00DB6AE6" w:rsidRDefault="00DB6AE6" w:rsidP="009E1F64">
      <w:pPr>
        <w:pStyle w:val="-"/>
        <w:spacing w:before="63" w:after="63"/>
      </w:pPr>
      <w:r>
        <w:rPr>
          <w:rFonts w:hint="eastAsia"/>
        </w:rPr>
        <w:t>函数原型</w:t>
      </w:r>
    </w:p>
    <w:p w:rsidR="00DB6AE6" w:rsidRDefault="00DB6AE6" w:rsidP="009E1F64">
      <w:pPr>
        <w:rPr>
          <w:lang w:val="en-US"/>
        </w:rPr>
      </w:pPr>
      <w:r w:rsidRPr="00695C00">
        <w:rPr>
          <w:lang w:val="en-US"/>
        </w:rPr>
        <w:t>char *</w:t>
      </w:r>
      <w:proofErr w:type="spellStart"/>
      <w:r w:rsidRPr="00695C00">
        <w:rPr>
          <w:lang w:val="en-US"/>
        </w:rPr>
        <w:t>sge_</w:t>
      </w:r>
      <w:r>
        <w:rPr>
          <w:rFonts w:hint="eastAsia"/>
          <w:lang w:val="en-US"/>
        </w:rPr>
        <w:t>safe_</w:t>
      </w:r>
      <w:r w:rsidRPr="00695C00">
        <w:rPr>
          <w:lang w:val="en-US"/>
        </w:rPr>
        <w:t>client_get_api_version</w:t>
      </w:r>
      <w:proofErr w:type="spellEnd"/>
      <w:r w:rsidRPr="00695C00">
        <w:rPr>
          <w:lang w:val="en-US"/>
        </w:rPr>
        <w:t>(void);</w:t>
      </w:r>
    </w:p>
    <w:p w:rsidR="00DB6AE6" w:rsidRDefault="00DB6AE6" w:rsidP="009E1F64">
      <w:pPr>
        <w:pStyle w:val="-"/>
        <w:spacing w:before="63" w:after="63"/>
      </w:pPr>
      <w:r>
        <w:rPr>
          <w:rFonts w:hint="eastAsia"/>
        </w:rPr>
        <w:t>参数</w:t>
      </w:r>
    </w:p>
    <w:p w:rsidR="00DB6AE6" w:rsidRDefault="00DB6AE6" w:rsidP="009E1F64">
      <w:pPr>
        <w:rPr>
          <w:lang w:val="en-US"/>
        </w:rPr>
      </w:pPr>
      <w:r>
        <w:rPr>
          <w:rFonts w:hint="eastAsia"/>
          <w:lang w:val="en-US"/>
        </w:rPr>
        <w:t>无；</w:t>
      </w:r>
    </w:p>
    <w:p w:rsidR="00DB6AE6" w:rsidRDefault="00DB6AE6" w:rsidP="009E1F64">
      <w:pPr>
        <w:pStyle w:val="-"/>
        <w:spacing w:before="63" w:after="63"/>
      </w:pPr>
      <w:r>
        <w:rPr>
          <w:rFonts w:hint="eastAsia"/>
        </w:rPr>
        <w:t>返回值</w:t>
      </w:r>
    </w:p>
    <w:p w:rsidR="00DB6AE6" w:rsidRDefault="00DB6AE6" w:rsidP="009E1F64">
      <w:pPr>
        <w:rPr>
          <w:lang w:val="en-US"/>
        </w:rPr>
      </w:pPr>
      <w:r>
        <w:rPr>
          <w:rFonts w:hint="eastAsia"/>
          <w:lang w:val="en-US"/>
        </w:rPr>
        <w:t>char</w:t>
      </w:r>
      <w:r>
        <w:rPr>
          <w:lang w:val="en-US"/>
        </w:rPr>
        <w:t>*:</w:t>
      </w:r>
      <w:r>
        <w:rPr>
          <w:lang w:val="en-US"/>
        </w:rPr>
        <w:tab/>
      </w:r>
      <w:r>
        <w:rPr>
          <w:lang w:val="en-US"/>
        </w:rPr>
        <w:tab/>
      </w:r>
      <w:r>
        <w:rPr>
          <w:rFonts w:hint="eastAsia"/>
          <w:lang w:val="en-US"/>
        </w:rPr>
        <w:t>成功，返回当前</w:t>
      </w:r>
      <w:proofErr w:type="spellStart"/>
      <w:r>
        <w:rPr>
          <w:rFonts w:hint="eastAsia"/>
          <w:lang w:val="en-US"/>
        </w:rPr>
        <w:t>api</w:t>
      </w:r>
      <w:proofErr w:type="spellEnd"/>
      <w:r>
        <w:rPr>
          <w:rFonts w:hint="eastAsia"/>
          <w:lang w:val="en-US"/>
        </w:rPr>
        <w:t>版本号</w:t>
      </w:r>
    </w:p>
    <w:p w:rsidR="00DB6AE6" w:rsidRDefault="00DB6AE6" w:rsidP="009E1F64">
      <w:pPr>
        <w:rPr>
          <w:lang w:val="en-US"/>
        </w:rPr>
      </w:pPr>
      <w:r>
        <w:rPr>
          <w:rFonts w:hint="eastAsia"/>
          <w:lang w:val="en-US"/>
        </w:rPr>
        <w:lastRenderedPageBreak/>
        <w:t>N</w:t>
      </w:r>
      <w:r>
        <w:rPr>
          <w:lang w:val="en-US"/>
        </w:rPr>
        <w:t>ULL:</w:t>
      </w:r>
      <w:r>
        <w:rPr>
          <w:lang w:val="en-US"/>
        </w:rPr>
        <w:tab/>
      </w:r>
      <w:r>
        <w:rPr>
          <w:lang w:val="en-US"/>
        </w:rPr>
        <w:tab/>
      </w:r>
      <w:r>
        <w:rPr>
          <w:rFonts w:hint="eastAsia"/>
          <w:lang w:val="en-US"/>
        </w:rPr>
        <w:t>失败</w:t>
      </w:r>
    </w:p>
    <w:p w:rsidR="00DB6AE6" w:rsidDel="000F48AE" w:rsidRDefault="00E10C7D" w:rsidP="00405C1C">
      <w:pPr>
        <w:pStyle w:val="2"/>
        <w:rPr>
          <w:del w:id="511" w:author="DELL-PC" w:date="2019-07-26T09:16:00Z"/>
          <w:lang w:val="en-US"/>
        </w:rPr>
      </w:pPr>
      <w:del w:id="512" w:author="DELL-PC" w:date="2019-07-26T09:16:00Z">
        <w:r w:rsidDel="000F48AE">
          <w:rPr>
            <w:rFonts w:hint="eastAsia"/>
            <w:lang w:val="en-US"/>
          </w:rPr>
          <w:delText>获取</w:delText>
        </w:r>
        <w:r w:rsidR="0068145F" w:rsidDel="000F48AE">
          <w:rPr>
            <w:rFonts w:hint="eastAsia"/>
            <w:lang w:val="en-US"/>
          </w:rPr>
          <w:delText>会话的</w:delText>
        </w:r>
        <w:r w:rsidDel="000F48AE">
          <w:rPr>
            <w:rFonts w:hint="eastAsia"/>
            <w:lang w:val="en-US"/>
          </w:rPr>
          <w:delText>连接句柄</w:delText>
        </w:r>
        <w:r w:rsidDel="000F48AE">
          <w:rPr>
            <w:rFonts w:hint="eastAsia"/>
            <w:lang w:val="en-US"/>
          </w:rPr>
          <w:delText>-</w:delText>
        </w:r>
        <w:r w:rsidR="00405C1C" w:rsidRPr="00405C1C" w:rsidDel="000F48AE">
          <w:rPr>
            <w:lang w:val="en-US"/>
          </w:rPr>
          <w:delText>sge_safe_client_get_link_from_session</w:delText>
        </w:r>
        <w:bookmarkStart w:id="513" w:name="_Toc15026821"/>
        <w:bookmarkEnd w:id="513"/>
      </w:del>
    </w:p>
    <w:p w:rsidR="005D56C2" w:rsidDel="000F48AE" w:rsidRDefault="005D56C2" w:rsidP="005D56C2">
      <w:pPr>
        <w:pStyle w:val="-"/>
        <w:spacing w:before="63" w:after="63"/>
        <w:rPr>
          <w:del w:id="514" w:author="DELL-PC" w:date="2019-07-26T09:16:00Z"/>
        </w:rPr>
      </w:pPr>
      <w:del w:id="515" w:author="DELL-PC" w:date="2019-07-26T09:16:00Z">
        <w:r w:rsidDel="000F48AE">
          <w:rPr>
            <w:rFonts w:hint="eastAsia"/>
          </w:rPr>
          <w:delText>功能说明</w:delText>
        </w:r>
        <w:bookmarkStart w:id="516" w:name="_Toc15026822"/>
        <w:bookmarkEnd w:id="516"/>
      </w:del>
    </w:p>
    <w:p w:rsidR="005D56C2" w:rsidDel="000F48AE" w:rsidRDefault="005D56C2" w:rsidP="005D56C2">
      <w:pPr>
        <w:rPr>
          <w:del w:id="517" w:author="DELL-PC" w:date="2019-07-26T09:16:00Z"/>
          <w:lang w:val="en-US"/>
        </w:rPr>
      </w:pPr>
      <w:del w:id="518" w:author="DELL-PC" w:date="2019-07-26T09:16:00Z">
        <w:r w:rsidDel="000F48AE">
          <w:rPr>
            <w:rFonts w:hint="eastAsia"/>
            <w:lang w:val="en-US"/>
          </w:rPr>
          <w:delText>获取当前</w:delText>
        </w:r>
        <w:r w:rsidR="0052165E" w:rsidDel="000F48AE">
          <w:rPr>
            <w:rFonts w:hint="eastAsia"/>
            <w:lang w:val="en-US"/>
          </w:rPr>
          <w:delText>会话对应的</w:delText>
        </w:r>
        <w:r w:rsidR="00685F46" w:rsidDel="000F48AE">
          <w:rPr>
            <w:rFonts w:hint="eastAsia"/>
            <w:lang w:val="en-US"/>
          </w:rPr>
          <w:delText>加密</w:delText>
        </w:r>
        <w:r w:rsidR="00DE7766" w:rsidDel="000F48AE">
          <w:rPr>
            <w:rFonts w:hint="eastAsia"/>
            <w:lang w:val="en-US"/>
          </w:rPr>
          <w:delText>设备</w:delText>
        </w:r>
        <w:r w:rsidR="0052165E" w:rsidDel="000F48AE">
          <w:rPr>
            <w:rFonts w:hint="eastAsia"/>
            <w:lang w:val="en-US"/>
          </w:rPr>
          <w:delText>连接句柄</w:delText>
        </w:r>
        <w:r w:rsidDel="000F48AE">
          <w:rPr>
            <w:rFonts w:hint="eastAsia"/>
            <w:lang w:val="en-US"/>
          </w:rPr>
          <w:delText>；</w:delText>
        </w:r>
        <w:bookmarkStart w:id="519" w:name="_Toc15026823"/>
        <w:bookmarkEnd w:id="519"/>
      </w:del>
    </w:p>
    <w:p w:rsidR="006B047A" w:rsidRPr="00BF4540" w:rsidDel="000F48AE" w:rsidRDefault="006B047A" w:rsidP="005D56C2">
      <w:pPr>
        <w:rPr>
          <w:del w:id="520" w:author="DELL-PC" w:date="2019-07-26T09:16:00Z"/>
          <w:lang w:val="en-US"/>
        </w:rPr>
      </w:pPr>
      <w:del w:id="521" w:author="DELL-PC" w:date="2019-07-26T09:16:00Z">
        <w:r w:rsidDel="000F48AE">
          <w:rPr>
            <w:rFonts w:hint="eastAsia"/>
            <w:lang w:val="en-US"/>
          </w:rPr>
          <w:delText>本接口是线程安全的。</w:delText>
        </w:r>
        <w:bookmarkStart w:id="522" w:name="_Toc15026824"/>
        <w:bookmarkEnd w:id="522"/>
      </w:del>
    </w:p>
    <w:p w:rsidR="005D56C2" w:rsidDel="000F48AE" w:rsidRDefault="005D56C2" w:rsidP="005D56C2">
      <w:pPr>
        <w:pStyle w:val="-"/>
        <w:spacing w:before="63" w:after="63"/>
        <w:rPr>
          <w:del w:id="523" w:author="DELL-PC" w:date="2019-07-26T09:16:00Z"/>
        </w:rPr>
      </w:pPr>
      <w:del w:id="524" w:author="DELL-PC" w:date="2019-07-26T09:16:00Z">
        <w:r w:rsidDel="000F48AE">
          <w:rPr>
            <w:rFonts w:hint="eastAsia"/>
          </w:rPr>
          <w:delText>函数原型</w:delText>
        </w:r>
        <w:bookmarkStart w:id="525" w:name="_Toc15026825"/>
        <w:bookmarkEnd w:id="525"/>
      </w:del>
    </w:p>
    <w:p w:rsidR="005D56C2" w:rsidDel="000F48AE" w:rsidRDefault="0052165E" w:rsidP="005D56C2">
      <w:pPr>
        <w:rPr>
          <w:del w:id="526" w:author="DELL-PC" w:date="2019-07-26T09:16:00Z"/>
          <w:lang w:val="en-US"/>
        </w:rPr>
      </w:pPr>
      <w:del w:id="527" w:author="DELL-PC" w:date="2019-07-26T09:16:00Z">
        <w:r w:rsidRPr="0052165E" w:rsidDel="000F48AE">
          <w:rPr>
            <w:lang w:val="en-US"/>
          </w:rPr>
          <w:delText>api_safe_client_link_t *sge_safe_client_get_link_from_session(api_safe_client_session_t *ptr);</w:delText>
        </w:r>
        <w:bookmarkStart w:id="528" w:name="_Toc15026826"/>
        <w:bookmarkEnd w:id="528"/>
      </w:del>
    </w:p>
    <w:p w:rsidR="005D56C2" w:rsidDel="000F48AE" w:rsidRDefault="005D56C2" w:rsidP="005D56C2">
      <w:pPr>
        <w:pStyle w:val="-"/>
        <w:spacing w:before="63" w:after="63"/>
        <w:rPr>
          <w:del w:id="529" w:author="DELL-PC" w:date="2019-07-26T09:16:00Z"/>
        </w:rPr>
      </w:pPr>
      <w:del w:id="530" w:author="DELL-PC" w:date="2019-07-26T09:16:00Z">
        <w:r w:rsidDel="000F48AE">
          <w:rPr>
            <w:rFonts w:hint="eastAsia"/>
          </w:rPr>
          <w:delText>参数</w:delText>
        </w:r>
        <w:bookmarkStart w:id="531" w:name="_Toc15026827"/>
        <w:bookmarkEnd w:id="531"/>
      </w:del>
    </w:p>
    <w:p w:rsidR="005D56C2" w:rsidDel="000F48AE" w:rsidRDefault="00C07BA8" w:rsidP="005D56C2">
      <w:pPr>
        <w:rPr>
          <w:del w:id="532" w:author="DELL-PC" w:date="2019-07-26T09:16:00Z"/>
          <w:lang w:val="en-US"/>
        </w:rPr>
      </w:pPr>
      <w:del w:id="533" w:author="DELL-PC" w:date="2019-07-26T09:16:00Z">
        <w:r w:rsidDel="000F48AE">
          <w:rPr>
            <w:rFonts w:hint="eastAsia"/>
            <w:lang w:val="en-US"/>
          </w:rPr>
          <w:delText>ptr:</w:delText>
        </w:r>
        <w:r w:rsidDel="000F48AE">
          <w:rPr>
            <w:lang w:val="en-US"/>
          </w:rPr>
          <w:tab/>
        </w:r>
        <w:r w:rsidDel="000F48AE">
          <w:rPr>
            <w:lang w:val="en-US"/>
          </w:rPr>
          <w:tab/>
        </w:r>
        <w:r w:rsidR="00C36A4F" w:rsidDel="000F48AE">
          <w:rPr>
            <w:rFonts w:hint="eastAsia"/>
            <w:lang w:val="en-US"/>
          </w:rPr>
          <w:delText>会话句柄</w:delText>
        </w:r>
        <w:bookmarkStart w:id="534" w:name="_Toc15026828"/>
        <w:bookmarkEnd w:id="534"/>
      </w:del>
    </w:p>
    <w:p w:rsidR="005D56C2" w:rsidDel="000F48AE" w:rsidRDefault="005D56C2" w:rsidP="005D56C2">
      <w:pPr>
        <w:pStyle w:val="-"/>
        <w:spacing w:before="63" w:after="63"/>
        <w:rPr>
          <w:del w:id="535" w:author="DELL-PC" w:date="2019-07-26T09:16:00Z"/>
        </w:rPr>
      </w:pPr>
      <w:del w:id="536" w:author="DELL-PC" w:date="2019-07-26T09:16:00Z">
        <w:r w:rsidDel="000F48AE">
          <w:rPr>
            <w:rFonts w:hint="eastAsia"/>
          </w:rPr>
          <w:delText>返回值</w:delText>
        </w:r>
        <w:bookmarkStart w:id="537" w:name="_Toc15026829"/>
        <w:bookmarkEnd w:id="537"/>
      </w:del>
    </w:p>
    <w:p w:rsidR="005D56C2" w:rsidDel="000F48AE" w:rsidRDefault="00C36A4F" w:rsidP="005D56C2">
      <w:pPr>
        <w:rPr>
          <w:del w:id="538" w:author="DELL-PC" w:date="2019-07-26T09:16:00Z"/>
          <w:lang w:val="en-US"/>
        </w:rPr>
      </w:pPr>
      <w:del w:id="539" w:author="DELL-PC" w:date="2019-07-26T09:16:00Z">
        <w:r w:rsidRPr="0052165E" w:rsidDel="000F48AE">
          <w:rPr>
            <w:lang w:val="en-US"/>
          </w:rPr>
          <w:delText>api_safe_client_link_t *</w:delText>
        </w:r>
        <w:r w:rsidR="005D56C2" w:rsidDel="000F48AE">
          <w:rPr>
            <w:lang w:val="en-US"/>
          </w:rPr>
          <w:delText>:</w:delText>
        </w:r>
        <w:r w:rsidR="005D56C2" w:rsidDel="000F48AE">
          <w:rPr>
            <w:lang w:val="en-US"/>
          </w:rPr>
          <w:tab/>
        </w:r>
        <w:r w:rsidR="005D56C2" w:rsidDel="000F48AE">
          <w:rPr>
            <w:rFonts w:hint="eastAsia"/>
            <w:lang w:val="en-US"/>
          </w:rPr>
          <w:delText>成功，</w:delText>
        </w:r>
        <w:r w:rsidR="007D3735" w:rsidDel="000F48AE">
          <w:rPr>
            <w:rFonts w:hint="eastAsia"/>
            <w:lang w:val="en-US"/>
          </w:rPr>
          <w:delText>返回</w:delText>
        </w:r>
        <w:r w:rsidDel="000F48AE">
          <w:rPr>
            <w:rFonts w:hint="eastAsia"/>
            <w:lang w:val="en-US"/>
          </w:rPr>
          <w:delText>会话对应的</w:delText>
        </w:r>
        <w:r w:rsidR="00DE7766" w:rsidDel="000F48AE">
          <w:rPr>
            <w:rFonts w:hint="eastAsia"/>
            <w:lang w:val="en-US"/>
          </w:rPr>
          <w:delText>加密设备</w:delText>
        </w:r>
        <w:r w:rsidDel="000F48AE">
          <w:rPr>
            <w:rFonts w:hint="eastAsia"/>
            <w:lang w:val="en-US"/>
          </w:rPr>
          <w:delText>连接句柄</w:delText>
        </w:r>
        <w:bookmarkStart w:id="540" w:name="_Toc15026830"/>
        <w:bookmarkEnd w:id="540"/>
      </w:del>
    </w:p>
    <w:p w:rsidR="005D56C2" w:rsidDel="000F48AE" w:rsidRDefault="005D56C2" w:rsidP="005D56C2">
      <w:pPr>
        <w:rPr>
          <w:del w:id="541" w:author="DELL-PC" w:date="2019-07-26T09:16:00Z"/>
          <w:lang w:val="en-US"/>
        </w:rPr>
      </w:pPr>
      <w:del w:id="542" w:author="DELL-PC" w:date="2019-07-26T09:16:00Z">
        <w:r w:rsidDel="000F48AE">
          <w:rPr>
            <w:rFonts w:hint="eastAsia"/>
            <w:lang w:val="en-US"/>
          </w:rPr>
          <w:delText>N</w:delText>
        </w:r>
        <w:r w:rsidDel="000F48AE">
          <w:rPr>
            <w:lang w:val="en-US"/>
          </w:rPr>
          <w:delText>ULL:</w:delText>
        </w:r>
        <w:r w:rsidDel="000F48AE">
          <w:rPr>
            <w:lang w:val="en-US"/>
          </w:rPr>
          <w:tab/>
        </w:r>
        <w:r w:rsidDel="000F48AE">
          <w:rPr>
            <w:lang w:val="en-US"/>
          </w:rPr>
          <w:tab/>
        </w:r>
        <w:r w:rsidR="00C36A4F" w:rsidDel="000F48AE">
          <w:rPr>
            <w:lang w:val="en-US"/>
          </w:rPr>
          <w:tab/>
        </w:r>
        <w:r w:rsidR="00C36A4F" w:rsidDel="000F48AE">
          <w:rPr>
            <w:lang w:val="en-US"/>
          </w:rPr>
          <w:tab/>
        </w:r>
        <w:r w:rsidR="00C36A4F" w:rsidDel="000F48AE">
          <w:rPr>
            <w:lang w:val="en-US"/>
          </w:rPr>
          <w:tab/>
        </w:r>
        <w:r w:rsidDel="000F48AE">
          <w:rPr>
            <w:rFonts w:hint="eastAsia"/>
            <w:lang w:val="en-US"/>
          </w:rPr>
          <w:delText>失败</w:delText>
        </w:r>
        <w:bookmarkStart w:id="543" w:name="_Toc15026831"/>
        <w:bookmarkEnd w:id="543"/>
      </w:del>
    </w:p>
    <w:p w:rsidR="00405C1C" w:rsidRDefault="00AA21CF" w:rsidP="00405C1C">
      <w:pPr>
        <w:pStyle w:val="2"/>
        <w:rPr>
          <w:lang w:val="en-US"/>
        </w:rPr>
      </w:pPr>
      <w:bookmarkStart w:id="544" w:name="_Toc15026832"/>
      <w:r>
        <w:rPr>
          <w:rFonts w:hint="eastAsia"/>
          <w:lang w:val="en-US"/>
        </w:rPr>
        <w:t>创建连接句柄</w:t>
      </w:r>
      <w:r>
        <w:rPr>
          <w:rFonts w:hint="eastAsia"/>
          <w:lang w:val="en-US"/>
        </w:rPr>
        <w:t>-</w:t>
      </w:r>
      <w:proofErr w:type="spellStart"/>
      <w:r w:rsidR="00405C1C" w:rsidRPr="00405C1C">
        <w:rPr>
          <w:lang w:val="en-US"/>
        </w:rPr>
        <w:t>sge_safe_client_link_create</w:t>
      </w:r>
      <w:bookmarkEnd w:id="544"/>
      <w:proofErr w:type="spellEnd"/>
    </w:p>
    <w:p w:rsidR="0064787A" w:rsidRDefault="0064787A" w:rsidP="0064787A">
      <w:pPr>
        <w:pStyle w:val="-"/>
        <w:spacing w:before="63" w:after="63"/>
      </w:pPr>
      <w:r>
        <w:rPr>
          <w:rFonts w:hint="eastAsia"/>
        </w:rPr>
        <w:t>功能说明</w:t>
      </w:r>
    </w:p>
    <w:p w:rsidR="0064787A" w:rsidRDefault="0099479B" w:rsidP="0064787A">
      <w:pPr>
        <w:rPr>
          <w:lang w:val="en-US"/>
        </w:rPr>
      </w:pPr>
      <w:r>
        <w:rPr>
          <w:rFonts w:hint="eastAsia"/>
          <w:lang w:val="en-US"/>
        </w:rPr>
        <w:t>根据</w:t>
      </w:r>
      <w:proofErr w:type="spellStart"/>
      <w:r w:rsidR="00DD02DE">
        <w:rPr>
          <w:rFonts w:hint="eastAsia"/>
          <w:lang w:val="en-US"/>
        </w:rPr>
        <w:t>s</w:t>
      </w:r>
      <w:r w:rsidR="00DD02DE">
        <w:rPr>
          <w:lang w:val="en-US"/>
        </w:rPr>
        <w:t>afe_api</w:t>
      </w:r>
      <w:proofErr w:type="spellEnd"/>
      <w:r w:rsidR="00DD02DE">
        <w:rPr>
          <w:rFonts w:hint="eastAsia"/>
          <w:lang w:val="en-US"/>
        </w:rPr>
        <w:t>中</w:t>
      </w:r>
      <w:r w:rsidR="004D6E15">
        <w:rPr>
          <w:rFonts w:hint="eastAsia"/>
          <w:lang w:val="en-US"/>
        </w:rPr>
        <w:t>保存</w:t>
      </w:r>
      <w:r w:rsidR="00DD02DE">
        <w:rPr>
          <w:rFonts w:hint="eastAsia"/>
          <w:lang w:val="en-US"/>
        </w:rPr>
        <w:t>的加密模式</w:t>
      </w:r>
      <w:r>
        <w:rPr>
          <w:rFonts w:hint="eastAsia"/>
          <w:lang w:val="en-US"/>
        </w:rPr>
        <w:t>，</w:t>
      </w:r>
      <w:r w:rsidR="0064787A">
        <w:rPr>
          <w:rFonts w:hint="eastAsia"/>
          <w:lang w:val="en-US"/>
        </w:rPr>
        <w:t>创建</w:t>
      </w:r>
      <w:r w:rsidR="00ED0D8B">
        <w:rPr>
          <w:rFonts w:hint="eastAsia"/>
          <w:lang w:val="en-US"/>
        </w:rPr>
        <w:t>加密模式</w:t>
      </w:r>
      <w:r w:rsidR="00DD02DE">
        <w:rPr>
          <w:rFonts w:hint="eastAsia"/>
          <w:lang w:val="en-US"/>
        </w:rPr>
        <w:t>对应</w:t>
      </w:r>
      <w:r w:rsidR="00810E82">
        <w:rPr>
          <w:rFonts w:hint="eastAsia"/>
          <w:lang w:val="en-US"/>
        </w:rPr>
        <w:t>的连接，并真正</w:t>
      </w:r>
      <w:r w:rsidR="0021438D">
        <w:rPr>
          <w:rFonts w:hint="eastAsia"/>
          <w:lang w:val="en-US"/>
        </w:rPr>
        <w:t>连接加密设备</w:t>
      </w:r>
      <w:r w:rsidR="00B73003">
        <w:rPr>
          <w:rFonts w:hint="eastAsia"/>
          <w:lang w:val="en-US"/>
        </w:rPr>
        <w:t>。</w:t>
      </w:r>
    </w:p>
    <w:p w:rsidR="006B047A" w:rsidRPr="00BF4540" w:rsidRDefault="006B047A" w:rsidP="0064787A">
      <w:pPr>
        <w:rPr>
          <w:lang w:val="en-US"/>
        </w:rPr>
      </w:pPr>
      <w:r>
        <w:rPr>
          <w:rFonts w:hint="eastAsia"/>
          <w:lang w:val="en-US"/>
        </w:rPr>
        <w:t>本接口是线程安全的。</w:t>
      </w:r>
    </w:p>
    <w:p w:rsidR="0064787A" w:rsidRDefault="0064787A" w:rsidP="0064787A">
      <w:pPr>
        <w:pStyle w:val="-"/>
        <w:spacing w:before="63" w:after="63"/>
      </w:pPr>
      <w:r>
        <w:rPr>
          <w:rFonts w:hint="eastAsia"/>
        </w:rPr>
        <w:t>函数原型</w:t>
      </w:r>
    </w:p>
    <w:p w:rsidR="0064787A" w:rsidRDefault="000C57E6" w:rsidP="0064787A">
      <w:pPr>
        <w:rPr>
          <w:lang w:val="en-US"/>
        </w:rPr>
      </w:pPr>
      <w:proofErr w:type="spellStart"/>
      <w:r w:rsidRPr="000C57E6">
        <w:rPr>
          <w:lang w:val="en-US"/>
        </w:rPr>
        <w:t>api_safe_client_link_t</w:t>
      </w:r>
      <w:proofErr w:type="spellEnd"/>
      <w:r w:rsidRPr="000C57E6">
        <w:rPr>
          <w:lang w:val="en-US"/>
        </w:rPr>
        <w:t xml:space="preserve"> *</w:t>
      </w:r>
      <w:proofErr w:type="spellStart"/>
      <w:r w:rsidRPr="000C57E6">
        <w:rPr>
          <w:lang w:val="en-US"/>
        </w:rPr>
        <w:t>sge_safe_client_link_</w:t>
      </w:r>
      <w:proofErr w:type="gramStart"/>
      <w:r w:rsidRPr="000C57E6">
        <w:rPr>
          <w:lang w:val="en-US"/>
        </w:rPr>
        <w:t>create</w:t>
      </w:r>
      <w:proofErr w:type="spellEnd"/>
      <w:r w:rsidRPr="000C57E6">
        <w:rPr>
          <w:lang w:val="en-US"/>
        </w:rPr>
        <w:t>(</w:t>
      </w:r>
      <w:proofErr w:type="spellStart"/>
      <w:proofErr w:type="gramEnd"/>
      <w:r w:rsidRPr="000C57E6">
        <w:rPr>
          <w:lang w:val="en-US"/>
        </w:rPr>
        <w:t>api_safe_client_t</w:t>
      </w:r>
      <w:proofErr w:type="spellEnd"/>
      <w:r w:rsidRPr="000C57E6">
        <w:rPr>
          <w:lang w:val="en-US"/>
        </w:rPr>
        <w:t xml:space="preserve"> *</w:t>
      </w:r>
      <w:proofErr w:type="spellStart"/>
      <w:r w:rsidRPr="000C57E6">
        <w:rPr>
          <w:lang w:val="en-US"/>
        </w:rPr>
        <w:t>ptr</w:t>
      </w:r>
      <w:proofErr w:type="spellEnd"/>
      <w:r w:rsidRPr="000C57E6">
        <w:rPr>
          <w:lang w:val="en-US"/>
        </w:rPr>
        <w:t>);</w:t>
      </w:r>
    </w:p>
    <w:p w:rsidR="0064787A" w:rsidRDefault="0064787A" w:rsidP="0064787A">
      <w:pPr>
        <w:pStyle w:val="-"/>
        <w:spacing w:before="63" w:after="63"/>
      </w:pPr>
      <w:r>
        <w:rPr>
          <w:rFonts w:hint="eastAsia"/>
        </w:rPr>
        <w:t>参数</w:t>
      </w:r>
    </w:p>
    <w:p w:rsidR="0064787A" w:rsidRDefault="0064787A" w:rsidP="0064787A">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00533F1E" w:rsidRPr="005F6184">
        <w:rPr>
          <w:lang w:val="en-US"/>
        </w:rPr>
        <w:t>sge_</w:t>
      </w:r>
      <w:r w:rsidR="00533F1E">
        <w:rPr>
          <w:rFonts w:hint="eastAsia"/>
          <w:lang w:val="en-US"/>
        </w:rPr>
        <w:t>safe_</w:t>
      </w:r>
      <w:r w:rsidR="00533F1E" w:rsidRPr="005F6184">
        <w:rPr>
          <w:lang w:val="en-US"/>
        </w:rPr>
        <w:t>client_api_create</w:t>
      </w:r>
      <w:proofErr w:type="spellEnd"/>
      <w:r w:rsidR="00533F1E">
        <w:rPr>
          <w:rFonts w:hint="eastAsia"/>
          <w:lang w:val="en-US"/>
        </w:rPr>
        <w:t>()</w:t>
      </w:r>
      <w:r w:rsidR="00533F1E">
        <w:rPr>
          <w:rFonts w:hint="eastAsia"/>
          <w:lang w:val="en-US"/>
        </w:rPr>
        <w:t>的返回值</w:t>
      </w:r>
      <w:r>
        <w:rPr>
          <w:rFonts w:hint="eastAsia"/>
          <w:lang w:val="en-US"/>
        </w:rPr>
        <w:t>。</w:t>
      </w:r>
    </w:p>
    <w:p w:rsidR="0064787A" w:rsidRPr="00611F02" w:rsidRDefault="0064787A" w:rsidP="0064787A">
      <w:pPr>
        <w:pStyle w:val="-"/>
        <w:spacing w:before="63" w:after="63"/>
      </w:pPr>
      <w:r>
        <w:rPr>
          <w:rFonts w:hint="eastAsia"/>
        </w:rPr>
        <w:t>返回值</w:t>
      </w:r>
    </w:p>
    <w:p w:rsidR="0064787A" w:rsidRDefault="002B4E2F" w:rsidP="0064787A">
      <w:pPr>
        <w:rPr>
          <w:lang w:val="en-US"/>
        </w:rPr>
      </w:pPr>
      <w:proofErr w:type="spellStart"/>
      <w:r w:rsidRPr="000C57E6">
        <w:rPr>
          <w:lang w:val="en-US"/>
        </w:rPr>
        <w:t>api_safe_client_link_t</w:t>
      </w:r>
      <w:proofErr w:type="spellEnd"/>
      <w:r w:rsidRPr="00695C00">
        <w:rPr>
          <w:lang w:val="en-US"/>
        </w:rPr>
        <w:t xml:space="preserve"> </w:t>
      </w:r>
      <w:r w:rsidR="0064787A" w:rsidRPr="00695C00">
        <w:rPr>
          <w:lang w:val="en-US"/>
        </w:rPr>
        <w:t>*</w:t>
      </w:r>
      <w:r w:rsidR="0064787A">
        <w:rPr>
          <w:lang w:val="en-US"/>
        </w:rPr>
        <w:t>:</w:t>
      </w:r>
      <w:r w:rsidR="0064787A">
        <w:rPr>
          <w:lang w:val="en-US"/>
        </w:rPr>
        <w:tab/>
      </w:r>
      <w:r w:rsidR="0064787A">
        <w:rPr>
          <w:rFonts w:hint="eastAsia"/>
          <w:lang w:val="en-US"/>
        </w:rPr>
        <w:t>成功，返回</w:t>
      </w:r>
      <w:proofErr w:type="spellStart"/>
      <w:r w:rsidR="005D7C9B" w:rsidRPr="000C57E6">
        <w:rPr>
          <w:lang w:val="en-US"/>
        </w:rPr>
        <w:t>api_safe_client_link_t</w:t>
      </w:r>
      <w:proofErr w:type="spellEnd"/>
      <w:r w:rsidR="0064787A">
        <w:rPr>
          <w:rFonts w:hint="eastAsia"/>
          <w:lang w:val="en-US"/>
        </w:rPr>
        <w:t>结构指针</w:t>
      </w:r>
      <w:r w:rsidR="00164D70">
        <w:rPr>
          <w:rFonts w:hint="eastAsia"/>
          <w:lang w:val="en-US"/>
        </w:rPr>
        <w:t>（加密设备连接句柄）</w:t>
      </w:r>
    </w:p>
    <w:p w:rsidR="0064787A" w:rsidRDefault="0064787A" w:rsidP="0064787A">
      <w:pPr>
        <w:rPr>
          <w:lang w:val="en-US"/>
        </w:rPr>
      </w:pPr>
      <w:r>
        <w:rPr>
          <w:rFonts w:hint="eastAsia"/>
          <w:lang w:val="en-US"/>
        </w:rPr>
        <w:t>N</w:t>
      </w:r>
      <w:r>
        <w:rPr>
          <w:lang w:val="en-US"/>
        </w:rPr>
        <w:t>ULL:</w:t>
      </w:r>
      <w:r>
        <w:rPr>
          <w:lang w:val="en-US"/>
        </w:rPr>
        <w:tab/>
      </w:r>
      <w:r>
        <w:rPr>
          <w:lang w:val="en-US"/>
        </w:rPr>
        <w:tab/>
      </w:r>
      <w:r>
        <w:rPr>
          <w:lang w:val="en-US"/>
        </w:rPr>
        <w:tab/>
      </w:r>
      <w:r>
        <w:rPr>
          <w:lang w:val="en-US"/>
        </w:rPr>
        <w:tab/>
      </w:r>
      <w:r>
        <w:rPr>
          <w:lang w:val="en-US"/>
        </w:rPr>
        <w:tab/>
      </w:r>
      <w:r>
        <w:rPr>
          <w:rFonts w:hint="eastAsia"/>
          <w:lang w:val="en-US"/>
        </w:rPr>
        <w:t>失败</w:t>
      </w:r>
    </w:p>
    <w:p w:rsidR="00405C1C" w:rsidRDefault="00AA21CF" w:rsidP="00405C1C">
      <w:pPr>
        <w:pStyle w:val="2"/>
        <w:rPr>
          <w:lang w:val="en-US"/>
        </w:rPr>
      </w:pPr>
      <w:bookmarkStart w:id="545" w:name="_Toc15026833"/>
      <w:r>
        <w:rPr>
          <w:rFonts w:hint="eastAsia"/>
          <w:lang w:val="en-US"/>
        </w:rPr>
        <w:t>销毁连接句柄</w:t>
      </w:r>
      <w:r>
        <w:rPr>
          <w:rFonts w:hint="eastAsia"/>
          <w:lang w:val="en-US"/>
        </w:rPr>
        <w:t>-</w:t>
      </w:r>
      <w:proofErr w:type="spellStart"/>
      <w:r w:rsidR="00405C1C" w:rsidRPr="00405C1C">
        <w:rPr>
          <w:lang w:val="en-US"/>
        </w:rPr>
        <w:t>sge_safe_client_link_destroy</w:t>
      </w:r>
      <w:bookmarkEnd w:id="545"/>
      <w:proofErr w:type="spellEnd"/>
    </w:p>
    <w:p w:rsidR="00C95C1C" w:rsidRDefault="00C95C1C" w:rsidP="00C95C1C">
      <w:pPr>
        <w:pStyle w:val="-"/>
        <w:spacing w:before="63" w:after="63"/>
      </w:pPr>
      <w:r>
        <w:rPr>
          <w:rFonts w:hint="eastAsia"/>
        </w:rPr>
        <w:t>功能说明</w:t>
      </w:r>
    </w:p>
    <w:p w:rsidR="00C95C1C" w:rsidRDefault="00C95C1C" w:rsidP="00C95C1C">
      <w:pPr>
        <w:rPr>
          <w:lang w:val="en-US"/>
        </w:rPr>
      </w:pPr>
      <w:r>
        <w:rPr>
          <w:rFonts w:hint="eastAsia"/>
          <w:lang w:val="en-US"/>
        </w:rPr>
        <w:t>释放</w:t>
      </w:r>
      <w:r w:rsidR="00856383">
        <w:rPr>
          <w:rFonts w:hint="eastAsia"/>
          <w:lang w:val="en-US"/>
        </w:rPr>
        <w:t>加密设备连接</w:t>
      </w:r>
      <w:r w:rsidR="00050248">
        <w:rPr>
          <w:rFonts w:hint="eastAsia"/>
          <w:lang w:val="en-US"/>
        </w:rPr>
        <w:t>。</w:t>
      </w:r>
    </w:p>
    <w:p w:rsidR="006B047A" w:rsidRPr="00BF4540" w:rsidRDefault="006B047A" w:rsidP="00C95C1C">
      <w:pPr>
        <w:rPr>
          <w:lang w:val="en-US"/>
        </w:rPr>
      </w:pPr>
      <w:r>
        <w:rPr>
          <w:rFonts w:hint="eastAsia"/>
          <w:lang w:val="en-US"/>
        </w:rPr>
        <w:t>本接口是线程</w:t>
      </w:r>
      <w:r w:rsidR="00D207AE">
        <w:rPr>
          <w:rFonts w:hint="eastAsia"/>
          <w:lang w:val="en-US"/>
        </w:rPr>
        <w:t>不</w:t>
      </w:r>
      <w:r>
        <w:rPr>
          <w:rFonts w:hint="eastAsia"/>
          <w:lang w:val="en-US"/>
        </w:rPr>
        <w:t>安全的。</w:t>
      </w:r>
    </w:p>
    <w:p w:rsidR="00C95C1C" w:rsidRDefault="00C95C1C" w:rsidP="00C95C1C">
      <w:pPr>
        <w:pStyle w:val="-"/>
        <w:spacing w:before="63" w:after="63"/>
      </w:pPr>
      <w:r>
        <w:rPr>
          <w:rFonts w:hint="eastAsia"/>
        </w:rPr>
        <w:t>函数原型</w:t>
      </w:r>
    </w:p>
    <w:p w:rsidR="00C95C1C" w:rsidRDefault="00684909" w:rsidP="00C95C1C">
      <w:pPr>
        <w:rPr>
          <w:lang w:val="en-US"/>
        </w:rPr>
      </w:pPr>
      <w:r w:rsidRPr="00684909">
        <w:rPr>
          <w:lang w:val="en-US"/>
        </w:rPr>
        <w:t xml:space="preserve">int </w:t>
      </w:r>
      <w:proofErr w:type="spellStart"/>
      <w:r w:rsidRPr="00684909">
        <w:rPr>
          <w:lang w:val="en-US"/>
        </w:rPr>
        <w:t>sge_safe_client_link_</w:t>
      </w:r>
      <w:proofErr w:type="gramStart"/>
      <w:r w:rsidRPr="00684909">
        <w:rPr>
          <w:lang w:val="en-US"/>
        </w:rPr>
        <w:t>destroy</w:t>
      </w:r>
      <w:proofErr w:type="spellEnd"/>
      <w:r w:rsidRPr="00684909">
        <w:rPr>
          <w:lang w:val="en-US"/>
        </w:rPr>
        <w:t>(</w:t>
      </w:r>
      <w:proofErr w:type="spellStart"/>
      <w:proofErr w:type="gramEnd"/>
      <w:r w:rsidRPr="00684909">
        <w:rPr>
          <w:lang w:val="en-US"/>
        </w:rPr>
        <w:t>api_safe_client_link_t</w:t>
      </w:r>
      <w:proofErr w:type="spellEnd"/>
      <w:r w:rsidRPr="00684909">
        <w:rPr>
          <w:lang w:val="en-US"/>
        </w:rPr>
        <w:t xml:space="preserve"> *</w:t>
      </w:r>
      <w:proofErr w:type="spellStart"/>
      <w:r w:rsidRPr="00684909">
        <w:rPr>
          <w:lang w:val="en-US"/>
        </w:rPr>
        <w:t>ptr</w:t>
      </w:r>
      <w:proofErr w:type="spellEnd"/>
      <w:r w:rsidRPr="00684909">
        <w:rPr>
          <w:lang w:val="en-US"/>
        </w:rPr>
        <w:t>);</w:t>
      </w:r>
    </w:p>
    <w:p w:rsidR="00C95C1C" w:rsidRDefault="00C95C1C" w:rsidP="00C95C1C">
      <w:pPr>
        <w:pStyle w:val="-"/>
        <w:spacing w:before="63" w:after="63"/>
      </w:pPr>
      <w:r>
        <w:rPr>
          <w:rFonts w:hint="eastAsia"/>
        </w:rPr>
        <w:t>参数</w:t>
      </w:r>
    </w:p>
    <w:p w:rsidR="00C95C1C" w:rsidRDefault="00C95C1C" w:rsidP="00C95C1C">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005973E6" w:rsidRPr="000C57E6">
        <w:rPr>
          <w:lang w:val="en-US"/>
        </w:rPr>
        <w:t>sge_safe_client_link_create</w:t>
      </w:r>
      <w:proofErr w:type="spellEnd"/>
      <w:r>
        <w:rPr>
          <w:rFonts w:hint="eastAsia"/>
          <w:lang w:val="en-US"/>
        </w:rPr>
        <w:t>()</w:t>
      </w:r>
      <w:r>
        <w:rPr>
          <w:rFonts w:hint="eastAsia"/>
          <w:lang w:val="en-US"/>
        </w:rPr>
        <w:t>的返回值。</w:t>
      </w:r>
    </w:p>
    <w:p w:rsidR="00C95C1C" w:rsidRPr="00611F02" w:rsidRDefault="00C95C1C" w:rsidP="00C95C1C">
      <w:pPr>
        <w:pStyle w:val="-"/>
        <w:spacing w:before="63" w:after="63"/>
      </w:pPr>
      <w:r>
        <w:rPr>
          <w:rFonts w:hint="eastAsia"/>
        </w:rPr>
        <w:t>返回值</w:t>
      </w:r>
    </w:p>
    <w:p w:rsidR="00C95C1C" w:rsidRPr="00CC3851" w:rsidRDefault="00C95C1C" w:rsidP="00C95C1C">
      <w:pPr>
        <w:rPr>
          <w:lang w:val="en-US"/>
        </w:rPr>
      </w:pPr>
      <w:r w:rsidRPr="00CC3851">
        <w:rPr>
          <w:rFonts w:hint="eastAsia"/>
          <w:lang w:val="en-US"/>
        </w:rPr>
        <w:t>0:</w:t>
      </w:r>
      <w:r w:rsidRPr="00CC3851">
        <w:rPr>
          <w:rFonts w:hint="eastAsia"/>
          <w:lang w:val="en-US"/>
        </w:rPr>
        <w:tab/>
      </w:r>
      <w:r w:rsidRPr="00CC3851">
        <w:rPr>
          <w:rFonts w:hint="eastAsia"/>
          <w:lang w:val="en-US"/>
        </w:rPr>
        <w:tab/>
      </w:r>
      <w:r w:rsidRPr="00CC3851">
        <w:rPr>
          <w:rFonts w:hint="eastAsia"/>
          <w:lang w:val="en-US"/>
        </w:rPr>
        <w:t>成功</w:t>
      </w:r>
    </w:p>
    <w:p w:rsidR="00C95C1C" w:rsidRDefault="00D93589" w:rsidP="00C95C1C">
      <w:pPr>
        <w:rPr>
          <w:lang w:val="en-US"/>
        </w:rPr>
      </w:pPr>
      <w:r>
        <w:rPr>
          <w:rFonts w:hint="eastAsia"/>
          <w:lang w:val="en-US"/>
        </w:rPr>
        <w:t>非</w:t>
      </w:r>
      <w:r>
        <w:rPr>
          <w:rFonts w:hint="eastAsia"/>
          <w:lang w:val="en-US"/>
        </w:rPr>
        <w:t>0</w:t>
      </w:r>
      <w:r w:rsidR="004A6EE8">
        <w:rPr>
          <w:rFonts w:hint="eastAsia"/>
          <w:lang w:val="en-US"/>
        </w:rPr>
        <w:t>:</w:t>
      </w:r>
      <w:r w:rsidR="004A6EE8">
        <w:rPr>
          <w:rFonts w:hint="eastAsia"/>
          <w:lang w:val="en-US"/>
        </w:rPr>
        <w:tab/>
      </w:r>
      <w:r w:rsidR="00C95C1C" w:rsidRPr="00CC3851">
        <w:rPr>
          <w:rFonts w:hint="eastAsia"/>
          <w:lang w:val="en-US"/>
        </w:rPr>
        <w:t>失败</w:t>
      </w:r>
    </w:p>
    <w:p w:rsidR="00405C1C" w:rsidRDefault="00AA21CF" w:rsidP="00405C1C">
      <w:pPr>
        <w:pStyle w:val="2"/>
        <w:rPr>
          <w:lang w:val="en-US"/>
        </w:rPr>
      </w:pPr>
      <w:bookmarkStart w:id="546" w:name="_Toc15026834"/>
      <w:r>
        <w:rPr>
          <w:rFonts w:hint="eastAsia"/>
          <w:lang w:val="en-US"/>
        </w:rPr>
        <w:t>重置连接</w:t>
      </w:r>
      <w:r>
        <w:rPr>
          <w:rFonts w:hint="eastAsia"/>
          <w:lang w:val="en-US"/>
        </w:rPr>
        <w:t>-</w:t>
      </w:r>
      <w:proofErr w:type="spellStart"/>
      <w:r w:rsidR="00405C1C" w:rsidRPr="00405C1C">
        <w:rPr>
          <w:lang w:val="en-US"/>
        </w:rPr>
        <w:t>sge_safe_client_link_reset</w:t>
      </w:r>
      <w:bookmarkEnd w:id="546"/>
      <w:proofErr w:type="spellEnd"/>
    </w:p>
    <w:p w:rsidR="00C95C1C" w:rsidRDefault="00C95C1C" w:rsidP="00C95C1C">
      <w:pPr>
        <w:pStyle w:val="-"/>
        <w:spacing w:before="63" w:after="63"/>
      </w:pPr>
      <w:r>
        <w:rPr>
          <w:rFonts w:hint="eastAsia"/>
        </w:rPr>
        <w:t>功能说明</w:t>
      </w:r>
    </w:p>
    <w:p w:rsidR="00C95C1C" w:rsidRDefault="00C95C1C" w:rsidP="00C95C1C">
      <w:pPr>
        <w:rPr>
          <w:lang w:val="en-US"/>
        </w:rPr>
      </w:pPr>
      <w:r>
        <w:rPr>
          <w:rFonts w:hint="eastAsia"/>
          <w:lang w:val="en-US"/>
        </w:rPr>
        <w:t>重置加密设备的连接</w:t>
      </w:r>
      <w:r w:rsidR="00FE7C44">
        <w:rPr>
          <w:rFonts w:hint="eastAsia"/>
          <w:lang w:val="en-US"/>
        </w:rPr>
        <w:t>：</w:t>
      </w:r>
      <w:r w:rsidR="00077CB0">
        <w:rPr>
          <w:rFonts w:hint="eastAsia"/>
          <w:lang w:val="en-US"/>
        </w:rPr>
        <w:t>断开原先的连接，重新建立连接</w:t>
      </w:r>
      <w:r>
        <w:rPr>
          <w:rFonts w:hint="eastAsia"/>
          <w:lang w:val="en-US"/>
        </w:rPr>
        <w:t>。</w:t>
      </w:r>
    </w:p>
    <w:p w:rsidR="006B047A" w:rsidRPr="00BF4540" w:rsidRDefault="006B047A" w:rsidP="00C95C1C">
      <w:pPr>
        <w:rPr>
          <w:lang w:val="en-US"/>
        </w:rPr>
      </w:pPr>
      <w:r>
        <w:rPr>
          <w:rFonts w:hint="eastAsia"/>
          <w:lang w:val="en-US"/>
        </w:rPr>
        <w:t>本接口是线程</w:t>
      </w:r>
      <w:r w:rsidR="00D207AE">
        <w:rPr>
          <w:rFonts w:hint="eastAsia"/>
          <w:lang w:val="en-US"/>
        </w:rPr>
        <w:t>不</w:t>
      </w:r>
      <w:r>
        <w:rPr>
          <w:rFonts w:hint="eastAsia"/>
          <w:lang w:val="en-US"/>
        </w:rPr>
        <w:t>安全的。</w:t>
      </w:r>
    </w:p>
    <w:p w:rsidR="00C95C1C" w:rsidRDefault="00C95C1C" w:rsidP="00C95C1C">
      <w:pPr>
        <w:pStyle w:val="-"/>
        <w:spacing w:before="63" w:after="63"/>
      </w:pPr>
      <w:r>
        <w:rPr>
          <w:rFonts w:hint="eastAsia"/>
        </w:rPr>
        <w:t>函数原型</w:t>
      </w:r>
    </w:p>
    <w:p w:rsidR="00C95C1C" w:rsidRDefault="00FF5BBF" w:rsidP="00C95C1C">
      <w:pPr>
        <w:rPr>
          <w:lang w:val="en-US"/>
        </w:rPr>
      </w:pPr>
      <w:r w:rsidRPr="00FF5BBF">
        <w:rPr>
          <w:lang w:val="en-US"/>
        </w:rPr>
        <w:t xml:space="preserve">int </w:t>
      </w:r>
      <w:proofErr w:type="spellStart"/>
      <w:r w:rsidRPr="00FF5BBF">
        <w:rPr>
          <w:lang w:val="en-US"/>
        </w:rPr>
        <w:t>sge_safe_client_link_</w:t>
      </w:r>
      <w:proofErr w:type="gramStart"/>
      <w:r w:rsidRPr="00FF5BBF">
        <w:rPr>
          <w:lang w:val="en-US"/>
        </w:rPr>
        <w:t>reset</w:t>
      </w:r>
      <w:proofErr w:type="spellEnd"/>
      <w:r w:rsidRPr="00FF5BBF">
        <w:rPr>
          <w:lang w:val="en-US"/>
        </w:rPr>
        <w:t>(</w:t>
      </w:r>
      <w:proofErr w:type="spellStart"/>
      <w:proofErr w:type="gramEnd"/>
      <w:r w:rsidRPr="00FF5BBF">
        <w:rPr>
          <w:lang w:val="en-US"/>
        </w:rPr>
        <w:t>api_safe_client_link_t</w:t>
      </w:r>
      <w:proofErr w:type="spellEnd"/>
      <w:r w:rsidRPr="00FF5BBF">
        <w:rPr>
          <w:lang w:val="en-US"/>
        </w:rPr>
        <w:t xml:space="preserve"> *</w:t>
      </w:r>
      <w:proofErr w:type="spellStart"/>
      <w:r w:rsidRPr="00FF5BBF">
        <w:rPr>
          <w:lang w:val="en-US"/>
        </w:rPr>
        <w:t>ptr</w:t>
      </w:r>
      <w:proofErr w:type="spellEnd"/>
      <w:r w:rsidRPr="00FF5BBF">
        <w:rPr>
          <w:lang w:val="en-US"/>
        </w:rPr>
        <w:t>);</w:t>
      </w:r>
    </w:p>
    <w:p w:rsidR="00C95C1C" w:rsidRDefault="00C95C1C" w:rsidP="00C95C1C">
      <w:pPr>
        <w:pStyle w:val="-"/>
        <w:spacing w:before="63" w:after="63"/>
      </w:pPr>
      <w:r>
        <w:rPr>
          <w:rFonts w:hint="eastAsia"/>
        </w:rPr>
        <w:t>参数</w:t>
      </w:r>
    </w:p>
    <w:p w:rsidR="00FB650A" w:rsidRDefault="00FB650A" w:rsidP="00FB650A">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0C57E6">
        <w:rPr>
          <w:lang w:val="en-US"/>
        </w:rPr>
        <w:t>sge_safe_client_link_create</w:t>
      </w:r>
      <w:proofErr w:type="spellEnd"/>
      <w:r>
        <w:rPr>
          <w:rFonts w:hint="eastAsia"/>
          <w:lang w:val="en-US"/>
        </w:rPr>
        <w:t>()</w:t>
      </w:r>
      <w:r>
        <w:rPr>
          <w:rFonts w:hint="eastAsia"/>
          <w:lang w:val="en-US"/>
        </w:rPr>
        <w:t>的返回值。</w:t>
      </w:r>
    </w:p>
    <w:p w:rsidR="00C95C1C" w:rsidRPr="00611F02" w:rsidRDefault="00C95C1C" w:rsidP="00C95C1C">
      <w:pPr>
        <w:pStyle w:val="-"/>
        <w:spacing w:before="63" w:after="63"/>
      </w:pPr>
      <w:r>
        <w:rPr>
          <w:rFonts w:hint="eastAsia"/>
        </w:rPr>
        <w:t>返回值</w:t>
      </w:r>
    </w:p>
    <w:p w:rsidR="00C95C1C" w:rsidRDefault="00C95C1C" w:rsidP="00C95C1C">
      <w:r>
        <w:rPr>
          <w:rFonts w:hint="eastAsia"/>
        </w:rPr>
        <w:t>0:</w:t>
      </w:r>
      <w:r>
        <w:rPr>
          <w:rFonts w:hint="eastAsia"/>
        </w:rPr>
        <w:tab/>
      </w:r>
      <w:r>
        <w:rPr>
          <w:rFonts w:hint="eastAsia"/>
        </w:rPr>
        <w:tab/>
      </w:r>
      <w:r>
        <w:rPr>
          <w:rFonts w:hint="eastAsia"/>
        </w:rPr>
        <w:t>成功</w:t>
      </w:r>
    </w:p>
    <w:p w:rsidR="00C95C1C" w:rsidRDefault="005B7275" w:rsidP="00C95C1C">
      <w:r>
        <w:rPr>
          <w:rFonts w:hint="eastAsia"/>
        </w:rPr>
        <w:t>非</w:t>
      </w:r>
      <w:r>
        <w:rPr>
          <w:rFonts w:hint="eastAsia"/>
        </w:rPr>
        <w:t>0</w:t>
      </w:r>
      <w:r w:rsidR="00796932">
        <w:rPr>
          <w:rFonts w:hint="eastAsia"/>
        </w:rPr>
        <w:t>:</w:t>
      </w:r>
      <w:r w:rsidR="00796932">
        <w:rPr>
          <w:rFonts w:hint="eastAsia"/>
        </w:rPr>
        <w:tab/>
      </w:r>
      <w:r w:rsidR="00C95C1C">
        <w:rPr>
          <w:rFonts w:hint="eastAsia"/>
        </w:rPr>
        <w:t>失败</w:t>
      </w:r>
    </w:p>
    <w:p w:rsidR="00405C1C" w:rsidRDefault="00AA21CF" w:rsidP="00405C1C">
      <w:pPr>
        <w:pStyle w:val="2"/>
        <w:rPr>
          <w:lang w:val="en-US"/>
        </w:rPr>
      </w:pPr>
      <w:bookmarkStart w:id="547" w:name="_Toc15026835"/>
      <w:r>
        <w:rPr>
          <w:rFonts w:hint="eastAsia"/>
          <w:lang w:val="en-US"/>
        </w:rPr>
        <w:lastRenderedPageBreak/>
        <w:t>重新连接</w:t>
      </w:r>
      <w:r>
        <w:rPr>
          <w:lang w:val="en-US"/>
        </w:rPr>
        <w:t>-</w:t>
      </w:r>
      <w:proofErr w:type="spellStart"/>
      <w:r w:rsidR="00405C1C" w:rsidRPr="00405C1C">
        <w:rPr>
          <w:lang w:val="en-US"/>
        </w:rPr>
        <w:t>sge_safe_client_link_reconnect</w:t>
      </w:r>
      <w:bookmarkEnd w:id="547"/>
      <w:proofErr w:type="spellEnd"/>
    </w:p>
    <w:p w:rsidR="00C95C1C" w:rsidRDefault="00C95C1C" w:rsidP="00C95C1C">
      <w:pPr>
        <w:pStyle w:val="-"/>
        <w:spacing w:before="63" w:after="63"/>
      </w:pPr>
      <w:r>
        <w:rPr>
          <w:rFonts w:hint="eastAsia"/>
        </w:rPr>
        <w:t>功能说明</w:t>
      </w:r>
    </w:p>
    <w:p w:rsidR="00C95C1C" w:rsidRDefault="00A5284A" w:rsidP="00C95C1C">
      <w:pPr>
        <w:rPr>
          <w:lang w:val="en-US"/>
        </w:rPr>
      </w:pPr>
      <w:r>
        <w:rPr>
          <w:rFonts w:hint="eastAsia"/>
          <w:lang w:val="en-US"/>
        </w:rPr>
        <w:t>重连加密</w:t>
      </w:r>
      <w:r w:rsidR="00D073A2">
        <w:rPr>
          <w:rFonts w:hint="eastAsia"/>
          <w:lang w:val="en-US"/>
        </w:rPr>
        <w:t>设备</w:t>
      </w:r>
      <w:r w:rsidR="00FE7C44">
        <w:rPr>
          <w:rFonts w:hint="eastAsia"/>
          <w:lang w:val="en-US"/>
        </w:rPr>
        <w:t>：若原连接可用，直接返回。原连接</w:t>
      </w:r>
      <w:proofErr w:type="gramStart"/>
      <w:r w:rsidR="00FE7C44">
        <w:rPr>
          <w:rFonts w:hint="eastAsia"/>
          <w:lang w:val="en-US"/>
        </w:rPr>
        <w:t>不</w:t>
      </w:r>
      <w:proofErr w:type="gramEnd"/>
      <w:r w:rsidR="00FE7C44">
        <w:rPr>
          <w:rFonts w:hint="eastAsia"/>
          <w:lang w:val="en-US"/>
        </w:rPr>
        <w:t>可用则重连</w:t>
      </w:r>
      <w:r>
        <w:rPr>
          <w:rFonts w:hint="eastAsia"/>
          <w:lang w:val="en-US"/>
        </w:rPr>
        <w:t>。</w:t>
      </w:r>
    </w:p>
    <w:p w:rsidR="006B047A" w:rsidRPr="00BF4540" w:rsidRDefault="006B047A" w:rsidP="00C95C1C">
      <w:pPr>
        <w:rPr>
          <w:lang w:val="en-US"/>
        </w:rPr>
      </w:pPr>
      <w:r>
        <w:rPr>
          <w:rFonts w:hint="eastAsia"/>
          <w:lang w:val="en-US"/>
        </w:rPr>
        <w:t>本接口是线程</w:t>
      </w:r>
      <w:r w:rsidR="00D207AE">
        <w:rPr>
          <w:rFonts w:hint="eastAsia"/>
          <w:lang w:val="en-US"/>
        </w:rPr>
        <w:t>不</w:t>
      </w:r>
      <w:r>
        <w:rPr>
          <w:rFonts w:hint="eastAsia"/>
          <w:lang w:val="en-US"/>
        </w:rPr>
        <w:t>安全的。</w:t>
      </w:r>
    </w:p>
    <w:p w:rsidR="00C95C1C" w:rsidRDefault="00C95C1C" w:rsidP="00C95C1C">
      <w:pPr>
        <w:pStyle w:val="-"/>
        <w:spacing w:before="63" w:after="63"/>
      </w:pPr>
      <w:r>
        <w:rPr>
          <w:rFonts w:hint="eastAsia"/>
        </w:rPr>
        <w:t>函数原型</w:t>
      </w:r>
    </w:p>
    <w:p w:rsidR="00C95C1C" w:rsidRDefault="0002618B" w:rsidP="00C95C1C">
      <w:pPr>
        <w:rPr>
          <w:lang w:val="en-US"/>
        </w:rPr>
      </w:pPr>
      <w:r w:rsidRPr="0002618B">
        <w:rPr>
          <w:lang w:val="en-US"/>
        </w:rPr>
        <w:t xml:space="preserve">int </w:t>
      </w:r>
      <w:proofErr w:type="spellStart"/>
      <w:r w:rsidRPr="0002618B">
        <w:rPr>
          <w:lang w:val="en-US"/>
        </w:rPr>
        <w:t>sge_safe_client_link_</w:t>
      </w:r>
      <w:proofErr w:type="gramStart"/>
      <w:r w:rsidRPr="0002618B">
        <w:rPr>
          <w:lang w:val="en-US"/>
        </w:rPr>
        <w:t>reconnect</w:t>
      </w:r>
      <w:proofErr w:type="spellEnd"/>
      <w:r w:rsidRPr="0002618B">
        <w:rPr>
          <w:lang w:val="en-US"/>
        </w:rPr>
        <w:t>(</w:t>
      </w:r>
      <w:proofErr w:type="spellStart"/>
      <w:proofErr w:type="gramEnd"/>
      <w:r w:rsidRPr="0002618B">
        <w:rPr>
          <w:lang w:val="en-US"/>
        </w:rPr>
        <w:t>api_safe_client_link_t</w:t>
      </w:r>
      <w:proofErr w:type="spellEnd"/>
      <w:r w:rsidRPr="0002618B">
        <w:rPr>
          <w:lang w:val="en-US"/>
        </w:rPr>
        <w:t xml:space="preserve"> *</w:t>
      </w:r>
      <w:proofErr w:type="spellStart"/>
      <w:r w:rsidRPr="0002618B">
        <w:rPr>
          <w:lang w:val="en-US"/>
        </w:rPr>
        <w:t>ptr</w:t>
      </w:r>
      <w:proofErr w:type="spellEnd"/>
      <w:r w:rsidRPr="0002618B">
        <w:rPr>
          <w:lang w:val="en-US"/>
        </w:rPr>
        <w:t>);</w:t>
      </w:r>
    </w:p>
    <w:p w:rsidR="00C95C1C" w:rsidRDefault="00C95C1C" w:rsidP="00C95C1C">
      <w:pPr>
        <w:pStyle w:val="-"/>
        <w:spacing w:before="63" w:after="63"/>
      </w:pPr>
      <w:r>
        <w:rPr>
          <w:rFonts w:hint="eastAsia"/>
        </w:rPr>
        <w:t>参数</w:t>
      </w:r>
    </w:p>
    <w:p w:rsidR="00B44891" w:rsidRDefault="00B44891" w:rsidP="00B44891">
      <w:pPr>
        <w:rPr>
          <w:lang w:val="en-US"/>
        </w:rPr>
      </w:pPr>
      <w:proofErr w:type="spellStart"/>
      <w:r>
        <w:rPr>
          <w:rFonts w:hint="eastAsia"/>
          <w:lang w:val="en-US"/>
        </w:rPr>
        <w:t>p</w:t>
      </w:r>
      <w:r>
        <w:rPr>
          <w:lang w:val="en-US"/>
        </w:rPr>
        <w:t>tr</w:t>
      </w:r>
      <w:proofErr w:type="spellEnd"/>
      <w:r>
        <w:rPr>
          <w:rFonts w:hint="eastAsia"/>
          <w:lang w:val="en-US"/>
        </w:rPr>
        <w:t>：</w:t>
      </w:r>
      <w:r>
        <w:rPr>
          <w:lang w:val="en-US"/>
        </w:rPr>
        <w:tab/>
      </w:r>
      <w:r>
        <w:rPr>
          <w:rFonts w:hint="eastAsia"/>
          <w:lang w:val="en-US"/>
        </w:rPr>
        <w:t>输入参数，</w:t>
      </w:r>
      <w:proofErr w:type="spellStart"/>
      <w:r w:rsidRPr="000C57E6">
        <w:rPr>
          <w:lang w:val="en-US"/>
        </w:rPr>
        <w:t>sge_safe_client_link_create</w:t>
      </w:r>
      <w:proofErr w:type="spellEnd"/>
      <w:r>
        <w:rPr>
          <w:rFonts w:hint="eastAsia"/>
          <w:lang w:val="en-US"/>
        </w:rPr>
        <w:t>()</w:t>
      </w:r>
      <w:r>
        <w:rPr>
          <w:rFonts w:hint="eastAsia"/>
          <w:lang w:val="en-US"/>
        </w:rPr>
        <w:t>的返回值。</w:t>
      </w:r>
    </w:p>
    <w:p w:rsidR="00C95C1C" w:rsidRPr="00611F02" w:rsidRDefault="00C95C1C" w:rsidP="00C95C1C">
      <w:pPr>
        <w:pStyle w:val="-"/>
        <w:spacing w:before="63" w:after="63"/>
      </w:pPr>
      <w:r>
        <w:rPr>
          <w:rFonts w:hint="eastAsia"/>
        </w:rPr>
        <w:t>返回值</w:t>
      </w:r>
    </w:p>
    <w:p w:rsidR="00C95C1C" w:rsidRDefault="00C95C1C" w:rsidP="00C95C1C">
      <w:r>
        <w:rPr>
          <w:rFonts w:hint="eastAsia"/>
        </w:rPr>
        <w:t>0:</w:t>
      </w:r>
      <w:r>
        <w:rPr>
          <w:rFonts w:hint="eastAsia"/>
        </w:rPr>
        <w:tab/>
      </w:r>
      <w:r>
        <w:rPr>
          <w:rFonts w:hint="eastAsia"/>
        </w:rPr>
        <w:tab/>
      </w:r>
      <w:r w:rsidR="00E15CB7">
        <w:rPr>
          <w:rFonts w:hint="eastAsia"/>
        </w:rPr>
        <w:t>成功</w:t>
      </w:r>
    </w:p>
    <w:p w:rsidR="00C95C1C" w:rsidRDefault="00E51E0F" w:rsidP="00C95C1C">
      <w:r>
        <w:rPr>
          <w:rFonts w:hint="eastAsia"/>
        </w:rPr>
        <w:t>非</w:t>
      </w:r>
      <w:r>
        <w:rPr>
          <w:rFonts w:hint="eastAsia"/>
        </w:rPr>
        <w:t>0</w:t>
      </w:r>
      <w:r w:rsidR="00C95C1C">
        <w:rPr>
          <w:rFonts w:hint="eastAsia"/>
        </w:rPr>
        <w:t>:</w:t>
      </w:r>
      <w:r w:rsidR="00C95C1C">
        <w:rPr>
          <w:rFonts w:hint="eastAsia"/>
        </w:rPr>
        <w:tab/>
      </w:r>
      <w:r w:rsidR="00C95C1C">
        <w:rPr>
          <w:rFonts w:hint="eastAsia"/>
        </w:rPr>
        <w:t>重连不成功</w:t>
      </w:r>
    </w:p>
    <w:p w:rsidR="00405C1C" w:rsidRDefault="00FD39DB" w:rsidP="00405C1C">
      <w:pPr>
        <w:pStyle w:val="2"/>
        <w:rPr>
          <w:lang w:val="en-US"/>
        </w:rPr>
      </w:pPr>
      <w:bookmarkStart w:id="548" w:name="_Toc15026836"/>
      <w:r>
        <w:rPr>
          <w:rFonts w:hint="eastAsia"/>
          <w:lang w:val="en-US"/>
        </w:rPr>
        <w:t>获取连接状态</w:t>
      </w:r>
      <w:r>
        <w:rPr>
          <w:rFonts w:hint="eastAsia"/>
          <w:lang w:val="en-US"/>
        </w:rPr>
        <w:t>-</w:t>
      </w:r>
      <w:proofErr w:type="spellStart"/>
      <w:r w:rsidR="00405C1C" w:rsidRPr="00405C1C">
        <w:rPr>
          <w:lang w:val="en-US"/>
        </w:rPr>
        <w:t>sge_safe_client_link_is_connected</w:t>
      </w:r>
      <w:bookmarkEnd w:id="548"/>
      <w:proofErr w:type="spellEnd"/>
    </w:p>
    <w:p w:rsidR="00C95C1C" w:rsidRDefault="00C95C1C" w:rsidP="00C95C1C">
      <w:pPr>
        <w:pStyle w:val="-"/>
        <w:spacing w:before="63" w:after="63"/>
      </w:pPr>
      <w:r>
        <w:rPr>
          <w:rFonts w:hint="eastAsia"/>
        </w:rPr>
        <w:t>功能说明</w:t>
      </w:r>
    </w:p>
    <w:p w:rsidR="00C95C1C" w:rsidRDefault="00C95C1C" w:rsidP="00C95C1C">
      <w:pPr>
        <w:rPr>
          <w:lang w:val="en-US"/>
        </w:rPr>
      </w:pPr>
      <w:r>
        <w:rPr>
          <w:rFonts w:hint="eastAsia"/>
          <w:lang w:val="en-US"/>
        </w:rPr>
        <w:t>获取加密设备连接</w:t>
      </w:r>
      <w:r w:rsidR="00261BCE">
        <w:rPr>
          <w:rFonts w:hint="eastAsia"/>
          <w:lang w:val="en-US"/>
        </w:rPr>
        <w:t>的</w:t>
      </w:r>
      <w:r>
        <w:rPr>
          <w:rFonts w:hint="eastAsia"/>
          <w:lang w:val="en-US"/>
        </w:rPr>
        <w:t>状态</w:t>
      </w:r>
    </w:p>
    <w:p w:rsidR="006B047A" w:rsidRPr="00BF4540" w:rsidRDefault="006B047A" w:rsidP="00C95C1C">
      <w:pPr>
        <w:rPr>
          <w:lang w:val="en-US"/>
        </w:rPr>
      </w:pPr>
      <w:r>
        <w:rPr>
          <w:rFonts w:hint="eastAsia"/>
          <w:lang w:val="en-US"/>
        </w:rPr>
        <w:t>本接口是线程安全的。</w:t>
      </w:r>
    </w:p>
    <w:p w:rsidR="00C95C1C" w:rsidRDefault="00C95C1C" w:rsidP="00C95C1C">
      <w:pPr>
        <w:pStyle w:val="-"/>
        <w:spacing w:before="63" w:after="63"/>
      </w:pPr>
      <w:r>
        <w:rPr>
          <w:rFonts w:hint="eastAsia"/>
        </w:rPr>
        <w:t>函数原型</w:t>
      </w:r>
    </w:p>
    <w:p w:rsidR="00C95C1C" w:rsidRDefault="002A2AA5" w:rsidP="00C95C1C">
      <w:pPr>
        <w:rPr>
          <w:lang w:val="en-US"/>
        </w:rPr>
      </w:pPr>
      <w:r w:rsidRPr="002A2AA5">
        <w:rPr>
          <w:lang w:val="en-US"/>
        </w:rPr>
        <w:t xml:space="preserve">int </w:t>
      </w:r>
      <w:proofErr w:type="spellStart"/>
      <w:r w:rsidRPr="002A2AA5">
        <w:rPr>
          <w:lang w:val="en-US"/>
        </w:rPr>
        <w:t>sge_safe_client_link_is_</w:t>
      </w:r>
      <w:proofErr w:type="gramStart"/>
      <w:r w:rsidRPr="002A2AA5">
        <w:rPr>
          <w:lang w:val="en-US"/>
        </w:rPr>
        <w:t>connected</w:t>
      </w:r>
      <w:proofErr w:type="spellEnd"/>
      <w:r w:rsidRPr="002A2AA5">
        <w:rPr>
          <w:lang w:val="en-US"/>
        </w:rPr>
        <w:t>(</w:t>
      </w:r>
      <w:proofErr w:type="spellStart"/>
      <w:proofErr w:type="gramEnd"/>
      <w:r w:rsidRPr="002A2AA5">
        <w:rPr>
          <w:lang w:val="en-US"/>
        </w:rPr>
        <w:t>api_safe_client_link_t</w:t>
      </w:r>
      <w:proofErr w:type="spellEnd"/>
      <w:r w:rsidRPr="002A2AA5">
        <w:rPr>
          <w:lang w:val="en-US"/>
        </w:rPr>
        <w:t xml:space="preserve"> *</w:t>
      </w:r>
      <w:proofErr w:type="spellStart"/>
      <w:r w:rsidRPr="002A2AA5">
        <w:rPr>
          <w:lang w:val="en-US"/>
        </w:rPr>
        <w:t>ptr</w:t>
      </w:r>
      <w:proofErr w:type="spellEnd"/>
      <w:r w:rsidRPr="002A2AA5">
        <w:rPr>
          <w:lang w:val="en-US"/>
        </w:rPr>
        <w:t>);</w:t>
      </w:r>
    </w:p>
    <w:p w:rsidR="00C95C1C" w:rsidRDefault="00C95C1C" w:rsidP="00C95C1C">
      <w:pPr>
        <w:pStyle w:val="-"/>
        <w:spacing w:before="63" w:after="63"/>
      </w:pPr>
      <w:r>
        <w:rPr>
          <w:rFonts w:hint="eastAsia"/>
        </w:rPr>
        <w:t>参数</w:t>
      </w:r>
    </w:p>
    <w:p w:rsidR="00C95C1C" w:rsidRDefault="00FA425E" w:rsidP="00C95C1C">
      <w:pPr>
        <w:rPr>
          <w:lang w:val="en-US"/>
        </w:rPr>
      </w:pPr>
      <w:proofErr w:type="spellStart"/>
      <w:r>
        <w:rPr>
          <w:lang w:val="en-US"/>
        </w:rPr>
        <w:t>ptr</w:t>
      </w:r>
      <w:proofErr w:type="spellEnd"/>
      <w:r w:rsidR="00C95C1C">
        <w:rPr>
          <w:lang w:val="en-US"/>
        </w:rPr>
        <w:t>:</w:t>
      </w:r>
      <w:r w:rsidR="00C95C1C">
        <w:rPr>
          <w:lang w:val="en-US"/>
        </w:rPr>
        <w:tab/>
      </w:r>
      <w:r w:rsidR="00C95C1C">
        <w:rPr>
          <w:lang w:val="en-US"/>
        </w:rPr>
        <w:tab/>
      </w:r>
      <w:r w:rsidR="00C95C1C">
        <w:rPr>
          <w:rFonts w:hint="eastAsia"/>
          <w:lang w:val="en-US"/>
        </w:rPr>
        <w:t>输入参数，加密设备连接句柄</w:t>
      </w:r>
    </w:p>
    <w:p w:rsidR="00C95C1C" w:rsidRPr="00611F02" w:rsidRDefault="00C95C1C" w:rsidP="00C95C1C">
      <w:pPr>
        <w:pStyle w:val="-"/>
        <w:spacing w:before="63" w:after="63"/>
      </w:pPr>
      <w:r>
        <w:rPr>
          <w:rFonts w:hint="eastAsia"/>
        </w:rPr>
        <w:t>返回值</w:t>
      </w:r>
    </w:p>
    <w:p w:rsidR="00C95C1C" w:rsidRDefault="00C95C1C" w:rsidP="00C95C1C">
      <w:r>
        <w:t>1</w:t>
      </w:r>
      <w:r>
        <w:rPr>
          <w:rFonts w:hint="eastAsia"/>
        </w:rPr>
        <w:t>:</w:t>
      </w:r>
      <w:r>
        <w:rPr>
          <w:rFonts w:hint="eastAsia"/>
        </w:rPr>
        <w:tab/>
      </w:r>
      <w:r>
        <w:rPr>
          <w:rFonts w:hint="eastAsia"/>
        </w:rPr>
        <w:tab/>
      </w:r>
      <w:r>
        <w:rPr>
          <w:rFonts w:hint="eastAsia"/>
        </w:rPr>
        <w:t>加密设备处于连接状态</w:t>
      </w:r>
    </w:p>
    <w:p w:rsidR="00C95C1C" w:rsidRDefault="00C95C1C" w:rsidP="00C95C1C">
      <w:r>
        <w:t>0</w:t>
      </w:r>
      <w:r>
        <w:rPr>
          <w:rFonts w:hint="eastAsia"/>
        </w:rPr>
        <w:t>:</w:t>
      </w:r>
      <w:r>
        <w:rPr>
          <w:rFonts w:hint="eastAsia"/>
        </w:rPr>
        <w:tab/>
      </w:r>
      <w:r>
        <w:rPr>
          <w:rFonts w:hint="eastAsia"/>
        </w:rPr>
        <w:tab/>
      </w:r>
      <w:r>
        <w:rPr>
          <w:rFonts w:hint="eastAsia"/>
        </w:rPr>
        <w:t>加密设备处于断连状态</w:t>
      </w:r>
    </w:p>
    <w:p w:rsidR="00C95C1C" w:rsidRDefault="00C95C1C" w:rsidP="00C95C1C">
      <w:r>
        <w:rPr>
          <w:rFonts w:hint="eastAsia"/>
        </w:rPr>
        <w:t>其他：</w:t>
      </w:r>
      <w:r>
        <w:tab/>
      </w:r>
      <w:r>
        <w:rPr>
          <w:rFonts w:hint="eastAsia"/>
        </w:rPr>
        <w:t>获取状态失败</w:t>
      </w:r>
    </w:p>
    <w:p w:rsidR="00405C1C" w:rsidRDefault="00C64AF6" w:rsidP="00405C1C">
      <w:pPr>
        <w:pStyle w:val="2"/>
        <w:rPr>
          <w:lang w:val="en-US"/>
        </w:rPr>
      </w:pPr>
      <w:bookmarkStart w:id="549" w:name="_Toc15026837"/>
      <w:r>
        <w:rPr>
          <w:rFonts w:hint="eastAsia"/>
          <w:lang w:val="en-US"/>
        </w:rPr>
        <w:t>获取连接加密模式</w:t>
      </w:r>
      <w:r>
        <w:rPr>
          <w:rFonts w:hint="eastAsia"/>
          <w:lang w:val="en-US"/>
        </w:rPr>
        <w:t>-</w:t>
      </w:r>
      <w:proofErr w:type="spellStart"/>
      <w:r w:rsidR="00405C1C" w:rsidRPr="00405C1C">
        <w:rPr>
          <w:lang w:val="en-US"/>
        </w:rPr>
        <w:t>sge_safe_client_link_get_mode</w:t>
      </w:r>
      <w:bookmarkEnd w:id="549"/>
      <w:proofErr w:type="spellEnd"/>
    </w:p>
    <w:p w:rsidR="00BF2914" w:rsidRDefault="00BF2914" w:rsidP="00BF2914">
      <w:pPr>
        <w:pStyle w:val="-"/>
        <w:spacing w:before="63" w:after="63"/>
      </w:pPr>
      <w:r>
        <w:rPr>
          <w:rFonts w:hint="eastAsia"/>
        </w:rPr>
        <w:t>功能说明</w:t>
      </w:r>
    </w:p>
    <w:p w:rsidR="00BF2914" w:rsidRDefault="00BF2914" w:rsidP="00BF2914">
      <w:pPr>
        <w:rPr>
          <w:lang w:val="en-US"/>
        </w:rPr>
      </w:pPr>
      <w:r>
        <w:rPr>
          <w:rFonts w:hint="eastAsia"/>
          <w:lang w:val="en-US"/>
        </w:rPr>
        <w:t>获取</w:t>
      </w:r>
      <w:r w:rsidR="00CE5E8B">
        <w:rPr>
          <w:rFonts w:hint="eastAsia"/>
          <w:lang w:val="en-US"/>
        </w:rPr>
        <w:t>连接的加密模式</w:t>
      </w:r>
    </w:p>
    <w:p w:rsidR="006B047A" w:rsidRPr="00BF4540" w:rsidRDefault="006B047A" w:rsidP="00BF2914">
      <w:pPr>
        <w:rPr>
          <w:lang w:val="en-US"/>
        </w:rPr>
      </w:pPr>
      <w:r>
        <w:rPr>
          <w:rFonts w:hint="eastAsia"/>
          <w:lang w:val="en-US"/>
        </w:rPr>
        <w:t>本接口是线程安全的。</w:t>
      </w:r>
    </w:p>
    <w:p w:rsidR="00BF2914" w:rsidRDefault="00BF2914" w:rsidP="00BF2914">
      <w:pPr>
        <w:pStyle w:val="-"/>
        <w:spacing w:before="63" w:after="63"/>
      </w:pPr>
      <w:r>
        <w:rPr>
          <w:rFonts w:hint="eastAsia"/>
        </w:rPr>
        <w:t>函数原型</w:t>
      </w:r>
    </w:p>
    <w:p w:rsidR="00BF2914" w:rsidRDefault="009D1C9E" w:rsidP="00BF2914">
      <w:pPr>
        <w:rPr>
          <w:lang w:val="en-US"/>
        </w:rPr>
      </w:pPr>
      <w:r w:rsidRPr="009D1C9E">
        <w:rPr>
          <w:lang w:val="en-US"/>
        </w:rPr>
        <w:t xml:space="preserve">int </w:t>
      </w:r>
      <w:proofErr w:type="spellStart"/>
      <w:r w:rsidRPr="009D1C9E">
        <w:rPr>
          <w:lang w:val="en-US"/>
        </w:rPr>
        <w:t>sge_safe_client_link_get_</w:t>
      </w:r>
      <w:proofErr w:type="gramStart"/>
      <w:r w:rsidRPr="009D1C9E">
        <w:rPr>
          <w:lang w:val="en-US"/>
        </w:rPr>
        <w:t>mode</w:t>
      </w:r>
      <w:proofErr w:type="spellEnd"/>
      <w:r w:rsidRPr="009D1C9E">
        <w:rPr>
          <w:lang w:val="en-US"/>
        </w:rPr>
        <w:t>(</w:t>
      </w:r>
      <w:proofErr w:type="spellStart"/>
      <w:proofErr w:type="gramEnd"/>
      <w:r w:rsidRPr="009D1C9E">
        <w:rPr>
          <w:lang w:val="en-US"/>
        </w:rPr>
        <w:t>api_safe_client_link_t</w:t>
      </w:r>
      <w:proofErr w:type="spellEnd"/>
      <w:r w:rsidRPr="009D1C9E">
        <w:rPr>
          <w:lang w:val="en-US"/>
        </w:rPr>
        <w:t xml:space="preserve"> *</w:t>
      </w:r>
      <w:proofErr w:type="spellStart"/>
      <w:r w:rsidRPr="009D1C9E">
        <w:rPr>
          <w:lang w:val="en-US"/>
        </w:rPr>
        <w:t>ptr</w:t>
      </w:r>
      <w:proofErr w:type="spellEnd"/>
      <w:r w:rsidRPr="009D1C9E">
        <w:rPr>
          <w:lang w:val="en-US"/>
        </w:rPr>
        <w:t>);</w:t>
      </w:r>
    </w:p>
    <w:p w:rsidR="00BF2914" w:rsidRDefault="00BF2914" w:rsidP="00BF2914">
      <w:pPr>
        <w:pStyle w:val="-"/>
        <w:spacing w:before="63" w:after="63"/>
      </w:pPr>
      <w:r>
        <w:rPr>
          <w:rFonts w:hint="eastAsia"/>
        </w:rPr>
        <w:t>参数</w:t>
      </w:r>
    </w:p>
    <w:p w:rsidR="00BF2914" w:rsidRDefault="00F81F9A" w:rsidP="00BF2914">
      <w:pPr>
        <w:rPr>
          <w:lang w:val="en-US"/>
        </w:rPr>
      </w:pPr>
      <w:proofErr w:type="spellStart"/>
      <w:r>
        <w:rPr>
          <w:lang w:val="en-US"/>
        </w:rPr>
        <w:t>ptr</w:t>
      </w:r>
      <w:proofErr w:type="spellEnd"/>
      <w:r w:rsidR="00BF2914">
        <w:rPr>
          <w:lang w:val="en-US"/>
        </w:rPr>
        <w:t>:</w:t>
      </w:r>
      <w:r w:rsidR="00BF2914">
        <w:rPr>
          <w:lang w:val="en-US"/>
        </w:rPr>
        <w:tab/>
      </w:r>
      <w:r w:rsidR="00BF2914">
        <w:rPr>
          <w:lang w:val="en-US"/>
        </w:rPr>
        <w:tab/>
      </w:r>
      <w:r w:rsidR="00BF2914">
        <w:rPr>
          <w:rFonts w:hint="eastAsia"/>
          <w:lang w:val="en-US"/>
        </w:rPr>
        <w:t>输入参数</w:t>
      </w:r>
      <w:r w:rsidR="00163996">
        <w:rPr>
          <w:rFonts w:hint="eastAsia"/>
          <w:lang w:val="en-US"/>
        </w:rPr>
        <w:t>，加密设备连接句柄</w:t>
      </w:r>
    </w:p>
    <w:p w:rsidR="00BF2914" w:rsidRDefault="00BF2914" w:rsidP="00BF2914">
      <w:pPr>
        <w:pStyle w:val="-"/>
        <w:spacing w:before="63" w:after="63"/>
      </w:pPr>
      <w:r>
        <w:rPr>
          <w:rFonts w:hint="eastAsia"/>
        </w:rPr>
        <w:t>返回值</w:t>
      </w:r>
    </w:p>
    <w:p w:rsidR="00915621" w:rsidRDefault="00915621" w:rsidP="00915621">
      <w:pPr>
        <w:rPr>
          <w:lang w:val="en-US"/>
        </w:rPr>
      </w:pPr>
      <w:r>
        <w:rPr>
          <w:rFonts w:hint="eastAsia"/>
          <w:lang w:val="en-US"/>
        </w:rPr>
        <w:t>0</w:t>
      </w:r>
      <w:r>
        <w:rPr>
          <w:lang w:val="en-US"/>
        </w:rPr>
        <w:t>:</w:t>
      </w:r>
      <w:r>
        <w:rPr>
          <w:lang w:val="en-US"/>
        </w:rPr>
        <w:tab/>
      </w:r>
      <w:r w:rsidR="00C45B43">
        <w:rPr>
          <w:lang w:val="en-US"/>
        </w:rPr>
        <w:tab/>
      </w:r>
      <w:r>
        <w:rPr>
          <w:rFonts w:hint="eastAsia"/>
          <w:lang w:val="en-US"/>
        </w:rPr>
        <w:t>硬加密模式</w:t>
      </w:r>
    </w:p>
    <w:p w:rsidR="00915621" w:rsidRDefault="00915621" w:rsidP="00915621">
      <w:pPr>
        <w:rPr>
          <w:lang w:val="en-US"/>
        </w:rPr>
      </w:pPr>
      <w:r>
        <w:rPr>
          <w:rFonts w:hint="eastAsia"/>
          <w:lang w:val="en-US"/>
        </w:rPr>
        <w:t>1</w:t>
      </w:r>
      <w:r>
        <w:rPr>
          <w:lang w:val="en-US"/>
        </w:rPr>
        <w:t>:</w:t>
      </w:r>
      <w:r>
        <w:rPr>
          <w:lang w:val="en-US"/>
        </w:rPr>
        <w:tab/>
      </w:r>
      <w:r w:rsidR="00C45B43">
        <w:rPr>
          <w:lang w:val="en-US"/>
        </w:rPr>
        <w:tab/>
      </w:r>
      <w:r>
        <w:rPr>
          <w:rFonts w:hint="eastAsia"/>
          <w:lang w:val="en-US"/>
        </w:rPr>
        <w:t>软加密模式</w:t>
      </w:r>
    </w:p>
    <w:p w:rsidR="00915621" w:rsidRDefault="00915621" w:rsidP="00915621">
      <w:pPr>
        <w:rPr>
          <w:lang w:val="en-US"/>
        </w:rPr>
      </w:pPr>
      <w:r>
        <w:rPr>
          <w:rFonts w:hint="eastAsia"/>
          <w:lang w:val="en-US"/>
        </w:rPr>
        <w:t>2</w:t>
      </w:r>
      <w:r>
        <w:rPr>
          <w:lang w:val="en-US"/>
        </w:rPr>
        <w:t>:</w:t>
      </w:r>
      <w:r>
        <w:rPr>
          <w:lang w:val="en-US"/>
        </w:rPr>
        <w:tab/>
      </w:r>
      <w:r w:rsidR="00C45B43">
        <w:rPr>
          <w:lang w:val="en-US"/>
        </w:rPr>
        <w:tab/>
      </w:r>
      <w:r>
        <w:rPr>
          <w:rFonts w:hint="eastAsia"/>
          <w:lang w:val="en-US"/>
        </w:rPr>
        <w:t>明文模式</w:t>
      </w:r>
    </w:p>
    <w:p w:rsidR="00915621" w:rsidRDefault="00ED6E37" w:rsidP="00915621">
      <w:pPr>
        <w:rPr>
          <w:lang w:val="en-US"/>
        </w:rPr>
      </w:pPr>
      <w:r>
        <w:rPr>
          <w:rFonts w:hint="eastAsia"/>
          <w:lang w:val="en-US"/>
        </w:rPr>
        <w:t>其他</w:t>
      </w:r>
      <w:r w:rsidR="00915621">
        <w:rPr>
          <w:lang w:val="en-US"/>
        </w:rPr>
        <w:t>:</w:t>
      </w:r>
      <w:r w:rsidR="00915621">
        <w:rPr>
          <w:lang w:val="en-US"/>
        </w:rPr>
        <w:tab/>
      </w:r>
      <w:r w:rsidR="00915621">
        <w:rPr>
          <w:rFonts w:hint="eastAsia"/>
          <w:lang w:val="en-US"/>
        </w:rPr>
        <w:t>获取加密模式失败</w:t>
      </w:r>
    </w:p>
    <w:p w:rsidR="003D0C9D" w:rsidRDefault="003D0C9D" w:rsidP="003D0C9D">
      <w:pPr>
        <w:pStyle w:val="1"/>
        <w:rPr>
          <w:lang w:val="en-US"/>
        </w:rPr>
      </w:pPr>
      <w:bookmarkStart w:id="550" w:name="_Toc525203450"/>
      <w:bookmarkStart w:id="551" w:name="_Toc15026838"/>
      <w:r>
        <w:rPr>
          <w:rFonts w:hint="eastAsia"/>
          <w:lang w:val="en-US"/>
        </w:rPr>
        <w:lastRenderedPageBreak/>
        <w:t>A</w:t>
      </w:r>
      <w:r>
        <w:rPr>
          <w:lang w:val="en-US"/>
        </w:rPr>
        <w:t>PI</w:t>
      </w:r>
      <w:r>
        <w:rPr>
          <w:rFonts w:hint="eastAsia"/>
          <w:lang w:val="en-US"/>
        </w:rPr>
        <w:t>开发示例</w:t>
      </w:r>
      <w:bookmarkEnd w:id="550"/>
      <w:bookmarkEnd w:id="551"/>
    </w:p>
    <w:p w:rsidR="003D0C9D" w:rsidRPr="009D3802" w:rsidRDefault="003D0C9D" w:rsidP="003D0C9D">
      <w:pPr>
        <w:rPr>
          <w:lang w:val="en-US"/>
        </w:rPr>
      </w:pPr>
      <w:r>
        <w:rPr>
          <w:rFonts w:hint="eastAsia"/>
          <w:lang w:val="en-US"/>
        </w:rPr>
        <w:t>当前示例代码演示了二级系统如何调用接入安全接口进行开发，以及</w:t>
      </w:r>
      <w:r>
        <w:rPr>
          <w:rFonts w:hint="eastAsia"/>
          <w:lang w:val="en-US"/>
        </w:rPr>
        <w:t>API</w:t>
      </w:r>
      <w:r>
        <w:rPr>
          <w:rFonts w:hint="eastAsia"/>
          <w:lang w:val="en-US"/>
        </w:rPr>
        <w:t>的调用顺序。</w:t>
      </w:r>
    </w:p>
    <w:p w:rsidR="003D0C9D" w:rsidRDefault="003D0C9D" w:rsidP="003D0C9D">
      <w:pPr>
        <w:pStyle w:val="2"/>
        <w:rPr>
          <w:lang w:val="en-US"/>
        </w:rPr>
      </w:pPr>
      <w:bookmarkStart w:id="552" w:name="_Toc525203451"/>
      <w:bookmarkStart w:id="553" w:name="_Toc15026839"/>
      <w:r>
        <w:rPr>
          <w:rFonts w:hint="eastAsia"/>
          <w:lang w:val="en-US"/>
        </w:rPr>
        <w:t>说明</w:t>
      </w:r>
      <w:bookmarkEnd w:id="552"/>
      <w:bookmarkEnd w:id="553"/>
    </w:p>
    <w:p w:rsidR="003D0C9D" w:rsidRDefault="003D0C9D" w:rsidP="003D0C9D">
      <w:pPr>
        <w:rPr>
          <w:lang w:val="en-US"/>
        </w:rPr>
      </w:pPr>
      <w:r>
        <w:rPr>
          <w:rFonts w:hint="eastAsia"/>
          <w:lang w:val="en-US"/>
        </w:rPr>
        <w:t>最新示例还请参考：</w:t>
      </w:r>
    </w:p>
    <w:p w:rsidR="003D0C9D" w:rsidRPr="007B38F3" w:rsidRDefault="003D0C9D" w:rsidP="003D0C9D">
      <w:pPr>
        <w:rPr>
          <w:lang w:val="en-US"/>
        </w:rPr>
      </w:pPr>
      <w:r>
        <w:rPr>
          <w:lang w:val="en-US"/>
        </w:rPr>
        <w:t>git</w:t>
      </w:r>
      <w:r>
        <w:rPr>
          <w:rFonts w:hint="eastAsia"/>
          <w:lang w:val="en-US"/>
        </w:rPr>
        <w:t>获取地址：</w:t>
      </w:r>
      <w:proofErr w:type="spellStart"/>
      <w:proofErr w:type="gramStart"/>
      <w:r w:rsidRPr="00484885">
        <w:rPr>
          <w:lang w:val="en-US"/>
        </w:rPr>
        <w:t>git@gitee.com:yunccll</w:t>
      </w:r>
      <w:proofErr w:type="spellEnd"/>
      <w:r w:rsidRPr="00484885">
        <w:rPr>
          <w:lang w:val="en-US"/>
        </w:rPr>
        <w:t>/</w:t>
      </w:r>
      <w:proofErr w:type="spellStart"/>
      <w:r w:rsidRPr="00484885">
        <w:rPr>
          <w:lang w:val="en-US"/>
        </w:rPr>
        <w:t>api.git</w:t>
      </w:r>
      <w:proofErr w:type="spellEnd"/>
      <w:proofErr w:type="gramEnd"/>
    </w:p>
    <w:p w:rsidR="003D0C9D" w:rsidRPr="00234238" w:rsidRDefault="003D0C9D" w:rsidP="003D0C9D">
      <w:pPr>
        <w:rPr>
          <w:lang w:val="en-US"/>
        </w:rPr>
      </w:pPr>
      <w:r>
        <w:rPr>
          <w:rFonts w:hint="eastAsia"/>
          <w:lang w:val="en-US"/>
        </w:rPr>
        <w:t>http</w:t>
      </w:r>
      <w:r>
        <w:rPr>
          <w:rFonts w:hint="eastAsia"/>
          <w:lang w:val="en-US"/>
        </w:rPr>
        <w:t>获取地址：</w:t>
      </w:r>
      <w:r w:rsidRPr="00C535F7">
        <w:rPr>
          <w:lang w:val="en-US"/>
        </w:rPr>
        <w:t>https://gitee.com/yunccll/api.git</w:t>
      </w:r>
    </w:p>
    <w:p w:rsidR="003D0C9D" w:rsidRDefault="003D0C9D" w:rsidP="003D0C9D">
      <w:pPr>
        <w:pStyle w:val="2"/>
        <w:rPr>
          <w:lang w:val="en-US"/>
        </w:rPr>
      </w:pPr>
      <w:bookmarkStart w:id="554" w:name="_Toc525203452"/>
      <w:bookmarkStart w:id="555" w:name="_Toc15026840"/>
      <w:r>
        <w:rPr>
          <w:rFonts w:hint="eastAsia"/>
          <w:lang w:val="en-US"/>
        </w:rPr>
        <w:t>示例</w:t>
      </w:r>
      <w:bookmarkEnd w:id="554"/>
      <w:bookmarkEnd w:id="555"/>
    </w:p>
    <w:p w:rsidR="003D0C9D" w:rsidRPr="00CC0C30" w:rsidRDefault="003D0C9D" w:rsidP="003D0C9D">
      <w:pPr>
        <w:rPr>
          <w:lang w:val="en-US"/>
        </w:rPr>
      </w:pPr>
      <w:r w:rsidRPr="00CC0C30">
        <w:rPr>
          <w:lang w:val="en-US"/>
        </w:rPr>
        <w:t>#include &lt;</w:t>
      </w:r>
      <w:proofErr w:type="spellStart"/>
      <w:r w:rsidRPr="00CC0C30">
        <w:rPr>
          <w:lang w:val="en-US"/>
        </w:rPr>
        <w:t>stdio.h</w:t>
      </w:r>
      <w:proofErr w:type="spellEnd"/>
      <w:r w:rsidRPr="00CC0C30">
        <w:rPr>
          <w:lang w:val="en-US"/>
        </w:rPr>
        <w:t>&gt;</w:t>
      </w:r>
    </w:p>
    <w:p w:rsidR="003D0C9D" w:rsidRPr="00CC0C30" w:rsidRDefault="003D0C9D" w:rsidP="003D0C9D">
      <w:pPr>
        <w:rPr>
          <w:lang w:val="en-US"/>
        </w:rPr>
      </w:pPr>
      <w:r w:rsidRPr="00CC0C30">
        <w:rPr>
          <w:lang w:val="en-US"/>
        </w:rPr>
        <w:t>#include &lt;</w:t>
      </w:r>
      <w:proofErr w:type="spellStart"/>
      <w:r w:rsidRPr="00CC0C30">
        <w:rPr>
          <w:lang w:val="en-US"/>
        </w:rPr>
        <w:t>stdlib.h</w:t>
      </w:r>
      <w:proofErr w:type="spellEnd"/>
      <w:r w:rsidRPr="00CC0C30">
        <w:rPr>
          <w:lang w:val="en-US"/>
        </w:rPr>
        <w:t>&gt;</w:t>
      </w:r>
    </w:p>
    <w:p w:rsidR="003D0C9D" w:rsidRPr="00CC0C30" w:rsidRDefault="003D0C9D" w:rsidP="003D0C9D">
      <w:pPr>
        <w:rPr>
          <w:lang w:val="en-US"/>
        </w:rPr>
      </w:pPr>
      <w:r w:rsidRPr="00CC0C30">
        <w:rPr>
          <w:lang w:val="en-US"/>
        </w:rPr>
        <w:t>#include &lt;</w:t>
      </w:r>
      <w:proofErr w:type="spellStart"/>
      <w:r w:rsidRPr="00CC0C30">
        <w:rPr>
          <w:lang w:val="en-US"/>
        </w:rPr>
        <w:t>string.h</w:t>
      </w:r>
      <w:proofErr w:type="spellEnd"/>
      <w:r w:rsidRPr="00CC0C30">
        <w:rPr>
          <w:lang w:val="en-US"/>
        </w:rPr>
        <w:t>&gt;</w:t>
      </w:r>
    </w:p>
    <w:p w:rsidR="003D0C9D" w:rsidRPr="00CC0C30" w:rsidRDefault="003D0C9D" w:rsidP="003D0C9D">
      <w:pPr>
        <w:rPr>
          <w:lang w:val="en-US"/>
        </w:rPr>
      </w:pPr>
      <w:r w:rsidRPr="00CC0C30">
        <w:rPr>
          <w:lang w:val="en-US"/>
        </w:rPr>
        <w:t>#include "</w:t>
      </w:r>
      <w:proofErr w:type="spellStart"/>
      <w:r w:rsidRPr="00CC0C30">
        <w:rPr>
          <w:lang w:val="en-US"/>
        </w:rPr>
        <w:t>sge_safe_client_interface.h</w:t>
      </w:r>
      <w:proofErr w:type="spellEnd"/>
      <w:r w:rsidRPr="00CC0C30">
        <w:rPr>
          <w:lang w:val="en-US"/>
        </w:rPr>
        <w:t>"</w:t>
      </w:r>
    </w:p>
    <w:p w:rsidR="003D0C9D" w:rsidRPr="00CC0C30" w:rsidRDefault="003D0C9D" w:rsidP="003D0C9D">
      <w:pPr>
        <w:rPr>
          <w:lang w:val="en-US"/>
        </w:rPr>
      </w:pPr>
      <w:r w:rsidRPr="00CC0C30">
        <w:rPr>
          <w:lang w:val="en-US"/>
        </w:rPr>
        <w:t>#include "</w:t>
      </w:r>
      <w:proofErr w:type="spellStart"/>
      <w:r w:rsidRPr="00CC0C30">
        <w:rPr>
          <w:lang w:val="en-US"/>
        </w:rPr>
        <w:t>api.h</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const char *</w:t>
      </w:r>
      <w:proofErr w:type="spellStart"/>
      <w:r w:rsidRPr="00CC0C30">
        <w:rPr>
          <w:lang w:val="en-US"/>
        </w:rPr>
        <w:t>g_sge_id</w:t>
      </w:r>
      <w:proofErr w:type="spellEnd"/>
      <w:r w:rsidRPr="00CC0C30">
        <w:rPr>
          <w:lang w:val="en-US"/>
        </w:rPr>
        <w:t xml:space="preserve"> = "</w:t>
      </w:r>
      <w:proofErr w:type="spellStart"/>
      <w:r w:rsidRPr="00CC0C30">
        <w:rPr>
          <w:lang w:val="en-US"/>
        </w:rPr>
        <w:t>sge</w:t>
      </w:r>
      <w:proofErr w:type="spellEnd"/>
      <w:r w:rsidRPr="00CC0C30">
        <w:rPr>
          <w:lang w:val="en-US"/>
        </w:rPr>
        <w:t>";</w:t>
      </w:r>
    </w:p>
    <w:p w:rsidR="003D0C9D" w:rsidRPr="00CC0C30" w:rsidRDefault="003D0C9D" w:rsidP="003D0C9D">
      <w:pPr>
        <w:rPr>
          <w:lang w:val="en-US"/>
        </w:rPr>
      </w:pPr>
      <w:r w:rsidRPr="00CC0C30">
        <w:rPr>
          <w:lang w:val="en-US"/>
        </w:rPr>
        <w:t>const char *</w:t>
      </w:r>
      <w:proofErr w:type="spellStart"/>
      <w:r w:rsidRPr="00CC0C30">
        <w:rPr>
          <w:lang w:val="en-US"/>
        </w:rPr>
        <w:t>g_trader_id</w:t>
      </w:r>
      <w:proofErr w:type="spellEnd"/>
      <w:r w:rsidRPr="00CC0C30">
        <w:rPr>
          <w:lang w:val="en-US"/>
        </w:rPr>
        <w:t xml:space="preserve"> = "</w:t>
      </w:r>
      <w:proofErr w:type="spellStart"/>
      <w:r w:rsidRPr="00CC0C30">
        <w:rPr>
          <w:lang w:val="en-US"/>
        </w:rPr>
        <w:t>demo_trader</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#define ENC_MODE_HARD 0</w:t>
      </w:r>
    </w:p>
    <w:p w:rsidR="003D0C9D" w:rsidRPr="00CC0C30" w:rsidRDefault="003D0C9D" w:rsidP="003D0C9D">
      <w:pPr>
        <w:rPr>
          <w:lang w:val="en-US"/>
        </w:rPr>
      </w:pPr>
      <w:r w:rsidRPr="00CC0C30">
        <w:rPr>
          <w:lang w:val="en-US"/>
        </w:rPr>
        <w:t>#define ENC_MODE_SOFT 1</w:t>
      </w:r>
    </w:p>
    <w:p w:rsidR="003D0C9D" w:rsidRPr="00CC0C30" w:rsidRDefault="003D0C9D" w:rsidP="003D0C9D">
      <w:pPr>
        <w:rPr>
          <w:lang w:val="en-US"/>
        </w:rPr>
      </w:pPr>
      <w:r w:rsidRPr="00CC0C30">
        <w:rPr>
          <w:lang w:val="en-US"/>
        </w:rPr>
        <w:t>#define ENCRYPTOR_IP "127.0.0.1"</w:t>
      </w:r>
    </w:p>
    <w:p w:rsidR="003D0C9D" w:rsidRPr="00CC0C30" w:rsidRDefault="003D0C9D" w:rsidP="003D0C9D">
      <w:pPr>
        <w:rPr>
          <w:lang w:val="en-US"/>
        </w:rPr>
      </w:pPr>
      <w:r w:rsidRPr="00CC0C30">
        <w:rPr>
          <w:lang w:val="en-US"/>
        </w:rPr>
        <w:t>#define ENCRYPTOR_PORT 6666</w:t>
      </w:r>
    </w:p>
    <w:p w:rsidR="003D0C9D" w:rsidRPr="00CC0C30" w:rsidRDefault="003D0C9D" w:rsidP="003D0C9D">
      <w:pPr>
        <w:rPr>
          <w:lang w:val="en-US"/>
        </w:rPr>
      </w:pPr>
      <w:r w:rsidRPr="00CC0C30">
        <w:rPr>
          <w:lang w:val="en-US"/>
        </w:rPr>
        <w:t>#define TIME_OUT  1</w:t>
      </w:r>
    </w:p>
    <w:p w:rsidR="003D0C9D" w:rsidRPr="00CC0C30" w:rsidRDefault="003D0C9D" w:rsidP="003D0C9D">
      <w:pPr>
        <w:rPr>
          <w:lang w:val="en-US"/>
        </w:rPr>
      </w:pPr>
      <w:r w:rsidRPr="00CC0C30">
        <w:rPr>
          <w:lang w:val="en-US"/>
        </w:rPr>
        <w:t>#define SERVER_IP "127.0.0.1"</w:t>
      </w:r>
    </w:p>
    <w:p w:rsidR="003D0C9D" w:rsidRPr="00CC0C30" w:rsidRDefault="003D0C9D" w:rsidP="003D0C9D">
      <w:pPr>
        <w:rPr>
          <w:lang w:val="en-US"/>
        </w:rPr>
      </w:pPr>
      <w:r w:rsidRPr="00CC0C30">
        <w:rPr>
          <w:lang w:val="en-US"/>
        </w:rPr>
        <w:t xml:space="preserve">#define SERVER_PORT 8888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typedef struct </w:t>
      </w:r>
      <w:proofErr w:type="spellStart"/>
      <w:r w:rsidRPr="00CC0C30">
        <w:rPr>
          <w:lang w:val="en-US"/>
        </w:rPr>
        <w:t>encryptor_ctx_</w:t>
      </w:r>
      <w:proofErr w:type="gramStart"/>
      <w:r w:rsidRPr="00CC0C30">
        <w:rPr>
          <w:lang w:val="en-US"/>
        </w:rPr>
        <w:t>s</w:t>
      </w:r>
      <w:proofErr w:type="spellEnd"/>
      <w:r w:rsidRPr="00CC0C30">
        <w:rPr>
          <w:lang w:val="en-US"/>
        </w:rPr>
        <w:t>{</w:t>
      </w:r>
      <w:proofErr w:type="gramEnd"/>
    </w:p>
    <w:p w:rsidR="003D0C9D" w:rsidRPr="00CC0C30" w:rsidRDefault="003D0C9D" w:rsidP="003D0C9D">
      <w:pPr>
        <w:rPr>
          <w:lang w:val="en-US"/>
        </w:rPr>
      </w:pPr>
      <w:r w:rsidRPr="00CC0C30">
        <w:rPr>
          <w:lang w:val="en-US"/>
        </w:rPr>
        <w:t xml:space="preserve">    char </w:t>
      </w:r>
      <w:proofErr w:type="spellStart"/>
      <w:r w:rsidRPr="00CC0C30">
        <w:rPr>
          <w:lang w:val="en-US"/>
        </w:rPr>
        <w:t>encryptor_ip</w:t>
      </w:r>
      <w:proofErr w:type="spellEnd"/>
      <w:proofErr w:type="gramStart"/>
      <w:r w:rsidRPr="00CC0C30">
        <w:rPr>
          <w:lang w:val="en-US"/>
        </w:rPr>
        <w:t>_[</w:t>
      </w:r>
      <w:proofErr w:type="gramEnd"/>
      <w:r w:rsidRPr="00CC0C30">
        <w:rPr>
          <w:lang w:val="en-US"/>
        </w:rPr>
        <w:t>16];</w:t>
      </w:r>
    </w:p>
    <w:p w:rsidR="003D0C9D" w:rsidRPr="00CC0C30" w:rsidRDefault="003D0C9D" w:rsidP="003D0C9D">
      <w:pPr>
        <w:rPr>
          <w:lang w:val="en-US"/>
        </w:rPr>
      </w:pPr>
      <w:r w:rsidRPr="00CC0C30">
        <w:rPr>
          <w:lang w:val="en-US"/>
        </w:rPr>
        <w:t xml:space="preserve">    int port_;</w:t>
      </w:r>
    </w:p>
    <w:p w:rsidR="003D0C9D" w:rsidRPr="00CC0C30" w:rsidRDefault="003D0C9D" w:rsidP="003D0C9D">
      <w:pPr>
        <w:rPr>
          <w:lang w:val="en-US"/>
        </w:rPr>
      </w:pPr>
      <w:r w:rsidRPr="00CC0C30">
        <w:rPr>
          <w:lang w:val="en-US"/>
        </w:rPr>
        <w:t xml:space="preserve">    int timeout_;</w:t>
      </w:r>
    </w:p>
    <w:p w:rsidR="003D0C9D" w:rsidRPr="00CC0C30" w:rsidRDefault="003D0C9D" w:rsidP="003D0C9D">
      <w:pPr>
        <w:rPr>
          <w:lang w:val="en-US"/>
        </w:rPr>
      </w:pPr>
      <w:r w:rsidRPr="00CC0C30">
        <w:rPr>
          <w:lang w:val="en-US"/>
        </w:rPr>
        <w:t xml:space="preserve">    int </w:t>
      </w:r>
      <w:proofErr w:type="spellStart"/>
      <w:r w:rsidRPr="00CC0C30">
        <w:rPr>
          <w:lang w:val="en-US"/>
        </w:rPr>
        <w:t>other_infomation</w:t>
      </w:r>
      <w:proofErr w:type="spellEnd"/>
      <w:r w:rsidRPr="00CC0C30">
        <w:rPr>
          <w:lang w:val="en-US"/>
        </w:rPr>
        <w:t>_;</w:t>
      </w:r>
    </w:p>
    <w:p w:rsidR="003D0C9D" w:rsidRPr="00CC0C30" w:rsidRDefault="003D0C9D" w:rsidP="003D0C9D">
      <w:pPr>
        <w:rPr>
          <w:lang w:val="en-US"/>
        </w:rPr>
      </w:pPr>
      <w:r w:rsidRPr="00CC0C30">
        <w:rPr>
          <w:lang w:val="en-US"/>
        </w:rPr>
        <w:t xml:space="preserve">    //extension</w:t>
      </w:r>
    </w:p>
    <w:p w:rsidR="003D0C9D" w:rsidRPr="00CC0C30" w:rsidRDefault="003D0C9D" w:rsidP="003D0C9D">
      <w:pPr>
        <w:rPr>
          <w:lang w:val="en-US"/>
        </w:rPr>
      </w:pPr>
      <w:proofErr w:type="gramStart"/>
      <w:r w:rsidRPr="00CC0C30">
        <w:rPr>
          <w:lang w:val="en-US"/>
        </w:rPr>
        <w:t>}</w:t>
      </w:r>
      <w:proofErr w:type="spellStart"/>
      <w:r w:rsidRPr="00CC0C30">
        <w:rPr>
          <w:lang w:val="en-US"/>
        </w:rPr>
        <w:t>encryptor</w:t>
      </w:r>
      <w:proofErr w:type="gramEnd"/>
      <w:r w:rsidRPr="00CC0C30">
        <w:rPr>
          <w:lang w:val="en-US"/>
        </w:rPr>
        <w:t>_ctx_t</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typedef struct </w:t>
      </w:r>
      <w:proofErr w:type="spellStart"/>
      <w:r w:rsidRPr="00CC0C30">
        <w:rPr>
          <w:lang w:val="en-US"/>
        </w:rPr>
        <w:t>api_ctx_</w:t>
      </w:r>
      <w:proofErr w:type="gramStart"/>
      <w:r w:rsidRPr="00CC0C30">
        <w:rPr>
          <w:lang w:val="en-US"/>
        </w:rPr>
        <w:t>s</w:t>
      </w:r>
      <w:proofErr w:type="spellEnd"/>
      <w:r w:rsidRPr="00CC0C30">
        <w:rPr>
          <w:lang w:val="en-US"/>
        </w:rPr>
        <w:t>{</w:t>
      </w:r>
      <w:proofErr w:type="gramEnd"/>
    </w:p>
    <w:p w:rsidR="003D0C9D" w:rsidRPr="00CC0C30" w:rsidRDefault="003D0C9D" w:rsidP="003D0C9D">
      <w:pPr>
        <w:rPr>
          <w:lang w:val="en-US"/>
        </w:rPr>
      </w:pPr>
      <w:r w:rsidRPr="00CC0C30">
        <w:rPr>
          <w:lang w:val="en-US"/>
        </w:rPr>
        <w:t xml:space="preserve">    </w:t>
      </w:r>
      <w:proofErr w:type="spellStart"/>
      <w:r w:rsidRPr="00CC0C30">
        <w:rPr>
          <w:lang w:val="en-US"/>
        </w:rPr>
        <w:t>api_safe_client_t</w:t>
      </w:r>
      <w:proofErr w:type="spellEnd"/>
      <w:r w:rsidRPr="00CC0C30">
        <w:rPr>
          <w:lang w:val="en-US"/>
        </w:rPr>
        <w:t xml:space="preserve"> *</w:t>
      </w:r>
      <w:proofErr w:type="spellStart"/>
      <w:r w:rsidRPr="00CC0C30">
        <w:rPr>
          <w:lang w:val="en-US"/>
        </w:rPr>
        <w:t>safe_api</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api_safe_client_session_t</w:t>
      </w:r>
      <w:proofErr w:type="spellEnd"/>
      <w:r w:rsidRPr="00CC0C30">
        <w:rPr>
          <w:lang w:val="en-US"/>
        </w:rPr>
        <w:t xml:space="preserve"> *</w:t>
      </w:r>
      <w:proofErr w:type="spellStart"/>
      <w:r w:rsidRPr="00CC0C30">
        <w:rPr>
          <w:lang w:val="en-US"/>
        </w:rPr>
        <w:t>safe_sess</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api_safe_client_link_t</w:t>
      </w:r>
      <w:proofErr w:type="spellEnd"/>
      <w:r w:rsidRPr="00CC0C30">
        <w:rPr>
          <w:lang w:val="en-US"/>
        </w:rPr>
        <w:t xml:space="preserve"> *</w:t>
      </w:r>
      <w:proofErr w:type="spellStart"/>
      <w:r w:rsidRPr="00CC0C30">
        <w:rPr>
          <w:lang w:val="en-US"/>
        </w:rPr>
        <w:t>safe_link</w:t>
      </w:r>
      <w:proofErr w:type="spellEnd"/>
      <w:r w:rsidRPr="00CC0C30">
        <w:rPr>
          <w:lang w:val="en-US"/>
        </w:rPr>
        <w:t>_;</w:t>
      </w:r>
    </w:p>
    <w:p w:rsidR="003D0C9D" w:rsidRPr="00CC0C30" w:rsidRDefault="003D0C9D" w:rsidP="003D0C9D">
      <w:pPr>
        <w:rPr>
          <w:lang w:val="en-US"/>
        </w:rPr>
      </w:pPr>
      <w:r w:rsidRPr="00CC0C30">
        <w:rPr>
          <w:lang w:val="en-US"/>
        </w:rPr>
        <w:t xml:space="preserve">    int </w:t>
      </w:r>
      <w:proofErr w:type="spellStart"/>
      <w:r w:rsidRPr="00CC0C30">
        <w:rPr>
          <w:lang w:val="en-US"/>
        </w:rPr>
        <w:t>shakehand_state</w:t>
      </w:r>
      <w:proofErr w:type="spellEnd"/>
      <w:r w:rsidRPr="00CC0C30">
        <w:rPr>
          <w:lang w:val="en-US"/>
        </w:rPr>
        <w:t>_;</w:t>
      </w:r>
    </w:p>
    <w:p w:rsidR="003D0C9D" w:rsidRPr="00CC0C30" w:rsidRDefault="003D0C9D" w:rsidP="003D0C9D">
      <w:pPr>
        <w:rPr>
          <w:lang w:val="en-US"/>
        </w:rPr>
      </w:pPr>
      <w:proofErr w:type="gramStart"/>
      <w:r w:rsidRPr="00CC0C30">
        <w:rPr>
          <w:lang w:val="en-US"/>
        </w:rPr>
        <w:t>}</w:t>
      </w:r>
      <w:proofErr w:type="spellStart"/>
      <w:r w:rsidRPr="00CC0C30">
        <w:rPr>
          <w:lang w:val="en-US"/>
        </w:rPr>
        <w:t>api</w:t>
      </w:r>
      <w:proofErr w:type="gramEnd"/>
      <w:r w:rsidRPr="00CC0C30">
        <w:rPr>
          <w:lang w:val="en-US"/>
        </w:rPr>
        <w:t>_ctx_t</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encryptor</w:t>
      </w:r>
      <w:proofErr w:type="spellEnd"/>
      <w:r w:rsidRPr="00CC0C30">
        <w:rPr>
          <w:lang w:val="en-US"/>
        </w:rPr>
        <w:t xml:space="preserve"> callback function define</w:t>
      </w:r>
    </w:p>
    <w:p w:rsidR="003D0C9D" w:rsidRPr="00CC0C30" w:rsidRDefault="003D0C9D" w:rsidP="003D0C9D">
      <w:pPr>
        <w:rPr>
          <w:lang w:val="en-US"/>
        </w:rPr>
      </w:pPr>
      <w:r w:rsidRPr="00CC0C30">
        <w:rPr>
          <w:lang w:val="en-US"/>
        </w:rPr>
        <w:lastRenderedPageBreak/>
        <w:t xml:space="preserve"> *==============================================================================================*/</w:t>
      </w:r>
    </w:p>
    <w:p w:rsidR="003D0C9D" w:rsidRPr="00CC0C30" w:rsidRDefault="003D0C9D" w:rsidP="003D0C9D">
      <w:pPr>
        <w:rPr>
          <w:lang w:val="en-US"/>
        </w:rPr>
      </w:pPr>
      <w:r w:rsidRPr="00CC0C30">
        <w:rPr>
          <w:lang w:val="en-US"/>
        </w:rPr>
        <w:t>unsigned char *__</w:t>
      </w:r>
      <w:proofErr w:type="spellStart"/>
      <w:r w:rsidRPr="00CC0C30">
        <w:rPr>
          <w:lang w:val="en-US"/>
        </w:rPr>
        <w:t>do_real_connect_</w:t>
      </w:r>
      <w:proofErr w:type="gramStart"/>
      <w:r w:rsidRPr="00CC0C30">
        <w:rPr>
          <w:lang w:val="en-US"/>
        </w:rPr>
        <w:t>operation</w:t>
      </w:r>
      <w:proofErr w:type="spellEnd"/>
      <w:r w:rsidRPr="00CC0C30">
        <w:rPr>
          <w:lang w:val="en-US"/>
        </w:rPr>
        <w:t>(</w:t>
      </w:r>
      <w:proofErr w:type="gramEnd"/>
      <w:r w:rsidRPr="00CC0C30">
        <w:rPr>
          <w:lang w:val="en-US"/>
        </w:rPr>
        <w:t>char *</w:t>
      </w:r>
      <w:proofErr w:type="spellStart"/>
      <w:r w:rsidRPr="00CC0C30">
        <w:rPr>
          <w:lang w:val="en-US"/>
        </w:rPr>
        <w:t>ip</w:t>
      </w:r>
      <w:proofErr w:type="spellEnd"/>
      <w:r w:rsidRPr="00CC0C30">
        <w:rPr>
          <w:lang w:val="en-US"/>
        </w:rPr>
        <w:t xml:space="preserve">, int port, int </w:t>
      </w:r>
      <w:proofErr w:type="spellStart"/>
      <w:r w:rsidRPr="00CC0C30">
        <w:rPr>
          <w:lang w:val="en-US"/>
        </w:rPr>
        <w:t>other_infomation</w:t>
      </w:r>
      <w:proofErr w:type="spellEnd"/>
      <w:r w:rsidRPr="00CC0C30">
        <w:rPr>
          <w:lang w:val="en-US"/>
        </w:rPr>
        <w:t>){</w:t>
      </w:r>
    </w:p>
    <w:p w:rsidR="003D0C9D" w:rsidRPr="00CC0C30" w:rsidRDefault="003D0C9D" w:rsidP="003D0C9D">
      <w:pPr>
        <w:rPr>
          <w:lang w:val="en-US"/>
        </w:rPr>
      </w:pPr>
      <w:r w:rsidRPr="00CC0C30">
        <w:rPr>
          <w:lang w:val="en-US"/>
        </w:rPr>
        <w:t xml:space="preserve">    return (unsigned char</w:t>
      </w:r>
      <w:proofErr w:type="gramStart"/>
      <w:r w:rsidRPr="00CC0C30">
        <w:rPr>
          <w:lang w:val="en-US"/>
        </w:rPr>
        <w:t>*)malloc</w:t>
      </w:r>
      <w:proofErr w:type="gramEnd"/>
      <w:r w:rsidRPr="00CC0C30">
        <w:rPr>
          <w:lang w:val="en-US"/>
        </w:rPr>
        <w:t>(1);</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void *</w:t>
      </w:r>
      <w:proofErr w:type="spellStart"/>
      <w:r w:rsidRPr="00CC0C30">
        <w:rPr>
          <w:lang w:val="en-US"/>
        </w:rPr>
        <w:t>cb_</w:t>
      </w:r>
      <w:proofErr w:type="gramStart"/>
      <w:r w:rsidRPr="00CC0C30">
        <w:rPr>
          <w:lang w:val="en-US"/>
        </w:rPr>
        <w:t>connect</w:t>
      </w:r>
      <w:proofErr w:type="spellEnd"/>
      <w:r w:rsidRPr="00CC0C30">
        <w:rPr>
          <w:lang w:val="en-US"/>
        </w:rPr>
        <w:t>(</w:t>
      </w:r>
      <w:proofErr w:type="gramEnd"/>
      <w:r w:rsidRPr="00CC0C30">
        <w:rPr>
          <w:lang w:val="en-US"/>
        </w:rPr>
        <w:t>void *</w:t>
      </w:r>
      <w:proofErr w:type="spellStart"/>
      <w:r w:rsidRPr="00CC0C30">
        <w:rPr>
          <w:lang w:val="en-US"/>
        </w:rPr>
        <w:t>ctx</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encryptor_ctx_t</w:t>
      </w:r>
      <w:proofErr w:type="spellEnd"/>
      <w:r w:rsidRPr="00CC0C30">
        <w:rPr>
          <w:lang w:val="en-US"/>
        </w:rPr>
        <w:t xml:space="preserve"> *</w:t>
      </w:r>
      <w:proofErr w:type="spellStart"/>
      <w:r w:rsidRPr="00CC0C30">
        <w:rPr>
          <w:lang w:val="en-US"/>
        </w:rPr>
        <w:t>encryptor_ctx</w:t>
      </w:r>
      <w:proofErr w:type="spellEnd"/>
      <w:r w:rsidRPr="00CC0C30">
        <w:rPr>
          <w:lang w:val="en-US"/>
        </w:rPr>
        <w:t xml:space="preserve"> = (</w:t>
      </w:r>
      <w:proofErr w:type="spellStart"/>
      <w:r w:rsidRPr="00CC0C30">
        <w:rPr>
          <w:lang w:val="en-US"/>
        </w:rPr>
        <w:t>encryptor_ctx_t</w:t>
      </w:r>
      <w:proofErr w:type="spellEnd"/>
      <w:proofErr w:type="gramStart"/>
      <w:r w:rsidRPr="00CC0C30">
        <w:rPr>
          <w:lang w:val="en-US"/>
        </w:rPr>
        <w:t>*)</w:t>
      </w:r>
      <w:proofErr w:type="spellStart"/>
      <w:r w:rsidRPr="00CC0C30">
        <w:rPr>
          <w:lang w:val="en-US"/>
        </w:rPr>
        <w:t>ctx</w:t>
      </w:r>
      <w:proofErr w:type="spellEnd"/>
      <w:proofErr w:type="gram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w:t>
      </w:r>
      <w:proofErr w:type="spellStart"/>
      <w:r w:rsidRPr="00CC0C30">
        <w:rPr>
          <w:lang w:val="en-US"/>
        </w:rPr>
        <w:t>encryptor_ctx</w:t>
      </w:r>
      <w:proofErr w:type="spellEnd"/>
      <w:r w:rsidRPr="00CC0C30">
        <w:rPr>
          <w:lang w:val="en-US"/>
        </w:rPr>
        <w:t xml:space="preserve"> )</w:t>
      </w:r>
    </w:p>
    <w:p w:rsidR="003D0C9D" w:rsidRPr="00CC0C30" w:rsidRDefault="003D0C9D" w:rsidP="003D0C9D">
      <w:pPr>
        <w:rPr>
          <w:lang w:val="en-US"/>
        </w:rPr>
      </w:pPr>
      <w:r w:rsidRPr="00CC0C30">
        <w:rPr>
          <w:lang w:val="en-US"/>
        </w:rPr>
        <w:t xml:space="preserve">        return NULL;</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"connect to device, </w:t>
      </w:r>
      <w:proofErr w:type="spellStart"/>
      <w:r w:rsidRPr="00CC0C30">
        <w:rPr>
          <w:lang w:val="en-US"/>
        </w:rPr>
        <w:t>encryptor_ip</w:t>
      </w:r>
      <w:proofErr w:type="spellEnd"/>
      <w:r w:rsidRPr="00CC0C30">
        <w:rPr>
          <w:lang w:val="en-US"/>
        </w:rPr>
        <w:t xml:space="preserve">:%s, port:%d\n", </w:t>
      </w:r>
      <w:proofErr w:type="spellStart"/>
      <w:r w:rsidRPr="00CC0C30">
        <w:rPr>
          <w:lang w:val="en-US"/>
        </w:rPr>
        <w:t>encryptor_ctx</w:t>
      </w:r>
      <w:proofErr w:type="spellEnd"/>
      <w:r w:rsidRPr="00CC0C30">
        <w:rPr>
          <w:lang w:val="en-US"/>
        </w:rPr>
        <w:t>-&gt;</w:t>
      </w:r>
      <w:proofErr w:type="spellStart"/>
      <w:r w:rsidRPr="00CC0C30">
        <w:rPr>
          <w:lang w:val="en-US"/>
        </w:rPr>
        <w:t>encryptor_ip</w:t>
      </w:r>
      <w:proofErr w:type="spellEnd"/>
      <w:r w:rsidRPr="00CC0C30">
        <w:rPr>
          <w:lang w:val="en-US"/>
        </w:rPr>
        <w:t xml:space="preserve">_, </w:t>
      </w:r>
      <w:proofErr w:type="spellStart"/>
      <w:r w:rsidRPr="00CC0C30">
        <w:rPr>
          <w:lang w:val="en-US"/>
        </w:rPr>
        <w:t>encryptor_ctx</w:t>
      </w:r>
      <w:proofErr w:type="spellEnd"/>
      <w:r w:rsidRPr="00CC0C30">
        <w:rPr>
          <w:lang w:val="en-US"/>
        </w:rPr>
        <w:t>-&gt;port_);</w:t>
      </w:r>
    </w:p>
    <w:p w:rsidR="003D0C9D" w:rsidRPr="00CC0C30" w:rsidRDefault="003D0C9D" w:rsidP="003D0C9D">
      <w:pPr>
        <w:rPr>
          <w:lang w:val="en-US"/>
        </w:rPr>
      </w:pPr>
      <w:r w:rsidRPr="00CC0C30">
        <w:rPr>
          <w:lang w:val="en-US"/>
        </w:rPr>
        <w:t xml:space="preserve">    void *p = (void </w:t>
      </w:r>
      <w:proofErr w:type="gramStart"/>
      <w:r w:rsidRPr="00CC0C30">
        <w:rPr>
          <w:lang w:val="en-US"/>
        </w:rPr>
        <w:t>*)_</w:t>
      </w:r>
      <w:proofErr w:type="gramEnd"/>
      <w:r w:rsidRPr="00CC0C30">
        <w:rPr>
          <w:lang w:val="en-US"/>
        </w:rPr>
        <w:t>_</w:t>
      </w:r>
      <w:proofErr w:type="spellStart"/>
      <w:r w:rsidRPr="00CC0C30">
        <w:rPr>
          <w:lang w:val="en-US"/>
        </w:rPr>
        <w:t>do_real_connect_operation</w:t>
      </w:r>
      <w:proofErr w:type="spellEnd"/>
      <w:r w:rsidRPr="00CC0C30">
        <w:rPr>
          <w:lang w:val="en-US"/>
        </w:rPr>
        <w:t>(</w:t>
      </w:r>
      <w:proofErr w:type="spellStart"/>
      <w:r w:rsidRPr="00CC0C30">
        <w:rPr>
          <w:lang w:val="en-US"/>
        </w:rPr>
        <w:t>encryptor_ctx</w:t>
      </w:r>
      <w:proofErr w:type="spellEnd"/>
      <w:r w:rsidRPr="00CC0C30">
        <w:rPr>
          <w:lang w:val="en-US"/>
        </w:rPr>
        <w:t>-&gt;</w:t>
      </w:r>
      <w:proofErr w:type="spellStart"/>
      <w:r w:rsidRPr="00CC0C30">
        <w:rPr>
          <w:lang w:val="en-US"/>
        </w:rPr>
        <w:t>encryptor_ip</w:t>
      </w:r>
      <w:proofErr w:type="spellEnd"/>
      <w:r w:rsidRPr="00CC0C30">
        <w:rPr>
          <w:lang w:val="en-US"/>
        </w:rPr>
        <w:t xml:space="preserve">_, </w:t>
      </w:r>
      <w:proofErr w:type="spellStart"/>
      <w:r w:rsidRPr="00CC0C30">
        <w:rPr>
          <w:lang w:val="en-US"/>
        </w:rPr>
        <w:t>encryptor_ctx</w:t>
      </w:r>
      <w:proofErr w:type="spellEnd"/>
      <w:r w:rsidRPr="00CC0C30">
        <w:rPr>
          <w:lang w:val="en-US"/>
        </w:rPr>
        <w:t xml:space="preserve">-&gt;port_, </w:t>
      </w:r>
      <w:proofErr w:type="spellStart"/>
      <w:r w:rsidRPr="00CC0C30">
        <w:rPr>
          <w:lang w:val="en-US"/>
        </w:rPr>
        <w:t>encryptor_ctx</w:t>
      </w:r>
      <w:proofErr w:type="spellEnd"/>
      <w:r w:rsidRPr="00CC0C30">
        <w:rPr>
          <w:lang w:val="en-US"/>
        </w:rPr>
        <w:t>-&gt;</w:t>
      </w:r>
      <w:proofErr w:type="spellStart"/>
      <w:r w:rsidRPr="00CC0C30">
        <w:rPr>
          <w:lang w:val="en-US"/>
        </w:rPr>
        <w:t>other_infomation</w:t>
      </w:r>
      <w:proofErr w:type="spellEnd"/>
      <w:r w:rsidRPr="00CC0C30">
        <w:rPr>
          <w:lang w:val="en-US"/>
        </w:rPr>
        <w:t>_);</w:t>
      </w:r>
    </w:p>
    <w:p w:rsidR="003D0C9D" w:rsidRPr="00CC0C30" w:rsidRDefault="003D0C9D" w:rsidP="003D0C9D">
      <w:pPr>
        <w:rPr>
          <w:lang w:val="en-US"/>
        </w:rPr>
      </w:pPr>
      <w:r w:rsidRPr="00CC0C30">
        <w:rPr>
          <w:lang w:val="en-US"/>
        </w:rPr>
        <w:t xml:space="preserve">    return p;</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int __</w:t>
      </w:r>
      <w:proofErr w:type="spellStart"/>
      <w:r w:rsidRPr="00CC0C30">
        <w:rPr>
          <w:lang w:val="en-US"/>
        </w:rPr>
        <w:t>do_real_disconnect_</w:t>
      </w:r>
      <w:proofErr w:type="gramStart"/>
      <w:r w:rsidRPr="00CC0C30">
        <w:rPr>
          <w:lang w:val="en-US"/>
        </w:rPr>
        <w:t>operation</w:t>
      </w:r>
      <w:proofErr w:type="spellEnd"/>
      <w:r w:rsidRPr="00CC0C30">
        <w:rPr>
          <w:lang w:val="en-US"/>
        </w:rPr>
        <w:t>(</w:t>
      </w:r>
      <w:proofErr w:type="gramEnd"/>
      <w:r w:rsidRPr="00CC0C30">
        <w:rPr>
          <w:lang w:val="en-US"/>
        </w:rPr>
        <w:t>void *handle){</w:t>
      </w: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r w:rsidRPr="00CC0C30">
        <w:rPr>
          <w:lang w:val="en-US"/>
        </w:rPr>
        <w:t xml:space="preserve">int </w:t>
      </w:r>
      <w:proofErr w:type="spellStart"/>
      <w:r w:rsidRPr="00CC0C30">
        <w:rPr>
          <w:lang w:val="en-US"/>
        </w:rPr>
        <w:t>cb_</w:t>
      </w:r>
      <w:proofErr w:type="gramStart"/>
      <w:r w:rsidRPr="00CC0C30">
        <w:rPr>
          <w:lang w:val="en-US"/>
        </w:rPr>
        <w:t>disconnect</w:t>
      </w:r>
      <w:proofErr w:type="spellEnd"/>
      <w:r w:rsidRPr="00CC0C30">
        <w:rPr>
          <w:lang w:val="en-US"/>
        </w:rPr>
        <w:t>(</w:t>
      </w:r>
      <w:proofErr w:type="gramEnd"/>
      <w:r w:rsidRPr="00CC0C30">
        <w:rPr>
          <w:lang w:val="en-US"/>
        </w:rPr>
        <w:t>void *handle){</w:t>
      </w:r>
    </w:p>
    <w:p w:rsidR="003D0C9D" w:rsidRPr="00CC0C30" w:rsidRDefault="003D0C9D" w:rsidP="003D0C9D">
      <w:pPr>
        <w:rPr>
          <w:lang w:val="en-US"/>
        </w:rPr>
      </w:pPr>
      <w:r w:rsidRPr="00CC0C30">
        <w:rPr>
          <w:lang w:val="en-US"/>
        </w:rPr>
        <w:t xml:space="preserve">    if</w:t>
      </w:r>
      <w:proofErr w:type="gramStart"/>
      <w:r w:rsidRPr="00CC0C30">
        <w:rPr>
          <w:lang w:val="en-US"/>
        </w:rPr>
        <w:t>(!handle</w:t>
      </w:r>
      <w:proofErr w:type="gramEnd"/>
      <w:r w:rsidRPr="00CC0C30">
        <w:rPr>
          <w:lang w:val="en-US"/>
        </w:rPr>
        <w:t>)</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("disconnect\n");</w:t>
      </w:r>
    </w:p>
    <w:p w:rsidR="003D0C9D" w:rsidRPr="00CC0C30" w:rsidRDefault="003D0C9D" w:rsidP="003D0C9D">
      <w:pPr>
        <w:rPr>
          <w:lang w:val="en-US"/>
        </w:rPr>
      </w:pPr>
      <w:r w:rsidRPr="00CC0C30">
        <w:rPr>
          <w:lang w:val="en-US"/>
        </w:rPr>
        <w:t xml:space="preserve">    __</w:t>
      </w:r>
      <w:proofErr w:type="spellStart"/>
      <w:r w:rsidRPr="00CC0C30">
        <w:rPr>
          <w:lang w:val="en-US"/>
        </w:rPr>
        <w:t>do_real_disconnect_operation</w:t>
      </w:r>
      <w:proofErr w:type="spellEnd"/>
      <w:r w:rsidRPr="00CC0C30">
        <w:rPr>
          <w:lang w:val="en-US"/>
        </w:rPr>
        <w:t>(handle);</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free(handle);</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w:t>
      </w:r>
      <w:proofErr w:type="gramStart"/>
      <w:r w:rsidRPr="00CC0C30">
        <w:rPr>
          <w:lang w:val="en-US"/>
        </w:rPr>
        <w:t>reconnect</w:t>
      </w:r>
      <w:proofErr w:type="spellEnd"/>
      <w:r w:rsidRPr="00CC0C30">
        <w:rPr>
          <w:lang w:val="en-US"/>
        </w:rPr>
        <w:t>(</w:t>
      </w:r>
      <w:proofErr w:type="gramEnd"/>
      <w:r w:rsidRPr="00CC0C30">
        <w:rPr>
          <w:lang w:val="en-US"/>
        </w:rPr>
        <w:t>void *handle){</w:t>
      </w:r>
    </w:p>
    <w:p w:rsidR="003D0C9D" w:rsidRPr="00CC0C30" w:rsidRDefault="003D0C9D" w:rsidP="003D0C9D">
      <w:pPr>
        <w:rPr>
          <w:lang w:val="en-US"/>
        </w:rPr>
      </w:pPr>
      <w:r w:rsidRPr="00CC0C30">
        <w:rPr>
          <w:lang w:val="en-US"/>
        </w:rPr>
        <w:t xml:space="preserve">    if</w:t>
      </w:r>
      <w:proofErr w:type="gramStart"/>
      <w:r w:rsidRPr="00CC0C30">
        <w:rPr>
          <w:lang w:val="en-US"/>
        </w:rPr>
        <w:t>(!handle</w:t>
      </w:r>
      <w:proofErr w:type="gramEnd"/>
      <w:r w:rsidRPr="00CC0C30">
        <w:rPr>
          <w:lang w:val="en-US"/>
        </w:rPr>
        <w:t>)</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("reconnect\n");</w:t>
      </w: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cb_reset_</w:t>
      </w:r>
      <w:proofErr w:type="gramStart"/>
      <w:r w:rsidRPr="00CC0C30">
        <w:rPr>
          <w:lang w:val="en-US"/>
        </w:rPr>
        <w:t>connect</w:t>
      </w:r>
      <w:proofErr w:type="spellEnd"/>
      <w:r w:rsidRPr="00CC0C30">
        <w:rPr>
          <w:lang w:val="en-US"/>
        </w:rPr>
        <w:t>(</w:t>
      </w:r>
      <w:proofErr w:type="gramEnd"/>
      <w:r w:rsidRPr="00CC0C30">
        <w:rPr>
          <w:lang w:val="en-US"/>
        </w:rPr>
        <w:t>void *handle){</w:t>
      </w:r>
    </w:p>
    <w:p w:rsidR="003D0C9D" w:rsidRPr="00CC0C30" w:rsidRDefault="003D0C9D" w:rsidP="003D0C9D">
      <w:pPr>
        <w:rPr>
          <w:lang w:val="en-US"/>
        </w:rPr>
      </w:pPr>
      <w:r w:rsidRPr="00CC0C30">
        <w:rPr>
          <w:lang w:val="en-US"/>
        </w:rPr>
        <w:lastRenderedPageBreak/>
        <w:t xml:space="preserve">    if</w:t>
      </w:r>
      <w:proofErr w:type="gramStart"/>
      <w:r w:rsidRPr="00CC0C30">
        <w:rPr>
          <w:lang w:val="en-US"/>
        </w:rPr>
        <w:t>(!handle</w:t>
      </w:r>
      <w:proofErr w:type="gramEnd"/>
      <w:r w:rsidRPr="00CC0C30">
        <w:rPr>
          <w:lang w:val="en-US"/>
        </w:rPr>
        <w:t>)</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reset_connect</w:t>
      </w:r>
      <w:proofErr w:type="spellEnd"/>
      <w:r w:rsidRPr="00CC0C30">
        <w:rPr>
          <w:lang w:val="en-US"/>
        </w:rPr>
        <w:t>\n");</w:t>
      </w: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cb_is_</w:t>
      </w:r>
      <w:proofErr w:type="gramStart"/>
      <w:r w:rsidRPr="00CC0C30">
        <w:rPr>
          <w:lang w:val="en-US"/>
        </w:rPr>
        <w:t>connected</w:t>
      </w:r>
      <w:proofErr w:type="spellEnd"/>
      <w:r w:rsidRPr="00CC0C30">
        <w:rPr>
          <w:lang w:val="en-US"/>
        </w:rPr>
        <w:t>(</w:t>
      </w:r>
      <w:proofErr w:type="gramEnd"/>
      <w:r w:rsidRPr="00CC0C30">
        <w:rPr>
          <w:lang w:val="en-US"/>
        </w:rPr>
        <w:t>void *handle){</w:t>
      </w:r>
    </w:p>
    <w:p w:rsidR="003D0C9D" w:rsidRPr="00CC0C30" w:rsidRDefault="003D0C9D" w:rsidP="003D0C9D">
      <w:pPr>
        <w:rPr>
          <w:lang w:val="en-US"/>
        </w:rPr>
      </w:pPr>
      <w:r w:rsidRPr="00CC0C30">
        <w:rPr>
          <w:lang w:val="en-US"/>
        </w:rPr>
        <w:t xml:space="preserve">    if</w:t>
      </w:r>
      <w:proofErr w:type="gramStart"/>
      <w:r w:rsidRPr="00CC0C30">
        <w:rPr>
          <w:lang w:val="en-US"/>
        </w:rPr>
        <w:t>(!handle</w:t>
      </w:r>
      <w:proofErr w:type="gramEnd"/>
      <w:r w:rsidRPr="00CC0C30">
        <w:rPr>
          <w:lang w:val="en-US"/>
        </w:rPr>
        <w:t>)</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is_connected</w:t>
      </w:r>
      <w:proofErr w:type="spellEnd"/>
      <w:r w:rsidRPr="00CC0C30">
        <w:rPr>
          <w:lang w:val="en-US"/>
        </w:rPr>
        <w:t>\n");</w:t>
      </w: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cb_encrypt_</w:t>
      </w:r>
      <w:proofErr w:type="gramStart"/>
      <w:r w:rsidRPr="00CC0C30">
        <w:rPr>
          <w:lang w:val="en-US"/>
        </w:rPr>
        <w:t>data</w:t>
      </w:r>
      <w:proofErr w:type="spellEnd"/>
      <w:r w:rsidRPr="00CC0C30">
        <w:rPr>
          <w:lang w:val="en-US"/>
        </w:rPr>
        <w:t>(</w:t>
      </w:r>
      <w:proofErr w:type="gramEnd"/>
      <w:r w:rsidRPr="00CC0C30">
        <w:rPr>
          <w:lang w:val="en-US"/>
        </w:rPr>
        <w:t>void *handle, const unsigned char *</w:t>
      </w:r>
      <w:proofErr w:type="spellStart"/>
      <w:r w:rsidRPr="00CC0C30">
        <w:rPr>
          <w:lang w:val="en-US"/>
        </w:rPr>
        <w:t>skey</w:t>
      </w:r>
      <w:proofErr w:type="spellEnd"/>
      <w:r w:rsidRPr="00CC0C30">
        <w:rPr>
          <w:lang w:val="en-US"/>
        </w:rPr>
        <w:t xml:space="preserve">, const unsigned int </w:t>
      </w:r>
      <w:proofErr w:type="spellStart"/>
      <w:r w:rsidRPr="00CC0C30">
        <w:rPr>
          <w:lang w:val="en-US"/>
        </w:rPr>
        <w:t>skey_len</w:t>
      </w:r>
      <w:proofErr w:type="spellEnd"/>
      <w:r w:rsidRPr="00CC0C30">
        <w:rPr>
          <w:lang w:val="en-US"/>
        </w:rPr>
        <w:t>, const unsigned char *</w:t>
      </w:r>
      <w:proofErr w:type="spellStart"/>
      <w:r w:rsidRPr="00CC0C30">
        <w:rPr>
          <w:lang w:val="en-US"/>
        </w:rPr>
        <w:t>src</w:t>
      </w:r>
      <w:proofErr w:type="spellEnd"/>
      <w:r w:rsidRPr="00CC0C30">
        <w:rPr>
          <w:lang w:val="en-US"/>
        </w:rPr>
        <w:t xml:space="preserve">, const unsigned int </w:t>
      </w:r>
      <w:proofErr w:type="spellStart"/>
      <w:r w:rsidRPr="00CC0C30">
        <w:rPr>
          <w:lang w:val="en-US"/>
        </w:rPr>
        <w:t>src_len</w:t>
      </w:r>
      <w:proofErr w:type="spellEnd"/>
      <w:r w:rsidRPr="00CC0C30">
        <w:rPr>
          <w:lang w:val="en-US"/>
        </w:rPr>
        <w:t>, unsigned char *</w:t>
      </w:r>
      <w:proofErr w:type="spellStart"/>
      <w:r w:rsidRPr="00CC0C30">
        <w:rPr>
          <w:lang w:val="en-US"/>
        </w:rPr>
        <w:t>dst</w:t>
      </w:r>
      <w:proofErr w:type="spellEnd"/>
      <w:r w:rsidRPr="00CC0C30">
        <w:rPr>
          <w:lang w:val="en-US"/>
        </w:rPr>
        <w:t>, unsigned int *cap){</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skey</w:t>
      </w:r>
      <w:proofErr w:type="spellEnd"/>
      <w:r w:rsidRPr="00CC0C30">
        <w:rPr>
          <w:lang w:val="en-US"/>
        </w:rPr>
        <w:t xml:space="preserve"> == NULL || </w:t>
      </w:r>
      <w:proofErr w:type="spellStart"/>
      <w:r w:rsidRPr="00CC0C30">
        <w:rPr>
          <w:lang w:val="en-US"/>
        </w:rPr>
        <w:t>src</w:t>
      </w:r>
      <w:proofErr w:type="spellEnd"/>
      <w:r w:rsidRPr="00CC0C30">
        <w:rPr>
          <w:lang w:val="en-US"/>
        </w:rPr>
        <w:t xml:space="preserve"> == NULL || </w:t>
      </w:r>
      <w:proofErr w:type="spellStart"/>
      <w:r w:rsidRPr="00CC0C30">
        <w:rPr>
          <w:lang w:val="en-US"/>
        </w:rPr>
        <w:t>dst</w:t>
      </w:r>
      <w:proofErr w:type="spellEnd"/>
      <w:r w:rsidRPr="00CC0C30">
        <w:rPr>
          <w:lang w:val="en-US"/>
        </w:rPr>
        <w:t xml:space="preserve"> == NULL || cap ==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dev_encrypt_data</w:t>
      </w:r>
      <w:proofErr w:type="spellEnd"/>
      <w:r w:rsidRPr="00CC0C30">
        <w:rPr>
          <w:lang w:val="en-US"/>
        </w:rPr>
        <w:t>\n");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real encrypt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cb_decrypt_</w:t>
      </w:r>
      <w:proofErr w:type="gramStart"/>
      <w:r w:rsidRPr="00CC0C30">
        <w:rPr>
          <w:lang w:val="en-US"/>
        </w:rPr>
        <w:t>data</w:t>
      </w:r>
      <w:proofErr w:type="spellEnd"/>
      <w:r w:rsidRPr="00CC0C30">
        <w:rPr>
          <w:lang w:val="en-US"/>
        </w:rPr>
        <w:t>(</w:t>
      </w:r>
      <w:proofErr w:type="gramEnd"/>
      <w:r w:rsidRPr="00CC0C30">
        <w:rPr>
          <w:lang w:val="en-US"/>
        </w:rPr>
        <w:t>void *handle, const unsigned char *</w:t>
      </w:r>
      <w:proofErr w:type="spellStart"/>
      <w:r w:rsidRPr="00CC0C30">
        <w:rPr>
          <w:lang w:val="en-US"/>
        </w:rPr>
        <w:t>skey</w:t>
      </w:r>
      <w:proofErr w:type="spellEnd"/>
      <w:r w:rsidRPr="00CC0C30">
        <w:rPr>
          <w:lang w:val="en-US"/>
        </w:rPr>
        <w:t xml:space="preserve">, const unsigned int </w:t>
      </w:r>
      <w:proofErr w:type="spellStart"/>
      <w:r w:rsidRPr="00CC0C30">
        <w:rPr>
          <w:lang w:val="en-US"/>
        </w:rPr>
        <w:t>skey_len</w:t>
      </w:r>
      <w:proofErr w:type="spellEnd"/>
      <w:r w:rsidRPr="00CC0C30">
        <w:rPr>
          <w:lang w:val="en-US"/>
        </w:rPr>
        <w:t>, const unsigned char *</w:t>
      </w:r>
      <w:proofErr w:type="spellStart"/>
      <w:r w:rsidRPr="00CC0C30">
        <w:rPr>
          <w:lang w:val="en-US"/>
        </w:rPr>
        <w:t>src</w:t>
      </w:r>
      <w:proofErr w:type="spellEnd"/>
      <w:r w:rsidRPr="00CC0C30">
        <w:rPr>
          <w:lang w:val="en-US"/>
        </w:rPr>
        <w:t xml:space="preserve">, const unsigned int </w:t>
      </w:r>
      <w:proofErr w:type="spellStart"/>
      <w:r w:rsidRPr="00CC0C30">
        <w:rPr>
          <w:lang w:val="en-US"/>
        </w:rPr>
        <w:t>src_len</w:t>
      </w:r>
      <w:proofErr w:type="spellEnd"/>
      <w:r w:rsidRPr="00CC0C30">
        <w:rPr>
          <w:lang w:val="en-US"/>
        </w:rPr>
        <w:t>, unsigned char *</w:t>
      </w:r>
      <w:proofErr w:type="spellStart"/>
      <w:r w:rsidRPr="00CC0C30">
        <w:rPr>
          <w:lang w:val="en-US"/>
        </w:rPr>
        <w:t>dst</w:t>
      </w:r>
      <w:proofErr w:type="spellEnd"/>
      <w:r w:rsidRPr="00CC0C30">
        <w:rPr>
          <w:lang w:val="en-US"/>
        </w:rPr>
        <w:t>, unsigned int *cap){</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skey</w:t>
      </w:r>
      <w:proofErr w:type="spellEnd"/>
      <w:r w:rsidRPr="00CC0C30">
        <w:rPr>
          <w:lang w:val="en-US"/>
        </w:rPr>
        <w:t xml:space="preserve"> == NULL || </w:t>
      </w:r>
      <w:proofErr w:type="spellStart"/>
      <w:r w:rsidRPr="00CC0C30">
        <w:rPr>
          <w:lang w:val="en-US"/>
        </w:rPr>
        <w:t>src</w:t>
      </w:r>
      <w:proofErr w:type="spellEnd"/>
      <w:r w:rsidRPr="00CC0C30">
        <w:rPr>
          <w:lang w:val="en-US"/>
        </w:rPr>
        <w:t xml:space="preserve"> == NULL || </w:t>
      </w:r>
      <w:proofErr w:type="spellStart"/>
      <w:r w:rsidRPr="00CC0C30">
        <w:rPr>
          <w:lang w:val="en-US"/>
        </w:rPr>
        <w:t>dst</w:t>
      </w:r>
      <w:proofErr w:type="spellEnd"/>
      <w:r w:rsidRPr="00CC0C30">
        <w:rPr>
          <w:lang w:val="en-US"/>
        </w:rPr>
        <w:t xml:space="preserve"> == NULL || cap ==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dev_decrypt_data</w:t>
      </w:r>
      <w:proofErr w:type="spellEnd"/>
      <w:r w:rsidRPr="00CC0C30">
        <w:rPr>
          <w:lang w:val="en-US"/>
        </w:rPr>
        <w:t>\n");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real decrypt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cb_mac_</w:t>
      </w:r>
      <w:proofErr w:type="gramStart"/>
      <w:r w:rsidRPr="00CC0C30">
        <w:rPr>
          <w:lang w:val="en-US"/>
        </w:rPr>
        <w:t>data</w:t>
      </w:r>
      <w:proofErr w:type="spellEnd"/>
      <w:r w:rsidRPr="00CC0C30">
        <w:rPr>
          <w:lang w:val="en-US"/>
        </w:rPr>
        <w:t>(</w:t>
      </w:r>
      <w:proofErr w:type="gramEnd"/>
      <w:r w:rsidRPr="00CC0C30">
        <w:rPr>
          <w:lang w:val="en-US"/>
        </w:rPr>
        <w:t>void *handle, const unsigned char *</w:t>
      </w:r>
      <w:proofErr w:type="spellStart"/>
      <w:r w:rsidRPr="00CC0C30">
        <w:rPr>
          <w:lang w:val="en-US"/>
        </w:rPr>
        <w:t>skey</w:t>
      </w:r>
      <w:proofErr w:type="spellEnd"/>
      <w:r w:rsidRPr="00CC0C30">
        <w:rPr>
          <w:lang w:val="en-US"/>
        </w:rPr>
        <w:t xml:space="preserve">, const unsigned int </w:t>
      </w:r>
      <w:proofErr w:type="spellStart"/>
      <w:r w:rsidRPr="00CC0C30">
        <w:rPr>
          <w:lang w:val="en-US"/>
        </w:rPr>
        <w:t>skey_len</w:t>
      </w:r>
      <w:proofErr w:type="spellEnd"/>
      <w:r w:rsidRPr="00CC0C30">
        <w:rPr>
          <w:lang w:val="en-US"/>
        </w:rPr>
        <w:t>, const unsigned char *</w:t>
      </w:r>
      <w:proofErr w:type="spellStart"/>
      <w:r w:rsidRPr="00CC0C30">
        <w:rPr>
          <w:lang w:val="en-US"/>
        </w:rPr>
        <w:t>src</w:t>
      </w:r>
      <w:proofErr w:type="spellEnd"/>
      <w:r w:rsidRPr="00CC0C30">
        <w:rPr>
          <w:lang w:val="en-US"/>
        </w:rPr>
        <w:t xml:space="preserve">, const unsigned int </w:t>
      </w:r>
      <w:proofErr w:type="spellStart"/>
      <w:r w:rsidRPr="00CC0C30">
        <w:rPr>
          <w:lang w:val="en-US"/>
        </w:rPr>
        <w:t>src_len</w:t>
      </w:r>
      <w:proofErr w:type="spellEnd"/>
      <w:r w:rsidRPr="00CC0C30">
        <w:rPr>
          <w:lang w:val="en-US"/>
        </w:rPr>
        <w:t>, unsigned char *</w:t>
      </w:r>
      <w:proofErr w:type="spellStart"/>
      <w:r w:rsidRPr="00CC0C30">
        <w:rPr>
          <w:lang w:val="en-US"/>
        </w:rPr>
        <w:t>dst</w:t>
      </w:r>
      <w:proofErr w:type="spellEnd"/>
      <w:r w:rsidRPr="00CC0C30">
        <w:rPr>
          <w:lang w:val="en-US"/>
        </w:rPr>
        <w:t>, unsigned int *cap){</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skey</w:t>
      </w:r>
      <w:proofErr w:type="spellEnd"/>
      <w:r w:rsidRPr="00CC0C30">
        <w:rPr>
          <w:lang w:val="en-US"/>
        </w:rPr>
        <w:t xml:space="preserve"> == NULL || </w:t>
      </w:r>
      <w:proofErr w:type="spellStart"/>
      <w:r w:rsidRPr="00CC0C30">
        <w:rPr>
          <w:lang w:val="en-US"/>
        </w:rPr>
        <w:t>src</w:t>
      </w:r>
      <w:proofErr w:type="spellEnd"/>
      <w:r w:rsidRPr="00CC0C30">
        <w:rPr>
          <w:lang w:val="en-US"/>
        </w:rPr>
        <w:t xml:space="preserve"> == NULL || </w:t>
      </w:r>
      <w:proofErr w:type="spellStart"/>
      <w:r w:rsidRPr="00CC0C30">
        <w:rPr>
          <w:lang w:val="en-US"/>
        </w:rPr>
        <w:t>dst</w:t>
      </w:r>
      <w:proofErr w:type="spellEnd"/>
      <w:r w:rsidRPr="00CC0C30">
        <w:rPr>
          <w:lang w:val="en-US"/>
        </w:rPr>
        <w:t xml:space="preserve"> == NULL || cap ==</w:t>
      </w:r>
      <w:r w:rsidRPr="00CC0C30">
        <w:rPr>
          <w:lang w:val="en-US"/>
        </w:rPr>
        <w:lastRenderedPageBreak/>
        <w:t xml:space="preserve">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dev_mac_data</w:t>
      </w:r>
      <w:proofErr w:type="spellEnd"/>
      <w:r w:rsidRPr="00CC0C30">
        <w:rPr>
          <w:lang w:val="en-US"/>
        </w:rPr>
        <w:t>\n");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real mac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cb_hash_</w:t>
      </w:r>
      <w:proofErr w:type="gramStart"/>
      <w:r w:rsidRPr="00CC0C30">
        <w:rPr>
          <w:lang w:val="en-US"/>
        </w:rPr>
        <w:t>data</w:t>
      </w:r>
      <w:proofErr w:type="spellEnd"/>
      <w:r w:rsidRPr="00CC0C30">
        <w:rPr>
          <w:lang w:val="en-US"/>
        </w:rPr>
        <w:t>(</w:t>
      </w:r>
      <w:proofErr w:type="gramEnd"/>
      <w:r w:rsidRPr="00CC0C30">
        <w:rPr>
          <w:lang w:val="en-US"/>
        </w:rPr>
        <w:t xml:space="preserve">void *handle, const unsigned char *data, const unsigned int </w:t>
      </w:r>
      <w:proofErr w:type="spellStart"/>
      <w:r w:rsidRPr="00CC0C30">
        <w:rPr>
          <w:lang w:val="en-US"/>
        </w:rPr>
        <w:t>data_len</w:t>
      </w:r>
      <w:proofErr w:type="spellEnd"/>
      <w:r w:rsidRPr="00CC0C30">
        <w:rPr>
          <w:lang w:val="en-US"/>
        </w:rPr>
        <w:t>, unsigned char *hash, unsigned int *</w:t>
      </w:r>
      <w:proofErr w:type="spellStart"/>
      <w:r w:rsidRPr="00CC0C30">
        <w:rPr>
          <w:lang w:val="en-US"/>
        </w:rPr>
        <w:t>hash_cap</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data == NULL || hash == NULL) </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"hash data\n");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real hash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cb_sign_</w:t>
      </w:r>
      <w:proofErr w:type="gramStart"/>
      <w:r w:rsidRPr="00CC0C30">
        <w:rPr>
          <w:lang w:val="en-US"/>
        </w:rPr>
        <w:t>data</w:t>
      </w:r>
      <w:proofErr w:type="spellEnd"/>
      <w:r w:rsidRPr="00CC0C30">
        <w:rPr>
          <w:lang w:val="en-US"/>
        </w:rPr>
        <w:t>(</w:t>
      </w:r>
      <w:proofErr w:type="gramEnd"/>
      <w:r w:rsidRPr="00CC0C30">
        <w:rPr>
          <w:lang w:val="en-US"/>
        </w:rPr>
        <w:t>void *handle, const void *</w:t>
      </w:r>
      <w:proofErr w:type="spellStart"/>
      <w:r w:rsidRPr="00CC0C30">
        <w:rPr>
          <w:lang w:val="en-US"/>
        </w:rPr>
        <w:t>sign_keypair</w:t>
      </w:r>
      <w:proofErr w:type="spellEnd"/>
      <w:r w:rsidRPr="00CC0C30">
        <w:rPr>
          <w:lang w:val="en-US"/>
        </w:rPr>
        <w:t xml:space="preserve">, const unsigned char *data, const unsigned int </w:t>
      </w:r>
      <w:proofErr w:type="spellStart"/>
      <w:r w:rsidRPr="00CC0C30">
        <w:rPr>
          <w:lang w:val="en-US"/>
        </w:rPr>
        <w:t>data_len</w:t>
      </w:r>
      <w:proofErr w:type="spellEnd"/>
      <w:r w:rsidRPr="00CC0C30">
        <w:rPr>
          <w:lang w:val="en-US"/>
        </w:rPr>
        <w:t>, unsigned char *</w:t>
      </w:r>
      <w:proofErr w:type="spellStart"/>
      <w:r w:rsidRPr="00CC0C30">
        <w:rPr>
          <w:lang w:val="en-US"/>
        </w:rPr>
        <w:t>signed_data</w:t>
      </w:r>
      <w:proofErr w:type="spellEnd"/>
      <w:r w:rsidRPr="00CC0C30">
        <w:rPr>
          <w:lang w:val="en-US"/>
        </w:rPr>
        <w:t>, unsigned int *cap){</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sign_keypair</w:t>
      </w:r>
      <w:proofErr w:type="spellEnd"/>
      <w:r w:rsidRPr="00CC0C30">
        <w:rPr>
          <w:lang w:val="en-US"/>
        </w:rPr>
        <w:t xml:space="preserve"> == NULL || data == NULL || </w:t>
      </w:r>
      <w:proofErr w:type="spellStart"/>
      <w:r w:rsidRPr="00CC0C30">
        <w:rPr>
          <w:lang w:val="en-US"/>
        </w:rPr>
        <w:t>signed_data</w:t>
      </w:r>
      <w:proofErr w:type="spellEnd"/>
      <w:r w:rsidRPr="00CC0C30">
        <w:rPr>
          <w:lang w:val="en-US"/>
        </w:rPr>
        <w:t xml:space="preserve"> == NULL || cap ==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dev_sign_data</w:t>
      </w:r>
      <w:proofErr w:type="spellEnd"/>
      <w:r w:rsidRPr="00CC0C30">
        <w:rPr>
          <w:lang w:val="en-US"/>
        </w:rPr>
        <w:t>\n");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real sign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cb_verify_signed_</w:t>
      </w:r>
      <w:proofErr w:type="gramStart"/>
      <w:r w:rsidRPr="00CC0C30">
        <w:rPr>
          <w:lang w:val="en-US"/>
        </w:rPr>
        <w:t>data</w:t>
      </w:r>
      <w:proofErr w:type="spellEnd"/>
      <w:r w:rsidRPr="00CC0C30">
        <w:rPr>
          <w:lang w:val="en-US"/>
        </w:rPr>
        <w:t>(</w:t>
      </w:r>
      <w:proofErr w:type="gramEnd"/>
      <w:r w:rsidRPr="00CC0C30">
        <w:rPr>
          <w:lang w:val="en-US"/>
        </w:rPr>
        <w:t xml:space="preserve">void *handle, const unsigned char *data, const unsigned int </w:t>
      </w:r>
      <w:proofErr w:type="spellStart"/>
      <w:r w:rsidRPr="00CC0C30">
        <w:rPr>
          <w:lang w:val="en-US"/>
        </w:rPr>
        <w:t>data_len</w:t>
      </w:r>
      <w:proofErr w:type="spellEnd"/>
      <w:r w:rsidRPr="00CC0C30">
        <w:rPr>
          <w:lang w:val="en-US"/>
        </w:rPr>
        <w:t>, const unsigned char *</w:t>
      </w:r>
      <w:proofErr w:type="spellStart"/>
      <w:r w:rsidRPr="00CC0C30">
        <w:rPr>
          <w:lang w:val="en-US"/>
        </w:rPr>
        <w:t>signed_data</w:t>
      </w:r>
      <w:proofErr w:type="spellEnd"/>
      <w:r w:rsidRPr="00CC0C30">
        <w:rPr>
          <w:lang w:val="en-US"/>
        </w:rPr>
        <w:t xml:space="preserve">, unsigned int </w:t>
      </w:r>
      <w:proofErr w:type="spellStart"/>
      <w:r w:rsidRPr="00CC0C30">
        <w:rPr>
          <w:lang w:val="en-US"/>
        </w:rPr>
        <w:t>signed_data_len</w:t>
      </w:r>
      <w:proofErr w:type="spellEnd"/>
      <w:r w:rsidRPr="00CC0C30">
        <w:rPr>
          <w:lang w:val="en-US"/>
        </w:rPr>
        <w:t>, const unsigned char *</w:t>
      </w:r>
      <w:proofErr w:type="spellStart"/>
      <w:r w:rsidRPr="00CC0C30">
        <w:rPr>
          <w:lang w:val="en-US"/>
        </w:rPr>
        <w:t>pub_key</w:t>
      </w:r>
      <w:proofErr w:type="spellEnd"/>
      <w:r w:rsidRPr="00CC0C30">
        <w:rPr>
          <w:lang w:val="en-US"/>
        </w:rPr>
        <w:t xml:space="preserve">, const unsigned int </w:t>
      </w:r>
      <w:proofErr w:type="spellStart"/>
      <w:r w:rsidRPr="00CC0C30">
        <w:rPr>
          <w:lang w:val="en-US"/>
        </w:rPr>
        <w:t>pub_key_len</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data == NULL || </w:t>
      </w:r>
      <w:proofErr w:type="spellStart"/>
      <w:r w:rsidRPr="00CC0C30">
        <w:rPr>
          <w:lang w:val="en-US"/>
        </w:rPr>
        <w:t>signed_data</w:t>
      </w:r>
      <w:proofErr w:type="spellEnd"/>
      <w:r w:rsidRPr="00CC0C30">
        <w:rPr>
          <w:lang w:val="en-US"/>
        </w:rPr>
        <w:t xml:space="preserve"> == NULL || </w:t>
      </w:r>
      <w:proofErr w:type="spellStart"/>
      <w:r w:rsidRPr="00CC0C30">
        <w:rPr>
          <w:lang w:val="en-US"/>
        </w:rPr>
        <w:t>pub_key</w:t>
      </w:r>
      <w:proofErr w:type="spellEnd"/>
      <w:r w:rsidRPr="00CC0C30">
        <w:rPr>
          <w:lang w:val="en-US"/>
        </w:rPr>
        <w:t xml:space="preserve"> ==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dev_verify_signed_data</w:t>
      </w:r>
      <w:proofErr w:type="spellEnd"/>
      <w:r w:rsidRPr="00CC0C30">
        <w:rPr>
          <w:lang w:val="en-US"/>
        </w:rPr>
        <w:t>\n");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real verify sign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cb_gen_</w:t>
      </w:r>
      <w:proofErr w:type="gramStart"/>
      <w:r w:rsidRPr="00CC0C30">
        <w:rPr>
          <w:lang w:val="en-US"/>
        </w:rPr>
        <w:t>random</w:t>
      </w:r>
      <w:proofErr w:type="spellEnd"/>
      <w:r w:rsidRPr="00CC0C30">
        <w:rPr>
          <w:lang w:val="en-US"/>
        </w:rPr>
        <w:t>(</w:t>
      </w:r>
      <w:proofErr w:type="gramEnd"/>
      <w:r w:rsidRPr="00CC0C30">
        <w:rPr>
          <w:lang w:val="en-US"/>
        </w:rPr>
        <w:t xml:space="preserve">void *handle, const unsigned int </w:t>
      </w:r>
      <w:proofErr w:type="spellStart"/>
      <w:r w:rsidRPr="00CC0C30">
        <w:rPr>
          <w:lang w:val="en-US"/>
        </w:rPr>
        <w:t>len</w:t>
      </w:r>
      <w:proofErr w:type="spellEnd"/>
      <w:r w:rsidRPr="00CC0C30">
        <w:rPr>
          <w:lang w:val="en-US"/>
        </w:rPr>
        <w:t>, unsigned char *random){</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handle == NULL || random == NULL)</w:t>
      </w:r>
    </w:p>
    <w:p w:rsidR="003D0C9D" w:rsidRPr="00CC0C30" w:rsidRDefault="003D0C9D" w:rsidP="003D0C9D">
      <w:pPr>
        <w:rPr>
          <w:lang w:val="en-US"/>
        </w:rPr>
      </w:pPr>
      <w:r w:rsidRPr="00CC0C30">
        <w:rPr>
          <w:lang w:val="en-US"/>
        </w:rPr>
        <w:lastRenderedPageBreak/>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dev_gen_random</w:t>
      </w:r>
      <w:proofErr w:type="spellEnd"/>
      <w:r w:rsidRPr="00CC0C30">
        <w:rPr>
          <w:lang w:val="en-US"/>
        </w:rPr>
        <w:t>\n");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xml:space="preserve">: real </w:t>
      </w:r>
      <w:proofErr w:type="spellStart"/>
      <w:r w:rsidRPr="00CC0C30">
        <w:rPr>
          <w:lang w:val="en-US"/>
        </w:rPr>
        <w:t>gen_random</w:t>
      </w:r>
      <w:proofErr w:type="spellEnd"/>
      <w:r w:rsidRPr="00CC0C30">
        <w:rPr>
          <w:lang w:val="en-US"/>
        </w:rPr>
        <w:t xml:space="preserve">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cb_get_</w:t>
      </w:r>
      <w:proofErr w:type="gramStart"/>
      <w:r w:rsidRPr="00CC0C30">
        <w:rPr>
          <w:lang w:val="en-US"/>
        </w:rPr>
        <w:t>skey</w:t>
      </w:r>
      <w:proofErr w:type="spellEnd"/>
      <w:r w:rsidRPr="00CC0C30">
        <w:rPr>
          <w:lang w:val="en-US"/>
        </w:rPr>
        <w:t>(</w:t>
      </w:r>
      <w:proofErr w:type="gramEnd"/>
      <w:r w:rsidRPr="00CC0C30">
        <w:rPr>
          <w:lang w:val="en-US"/>
        </w:rPr>
        <w:t>void *handle, const char *</w:t>
      </w:r>
      <w:proofErr w:type="spellStart"/>
      <w:r w:rsidRPr="00CC0C30">
        <w:rPr>
          <w:lang w:val="en-US"/>
        </w:rPr>
        <w:t>idx</w:t>
      </w:r>
      <w:proofErr w:type="spellEnd"/>
      <w:r w:rsidRPr="00CC0C30">
        <w:rPr>
          <w:lang w:val="en-US"/>
        </w:rPr>
        <w:t>, const unsigned char *</w:t>
      </w:r>
      <w:proofErr w:type="spellStart"/>
      <w:r w:rsidRPr="00CC0C30">
        <w:rPr>
          <w:lang w:val="en-US"/>
        </w:rPr>
        <w:t>cipher_key</w:t>
      </w:r>
      <w:proofErr w:type="spellEnd"/>
      <w:r w:rsidRPr="00CC0C30">
        <w:rPr>
          <w:lang w:val="en-US"/>
        </w:rPr>
        <w:t xml:space="preserve">, const unsigned int </w:t>
      </w:r>
      <w:proofErr w:type="spellStart"/>
      <w:r w:rsidRPr="00CC0C30">
        <w:rPr>
          <w:lang w:val="en-US"/>
        </w:rPr>
        <w:t>cipher_key_len</w:t>
      </w:r>
      <w:proofErr w:type="spellEnd"/>
      <w:r w:rsidRPr="00CC0C30">
        <w:rPr>
          <w:lang w:val="en-US"/>
        </w:rPr>
        <w:t>, unsigned char *</w:t>
      </w:r>
      <w:proofErr w:type="spellStart"/>
      <w:r w:rsidRPr="00CC0C30">
        <w:rPr>
          <w:lang w:val="en-US"/>
        </w:rPr>
        <w:t>skey</w:t>
      </w:r>
      <w:proofErr w:type="spellEnd"/>
      <w:r w:rsidRPr="00CC0C30">
        <w:rPr>
          <w:lang w:val="en-US"/>
        </w:rPr>
        <w:t>, unsigned int *cap){</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idx</w:t>
      </w:r>
      <w:proofErr w:type="spellEnd"/>
      <w:r w:rsidRPr="00CC0C30">
        <w:rPr>
          <w:lang w:val="en-US"/>
        </w:rPr>
        <w:t xml:space="preserve"> == NULL || </w:t>
      </w:r>
      <w:proofErr w:type="spellStart"/>
      <w:r w:rsidRPr="00CC0C30">
        <w:rPr>
          <w:lang w:val="en-US"/>
        </w:rPr>
        <w:t>cipher_key</w:t>
      </w:r>
      <w:proofErr w:type="spellEnd"/>
      <w:r w:rsidRPr="00CC0C30">
        <w:rPr>
          <w:lang w:val="en-US"/>
        </w:rPr>
        <w:t xml:space="preserve"> == NULL || </w:t>
      </w:r>
      <w:proofErr w:type="spellStart"/>
      <w:r w:rsidRPr="00CC0C30">
        <w:rPr>
          <w:lang w:val="en-US"/>
        </w:rPr>
        <w:t>skey</w:t>
      </w:r>
      <w:proofErr w:type="spellEnd"/>
      <w:r w:rsidRPr="00CC0C30">
        <w:rPr>
          <w:lang w:val="en-US"/>
        </w:rPr>
        <w:t xml:space="preserve"> == NULL || cap ==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dev_get_skey</w:t>
      </w:r>
      <w:proofErr w:type="spellEnd"/>
      <w:r w:rsidRPr="00CC0C30">
        <w:rPr>
          <w:lang w:val="en-US"/>
        </w:rPr>
        <w:t>\n");</w:t>
      </w:r>
    </w:p>
    <w:p w:rsidR="003D0C9D" w:rsidRPr="00CC0C30" w:rsidRDefault="003D0C9D" w:rsidP="003D0C9D">
      <w:pPr>
        <w:rPr>
          <w:lang w:val="en-US"/>
        </w:rPr>
      </w:pPr>
      <w:r w:rsidRPr="00CC0C30">
        <w:rPr>
          <w:lang w:val="en-US"/>
        </w:rPr>
        <w:t xml:space="preserve">    //</w:t>
      </w:r>
      <w:proofErr w:type="spellStart"/>
      <w:r w:rsidRPr="00CC0C30">
        <w:rPr>
          <w:lang w:val="en-US"/>
        </w:rPr>
        <w:t>Todo</w:t>
      </w:r>
      <w:proofErr w:type="spellEnd"/>
      <w:r w:rsidRPr="00CC0C30">
        <w:rPr>
          <w:lang w:val="en-US"/>
        </w:rPr>
        <w:t xml:space="preserve">: real </w:t>
      </w:r>
      <w:proofErr w:type="spellStart"/>
      <w:r w:rsidRPr="00CC0C30">
        <w:rPr>
          <w:lang w:val="en-US"/>
        </w:rPr>
        <w:t>get_skey</w:t>
      </w:r>
      <w:proofErr w:type="spellEnd"/>
      <w:r w:rsidRPr="00CC0C30">
        <w:rPr>
          <w:lang w:val="en-US"/>
        </w:rPr>
        <w:t xml:space="preserve"> action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typedef struct </w:t>
      </w:r>
      <w:proofErr w:type="spellStart"/>
      <w:r w:rsidRPr="00CC0C30">
        <w:rPr>
          <w:lang w:val="en-US"/>
        </w:rPr>
        <w:t>keypair_</w:t>
      </w:r>
      <w:proofErr w:type="gramStart"/>
      <w:r w:rsidRPr="00CC0C30">
        <w:rPr>
          <w:lang w:val="en-US"/>
        </w:rPr>
        <w:t>s</w:t>
      </w:r>
      <w:proofErr w:type="spellEnd"/>
      <w:r w:rsidRPr="00CC0C30">
        <w:rPr>
          <w:lang w:val="en-US"/>
        </w:rPr>
        <w:t>{</w:t>
      </w:r>
      <w:proofErr w:type="gramEnd"/>
    </w:p>
    <w:p w:rsidR="003D0C9D" w:rsidRPr="00CC0C30" w:rsidRDefault="003D0C9D" w:rsidP="003D0C9D">
      <w:pPr>
        <w:rPr>
          <w:lang w:val="en-US"/>
        </w:rPr>
      </w:pPr>
      <w:r w:rsidRPr="00CC0C30">
        <w:rPr>
          <w:lang w:val="en-US"/>
        </w:rPr>
        <w:t xml:space="preserve">    char </w:t>
      </w:r>
      <w:proofErr w:type="spellStart"/>
      <w:r w:rsidRPr="00CC0C30">
        <w:rPr>
          <w:lang w:val="en-US"/>
        </w:rPr>
        <w:t>keypair_</w:t>
      </w:r>
      <w:proofErr w:type="gramStart"/>
      <w:r w:rsidRPr="00CC0C30">
        <w:rPr>
          <w:lang w:val="en-US"/>
        </w:rPr>
        <w:t>information</w:t>
      </w:r>
      <w:proofErr w:type="spellEnd"/>
      <w:r w:rsidRPr="00CC0C30">
        <w:rPr>
          <w:lang w:val="en-US"/>
        </w:rPr>
        <w:t>[</w:t>
      </w:r>
      <w:proofErr w:type="gramEnd"/>
      <w:r w:rsidRPr="00CC0C30">
        <w:rPr>
          <w:lang w:val="en-US"/>
        </w:rPr>
        <w:t>1];</w:t>
      </w:r>
    </w:p>
    <w:p w:rsidR="003D0C9D" w:rsidRPr="00CC0C30" w:rsidRDefault="003D0C9D" w:rsidP="003D0C9D">
      <w:pPr>
        <w:rPr>
          <w:lang w:val="en-US"/>
        </w:rPr>
      </w:pPr>
      <w:proofErr w:type="gramStart"/>
      <w:r w:rsidRPr="00CC0C30">
        <w:rPr>
          <w:lang w:val="en-US"/>
        </w:rPr>
        <w:t>}</w:t>
      </w:r>
      <w:proofErr w:type="spellStart"/>
      <w:r w:rsidRPr="00CC0C30">
        <w:rPr>
          <w:lang w:val="en-US"/>
        </w:rPr>
        <w:t>keypair</w:t>
      </w:r>
      <w:proofErr w:type="gramEnd"/>
      <w:r w:rsidRPr="00CC0C30">
        <w:rPr>
          <w:lang w:val="en-US"/>
        </w:rPr>
        <w:t>_t</w:t>
      </w:r>
      <w:proofErr w:type="spellEnd"/>
      <w:r w:rsidRPr="00CC0C30">
        <w:rPr>
          <w:lang w:val="en-US"/>
        </w:rPr>
        <w:t>;</w:t>
      </w:r>
    </w:p>
    <w:p w:rsidR="003D0C9D" w:rsidRPr="00CC0C30" w:rsidRDefault="003D0C9D" w:rsidP="003D0C9D">
      <w:pPr>
        <w:rPr>
          <w:lang w:val="en-US"/>
        </w:rPr>
      </w:pPr>
      <w:r w:rsidRPr="00CC0C30">
        <w:rPr>
          <w:lang w:val="en-US"/>
        </w:rPr>
        <w:t>int __</w:t>
      </w:r>
      <w:proofErr w:type="spellStart"/>
      <w:r w:rsidRPr="00CC0C30">
        <w:rPr>
          <w:lang w:val="en-US"/>
        </w:rPr>
        <w:t>do_real_get_enc_</w:t>
      </w:r>
      <w:proofErr w:type="gramStart"/>
      <w:r w:rsidRPr="00CC0C30">
        <w:rPr>
          <w:lang w:val="en-US"/>
        </w:rPr>
        <w:t>keypair</w:t>
      </w:r>
      <w:proofErr w:type="spellEnd"/>
      <w:r w:rsidRPr="00CC0C30">
        <w:rPr>
          <w:lang w:val="en-US"/>
        </w:rPr>
        <w:t>(</w:t>
      </w:r>
      <w:proofErr w:type="gramEnd"/>
      <w:r w:rsidRPr="00CC0C30">
        <w:rPr>
          <w:lang w:val="en-US"/>
        </w:rPr>
        <w:t>void *handle, const char *</w:t>
      </w:r>
      <w:proofErr w:type="spellStart"/>
      <w:r w:rsidRPr="00CC0C30">
        <w:rPr>
          <w:lang w:val="en-US"/>
        </w:rPr>
        <w:t>idx</w:t>
      </w:r>
      <w:proofErr w:type="spellEnd"/>
      <w:r w:rsidRPr="00CC0C30">
        <w:rPr>
          <w:lang w:val="en-US"/>
        </w:rPr>
        <w:t>, char *</w:t>
      </w:r>
      <w:proofErr w:type="spellStart"/>
      <w:r w:rsidRPr="00CC0C30">
        <w:rPr>
          <w:lang w:val="en-US"/>
        </w:rPr>
        <w:t>keypair_information</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("__</w:t>
      </w:r>
      <w:proofErr w:type="spellStart"/>
      <w:r w:rsidRPr="00CC0C30">
        <w:rPr>
          <w:lang w:val="en-US"/>
        </w:rPr>
        <w:t>do_real_get_enc_keypair</w:t>
      </w:r>
      <w:proofErr w:type="spellEnd"/>
      <w:r w:rsidRPr="00CC0C30">
        <w:rPr>
          <w:lang w:val="en-US"/>
        </w:rPr>
        <w:t>\n");</w:t>
      </w: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cb_get_enc_</w:t>
      </w:r>
      <w:proofErr w:type="gramStart"/>
      <w:r w:rsidRPr="00CC0C30">
        <w:rPr>
          <w:lang w:val="en-US"/>
        </w:rPr>
        <w:t>keypair</w:t>
      </w:r>
      <w:proofErr w:type="spellEnd"/>
      <w:r w:rsidRPr="00CC0C30">
        <w:rPr>
          <w:lang w:val="en-US"/>
        </w:rPr>
        <w:t>(</w:t>
      </w:r>
      <w:proofErr w:type="gramEnd"/>
      <w:r w:rsidRPr="00CC0C30">
        <w:rPr>
          <w:lang w:val="en-US"/>
        </w:rPr>
        <w:t>void *handle, const char *</w:t>
      </w:r>
      <w:proofErr w:type="spellStart"/>
      <w:r w:rsidRPr="00CC0C30">
        <w:rPr>
          <w:lang w:val="en-US"/>
        </w:rPr>
        <w:t>idx</w:t>
      </w:r>
      <w:proofErr w:type="spellEnd"/>
      <w:r w:rsidRPr="00CC0C30">
        <w:rPr>
          <w:lang w:val="en-US"/>
        </w:rPr>
        <w:t>, void **</w:t>
      </w:r>
      <w:proofErr w:type="spellStart"/>
      <w:r w:rsidRPr="00CC0C30">
        <w:rPr>
          <w:lang w:val="en-US"/>
        </w:rPr>
        <w:t>enc_keypair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idx</w:t>
      </w:r>
      <w:proofErr w:type="spellEnd"/>
      <w:r w:rsidRPr="00CC0C30">
        <w:rPr>
          <w:lang w:val="en-US"/>
        </w:rPr>
        <w:t xml:space="preserve"> == NULL || </w:t>
      </w:r>
      <w:proofErr w:type="spellStart"/>
      <w:r w:rsidRPr="00CC0C30">
        <w:rPr>
          <w:lang w:val="en-US"/>
        </w:rPr>
        <w:t>enc_keypair</w:t>
      </w:r>
      <w:proofErr w:type="spellEnd"/>
      <w:r w:rsidRPr="00CC0C30">
        <w:rPr>
          <w:lang w:val="en-US"/>
        </w:rPr>
        <w:t xml:space="preserve"> ==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dev_get_enc_keypair</w:t>
      </w:r>
      <w:proofErr w:type="spellEnd"/>
      <w:r w:rsidRPr="00CC0C30">
        <w:rPr>
          <w:lang w:val="en-US"/>
        </w:rPr>
        <w:t>\n");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enc_keypair</w:t>
      </w:r>
      <w:proofErr w:type="spellEnd"/>
      <w:r w:rsidRPr="00CC0C30">
        <w:rPr>
          <w:lang w:val="en-US"/>
        </w:rPr>
        <w:t xml:space="preserve"> = </w:t>
      </w:r>
      <w:proofErr w:type="spellStart"/>
      <w:proofErr w:type="gramStart"/>
      <w:r w:rsidRPr="00CC0C30">
        <w:rPr>
          <w:lang w:val="en-US"/>
        </w:rPr>
        <w:t>calloc</w:t>
      </w:r>
      <w:proofErr w:type="spellEnd"/>
      <w:r w:rsidRPr="00CC0C30">
        <w:rPr>
          <w:lang w:val="en-US"/>
        </w:rPr>
        <w:t>(</w:t>
      </w:r>
      <w:proofErr w:type="gramEnd"/>
      <w:r w:rsidRPr="00CC0C30">
        <w:rPr>
          <w:lang w:val="en-US"/>
        </w:rPr>
        <w:t xml:space="preserve">1, </w:t>
      </w:r>
      <w:proofErr w:type="spellStart"/>
      <w:r w:rsidRPr="00CC0C30">
        <w:rPr>
          <w:lang w:val="en-US"/>
        </w:rPr>
        <w:t>sizeof</w:t>
      </w:r>
      <w:proofErr w:type="spellEnd"/>
      <w:r w:rsidRPr="00CC0C30">
        <w:rPr>
          <w:lang w:val="en-US"/>
        </w:rPr>
        <w:t>(</w:t>
      </w:r>
      <w:proofErr w:type="spellStart"/>
      <w:r w:rsidRPr="00CC0C30">
        <w:rPr>
          <w:lang w:val="en-US"/>
        </w:rPr>
        <w:t>keypair_t</w:t>
      </w:r>
      <w:proofErr w:type="spellEnd"/>
      <w:r w:rsidRPr="00CC0C30">
        <w:rPr>
          <w:lang w:val="en-US"/>
        </w:rPr>
        <w:t>));</w:t>
      </w:r>
    </w:p>
    <w:p w:rsidR="003D0C9D" w:rsidRPr="00CC0C30" w:rsidRDefault="003D0C9D" w:rsidP="003D0C9D">
      <w:pPr>
        <w:rPr>
          <w:lang w:val="en-US"/>
        </w:rPr>
      </w:pPr>
      <w:r w:rsidRPr="00CC0C30">
        <w:rPr>
          <w:lang w:val="en-US"/>
        </w:rPr>
        <w:t xml:space="preserve">    //Do real get </w:t>
      </w:r>
      <w:proofErr w:type="spellStart"/>
      <w:r w:rsidRPr="00CC0C30">
        <w:rPr>
          <w:lang w:val="en-US"/>
        </w:rPr>
        <w:t>enc_keypair</w:t>
      </w:r>
      <w:proofErr w:type="spellEnd"/>
    </w:p>
    <w:p w:rsidR="003D0C9D" w:rsidRPr="00CC0C30" w:rsidRDefault="003D0C9D" w:rsidP="003D0C9D">
      <w:pPr>
        <w:rPr>
          <w:lang w:val="en-US"/>
        </w:rPr>
      </w:pPr>
      <w:r w:rsidRPr="00CC0C30">
        <w:rPr>
          <w:lang w:val="en-US"/>
        </w:rPr>
        <w:t xml:space="preserve">    int ret = __</w:t>
      </w:r>
      <w:proofErr w:type="spellStart"/>
      <w:r w:rsidRPr="00CC0C30">
        <w:rPr>
          <w:lang w:val="en-US"/>
        </w:rPr>
        <w:t>do_real_get_enc_</w:t>
      </w:r>
      <w:proofErr w:type="gramStart"/>
      <w:r w:rsidRPr="00CC0C30">
        <w:rPr>
          <w:lang w:val="en-US"/>
        </w:rPr>
        <w:t>keypair</w:t>
      </w:r>
      <w:proofErr w:type="spellEnd"/>
      <w:r w:rsidRPr="00CC0C30">
        <w:rPr>
          <w:lang w:val="en-US"/>
        </w:rPr>
        <w:t>(</w:t>
      </w:r>
      <w:proofErr w:type="gramEnd"/>
      <w:r w:rsidRPr="00CC0C30">
        <w:rPr>
          <w:lang w:val="en-US"/>
        </w:rPr>
        <w:t xml:space="preserve">handle, </w:t>
      </w:r>
      <w:proofErr w:type="spellStart"/>
      <w:r w:rsidRPr="00CC0C30">
        <w:rPr>
          <w:lang w:val="en-US"/>
        </w:rPr>
        <w:t>idx</w:t>
      </w:r>
      <w:proofErr w:type="spellEnd"/>
      <w:r w:rsidRPr="00CC0C30">
        <w:rPr>
          <w:lang w:val="en-US"/>
        </w:rPr>
        <w:t>, ((</w:t>
      </w:r>
      <w:proofErr w:type="spellStart"/>
      <w:r w:rsidRPr="00CC0C30">
        <w:rPr>
          <w:lang w:val="en-US"/>
        </w:rPr>
        <w:t>keypair_t</w:t>
      </w:r>
      <w:proofErr w:type="spellEnd"/>
      <w:r w:rsidRPr="00CC0C30">
        <w:rPr>
          <w:lang w:val="en-US"/>
        </w:rPr>
        <w:t xml:space="preserve"> *)(*</w:t>
      </w:r>
      <w:proofErr w:type="spellStart"/>
      <w:r w:rsidRPr="00CC0C30">
        <w:rPr>
          <w:lang w:val="en-US"/>
        </w:rPr>
        <w:t>enc_keypair</w:t>
      </w:r>
      <w:proofErr w:type="spellEnd"/>
      <w:r w:rsidRPr="00CC0C30">
        <w:rPr>
          <w:lang w:val="en-US"/>
        </w:rPr>
        <w:t>))-&gt;</w:t>
      </w:r>
      <w:proofErr w:type="spellStart"/>
      <w:r w:rsidRPr="00CC0C30">
        <w:rPr>
          <w:lang w:val="en-US"/>
        </w:rPr>
        <w:t>keypair_information</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ret;</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cb_free_enc_</w:t>
      </w:r>
      <w:proofErr w:type="gramStart"/>
      <w:r w:rsidRPr="00CC0C30">
        <w:rPr>
          <w:lang w:val="en-US"/>
        </w:rPr>
        <w:t>keypair</w:t>
      </w:r>
      <w:proofErr w:type="spellEnd"/>
      <w:r w:rsidRPr="00CC0C30">
        <w:rPr>
          <w:lang w:val="en-US"/>
        </w:rPr>
        <w:t>(</w:t>
      </w:r>
      <w:proofErr w:type="gramEnd"/>
      <w:r w:rsidRPr="00CC0C30">
        <w:rPr>
          <w:lang w:val="en-US"/>
        </w:rPr>
        <w:t>void *handle, void *</w:t>
      </w:r>
      <w:proofErr w:type="spellStart"/>
      <w:r w:rsidRPr="00CC0C30">
        <w:rPr>
          <w:lang w:val="en-US"/>
        </w:rPr>
        <w:t>enc_keypair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enc_keypair</w:t>
      </w:r>
      <w:proofErr w:type="spellEnd"/>
      <w:r w:rsidRPr="00CC0C30">
        <w:rPr>
          <w:lang w:val="en-US"/>
        </w:rPr>
        <w:t xml:space="preserve"> != NULL) </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lastRenderedPageBreak/>
        <w:t xml:space="preserve">    free(</w:t>
      </w:r>
      <w:proofErr w:type="spellStart"/>
      <w:r w:rsidRPr="00CC0C30">
        <w:rPr>
          <w:lang w:val="en-US"/>
        </w:rPr>
        <w:t>enc_keypair</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dev_free_enk_keypair</w:t>
      </w:r>
      <w:proofErr w:type="spellEnd"/>
      <w:r w:rsidRPr="00CC0C30">
        <w:rPr>
          <w:lang w:val="en-US"/>
        </w:rPr>
        <w:t>\n");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int __</w:t>
      </w:r>
      <w:proofErr w:type="spellStart"/>
      <w:r w:rsidRPr="00CC0C30">
        <w:rPr>
          <w:lang w:val="en-US"/>
        </w:rPr>
        <w:t>do_real_get_sign_</w:t>
      </w:r>
      <w:proofErr w:type="gramStart"/>
      <w:r w:rsidRPr="00CC0C30">
        <w:rPr>
          <w:lang w:val="en-US"/>
        </w:rPr>
        <w:t>keypair</w:t>
      </w:r>
      <w:proofErr w:type="spellEnd"/>
      <w:r w:rsidRPr="00CC0C30">
        <w:rPr>
          <w:lang w:val="en-US"/>
        </w:rPr>
        <w:t>(</w:t>
      </w:r>
      <w:proofErr w:type="gramEnd"/>
      <w:r w:rsidRPr="00CC0C30">
        <w:rPr>
          <w:lang w:val="en-US"/>
        </w:rPr>
        <w:t>void *handle, const char *</w:t>
      </w:r>
      <w:proofErr w:type="spellStart"/>
      <w:r w:rsidRPr="00CC0C30">
        <w:rPr>
          <w:lang w:val="en-US"/>
        </w:rPr>
        <w:t>idx</w:t>
      </w:r>
      <w:proofErr w:type="spellEnd"/>
      <w:r w:rsidRPr="00CC0C30">
        <w:rPr>
          <w:lang w:val="en-US"/>
        </w:rPr>
        <w:t>, char *</w:t>
      </w:r>
      <w:proofErr w:type="spellStart"/>
      <w:r w:rsidRPr="00CC0C30">
        <w:rPr>
          <w:lang w:val="en-US"/>
        </w:rPr>
        <w:t>keypair_information</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("__</w:t>
      </w:r>
      <w:proofErr w:type="spellStart"/>
      <w:r w:rsidRPr="00CC0C30">
        <w:rPr>
          <w:lang w:val="en-US"/>
        </w:rPr>
        <w:t>do_real_get_sign_keypair</w:t>
      </w:r>
      <w:proofErr w:type="spellEnd"/>
      <w:r w:rsidRPr="00CC0C30">
        <w:rPr>
          <w:lang w:val="en-US"/>
        </w:rPr>
        <w:t>\n");</w:t>
      </w: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cb_get_sign_</w:t>
      </w:r>
      <w:proofErr w:type="gramStart"/>
      <w:r w:rsidRPr="00CC0C30">
        <w:rPr>
          <w:lang w:val="en-US"/>
        </w:rPr>
        <w:t>keypair</w:t>
      </w:r>
      <w:proofErr w:type="spellEnd"/>
      <w:r w:rsidRPr="00CC0C30">
        <w:rPr>
          <w:lang w:val="en-US"/>
        </w:rPr>
        <w:t>(</w:t>
      </w:r>
      <w:proofErr w:type="gramEnd"/>
      <w:r w:rsidRPr="00CC0C30">
        <w:rPr>
          <w:lang w:val="en-US"/>
        </w:rPr>
        <w:t>void *handle, const char *</w:t>
      </w:r>
      <w:proofErr w:type="spellStart"/>
      <w:r w:rsidRPr="00CC0C30">
        <w:rPr>
          <w:lang w:val="en-US"/>
        </w:rPr>
        <w:t>idx</w:t>
      </w:r>
      <w:proofErr w:type="spellEnd"/>
      <w:r w:rsidRPr="00CC0C30">
        <w:rPr>
          <w:lang w:val="en-US"/>
        </w:rPr>
        <w:t>, void **</w:t>
      </w:r>
      <w:proofErr w:type="spellStart"/>
      <w:r w:rsidRPr="00CC0C30">
        <w:rPr>
          <w:lang w:val="en-US"/>
        </w:rPr>
        <w:t>sign_keypair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idx</w:t>
      </w:r>
      <w:proofErr w:type="spellEnd"/>
      <w:r w:rsidRPr="00CC0C30">
        <w:rPr>
          <w:lang w:val="en-US"/>
        </w:rPr>
        <w:t xml:space="preserve"> == NULL || </w:t>
      </w:r>
      <w:proofErr w:type="spellStart"/>
      <w:r w:rsidRPr="00CC0C30">
        <w:rPr>
          <w:lang w:val="en-US"/>
        </w:rPr>
        <w:t>sign_keypair</w:t>
      </w:r>
      <w:proofErr w:type="spellEnd"/>
      <w:r w:rsidRPr="00CC0C30">
        <w:rPr>
          <w:lang w:val="en-US"/>
        </w:rPr>
        <w:t xml:space="preserve"> == NULL)</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dev_get_sign_keypair</w:t>
      </w:r>
      <w:proofErr w:type="spellEnd"/>
      <w:r w:rsidRPr="00CC0C30">
        <w:rPr>
          <w:lang w:val="en-US"/>
        </w:rPr>
        <w:t>\n");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sign_keypair</w:t>
      </w:r>
      <w:proofErr w:type="spellEnd"/>
      <w:r w:rsidRPr="00CC0C30">
        <w:rPr>
          <w:lang w:val="en-US"/>
        </w:rPr>
        <w:t xml:space="preserve"> = </w:t>
      </w:r>
      <w:proofErr w:type="spellStart"/>
      <w:proofErr w:type="gramStart"/>
      <w:r w:rsidRPr="00CC0C30">
        <w:rPr>
          <w:lang w:val="en-US"/>
        </w:rPr>
        <w:t>calloc</w:t>
      </w:r>
      <w:proofErr w:type="spellEnd"/>
      <w:r w:rsidRPr="00CC0C30">
        <w:rPr>
          <w:lang w:val="en-US"/>
        </w:rPr>
        <w:t>(</w:t>
      </w:r>
      <w:proofErr w:type="gramEnd"/>
      <w:r w:rsidRPr="00CC0C30">
        <w:rPr>
          <w:lang w:val="en-US"/>
        </w:rPr>
        <w:t xml:space="preserve">1, </w:t>
      </w:r>
      <w:proofErr w:type="spellStart"/>
      <w:r w:rsidRPr="00CC0C30">
        <w:rPr>
          <w:lang w:val="en-US"/>
        </w:rPr>
        <w:t>sizeof</w:t>
      </w:r>
      <w:proofErr w:type="spellEnd"/>
      <w:r w:rsidRPr="00CC0C30">
        <w:rPr>
          <w:lang w:val="en-US"/>
        </w:rPr>
        <w:t>(</w:t>
      </w:r>
      <w:proofErr w:type="spellStart"/>
      <w:r w:rsidRPr="00CC0C30">
        <w:rPr>
          <w:lang w:val="en-US"/>
        </w:rPr>
        <w:t>keypair_t</w:t>
      </w:r>
      <w:proofErr w:type="spellEnd"/>
      <w:r w:rsidRPr="00CC0C30">
        <w:rPr>
          <w:lang w:val="en-US"/>
        </w:rPr>
        <w:t>));</w:t>
      </w:r>
    </w:p>
    <w:p w:rsidR="003D0C9D" w:rsidRPr="00CC0C30" w:rsidRDefault="003D0C9D" w:rsidP="003D0C9D">
      <w:pPr>
        <w:rPr>
          <w:lang w:val="en-US"/>
        </w:rPr>
      </w:pPr>
      <w:r w:rsidRPr="00CC0C30">
        <w:rPr>
          <w:lang w:val="en-US"/>
        </w:rPr>
        <w:t xml:space="preserve">    int ret = __</w:t>
      </w:r>
      <w:proofErr w:type="spellStart"/>
      <w:r w:rsidRPr="00CC0C30">
        <w:rPr>
          <w:lang w:val="en-US"/>
        </w:rPr>
        <w:t>do_real_get_sign_</w:t>
      </w:r>
      <w:proofErr w:type="gramStart"/>
      <w:r w:rsidRPr="00CC0C30">
        <w:rPr>
          <w:lang w:val="en-US"/>
        </w:rPr>
        <w:t>keypair</w:t>
      </w:r>
      <w:proofErr w:type="spellEnd"/>
      <w:r w:rsidRPr="00CC0C30">
        <w:rPr>
          <w:lang w:val="en-US"/>
        </w:rPr>
        <w:t>(</w:t>
      </w:r>
      <w:proofErr w:type="gramEnd"/>
      <w:r w:rsidRPr="00CC0C30">
        <w:rPr>
          <w:lang w:val="en-US"/>
        </w:rPr>
        <w:t xml:space="preserve">handle, </w:t>
      </w:r>
      <w:proofErr w:type="spellStart"/>
      <w:r w:rsidRPr="00CC0C30">
        <w:rPr>
          <w:lang w:val="en-US"/>
        </w:rPr>
        <w:t>idx</w:t>
      </w:r>
      <w:proofErr w:type="spellEnd"/>
      <w:r w:rsidRPr="00CC0C30">
        <w:rPr>
          <w:lang w:val="en-US"/>
        </w:rPr>
        <w:t>, ((</w:t>
      </w:r>
      <w:proofErr w:type="spellStart"/>
      <w:r w:rsidRPr="00CC0C30">
        <w:rPr>
          <w:lang w:val="en-US"/>
        </w:rPr>
        <w:t>keypair_t</w:t>
      </w:r>
      <w:proofErr w:type="spellEnd"/>
      <w:r w:rsidRPr="00CC0C30">
        <w:rPr>
          <w:lang w:val="en-US"/>
        </w:rPr>
        <w:t xml:space="preserve"> *)(*</w:t>
      </w:r>
      <w:proofErr w:type="spellStart"/>
      <w:r w:rsidRPr="00CC0C30">
        <w:rPr>
          <w:lang w:val="en-US"/>
        </w:rPr>
        <w:t>sign_keypair</w:t>
      </w:r>
      <w:proofErr w:type="spellEnd"/>
      <w:r w:rsidRPr="00CC0C30">
        <w:rPr>
          <w:lang w:val="en-US"/>
        </w:rPr>
        <w:t>))-&gt;</w:t>
      </w:r>
      <w:proofErr w:type="spellStart"/>
      <w:r w:rsidRPr="00CC0C30">
        <w:rPr>
          <w:lang w:val="en-US"/>
        </w:rPr>
        <w:t>keypair_information</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ret;</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cb_free_sign_</w:t>
      </w:r>
      <w:proofErr w:type="gramStart"/>
      <w:r w:rsidRPr="00CC0C30">
        <w:rPr>
          <w:lang w:val="en-US"/>
        </w:rPr>
        <w:t>keypair</w:t>
      </w:r>
      <w:proofErr w:type="spellEnd"/>
      <w:r w:rsidRPr="00CC0C30">
        <w:rPr>
          <w:lang w:val="en-US"/>
        </w:rPr>
        <w:t>(</w:t>
      </w:r>
      <w:proofErr w:type="gramEnd"/>
      <w:r w:rsidRPr="00CC0C30">
        <w:rPr>
          <w:lang w:val="en-US"/>
        </w:rPr>
        <w:t>void *handle, void *</w:t>
      </w:r>
      <w:proofErr w:type="spellStart"/>
      <w:r w:rsidRPr="00CC0C30">
        <w:rPr>
          <w:lang w:val="en-US"/>
        </w:rPr>
        <w:t>sign_keypair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handle == NULL || </w:t>
      </w:r>
      <w:proofErr w:type="spellStart"/>
      <w:r w:rsidRPr="00CC0C30">
        <w:rPr>
          <w:lang w:val="en-US"/>
        </w:rPr>
        <w:t>sign_keypair</w:t>
      </w:r>
      <w:proofErr w:type="spellEnd"/>
      <w:r w:rsidRPr="00CC0C30">
        <w:rPr>
          <w:lang w:val="en-US"/>
        </w:rPr>
        <w:t xml:space="preserve"> != NULL) </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free(</w:t>
      </w:r>
      <w:proofErr w:type="spellStart"/>
      <w:r w:rsidRPr="00CC0C30">
        <w:rPr>
          <w:lang w:val="en-US"/>
        </w:rPr>
        <w:t>sign_keypair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printf</w:t>
      </w:r>
      <w:proofErr w:type="spellEnd"/>
      <w:r w:rsidRPr="00CC0C30">
        <w:rPr>
          <w:lang w:val="en-US"/>
        </w:rPr>
        <w:t>("</w:t>
      </w:r>
      <w:proofErr w:type="spellStart"/>
      <w:r w:rsidRPr="00CC0C30">
        <w:rPr>
          <w:lang w:val="en-US"/>
        </w:rPr>
        <w:t>dev_get_sign_keypair</w:t>
      </w:r>
      <w:proofErr w:type="spellEnd"/>
      <w:r w:rsidRPr="00CC0C30">
        <w:rPr>
          <w:lang w:val="en-US"/>
        </w:rPr>
        <w:t>\n");</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get_svr_msg_</w:t>
      </w:r>
      <w:proofErr w:type="gramStart"/>
      <w:r w:rsidRPr="00CC0C30">
        <w:rPr>
          <w:lang w:val="en-US"/>
        </w:rPr>
        <w:t>type</w:t>
      </w:r>
      <w:proofErr w:type="spellEnd"/>
      <w:r w:rsidRPr="00CC0C30">
        <w:rPr>
          <w:lang w:val="en-US"/>
        </w:rPr>
        <w:t>(</w:t>
      </w:r>
      <w:proofErr w:type="gramEnd"/>
      <w:r w:rsidRPr="00CC0C30">
        <w:rPr>
          <w:lang w:val="en-US"/>
        </w:rPr>
        <w:t xml:space="preserve">const char *msg, unsigned int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 get </w:t>
      </w:r>
      <w:proofErr w:type="spellStart"/>
      <w:r w:rsidRPr="00CC0C30">
        <w:rPr>
          <w:lang w:val="en-US"/>
        </w:rPr>
        <w:t>gtp</w:t>
      </w:r>
      <w:proofErr w:type="spellEnd"/>
      <w:r w:rsidRPr="00CC0C30">
        <w:rPr>
          <w:lang w:val="en-US"/>
        </w:rPr>
        <w:t xml:space="preserve"> msg type</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#define HANDSHAKED 1</w:t>
      </w:r>
    </w:p>
    <w:p w:rsidR="003D0C9D" w:rsidRPr="00CC0C30" w:rsidRDefault="003D0C9D" w:rsidP="003D0C9D">
      <w:pPr>
        <w:rPr>
          <w:lang w:val="en-US"/>
        </w:rPr>
      </w:pPr>
      <w:r w:rsidRPr="00CC0C30">
        <w:rPr>
          <w:lang w:val="en-US"/>
        </w:rPr>
        <w:lastRenderedPageBreak/>
        <w:t>int __</w:t>
      </w:r>
      <w:proofErr w:type="spellStart"/>
      <w:r w:rsidRPr="00CC0C30">
        <w:rPr>
          <w:lang w:val="en-US"/>
        </w:rPr>
        <w:t>is_safe_handshake_</w:t>
      </w:r>
      <w:proofErr w:type="gramStart"/>
      <w:r w:rsidRPr="00CC0C30">
        <w:rPr>
          <w:lang w:val="en-US"/>
        </w:rPr>
        <w:t>finished</w:t>
      </w:r>
      <w:proofErr w:type="spellEnd"/>
      <w:r w:rsidRPr="00CC0C30">
        <w:rPr>
          <w:lang w:val="en-US"/>
        </w:rPr>
        <w:t>(</w:t>
      </w:r>
      <w:proofErr w:type="spellStart"/>
      <w:proofErr w:type="gramEnd"/>
      <w:r w:rsidRPr="00CC0C30">
        <w:rPr>
          <w:lang w:val="en-US"/>
        </w:rPr>
        <w:t>api_ctx_t</w:t>
      </w:r>
      <w:proofErr w:type="spellEnd"/>
      <w:r w:rsidRPr="00CC0C30">
        <w:rPr>
          <w:lang w:val="en-US"/>
        </w:rPr>
        <w:t xml:space="preserve"> </w:t>
      </w:r>
      <w:proofErr w:type="spellStart"/>
      <w:r w:rsidRPr="00CC0C30">
        <w:rPr>
          <w:lang w:val="en-US"/>
        </w:rPr>
        <w:t>ctx</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spellStart"/>
      <w:proofErr w:type="gramEnd"/>
      <w:r w:rsidRPr="00CC0C30">
        <w:rPr>
          <w:lang w:val="en-US"/>
        </w:rPr>
        <w:t>ctx.shakehand_state</w:t>
      </w:r>
      <w:proofErr w:type="spellEnd"/>
      <w:r w:rsidRPr="00CC0C30">
        <w:rPr>
          <w:lang w:val="en-US"/>
        </w:rPr>
        <w:t>_ == HANDSHAKED)</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proofErr w:type="spellStart"/>
      <w:r w:rsidRPr="00CC0C30">
        <w:rPr>
          <w:lang w:val="en-US"/>
        </w:rPr>
        <w:t>fld_server_hello_t</w:t>
      </w:r>
      <w:proofErr w:type="spellEnd"/>
      <w:r w:rsidRPr="00CC0C30">
        <w:rPr>
          <w:lang w:val="en-US"/>
        </w:rPr>
        <w:t xml:space="preserve"> *gtp2gems_server_</w:t>
      </w:r>
      <w:proofErr w:type="gramStart"/>
      <w:r w:rsidRPr="00CC0C30">
        <w:rPr>
          <w:lang w:val="en-US"/>
        </w:rPr>
        <w:t>hello(</w:t>
      </w:r>
      <w:proofErr w:type="gramEnd"/>
      <w:r w:rsidRPr="00CC0C30">
        <w:rPr>
          <w:lang w:val="en-US"/>
        </w:rPr>
        <w:t xml:space="preserve">const char *msg, unsigned int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 convert </w:t>
      </w:r>
      <w:proofErr w:type="spellStart"/>
      <w:r w:rsidRPr="00CC0C30">
        <w:rPr>
          <w:lang w:val="en-US"/>
        </w:rPr>
        <w:t>gtp</w:t>
      </w:r>
      <w:proofErr w:type="spellEnd"/>
      <w:r w:rsidRPr="00CC0C30">
        <w:rPr>
          <w:lang w:val="en-US"/>
        </w:rPr>
        <w:t xml:space="preserve"> to </w:t>
      </w:r>
      <w:proofErr w:type="spellStart"/>
      <w:r w:rsidRPr="00CC0C30">
        <w:rPr>
          <w:lang w:val="en-US"/>
        </w:rPr>
        <w:t>fld_server_hello_t</w:t>
      </w:r>
      <w:proofErr w:type="spellEnd"/>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mock</w:t>
      </w:r>
    </w:p>
    <w:p w:rsidR="003D0C9D" w:rsidRPr="00CC0C30" w:rsidRDefault="003D0C9D" w:rsidP="003D0C9D">
      <w:pPr>
        <w:rPr>
          <w:lang w:val="en-US"/>
        </w:rPr>
      </w:pPr>
      <w:r w:rsidRPr="00CC0C30">
        <w:rPr>
          <w:lang w:val="en-US"/>
        </w:rPr>
        <w:t xml:space="preserve">    </w:t>
      </w:r>
      <w:proofErr w:type="spellStart"/>
      <w:r w:rsidRPr="00CC0C30">
        <w:rPr>
          <w:lang w:val="en-US"/>
        </w:rPr>
        <w:t>fld_server_hello_t</w:t>
      </w:r>
      <w:proofErr w:type="spellEnd"/>
      <w:r w:rsidRPr="00CC0C30">
        <w:rPr>
          <w:lang w:val="en-US"/>
        </w:rPr>
        <w:t xml:space="preserve"> *</w:t>
      </w:r>
      <w:proofErr w:type="spellStart"/>
      <w:r w:rsidRPr="00CC0C30">
        <w:rPr>
          <w:lang w:val="en-US"/>
        </w:rPr>
        <w:t>svr_hello</w:t>
      </w:r>
      <w:proofErr w:type="spellEnd"/>
      <w:r w:rsidRPr="00CC0C30">
        <w:rPr>
          <w:lang w:val="en-US"/>
        </w:rPr>
        <w:t xml:space="preserve"> = (</w:t>
      </w:r>
      <w:proofErr w:type="spellStart"/>
      <w:r w:rsidRPr="00CC0C30">
        <w:rPr>
          <w:lang w:val="en-US"/>
        </w:rPr>
        <w:t>fld_server_hello_t</w:t>
      </w:r>
      <w:proofErr w:type="spellEnd"/>
      <w:proofErr w:type="gramStart"/>
      <w:r w:rsidRPr="00CC0C30">
        <w:rPr>
          <w:lang w:val="en-US"/>
        </w:rPr>
        <w:t>*)malloc</w:t>
      </w:r>
      <w:proofErr w:type="gramEnd"/>
      <w:r w:rsidRPr="00CC0C30">
        <w:rPr>
          <w:lang w:val="en-US"/>
        </w:rPr>
        <w:t>(</w:t>
      </w:r>
      <w:proofErr w:type="spellStart"/>
      <w:r w:rsidRPr="00CC0C30">
        <w:rPr>
          <w:lang w:val="en-US"/>
        </w:rPr>
        <w:t>sizeof</w:t>
      </w:r>
      <w:proofErr w:type="spellEnd"/>
      <w:r w:rsidRPr="00CC0C30">
        <w:rPr>
          <w:lang w:val="en-US"/>
        </w:rPr>
        <w:t>(</w:t>
      </w:r>
      <w:proofErr w:type="spellStart"/>
      <w:r w:rsidRPr="00CC0C30">
        <w:rPr>
          <w:lang w:val="en-US"/>
        </w:rPr>
        <w:t>fld_server_hello_t</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w:t>
      </w:r>
      <w:proofErr w:type="spellStart"/>
      <w:r w:rsidRPr="00CC0C30">
        <w:rPr>
          <w:lang w:val="en-US"/>
        </w:rPr>
        <w:t>svr_hello</w:t>
      </w:r>
      <w:proofErr w:type="spellEnd"/>
      <w:r w:rsidRPr="00CC0C30">
        <w:rPr>
          <w:lang w:val="en-US"/>
        </w:rPr>
        <w:t>;</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handle_svr_</w:t>
      </w:r>
      <w:proofErr w:type="gramStart"/>
      <w:r w:rsidRPr="00CC0C30">
        <w:rPr>
          <w:lang w:val="en-US"/>
        </w:rPr>
        <w:t>hello</w:t>
      </w:r>
      <w:proofErr w:type="spellEnd"/>
      <w:r w:rsidRPr="00CC0C30">
        <w:rPr>
          <w:lang w:val="en-US"/>
        </w:rPr>
        <w:t>(</w:t>
      </w:r>
      <w:proofErr w:type="spellStart"/>
      <w:proofErr w:type="gramEnd"/>
      <w:r w:rsidRPr="00CC0C30">
        <w:rPr>
          <w:lang w:val="en-US"/>
        </w:rPr>
        <w:t>api_safe_client_session_t</w:t>
      </w:r>
      <w:proofErr w:type="spellEnd"/>
      <w:r w:rsidRPr="00CC0C30">
        <w:rPr>
          <w:lang w:val="en-US"/>
        </w:rPr>
        <w:t xml:space="preserve"> *</w:t>
      </w:r>
      <w:proofErr w:type="spellStart"/>
      <w:r w:rsidRPr="00CC0C30">
        <w:rPr>
          <w:lang w:val="en-US"/>
        </w:rPr>
        <w:t>ptr</w:t>
      </w:r>
      <w:proofErr w:type="spellEnd"/>
      <w:r w:rsidRPr="00CC0C30">
        <w:rPr>
          <w:lang w:val="en-US"/>
        </w:rPr>
        <w:t xml:space="preserve">, </w:t>
      </w:r>
      <w:proofErr w:type="spellStart"/>
      <w:r w:rsidRPr="00CC0C30">
        <w:rPr>
          <w:lang w:val="en-US"/>
        </w:rPr>
        <w:t>api_safe_client_link_t</w:t>
      </w:r>
      <w:proofErr w:type="spellEnd"/>
      <w:r w:rsidRPr="00CC0C30">
        <w:rPr>
          <w:lang w:val="en-US"/>
        </w:rPr>
        <w:t xml:space="preserve"> *</w:t>
      </w:r>
      <w:proofErr w:type="spellStart"/>
      <w:r w:rsidRPr="00CC0C30">
        <w:rPr>
          <w:lang w:val="en-US"/>
        </w:rPr>
        <w:t>enc_link</w:t>
      </w:r>
      <w:proofErr w:type="spellEnd"/>
      <w:r w:rsidRPr="00CC0C30">
        <w:rPr>
          <w:lang w:val="en-US"/>
        </w:rPr>
        <w:t xml:space="preserve">, const char *msg, unsigned int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 1. </w:t>
      </w:r>
      <w:proofErr w:type="spellStart"/>
      <w:r w:rsidRPr="00CC0C30">
        <w:rPr>
          <w:lang w:val="en-US"/>
        </w:rPr>
        <w:t>gtp</w:t>
      </w:r>
      <w:proofErr w:type="spellEnd"/>
      <w:r w:rsidRPr="00CC0C30">
        <w:rPr>
          <w:lang w:val="en-US"/>
        </w:rPr>
        <w:t>-&gt;gems: server hello</w:t>
      </w:r>
    </w:p>
    <w:p w:rsidR="003D0C9D" w:rsidRPr="00CC0C30" w:rsidRDefault="003D0C9D" w:rsidP="003D0C9D">
      <w:pPr>
        <w:rPr>
          <w:lang w:val="en-US"/>
        </w:rPr>
      </w:pPr>
      <w:r w:rsidRPr="00CC0C30">
        <w:rPr>
          <w:lang w:val="en-US"/>
        </w:rPr>
        <w:t xml:space="preserve">    </w:t>
      </w:r>
      <w:proofErr w:type="spellStart"/>
      <w:r w:rsidRPr="00CC0C30">
        <w:rPr>
          <w:lang w:val="en-US"/>
        </w:rPr>
        <w:t>fld_server_hello_t</w:t>
      </w:r>
      <w:proofErr w:type="spellEnd"/>
      <w:r w:rsidRPr="00CC0C30">
        <w:rPr>
          <w:lang w:val="en-US"/>
        </w:rPr>
        <w:t xml:space="preserve"> *</w:t>
      </w:r>
      <w:proofErr w:type="spellStart"/>
      <w:r w:rsidRPr="00CC0C30">
        <w:rPr>
          <w:lang w:val="en-US"/>
        </w:rPr>
        <w:t>svr_hello</w:t>
      </w:r>
      <w:proofErr w:type="spellEnd"/>
      <w:r w:rsidRPr="00CC0C30">
        <w:rPr>
          <w:lang w:val="en-US"/>
        </w:rPr>
        <w:t xml:space="preserve"> = gtp2gems_server_</w:t>
      </w:r>
      <w:proofErr w:type="gramStart"/>
      <w:r w:rsidRPr="00CC0C30">
        <w:rPr>
          <w:lang w:val="en-US"/>
        </w:rPr>
        <w:t>hello(</w:t>
      </w:r>
      <w:proofErr w:type="gramEnd"/>
      <w:r w:rsidRPr="00CC0C30">
        <w:rPr>
          <w:lang w:val="en-US"/>
        </w:rPr>
        <w:t xml:space="preserve">msg,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svr</w:t>
      </w:r>
      <w:proofErr w:type="gramEnd"/>
      <w:r w:rsidRPr="00CC0C30">
        <w:rPr>
          <w:lang w:val="en-US"/>
        </w:rPr>
        <w:t>_hello</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"convert </w:t>
      </w:r>
      <w:proofErr w:type="spellStart"/>
      <w:r w:rsidRPr="00CC0C30">
        <w:rPr>
          <w:lang w:val="en-US"/>
        </w:rPr>
        <w:t>gtp</w:t>
      </w:r>
      <w:proofErr w:type="spellEnd"/>
      <w:r w:rsidRPr="00CC0C30">
        <w:rPr>
          <w:lang w:val="en-US"/>
        </w:rPr>
        <w:t xml:space="preserve"> to server hello failed\n");</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2. handle server hello</w:t>
      </w:r>
    </w:p>
    <w:p w:rsidR="003D0C9D" w:rsidRPr="00CC0C30" w:rsidRDefault="003D0C9D" w:rsidP="003D0C9D">
      <w:pPr>
        <w:rPr>
          <w:lang w:val="en-US"/>
        </w:rPr>
      </w:pPr>
      <w:r w:rsidRPr="00CC0C30">
        <w:rPr>
          <w:lang w:val="en-US"/>
        </w:rPr>
        <w:t xml:space="preserve">    int ret = </w:t>
      </w:r>
      <w:proofErr w:type="spellStart"/>
      <w:r w:rsidRPr="00CC0C30">
        <w:rPr>
          <w:lang w:val="en-US"/>
        </w:rPr>
        <w:t>sge_safe_client_handle_hello_</w:t>
      </w:r>
      <w:proofErr w:type="gramStart"/>
      <w:r w:rsidRPr="00CC0C30">
        <w:rPr>
          <w:lang w:val="en-US"/>
        </w:rPr>
        <w:t>rsp</w:t>
      </w:r>
      <w:proofErr w:type="spellEnd"/>
      <w:r w:rsidRPr="00CC0C30">
        <w:rPr>
          <w:lang w:val="en-US"/>
        </w:rPr>
        <w:t>(</w:t>
      </w:r>
      <w:proofErr w:type="spellStart"/>
      <w:proofErr w:type="gramEnd"/>
      <w:r w:rsidRPr="00CC0C30">
        <w:rPr>
          <w:lang w:val="en-US"/>
        </w:rPr>
        <w:t>ptr</w:t>
      </w:r>
      <w:proofErr w:type="spellEnd"/>
      <w:r w:rsidRPr="00CC0C30">
        <w:rPr>
          <w:lang w:val="en-US"/>
        </w:rPr>
        <w:t xml:space="preserve">, </w:t>
      </w:r>
      <w:proofErr w:type="spellStart"/>
      <w:r w:rsidRPr="00CC0C30">
        <w:rPr>
          <w:lang w:val="en-US"/>
        </w:rPr>
        <w:t>enc_link</w:t>
      </w:r>
      <w:proofErr w:type="spellEnd"/>
      <w:r w:rsidRPr="00CC0C30">
        <w:rPr>
          <w:lang w:val="en-US"/>
        </w:rPr>
        <w:t xml:space="preserve">, </w:t>
      </w:r>
      <w:proofErr w:type="spellStart"/>
      <w:r w:rsidRPr="00CC0C30">
        <w:rPr>
          <w:lang w:val="en-US"/>
        </w:rPr>
        <w:t>svr_hello</w:t>
      </w:r>
      <w:proofErr w:type="spellEnd"/>
      <w:r w:rsidRPr="00CC0C30">
        <w:rPr>
          <w:lang w:val="en-US"/>
        </w:rPr>
        <w:t>);</w:t>
      </w:r>
    </w:p>
    <w:p w:rsidR="003D0C9D" w:rsidRPr="00CC0C30" w:rsidRDefault="003D0C9D" w:rsidP="003D0C9D">
      <w:pPr>
        <w:rPr>
          <w:lang w:val="en-US"/>
        </w:rPr>
      </w:pPr>
      <w:r w:rsidRPr="00CC0C30">
        <w:rPr>
          <w:lang w:val="en-US"/>
        </w:rPr>
        <w:t xml:space="preserve">    free(</w:t>
      </w:r>
      <w:proofErr w:type="spellStart"/>
      <w:r w:rsidRPr="00CC0C30">
        <w:rPr>
          <w:lang w:val="en-US"/>
        </w:rPr>
        <w:t>svr_hello</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0 != ret){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"handle server hello failed! error code:%d\n", ret);</w:t>
      </w:r>
    </w:p>
    <w:p w:rsidR="003D0C9D" w:rsidRPr="00CC0C30" w:rsidRDefault="003D0C9D" w:rsidP="003D0C9D">
      <w:pPr>
        <w:rPr>
          <w:lang w:val="en-US"/>
        </w:rPr>
      </w:pPr>
      <w:r w:rsidRPr="00CC0C30">
        <w:rPr>
          <w:lang w:val="en-US"/>
        </w:rPr>
        <w:t xml:space="preserve">        return -2;</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3. create authentication</w:t>
      </w:r>
    </w:p>
    <w:p w:rsidR="003D0C9D" w:rsidRPr="00CC0C30" w:rsidRDefault="003D0C9D" w:rsidP="003D0C9D">
      <w:pPr>
        <w:rPr>
          <w:lang w:val="en-US"/>
        </w:rPr>
      </w:pPr>
      <w:r w:rsidRPr="00CC0C30">
        <w:rPr>
          <w:lang w:val="en-US"/>
        </w:rPr>
        <w:t xml:space="preserve">    </w:t>
      </w:r>
      <w:proofErr w:type="spellStart"/>
      <w:r w:rsidRPr="00CC0C30">
        <w:rPr>
          <w:lang w:val="en-US"/>
        </w:rPr>
        <w:t>fld_authentication_info_t</w:t>
      </w:r>
      <w:proofErr w:type="spellEnd"/>
      <w:r w:rsidRPr="00CC0C30">
        <w:rPr>
          <w:lang w:val="en-US"/>
        </w:rPr>
        <w:t xml:space="preserve"> *</w:t>
      </w:r>
      <w:proofErr w:type="spellStart"/>
      <w:r w:rsidRPr="00CC0C30">
        <w:rPr>
          <w:lang w:val="en-US"/>
        </w:rPr>
        <w:t>auth_info</w:t>
      </w:r>
      <w:proofErr w:type="spellEnd"/>
      <w:r w:rsidRPr="00CC0C30">
        <w:rPr>
          <w:lang w:val="en-US"/>
        </w:rPr>
        <w:t xml:space="preserve"> = (</w:t>
      </w:r>
      <w:proofErr w:type="spellStart"/>
      <w:r w:rsidRPr="00CC0C30">
        <w:rPr>
          <w:lang w:val="en-US"/>
        </w:rPr>
        <w:t>fld_authentication_info_t</w:t>
      </w:r>
      <w:proofErr w:type="spellEnd"/>
      <w:r w:rsidRPr="00CC0C30">
        <w:rPr>
          <w:lang w:val="en-US"/>
        </w:rPr>
        <w:t xml:space="preserve"> </w:t>
      </w:r>
      <w:proofErr w:type="gramStart"/>
      <w:r w:rsidRPr="00CC0C30">
        <w:rPr>
          <w:lang w:val="en-US"/>
        </w:rPr>
        <w:t>*)</w:t>
      </w:r>
      <w:proofErr w:type="spellStart"/>
      <w:r w:rsidRPr="00CC0C30">
        <w:rPr>
          <w:lang w:val="en-US"/>
        </w:rPr>
        <w:t>calloc</w:t>
      </w:r>
      <w:proofErr w:type="spellEnd"/>
      <w:proofErr w:type="gramEnd"/>
      <w:r w:rsidRPr="00CC0C30">
        <w:rPr>
          <w:lang w:val="en-US"/>
        </w:rPr>
        <w:t xml:space="preserve">(1, </w:t>
      </w:r>
      <w:proofErr w:type="spellStart"/>
      <w:r w:rsidRPr="00CC0C30">
        <w:rPr>
          <w:lang w:val="en-US"/>
        </w:rPr>
        <w:t>sizeof</w:t>
      </w:r>
      <w:proofErr w:type="spellEnd"/>
      <w:r w:rsidRPr="00CC0C30">
        <w:rPr>
          <w:lang w:val="en-US"/>
        </w:rPr>
        <w:t>(</w:t>
      </w:r>
      <w:proofErr w:type="spellStart"/>
      <w:r w:rsidRPr="00CC0C30">
        <w:rPr>
          <w:lang w:val="en-US"/>
        </w:rPr>
        <w:t>fld_authentication_info_t</w:t>
      </w:r>
      <w:proofErr w:type="spellEnd"/>
      <w:r w:rsidRPr="00CC0C30">
        <w:rPr>
          <w:lang w:val="en-US"/>
        </w:rPr>
        <w:t>));</w:t>
      </w:r>
    </w:p>
    <w:p w:rsidR="003D0C9D" w:rsidRPr="00CC0C30" w:rsidRDefault="003D0C9D" w:rsidP="003D0C9D">
      <w:pPr>
        <w:rPr>
          <w:lang w:val="en-US"/>
        </w:rPr>
      </w:pPr>
      <w:r w:rsidRPr="00CC0C30">
        <w:rPr>
          <w:lang w:val="en-US"/>
        </w:rPr>
        <w:t xml:space="preserve">    ret = </w:t>
      </w:r>
      <w:proofErr w:type="spellStart"/>
      <w:r w:rsidRPr="00CC0C30">
        <w:rPr>
          <w:lang w:val="en-US"/>
        </w:rPr>
        <w:t>sge_safe_client_create_</w:t>
      </w:r>
      <w:proofErr w:type="gramStart"/>
      <w:r w:rsidRPr="00CC0C30">
        <w:rPr>
          <w:lang w:val="en-US"/>
        </w:rPr>
        <w:t>authentication</w:t>
      </w:r>
      <w:proofErr w:type="spellEnd"/>
      <w:r w:rsidRPr="00CC0C30">
        <w:rPr>
          <w:lang w:val="en-US"/>
        </w:rPr>
        <w:t>(</w:t>
      </w:r>
      <w:proofErr w:type="spellStart"/>
      <w:proofErr w:type="gramEnd"/>
      <w:r w:rsidRPr="00CC0C30">
        <w:rPr>
          <w:lang w:val="en-US"/>
        </w:rPr>
        <w:t>ptr</w:t>
      </w:r>
      <w:proofErr w:type="spellEnd"/>
      <w:r w:rsidRPr="00CC0C30">
        <w:rPr>
          <w:lang w:val="en-US"/>
        </w:rPr>
        <w:t xml:space="preserve">, </w:t>
      </w:r>
      <w:proofErr w:type="spellStart"/>
      <w:r w:rsidRPr="00CC0C30">
        <w:rPr>
          <w:lang w:val="en-US"/>
        </w:rPr>
        <w:t>enc_link</w:t>
      </w:r>
      <w:proofErr w:type="spellEnd"/>
      <w:r w:rsidRPr="00CC0C30">
        <w:rPr>
          <w:lang w:val="en-US"/>
        </w:rPr>
        <w:t xml:space="preserve">, </w:t>
      </w:r>
      <w:proofErr w:type="spellStart"/>
      <w:r w:rsidRPr="00CC0C30">
        <w:rPr>
          <w:lang w:val="en-US"/>
        </w:rPr>
        <w:t>auth_info</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0 != ret){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"create authentication info failed! error code:%d\n", ret);</w:t>
      </w:r>
    </w:p>
    <w:p w:rsidR="003D0C9D" w:rsidRPr="00CC0C30" w:rsidRDefault="003D0C9D" w:rsidP="003D0C9D">
      <w:pPr>
        <w:rPr>
          <w:lang w:val="en-US"/>
        </w:rPr>
      </w:pPr>
      <w:r w:rsidRPr="00CC0C30">
        <w:rPr>
          <w:lang w:val="en-US"/>
        </w:rPr>
        <w:t xml:space="preserve">        return -3;</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4. convert auth info to </w:t>
      </w:r>
      <w:proofErr w:type="spellStart"/>
      <w:r w:rsidRPr="00CC0C30">
        <w:rPr>
          <w:lang w:val="en-US"/>
        </w:rPr>
        <w:t>gtp</w:t>
      </w:r>
      <w:proofErr w:type="spellEnd"/>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5. send </w:t>
      </w:r>
      <w:proofErr w:type="spellStart"/>
      <w:r w:rsidRPr="00CC0C30">
        <w:rPr>
          <w:lang w:val="en-US"/>
        </w:rPr>
        <w:t>gtp</w:t>
      </w:r>
      <w:proofErr w:type="spellEnd"/>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free(</w:t>
      </w:r>
      <w:proofErr w:type="spellStart"/>
      <w:r w:rsidRPr="00CC0C30">
        <w:rPr>
          <w:lang w:val="en-US"/>
        </w:rPr>
        <w:t>auth_info</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proofErr w:type="spellStart"/>
      <w:r w:rsidRPr="00CC0C30">
        <w:rPr>
          <w:lang w:val="en-US"/>
        </w:rPr>
        <w:t>fld_sessionkey_info_t</w:t>
      </w:r>
      <w:proofErr w:type="spellEnd"/>
      <w:r w:rsidRPr="00CC0C30">
        <w:rPr>
          <w:lang w:val="en-US"/>
        </w:rPr>
        <w:t xml:space="preserve"> *gtp2gems_</w:t>
      </w:r>
      <w:proofErr w:type="gramStart"/>
      <w:r w:rsidRPr="00CC0C30">
        <w:rPr>
          <w:lang w:val="en-US"/>
        </w:rPr>
        <w:t>sessionkey(</w:t>
      </w:r>
      <w:proofErr w:type="gramEnd"/>
      <w:r w:rsidRPr="00CC0C30">
        <w:rPr>
          <w:lang w:val="en-US"/>
        </w:rPr>
        <w:t xml:space="preserve">const char *msg, unsigned int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 convert </w:t>
      </w:r>
      <w:proofErr w:type="spellStart"/>
      <w:r w:rsidRPr="00CC0C30">
        <w:rPr>
          <w:lang w:val="en-US"/>
        </w:rPr>
        <w:t>gtp</w:t>
      </w:r>
      <w:proofErr w:type="spellEnd"/>
      <w:r w:rsidRPr="00CC0C30">
        <w:rPr>
          <w:lang w:val="en-US"/>
        </w:rPr>
        <w:t xml:space="preserve"> to </w:t>
      </w:r>
      <w:proofErr w:type="spellStart"/>
      <w:r w:rsidRPr="00CC0C30">
        <w:rPr>
          <w:lang w:val="en-US"/>
        </w:rPr>
        <w:t>fld_sessionkey_info_t</w:t>
      </w:r>
      <w:proofErr w:type="spellEnd"/>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mock</w:t>
      </w:r>
    </w:p>
    <w:p w:rsidR="003D0C9D" w:rsidRPr="00CC0C30" w:rsidRDefault="003D0C9D" w:rsidP="003D0C9D">
      <w:pPr>
        <w:rPr>
          <w:lang w:val="en-US"/>
        </w:rPr>
      </w:pPr>
      <w:r w:rsidRPr="00CC0C30">
        <w:rPr>
          <w:lang w:val="en-US"/>
        </w:rPr>
        <w:t xml:space="preserve">    </w:t>
      </w:r>
      <w:proofErr w:type="spellStart"/>
      <w:r w:rsidRPr="00CC0C30">
        <w:rPr>
          <w:lang w:val="en-US"/>
        </w:rPr>
        <w:t>fld_sessionkey_info_t</w:t>
      </w:r>
      <w:proofErr w:type="spellEnd"/>
      <w:r w:rsidRPr="00CC0C30">
        <w:rPr>
          <w:lang w:val="en-US"/>
        </w:rPr>
        <w:t xml:space="preserve"> *</w:t>
      </w:r>
      <w:proofErr w:type="spellStart"/>
      <w:r w:rsidRPr="00CC0C30">
        <w:rPr>
          <w:lang w:val="en-US"/>
        </w:rPr>
        <w:t>sessionkey</w:t>
      </w:r>
      <w:proofErr w:type="spellEnd"/>
      <w:r w:rsidRPr="00CC0C30">
        <w:rPr>
          <w:lang w:val="en-US"/>
        </w:rPr>
        <w:t xml:space="preserve"> = (</w:t>
      </w:r>
      <w:proofErr w:type="spellStart"/>
      <w:r w:rsidRPr="00CC0C30">
        <w:rPr>
          <w:lang w:val="en-US"/>
        </w:rPr>
        <w:t>fld_sessionkey_info_t</w:t>
      </w:r>
      <w:proofErr w:type="spellEnd"/>
      <w:proofErr w:type="gramStart"/>
      <w:r w:rsidRPr="00CC0C30">
        <w:rPr>
          <w:lang w:val="en-US"/>
        </w:rPr>
        <w:t>*)malloc</w:t>
      </w:r>
      <w:proofErr w:type="gramEnd"/>
      <w:r w:rsidRPr="00CC0C30">
        <w:rPr>
          <w:lang w:val="en-US"/>
        </w:rPr>
        <w:t>(</w:t>
      </w:r>
      <w:proofErr w:type="spellStart"/>
      <w:r w:rsidRPr="00CC0C30">
        <w:rPr>
          <w:lang w:val="en-US"/>
        </w:rPr>
        <w:t>sizeof</w:t>
      </w:r>
      <w:proofErr w:type="spellEnd"/>
      <w:r w:rsidRPr="00CC0C30">
        <w:rPr>
          <w:lang w:val="en-US"/>
        </w:rPr>
        <w:t>(</w:t>
      </w:r>
      <w:proofErr w:type="spellStart"/>
      <w:r w:rsidRPr="00CC0C30">
        <w:rPr>
          <w:lang w:val="en-US"/>
        </w:rPr>
        <w:t>fld_sessionkey_info_t</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w:t>
      </w:r>
      <w:proofErr w:type="spellStart"/>
      <w:r w:rsidRPr="00CC0C30">
        <w:rPr>
          <w:lang w:val="en-US"/>
        </w:rPr>
        <w:t>sessionkey</w:t>
      </w:r>
      <w:proofErr w:type="spellEnd"/>
      <w:r w:rsidRPr="00CC0C30">
        <w:rPr>
          <w:lang w:val="en-US"/>
        </w:rPr>
        <w:t>;</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spellStart"/>
      <w:r w:rsidRPr="00CC0C30">
        <w:rPr>
          <w:lang w:val="en-US"/>
        </w:rPr>
        <w:t>handle_svr_session_</w:t>
      </w:r>
      <w:proofErr w:type="gramStart"/>
      <w:r w:rsidRPr="00CC0C30">
        <w:rPr>
          <w:lang w:val="en-US"/>
        </w:rPr>
        <w:t>key</w:t>
      </w:r>
      <w:proofErr w:type="spellEnd"/>
      <w:r w:rsidRPr="00CC0C30">
        <w:rPr>
          <w:lang w:val="en-US"/>
        </w:rPr>
        <w:t>(</w:t>
      </w:r>
      <w:proofErr w:type="spellStart"/>
      <w:proofErr w:type="gramEnd"/>
      <w:r w:rsidRPr="00CC0C30">
        <w:rPr>
          <w:lang w:val="en-US"/>
        </w:rPr>
        <w:t>api_safe_client_session_t</w:t>
      </w:r>
      <w:proofErr w:type="spellEnd"/>
      <w:r w:rsidRPr="00CC0C30">
        <w:rPr>
          <w:lang w:val="en-US"/>
        </w:rPr>
        <w:t xml:space="preserve"> *</w:t>
      </w:r>
      <w:proofErr w:type="spellStart"/>
      <w:r w:rsidRPr="00CC0C30">
        <w:rPr>
          <w:lang w:val="en-US"/>
        </w:rPr>
        <w:t>ptr</w:t>
      </w:r>
      <w:proofErr w:type="spellEnd"/>
      <w:r w:rsidRPr="00CC0C30">
        <w:rPr>
          <w:lang w:val="en-US"/>
        </w:rPr>
        <w:t xml:space="preserve">, </w:t>
      </w:r>
      <w:proofErr w:type="spellStart"/>
      <w:r w:rsidRPr="00CC0C30">
        <w:rPr>
          <w:lang w:val="en-US"/>
        </w:rPr>
        <w:t>api_safe_client_link_t</w:t>
      </w:r>
      <w:proofErr w:type="spellEnd"/>
      <w:r w:rsidRPr="00CC0C30">
        <w:rPr>
          <w:lang w:val="en-US"/>
        </w:rPr>
        <w:t xml:space="preserve"> *</w:t>
      </w:r>
      <w:proofErr w:type="spellStart"/>
      <w:r w:rsidRPr="00CC0C30">
        <w:rPr>
          <w:lang w:val="en-US"/>
        </w:rPr>
        <w:t>enc_link</w:t>
      </w:r>
      <w:proofErr w:type="spellEnd"/>
      <w:r w:rsidRPr="00CC0C30">
        <w:rPr>
          <w:lang w:val="en-US"/>
        </w:rPr>
        <w:t xml:space="preserve">, const char *msg, unsigned int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 1. </w:t>
      </w:r>
      <w:proofErr w:type="spellStart"/>
      <w:r w:rsidRPr="00CC0C30">
        <w:rPr>
          <w:lang w:val="en-US"/>
        </w:rPr>
        <w:t>gtp</w:t>
      </w:r>
      <w:proofErr w:type="spellEnd"/>
      <w:r w:rsidRPr="00CC0C30">
        <w:rPr>
          <w:lang w:val="en-US"/>
        </w:rPr>
        <w:t xml:space="preserve"> to server </w:t>
      </w:r>
      <w:proofErr w:type="spellStart"/>
      <w:r w:rsidRPr="00CC0C30">
        <w:rPr>
          <w:lang w:val="en-US"/>
        </w:rPr>
        <w:t>sessionkey</w:t>
      </w:r>
      <w:proofErr w:type="spellEnd"/>
    </w:p>
    <w:p w:rsidR="003D0C9D" w:rsidRPr="00CC0C30" w:rsidRDefault="003D0C9D" w:rsidP="003D0C9D">
      <w:pPr>
        <w:rPr>
          <w:lang w:val="en-US"/>
        </w:rPr>
      </w:pPr>
      <w:r w:rsidRPr="00CC0C30">
        <w:rPr>
          <w:lang w:val="en-US"/>
        </w:rPr>
        <w:t xml:space="preserve">    </w:t>
      </w:r>
      <w:proofErr w:type="spellStart"/>
      <w:r w:rsidRPr="00CC0C30">
        <w:rPr>
          <w:lang w:val="en-US"/>
        </w:rPr>
        <w:t>fld_sessionkey_info_t</w:t>
      </w:r>
      <w:proofErr w:type="spellEnd"/>
      <w:r w:rsidRPr="00CC0C30">
        <w:rPr>
          <w:lang w:val="en-US"/>
        </w:rPr>
        <w:t xml:space="preserve"> *</w:t>
      </w:r>
      <w:proofErr w:type="spellStart"/>
      <w:r w:rsidRPr="00CC0C30">
        <w:rPr>
          <w:lang w:val="en-US"/>
        </w:rPr>
        <w:t>sessionkey</w:t>
      </w:r>
      <w:proofErr w:type="spellEnd"/>
      <w:r w:rsidRPr="00CC0C30">
        <w:rPr>
          <w:lang w:val="en-US"/>
        </w:rPr>
        <w:t xml:space="preserve"> = gtp2gems_</w:t>
      </w:r>
      <w:proofErr w:type="gramStart"/>
      <w:r w:rsidRPr="00CC0C30">
        <w:rPr>
          <w:lang w:val="en-US"/>
        </w:rPr>
        <w:t>sessionkey(</w:t>
      </w:r>
      <w:proofErr w:type="gramEnd"/>
      <w:r w:rsidRPr="00CC0C30">
        <w:rPr>
          <w:lang w:val="en-US"/>
        </w:rPr>
        <w:t xml:space="preserve">msg,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sessionkey</w:t>
      </w:r>
      <w:proofErr w:type="spellEnd"/>
      <w:proofErr w:type="gramEnd"/>
      <w:r w:rsidRPr="00CC0C30">
        <w:rPr>
          <w:lang w:val="en-US"/>
        </w:rPr>
        <w: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"convert gtp2gems </w:t>
      </w:r>
      <w:proofErr w:type="spellStart"/>
      <w:r w:rsidRPr="00CC0C30">
        <w:rPr>
          <w:lang w:val="en-US"/>
        </w:rPr>
        <w:t>sessionkey</w:t>
      </w:r>
      <w:proofErr w:type="spellEnd"/>
      <w:r w:rsidRPr="00CC0C30">
        <w:rPr>
          <w:lang w:val="en-US"/>
        </w:rPr>
        <w:t xml:space="preserve"> failed!\n");</w:t>
      </w:r>
    </w:p>
    <w:p w:rsidR="003D0C9D" w:rsidRPr="00CC0C30" w:rsidRDefault="003D0C9D" w:rsidP="003D0C9D">
      <w:pPr>
        <w:rPr>
          <w:lang w:val="en-US"/>
        </w:rPr>
      </w:pPr>
      <w:r w:rsidRPr="00CC0C30">
        <w:rPr>
          <w:lang w:val="en-US"/>
        </w:rPr>
        <w:t xml:space="preserve">        return -1;</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2. accept </w:t>
      </w:r>
      <w:proofErr w:type="spellStart"/>
      <w:r w:rsidRPr="00CC0C30">
        <w:rPr>
          <w:lang w:val="en-US"/>
        </w:rPr>
        <w:t>sessionkey</w:t>
      </w:r>
      <w:proofErr w:type="spellEnd"/>
    </w:p>
    <w:p w:rsidR="003D0C9D" w:rsidRPr="00CC0C30" w:rsidRDefault="003D0C9D" w:rsidP="003D0C9D">
      <w:pPr>
        <w:rPr>
          <w:lang w:val="en-US"/>
        </w:rPr>
      </w:pPr>
      <w:r w:rsidRPr="00CC0C30">
        <w:rPr>
          <w:lang w:val="en-US"/>
        </w:rPr>
        <w:t xml:space="preserve">    int ret = </w:t>
      </w:r>
      <w:proofErr w:type="spellStart"/>
      <w:r w:rsidRPr="00CC0C30">
        <w:rPr>
          <w:lang w:val="en-US"/>
        </w:rPr>
        <w:t>sge_safe_client_accept_</w:t>
      </w:r>
      <w:proofErr w:type="gramStart"/>
      <w:r w:rsidRPr="00CC0C30">
        <w:rPr>
          <w:lang w:val="en-US"/>
        </w:rPr>
        <w:t>sessionkey</w:t>
      </w:r>
      <w:proofErr w:type="spellEnd"/>
      <w:r w:rsidRPr="00CC0C30">
        <w:rPr>
          <w:lang w:val="en-US"/>
        </w:rPr>
        <w:t>(</w:t>
      </w:r>
      <w:proofErr w:type="spellStart"/>
      <w:proofErr w:type="gramEnd"/>
      <w:r w:rsidRPr="00CC0C30">
        <w:rPr>
          <w:lang w:val="en-US"/>
        </w:rPr>
        <w:t>ptr</w:t>
      </w:r>
      <w:proofErr w:type="spellEnd"/>
      <w:r w:rsidRPr="00CC0C30">
        <w:rPr>
          <w:lang w:val="en-US"/>
        </w:rPr>
        <w:t xml:space="preserve">, </w:t>
      </w:r>
      <w:proofErr w:type="spellStart"/>
      <w:r w:rsidRPr="00CC0C30">
        <w:rPr>
          <w:lang w:val="en-US"/>
        </w:rPr>
        <w:t>enc_link</w:t>
      </w:r>
      <w:proofErr w:type="spellEnd"/>
      <w:r w:rsidRPr="00CC0C30">
        <w:rPr>
          <w:lang w:val="en-US"/>
        </w:rPr>
        <w:t xml:space="preserve">, </w:t>
      </w:r>
      <w:proofErr w:type="spellStart"/>
      <w:r w:rsidRPr="00CC0C30">
        <w:rPr>
          <w:lang w:val="en-US"/>
        </w:rPr>
        <w:t>sessionkey</w:t>
      </w:r>
      <w:proofErr w:type="spellEnd"/>
      <w:r w:rsidRPr="00CC0C30">
        <w:rPr>
          <w:lang w:val="en-US"/>
        </w:rPr>
        <w:t>);</w:t>
      </w:r>
    </w:p>
    <w:p w:rsidR="003D0C9D" w:rsidRPr="00CC0C30" w:rsidRDefault="003D0C9D" w:rsidP="003D0C9D">
      <w:pPr>
        <w:rPr>
          <w:lang w:val="en-US"/>
        </w:rPr>
      </w:pPr>
      <w:r w:rsidRPr="00CC0C30">
        <w:rPr>
          <w:lang w:val="en-US"/>
        </w:rPr>
        <w:t xml:space="preserve">    free(</w:t>
      </w:r>
      <w:proofErr w:type="spellStart"/>
      <w:r w:rsidRPr="00CC0C30">
        <w:rPr>
          <w:lang w:val="en-US"/>
        </w:rPr>
        <w:t>sessionkey</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0 != ret){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"handle session key failed! error code:%d\n", ret);</w:t>
      </w:r>
    </w:p>
    <w:p w:rsidR="003D0C9D" w:rsidRPr="00CC0C30" w:rsidRDefault="003D0C9D" w:rsidP="003D0C9D">
      <w:pPr>
        <w:rPr>
          <w:lang w:val="en-US"/>
        </w:rPr>
      </w:pPr>
      <w:r w:rsidRPr="00CC0C30">
        <w:rPr>
          <w:lang w:val="en-US"/>
        </w:rPr>
        <w:t xml:space="preserve">        return -2;</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#define MSG_SVR_HELLO 1</w:t>
      </w:r>
    </w:p>
    <w:p w:rsidR="003D0C9D" w:rsidRPr="00CC0C30" w:rsidRDefault="003D0C9D" w:rsidP="003D0C9D">
      <w:pPr>
        <w:rPr>
          <w:lang w:val="en-US"/>
        </w:rPr>
      </w:pPr>
      <w:r w:rsidRPr="00CC0C30">
        <w:rPr>
          <w:lang w:val="en-US"/>
        </w:rPr>
        <w:t>#define MSG_SVR_SESSION_KEY 2</w:t>
      </w:r>
    </w:p>
    <w:p w:rsidR="003D0C9D" w:rsidRPr="00CC0C30" w:rsidRDefault="003D0C9D" w:rsidP="003D0C9D">
      <w:pPr>
        <w:rPr>
          <w:lang w:val="en-US"/>
        </w:rPr>
      </w:pPr>
      <w:r w:rsidRPr="00CC0C30">
        <w:rPr>
          <w:lang w:val="en-US"/>
        </w:rPr>
        <w:t>static void __</w:t>
      </w:r>
      <w:proofErr w:type="spellStart"/>
      <w:r w:rsidRPr="00CC0C30">
        <w:rPr>
          <w:lang w:val="en-US"/>
        </w:rPr>
        <w:t>recv_</w:t>
      </w:r>
      <w:proofErr w:type="gramStart"/>
      <w:r w:rsidRPr="00CC0C30">
        <w:rPr>
          <w:lang w:val="en-US"/>
        </w:rPr>
        <w:t>msg</w:t>
      </w:r>
      <w:proofErr w:type="spellEnd"/>
      <w:r w:rsidRPr="00CC0C30">
        <w:rPr>
          <w:lang w:val="en-US"/>
        </w:rPr>
        <w:t>(</w:t>
      </w:r>
      <w:proofErr w:type="gramEnd"/>
      <w:r w:rsidRPr="00CC0C30">
        <w:rPr>
          <w:lang w:val="en-US"/>
        </w:rPr>
        <w:t xml:space="preserve">const char * msg, int type, unsigned int </w:t>
      </w:r>
      <w:proofErr w:type="spellStart"/>
      <w:r w:rsidRPr="00CC0C30">
        <w:rPr>
          <w:lang w:val="en-US"/>
        </w:rPr>
        <w:t>con_len</w:t>
      </w:r>
      <w:proofErr w:type="spellEnd"/>
      <w:r w:rsidRPr="00CC0C30">
        <w:rPr>
          <w:lang w:val="en-US"/>
        </w:rPr>
        <w:t xml:space="preserve">, void * </w:t>
      </w:r>
      <w:proofErr w:type="spellStart"/>
      <w:r w:rsidRPr="00CC0C30">
        <w:rPr>
          <w:lang w:val="en-US"/>
        </w:rPr>
        <w:t>ctx</w:t>
      </w:r>
      <w:proofErr w:type="spellEnd"/>
      <w:r w:rsidRPr="00CC0C30">
        <w:rPr>
          <w:lang w:val="en-US"/>
        </w:rPr>
        <w:t>) {</w:t>
      </w:r>
    </w:p>
    <w:p w:rsidR="003D0C9D" w:rsidRPr="00CC0C30" w:rsidRDefault="003D0C9D" w:rsidP="003D0C9D">
      <w:pPr>
        <w:rPr>
          <w:lang w:val="en-US"/>
        </w:rPr>
      </w:pPr>
      <w:r w:rsidRPr="00CC0C30">
        <w:rPr>
          <w:lang w:val="en-US"/>
        </w:rPr>
        <w:t xml:space="preserve">    </w:t>
      </w:r>
      <w:proofErr w:type="spellStart"/>
      <w:r w:rsidRPr="00CC0C30">
        <w:rPr>
          <w:lang w:val="en-US"/>
        </w:rPr>
        <w:t>api_ctx_t</w:t>
      </w:r>
      <w:proofErr w:type="spellEnd"/>
      <w:r w:rsidRPr="00CC0C30">
        <w:rPr>
          <w:lang w:val="en-US"/>
        </w:rPr>
        <w:t xml:space="preserve"> *</w:t>
      </w:r>
      <w:proofErr w:type="spellStart"/>
      <w:r w:rsidRPr="00CC0C30">
        <w:rPr>
          <w:lang w:val="en-US"/>
        </w:rPr>
        <w:t>api_ctx</w:t>
      </w:r>
      <w:proofErr w:type="spellEnd"/>
      <w:r w:rsidRPr="00CC0C30">
        <w:rPr>
          <w:lang w:val="en-US"/>
        </w:rPr>
        <w:t xml:space="preserve"> = (</w:t>
      </w:r>
      <w:proofErr w:type="spellStart"/>
      <w:r w:rsidRPr="00CC0C30">
        <w:rPr>
          <w:lang w:val="en-US"/>
        </w:rPr>
        <w:t>api_ctx_t</w:t>
      </w:r>
      <w:proofErr w:type="spellEnd"/>
      <w:proofErr w:type="gramStart"/>
      <w:r w:rsidRPr="00CC0C30">
        <w:rPr>
          <w:lang w:val="en-US"/>
        </w:rPr>
        <w:t>*)</w:t>
      </w:r>
      <w:proofErr w:type="spellStart"/>
      <w:r w:rsidRPr="00CC0C30">
        <w:rPr>
          <w:lang w:val="en-US"/>
        </w:rPr>
        <w:t>ctx</w:t>
      </w:r>
      <w:proofErr w:type="spellEnd"/>
      <w:proofErr w:type="gramEnd"/>
      <w:r w:rsidRPr="00CC0C30">
        <w:rPr>
          <w:lang w:val="en-US"/>
        </w:rPr>
        <w:t>;</w:t>
      </w:r>
    </w:p>
    <w:p w:rsidR="003D0C9D" w:rsidRPr="00CC0C30" w:rsidRDefault="003D0C9D" w:rsidP="003D0C9D">
      <w:pPr>
        <w:rPr>
          <w:lang w:val="en-US"/>
        </w:rPr>
      </w:pPr>
      <w:r w:rsidRPr="00CC0C30">
        <w:rPr>
          <w:lang w:val="en-US"/>
        </w:rPr>
        <w:lastRenderedPageBreak/>
        <w:t xml:space="preserve">    if</w:t>
      </w:r>
      <w:proofErr w:type="gramStart"/>
      <w:r w:rsidRPr="00CC0C30">
        <w:rPr>
          <w:lang w:val="en-US"/>
        </w:rPr>
        <w:t>(!</w:t>
      </w:r>
      <w:proofErr w:type="spellStart"/>
      <w:r w:rsidRPr="00CC0C30">
        <w:rPr>
          <w:lang w:val="en-US"/>
        </w:rPr>
        <w:t>api</w:t>
      </w:r>
      <w:proofErr w:type="gramEnd"/>
      <w:r w:rsidRPr="00CC0C30">
        <w:rPr>
          <w:lang w:val="en-US"/>
        </w:rPr>
        <w:t>_ctx</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"invalid </w:t>
      </w:r>
      <w:proofErr w:type="spellStart"/>
      <w:r w:rsidRPr="00CC0C30">
        <w:rPr>
          <w:lang w:val="en-US"/>
        </w:rPr>
        <w:t>api</w:t>
      </w:r>
      <w:proofErr w:type="spellEnd"/>
      <w:r w:rsidRPr="00CC0C30">
        <w:rPr>
          <w:lang w:val="en-US"/>
        </w:rPr>
        <w:t xml:space="preserve"> </w:t>
      </w:r>
      <w:proofErr w:type="spellStart"/>
      <w:r w:rsidRPr="00CC0C30">
        <w:rPr>
          <w:lang w:val="en-US"/>
        </w:rPr>
        <w:t>ctx</w:t>
      </w:r>
      <w:proofErr w:type="spellEnd"/>
      <w:r w:rsidRPr="00CC0C30">
        <w:rPr>
          <w:lang w:val="en-US"/>
        </w:rPr>
        <w:t>!\n");</w:t>
      </w:r>
    </w:p>
    <w:p w:rsidR="003D0C9D" w:rsidRPr="00CC0C30" w:rsidRDefault="003D0C9D" w:rsidP="003D0C9D">
      <w:pPr>
        <w:rPr>
          <w:lang w:val="en-US"/>
        </w:rPr>
      </w:pPr>
      <w:r w:rsidRPr="00CC0C30">
        <w:rPr>
          <w:lang w:val="en-US"/>
        </w:rPr>
        <w:t xml:space="preserve">        return;</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int ret;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GTP_TYPE_STRING == type){</w:t>
      </w:r>
    </w:p>
    <w:p w:rsidR="003D0C9D" w:rsidRPr="00CC0C30" w:rsidRDefault="003D0C9D" w:rsidP="003D0C9D">
      <w:pPr>
        <w:rPr>
          <w:lang w:val="en-US"/>
        </w:rPr>
      </w:pPr>
      <w:r w:rsidRPr="00CC0C30">
        <w:rPr>
          <w:lang w:val="en-US"/>
        </w:rPr>
        <w:t xml:space="preserve">        int </w:t>
      </w:r>
      <w:proofErr w:type="spellStart"/>
      <w:r w:rsidRPr="00CC0C30">
        <w:rPr>
          <w:lang w:val="en-US"/>
        </w:rPr>
        <w:t>msg_type</w:t>
      </w:r>
      <w:proofErr w:type="spellEnd"/>
      <w:r w:rsidRPr="00CC0C30">
        <w:rPr>
          <w:lang w:val="en-US"/>
        </w:rPr>
        <w:t xml:space="preserve"> = </w:t>
      </w:r>
      <w:proofErr w:type="spellStart"/>
      <w:r w:rsidRPr="00CC0C30">
        <w:rPr>
          <w:lang w:val="en-US"/>
        </w:rPr>
        <w:t>get_svr_msg_</w:t>
      </w:r>
      <w:proofErr w:type="gramStart"/>
      <w:r w:rsidRPr="00CC0C30">
        <w:rPr>
          <w:lang w:val="en-US"/>
        </w:rPr>
        <w:t>type</w:t>
      </w:r>
      <w:proofErr w:type="spellEnd"/>
      <w:r w:rsidRPr="00CC0C30">
        <w:rPr>
          <w:lang w:val="en-US"/>
        </w:rPr>
        <w:t>(</w:t>
      </w:r>
      <w:proofErr w:type="gramEnd"/>
      <w:r w:rsidRPr="00CC0C30">
        <w:rPr>
          <w:lang w:val="en-US"/>
        </w:rPr>
        <w:t xml:space="preserve">msg,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switch(</w:t>
      </w:r>
      <w:proofErr w:type="spellStart"/>
      <w:r w:rsidRPr="00CC0C30">
        <w:rPr>
          <w:lang w:val="en-US"/>
        </w:rPr>
        <w:t>msg_</w:t>
      </w:r>
      <w:proofErr w:type="gramStart"/>
      <w:r w:rsidRPr="00CC0C30">
        <w:rPr>
          <w:lang w:val="en-US"/>
        </w:rPr>
        <w:t>type</w:t>
      </w:r>
      <w:proofErr w:type="spellEnd"/>
      <w:r w:rsidRPr="00CC0C30">
        <w:rPr>
          <w:lang w:val="en-US"/>
        </w:rPr>
        <w:t>){</w:t>
      </w:r>
      <w:proofErr w:type="gramEnd"/>
    </w:p>
    <w:p w:rsidR="003D0C9D" w:rsidRPr="00CC0C30" w:rsidRDefault="003D0C9D" w:rsidP="003D0C9D">
      <w:pPr>
        <w:rPr>
          <w:lang w:val="en-US"/>
        </w:rPr>
      </w:pPr>
      <w:r w:rsidRPr="00CC0C30">
        <w:rPr>
          <w:lang w:val="en-US"/>
        </w:rPr>
        <w:t xml:space="preserve">            case MSG_SVR_HELLO:</w:t>
      </w:r>
    </w:p>
    <w:p w:rsidR="003D0C9D" w:rsidRPr="00CC0C30" w:rsidRDefault="003D0C9D" w:rsidP="003D0C9D">
      <w:pPr>
        <w:rPr>
          <w:lang w:val="en-US"/>
        </w:rPr>
      </w:pPr>
      <w:r w:rsidRPr="00CC0C30">
        <w:rPr>
          <w:lang w:val="en-US"/>
        </w:rPr>
        <w:t xml:space="preserve">                ret = </w:t>
      </w:r>
      <w:proofErr w:type="spellStart"/>
      <w:r w:rsidRPr="00CC0C30">
        <w:rPr>
          <w:lang w:val="en-US"/>
        </w:rPr>
        <w:t>handle_svr_hello</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 xml:space="preserve">_, </w:t>
      </w:r>
      <w:proofErr w:type="spellStart"/>
      <w:r w:rsidRPr="00CC0C30">
        <w:rPr>
          <w:lang w:val="en-US"/>
        </w:rPr>
        <w:t>api_ctx</w:t>
      </w:r>
      <w:proofErr w:type="spellEnd"/>
      <w:r w:rsidRPr="00CC0C30">
        <w:rPr>
          <w:lang w:val="en-US"/>
        </w:rPr>
        <w:t>-&gt;</w:t>
      </w:r>
      <w:proofErr w:type="spellStart"/>
      <w:r w:rsidRPr="00CC0C30">
        <w:rPr>
          <w:lang w:val="en-US"/>
        </w:rPr>
        <w:t>safe_link</w:t>
      </w:r>
      <w:proofErr w:type="spellEnd"/>
      <w:r w:rsidRPr="00CC0C30">
        <w:rPr>
          <w:lang w:val="en-US"/>
        </w:rPr>
        <w:t xml:space="preserve">_, msg,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0 != ret){</w:t>
      </w:r>
    </w:p>
    <w:p w:rsidR="003D0C9D" w:rsidRPr="00CC0C30" w:rsidRDefault="003D0C9D" w:rsidP="003D0C9D">
      <w:pPr>
        <w:rPr>
          <w:lang w:val="en-US"/>
        </w:rPr>
      </w:pPr>
      <w:r w:rsidRPr="00CC0C30">
        <w:rPr>
          <w:lang w:val="en-US"/>
        </w:rPr>
        <w:t xml:space="preserve">                    // disconnect</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break;</w:t>
      </w:r>
    </w:p>
    <w:p w:rsidR="003D0C9D" w:rsidRPr="00CC0C30" w:rsidRDefault="003D0C9D" w:rsidP="003D0C9D">
      <w:pPr>
        <w:rPr>
          <w:lang w:val="en-US"/>
        </w:rPr>
      </w:pPr>
      <w:r w:rsidRPr="00CC0C30">
        <w:rPr>
          <w:lang w:val="en-US"/>
        </w:rPr>
        <w:t xml:space="preserve">            case MSG_SVR_SESSION_KEY:</w:t>
      </w:r>
    </w:p>
    <w:p w:rsidR="003D0C9D" w:rsidRPr="00CC0C30" w:rsidRDefault="003D0C9D" w:rsidP="003D0C9D">
      <w:pPr>
        <w:rPr>
          <w:lang w:val="en-US"/>
        </w:rPr>
      </w:pPr>
      <w:r w:rsidRPr="00CC0C30">
        <w:rPr>
          <w:lang w:val="en-US"/>
        </w:rPr>
        <w:t xml:space="preserve">                ret = </w:t>
      </w:r>
      <w:proofErr w:type="spellStart"/>
      <w:r w:rsidRPr="00CC0C30">
        <w:rPr>
          <w:lang w:val="en-US"/>
        </w:rPr>
        <w:t>handle_svr_session_key</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 xml:space="preserve">_, </w:t>
      </w:r>
      <w:proofErr w:type="spellStart"/>
      <w:r w:rsidRPr="00CC0C30">
        <w:rPr>
          <w:lang w:val="en-US"/>
        </w:rPr>
        <w:t>api_ctx</w:t>
      </w:r>
      <w:proofErr w:type="spellEnd"/>
      <w:r w:rsidRPr="00CC0C30">
        <w:rPr>
          <w:lang w:val="en-US"/>
        </w:rPr>
        <w:t>-&gt;</w:t>
      </w:r>
      <w:proofErr w:type="spellStart"/>
      <w:r w:rsidRPr="00CC0C30">
        <w:rPr>
          <w:lang w:val="en-US"/>
        </w:rPr>
        <w:t>safe_link</w:t>
      </w:r>
      <w:proofErr w:type="spellEnd"/>
      <w:r w:rsidRPr="00CC0C30">
        <w:rPr>
          <w:lang w:val="en-US"/>
        </w:rPr>
        <w:t xml:space="preserve">_, msg, </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0 != ret){</w:t>
      </w:r>
    </w:p>
    <w:p w:rsidR="003D0C9D" w:rsidRPr="00CC0C30" w:rsidRDefault="003D0C9D" w:rsidP="003D0C9D">
      <w:pPr>
        <w:rPr>
          <w:lang w:val="en-US"/>
        </w:rPr>
      </w:pPr>
      <w:r w:rsidRPr="00CC0C30">
        <w:rPr>
          <w:lang w:val="en-US"/>
        </w:rPr>
        <w:t xml:space="preserve">                    // disconnect</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else {</w:t>
      </w:r>
    </w:p>
    <w:p w:rsidR="003D0C9D" w:rsidRPr="00CC0C30" w:rsidRDefault="003D0C9D" w:rsidP="003D0C9D">
      <w:pPr>
        <w:rPr>
          <w:lang w:val="en-US"/>
        </w:rPr>
      </w:pPr>
      <w:r w:rsidRPr="00CC0C30">
        <w:rPr>
          <w:lang w:val="en-US"/>
        </w:rPr>
        <w:t xml:space="preserve">                    </w:t>
      </w:r>
      <w:proofErr w:type="spellStart"/>
      <w:r w:rsidRPr="00CC0C30">
        <w:rPr>
          <w:lang w:val="en-US"/>
        </w:rPr>
        <w:t>api_ctx</w:t>
      </w:r>
      <w:proofErr w:type="spellEnd"/>
      <w:r w:rsidRPr="00CC0C30">
        <w:rPr>
          <w:lang w:val="en-US"/>
        </w:rPr>
        <w:t>-&gt;</w:t>
      </w:r>
      <w:proofErr w:type="spellStart"/>
      <w:r w:rsidRPr="00CC0C30">
        <w:rPr>
          <w:lang w:val="en-US"/>
        </w:rPr>
        <w:t>shakehand_state</w:t>
      </w:r>
      <w:proofErr w:type="spellEnd"/>
      <w:r w:rsidRPr="00CC0C30">
        <w:rPr>
          <w:lang w:val="en-US"/>
        </w:rPr>
        <w:t xml:space="preserve">_ = HANDSHAKED;                  </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break;</w:t>
      </w:r>
    </w:p>
    <w:p w:rsidR="003D0C9D" w:rsidRPr="00CC0C30" w:rsidRDefault="003D0C9D" w:rsidP="003D0C9D">
      <w:pPr>
        <w:rPr>
          <w:lang w:val="en-US"/>
        </w:rPr>
      </w:pPr>
      <w:r w:rsidRPr="00CC0C30">
        <w:rPr>
          <w:lang w:val="en-US"/>
        </w:rPr>
        <w:t xml:space="preserve">            default: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"error </w:t>
      </w:r>
      <w:proofErr w:type="spellStart"/>
      <w:r w:rsidRPr="00CC0C30">
        <w:rPr>
          <w:lang w:val="en-US"/>
        </w:rPr>
        <w:t>svr</w:t>
      </w:r>
      <w:proofErr w:type="spellEnd"/>
      <w:r w:rsidRPr="00CC0C30">
        <w:rPr>
          <w:lang w:val="en-US"/>
        </w:rPr>
        <w:t xml:space="preserve"> message!\n");</w:t>
      </w:r>
    </w:p>
    <w:p w:rsidR="003D0C9D" w:rsidRPr="00CC0C30" w:rsidRDefault="003D0C9D" w:rsidP="003D0C9D">
      <w:pPr>
        <w:rPr>
          <w:lang w:val="en-US"/>
        </w:rPr>
      </w:pPr>
      <w:r w:rsidRPr="00CC0C30">
        <w:rPr>
          <w:lang w:val="en-US"/>
        </w:rPr>
        <w:t xml:space="preserve">                // disconnect</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else </w:t>
      </w:r>
      <w:proofErr w:type="gramStart"/>
      <w:r w:rsidRPr="00CC0C30">
        <w:rPr>
          <w:lang w:val="en-US"/>
        </w:rPr>
        <w:t>if(</w:t>
      </w:r>
      <w:proofErr w:type="gramEnd"/>
      <w:r w:rsidRPr="00CC0C30">
        <w:rPr>
          <w:lang w:val="en-US"/>
        </w:rPr>
        <w:t>GTP_TYPE_ENCRYPT == type){</w:t>
      </w:r>
    </w:p>
    <w:p w:rsidR="003D0C9D" w:rsidRPr="00CC0C30" w:rsidRDefault="003D0C9D" w:rsidP="003D0C9D">
      <w:pPr>
        <w:rPr>
          <w:lang w:val="en-US"/>
        </w:rPr>
      </w:pPr>
      <w:r w:rsidRPr="00CC0C30">
        <w:rPr>
          <w:lang w:val="en-US"/>
        </w:rPr>
        <w:t xml:space="preserve">        unsigned char *</w:t>
      </w:r>
      <w:proofErr w:type="spellStart"/>
      <w:r w:rsidRPr="00CC0C30">
        <w:rPr>
          <w:lang w:val="en-US"/>
        </w:rPr>
        <w:t>buf</w:t>
      </w:r>
      <w:proofErr w:type="spellEnd"/>
      <w:r w:rsidRPr="00CC0C30">
        <w:rPr>
          <w:lang w:val="en-US"/>
        </w:rPr>
        <w:t xml:space="preserve"> = (unsigned char</w:t>
      </w:r>
      <w:proofErr w:type="gramStart"/>
      <w:r w:rsidRPr="00CC0C30">
        <w:rPr>
          <w:lang w:val="en-US"/>
        </w:rPr>
        <w:t>*)malloc</w:t>
      </w:r>
      <w:proofErr w:type="gramEnd"/>
      <w:r w:rsidRPr="00CC0C30">
        <w:rPr>
          <w:lang w:val="en-US"/>
        </w:rPr>
        <w:t>(</w:t>
      </w:r>
      <w:proofErr w:type="spellStart"/>
      <w:r w:rsidRPr="00CC0C30">
        <w:rPr>
          <w:lang w:val="en-US"/>
        </w:rPr>
        <w:t>con_len</w:t>
      </w:r>
      <w:proofErr w:type="spellEnd"/>
      <w:r w:rsidRPr="00CC0C30">
        <w:rPr>
          <w:lang w:val="en-US"/>
        </w:rPr>
        <w:t>);</w:t>
      </w:r>
    </w:p>
    <w:p w:rsidR="003D0C9D" w:rsidRPr="00CC0C30" w:rsidRDefault="003D0C9D" w:rsidP="003D0C9D">
      <w:pPr>
        <w:rPr>
          <w:lang w:val="en-US"/>
        </w:rPr>
      </w:pPr>
      <w:r w:rsidRPr="00CC0C30">
        <w:rPr>
          <w:lang w:val="en-US"/>
        </w:rPr>
        <w:t xml:space="preserve">        unsigned int cap;</w:t>
      </w:r>
    </w:p>
    <w:p w:rsidR="003D0C9D" w:rsidRPr="00CC0C30" w:rsidRDefault="003D0C9D" w:rsidP="003D0C9D">
      <w:pPr>
        <w:rPr>
          <w:lang w:val="en-US"/>
        </w:rPr>
      </w:pPr>
      <w:r w:rsidRPr="00CC0C30">
        <w:rPr>
          <w:lang w:val="en-US"/>
        </w:rPr>
        <w:t xml:space="preserve">        ret = </w:t>
      </w:r>
      <w:proofErr w:type="spellStart"/>
      <w:r w:rsidRPr="00CC0C30">
        <w:rPr>
          <w:lang w:val="en-US"/>
        </w:rPr>
        <w:t>sge_safe_client_packet_decrypt</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 xml:space="preserve">_, </w:t>
      </w:r>
      <w:proofErr w:type="spellStart"/>
      <w:r w:rsidRPr="00CC0C30">
        <w:rPr>
          <w:lang w:val="en-US"/>
        </w:rPr>
        <w:t>api_ctx</w:t>
      </w:r>
      <w:proofErr w:type="spellEnd"/>
      <w:r w:rsidRPr="00CC0C30">
        <w:rPr>
          <w:lang w:val="en-US"/>
        </w:rPr>
        <w:t>-&gt;</w:t>
      </w:r>
      <w:proofErr w:type="spellStart"/>
      <w:r w:rsidRPr="00CC0C30">
        <w:rPr>
          <w:lang w:val="en-US"/>
        </w:rPr>
        <w:t>safe_link</w:t>
      </w:r>
      <w:proofErr w:type="spellEnd"/>
      <w:r w:rsidRPr="00CC0C30">
        <w:rPr>
          <w:lang w:val="en-US"/>
        </w:rPr>
        <w:t>_, (unsigned char</w:t>
      </w:r>
      <w:proofErr w:type="gramStart"/>
      <w:r w:rsidRPr="00CC0C30">
        <w:rPr>
          <w:lang w:val="en-US"/>
        </w:rPr>
        <w:t>*)msg</w:t>
      </w:r>
      <w:proofErr w:type="gramEnd"/>
      <w:r w:rsidRPr="00CC0C30">
        <w:rPr>
          <w:lang w:val="en-US"/>
        </w:rPr>
        <w:t xml:space="preserve">, </w:t>
      </w:r>
      <w:proofErr w:type="spellStart"/>
      <w:r w:rsidRPr="00CC0C30">
        <w:rPr>
          <w:lang w:val="en-US"/>
        </w:rPr>
        <w:t>con_len</w:t>
      </w:r>
      <w:proofErr w:type="spellEnd"/>
      <w:r w:rsidRPr="00CC0C30">
        <w:rPr>
          <w:lang w:val="en-US"/>
        </w:rPr>
        <w:t xml:space="preserve">, </w:t>
      </w:r>
      <w:proofErr w:type="spellStart"/>
      <w:r w:rsidRPr="00CC0C30">
        <w:rPr>
          <w:lang w:val="en-US"/>
        </w:rPr>
        <w:t>buf</w:t>
      </w:r>
      <w:proofErr w:type="spellEnd"/>
      <w:r w:rsidRPr="00CC0C30">
        <w:rPr>
          <w:lang w:val="en-US"/>
        </w:rPr>
        <w:t>, &amp;cap);</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0 != ret){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"decrypt msg failed, error code:%d\n", ret);</w:t>
      </w:r>
    </w:p>
    <w:p w:rsidR="003D0C9D" w:rsidRPr="00CC0C30" w:rsidRDefault="003D0C9D" w:rsidP="003D0C9D">
      <w:pPr>
        <w:rPr>
          <w:lang w:val="en-US"/>
        </w:rPr>
      </w:pPr>
      <w:r w:rsidRPr="00CC0C30">
        <w:rPr>
          <w:lang w:val="en-US"/>
        </w:rPr>
        <w:t xml:space="preserve">            // disconnect</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w:t>
      </w:r>
      <w:proofErr w:type="spellStart"/>
      <w:r w:rsidRPr="00CC0C30">
        <w:rPr>
          <w:lang w:val="en-US"/>
        </w:rPr>
        <w:t>recv</w:t>
      </w:r>
      <w:proofErr w:type="spellEnd"/>
      <w:r w:rsidRPr="00CC0C30">
        <w:rPr>
          <w:lang w:val="en-US"/>
        </w:rPr>
        <w:t xml:space="preserve"> msg:%s\n", </w:t>
      </w:r>
      <w:proofErr w:type="spellStart"/>
      <w:r w:rsidRPr="00CC0C30">
        <w:rPr>
          <w:lang w:val="en-US"/>
        </w:rPr>
        <w:t>buf</w:t>
      </w:r>
      <w:proofErr w:type="spellEnd"/>
      <w:r w:rsidRPr="00CC0C30">
        <w:rPr>
          <w:lang w:val="en-US"/>
        </w:rPr>
        <w:t>);</w:t>
      </w:r>
    </w:p>
    <w:p w:rsidR="003D0C9D" w:rsidRPr="00CC0C30" w:rsidRDefault="003D0C9D" w:rsidP="003D0C9D">
      <w:pPr>
        <w:rPr>
          <w:lang w:val="en-US"/>
        </w:rPr>
      </w:pPr>
      <w:r w:rsidRPr="00CC0C30">
        <w:rPr>
          <w:lang w:val="en-US"/>
        </w:rPr>
        <w:t xml:space="preserve">        // process msg</w:t>
      </w:r>
    </w:p>
    <w:p w:rsidR="003D0C9D" w:rsidRPr="00CC0C30" w:rsidRDefault="003D0C9D" w:rsidP="003D0C9D">
      <w:pPr>
        <w:rPr>
          <w:lang w:val="en-US"/>
        </w:rPr>
      </w:pPr>
      <w:r w:rsidRPr="00CC0C30">
        <w:rPr>
          <w:lang w:val="en-US"/>
        </w:rPr>
        <w:lastRenderedPageBreak/>
        <w:t xml:space="preserve">        free(</w:t>
      </w:r>
      <w:proofErr w:type="spellStart"/>
      <w:r w:rsidRPr="00CC0C30">
        <w:rPr>
          <w:lang w:val="en-US"/>
        </w:rPr>
        <w:t>buf</w:t>
      </w:r>
      <w:proofErr w:type="spellEnd"/>
      <w:r w:rsidRPr="00CC0C30">
        <w:rPr>
          <w:lang w:val="en-US"/>
        </w:rPr>
        <w:t>);</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w:t>
      </w:r>
      <w:proofErr w:type="gramStart"/>
      <w:r w:rsidRPr="00CC0C30">
        <w:rPr>
          <w:lang w:val="en-US"/>
        </w:rPr>
        <w:t>else{</w:t>
      </w:r>
      <w:proofErr w:type="gramEnd"/>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"invalid msg type!\n");</w:t>
      </w:r>
    </w:p>
    <w:p w:rsidR="003D0C9D" w:rsidRPr="00CC0C30" w:rsidRDefault="003D0C9D" w:rsidP="003D0C9D">
      <w:pPr>
        <w:rPr>
          <w:lang w:val="en-US"/>
        </w:rPr>
      </w:pPr>
      <w:r w:rsidRPr="00CC0C30">
        <w:rPr>
          <w:lang w:val="en-US"/>
        </w:rPr>
        <w:t xml:space="preserve">        // disconnect</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char *</w:t>
      </w:r>
      <w:proofErr w:type="spellStart"/>
      <w:r w:rsidRPr="00CC0C30">
        <w:rPr>
          <w:lang w:val="en-US"/>
        </w:rPr>
        <w:t>svr_enc_pubkey</w:t>
      </w:r>
      <w:proofErr w:type="spellEnd"/>
      <w:r w:rsidRPr="00CC0C30">
        <w:rPr>
          <w:lang w:val="en-US"/>
        </w:rPr>
        <w:t xml:space="preserve"> = "server enc </w:t>
      </w:r>
      <w:proofErr w:type="spellStart"/>
      <w:r w:rsidRPr="00CC0C30">
        <w:rPr>
          <w:lang w:val="en-US"/>
        </w:rPr>
        <w:t>pubkey</w:t>
      </w:r>
      <w:proofErr w:type="spellEnd"/>
      <w:r w:rsidRPr="00CC0C30">
        <w:rPr>
          <w:lang w:val="en-US"/>
        </w:rPr>
        <w:t>";</w:t>
      </w:r>
    </w:p>
    <w:p w:rsidR="003D0C9D" w:rsidRPr="00CC0C30" w:rsidRDefault="003D0C9D" w:rsidP="003D0C9D">
      <w:pPr>
        <w:rPr>
          <w:lang w:val="en-US"/>
        </w:rPr>
      </w:pPr>
      <w:r w:rsidRPr="00CC0C30">
        <w:rPr>
          <w:lang w:val="en-US"/>
        </w:rPr>
        <w:t>char *</w:t>
      </w:r>
      <w:proofErr w:type="spellStart"/>
      <w:r w:rsidRPr="00CC0C30">
        <w:rPr>
          <w:lang w:val="en-US"/>
        </w:rPr>
        <w:t>svr_sign_pubkey</w:t>
      </w:r>
      <w:proofErr w:type="spellEnd"/>
      <w:r w:rsidRPr="00CC0C30">
        <w:rPr>
          <w:lang w:val="en-US"/>
        </w:rPr>
        <w:t xml:space="preserve"> = "server sign </w:t>
      </w:r>
      <w:proofErr w:type="spellStart"/>
      <w:r w:rsidRPr="00CC0C30">
        <w:rPr>
          <w:lang w:val="en-US"/>
        </w:rPr>
        <w:t>pubkey</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proofErr w:type="spellStart"/>
      <w:r w:rsidRPr="00CC0C30">
        <w:rPr>
          <w:lang w:val="en-US"/>
        </w:rPr>
        <w:t>session_client_info_t</w:t>
      </w:r>
      <w:proofErr w:type="spellEnd"/>
      <w:r w:rsidRPr="00CC0C30">
        <w:rPr>
          <w:lang w:val="en-US"/>
        </w:rPr>
        <w:t xml:space="preserve"> *</w:t>
      </w:r>
      <w:proofErr w:type="spellStart"/>
      <w:r w:rsidRPr="00CC0C30">
        <w:rPr>
          <w:lang w:val="en-US"/>
        </w:rPr>
        <w:t>create_session_client_</w:t>
      </w:r>
      <w:proofErr w:type="gramStart"/>
      <w:r w:rsidRPr="00CC0C30">
        <w:rPr>
          <w:lang w:val="en-US"/>
        </w:rPr>
        <w:t>info</w:t>
      </w:r>
      <w:proofErr w:type="spellEnd"/>
      <w:r w:rsidRPr="00CC0C30">
        <w:rPr>
          <w:lang w:val="en-US"/>
        </w:rPr>
        <w:t>(</w:t>
      </w:r>
      <w:proofErr w:type="gram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session_client_info_t</w:t>
      </w:r>
      <w:proofErr w:type="spellEnd"/>
      <w:r w:rsidRPr="00CC0C30">
        <w:rPr>
          <w:lang w:val="en-US"/>
        </w:rPr>
        <w:t xml:space="preserve"> *</w:t>
      </w:r>
      <w:proofErr w:type="spellStart"/>
      <w:r w:rsidRPr="00CC0C30">
        <w:rPr>
          <w:lang w:val="en-US"/>
        </w:rPr>
        <w:t>session_info</w:t>
      </w:r>
      <w:proofErr w:type="spellEnd"/>
      <w:r w:rsidRPr="00CC0C30">
        <w:rPr>
          <w:lang w:val="en-US"/>
        </w:rPr>
        <w:t xml:space="preserve"> = (</w:t>
      </w:r>
      <w:proofErr w:type="spellStart"/>
      <w:r w:rsidRPr="00CC0C30">
        <w:rPr>
          <w:lang w:val="en-US"/>
        </w:rPr>
        <w:t>session_client_info_t</w:t>
      </w:r>
      <w:proofErr w:type="spellEnd"/>
      <w:proofErr w:type="gramStart"/>
      <w:r w:rsidRPr="00CC0C30">
        <w:rPr>
          <w:lang w:val="en-US"/>
        </w:rPr>
        <w:t>*)malloc</w:t>
      </w:r>
      <w:proofErr w:type="gramEnd"/>
      <w:r w:rsidRPr="00CC0C30">
        <w:rPr>
          <w:lang w:val="en-US"/>
        </w:rPr>
        <w:t>(</w:t>
      </w:r>
      <w:proofErr w:type="spellStart"/>
      <w:r w:rsidRPr="00CC0C30">
        <w:rPr>
          <w:lang w:val="en-US"/>
        </w:rPr>
        <w:t>sizeof</w:t>
      </w:r>
      <w:proofErr w:type="spellEnd"/>
      <w:r w:rsidRPr="00CC0C30">
        <w:rPr>
          <w:lang w:val="en-US"/>
        </w:rPr>
        <w:t>(</w:t>
      </w:r>
      <w:proofErr w:type="spellStart"/>
      <w:r w:rsidRPr="00CC0C30">
        <w:rPr>
          <w:lang w:val="en-US"/>
        </w:rPr>
        <w:t>session_client_info_t</w:t>
      </w:r>
      <w:proofErr w:type="spellEnd"/>
      <w:r w:rsidRPr="00CC0C30">
        <w:rPr>
          <w:lang w:val="en-US"/>
        </w:rPr>
        <w:t>));</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session</w:t>
      </w:r>
      <w:proofErr w:type="gramEnd"/>
      <w:r w:rsidRPr="00CC0C30">
        <w:rPr>
          <w:lang w:val="en-US"/>
        </w:rPr>
        <w:t>_info</w:t>
      </w:r>
      <w:proofErr w:type="spellEnd"/>
      <w:r w:rsidRPr="00CC0C30">
        <w:rPr>
          <w:lang w:val="en-US"/>
        </w:rPr>
        <w:t>)</w:t>
      </w:r>
    </w:p>
    <w:p w:rsidR="003D0C9D" w:rsidRPr="00CC0C30" w:rsidRDefault="003D0C9D" w:rsidP="003D0C9D">
      <w:pPr>
        <w:rPr>
          <w:lang w:val="en-US"/>
        </w:rPr>
      </w:pPr>
      <w:r w:rsidRPr="00CC0C30">
        <w:rPr>
          <w:lang w:val="en-US"/>
        </w:rPr>
        <w:t xml:space="preserve">        return NULL;</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unsigned int </w:t>
      </w:r>
      <w:proofErr w:type="spellStart"/>
      <w:r w:rsidRPr="00CC0C30">
        <w:rPr>
          <w:lang w:val="en-US"/>
        </w:rPr>
        <w:t>len</w:t>
      </w:r>
      <w:proofErr w:type="spellEnd"/>
      <w:r w:rsidRPr="00CC0C30">
        <w:rPr>
          <w:lang w:val="en-US"/>
        </w:rPr>
        <w:t xml:space="preserve"> = </w:t>
      </w:r>
      <w:proofErr w:type="spellStart"/>
      <w:r w:rsidRPr="00CC0C30">
        <w:rPr>
          <w:lang w:val="en-US"/>
        </w:rPr>
        <w:t>sizeof</w:t>
      </w:r>
      <w:proofErr w:type="spellEnd"/>
      <w:r w:rsidRPr="00CC0C30">
        <w:rPr>
          <w:lang w:val="en-US"/>
        </w:rPr>
        <w:t>(</w:t>
      </w:r>
      <w:proofErr w:type="spellStart"/>
      <w:r w:rsidRPr="00CC0C30">
        <w:rPr>
          <w:lang w:val="en-US"/>
        </w:rPr>
        <w:t>session_info</w:t>
      </w:r>
      <w:proofErr w:type="spellEnd"/>
      <w:r w:rsidRPr="00CC0C30">
        <w:rPr>
          <w:lang w:val="en-US"/>
        </w:rPr>
        <w:t>-&gt;</w:t>
      </w:r>
      <w:proofErr w:type="spellStart"/>
      <w:r w:rsidRPr="00CC0C30">
        <w:rPr>
          <w:lang w:val="en-US"/>
        </w:rPr>
        <w:t>sge_id</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strncpy</w:t>
      </w:r>
      <w:proofErr w:type="spellEnd"/>
      <w:r w:rsidRPr="00CC0C30">
        <w:rPr>
          <w:lang w:val="en-US"/>
        </w:rPr>
        <w:t>(</w:t>
      </w:r>
      <w:proofErr w:type="spellStart"/>
      <w:r w:rsidRPr="00CC0C30">
        <w:rPr>
          <w:lang w:val="en-US"/>
        </w:rPr>
        <w:t>session_info</w:t>
      </w:r>
      <w:proofErr w:type="spellEnd"/>
      <w:r w:rsidRPr="00CC0C30">
        <w:rPr>
          <w:lang w:val="en-US"/>
        </w:rPr>
        <w:t>-&gt;</w:t>
      </w:r>
      <w:proofErr w:type="spellStart"/>
      <w:r w:rsidRPr="00CC0C30">
        <w:rPr>
          <w:lang w:val="en-US"/>
        </w:rPr>
        <w:t>sge_id</w:t>
      </w:r>
      <w:proofErr w:type="spellEnd"/>
      <w:r w:rsidRPr="00CC0C30">
        <w:rPr>
          <w:lang w:val="en-US"/>
        </w:rPr>
        <w:t xml:space="preserve">_, </w:t>
      </w:r>
      <w:proofErr w:type="spellStart"/>
      <w:r w:rsidRPr="00CC0C30">
        <w:rPr>
          <w:lang w:val="en-US"/>
        </w:rPr>
        <w:t>g_sge_id</w:t>
      </w:r>
      <w:proofErr w:type="spellEnd"/>
      <w:r w:rsidRPr="00CC0C30">
        <w:rPr>
          <w:lang w:val="en-US"/>
        </w:rPr>
        <w:t xml:space="preserve">, </w:t>
      </w:r>
      <w:proofErr w:type="spellStart"/>
      <w:r w:rsidRPr="00CC0C30">
        <w:rPr>
          <w:lang w:val="en-US"/>
        </w:rPr>
        <w:t>len</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session_info</w:t>
      </w:r>
      <w:proofErr w:type="spellEnd"/>
      <w:r w:rsidRPr="00CC0C30">
        <w:rPr>
          <w:lang w:val="en-US"/>
        </w:rPr>
        <w:t>-&gt;</w:t>
      </w:r>
      <w:proofErr w:type="spellStart"/>
      <w:r w:rsidRPr="00CC0C30">
        <w:rPr>
          <w:lang w:val="en-US"/>
        </w:rPr>
        <w:t>sge_id</w:t>
      </w:r>
      <w:proofErr w:type="spellEnd"/>
      <w:proofErr w:type="gramStart"/>
      <w:r w:rsidRPr="00CC0C30">
        <w:rPr>
          <w:lang w:val="en-US"/>
        </w:rPr>
        <w:t>_[</w:t>
      </w:r>
      <w:proofErr w:type="spellStart"/>
      <w:proofErr w:type="gramEnd"/>
      <w:r w:rsidRPr="00CC0C30">
        <w:rPr>
          <w:lang w:val="en-US"/>
        </w:rPr>
        <w:t>len</w:t>
      </w:r>
      <w:proofErr w:type="spellEnd"/>
      <w:r w:rsidRPr="00CC0C30">
        <w:rPr>
          <w:lang w:val="en-US"/>
        </w:rPr>
        <w:t xml:space="preserve"> - 1] = '\0';</w:t>
      </w:r>
    </w:p>
    <w:p w:rsidR="003D0C9D" w:rsidRPr="00CC0C30" w:rsidRDefault="003D0C9D" w:rsidP="003D0C9D">
      <w:pPr>
        <w:rPr>
          <w:lang w:val="en-US"/>
        </w:rPr>
      </w:pPr>
      <w:r w:rsidRPr="00CC0C30">
        <w:rPr>
          <w:lang w:val="en-US"/>
        </w:rPr>
        <w:t xml:space="preserve">    </w:t>
      </w:r>
      <w:proofErr w:type="spellStart"/>
      <w:r w:rsidRPr="00CC0C30">
        <w:rPr>
          <w:lang w:val="en-US"/>
        </w:rPr>
        <w:t>len</w:t>
      </w:r>
      <w:proofErr w:type="spellEnd"/>
      <w:r w:rsidRPr="00CC0C30">
        <w:rPr>
          <w:lang w:val="en-US"/>
        </w:rPr>
        <w:t xml:space="preserve"> = </w:t>
      </w:r>
      <w:proofErr w:type="spellStart"/>
      <w:r w:rsidRPr="00CC0C30">
        <w:rPr>
          <w:lang w:val="en-US"/>
        </w:rPr>
        <w:t>sizeof</w:t>
      </w:r>
      <w:proofErr w:type="spellEnd"/>
      <w:r w:rsidRPr="00CC0C30">
        <w:rPr>
          <w:lang w:val="en-US"/>
        </w:rPr>
        <w:t>(</w:t>
      </w:r>
      <w:proofErr w:type="spellStart"/>
      <w:r w:rsidRPr="00CC0C30">
        <w:rPr>
          <w:lang w:val="en-US"/>
        </w:rPr>
        <w:t>session_info</w:t>
      </w:r>
      <w:proofErr w:type="spellEnd"/>
      <w:r w:rsidRPr="00CC0C30">
        <w:rPr>
          <w:lang w:val="en-US"/>
        </w:rPr>
        <w:t>-&gt;</w:t>
      </w:r>
      <w:proofErr w:type="spellStart"/>
      <w:r w:rsidRPr="00CC0C30">
        <w:rPr>
          <w:lang w:val="en-US"/>
        </w:rPr>
        <w:t>trader_id</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strncpy</w:t>
      </w:r>
      <w:proofErr w:type="spellEnd"/>
      <w:r w:rsidRPr="00CC0C30">
        <w:rPr>
          <w:lang w:val="en-US"/>
        </w:rPr>
        <w:t>(</w:t>
      </w:r>
      <w:proofErr w:type="spellStart"/>
      <w:r w:rsidRPr="00CC0C30">
        <w:rPr>
          <w:lang w:val="en-US"/>
        </w:rPr>
        <w:t>session_info</w:t>
      </w:r>
      <w:proofErr w:type="spellEnd"/>
      <w:r w:rsidRPr="00CC0C30">
        <w:rPr>
          <w:lang w:val="en-US"/>
        </w:rPr>
        <w:t>-&gt;</w:t>
      </w:r>
      <w:proofErr w:type="spellStart"/>
      <w:r w:rsidRPr="00CC0C30">
        <w:rPr>
          <w:lang w:val="en-US"/>
        </w:rPr>
        <w:t>trader_id</w:t>
      </w:r>
      <w:proofErr w:type="spellEnd"/>
      <w:r w:rsidRPr="00CC0C30">
        <w:rPr>
          <w:lang w:val="en-US"/>
        </w:rPr>
        <w:t xml:space="preserve">_, </w:t>
      </w:r>
      <w:proofErr w:type="spellStart"/>
      <w:r w:rsidRPr="00CC0C30">
        <w:rPr>
          <w:lang w:val="en-US"/>
        </w:rPr>
        <w:t>g_trader_id</w:t>
      </w:r>
      <w:proofErr w:type="spellEnd"/>
      <w:r w:rsidRPr="00CC0C30">
        <w:rPr>
          <w:lang w:val="en-US"/>
        </w:rPr>
        <w:t xml:space="preserve">, </w:t>
      </w:r>
      <w:proofErr w:type="spellStart"/>
      <w:r w:rsidRPr="00CC0C30">
        <w:rPr>
          <w:lang w:val="en-US"/>
        </w:rPr>
        <w:t>len</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session_info</w:t>
      </w:r>
      <w:proofErr w:type="spellEnd"/>
      <w:r w:rsidRPr="00CC0C30">
        <w:rPr>
          <w:lang w:val="en-US"/>
        </w:rPr>
        <w:t>-&gt;</w:t>
      </w:r>
      <w:proofErr w:type="spellStart"/>
      <w:r w:rsidRPr="00CC0C30">
        <w:rPr>
          <w:lang w:val="en-US"/>
        </w:rPr>
        <w:t>trader_id</w:t>
      </w:r>
      <w:proofErr w:type="spellEnd"/>
      <w:proofErr w:type="gramStart"/>
      <w:r w:rsidRPr="00CC0C30">
        <w:rPr>
          <w:lang w:val="en-US"/>
        </w:rPr>
        <w:t>_[</w:t>
      </w:r>
      <w:proofErr w:type="spellStart"/>
      <w:proofErr w:type="gramEnd"/>
      <w:r w:rsidRPr="00CC0C30">
        <w:rPr>
          <w:lang w:val="en-US"/>
        </w:rPr>
        <w:t>len</w:t>
      </w:r>
      <w:proofErr w:type="spellEnd"/>
      <w:r w:rsidRPr="00CC0C30">
        <w:rPr>
          <w:lang w:val="en-US"/>
        </w:rPr>
        <w:t xml:space="preserve"> - 1] = '\0';</w:t>
      </w:r>
    </w:p>
    <w:p w:rsidR="003D0C9D" w:rsidRPr="00CC0C30" w:rsidRDefault="003D0C9D" w:rsidP="003D0C9D">
      <w:pPr>
        <w:rPr>
          <w:lang w:val="en-US"/>
        </w:rPr>
      </w:pPr>
      <w:r w:rsidRPr="00CC0C30">
        <w:rPr>
          <w:lang w:val="en-US"/>
        </w:rPr>
        <w:t xml:space="preserve">    </w:t>
      </w:r>
      <w:proofErr w:type="spellStart"/>
      <w:r w:rsidRPr="00CC0C30">
        <w:rPr>
          <w:lang w:val="en-US"/>
        </w:rPr>
        <w:t>session_info</w:t>
      </w:r>
      <w:proofErr w:type="spellEnd"/>
      <w:r w:rsidRPr="00CC0C30">
        <w:rPr>
          <w:lang w:val="en-US"/>
        </w:rPr>
        <w:t>-&gt;</w:t>
      </w:r>
      <w:proofErr w:type="spellStart"/>
      <w:r w:rsidRPr="00CC0C30">
        <w:rPr>
          <w:lang w:val="en-US"/>
        </w:rPr>
        <w:t>enc_mode</w:t>
      </w:r>
      <w:proofErr w:type="spellEnd"/>
      <w:r w:rsidRPr="00CC0C30">
        <w:rPr>
          <w:lang w:val="en-US"/>
        </w:rPr>
        <w:t>_ = ENC_MODE_HARD;</w:t>
      </w:r>
    </w:p>
    <w:p w:rsidR="003D0C9D" w:rsidRPr="00CC0C30" w:rsidRDefault="003D0C9D" w:rsidP="003D0C9D">
      <w:pPr>
        <w:rPr>
          <w:lang w:val="en-US"/>
        </w:rPr>
      </w:pPr>
      <w:r w:rsidRPr="00CC0C30">
        <w:rPr>
          <w:lang w:val="en-US"/>
        </w:rPr>
        <w:t xml:space="preserve">    </w:t>
      </w:r>
      <w:proofErr w:type="spellStart"/>
      <w:r w:rsidRPr="00CC0C30">
        <w:rPr>
          <w:lang w:val="en-US"/>
        </w:rPr>
        <w:t>memcpy</w:t>
      </w:r>
      <w:proofErr w:type="spellEnd"/>
      <w:r w:rsidRPr="00CC0C30">
        <w:rPr>
          <w:lang w:val="en-US"/>
        </w:rPr>
        <w:t>(</w:t>
      </w:r>
      <w:proofErr w:type="spellStart"/>
      <w:r w:rsidRPr="00CC0C30">
        <w:rPr>
          <w:lang w:val="en-US"/>
        </w:rPr>
        <w:t>session_info</w:t>
      </w:r>
      <w:proofErr w:type="spellEnd"/>
      <w:r w:rsidRPr="00CC0C30">
        <w:rPr>
          <w:lang w:val="en-US"/>
        </w:rPr>
        <w:t>-&gt;</w:t>
      </w:r>
      <w:proofErr w:type="spellStart"/>
      <w:r w:rsidRPr="00CC0C30">
        <w:rPr>
          <w:lang w:val="en-US"/>
        </w:rPr>
        <w:t>svr_enc_pubkey</w:t>
      </w:r>
      <w:proofErr w:type="spellEnd"/>
      <w:r w:rsidRPr="00CC0C30">
        <w:rPr>
          <w:lang w:val="en-US"/>
        </w:rPr>
        <w:t xml:space="preserve">_, </w:t>
      </w:r>
      <w:proofErr w:type="spellStart"/>
      <w:r w:rsidRPr="00CC0C30">
        <w:rPr>
          <w:lang w:val="en-US"/>
        </w:rPr>
        <w:t>svr_enc_pubkey</w:t>
      </w:r>
      <w:proofErr w:type="spellEnd"/>
      <w:r w:rsidRPr="00CC0C30">
        <w:rPr>
          <w:lang w:val="en-US"/>
        </w:rPr>
        <w:t xml:space="preserve">, </w:t>
      </w:r>
      <w:proofErr w:type="spellStart"/>
      <w:r w:rsidRPr="00CC0C30">
        <w:rPr>
          <w:lang w:val="en-US"/>
        </w:rPr>
        <w:t>strlen</w:t>
      </w:r>
      <w:proofErr w:type="spellEnd"/>
      <w:r w:rsidRPr="00CC0C30">
        <w:rPr>
          <w:lang w:val="en-US"/>
        </w:rPr>
        <w:t>(</w:t>
      </w:r>
      <w:proofErr w:type="spellStart"/>
      <w:r w:rsidRPr="00CC0C30">
        <w:rPr>
          <w:lang w:val="en-US"/>
        </w:rPr>
        <w:t>svr_enc_pubkey</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session_info</w:t>
      </w:r>
      <w:proofErr w:type="spellEnd"/>
      <w:r w:rsidRPr="00CC0C30">
        <w:rPr>
          <w:lang w:val="en-US"/>
        </w:rPr>
        <w:t>-&gt;</w:t>
      </w:r>
      <w:proofErr w:type="spellStart"/>
      <w:r w:rsidRPr="00CC0C30">
        <w:rPr>
          <w:lang w:val="en-US"/>
        </w:rPr>
        <w:t>svr_enc_pubkey_len</w:t>
      </w:r>
      <w:proofErr w:type="spellEnd"/>
      <w:r w:rsidRPr="00CC0C30">
        <w:rPr>
          <w:lang w:val="en-US"/>
        </w:rPr>
        <w:t xml:space="preserve">_ = </w:t>
      </w:r>
      <w:proofErr w:type="spellStart"/>
      <w:r w:rsidRPr="00CC0C30">
        <w:rPr>
          <w:lang w:val="en-US"/>
        </w:rPr>
        <w:t>strlen</w:t>
      </w:r>
      <w:proofErr w:type="spellEnd"/>
      <w:r w:rsidRPr="00CC0C30">
        <w:rPr>
          <w:lang w:val="en-US"/>
        </w:rPr>
        <w:t>(</w:t>
      </w:r>
      <w:proofErr w:type="spellStart"/>
      <w:r w:rsidRPr="00CC0C30">
        <w:rPr>
          <w:lang w:val="en-US"/>
        </w:rPr>
        <w:t>svr_enc_pubkey</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memcpy</w:t>
      </w:r>
      <w:proofErr w:type="spellEnd"/>
      <w:r w:rsidRPr="00CC0C30">
        <w:rPr>
          <w:lang w:val="en-US"/>
        </w:rPr>
        <w:t>(</w:t>
      </w:r>
      <w:proofErr w:type="spellStart"/>
      <w:r w:rsidRPr="00CC0C30">
        <w:rPr>
          <w:lang w:val="en-US"/>
        </w:rPr>
        <w:t>session_info</w:t>
      </w:r>
      <w:proofErr w:type="spellEnd"/>
      <w:r w:rsidRPr="00CC0C30">
        <w:rPr>
          <w:lang w:val="en-US"/>
        </w:rPr>
        <w:t>-&gt;</w:t>
      </w:r>
      <w:proofErr w:type="spellStart"/>
      <w:r w:rsidRPr="00CC0C30">
        <w:rPr>
          <w:lang w:val="en-US"/>
        </w:rPr>
        <w:t>svr_sign_pubkey</w:t>
      </w:r>
      <w:proofErr w:type="spellEnd"/>
      <w:r w:rsidRPr="00CC0C30">
        <w:rPr>
          <w:lang w:val="en-US"/>
        </w:rPr>
        <w:t xml:space="preserve">_, </w:t>
      </w:r>
      <w:proofErr w:type="spellStart"/>
      <w:r w:rsidRPr="00CC0C30">
        <w:rPr>
          <w:lang w:val="en-US"/>
        </w:rPr>
        <w:t>svr_sign_pubkey</w:t>
      </w:r>
      <w:proofErr w:type="spellEnd"/>
      <w:r w:rsidRPr="00CC0C30">
        <w:rPr>
          <w:lang w:val="en-US"/>
        </w:rPr>
        <w:t xml:space="preserve">, </w:t>
      </w:r>
      <w:proofErr w:type="spellStart"/>
      <w:r w:rsidRPr="00CC0C30">
        <w:rPr>
          <w:lang w:val="en-US"/>
        </w:rPr>
        <w:t>strlen</w:t>
      </w:r>
      <w:proofErr w:type="spellEnd"/>
      <w:r w:rsidRPr="00CC0C30">
        <w:rPr>
          <w:lang w:val="en-US"/>
        </w:rPr>
        <w:t>(</w:t>
      </w:r>
      <w:proofErr w:type="spellStart"/>
      <w:r w:rsidRPr="00CC0C30">
        <w:rPr>
          <w:lang w:val="en-US"/>
        </w:rPr>
        <w:t>svr_sign_pubkey</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session_info</w:t>
      </w:r>
      <w:proofErr w:type="spellEnd"/>
      <w:r w:rsidRPr="00CC0C30">
        <w:rPr>
          <w:lang w:val="en-US"/>
        </w:rPr>
        <w:t>-&gt;</w:t>
      </w:r>
      <w:proofErr w:type="spellStart"/>
      <w:r w:rsidRPr="00CC0C30">
        <w:rPr>
          <w:lang w:val="en-US"/>
        </w:rPr>
        <w:t>svr_sign_pubkey_len</w:t>
      </w:r>
      <w:proofErr w:type="spellEnd"/>
      <w:r w:rsidRPr="00CC0C30">
        <w:rPr>
          <w:lang w:val="en-US"/>
        </w:rPr>
        <w:t xml:space="preserve">_ = </w:t>
      </w:r>
      <w:proofErr w:type="spellStart"/>
      <w:r w:rsidRPr="00CC0C30">
        <w:rPr>
          <w:lang w:val="en-US"/>
        </w:rPr>
        <w:t>strlen</w:t>
      </w:r>
      <w:proofErr w:type="spellEnd"/>
      <w:r w:rsidRPr="00CC0C30">
        <w:rPr>
          <w:lang w:val="en-US"/>
        </w:rPr>
        <w:t>(</w:t>
      </w:r>
      <w:proofErr w:type="spellStart"/>
      <w:r w:rsidRPr="00CC0C30">
        <w:rPr>
          <w:lang w:val="en-US"/>
        </w:rPr>
        <w:t>svr_sign_pubkey</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w:t>
      </w:r>
      <w:proofErr w:type="spellStart"/>
      <w:r w:rsidRPr="00CC0C30">
        <w:rPr>
          <w:lang w:val="en-US"/>
        </w:rPr>
        <w:t>session_info</w:t>
      </w:r>
      <w:proofErr w:type="spellEnd"/>
      <w:r w:rsidRPr="00CC0C30">
        <w:rPr>
          <w:lang w:val="en-US"/>
        </w:rPr>
        <w:t>;</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static void __</w:t>
      </w:r>
      <w:proofErr w:type="spellStart"/>
      <w:r w:rsidRPr="00CC0C30">
        <w:rPr>
          <w:lang w:val="en-US"/>
        </w:rPr>
        <w:t>cb_</w:t>
      </w:r>
      <w:proofErr w:type="gramStart"/>
      <w:r w:rsidRPr="00CC0C30">
        <w:rPr>
          <w:lang w:val="en-US"/>
        </w:rPr>
        <w:t>connected</w:t>
      </w:r>
      <w:proofErr w:type="spellEnd"/>
      <w:r w:rsidRPr="00CC0C30">
        <w:rPr>
          <w:lang w:val="en-US"/>
        </w:rPr>
        <w:t>(</w:t>
      </w:r>
      <w:proofErr w:type="spellStart"/>
      <w:proofErr w:type="gramEnd"/>
      <w:r w:rsidRPr="00CC0C30">
        <w:rPr>
          <w:lang w:val="en-US"/>
        </w:rPr>
        <w:t>api_connection_state_t</w:t>
      </w:r>
      <w:proofErr w:type="spellEnd"/>
      <w:r w:rsidRPr="00CC0C30">
        <w:rPr>
          <w:lang w:val="en-US"/>
        </w:rPr>
        <w:t xml:space="preserve"> * cs, void * </w:t>
      </w:r>
      <w:proofErr w:type="spellStart"/>
      <w:r w:rsidRPr="00CC0C30">
        <w:rPr>
          <w:lang w:val="en-US"/>
        </w:rPr>
        <w:t>ctx</w:t>
      </w:r>
      <w:proofErr w:type="spellEnd"/>
      <w:r w:rsidRPr="00CC0C30">
        <w:rPr>
          <w:lang w:val="en-US"/>
        </w:rPr>
        <w:t>) {</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"connected to </w:t>
      </w:r>
      <w:proofErr w:type="spellStart"/>
      <w:r w:rsidRPr="00CC0C30">
        <w:rPr>
          <w:lang w:val="en-US"/>
        </w:rPr>
        <w:t>acsvr</w:t>
      </w:r>
      <w:proofErr w:type="spellEnd"/>
      <w:r w:rsidRPr="00CC0C30">
        <w:rPr>
          <w:lang w:val="en-US"/>
        </w:rPr>
        <w:t xml:space="preserve">. </w:t>
      </w:r>
      <w:proofErr w:type="spellStart"/>
      <w:r w:rsidRPr="00CC0C30">
        <w:rPr>
          <w:lang w:val="en-US"/>
        </w:rPr>
        <w:t>ip</w:t>
      </w:r>
      <w:proofErr w:type="spellEnd"/>
      <w:r w:rsidRPr="00CC0C30">
        <w:rPr>
          <w:lang w:val="en-US"/>
        </w:rPr>
        <w:t>: %s, port: %d, state: %d\n", cs-&gt;</w:t>
      </w:r>
      <w:proofErr w:type="spellStart"/>
      <w:r w:rsidRPr="00CC0C30">
        <w:rPr>
          <w:lang w:val="en-US"/>
        </w:rPr>
        <w:t>ip</w:t>
      </w:r>
      <w:proofErr w:type="spellEnd"/>
      <w:r w:rsidRPr="00CC0C30">
        <w:rPr>
          <w:lang w:val="en-US"/>
        </w:rPr>
        <w:t>, cs-&gt;port, cs-&gt;state);</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api_ctx_t</w:t>
      </w:r>
      <w:proofErr w:type="spellEnd"/>
      <w:r w:rsidRPr="00CC0C30">
        <w:rPr>
          <w:lang w:val="en-US"/>
        </w:rPr>
        <w:t xml:space="preserve"> *</w:t>
      </w:r>
      <w:proofErr w:type="spellStart"/>
      <w:r w:rsidRPr="00CC0C30">
        <w:rPr>
          <w:lang w:val="en-US"/>
        </w:rPr>
        <w:t>api_ctx</w:t>
      </w:r>
      <w:proofErr w:type="spellEnd"/>
      <w:r w:rsidRPr="00CC0C30">
        <w:rPr>
          <w:lang w:val="en-US"/>
        </w:rPr>
        <w:t xml:space="preserve"> = (</w:t>
      </w:r>
      <w:proofErr w:type="spellStart"/>
      <w:r w:rsidRPr="00CC0C30">
        <w:rPr>
          <w:lang w:val="en-US"/>
        </w:rPr>
        <w:t>api_ctx_t</w:t>
      </w:r>
      <w:proofErr w:type="spellEnd"/>
      <w:proofErr w:type="gramStart"/>
      <w:r w:rsidRPr="00CC0C30">
        <w:rPr>
          <w:lang w:val="en-US"/>
        </w:rPr>
        <w:t>*)</w:t>
      </w:r>
      <w:proofErr w:type="spellStart"/>
      <w:r w:rsidRPr="00CC0C30">
        <w:rPr>
          <w:lang w:val="en-US"/>
        </w:rPr>
        <w:t>ctx</w:t>
      </w:r>
      <w:proofErr w:type="spellEnd"/>
      <w:proofErr w:type="gramEnd"/>
      <w:r w:rsidRPr="00CC0C30">
        <w:rPr>
          <w:lang w:val="en-US"/>
        </w:rPr>
        <w:t>;</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api</w:t>
      </w:r>
      <w:proofErr w:type="gramEnd"/>
      <w:r w:rsidRPr="00CC0C30">
        <w:rPr>
          <w:lang w:val="en-US"/>
        </w:rPr>
        <w:t>_ctx</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"invalid </w:t>
      </w:r>
      <w:proofErr w:type="spellStart"/>
      <w:r w:rsidRPr="00CC0C30">
        <w:rPr>
          <w:lang w:val="en-US"/>
        </w:rPr>
        <w:t>api</w:t>
      </w:r>
      <w:proofErr w:type="spellEnd"/>
      <w:r w:rsidRPr="00CC0C30">
        <w:rPr>
          <w:lang w:val="en-US"/>
        </w:rPr>
        <w:t xml:space="preserve"> </w:t>
      </w:r>
      <w:proofErr w:type="spellStart"/>
      <w:r w:rsidRPr="00CC0C30">
        <w:rPr>
          <w:lang w:val="en-US"/>
        </w:rPr>
        <w:t>ctx</w:t>
      </w:r>
      <w:proofErr w:type="spellEnd"/>
      <w:r w:rsidRPr="00CC0C30">
        <w:rPr>
          <w:lang w:val="en-US"/>
        </w:rPr>
        <w:t>!\n");</w:t>
      </w:r>
    </w:p>
    <w:p w:rsidR="003D0C9D" w:rsidRPr="00CC0C30" w:rsidRDefault="003D0C9D" w:rsidP="003D0C9D">
      <w:pPr>
        <w:rPr>
          <w:lang w:val="en-US"/>
        </w:rPr>
      </w:pPr>
      <w:r w:rsidRPr="00CC0C30">
        <w:rPr>
          <w:lang w:val="en-US"/>
        </w:rPr>
        <w:t xml:space="preserve">        // disconnect</w:t>
      </w:r>
    </w:p>
    <w:p w:rsidR="003D0C9D" w:rsidRPr="00CC0C30" w:rsidRDefault="003D0C9D" w:rsidP="003D0C9D">
      <w:pPr>
        <w:rPr>
          <w:lang w:val="en-US"/>
        </w:rPr>
      </w:pPr>
      <w:r w:rsidRPr="00CC0C30">
        <w:rPr>
          <w:lang w:val="en-US"/>
        </w:rPr>
        <w:t xml:space="preserve">        return;</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1. create session info</w:t>
      </w:r>
    </w:p>
    <w:p w:rsidR="003D0C9D" w:rsidRPr="00CC0C30" w:rsidRDefault="003D0C9D" w:rsidP="003D0C9D">
      <w:pPr>
        <w:rPr>
          <w:lang w:val="en-US"/>
        </w:rPr>
      </w:pPr>
      <w:r w:rsidRPr="00CC0C30">
        <w:rPr>
          <w:lang w:val="en-US"/>
        </w:rPr>
        <w:t xml:space="preserve">    </w:t>
      </w:r>
      <w:proofErr w:type="spellStart"/>
      <w:r w:rsidRPr="00CC0C30">
        <w:rPr>
          <w:lang w:val="en-US"/>
        </w:rPr>
        <w:t>session_client_info_t</w:t>
      </w:r>
      <w:proofErr w:type="spellEnd"/>
      <w:r w:rsidRPr="00CC0C30">
        <w:rPr>
          <w:lang w:val="en-US"/>
        </w:rPr>
        <w:t xml:space="preserve"> *</w:t>
      </w:r>
      <w:proofErr w:type="spellStart"/>
      <w:r w:rsidRPr="00CC0C30">
        <w:rPr>
          <w:lang w:val="en-US"/>
        </w:rPr>
        <w:t>session_info</w:t>
      </w:r>
      <w:proofErr w:type="spellEnd"/>
      <w:r w:rsidRPr="00CC0C30">
        <w:rPr>
          <w:lang w:val="en-US"/>
        </w:rPr>
        <w:t xml:space="preserve"> = </w:t>
      </w:r>
      <w:proofErr w:type="spellStart"/>
      <w:r w:rsidRPr="00CC0C30">
        <w:rPr>
          <w:lang w:val="en-US"/>
        </w:rPr>
        <w:t>create_session_client_</w:t>
      </w:r>
      <w:proofErr w:type="gramStart"/>
      <w:r w:rsidRPr="00CC0C30">
        <w:rPr>
          <w:lang w:val="en-US"/>
        </w:rPr>
        <w:t>info</w:t>
      </w:r>
      <w:proofErr w:type="spellEnd"/>
      <w:r w:rsidRPr="00CC0C30">
        <w:rPr>
          <w:lang w:val="en-US"/>
        </w:rPr>
        <w:t>(</w:t>
      </w:r>
      <w:proofErr w:type="gram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 xml:space="preserve">NULL == </w:t>
      </w:r>
      <w:proofErr w:type="spellStart"/>
      <w:r w:rsidRPr="00CC0C30">
        <w:rPr>
          <w:lang w:val="en-US"/>
        </w:rPr>
        <w:t>session_info</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w:t>
      </w:r>
      <w:proofErr w:type="spellStart"/>
      <w:r w:rsidRPr="00CC0C30">
        <w:rPr>
          <w:lang w:val="en-US"/>
        </w:rPr>
        <w:t>alloc</w:t>
      </w:r>
      <w:proofErr w:type="spellEnd"/>
      <w:r w:rsidRPr="00CC0C30">
        <w:rPr>
          <w:lang w:val="en-US"/>
        </w:rPr>
        <w:t xml:space="preserve"> session client info failed!\n");</w:t>
      </w:r>
    </w:p>
    <w:p w:rsidR="003D0C9D" w:rsidRPr="00CC0C30" w:rsidRDefault="003D0C9D" w:rsidP="003D0C9D">
      <w:pPr>
        <w:rPr>
          <w:lang w:val="en-US"/>
        </w:rPr>
      </w:pPr>
      <w:r w:rsidRPr="00CC0C30">
        <w:rPr>
          <w:lang w:val="en-US"/>
        </w:rPr>
        <w:t xml:space="preserve">        // disconnect</w:t>
      </w:r>
    </w:p>
    <w:p w:rsidR="003D0C9D" w:rsidRPr="00CC0C30" w:rsidRDefault="003D0C9D" w:rsidP="003D0C9D">
      <w:pPr>
        <w:rPr>
          <w:lang w:val="en-US"/>
        </w:rPr>
      </w:pPr>
      <w:r w:rsidRPr="00CC0C30">
        <w:rPr>
          <w:lang w:val="en-US"/>
        </w:rPr>
        <w:t xml:space="preserve">        return;</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2. create session handle</w:t>
      </w:r>
    </w:p>
    <w:p w:rsidR="003D0C9D" w:rsidRPr="00CC0C30" w:rsidRDefault="003D0C9D" w:rsidP="003D0C9D">
      <w:pPr>
        <w:rPr>
          <w:lang w:val="en-US"/>
        </w:rPr>
      </w:pPr>
      <w:r w:rsidRPr="00CC0C30">
        <w:rPr>
          <w:lang w:val="en-US"/>
        </w:rPr>
        <w:t xml:space="preserve">    </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 xml:space="preserve">_ = </w:t>
      </w:r>
      <w:proofErr w:type="spellStart"/>
      <w:r w:rsidRPr="00CC0C30">
        <w:rPr>
          <w:lang w:val="en-US"/>
        </w:rPr>
        <w:t>sge_safe_create_client_session</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safe_api</w:t>
      </w:r>
      <w:proofErr w:type="spellEnd"/>
      <w:r w:rsidRPr="00CC0C30">
        <w:rPr>
          <w:lang w:val="en-US"/>
        </w:rPr>
        <w:t xml:space="preserve">_, </w:t>
      </w:r>
      <w:proofErr w:type="spellStart"/>
      <w:r w:rsidRPr="00CC0C30">
        <w:rPr>
          <w:lang w:val="en-US"/>
        </w:rPr>
        <w:t>session_info</w:t>
      </w:r>
      <w:proofErr w:type="spellEnd"/>
      <w:r w:rsidRPr="00CC0C30">
        <w:rPr>
          <w:lang w:val="en-US"/>
        </w:rPr>
        <w:t>);</w:t>
      </w:r>
    </w:p>
    <w:p w:rsidR="003D0C9D" w:rsidRPr="00CC0C30" w:rsidRDefault="003D0C9D" w:rsidP="003D0C9D">
      <w:pPr>
        <w:rPr>
          <w:lang w:val="en-US"/>
        </w:rPr>
      </w:pPr>
      <w:r w:rsidRPr="00CC0C30">
        <w:rPr>
          <w:lang w:val="en-US"/>
        </w:rPr>
        <w:t xml:space="preserve">    free(</w:t>
      </w:r>
      <w:proofErr w:type="spellStart"/>
      <w:r w:rsidRPr="00CC0C30">
        <w:rPr>
          <w:lang w:val="en-US"/>
        </w:rPr>
        <w:t>session_info</w:t>
      </w:r>
      <w:proofErr w:type="spellEnd"/>
      <w:r w:rsidRPr="00CC0C30">
        <w:rPr>
          <w:lang w:val="en-US"/>
        </w:rPr>
        <w:t>);</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api</w:t>
      </w:r>
      <w:proofErr w:type="gramEnd"/>
      <w:r w:rsidRPr="00CC0C30">
        <w:rPr>
          <w:lang w:val="en-US"/>
        </w:rPr>
        <w:t>_ctx</w:t>
      </w:r>
      <w:proofErr w:type="spellEnd"/>
      <w:r w:rsidRPr="00CC0C30">
        <w:rPr>
          <w:lang w:val="en-US"/>
        </w:rPr>
        <w:t>-&gt;</w:t>
      </w:r>
      <w:proofErr w:type="spellStart"/>
      <w:r w:rsidRPr="00CC0C30">
        <w:rPr>
          <w:lang w:val="en-US"/>
        </w:rPr>
        <w:t>safe_sess</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"create session handle failed\n");</w:t>
      </w:r>
    </w:p>
    <w:p w:rsidR="003D0C9D" w:rsidRPr="00CC0C30" w:rsidRDefault="003D0C9D" w:rsidP="003D0C9D">
      <w:pPr>
        <w:rPr>
          <w:lang w:val="en-US"/>
        </w:rPr>
      </w:pPr>
      <w:r w:rsidRPr="00CC0C30">
        <w:rPr>
          <w:lang w:val="en-US"/>
        </w:rPr>
        <w:t xml:space="preserve">        </w:t>
      </w:r>
      <w:proofErr w:type="spellStart"/>
      <w:r w:rsidRPr="00CC0C30">
        <w:rPr>
          <w:lang w:val="en-US"/>
        </w:rPr>
        <w:t>goto</w:t>
      </w:r>
      <w:proofErr w:type="spellEnd"/>
      <w:r w:rsidRPr="00CC0C30">
        <w:rPr>
          <w:lang w:val="en-US"/>
        </w:rPr>
        <w:t xml:space="preserve"> err;</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3. create client hello</w:t>
      </w:r>
    </w:p>
    <w:p w:rsidR="003D0C9D" w:rsidRPr="00CC0C30" w:rsidRDefault="003D0C9D" w:rsidP="003D0C9D">
      <w:pPr>
        <w:rPr>
          <w:lang w:val="en-US"/>
        </w:rPr>
      </w:pPr>
      <w:r w:rsidRPr="00CC0C30">
        <w:rPr>
          <w:lang w:val="en-US"/>
        </w:rPr>
        <w:t xml:space="preserve">    </w:t>
      </w:r>
      <w:proofErr w:type="spellStart"/>
      <w:r w:rsidRPr="00CC0C30">
        <w:rPr>
          <w:lang w:val="en-US"/>
        </w:rPr>
        <w:t>fld_client_hello_t</w:t>
      </w:r>
      <w:proofErr w:type="spellEnd"/>
      <w:r w:rsidRPr="00CC0C30">
        <w:rPr>
          <w:lang w:val="en-US"/>
        </w:rPr>
        <w:t xml:space="preserve"> *</w:t>
      </w:r>
      <w:proofErr w:type="spellStart"/>
      <w:r w:rsidRPr="00CC0C30">
        <w:rPr>
          <w:lang w:val="en-US"/>
        </w:rPr>
        <w:t>cli_hello</w:t>
      </w:r>
      <w:proofErr w:type="spellEnd"/>
      <w:r w:rsidRPr="00CC0C30">
        <w:rPr>
          <w:lang w:val="en-US"/>
        </w:rPr>
        <w:t xml:space="preserve"> = (</w:t>
      </w:r>
      <w:proofErr w:type="spellStart"/>
      <w:r w:rsidRPr="00CC0C30">
        <w:rPr>
          <w:lang w:val="en-US"/>
        </w:rPr>
        <w:t>fld_client_hello_t</w:t>
      </w:r>
      <w:proofErr w:type="spellEnd"/>
      <w:r w:rsidRPr="00CC0C30">
        <w:rPr>
          <w:lang w:val="en-US"/>
        </w:rPr>
        <w:t xml:space="preserve"> </w:t>
      </w:r>
      <w:proofErr w:type="gramStart"/>
      <w:r w:rsidRPr="00CC0C30">
        <w:rPr>
          <w:lang w:val="en-US"/>
        </w:rPr>
        <w:t>*)</w:t>
      </w:r>
      <w:proofErr w:type="spellStart"/>
      <w:r w:rsidRPr="00CC0C30">
        <w:rPr>
          <w:lang w:val="en-US"/>
        </w:rPr>
        <w:t>calloc</w:t>
      </w:r>
      <w:proofErr w:type="spellEnd"/>
      <w:proofErr w:type="gramEnd"/>
      <w:r w:rsidRPr="00CC0C30">
        <w:rPr>
          <w:lang w:val="en-US"/>
        </w:rPr>
        <w:t xml:space="preserve">(1, </w:t>
      </w:r>
      <w:proofErr w:type="spellStart"/>
      <w:r w:rsidRPr="00CC0C30">
        <w:rPr>
          <w:lang w:val="en-US"/>
        </w:rPr>
        <w:t>sizeof</w:t>
      </w:r>
      <w:proofErr w:type="spellEnd"/>
      <w:r w:rsidRPr="00CC0C30">
        <w:rPr>
          <w:lang w:val="en-US"/>
        </w:rPr>
        <w:t>(</w:t>
      </w:r>
      <w:proofErr w:type="spellStart"/>
      <w:r w:rsidRPr="00CC0C30">
        <w:rPr>
          <w:lang w:val="en-US"/>
        </w:rPr>
        <w:t>fld_client_hello_t</w:t>
      </w:r>
      <w:proofErr w:type="spellEnd"/>
      <w:r w:rsidRPr="00CC0C30">
        <w:rPr>
          <w:lang w:val="en-US"/>
        </w:rPr>
        <w:t>));</w:t>
      </w:r>
    </w:p>
    <w:p w:rsidR="003D0C9D" w:rsidRPr="00CC0C30" w:rsidRDefault="003D0C9D" w:rsidP="003D0C9D">
      <w:pPr>
        <w:rPr>
          <w:lang w:val="en-US"/>
        </w:rPr>
      </w:pPr>
      <w:r w:rsidRPr="00CC0C30">
        <w:rPr>
          <w:lang w:val="en-US"/>
        </w:rPr>
        <w:t xml:space="preserve">    int ret = </w:t>
      </w:r>
      <w:proofErr w:type="spellStart"/>
      <w:r w:rsidRPr="00CC0C30">
        <w:rPr>
          <w:lang w:val="en-US"/>
        </w:rPr>
        <w:t>sge_safe_client_create_hello</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 xml:space="preserve">_, </w:t>
      </w:r>
      <w:proofErr w:type="spellStart"/>
      <w:r w:rsidRPr="00CC0C30">
        <w:rPr>
          <w:lang w:val="en-US"/>
        </w:rPr>
        <w:t>cli_hello</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ret != 0){</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"create client hello failed!\n");</w:t>
      </w:r>
    </w:p>
    <w:p w:rsidR="003D0C9D" w:rsidRPr="00CC0C30" w:rsidRDefault="003D0C9D" w:rsidP="003D0C9D">
      <w:pPr>
        <w:rPr>
          <w:lang w:val="en-US"/>
        </w:rPr>
      </w:pPr>
      <w:r w:rsidRPr="00CC0C30">
        <w:rPr>
          <w:lang w:val="en-US"/>
        </w:rPr>
        <w:t xml:space="preserve">        </w:t>
      </w:r>
      <w:proofErr w:type="spellStart"/>
      <w:r w:rsidRPr="00CC0C30">
        <w:rPr>
          <w:lang w:val="en-US"/>
        </w:rPr>
        <w:t>goto</w:t>
      </w:r>
      <w:proofErr w:type="spellEnd"/>
      <w:r w:rsidRPr="00CC0C30">
        <w:rPr>
          <w:lang w:val="en-US"/>
        </w:rPr>
        <w:t xml:space="preserve"> err;</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w:t>
      </w:r>
      <w:proofErr w:type="gramStart"/>
      <w:r w:rsidRPr="00CC0C30">
        <w:rPr>
          <w:lang w:val="en-US"/>
        </w:rPr>
        <w:t>4.convert</w:t>
      </w:r>
      <w:proofErr w:type="gramEnd"/>
      <w:r w:rsidRPr="00CC0C30">
        <w:rPr>
          <w:lang w:val="en-US"/>
        </w:rPr>
        <w:t xml:space="preserve"> client hello to </w:t>
      </w:r>
      <w:proofErr w:type="spellStart"/>
      <w:r w:rsidRPr="00CC0C30">
        <w:rPr>
          <w:lang w:val="en-US"/>
        </w:rPr>
        <w:t>gtp</w:t>
      </w:r>
      <w:proofErr w:type="spellEnd"/>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w:t>
      </w:r>
      <w:proofErr w:type="gramStart"/>
      <w:r w:rsidRPr="00CC0C30">
        <w:rPr>
          <w:lang w:val="en-US"/>
        </w:rPr>
        <w:t>5.send</w:t>
      </w:r>
      <w:proofErr w:type="gramEnd"/>
      <w:r w:rsidRPr="00CC0C30">
        <w:rPr>
          <w:lang w:val="en-US"/>
        </w:rPr>
        <w:t xml:space="preserve"> </w:t>
      </w:r>
      <w:proofErr w:type="spellStart"/>
      <w:r w:rsidRPr="00CC0C30">
        <w:rPr>
          <w:lang w:val="en-US"/>
        </w:rPr>
        <w:t>gtp</w:t>
      </w:r>
      <w:proofErr w:type="spellEnd"/>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free(</w:t>
      </w:r>
      <w:proofErr w:type="spellStart"/>
      <w:r w:rsidRPr="00CC0C30">
        <w:rPr>
          <w:lang w:val="en-US"/>
        </w:rPr>
        <w:t>cli_hello</w:t>
      </w:r>
      <w:proofErr w:type="spellEnd"/>
      <w:r w:rsidRPr="00CC0C30">
        <w:rPr>
          <w:lang w:val="en-US"/>
        </w:rPr>
        <w:t>);</w:t>
      </w:r>
    </w:p>
    <w:p w:rsidR="003D0C9D" w:rsidRPr="00CC0C30" w:rsidRDefault="003D0C9D" w:rsidP="003D0C9D">
      <w:pPr>
        <w:rPr>
          <w:lang w:val="en-US"/>
        </w:rPr>
      </w:pPr>
      <w:r w:rsidRPr="00CC0C30">
        <w:rPr>
          <w:lang w:val="en-US"/>
        </w:rPr>
        <w:t xml:space="preserve">    return;</w:t>
      </w:r>
    </w:p>
    <w:p w:rsidR="003D0C9D" w:rsidRPr="00CC0C30" w:rsidRDefault="003D0C9D" w:rsidP="003D0C9D">
      <w:pPr>
        <w:rPr>
          <w:lang w:val="en-US"/>
        </w:rPr>
      </w:pPr>
    </w:p>
    <w:p w:rsidR="003D0C9D" w:rsidRPr="00CC0C30" w:rsidRDefault="003D0C9D" w:rsidP="003D0C9D">
      <w:pPr>
        <w:rPr>
          <w:lang w:val="en-US"/>
        </w:rPr>
      </w:pPr>
      <w:r w:rsidRPr="00CC0C30">
        <w:rPr>
          <w:lang w:val="en-US"/>
        </w:rPr>
        <w:t>err:</w:t>
      </w:r>
    </w:p>
    <w:p w:rsidR="003D0C9D" w:rsidRPr="00CC0C30" w:rsidRDefault="003D0C9D" w:rsidP="003D0C9D">
      <w:pPr>
        <w:rPr>
          <w:lang w:val="en-US"/>
        </w:rPr>
      </w:pPr>
      <w:r w:rsidRPr="00CC0C30">
        <w:rPr>
          <w:lang w:val="en-US"/>
        </w:rPr>
        <w:t xml:space="preserve">    if(</w:t>
      </w:r>
      <w:proofErr w:type="spellStart"/>
      <w:r w:rsidRPr="00CC0C30">
        <w:rPr>
          <w:lang w:val="en-US"/>
        </w:rPr>
        <w:t>session_info</w:t>
      </w:r>
      <w:proofErr w:type="spellEnd"/>
      <w:r w:rsidRPr="00CC0C30">
        <w:rPr>
          <w:lang w:val="en-US"/>
        </w:rPr>
        <w:t>)</w:t>
      </w:r>
    </w:p>
    <w:p w:rsidR="003D0C9D" w:rsidRPr="00CC0C30" w:rsidRDefault="003D0C9D" w:rsidP="003D0C9D">
      <w:pPr>
        <w:rPr>
          <w:lang w:val="en-US"/>
        </w:rPr>
      </w:pPr>
      <w:r w:rsidRPr="00CC0C30">
        <w:rPr>
          <w:lang w:val="en-US"/>
        </w:rPr>
        <w:t xml:space="preserve">        free(</w:t>
      </w:r>
      <w:proofErr w:type="spellStart"/>
      <w:r w:rsidRPr="00CC0C30">
        <w:rPr>
          <w:lang w:val="en-US"/>
        </w:rPr>
        <w:t>session_info</w:t>
      </w:r>
      <w:proofErr w:type="spellEnd"/>
      <w:r w:rsidRPr="00CC0C30">
        <w:rPr>
          <w:lang w:val="en-US"/>
        </w:rPr>
        <w:t>);</w:t>
      </w:r>
    </w:p>
    <w:p w:rsidR="003D0C9D" w:rsidRPr="00CC0C30" w:rsidRDefault="003D0C9D" w:rsidP="003D0C9D">
      <w:pPr>
        <w:rPr>
          <w:lang w:val="en-US"/>
        </w:rPr>
      </w:pPr>
      <w:r w:rsidRPr="00CC0C30">
        <w:rPr>
          <w:lang w:val="en-US"/>
        </w:rPr>
        <w:t xml:space="preserve">    if(</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proofErr w:type="gramStart"/>
      <w:r w:rsidRPr="00CC0C30">
        <w:rPr>
          <w:lang w:val="en-US"/>
        </w:rPr>
        <w:t>_){</w:t>
      </w:r>
      <w:proofErr w:type="gramEnd"/>
    </w:p>
    <w:p w:rsidR="003D0C9D" w:rsidRPr="00CC0C30" w:rsidRDefault="003D0C9D" w:rsidP="003D0C9D">
      <w:pPr>
        <w:rPr>
          <w:lang w:val="en-US"/>
        </w:rPr>
      </w:pPr>
      <w:r w:rsidRPr="00CC0C30">
        <w:rPr>
          <w:lang w:val="en-US"/>
        </w:rPr>
        <w:t xml:space="preserve">        </w:t>
      </w:r>
      <w:proofErr w:type="spellStart"/>
      <w:r w:rsidRPr="00CC0C30">
        <w:rPr>
          <w:lang w:val="en-US"/>
        </w:rPr>
        <w:t>sge_safe_free_client_session</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_ = NULL;</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lastRenderedPageBreak/>
        <w:t>static void __</w:t>
      </w:r>
      <w:proofErr w:type="spellStart"/>
      <w:r w:rsidRPr="00CC0C30">
        <w:rPr>
          <w:lang w:val="en-US"/>
        </w:rPr>
        <w:t>cb_</w:t>
      </w:r>
      <w:proofErr w:type="gramStart"/>
      <w:r w:rsidRPr="00CC0C30">
        <w:rPr>
          <w:lang w:val="en-US"/>
        </w:rPr>
        <w:t>disconnect</w:t>
      </w:r>
      <w:proofErr w:type="spellEnd"/>
      <w:r w:rsidRPr="00CC0C30">
        <w:rPr>
          <w:lang w:val="en-US"/>
        </w:rPr>
        <w:t>(</w:t>
      </w:r>
      <w:proofErr w:type="spellStart"/>
      <w:proofErr w:type="gramEnd"/>
      <w:r w:rsidRPr="00CC0C30">
        <w:rPr>
          <w:lang w:val="en-US"/>
        </w:rPr>
        <w:t>api_connection_state_t</w:t>
      </w:r>
      <w:proofErr w:type="spellEnd"/>
      <w:r w:rsidRPr="00CC0C30">
        <w:rPr>
          <w:lang w:val="en-US"/>
        </w:rPr>
        <w:t xml:space="preserve"> * cs, void * </w:t>
      </w:r>
      <w:proofErr w:type="spellStart"/>
      <w:r w:rsidRPr="00CC0C30">
        <w:rPr>
          <w:lang w:val="en-US"/>
        </w:rPr>
        <w:t>ctx</w:t>
      </w:r>
      <w:proofErr w:type="spellEnd"/>
      <w:r w:rsidRPr="00CC0C30">
        <w:rPr>
          <w:lang w:val="en-US"/>
        </w:rPr>
        <w:t>) {</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"disconnect with </w:t>
      </w:r>
      <w:proofErr w:type="spellStart"/>
      <w:r w:rsidRPr="00CC0C30">
        <w:rPr>
          <w:lang w:val="en-US"/>
        </w:rPr>
        <w:t>acsvr</w:t>
      </w:r>
      <w:proofErr w:type="spellEnd"/>
      <w:r w:rsidRPr="00CC0C30">
        <w:rPr>
          <w:lang w:val="en-US"/>
        </w:rPr>
        <w:t xml:space="preserve">. </w:t>
      </w:r>
      <w:proofErr w:type="spellStart"/>
      <w:r w:rsidRPr="00CC0C30">
        <w:rPr>
          <w:lang w:val="en-US"/>
        </w:rPr>
        <w:t>ip</w:t>
      </w:r>
      <w:proofErr w:type="spellEnd"/>
      <w:r w:rsidRPr="00CC0C30">
        <w:rPr>
          <w:lang w:val="en-US"/>
        </w:rPr>
        <w:t>: %s, port: %d, state: %d\n", cs-&gt;</w:t>
      </w:r>
      <w:proofErr w:type="spellStart"/>
      <w:r w:rsidRPr="00CC0C30">
        <w:rPr>
          <w:lang w:val="en-US"/>
        </w:rPr>
        <w:t>ip</w:t>
      </w:r>
      <w:proofErr w:type="spellEnd"/>
      <w:r w:rsidRPr="00CC0C30">
        <w:rPr>
          <w:lang w:val="en-US"/>
        </w:rPr>
        <w:t>, cs-&gt;port, cs-&gt;state);</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api_ctx_t</w:t>
      </w:r>
      <w:proofErr w:type="spellEnd"/>
      <w:r w:rsidRPr="00CC0C30">
        <w:rPr>
          <w:lang w:val="en-US"/>
        </w:rPr>
        <w:t xml:space="preserve"> *</w:t>
      </w:r>
      <w:proofErr w:type="spellStart"/>
      <w:r w:rsidRPr="00CC0C30">
        <w:rPr>
          <w:lang w:val="en-US"/>
        </w:rPr>
        <w:t>api_ctx</w:t>
      </w:r>
      <w:proofErr w:type="spellEnd"/>
      <w:r w:rsidRPr="00CC0C30">
        <w:rPr>
          <w:lang w:val="en-US"/>
        </w:rPr>
        <w:t xml:space="preserve"> = (</w:t>
      </w:r>
      <w:proofErr w:type="spellStart"/>
      <w:r w:rsidRPr="00CC0C30">
        <w:rPr>
          <w:lang w:val="en-US"/>
        </w:rPr>
        <w:t>api_ctx_t</w:t>
      </w:r>
      <w:proofErr w:type="spellEnd"/>
      <w:proofErr w:type="gramStart"/>
      <w:r w:rsidRPr="00CC0C30">
        <w:rPr>
          <w:lang w:val="en-US"/>
        </w:rPr>
        <w:t>*)</w:t>
      </w:r>
      <w:proofErr w:type="spellStart"/>
      <w:r w:rsidRPr="00CC0C30">
        <w:rPr>
          <w:lang w:val="en-US"/>
        </w:rPr>
        <w:t>ctx</w:t>
      </w:r>
      <w:proofErr w:type="spellEnd"/>
      <w:proofErr w:type="gramEnd"/>
      <w:r w:rsidRPr="00CC0C30">
        <w:rPr>
          <w:lang w:val="en-US"/>
        </w:rPr>
        <w:t>;</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api</w:t>
      </w:r>
      <w:proofErr w:type="gramEnd"/>
      <w:r w:rsidRPr="00CC0C30">
        <w:rPr>
          <w:lang w:val="en-US"/>
        </w:rPr>
        <w:t>_ctx</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"invalid </w:t>
      </w:r>
      <w:proofErr w:type="spellStart"/>
      <w:r w:rsidRPr="00CC0C30">
        <w:rPr>
          <w:lang w:val="en-US"/>
        </w:rPr>
        <w:t>api</w:t>
      </w:r>
      <w:proofErr w:type="spellEnd"/>
      <w:r w:rsidRPr="00CC0C30">
        <w:rPr>
          <w:lang w:val="en-US"/>
        </w:rPr>
        <w:t xml:space="preserve"> </w:t>
      </w:r>
      <w:proofErr w:type="spellStart"/>
      <w:r w:rsidRPr="00CC0C30">
        <w:rPr>
          <w:lang w:val="en-US"/>
        </w:rPr>
        <w:t>ctx</w:t>
      </w:r>
      <w:proofErr w:type="spellEnd"/>
      <w:r w:rsidRPr="00CC0C30">
        <w:rPr>
          <w:lang w:val="en-US"/>
        </w:rPr>
        <w:t>!\n");</w:t>
      </w:r>
    </w:p>
    <w:p w:rsidR="003D0C9D" w:rsidRPr="00CC0C30" w:rsidRDefault="003D0C9D" w:rsidP="003D0C9D">
      <w:pPr>
        <w:rPr>
          <w:lang w:val="en-US"/>
        </w:rPr>
      </w:pPr>
      <w:r w:rsidRPr="00CC0C30">
        <w:rPr>
          <w:lang w:val="en-US"/>
        </w:rPr>
        <w:t xml:space="preserve">        return;</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free session</w:t>
      </w:r>
    </w:p>
    <w:p w:rsidR="003D0C9D" w:rsidRPr="00CC0C30" w:rsidRDefault="003D0C9D" w:rsidP="003D0C9D">
      <w:pPr>
        <w:rPr>
          <w:lang w:val="en-US"/>
        </w:rPr>
      </w:pPr>
      <w:r w:rsidRPr="00CC0C30">
        <w:rPr>
          <w:lang w:val="en-US"/>
        </w:rPr>
        <w:t xml:space="preserve">    if(</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proofErr w:type="gramStart"/>
      <w:r w:rsidRPr="00CC0C30">
        <w:rPr>
          <w:lang w:val="en-US"/>
        </w:rPr>
        <w:t>_){</w:t>
      </w:r>
      <w:proofErr w:type="gramEnd"/>
    </w:p>
    <w:p w:rsidR="003D0C9D" w:rsidRPr="00CC0C30" w:rsidRDefault="003D0C9D" w:rsidP="003D0C9D">
      <w:pPr>
        <w:rPr>
          <w:lang w:val="en-US"/>
        </w:rPr>
      </w:pPr>
      <w:r w:rsidRPr="00CC0C30">
        <w:rPr>
          <w:lang w:val="en-US"/>
        </w:rPr>
        <w:t xml:space="preserve">        </w:t>
      </w:r>
      <w:proofErr w:type="spellStart"/>
      <w:r w:rsidRPr="00CC0C30">
        <w:rPr>
          <w:lang w:val="en-US"/>
        </w:rPr>
        <w:t>sge_safe_free_client_session</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_ = NULL;</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void </w:t>
      </w:r>
      <w:proofErr w:type="spellStart"/>
      <w:r w:rsidRPr="00CC0C30">
        <w:rPr>
          <w:lang w:val="en-US"/>
        </w:rPr>
        <w:t>send_</w:t>
      </w:r>
      <w:proofErr w:type="gramStart"/>
      <w:r w:rsidRPr="00CC0C30">
        <w:rPr>
          <w:lang w:val="en-US"/>
        </w:rPr>
        <w:t>msg</w:t>
      </w:r>
      <w:proofErr w:type="spellEnd"/>
      <w:r w:rsidRPr="00CC0C30">
        <w:rPr>
          <w:lang w:val="en-US"/>
        </w:rPr>
        <w:t>(</w:t>
      </w:r>
      <w:proofErr w:type="spellStart"/>
      <w:proofErr w:type="gramEnd"/>
      <w:r w:rsidRPr="00CC0C30">
        <w:rPr>
          <w:lang w:val="en-US"/>
        </w:rPr>
        <w:t>api_ctx_t</w:t>
      </w:r>
      <w:proofErr w:type="spellEnd"/>
      <w:r w:rsidRPr="00CC0C30">
        <w:rPr>
          <w:lang w:val="en-US"/>
        </w:rPr>
        <w:t xml:space="preserve"> *</w:t>
      </w:r>
      <w:proofErr w:type="spellStart"/>
      <w:r w:rsidRPr="00CC0C30">
        <w:rPr>
          <w:lang w:val="en-US"/>
        </w:rPr>
        <w:t>api_ctx</w:t>
      </w:r>
      <w:proofErr w:type="spellEnd"/>
      <w:r w:rsidRPr="00CC0C30">
        <w:rPr>
          <w:lang w:val="en-US"/>
        </w:rPr>
        <w:t>){</w:t>
      </w:r>
    </w:p>
    <w:p w:rsidR="003D0C9D" w:rsidRPr="00CC0C30" w:rsidRDefault="003D0C9D" w:rsidP="003D0C9D">
      <w:pPr>
        <w:rPr>
          <w:lang w:val="en-US"/>
        </w:rPr>
      </w:pPr>
      <w:r w:rsidRPr="00CC0C30">
        <w:rPr>
          <w:lang w:val="en-US"/>
        </w:rPr>
        <w:t xml:space="preserve">    char *</w:t>
      </w:r>
      <w:proofErr w:type="spellStart"/>
      <w:r w:rsidRPr="00CC0C30">
        <w:rPr>
          <w:lang w:val="en-US"/>
        </w:rPr>
        <w:t>login_msg</w:t>
      </w:r>
      <w:proofErr w:type="spellEnd"/>
      <w:r w:rsidRPr="00CC0C30">
        <w:rPr>
          <w:lang w:val="en-US"/>
        </w:rPr>
        <w:t xml:space="preserve"> = "X03=A100";</w:t>
      </w:r>
    </w:p>
    <w:p w:rsidR="003D0C9D" w:rsidRPr="00CC0C30" w:rsidRDefault="003D0C9D" w:rsidP="003D0C9D">
      <w:pPr>
        <w:rPr>
          <w:lang w:val="en-US"/>
        </w:rPr>
      </w:pPr>
      <w:r w:rsidRPr="00CC0C30">
        <w:rPr>
          <w:lang w:val="en-US"/>
        </w:rPr>
        <w:t xml:space="preserve">    unsigned int </w:t>
      </w:r>
      <w:proofErr w:type="spellStart"/>
      <w:r w:rsidRPr="00CC0C30">
        <w:rPr>
          <w:lang w:val="en-US"/>
        </w:rPr>
        <w:t>msg_len</w:t>
      </w:r>
      <w:proofErr w:type="spellEnd"/>
      <w:r w:rsidRPr="00CC0C30">
        <w:rPr>
          <w:lang w:val="en-US"/>
        </w:rPr>
        <w:t xml:space="preserve"> = </w:t>
      </w:r>
      <w:proofErr w:type="spellStart"/>
      <w:r w:rsidRPr="00CC0C30">
        <w:rPr>
          <w:lang w:val="en-US"/>
        </w:rPr>
        <w:t>strlen</w:t>
      </w:r>
      <w:proofErr w:type="spellEnd"/>
      <w:r w:rsidRPr="00CC0C30">
        <w:rPr>
          <w:lang w:val="en-US"/>
        </w:rPr>
        <w:t>(</w:t>
      </w:r>
      <w:proofErr w:type="spellStart"/>
      <w:r w:rsidRPr="00CC0C30">
        <w:rPr>
          <w:lang w:val="en-US"/>
        </w:rPr>
        <w:t>login_msg</w:t>
      </w:r>
      <w:proofErr w:type="spellEnd"/>
      <w:r w:rsidRPr="00CC0C30">
        <w:rPr>
          <w:lang w:val="en-US"/>
        </w:rPr>
        <w:t>);</w:t>
      </w:r>
    </w:p>
    <w:p w:rsidR="003D0C9D" w:rsidRPr="00CC0C30" w:rsidRDefault="003D0C9D" w:rsidP="003D0C9D">
      <w:pPr>
        <w:rPr>
          <w:lang w:val="en-US"/>
        </w:rPr>
      </w:pPr>
      <w:r w:rsidRPr="00CC0C30">
        <w:rPr>
          <w:lang w:val="en-US"/>
        </w:rPr>
        <w:t xml:space="preserve">    unsigned char *</w:t>
      </w:r>
      <w:proofErr w:type="spellStart"/>
      <w:r w:rsidRPr="00CC0C30">
        <w:rPr>
          <w:lang w:val="en-US"/>
        </w:rPr>
        <w:t>dst</w:t>
      </w:r>
      <w:proofErr w:type="spellEnd"/>
      <w:r w:rsidRPr="00CC0C30">
        <w:rPr>
          <w:lang w:val="en-US"/>
        </w:rPr>
        <w:t xml:space="preserve"> = (unsigned char</w:t>
      </w:r>
      <w:proofErr w:type="gramStart"/>
      <w:r w:rsidRPr="00CC0C30">
        <w:rPr>
          <w:lang w:val="en-US"/>
        </w:rPr>
        <w:t>*)</w:t>
      </w:r>
      <w:proofErr w:type="spellStart"/>
      <w:r w:rsidRPr="00CC0C30">
        <w:rPr>
          <w:lang w:val="en-US"/>
        </w:rPr>
        <w:t>calloc</w:t>
      </w:r>
      <w:proofErr w:type="spellEnd"/>
      <w:proofErr w:type="gramEnd"/>
      <w:r w:rsidRPr="00CC0C30">
        <w:rPr>
          <w:lang w:val="en-US"/>
        </w:rPr>
        <w:t xml:space="preserve">(1, </w:t>
      </w:r>
      <w:proofErr w:type="spellStart"/>
      <w:r w:rsidRPr="00CC0C30">
        <w:rPr>
          <w:lang w:val="en-US"/>
        </w:rPr>
        <w:t>msg_len</w:t>
      </w:r>
      <w:proofErr w:type="spellEnd"/>
      <w:r w:rsidRPr="00CC0C30">
        <w:rPr>
          <w:lang w:val="en-US"/>
        </w:rPr>
        <w:t xml:space="preserve"> + 16);</w:t>
      </w:r>
    </w:p>
    <w:p w:rsidR="003D0C9D" w:rsidRPr="00CC0C30" w:rsidRDefault="003D0C9D" w:rsidP="003D0C9D">
      <w:pPr>
        <w:rPr>
          <w:lang w:val="en-US"/>
        </w:rPr>
      </w:pPr>
      <w:r w:rsidRPr="00CC0C30">
        <w:rPr>
          <w:lang w:val="en-US"/>
        </w:rPr>
        <w:t xml:space="preserve">    int </w:t>
      </w:r>
      <w:proofErr w:type="spellStart"/>
      <w:r w:rsidRPr="00CC0C30">
        <w:rPr>
          <w:lang w:val="en-US"/>
        </w:rPr>
        <w:t>dst_cap</w:t>
      </w:r>
      <w:proofErr w:type="spellEnd"/>
      <w:r w:rsidRPr="00CC0C30">
        <w:rPr>
          <w:lang w:val="en-US"/>
        </w:rPr>
        <w:t xml:space="preserve"> = </w:t>
      </w:r>
      <w:proofErr w:type="spellStart"/>
      <w:r w:rsidRPr="00CC0C30">
        <w:rPr>
          <w:lang w:val="en-US"/>
        </w:rPr>
        <w:t>msg_len</w:t>
      </w:r>
      <w:proofErr w:type="spellEnd"/>
      <w:r w:rsidRPr="00CC0C30">
        <w:rPr>
          <w:lang w:val="en-US"/>
        </w:rPr>
        <w:t xml:space="preserve"> + 16;</w:t>
      </w:r>
    </w:p>
    <w:p w:rsidR="003D0C9D" w:rsidRPr="00CC0C30" w:rsidRDefault="003D0C9D" w:rsidP="003D0C9D">
      <w:pPr>
        <w:rPr>
          <w:lang w:val="en-US"/>
        </w:rPr>
      </w:pPr>
      <w:r w:rsidRPr="00CC0C30">
        <w:rPr>
          <w:lang w:val="en-US"/>
        </w:rPr>
        <w:t xml:space="preserve">    int ret = </w:t>
      </w:r>
      <w:proofErr w:type="spellStart"/>
      <w:r w:rsidRPr="00CC0C30">
        <w:rPr>
          <w:lang w:val="en-US"/>
        </w:rPr>
        <w:t>sge_safe_client_packet_encrypt</w:t>
      </w:r>
      <w:proofErr w:type="spellEnd"/>
      <w:r w:rsidRPr="00CC0C30">
        <w:rPr>
          <w:lang w:val="en-US"/>
        </w:rPr>
        <w:t>(</w:t>
      </w:r>
      <w:proofErr w:type="spellStart"/>
      <w:r w:rsidRPr="00CC0C30">
        <w:rPr>
          <w:lang w:val="en-US"/>
        </w:rPr>
        <w:t>api_ctx</w:t>
      </w:r>
      <w:proofErr w:type="spellEnd"/>
      <w:r w:rsidRPr="00CC0C30">
        <w:rPr>
          <w:lang w:val="en-US"/>
        </w:rPr>
        <w:t>-&gt;</w:t>
      </w:r>
      <w:proofErr w:type="spellStart"/>
      <w:r w:rsidRPr="00CC0C30">
        <w:rPr>
          <w:lang w:val="en-US"/>
        </w:rPr>
        <w:t>safe_sess</w:t>
      </w:r>
      <w:proofErr w:type="spellEnd"/>
      <w:r w:rsidRPr="00CC0C30">
        <w:rPr>
          <w:lang w:val="en-US"/>
        </w:rPr>
        <w:t xml:space="preserve">_, </w:t>
      </w:r>
      <w:proofErr w:type="spellStart"/>
      <w:r w:rsidRPr="00CC0C30">
        <w:rPr>
          <w:lang w:val="en-US"/>
        </w:rPr>
        <w:t>api_ctx</w:t>
      </w:r>
      <w:proofErr w:type="spellEnd"/>
      <w:r w:rsidRPr="00CC0C30">
        <w:rPr>
          <w:lang w:val="en-US"/>
        </w:rPr>
        <w:t>-&gt;</w:t>
      </w:r>
      <w:proofErr w:type="spellStart"/>
      <w:r w:rsidRPr="00CC0C30">
        <w:rPr>
          <w:lang w:val="en-US"/>
        </w:rPr>
        <w:t>safe_link</w:t>
      </w:r>
      <w:proofErr w:type="spellEnd"/>
      <w:r w:rsidRPr="00CC0C30">
        <w:rPr>
          <w:lang w:val="en-US"/>
        </w:rPr>
        <w:t>_, (unsigned char</w:t>
      </w:r>
      <w:proofErr w:type="gramStart"/>
      <w:r w:rsidRPr="00CC0C30">
        <w:rPr>
          <w:lang w:val="en-US"/>
        </w:rPr>
        <w:t>*)</w:t>
      </w:r>
      <w:proofErr w:type="spellStart"/>
      <w:r w:rsidRPr="00CC0C30">
        <w:rPr>
          <w:lang w:val="en-US"/>
        </w:rPr>
        <w:t>login</w:t>
      </w:r>
      <w:proofErr w:type="gramEnd"/>
      <w:r w:rsidRPr="00CC0C30">
        <w:rPr>
          <w:lang w:val="en-US"/>
        </w:rPr>
        <w:t>_msg</w:t>
      </w:r>
      <w:proofErr w:type="spellEnd"/>
      <w:r w:rsidRPr="00CC0C30">
        <w:rPr>
          <w:lang w:val="en-US"/>
        </w:rPr>
        <w:t xml:space="preserve">, </w:t>
      </w:r>
      <w:proofErr w:type="spellStart"/>
      <w:r w:rsidRPr="00CC0C30">
        <w:rPr>
          <w:lang w:val="en-US"/>
        </w:rPr>
        <w:t>msg_len</w:t>
      </w:r>
      <w:proofErr w:type="spellEnd"/>
      <w:r w:rsidRPr="00CC0C30">
        <w:rPr>
          <w:lang w:val="en-US"/>
        </w:rPr>
        <w:t xml:space="preserve">, </w:t>
      </w:r>
      <w:proofErr w:type="spellStart"/>
      <w:r w:rsidRPr="00CC0C30">
        <w:rPr>
          <w:lang w:val="en-US"/>
        </w:rPr>
        <w:t>dst</w:t>
      </w:r>
      <w:proofErr w:type="spellEnd"/>
      <w:r w:rsidRPr="00CC0C30">
        <w:rPr>
          <w:lang w:val="en-US"/>
        </w:rPr>
        <w:t>, &amp;</w:t>
      </w:r>
      <w:proofErr w:type="spellStart"/>
      <w:r w:rsidRPr="00CC0C30">
        <w:rPr>
          <w:lang w:val="en-US"/>
        </w:rPr>
        <w:t>dst_cap</w:t>
      </w:r>
      <w:proofErr w:type="spellEnd"/>
      <w:r w:rsidRPr="00CC0C30">
        <w:rPr>
          <w:lang w:val="en-US"/>
        </w:rPr>
        <w:t>);</w:t>
      </w:r>
    </w:p>
    <w:p w:rsidR="003D0C9D" w:rsidRPr="00CC0C30" w:rsidRDefault="003D0C9D" w:rsidP="003D0C9D">
      <w:pPr>
        <w:rPr>
          <w:lang w:val="en-US"/>
        </w:rPr>
      </w:pPr>
      <w:r w:rsidRPr="00CC0C30">
        <w:rPr>
          <w:lang w:val="en-US"/>
        </w:rPr>
        <w:t xml:space="preserve">    </w:t>
      </w:r>
      <w:proofErr w:type="gramStart"/>
      <w:r w:rsidRPr="00CC0C30">
        <w:rPr>
          <w:lang w:val="en-US"/>
        </w:rPr>
        <w:t>if(</w:t>
      </w:r>
      <w:proofErr w:type="gramEnd"/>
      <w:r w:rsidRPr="00CC0C30">
        <w:rPr>
          <w:lang w:val="en-US"/>
        </w:rPr>
        <w:t>0 != ret){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"encrypt msg failed!\n");</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send msg</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free(</w:t>
      </w:r>
      <w:proofErr w:type="spellStart"/>
      <w:r w:rsidRPr="00CC0C30">
        <w:rPr>
          <w:lang w:val="en-US"/>
        </w:rPr>
        <w:t>dst</w:t>
      </w:r>
      <w:proofErr w:type="spellEnd"/>
      <w:r w:rsidRPr="00CC0C30">
        <w:rPr>
          <w:lang w:val="en-US"/>
        </w:rPr>
        <w:t>);</w:t>
      </w:r>
    </w:p>
    <w:p w:rsidR="003D0C9D" w:rsidRPr="00CC0C30" w:rsidRDefault="003D0C9D" w:rsidP="003D0C9D">
      <w:pPr>
        <w:rPr>
          <w:lang w:val="en-US"/>
        </w:rPr>
      </w:pPr>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int </w:t>
      </w:r>
      <w:proofErr w:type="gramStart"/>
      <w:r w:rsidRPr="00CC0C30">
        <w:rPr>
          <w:lang w:val="en-US"/>
        </w:rPr>
        <w:t>main(</w:t>
      </w:r>
      <w:proofErr w:type="gramEnd"/>
      <w:r w:rsidRPr="00CC0C30">
        <w:rPr>
          <w:lang w:val="en-US"/>
        </w:rPr>
        <w:t xml:space="preserve">int </w:t>
      </w:r>
      <w:proofErr w:type="spellStart"/>
      <w:r w:rsidRPr="00CC0C30">
        <w:rPr>
          <w:lang w:val="en-US"/>
        </w:rPr>
        <w:t>argc</w:t>
      </w:r>
      <w:proofErr w:type="spellEnd"/>
      <w:r w:rsidRPr="00CC0C30">
        <w:rPr>
          <w:lang w:val="en-US"/>
        </w:rPr>
        <w:t>, char *</w:t>
      </w:r>
      <w:proofErr w:type="spellStart"/>
      <w:r w:rsidRPr="00CC0C30">
        <w:rPr>
          <w:lang w:val="en-US"/>
        </w:rPr>
        <w:t>argv</w:t>
      </w:r>
      <w:proofErr w:type="spellEnd"/>
      <w:r w:rsidRPr="00CC0C30">
        <w:rPr>
          <w:lang w:val="en-US"/>
        </w:rPr>
        <w:t>[]){</w:t>
      </w:r>
    </w:p>
    <w:p w:rsidR="003D0C9D" w:rsidRPr="00CC0C30" w:rsidRDefault="003D0C9D" w:rsidP="003D0C9D">
      <w:pPr>
        <w:rPr>
          <w:lang w:val="en-US"/>
        </w:rPr>
      </w:pPr>
      <w:r w:rsidRPr="00CC0C30">
        <w:rPr>
          <w:lang w:val="en-US"/>
        </w:rPr>
        <w:t xml:space="preserve">    // 1. create safe </w:t>
      </w:r>
      <w:proofErr w:type="spellStart"/>
      <w:r w:rsidRPr="00CC0C30">
        <w:rPr>
          <w:lang w:val="en-US"/>
        </w:rPr>
        <w:t>api</w:t>
      </w:r>
      <w:proofErr w:type="spellEnd"/>
      <w:r w:rsidRPr="00CC0C30">
        <w:rPr>
          <w:lang w:val="en-US"/>
        </w:rPr>
        <w:t xml:space="preserve"> </w:t>
      </w:r>
      <w:proofErr w:type="spellStart"/>
      <w:r w:rsidRPr="00CC0C30">
        <w:rPr>
          <w:lang w:val="en-US"/>
        </w:rPr>
        <w:t>ctx</w:t>
      </w:r>
      <w:proofErr w:type="spellEnd"/>
    </w:p>
    <w:p w:rsidR="003D0C9D" w:rsidRPr="00CC0C30" w:rsidRDefault="003D0C9D" w:rsidP="003D0C9D">
      <w:pPr>
        <w:rPr>
          <w:lang w:val="en-US"/>
        </w:rPr>
      </w:pPr>
      <w:r w:rsidRPr="00CC0C30">
        <w:rPr>
          <w:lang w:val="en-US"/>
        </w:rPr>
        <w:t xml:space="preserve">    </w:t>
      </w:r>
      <w:proofErr w:type="spellStart"/>
      <w:r w:rsidRPr="00CC0C30">
        <w:rPr>
          <w:lang w:val="en-US"/>
        </w:rPr>
        <w:t>encryptor_ctx_t</w:t>
      </w:r>
      <w:proofErr w:type="spellEnd"/>
      <w:r w:rsidRPr="00CC0C30">
        <w:rPr>
          <w:lang w:val="en-US"/>
        </w:rPr>
        <w:t xml:space="preserve"> </w:t>
      </w:r>
      <w:proofErr w:type="spellStart"/>
      <w:r w:rsidRPr="00CC0C30">
        <w:rPr>
          <w:lang w:val="en-US"/>
        </w:rPr>
        <w:t>encryptor_ctx</w:t>
      </w:r>
      <w:proofErr w:type="spellEnd"/>
      <w:r w:rsidRPr="00CC0C30">
        <w:rPr>
          <w:lang w:val="en-US"/>
        </w:rPr>
        <w:t xml:space="preserve"> = {ENCRYPTOR_IP, ENCRYPTOR_PORT, TIME_OUT};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2. create </w:t>
      </w:r>
      <w:proofErr w:type="spellStart"/>
      <w:r w:rsidRPr="00CC0C30">
        <w:rPr>
          <w:lang w:val="en-US"/>
        </w:rPr>
        <w:t>api</w:t>
      </w:r>
      <w:proofErr w:type="spellEnd"/>
      <w:r w:rsidRPr="00CC0C30">
        <w:rPr>
          <w:lang w:val="en-US"/>
        </w:rPr>
        <w:t xml:space="preserve"> </w:t>
      </w:r>
      <w:proofErr w:type="spellStart"/>
      <w:r w:rsidRPr="00CC0C30">
        <w:rPr>
          <w:lang w:val="en-US"/>
        </w:rPr>
        <w:t>ctx</w:t>
      </w:r>
      <w:proofErr w:type="spellEnd"/>
    </w:p>
    <w:p w:rsidR="003D0C9D" w:rsidRPr="00CC0C30" w:rsidRDefault="003D0C9D" w:rsidP="003D0C9D">
      <w:pPr>
        <w:rPr>
          <w:lang w:val="en-US"/>
        </w:rPr>
      </w:pPr>
      <w:r w:rsidRPr="00CC0C30">
        <w:rPr>
          <w:lang w:val="en-US"/>
        </w:rPr>
        <w:t xml:space="preserve">    </w:t>
      </w:r>
      <w:proofErr w:type="spellStart"/>
      <w:r w:rsidRPr="00CC0C30">
        <w:rPr>
          <w:lang w:val="en-US"/>
        </w:rPr>
        <w:t>client_dev_cb_list_t</w:t>
      </w:r>
      <w:proofErr w:type="spellEnd"/>
      <w:r w:rsidRPr="00CC0C30">
        <w:rPr>
          <w:lang w:val="en-US"/>
        </w:rPr>
        <w:t xml:space="preserve"> </w:t>
      </w:r>
      <w:proofErr w:type="spellStart"/>
      <w:r w:rsidRPr="00CC0C30">
        <w:rPr>
          <w:lang w:val="en-US"/>
        </w:rPr>
        <w:t>safe_api_cb</w:t>
      </w:r>
      <w:proofErr w:type="spellEnd"/>
      <w:r w:rsidRPr="00CC0C30">
        <w:rPr>
          <w:lang w:val="en-US"/>
        </w:rPr>
        <w:t xml:space="preserve"> = {</w:t>
      </w:r>
    </w:p>
    <w:p w:rsidR="003D0C9D" w:rsidRPr="00CC0C30" w:rsidRDefault="003D0C9D" w:rsidP="003D0C9D">
      <w:pPr>
        <w:rPr>
          <w:lang w:val="en-US"/>
        </w:rPr>
      </w:pPr>
      <w:r w:rsidRPr="00CC0C30">
        <w:rPr>
          <w:lang w:val="en-US"/>
        </w:rPr>
        <w:t xml:space="preserve">        </w:t>
      </w:r>
      <w:proofErr w:type="spellStart"/>
      <w:r w:rsidRPr="00CC0C30">
        <w:rPr>
          <w:lang w:val="en-US"/>
        </w:rPr>
        <w:t>cb_connect</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cb_disconnect</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cb_reconnect</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cb_reset_connect</w:t>
      </w:r>
      <w:proofErr w:type="spellEnd"/>
      <w:r w:rsidRPr="00CC0C30">
        <w:rPr>
          <w:lang w:val="en-US"/>
        </w:rPr>
        <w:t>,</w:t>
      </w:r>
    </w:p>
    <w:p w:rsidR="003D0C9D" w:rsidRPr="00CC0C30" w:rsidRDefault="003D0C9D" w:rsidP="003D0C9D">
      <w:pPr>
        <w:rPr>
          <w:lang w:val="en-US"/>
        </w:rPr>
      </w:pPr>
      <w:r w:rsidRPr="00CC0C30">
        <w:rPr>
          <w:lang w:val="en-US"/>
        </w:rPr>
        <w:lastRenderedPageBreak/>
        <w:t xml:space="preserve">        </w:t>
      </w:r>
      <w:proofErr w:type="spellStart"/>
      <w:r w:rsidRPr="00CC0C30">
        <w:rPr>
          <w:lang w:val="en-US"/>
        </w:rPr>
        <w:t>cb_is_connected</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cb_encrypt_data</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cb_decrypt_data</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cb_mac_data</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cb_hash_data</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cb_sign_data</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cb_verify_signed_data</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cb_gen_random</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cb_get_skey</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cb_get_enc_keypair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cb_free_enc_keypair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cb_get_sign_keypair</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cb_free_sign_keypair</w:t>
      </w:r>
      <w:proofErr w:type="spellEnd"/>
      <w:r w:rsidRPr="00CC0C30">
        <w:rPr>
          <w:lang w:val="en-US"/>
        </w:rPr>
        <w:t>,</w:t>
      </w:r>
    </w:p>
    <w:p w:rsidR="003D0C9D" w:rsidRPr="00CC0C30" w:rsidRDefault="003D0C9D" w:rsidP="003D0C9D">
      <w:pPr>
        <w:rPr>
          <w:lang w:val="en-US"/>
        </w:rPr>
      </w:pPr>
      <w:r w:rsidRPr="00CC0C30">
        <w:rPr>
          <w:lang w:val="en-US"/>
        </w:rPr>
        <w:t xml:space="preserve">        &amp;</w:t>
      </w:r>
      <w:proofErr w:type="spellStart"/>
      <w:r w:rsidRPr="00CC0C30">
        <w:rPr>
          <w:lang w:val="en-US"/>
        </w:rPr>
        <w:t>encryptor_ctx</w:t>
      </w:r>
      <w:proofErr w:type="spellEnd"/>
      <w:r w:rsidRPr="00CC0C30">
        <w:rPr>
          <w:lang w:val="en-US"/>
        </w:rPr>
        <w:t>,</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api_ctx_t</w:t>
      </w:r>
      <w:proofErr w:type="spellEnd"/>
      <w:r w:rsidRPr="00CC0C30">
        <w:rPr>
          <w:lang w:val="en-US"/>
        </w:rPr>
        <w:t xml:space="preserve"> </w:t>
      </w:r>
      <w:proofErr w:type="spellStart"/>
      <w:r w:rsidRPr="00CC0C30">
        <w:rPr>
          <w:lang w:val="en-US"/>
        </w:rPr>
        <w:t>api_ctx</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3. create safe </w:t>
      </w:r>
      <w:proofErr w:type="spellStart"/>
      <w:r w:rsidRPr="00CC0C30">
        <w:rPr>
          <w:lang w:val="en-US"/>
        </w:rPr>
        <w:t>api</w:t>
      </w:r>
      <w:proofErr w:type="spellEnd"/>
    </w:p>
    <w:p w:rsidR="003D0C9D" w:rsidRPr="00CC0C30" w:rsidRDefault="003D0C9D" w:rsidP="003D0C9D">
      <w:pPr>
        <w:rPr>
          <w:lang w:val="en-US"/>
        </w:rPr>
      </w:pPr>
      <w:r w:rsidRPr="00CC0C30">
        <w:rPr>
          <w:lang w:val="en-US"/>
        </w:rPr>
        <w:t xml:space="preserve">    </w:t>
      </w:r>
      <w:proofErr w:type="spellStart"/>
      <w:r w:rsidRPr="00CC0C30">
        <w:rPr>
          <w:lang w:val="en-US"/>
        </w:rPr>
        <w:t>api_</w:t>
      </w:r>
      <w:proofErr w:type="gramStart"/>
      <w:r w:rsidRPr="00CC0C30">
        <w:rPr>
          <w:lang w:val="en-US"/>
        </w:rPr>
        <w:t>ctx.safe</w:t>
      </w:r>
      <w:proofErr w:type="gramEnd"/>
      <w:r w:rsidRPr="00CC0C30">
        <w:rPr>
          <w:lang w:val="en-US"/>
        </w:rPr>
        <w:t>_api</w:t>
      </w:r>
      <w:proofErr w:type="spellEnd"/>
      <w:r w:rsidRPr="00CC0C30">
        <w:rPr>
          <w:lang w:val="en-US"/>
        </w:rPr>
        <w:t xml:space="preserve">_ = </w:t>
      </w:r>
      <w:proofErr w:type="spellStart"/>
      <w:r w:rsidRPr="00CC0C30">
        <w:rPr>
          <w:lang w:val="en-US"/>
        </w:rPr>
        <w:t>sge_safe_client_api_create</w:t>
      </w:r>
      <w:proofErr w:type="spellEnd"/>
      <w:r w:rsidRPr="00CC0C30">
        <w:rPr>
          <w:lang w:val="en-US"/>
        </w:rPr>
        <w:t>(&amp;</w:t>
      </w:r>
      <w:proofErr w:type="spellStart"/>
      <w:r w:rsidRPr="00CC0C30">
        <w:rPr>
          <w:lang w:val="en-US"/>
        </w:rPr>
        <w:t>safe_api_cb</w:t>
      </w:r>
      <w:proofErr w:type="spellEnd"/>
      <w:r w:rsidRPr="00CC0C30">
        <w:rPr>
          <w:lang w:val="en-US"/>
        </w:rPr>
        <w:t>, ENC_MODE_HARD);</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api</w:t>
      </w:r>
      <w:proofErr w:type="gramEnd"/>
      <w:r w:rsidRPr="00CC0C30">
        <w:rPr>
          <w:lang w:val="en-US"/>
        </w:rPr>
        <w:t>_ctx.safe_api</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 xml:space="preserve">"create safe </w:t>
      </w:r>
      <w:proofErr w:type="spellStart"/>
      <w:r w:rsidRPr="00CC0C30">
        <w:rPr>
          <w:lang w:val="en-US"/>
        </w:rPr>
        <w:t>api</w:t>
      </w:r>
      <w:proofErr w:type="spellEnd"/>
      <w:r w:rsidRPr="00CC0C30">
        <w:rPr>
          <w:lang w:val="en-US"/>
        </w:rPr>
        <w:t xml:space="preserve"> failed!\n");</w:t>
      </w:r>
    </w:p>
    <w:p w:rsidR="003D0C9D" w:rsidRPr="00CC0C30" w:rsidRDefault="003D0C9D" w:rsidP="003D0C9D">
      <w:pPr>
        <w:rPr>
          <w:lang w:val="en-US"/>
        </w:rPr>
      </w:pPr>
      <w:r w:rsidRPr="00CC0C30">
        <w:rPr>
          <w:lang w:val="en-US"/>
        </w:rPr>
        <w:t xml:space="preserve">        </w:t>
      </w:r>
      <w:proofErr w:type="spellStart"/>
      <w:r w:rsidRPr="00CC0C30">
        <w:rPr>
          <w:lang w:val="en-US"/>
        </w:rPr>
        <w:t>goto</w:t>
      </w:r>
      <w:proofErr w:type="spellEnd"/>
      <w:r w:rsidRPr="00CC0C30">
        <w:rPr>
          <w:lang w:val="en-US"/>
        </w:rPr>
        <w:t xml:space="preserve"> end;</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4. create safe link</w:t>
      </w:r>
    </w:p>
    <w:p w:rsidR="003D0C9D" w:rsidRPr="00CC0C30" w:rsidRDefault="003D0C9D" w:rsidP="003D0C9D">
      <w:pPr>
        <w:rPr>
          <w:lang w:val="en-US"/>
        </w:rPr>
      </w:pPr>
      <w:r w:rsidRPr="00CC0C30">
        <w:rPr>
          <w:lang w:val="en-US"/>
        </w:rPr>
        <w:t xml:space="preserve">    </w:t>
      </w:r>
      <w:proofErr w:type="spellStart"/>
      <w:r w:rsidRPr="00CC0C30">
        <w:rPr>
          <w:lang w:val="en-US"/>
        </w:rPr>
        <w:t>api_</w:t>
      </w:r>
      <w:proofErr w:type="gramStart"/>
      <w:r w:rsidRPr="00CC0C30">
        <w:rPr>
          <w:lang w:val="en-US"/>
        </w:rPr>
        <w:t>ctx.safe</w:t>
      </w:r>
      <w:proofErr w:type="gramEnd"/>
      <w:r w:rsidRPr="00CC0C30">
        <w:rPr>
          <w:lang w:val="en-US"/>
        </w:rPr>
        <w:t>_link</w:t>
      </w:r>
      <w:proofErr w:type="spellEnd"/>
      <w:r w:rsidRPr="00CC0C30">
        <w:rPr>
          <w:lang w:val="en-US"/>
        </w:rPr>
        <w:t xml:space="preserve">_ = </w:t>
      </w:r>
      <w:proofErr w:type="spellStart"/>
      <w:r w:rsidRPr="00CC0C30">
        <w:rPr>
          <w:lang w:val="en-US"/>
        </w:rPr>
        <w:t>sge_safe_client_link_create</w:t>
      </w:r>
      <w:proofErr w:type="spellEnd"/>
      <w:r w:rsidRPr="00CC0C30">
        <w:rPr>
          <w:lang w:val="en-US"/>
        </w:rPr>
        <w:t>(</w:t>
      </w:r>
      <w:proofErr w:type="spellStart"/>
      <w:r w:rsidRPr="00CC0C30">
        <w:rPr>
          <w:lang w:val="en-US"/>
        </w:rPr>
        <w:t>api_ctx.safe_api</w:t>
      </w:r>
      <w:proofErr w:type="spellEnd"/>
      <w:r w:rsidRPr="00CC0C30">
        <w:rPr>
          <w:lang w:val="en-US"/>
        </w:rPr>
        <w:t>_);</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 5. create </w:t>
      </w:r>
      <w:proofErr w:type="spellStart"/>
      <w:r w:rsidRPr="00CC0C30">
        <w:rPr>
          <w:lang w:val="en-US"/>
        </w:rPr>
        <w:t>api</w:t>
      </w:r>
      <w:proofErr w:type="spellEnd"/>
    </w:p>
    <w:p w:rsidR="003D0C9D" w:rsidRPr="00CC0C30" w:rsidRDefault="003D0C9D" w:rsidP="003D0C9D">
      <w:pPr>
        <w:rPr>
          <w:lang w:val="en-US"/>
        </w:rPr>
      </w:pPr>
      <w:r w:rsidRPr="00CC0C30">
        <w:rPr>
          <w:lang w:val="en-US"/>
        </w:rPr>
        <w:t xml:space="preserve">    </w:t>
      </w:r>
      <w:proofErr w:type="spellStart"/>
      <w:r w:rsidRPr="00CC0C30">
        <w:rPr>
          <w:lang w:val="en-US"/>
        </w:rPr>
        <w:t>api_cb_t</w:t>
      </w:r>
      <w:proofErr w:type="spellEnd"/>
      <w:r w:rsidRPr="00CC0C30">
        <w:rPr>
          <w:lang w:val="en-US"/>
        </w:rPr>
        <w:t xml:space="preserve"> </w:t>
      </w:r>
      <w:proofErr w:type="spellStart"/>
      <w:r w:rsidRPr="00CC0C30">
        <w:rPr>
          <w:lang w:val="en-US"/>
        </w:rPr>
        <w:t>api_cb</w:t>
      </w:r>
      <w:proofErr w:type="spellEnd"/>
      <w:r w:rsidRPr="00CC0C30">
        <w:rPr>
          <w:lang w:val="en-US"/>
        </w:rPr>
        <w:t xml:space="preserve"> = {__</w:t>
      </w:r>
      <w:proofErr w:type="spellStart"/>
      <w:r w:rsidRPr="00CC0C30">
        <w:rPr>
          <w:lang w:val="en-US"/>
        </w:rPr>
        <w:t>recv_msg</w:t>
      </w:r>
      <w:proofErr w:type="spellEnd"/>
      <w:r w:rsidRPr="00CC0C30">
        <w:rPr>
          <w:lang w:val="en-US"/>
        </w:rPr>
        <w:t>, __</w:t>
      </w:r>
      <w:proofErr w:type="spellStart"/>
      <w:r w:rsidRPr="00CC0C30">
        <w:rPr>
          <w:lang w:val="en-US"/>
        </w:rPr>
        <w:t>cb_connected</w:t>
      </w:r>
      <w:proofErr w:type="spellEnd"/>
      <w:r w:rsidRPr="00CC0C30">
        <w:rPr>
          <w:lang w:val="en-US"/>
        </w:rPr>
        <w:t>, __</w:t>
      </w:r>
      <w:proofErr w:type="spellStart"/>
      <w:r w:rsidRPr="00CC0C30">
        <w:rPr>
          <w:lang w:val="en-US"/>
        </w:rPr>
        <w:t>cb_disconnect</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api_t</w:t>
      </w:r>
      <w:proofErr w:type="spellEnd"/>
      <w:r w:rsidRPr="00CC0C30">
        <w:rPr>
          <w:lang w:val="en-US"/>
        </w:rPr>
        <w:t xml:space="preserve"> *</w:t>
      </w:r>
      <w:proofErr w:type="spellStart"/>
      <w:r w:rsidRPr="00CC0C30">
        <w:rPr>
          <w:lang w:val="en-US"/>
        </w:rPr>
        <w:t>api</w:t>
      </w:r>
      <w:proofErr w:type="spellEnd"/>
      <w:r w:rsidRPr="00CC0C30">
        <w:rPr>
          <w:lang w:val="en-US"/>
        </w:rPr>
        <w:t xml:space="preserve"> = </w:t>
      </w:r>
      <w:proofErr w:type="spellStart"/>
      <w:r w:rsidRPr="00CC0C30">
        <w:rPr>
          <w:lang w:val="en-US"/>
        </w:rPr>
        <w:t>api_</w:t>
      </w:r>
      <w:proofErr w:type="gramStart"/>
      <w:r w:rsidRPr="00CC0C30">
        <w:rPr>
          <w:lang w:val="en-US"/>
        </w:rPr>
        <w:t>init</w:t>
      </w:r>
      <w:proofErr w:type="spellEnd"/>
      <w:r w:rsidRPr="00CC0C30">
        <w:rPr>
          <w:lang w:val="en-US"/>
        </w:rPr>
        <w:t>(</w:t>
      </w:r>
      <w:proofErr w:type="gramEnd"/>
      <w:r w:rsidRPr="00CC0C30">
        <w:rPr>
          <w:lang w:val="en-US"/>
        </w:rPr>
        <w:t>SERVER_IP, SERVER_PORT, &amp;</w:t>
      </w:r>
      <w:proofErr w:type="spellStart"/>
      <w:r w:rsidRPr="00CC0C30">
        <w:rPr>
          <w:lang w:val="en-US"/>
        </w:rPr>
        <w:t>api_cb</w:t>
      </w:r>
      <w:proofErr w:type="spellEnd"/>
      <w:r w:rsidRPr="00CC0C30">
        <w:rPr>
          <w:lang w:val="en-US"/>
        </w:rPr>
        <w:t>, &amp;</w:t>
      </w:r>
      <w:proofErr w:type="spellStart"/>
      <w:r w:rsidRPr="00CC0C30">
        <w:rPr>
          <w:lang w:val="en-US"/>
        </w:rPr>
        <w:t>api_ctx</w:t>
      </w:r>
      <w:proofErr w:type="spellEnd"/>
      <w:r w:rsidRPr="00CC0C30">
        <w:rPr>
          <w:lang w:val="en-US"/>
        </w:rPr>
        <w:t>);</w:t>
      </w:r>
    </w:p>
    <w:p w:rsidR="003D0C9D" w:rsidRPr="00CC0C30" w:rsidRDefault="003D0C9D" w:rsidP="003D0C9D">
      <w:pPr>
        <w:rPr>
          <w:lang w:val="en-US"/>
        </w:rPr>
      </w:pPr>
      <w:r w:rsidRPr="00CC0C30">
        <w:rPr>
          <w:lang w:val="en-US"/>
        </w:rPr>
        <w:t xml:space="preserve">    if</w:t>
      </w:r>
      <w:proofErr w:type="gramStart"/>
      <w:r w:rsidRPr="00CC0C30">
        <w:rPr>
          <w:lang w:val="en-US"/>
        </w:rPr>
        <w:t>(!</w:t>
      </w:r>
      <w:proofErr w:type="spellStart"/>
      <w:r w:rsidRPr="00CC0C30">
        <w:rPr>
          <w:lang w:val="en-US"/>
        </w:rPr>
        <w:t>api</w:t>
      </w:r>
      <w:proofErr w:type="spellEnd"/>
      <w:proofErr w:type="gramEnd"/>
      <w:r w:rsidRPr="00CC0C30">
        <w:rPr>
          <w:lang w:val="en-US"/>
        </w:rPr>
        <w:t>){</w:t>
      </w:r>
    </w:p>
    <w:p w:rsidR="003D0C9D" w:rsidRPr="00CC0C30" w:rsidRDefault="003D0C9D" w:rsidP="003D0C9D">
      <w:pPr>
        <w:rPr>
          <w:lang w:val="en-US"/>
        </w:rPr>
      </w:pPr>
      <w:r w:rsidRPr="00CC0C30">
        <w:rPr>
          <w:lang w:val="en-US"/>
        </w:rPr>
        <w:t xml:space="preserve">        </w:t>
      </w:r>
      <w:proofErr w:type="spellStart"/>
      <w:proofErr w:type="gramStart"/>
      <w:r w:rsidRPr="00CC0C30">
        <w:rPr>
          <w:lang w:val="en-US"/>
        </w:rPr>
        <w:t>printf</w:t>
      </w:r>
      <w:proofErr w:type="spellEnd"/>
      <w:r w:rsidRPr="00CC0C30">
        <w:rPr>
          <w:lang w:val="en-US"/>
        </w:rPr>
        <w:t>(</w:t>
      </w:r>
      <w:proofErr w:type="gramEnd"/>
      <w:r w:rsidRPr="00CC0C30">
        <w:rPr>
          <w:lang w:val="en-US"/>
        </w:rPr>
        <w:t>"</w:t>
      </w:r>
      <w:proofErr w:type="spellStart"/>
      <w:r w:rsidRPr="00CC0C30">
        <w:rPr>
          <w:lang w:val="en-US"/>
        </w:rPr>
        <w:t>init</w:t>
      </w:r>
      <w:proofErr w:type="spellEnd"/>
      <w:r w:rsidRPr="00CC0C30">
        <w:rPr>
          <w:lang w:val="en-US"/>
        </w:rPr>
        <w:t xml:space="preserve"> </w:t>
      </w:r>
      <w:proofErr w:type="spellStart"/>
      <w:r w:rsidRPr="00CC0C30">
        <w:rPr>
          <w:lang w:val="en-US"/>
        </w:rPr>
        <w:t>api</w:t>
      </w:r>
      <w:proofErr w:type="spellEnd"/>
      <w:r w:rsidRPr="00CC0C30">
        <w:rPr>
          <w:lang w:val="en-US"/>
        </w:rPr>
        <w:t xml:space="preserve"> failed!\n");</w:t>
      </w:r>
    </w:p>
    <w:p w:rsidR="003D0C9D" w:rsidRPr="00CC0C30" w:rsidRDefault="003D0C9D" w:rsidP="003D0C9D">
      <w:pPr>
        <w:rPr>
          <w:lang w:val="en-US"/>
        </w:rPr>
      </w:pPr>
      <w:r w:rsidRPr="00CC0C30">
        <w:rPr>
          <w:lang w:val="en-US"/>
        </w:rPr>
        <w:t xml:space="preserve">        </w:t>
      </w:r>
      <w:proofErr w:type="spellStart"/>
      <w:r w:rsidRPr="00CC0C30">
        <w:rPr>
          <w:lang w:val="en-US"/>
        </w:rPr>
        <w:t>goto</w:t>
      </w:r>
      <w:proofErr w:type="spellEnd"/>
      <w:r w:rsidRPr="00CC0C30">
        <w:rPr>
          <w:lang w:val="en-US"/>
        </w:rPr>
        <w:t xml:space="preserve"> end;</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6. wait server session key</w:t>
      </w:r>
    </w:p>
    <w:p w:rsidR="003D0C9D" w:rsidRPr="00CC0C30" w:rsidRDefault="003D0C9D" w:rsidP="003D0C9D">
      <w:pPr>
        <w:rPr>
          <w:lang w:val="en-US"/>
        </w:rPr>
      </w:pPr>
      <w:r w:rsidRPr="00CC0C30">
        <w:rPr>
          <w:lang w:val="en-US"/>
        </w:rPr>
        <w:t xml:space="preserve">    while(__</w:t>
      </w:r>
      <w:proofErr w:type="spellStart"/>
      <w:r w:rsidRPr="00CC0C30">
        <w:rPr>
          <w:lang w:val="en-US"/>
        </w:rPr>
        <w:t>is_safe_handshake_finished</w:t>
      </w:r>
      <w:proofErr w:type="spellEnd"/>
      <w:r w:rsidRPr="00CC0C30">
        <w:rPr>
          <w:lang w:val="en-US"/>
        </w:rPr>
        <w:t>(</w:t>
      </w:r>
      <w:proofErr w:type="spellStart"/>
      <w:r w:rsidRPr="00CC0C30">
        <w:rPr>
          <w:lang w:val="en-US"/>
        </w:rPr>
        <w:t>api_ctx</w:t>
      </w:r>
      <w:proofErr w:type="spellEnd"/>
      <w:proofErr w:type="gramStart"/>
      <w:r w:rsidRPr="00CC0C30">
        <w:rPr>
          <w:lang w:val="en-US"/>
        </w:rPr>
        <w:t>) !</w:t>
      </w:r>
      <w:proofErr w:type="gramEnd"/>
      <w:r w:rsidRPr="00CC0C30">
        <w:rPr>
          <w:lang w:val="en-US"/>
        </w:rPr>
        <w:t>= 1) {</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r w:rsidRPr="00CC0C30">
        <w:rPr>
          <w:lang w:val="en-US"/>
        </w:rPr>
        <w:t xml:space="preserve">    }</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 7. login, order apply, ..., logout</w:t>
      </w:r>
    </w:p>
    <w:p w:rsidR="003D0C9D" w:rsidRPr="00CC0C30" w:rsidRDefault="003D0C9D" w:rsidP="003D0C9D">
      <w:pPr>
        <w:rPr>
          <w:lang w:val="en-US"/>
        </w:rPr>
      </w:pPr>
      <w:r w:rsidRPr="00CC0C30">
        <w:rPr>
          <w:lang w:val="en-US"/>
        </w:rPr>
        <w:t xml:space="preserve">    </w:t>
      </w:r>
      <w:proofErr w:type="spellStart"/>
      <w:r w:rsidRPr="00CC0C30">
        <w:rPr>
          <w:lang w:val="en-US"/>
        </w:rPr>
        <w:t>send_msg</w:t>
      </w:r>
      <w:proofErr w:type="spellEnd"/>
      <w:r w:rsidRPr="00CC0C30">
        <w:rPr>
          <w:lang w:val="en-US"/>
        </w:rPr>
        <w:t>(&amp;</w:t>
      </w:r>
      <w:proofErr w:type="spellStart"/>
      <w:r w:rsidRPr="00CC0C30">
        <w:rPr>
          <w:lang w:val="en-US"/>
        </w:rPr>
        <w:t>api_ctx</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w:t>
      </w:r>
      <w:proofErr w:type="spellStart"/>
      <w:r w:rsidRPr="00CC0C30">
        <w:rPr>
          <w:lang w:val="en-US"/>
        </w:rPr>
        <w:t>api_wait</w:t>
      </w:r>
      <w:proofErr w:type="spellEnd"/>
      <w:r w:rsidRPr="00CC0C30">
        <w:rPr>
          <w:lang w:val="en-US"/>
        </w:rPr>
        <w:t>(</w:t>
      </w:r>
      <w:proofErr w:type="spellStart"/>
      <w:r w:rsidRPr="00CC0C30">
        <w:rPr>
          <w:lang w:val="en-US"/>
        </w:rPr>
        <w:t>api</w:t>
      </w:r>
      <w:proofErr w:type="spellEnd"/>
      <w:r w:rsidRPr="00CC0C30">
        <w:rPr>
          <w:lang w:val="en-US"/>
        </w:rPr>
        <w:t>);</w:t>
      </w:r>
    </w:p>
    <w:p w:rsidR="003D0C9D" w:rsidRPr="00CC0C30" w:rsidRDefault="003D0C9D" w:rsidP="003D0C9D">
      <w:pPr>
        <w:rPr>
          <w:lang w:val="en-US"/>
        </w:rPr>
      </w:pPr>
    </w:p>
    <w:p w:rsidR="003D0C9D" w:rsidRPr="00CC0C30" w:rsidRDefault="003D0C9D" w:rsidP="003D0C9D">
      <w:pPr>
        <w:rPr>
          <w:lang w:val="en-US"/>
        </w:rPr>
      </w:pPr>
      <w:r w:rsidRPr="00CC0C30">
        <w:rPr>
          <w:lang w:val="en-US"/>
        </w:rPr>
        <w:t>end:</w:t>
      </w:r>
    </w:p>
    <w:p w:rsidR="003D0C9D" w:rsidRPr="00CC0C30" w:rsidRDefault="003D0C9D" w:rsidP="003D0C9D">
      <w:pPr>
        <w:rPr>
          <w:lang w:val="en-US"/>
        </w:rPr>
      </w:pPr>
      <w:r w:rsidRPr="00CC0C30">
        <w:rPr>
          <w:lang w:val="en-US"/>
        </w:rPr>
        <w:t xml:space="preserve">    if(</w:t>
      </w:r>
      <w:proofErr w:type="spellStart"/>
      <w:r w:rsidRPr="00CC0C30">
        <w:rPr>
          <w:lang w:val="en-US"/>
        </w:rPr>
        <w:t>api</w:t>
      </w:r>
      <w:proofErr w:type="spellEnd"/>
      <w:r w:rsidRPr="00CC0C30">
        <w:rPr>
          <w:lang w:val="en-US"/>
        </w:rPr>
        <w:t>)</w:t>
      </w:r>
    </w:p>
    <w:p w:rsidR="003D0C9D" w:rsidRPr="00CC0C30" w:rsidRDefault="003D0C9D" w:rsidP="003D0C9D">
      <w:pPr>
        <w:rPr>
          <w:lang w:val="en-US"/>
        </w:rPr>
      </w:pPr>
      <w:r w:rsidRPr="00CC0C30">
        <w:rPr>
          <w:lang w:val="en-US"/>
        </w:rPr>
        <w:t xml:space="preserve">        </w:t>
      </w:r>
      <w:proofErr w:type="spellStart"/>
      <w:r w:rsidRPr="00CC0C30">
        <w:rPr>
          <w:lang w:val="en-US"/>
        </w:rPr>
        <w:t>api_free</w:t>
      </w:r>
      <w:proofErr w:type="spellEnd"/>
      <w:r w:rsidRPr="00CC0C30">
        <w:rPr>
          <w:lang w:val="en-US"/>
        </w:rPr>
        <w:t>(</w:t>
      </w:r>
      <w:proofErr w:type="spellStart"/>
      <w:r w:rsidRPr="00CC0C30">
        <w:rPr>
          <w:lang w:val="en-US"/>
        </w:rPr>
        <w:t>api</w:t>
      </w:r>
      <w:proofErr w:type="spellEnd"/>
      <w:r w:rsidRPr="00CC0C30">
        <w:rPr>
          <w:lang w:val="en-US"/>
        </w:rPr>
        <w:t>);</w:t>
      </w:r>
    </w:p>
    <w:p w:rsidR="003D0C9D" w:rsidRPr="00CC0C30" w:rsidRDefault="003D0C9D" w:rsidP="003D0C9D">
      <w:pPr>
        <w:rPr>
          <w:lang w:val="en-US"/>
        </w:rPr>
      </w:pPr>
      <w:r w:rsidRPr="00CC0C30">
        <w:rPr>
          <w:lang w:val="en-US"/>
        </w:rPr>
        <w:t xml:space="preserve">    if(</w:t>
      </w:r>
      <w:proofErr w:type="spellStart"/>
      <w:r w:rsidRPr="00CC0C30">
        <w:rPr>
          <w:lang w:val="en-US"/>
        </w:rPr>
        <w:t>api_</w:t>
      </w:r>
      <w:proofErr w:type="gramStart"/>
      <w:r w:rsidRPr="00CC0C30">
        <w:rPr>
          <w:lang w:val="en-US"/>
        </w:rPr>
        <w:t>ctx.safe</w:t>
      </w:r>
      <w:proofErr w:type="gramEnd"/>
      <w:r w:rsidRPr="00CC0C30">
        <w:rPr>
          <w:lang w:val="en-US"/>
        </w:rPr>
        <w:t>_sess</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sge_safe_free_client_session</w:t>
      </w:r>
      <w:proofErr w:type="spellEnd"/>
      <w:r w:rsidRPr="00CC0C30">
        <w:rPr>
          <w:lang w:val="en-US"/>
        </w:rPr>
        <w:t>(</w:t>
      </w:r>
      <w:proofErr w:type="spellStart"/>
      <w:r w:rsidRPr="00CC0C30">
        <w:rPr>
          <w:lang w:val="en-US"/>
        </w:rPr>
        <w:t>api_</w:t>
      </w:r>
      <w:proofErr w:type="gramStart"/>
      <w:r w:rsidRPr="00CC0C30">
        <w:rPr>
          <w:lang w:val="en-US"/>
        </w:rPr>
        <w:t>ctx.safe</w:t>
      </w:r>
      <w:proofErr w:type="gramEnd"/>
      <w:r w:rsidRPr="00CC0C30">
        <w:rPr>
          <w:lang w:val="en-US"/>
        </w:rPr>
        <w:t>_sess</w:t>
      </w:r>
      <w:proofErr w:type="spellEnd"/>
      <w:r w:rsidRPr="00CC0C30">
        <w:rPr>
          <w:lang w:val="en-US"/>
        </w:rPr>
        <w:t>_);</w:t>
      </w:r>
    </w:p>
    <w:p w:rsidR="003D0C9D" w:rsidRPr="00CC0C30" w:rsidRDefault="003D0C9D" w:rsidP="003D0C9D">
      <w:pPr>
        <w:rPr>
          <w:lang w:val="en-US"/>
        </w:rPr>
      </w:pPr>
      <w:r w:rsidRPr="00CC0C30">
        <w:rPr>
          <w:lang w:val="en-US"/>
        </w:rPr>
        <w:t xml:space="preserve">    if(</w:t>
      </w:r>
      <w:proofErr w:type="spellStart"/>
      <w:r w:rsidRPr="00CC0C30">
        <w:rPr>
          <w:lang w:val="en-US"/>
        </w:rPr>
        <w:t>api_</w:t>
      </w:r>
      <w:proofErr w:type="gramStart"/>
      <w:r w:rsidRPr="00CC0C30">
        <w:rPr>
          <w:lang w:val="en-US"/>
        </w:rPr>
        <w:t>ctx.safe</w:t>
      </w:r>
      <w:proofErr w:type="gramEnd"/>
      <w:r w:rsidRPr="00CC0C30">
        <w:rPr>
          <w:lang w:val="en-US"/>
        </w:rPr>
        <w:t>_link</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sge_safe_client_link_destroy</w:t>
      </w:r>
      <w:proofErr w:type="spellEnd"/>
      <w:r w:rsidRPr="00CC0C30">
        <w:rPr>
          <w:lang w:val="en-US"/>
        </w:rPr>
        <w:t>(</w:t>
      </w:r>
      <w:proofErr w:type="spellStart"/>
      <w:r w:rsidRPr="00CC0C30">
        <w:rPr>
          <w:lang w:val="en-US"/>
        </w:rPr>
        <w:t>api_</w:t>
      </w:r>
      <w:proofErr w:type="gramStart"/>
      <w:r w:rsidRPr="00CC0C30">
        <w:rPr>
          <w:lang w:val="en-US"/>
        </w:rPr>
        <w:t>ctx.safe</w:t>
      </w:r>
      <w:proofErr w:type="gramEnd"/>
      <w:r w:rsidRPr="00CC0C30">
        <w:rPr>
          <w:lang w:val="en-US"/>
        </w:rPr>
        <w:t>_link</w:t>
      </w:r>
      <w:proofErr w:type="spellEnd"/>
      <w:r w:rsidRPr="00CC0C30">
        <w:rPr>
          <w:lang w:val="en-US"/>
        </w:rPr>
        <w:t>_);</w:t>
      </w:r>
    </w:p>
    <w:p w:rsidR="003D0C9D" w:rsidRPr="00CC0C30" w:rsidRDefault="003D0C9D" w:rsidP="003D0C9D">
      <w:pPr>
        <w:rPr>
          <w:lang w:val="en-US"/>
        </w:rPr>
      </w:pPr>
      <w:r w:rsidRPr="00CC0C30">
        <w:rPr>
          <w:lang w:val="en-US"/>
        </w:rPr>
        <w:t xml:space="preserve">    if(</w:t>
      </w:r>
      <w:proofErr w:type="spellStart"/>
      <w:r w:rsidRPr="00CC0C30">
        <w:rPr>
          <w:lang w:val="en-US"/>
        </w:rPr>
        <w:t>api_</w:t>
      </w:r>
      <w:proofErr w:type="gramStart"/>
      <w:r w:rsidRPr="00CC0C30">
        <w:rPr>
          <w:lang w:val="en-US"/>
        </w:rPr>
        <w:t>ctx.safe</w:t>
      </w:r>
      <w:proofErr w:type="gramEnd"/>
      <w:r w:rsidRPr="00CC0C30">
        <w:rPr>
          <w:lang w:val="en-US"/>
        </w:rPr>
        <w:t>_api</w:t>
      </w:r>
      <w:proofErr w:type="spellEnd"/>
      <w:r w:rsidRPr="00CC0C30">
        <w:rPr>
          <w:lang w:val="en-US"/>
        </w:rPr>
        <w:t>_)</w:t>
      </w:r>
    </w:p>
    <w:p w:rsidR="003D0C9D" w:rsidRPr="00CC0C30" w:rsidRDefault="003D0C9D" w:rsidP="003D0C9D">
      <w:pPr>
        <w:rPr>
          <w:lang w:val="en-US"/>
        </w:rPr>
      </w:pPr>
      <w:r w:rsidRPr="00CC0C30">
        <w:rPr>
          <w:lang w:val="en-US"/>
        </w:rPr>
        <w:t xml:space="preserve">        </w:t>
      </w:r>
      <w:proofErr w:type="spellStart"/>
      <w:r w:rsidRPr="00CC0C30">
        <w:rPr>
          <w:lang w:val="en-US"/>
        </w:rPr>
        <w:t>sge_safe_client_api_destroy</w:t>
      </w:r>
      <w:proofErr w:type="spellEnd"/>
      <w:r w:rsidRPr="00CC0C30">
        <w:rPr>
          <w:lang w:val="en-US"/>
        </w:rPr>
        <w:t>(</w:t>
      </w:r>
      <w:proofErr w:type="spellStart"/>
      <w:r w:rsidRPr="00CC0C30">
        <w:rPr>
          <w:lang w:val="en-US"/>
        </w:rPr>
        <w:t>api_</w:t>
      </w:r>
      <w:proofErr w:type="gramStart"/>
      <w:r w:rsidRPr="00CC0C30">
        <w:rPr>
          <w:lang w:val="en-US"/>
        </w:rPr>
        <w:t>ctx.safe</w:t>
      </w:r>
      <w:proofErr w:type="gramEnd"/>
      <w:r w:rsidRPr="00CC0C30">
        <w:rPr>
          <w:lang w:val="en-US"/>
        </w:rPr>
        <w:t>_api</w:t>
      </w:r>
      <w:proofErr w:type="spellEnd"/>
      <w:r w:rsidRPr="00CC0C30">
        <w:rPr>
          <w:lang w:val="en-US"/>
        </w:rPr>
        <w:t>_);</w:t>
      </w:r>
    </w:p>
    <w:p w:rsidR="003D0C9D" w:rsidRPr="00CC0C30" w:rsidRDefault="003D0C9D" w:rsidP="003D0C9D">
      <w:pPr>
        <w:rPr>
          <w:lang w:val="en-US"/>
        </w:rPr>
      </w:pPr>
    </w:p>
    <w:p w:rsidR="003D0C9D" w:rsidRPr="00CC0C30" w:rsidRDefault="003D0C9D" w:rsidP="003D0C9D">
      <w:pPr>
        <w:rPr>
          <w:lang w:val="en-US"/>
        </w:rPr>
      </w:pPr>
      <w:r w:rsidRPr="00CC0C30">
        <w:rPr>
          <w:lang w:val="en-US"/>
        </w:rPr>
        <w:t xml:space="preserve">    return 0;</w:t>
      </w:r>
    </w:p>
    <w:p w:rsidR="003D0C9D" w:rsidRPr="00CC0C30" w:rsidRDefault="003D0C9D" w:rsidP="003D0C9D">
      <w:pPr>
        <w:rPr>
          <w:lang w:val="en-US"/>
        </w:rPr>
      </w:pPr>
      <w:r w:rsidRPr="00CC0C30">
        <w:rPr>
          <w:lang w:val="en-US"/>
        </w:rPr>
        <w:t>}</w:t>
      </w:r>
    </w:p>
    <w:p w:rsidR="003D0C9D" w:rsidRDefault="003D0C9D" w:rsidP="003D0C9D">
      <w:pPr>
        <w:pStyle w:val="1"/>
        <w:rPr>
          <w:lang w:val="en-US"/>
        </w:rPr>
      </w:pPr>
      <w:bookmarkStart w:id="556" w:name="_Toc525203453"/>
      <w:bookmarkStart w:id="557" w:name="_Toc15026841"/>
      <w:r>
        <w:rPr>
          <w:rFonts w:hint="eastAsia"/>
          <w:lang w:val="en-US"/>
        </w:rPr>
        <w:t>A</w:t>
      </w:r>
      <w:r>
        <w:rPr>
          <w:lang w:val="en-US"/>
        </w:rPr>
        <w:t>PI</w:t>
      </w:r>
      <w:r>
        <w:rPr>
          <w:rFonts w:hint="eastAsia"/>
          <w:lang w:val="en-US"/>
        </w:rPr>
        <w:t>错误码对照表</w:t>
      </w:r>
      <w:bookmarkEnd w:id="556"/>
      <w:bookmarkEnd w:id="557"/>
    </w:p>
    <w:tbl>
      <w:tblPr>
        <w:tblStyle w:val="afb"/>
        <w:tblW w:w="7372" w:type="dxa"/>
        <w:tblLook w:val="04A0" w:firstRow="1" w:lastRow="0" w:firstColumn="1" w:lastColumn="0" w:noHBand="0" w:noVBand="1"/>
      </w:tblPr>
      <w:tblGrid>
        <w:gridCol w:w="1135"/>
        <w:gridCol w:w="4252"/>
        <w:gridCol w:w="1985"/>
      </w:tblGrid>
      <w:tr w:rsidR="001874EC" w:rsidRPr="006F776D" w:rsidTr="006E3F4D">
        <w:trPr>
          <w:trHeight w:val="285"/>
        </w:trPr>
        <w:tc>
          <w:tcPr>
            <w:tcW w:w="1135" w:type="dxa"/>
            <w:shd w:val="clear" w:color="auto" w:fill="BFBFBF" w:themeFill="background1" w:themeFillShade="BF"/>
            <w:noWrap/>
            <w:hideMark/>
          </w:tcPr>
          <w:p w:rsidR="001874EC" w:rsidRPr="006F776D" w:rsidRDefault="001874EC" w:rsidP="00550DFF">
            <w:pPr>
              <w:wordWrap/>
              <w:ind w:firstLine="0"/>
              <w:jc w:val="left"/>
              <w:rPr>
                <w:lang w:val="en-US"/>
              </w:rPr>
            </w:pPr>
            <w:r w:rsidRPr="006F776D">
              <w:rPr>
                <w:rFonts w:hint="eastAsia"/>
              </w:rPr>
              <w:t>错误码</w:t>
            </w:r>
          </w:p>
        </w:tc>
        <w:tc>
          <w:tcPr>
            <w:tcW w:w="4252" w:type="dxa"/>
            <w:shd w:val="clear" w:color="auto" w:fill="BFBFBF" w:themeFill="background1" w:themeFillShade="BF"/>
            <w:noWrap/>
            <w:hideMark/>
          </w:tcPr>
          <w:p w:rsidR="001874EC" w:rsidRPr="006F776D" w:rsidRDefault="001874EC" w:rsidP="00550DFF">
            <w:pPr>
              <w:wordWrap/>
              <w:ind w:firstLine="0"/>
              <w:jc w:val="left"/>
            </w:pPr>
            <w:r w:rsidRPr="006F776D">
              <w:rPr>
                <w:rFonts w:hint="eastAsia"/>
              </w:rPr>
              <w:t>错误描述</w:t>
            </w:r>
          </w:p>
        </w:tc>
        <w:tc>
          <w:tcPr>
            <w:tcW w:w="1985" w:type="dxa"/>
            <w:shd w:val="clear" w:color="auto" w:fill="BFBFBF" w:themeFill="background1" w:themeFillShade="BF"/>
            <w:noWrap/>
            <w:hideMark/>
          </w:tcPr>
          <w:p w:rsidR="001874EC" w:rsidRPr="006F776D" w:rsidRDefault="001874EC" w:rsidP="00550DFF">
            <w:pPr>
              <w:wordWrap/>
              <w:ind w:firstLine="0"/>
              <w:jc w:val="left"/>
            </w:pPr>
            <w:r w:rsidRPr="006F776D">
              <w:rPr>
                <w:rFonts w:hint="eastAsia"/>
              </w:rPr>
              <w:t>使用情况</w:t>
            </w: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1511</w:t>
            </w:r>
          </w:p>
        </w:tc>
        <w:tc>
          <w:tcPr>
            <w:tcW w:w="4252" w:type="dxa"/>
            <w:noWrap/>
            <w:hideMark/>
          </w:tcPr>
          <w:p w:rsidR="001874EC" w:rsidRPr="006F776D" w:rsidRDefault="001874EC" w:rsidP="00550DFF">
            <w:pPr>
              <w:wordWrap/>
              <w:ind w:firstLine="0"/>
              <w:jc w:val="left"/>
            </w:pPr>
            <w:r w:rsidRPr="006F776D">
              <w:rPr>
                <w:rFonts w:hint="eastAsia"/>
              </w:rPr>
              <w:t>国密内部错误</w:t>
            </w:r>
          </w:p>
        </w:tc>
        <w:tc>
          <w:tcPr>
            <w:tcW w:w="1985" w:type="dxa"/>
            <w:noWrap/>
            <w:hideMark/>
          </w:tcPr>
          <w:p w:rsidR="001874EC" w:rsidRPr="006F776D" w:rsidRDefault="001874EC" w:rsidP="00550DFF">
            <w:pPr>
              <w:wordWrap/>
              <w:ind w:firstLine="0"/>
              <w:jc w:val="left"/>
            </w:pPr>
            <w:r w:rsidRPr="006F776D">
              <w:rPr>
                <w:rFonts w:hint="eastAsia"/>
              </w:rPr>
              <w:t>暂未使用</w:t>
            </w: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1512</w:t>
            </w:r>
          </w:p>
        </w:tc>
        <w:tc>
          <w:tcPr>
            <w:tcW w:w="4252" w:type="dxa"/>
            <w:noWrap/>
            <w:hideMark/>
          </w:tcPr>
          <w:p w:rsidR="001874EC" w:rsidRPr="006F776D" w:rsidRDefault="001874EC" w:rsidP="00550DFF">
            <w:pPr>
              <w:wordWrap/>
              <w:ind w:firstLine="0"/>
              <w:jc w:val="left"/>
            </w:pPr>
            <w:r w:rsidRPr="006F776D">
              <w:rPr>
                <w:rFonts w:hint="eastAsia"/>
              </w:rPr>
              <w:t>交易所</w:t>
            </w:r>
            <w:r>
              <w:rPr>
                <w:rFonts w:hint="eastAsia"/>
              </w:rPr>
              <w:t>ID</w:t>
            </w:r>
            <w:r w:rsidRPr="006F776D">
              <w:rPr>
                <w:rFonts w:hint="eastAsia"/>
              </w:rPr>
              <w:t>填写错误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1513</w:t>
            </w:r>
          </w:p>
        </w:tc>
        <w:tc>
          <w:tcPr>
            <w:tcW w:w="4252" w:type="dxa"/>
            <w:noWrap/>
            <w:hideMark/>
          </w:tcPr>
          <w:p w:rsidR="001874EC" w:rsidRPr="006F776D" w:rsidRDefault="001874EC" w:rsidP="00550DFF">
            <w:pPr>
              <w:wordWrap/>
              <w:ind w:firstLine="0"/>
              <w:jc w:val="left"/>
            </w:pPr>
            <w:r w:rsidRPr="006F776D">
              <w:rPr>
                <w:rFonts w:hint="eastAsia"/>
              </w:rPr>
              <w:t>交易员代码填写错误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1514</w:t>
            </w:r>
          </w:p>
        </w:tc>
        <w:tc>
          <w:tcPr>
            <w:tcW w:w="4252" w:type="dxa"/>
            <w:noWrap/>
            <w:hideMark/>
          </w:tcPr>
          <w:p w:rsidR="001874EC" w:rsidRPr="006F776D" w:rsidRDefault="001874EC" w:rsidP="00550DFF">
            <w:pPr>
              <w:wordWrap/>
              <w:ind w:firstLine="0"/>
              <w:jc w:val="left"/>
            </w:pPr>
            <w:r>
              <w:rPr>
                <w:rFonts w:hint="eastAsia"/>
              </w:rPr>
              <w:t>会话加</w:t>
            </w:r>
            <w:r w:rsidRPr="006F776D">
              <w:rPr>
                <w:rFonts w:hint="eastAsia"/>
              </w:rPr>
              <w:t>密模式错误</w:t>
            </w:r>
          </w:p>
        </w:tc>
        <w:tc>
          <w:tcPr>
            <w:tcW w:w="1985" w:type="dxa"/>
            <w:noWrap/>
            <w:hideMark/>
          </w:tcPr>
          <w:p w:rsidR="001874EC" w:rsidRPr="006F776D" w:rsidRDefault="001874EC" w:rsidP="00550DFF">
            <w:pPr>
              <w:wordWrap/>
              <w:ind w:firstLine="0"/>
              <w:jc w:val="left"/>
            </w:pPr>
            <w:r w:rsidRPr="006F776D">
              <w:rPr>
                <w:rFonts w:hint="eastAsia"/>
              </w:rPr>
              <w:t>暂未使用</w:t>
            </w: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1515</w:t>
            </w:r>
          </w:p>
        </w:tc>
        <w:tc>
          <w:tcPr>
            <w:tcW w:w="4252" w:type="dxa"/>
            <w:noWrap/>
            <w:hideMark/>
          </w:tcPr>
          <w:p w:rsidR="001874EC" w:rsidRPr="006F776D" w:rsidRDefault="001874EC" w:rsidP="00550DFF">
            <w:pPr>
              <w:wordWrap/>
              <w:ind w:firstLine="0"/>
              <w:jc w:val="left"/>
            </w:pPr>
            <w:r>
              <w:rPr>
                <w:rFonts w:hint="eastAsia"/>
              </w:rPr>
              <w:t>交易所</w:t>
            </w:r>
            <w:r w:rsidRPr="006F776D">
              <w:rPr>
                <w:rFonts w:hint="eastAsia"/>
              </w:rPr>
              <w:t>随机数错误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1519</w:t>
            </w:r>
          </w:p>
        </w:tc>
        <w:tc>
          <w:tcPr>
            <w:tcW w:w="4252" w:type="dxa"/>
            <w:noWrap/>
            <w:hideMark/>
          </w:tcPr>
          <w:p w:rsidR="001874EC" w:rsidRPr="006F776D" w:rsidRDefault="001874EC" w:rsidP="00550DFF">
            <w:pPr>
              <w:wordWrap/>
              <w:ind w:firstLine="0"/>
              <w:jc w:val="left"/>
            </w:pPr>
            <w:r w:rsidRPr="006F776D">
              <w:rPr>
                <w:rFonts w:hint="eastAsia"/>
              </w:rPr>
              <w:t>交易员加解密模式设置失败</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1520</w:t>
            </w:r>
          </w:p>
        </w:tc>
        <w:tc>
          <w:tcPr>
            <w:tcW w:w="4252" w:type="dxa"/>
            <w:noWrap/>
            <w:hideMark/>
          </w:tcPr>
          <w:p w:rsidR="001874EC" w:rsidRPr="006F776D" w:rsidRDefault="001874EC" w:rsidP="00550DFF">
            <w:pPr>
              <w:wordWrap/>
              <w:ind w:firstLine="0"/>
              <w:jc w:val="left"/>
            </w:pPr>
            <w:r w:rsidRPr="006F776D">
              <w:rPr>
                <w:rFonts w:hint="eastAsia"/>
              </w:rPr>
              <w:t>设置公</w:t>
            </w:r>
            <w:proofErr w:type="gramStart"/>
            <w:r w:rsidRPr="006F776D">
              <w:rPr>
                <w:rFonts w:hint="eastAsia"/>
              </w:rPr>
              <w:t>钥</w:t>
            </w:r>
            <w:proofErr w:type="gramEnd"/>
            <w:r w:rsidRPr="006F776D">
              <w:rPr>
                <w:rFonts w:hint="eastAsia"/>
              </w:rPr>
              <w:t>失败</w:t>
            </w:r>
          </w:p>
        </w:tc>
        <w:tc>
          <w:tcPr>
            <w:tcW w:w="1985" w:type="dxa"/>
            <w:noWrap/>
            <w:hideMark/>
          </w:tcPr>
          <w:p w:rsidR="001874EC" w:rsidRPr="006F776D" w:rsidRDefault="001874EC" w:rsidP="00550DFF">
            <w:pPr>
              <w:wordWrap/>
              <w:ind w:firstLine="0"/>
              <w:jc w:val="left"/>
            </w:pPr>
            <w:r w:rsidRPr="006F776D">
              <w:rPr>
                <w:rFonts w:hint="eastAsia"/>
              </w:rPr>
              <w:t>暂未使用</w:t>
            </w: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1521</w:t>
            </w:r>
          </w:p>
        </w:tc>
        <w:tc>
          <w:tcPr>
            <w:tcW w:w="4252" w:type="dxa"/>
            <w:noWrap/>
            <w:hideMark/>
          </w:tcPr>
          <w:p w:rsidR="001874EC" w:rsidRPr="006F776D" w:rsidRDefault="001874EC" w:rsidP="00550DFF">
            <w:pPr>
              <w:wordWrap/>
              <w:ind w:firstLine="0"/>
              <w:jc w:val="left"/>
            </w:pPr>
            <w:r w:rsidRPr="006F776D">
              <w:rPr>
                <w:rFonts w:hint="eastAsia"/>
              </w:rPr>
              <w:t>设置设备失败</w:t>
            </w:r>
          </w:p>
        </w:tc>
        <w:tc>
          <w:tcPr>
            <w:tcW w:w="1985" w:type="dxa"/>
            <w:noWrap/>
            <w:hideMark/>
          </w:tcPr>
          <w:p w:rsidR="001874EC" w:rsidRPr="006F776D" w:rsidRDefault="001874EC" w:rsidP="00550DFF">
            <w:pPr>
              <w:wordWrap/>
              <w:ind w:firstLine="0"/>
              <w:jc w:val="left"/>
            </w:pPr>
            <w:r w:rsidRPr="006F776D">
              <w:rPr>
                <w:rFonts w:hint="eastAsia"/>
              </w:rPr>
              <w:t>暂未使用</w:t>
            </w: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1522</w:t>
            </w:r>
          </w:p>
        </w:tc>
        <w:tc>
          <w:tcPr>
            <w:tcW w:w="4252" w:type="dxa"/>
            <w:noWrap/>
            <w:hideMark/>
          </w:tcPr>
          <w:p w:rsidR="001874EC" w:rsidRPr="006F776D" w:rsidRDefault="001874EC" w:rsidP="00550DFF">
            <w:pPr>
              <w:wordWrap/>
              <w:ind w:firstLine="0"/>
              <w:jc w:val="left"/>
            </w:pPr>
            <w:r w:rsidRPr="006F776D">
              <w:rPr>
                <w:rFonts w:hint="eastAsia"/>
              </w:rPr>
              <w:t>初始化</w:t>
            </w:r>
            <w:r w:rsidRPr="006F776D">
              <w:rPr>
                <w:rFonts w:hint="eastAsia"/>
              </w:rPr>
              <w:t>adapter</w:t>
            </w:r>
            <w:r w:rsidRPr="006F776D">
              <w:rPr>
                <w:rFonts w:hint="eastAsia"/>
              </w:rPr>
              <w:t>失败</w:t>
            </w:r>
          </w:p>
        </w:tc>
        <w:tc>
          <w:tcPr>
            <w:tcW w:w="1985" w:type="dxa"/>
            <w:noWrap/>
            <w:hideMark/>
          </w:tcPr>
          <w:p w:rsidR="001874EC" w:rsidRPr="006F776D" w:rsidRDefault="001874EC" w:rsidP="00550DFF">
            <w:pPr>
              <w:wordWrap/>
              <w:ind w:firstLine="0"/>
              <w:jc w:val="left"/>
            </w:pPr>
            <w:r w:rsidRPr="006F776D">
              <w:rPr>
                <w:rFonts w:hint="eastAsia"/>
              </w:rPr>
              <w:t>暂未使用</w:t>
            </w: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1523</w:t>
            </w:r>
          </w:p>
        </w:tc>
        <w:tc>
          <w:tcPr>
            <w:tcW w:w="4252" w:type="dxa"/>
            <w:noWrap/>
            <w:hideMark/>
          </w:tcPr>
          <w:p w:rsidR="001874EC" w:rsidRPr="006F776D" w:rsidRDefault="001874EC" w:rsidP="00550DFF">
            <w:pPr>
              <w:wordWrap/>
              <w:ind w:firstLine="0"/>
              <w:jc w:val="left"/>
            </w:pPr>
            <w:r w:rsidRPr="006F776D">
              <w:rPr>
                <w:rFonts w:hint="eastAsia"/>
              </w:rPr>
              <w:t>身份认证报文中交易所随机数填写错误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1524</w:t>
            </w:r>
          </w:p>
        </w:tc>
        <w:tc>
          <w:tcPr>
            <w:tcW w:w="4252" w:type="dxa"/>
            <w:noWrap/>
            <w:hideMark/>
          </w:tcPr>
          <w:p w:rsidR="001874EC" w:rsidRPr="006F776D" w:rsidRDefault="001874EC" w:rsidP="00550DFF">
            <w:pPr>
              <w:wordWrap/>
              <w:ind w:firstLine="0"/>
              <w:jc w:val="left"/>
            </w:pPr>
            <w:r w:rsidRPr="006F776D">
              <w:rPr>
                <w:rFonts w:hint="eastAsia"/>
              </w:rPr>
              <w:t>交易员随机数长度错误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1525</w:t>
            </w:r>
          </w:p>
        </w:tc>
        <w:tc>
          <w:tcPr>
            <w:tcW w:w="4252" w:type="dxa"/>
            <w:noWrap/>
            <w:hideMark/>
          </w:tcPr>
          <w:p w:rsidR="001874EC" w:rsidRPr="006F776D" w:rsidRDefault="001874EC" w:rsidP="00550DFF">
            <w:pPr>
              <w:wordWrap/>
              <w:ind w:firstLine="0"/>
              <w:jc w:val="left"/>
            </w:pPr>
            <w:r w:rsidRPr="006F776D">
              <w:rPr>
                <w:rFonts w:hint="eastAsia"/>
              </w:rPr>
              <w:t>输入的加解密模式非法</w:t>
            </w:r>
          </w:p>
        </w:tc>
        <w:tc>
          <w:tcPr>
            <w:tcW w:w="1985" w:type="dxa"/>
            <w:noWrap/>
            <w:hideMark/>
          </w:tcPr>
          <w:p w:rsidR="001874EC" w:rsidRPr="006F776D" w:rsidRDefault="001874EC" w:rsidP="00550DFF">
            <w:pPr>
              <w:wordWrap/>
              <w:ind w:firstLine="0"/>
              <w:jc w:val="left"/>
            </w:pPr>
            <w:r>
              <w:rPr>
                <w:rFonts w:hint="eastAsia"/>
              </w:rPr>
              <w:t>暂未</w:t>
            </w:r>
            <w:r>
              <w:t>使用</w:t>
            </w: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1526</w:t>
            </w:r>
          </w:p>
        </w:tc>
        <w:tc>
          <w:tcPr>
            <w:tcW w:w="4252" w:type="dxa"/>
            <w:noWrap/>
            <w:hideMark/>
          </w:tcPr>
          <w:p w:rsidR="001874EC" w:rsidRPr="006F776D" w:rsidRDefault="001874EC" w:rsidP="00550DFF">
            <w:pPr>
              <w:wordWrap/>
              <w:ind w:firstLine="0"/>
              <w:jc w:val="left"/>
            </w:pPr>
            <w:r w:rsidRPr="006F776D">
              <w:rPr>
                <w:rFonts w:hint="eastAsia"/>
              </w:rPr>
              <w:t>检查状态错误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1527</w:t>
            </w:r>
          </w:p>
        </w:tc>
        <w:tc>
          <w:tcPr>
            <w:tcW w:w="4252" w:type="dxa"/>
            <w:noWrap/>
            <w:hideMark/>
          </w:tcPr>
          <w:p w:rsidR="001874EC" w:rsidRPr="006F776D" w:rsidRDefault="001874EC" w:rsidP="00550DFF">
            <w:pPr>
              <w:wordWrap/>
              <w:ind w:firstLine="0"/>
              <w:jc w:val="left"/>
            </w:pPr>
            <w:r w:rsidRPr="006F776D">
              <w:rPr>
                <w:rFonts w:hint="eastAsia"/>
              </w:rPr>
              <w:t>验</w:t>
            </w:r>
            <w:proofErr w:type="gramStart"/>
            <w:r w:rsidRPr="006F776D">
              <w:rPr>
                <w:rFonts w:hint="eastAsia"/>
              </w:rPr>
              <w:t>签失败</w:t>
            </w:r>
            <w:proofErr w:type="gramEnd"/>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1528</w:t>
            </w:r>
          </w:p>
        </w:tc>
        <w:tc>
          <w:tcPr>
            <w:tcW w:w="4252" w:type="dxa"/>
            <w:noWrap/>
            <w:hideMark/>
          </w:tcPr>
          <w:p w:rsidR="001874EC" w:rsidRPr="006F776D" w:rsidRDefault="001874EC" w:rsidP="00550DFF">
            <w:pPr>
              <w:wordWrap/>
              <w:ind w:firstLine="0"/>
              <w:jc w:val="left"/>
            </w:pPr>
            <w:r w:rsidRPr="006F776D">
              <w:rPr>
                <w:rFonts w:hint="eastAsia"/>
              </w:rPr>
              <w:t>状态转换失败</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1529</w:t>
            </w:r>
          </w:p>
        </w:tc>
        <w:tc>
          <w:tcPr>
            <w:tcW w:w="4252" w:type="dxa"/>
            <w:noWrap/>
            <w:hideMark/>
          </w:tcPr>
          <w:p w:rsidR="001874EC" w:rsidRPr="006F776D" w:rsidRDefault="001874EC" w:rsidP="00550DFF">
            <w:pPr>
              <w:wordWrap/>
              <w:ind w:firstLine="0"/>
              <w:jc w:val="left"/>
            </w:pPr>
            <w:r w:rsidRPr="006F776D">
              <w:rPr>
                <w:rFonts w:hint="eastAsia"/>
              </w:rPr>
              <w:t>报文加密失败</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1530</w:t>
            </w:r>
          </w:p>
        </w:tc>
        <w:tc>
          <w:tcPr>
            <w:tcW w:w="4252" w:type="dxa"/>
            <w:noWrap/>
            <w:hideMark/>
          </w:tcPr>
          <w:p w:rsidR="001874EC" w:rsidRPr="006F776D" w:rsidRDefault="001874EC" w:rsidP="00550DFF">
            <w:pPr>
              <w:wordWrap/>
              <w:ind w:firstLine="0"/>
              <w:jc w:val="left"/>
            </w:pPr>
            <w:r w:rsidRPr="006F776D">
              <w:rPr>
                <w:rFonts w:hint="eastAsia"/>
              </w:rPr>
              <w:t>报文解密失败</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1531</w:t>
            </w:r>
          </w:p>
        </w:tc>
        <w:tc>
          <w:tcPr>
            <w:tcW w:w="4252" w:type="dxa"/>
            <w:noWrap/>
            <w:hideMark/>
          </w:tcPr>
          <w:p w:rsidR="001874EC" w:rsidRPr="006F776D" w:rsidRDefault="001874EC" w:rsidP="00550DFF">
            <w:pPr>
              <w:wordWrap/>
              <w:ind w:firstLine="0"/>
              <w:jc w:val="left"/>
            </w:pPr>
            <w:del w:id="558" w:author="xiao liu" w:date="2018-11-30T10:06:00Z">
              <w:r w:rsidRPr="006F776D" w:rsidDel="00753EEE">
                <w:rPr>
                  <w:rFonts w:hint="eastAsia"/>
                </w:rPr>
                <w:delText>交易所</w:delText>
              </w:r>
            </w:del>
            <w:del w:id="559" w:author="xiao liu" w:date="2018-11-30T10:07:00Z">
              <w:r w:rsidRPr="006F776D" w:rsidDel="00753EEE">
                <w:rPr>
                  <w:rFonts w:hint="eastAsia"/>
                </w:rPr>
                <w:delText>模式</w:delText>
              </w:r>
            </w:del>
            <w:del w:id="560" w:author="xiao liu" w:date="2018-12-04T09:16:00Z">
              <w:r w:rsidRPr="006F776D" w:rsidDel="005637DC">
                <w:rPr>
                  <w:rFonts w:hint="eastAsia"/>
                </w:rPr>
                <w:delText>填写错误</w:delText>
              </w:r>
            </w:del>
            <w:ins w:id="561" w:author="xiao liu" w:date="2018-12-04T09:17:00Z">
              <w:r w:rsidR="005637DC">
                <w:rPr>
                  <w:rFonts w:hint="eastAsia"/>
                </w:rPr>
                <w:t>加密模式与</w:t>
              </w:r>
              <w:r w:rsidR="005637DC">
                <w:t>交易所的模式不</w:t>
              </w:r>
              <w:r w:rsidR="005637DC">
                <w:rPr>
                  <w:rFonts w:hint="eastAsia"/>
                </w:rPr>
                <w:t>符</w:t>
              </w:r>
            </w:ins>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1533</w:t>
            </w:r>
          </w:p>
        </w:tc>
        <w:tc>
          <w:tcPr>
            <w:tcW w:w="4252" w:type="dxa"/>
            <w:noWrap/>
            <w:hideMark/>
          </w:tcPr>
          <w:p w:rsidR="001874EC" w:rsidRPr="006F776D" w:rsidRDefault="001874EC" w:rsidP="00550DFF">
            <w:pPr>
              <w:wordWrap/>
              <w:ind w:firstLine="0"/>
              <w:jc w:val="left"/>
            </w:pPr>
            <w:r w:rsidRPr="006F776D">
              <w:rPr>
                <w:rFonts w:hint="eastAsia"/>
              </w:rPr>
              <w:t>会话秘</w:t>
            </w:r>
            <w:proofErr w:type="gramStart"/>
            <w:r w:rsidRPr="006F776D">
              <w:rPr>
                <w:rFonts w:hint="eastAsia"/>
              </w:rPr>
              <w:t>钥</w:t>
            </w:r>
            <w:proofErr w:type="gramEnd"/>
            <w:r w:rsidRPr="006F776D">
              <w:rPr>
                <w:rFonts w:hint="eastAsia"/>
              </w:rPr>
              <w:t>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1534</w:t>
            </w:r>
          </w:p>
        </w:tc>
        <w:tc>
          <w:tcPr>
            <w:tcW w:w="4252" w:type="dxa"/>
            <w:noWrap/>
            <w:hideMark/>
          </w:tcPr>
          <w:p w:rsidR="001874EC" w:rsidRPr="006F776D" w:rsidRDefault="001874EC" w:rsidP="00550DFF">
            <w:pPr>
              <w:wordWrap/>
              <w:ind w:firstLine="0"/>
              <w:jc w:val="left"/>
            </w:pPr>
            <w:r w:rsidRPr="006F776D">
              <w:rPr>
                <w:rFonts w:hint="eastAsia"/>
              </w:rPr>
              <w:t>签名失败</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1535</w:t>
            </w:r>
          </w:p>
        </w:tc>
        <w:tc>
          <w:tcPr>
            <w:tcW w:w="4252" w:type="dxa"/>
            <w:noWrap/>
            <w:hideMark/>
          </w:tcPr>
          <w:p w:rsidR="001874EC" w:rsidRPr="006F776D" w:rsidRDefault="001874EC" w:rsidP="00550DFF">
            <w:pPr>
              <w:wordWrap/>
              <w:ind w:firstLine="0"/>
              <w:jc w:val="left"/>
            </w:pPr>
            <w:r w:rsidRPr="006F776D">
              <w:rPr>
                <w:rFonts w:hint="eastAsia"/>
              </w:rPr>
              <w:t>生成随机数失败</w:t>
            </w:r>
          </w:p>
        </w:tc>
        <w:tc>
          <w:tcPr>
            <w:tcW w:w="1985" w:type="dxa"/>
            <w:noWrap/>
            <w:hideMark/>
          </w:tcPr>
          <w:p w:rsidR="001874EC" w:rsidRPr="006F776D" w:rsidRDefault="001874EC" w:rsidP="00550DFF">
            <w:pPr>
              <w:wordWrap/>
              <w:ind w:firstLine="0"/>
              <w:jc w:val="left"/>
            </w:pPr>
          </w:p>
        </w:tc>
      </w:tr>
      <w:tr w:rsidR="003B5DB6" w:rsidRPr="006F776D" w:rsidTr="006E3F4D">
        <w:trPr>
          <w:trHeight w:val="285"/>
          <w:ins w:id="562" w:author="DELL-PC" w:date="2019-03-18T14:27:00Z"/>
        </w:trPr>
        <w:tc>
          <w:tcPr>
            <w:tcW w:w="1135" w:type="dxa"/>
            <w:noWrap/>
          </w:tcPr>
          <w:p w:rsidR="003B5DB6" w:rsidRPr="006F776D" w:rsidRDefault="003B5DB6" w:rsidP="00550DFF">
            <w:pPr>
              <w:wordWrap/>
              <w:ind w:firstLine="0"/>
              <w:rPr>
                <w:ins w:id="563" w:author="DELL-PC" w:date="2019-03-18T14:27:00Z"/>
              </w:rPr>
            </w:pPr>
            <w:ins w:id="564" w:author="DELL-PC" w:date="2019-03-18T14:27:00Z">
              <w:r>
                <w:rPr>
                  <w:rFonts w:hint="eastAsia"/>
                </w:rPr>
                <w:t>1</w:t>
              </w:r>
              <w:r>
                <w:t>536</w:t>
              </w:r>
            </w:ins>
          </w:p>
        </w:tc>
        <w:tc>
          <w:tcPr>
            <w:tcW w:w="4252" w:type="dxa"/>
            <w:noWrap/>
          </w:tcPr>
          <w:p w:rsidR="003B5DB6" w:rsidRPr="006F776D" w:rsidRDefault="00FA365B" w:rsidP="00550DFF">
            <w:pPr>
              <w:wordWrap/>
              <w:ind w:firstLine="0"/>
              <w:rPr>
                <w:ins w:id="565" w:author="DELL-PC" w:date="2019-03-18T14:27:00Z"/>
              </w:rPr>
            </w:pPr>
            <w:ins w:id="566" w:author="DELL-PC" w:date="2019-03-18T14:37:00Z">
              <w:r>
                <w:rPr>
                  <w:rFonts w:hint="eastAsia"/>
                </w:rPr>
                <w:t>安全会话</w:t>
              </w:r>
            </w:ins>
            <w:ins w:id="567" w:author="DELL-PC" w:date="2019-03-18T14:28:00Z">
              <w:r w:rsidR="003B5DB6">
                <w:rPr>
                  <w:rFonts w:hint="eastAsia"/>
                </w:rPr>
                <w:t>状态</w:t>
              </w:r>
            </w:ins>
            <w:ins w:id="568" w:author="DELL-PC" w:date="2019-03-18T14:37:00Z">
              <w:r w:rsidR="0021091F">
                <w:rPr>
                  <w:rFonts w:hint="eastAsia"/>
                </w:rPr>
                <w:t>转换</w:t>
              </w:r>
              <w:r>
                <w:rPr>
                  <w:rFonts w:hint="eastAsia"/>
                </w:rPr>
                <w:t>错误</w:t>
              </w:r>
            </w:ins>
          </w:p>
        </w:tc>
        <w:tc>
          <w:tcPr>
            <w:tcW w:w="1985" w:type="dxa"/>
            <w:noWrap/>
          </w:tcPr>
          <w:p w:rsidR="003B5DB6" w:rsidRPr="006F776D" w:rsidRDefault="003B5DB6" w:rsidP="00550DFF">
            <w:pPr>
              <w:wordWrap/>
              <w:ind w:firstLine="0"/>
              <w:rPr>
                <w:ins w:id="569" w:author="DELL-PC" w:date="2019-03-18T14:27:00Z"/>
              </w:rPr>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1588</w:t>
            </w:r>
          </w:p>
        </w:tc>
        <w:tc>
          <w:tcPr>
            <w:tcW w:w="4252" w:type="dxa"/>
            <w:noWrap/>
            <w:hideMark/>
          </w:tcPr>
          <w:p w:rsidR="001874EC" w:rsidRPr="006F776D" w:rsidRDefault="001874EC" w:rsidP="00550DFF">
            <w:pPr>
              <w:wordWrap/>
              <w:ind w:firstLine="0"/>
              <w:jc w:val="left"/>
            </w:pPr>
            <w:proofErr w:type="gramStart"/>
            <w:r w:rsidRPr="006F776D">
              <w:rPr>
                <w:rFonts w:hint="eastAsia"/>
              </w:rPr>
              <w:t>加密机</w:t>
            </w:r>
            <w:proofErr w:type="gramEnd"/>
            <w:r w:rsidRPr="006F776D">
              <w:rPr>
                <w:rFonts w:hint="eastAsia"/>
              </w:rPr>
              <w:t>网络错误</w:t>
            </w:r>
          </w:p>
        </w:tc>
        <w:tc>
          <w:tcPr>
            <w:tcW w:w="1985" w:type="dxa"/>
            <w:noWrap/>
            <w:hideMark/>
          </w:tcPr>
          <w:p w:rsidR="001874EC" w:rsidRPr="006F776D" w:rsidRDefault="001874EC" w:rsidP="00550DFF">
            <w:pPr>
              <w:wordWrap/>
              <w:ind w:firstLine="0"/>
              <w:jc w:val="left"/>
            </w:pPr>
          </w:p>
        </w:tc>
      </w:tr>
      <w:tr w:rsidR="001874EC" w:rsidRPr="006F776D" w:rsidTr="006E3F4D">
        <w:trPr>
          <w:trHeight w:val="285"/>
        </w:trPr>
        <w:tc>
          <w:tcPr>
            <w:tcW w:w="1135" w:type="dxa"/>
            <w:noWrap/>
            <w:hideMark/>
          </w:tcPr>
          <w:p w:rsidR="001874EC" w:rsidRPr="006F776D" w:rsidRDefault="001874EC" w:rsidP="00550DFF">
            <w:pPr>
              <w:wordWrap/>
              <w:ind w:firstLine="0"/>
              <w:jc w:val="left"/>
            </w:pPr>
            <w:r w:rsidRPr="006F776D">
              <w:rPr>
                <w:rFonts w:hint="eastAsia"/>
              </w:rPr>
              <w:t>1599</w:t>
            </w:r>
          </w:p>
        </w:tc>
        <w:tc>
          <w:tcPr>
            <w:tcW w:w="4252" w:type="dxa"/>
            <w:noWrap/>
            <w:hideMark/>
          </w:tcPr>
          <w:p w:rsidR="001874EC" w:rsidRPr="006F776D" w:rsidRDefault="001874EC" w:rsidP="00550DFF">
            <w:pPr>
              <w:wordWrap/>
              <w:ind w:firstLine="0"/>
              <w:jc w:val="left"/>
            </w:pPr>
            <w:r w:rsidRPr="006F776D">
              <w:rPr>
                <w:rFonts w:hint="eastAsia"/>
              </w:rPr>
              <w:t>内部错误</w:t>
            </w:r>
          </w:p>
        </w:tc>
        <w:tc>
          <w:tcPr>
            <w:tcW w:w="1985" w:type="dxa"/>
            <w:noWrap/>
            <w:hideMark/>
          </w:tcPr>
          <w:p w:rsidR="001874EC" w:rsidRPr="006F776D" w:rsidRDefault="001874EC" w:rsidP="00550DFF">
            <w:pPr>
              <w:wordWrap/>
              <w:ind w:firstLine="0"/>
              <w:jc w:val="left"/>
            </w:pPr>
          </w:p>
        </w:tc>
      </w:tr>
      <w:bookmarkEnd w:id="425"/>
    </w:tbl>
    <w:p w:rsidR="003D0C9D" w:rsidRPr="005035B1" w:rsidRDefault="003D0C9D" w:rsidP="003D0C9D">
      <w:pPr>
        <w:rPr>
          <w:lang w:val="en-US"/>
        </w:rPr>
      </w:pPr>
    </w:p>
    <w:sectPr w:rsidR="003D0C9D" w:rsidRPr="005035B1" w:rsidSect="007430B7">
      <w:headerReference w:type="even" r:id="rId17"/>
      <w:headerReference w:type="default" r:id="rId18"/>
      <w:pgSz w:w="11906" w:h="16838"/>
      <w:pgMar w:top="1440" w:right="1797" w:bottom="1440" w:left="1797" w:header="851" w:footer="992" w:gutter="0"/>
      <w:pgNumType w:start="1"/>
      <w:cols w:space="720"/>
      <w:docGrid w:type="linesAndChars" w:linePitch="319" w:charSpace="1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40A1" w:rsidRDefault="001F40A1">
      <w:r>
        <w:separator/>
      </w:r>
    </w:p>
  </w:endnote>
  <w:endnote w:type="continuationSeparator" w:id="0">
    <w:p w:rsidR="001F40A1" w:rsidRDefault="001F4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Sans Serif">
    <w:altName w:val="Arial"/>
    <w:panose1 w:val="00000000000000000000"/>
    <w:charset w:val="00"/>
    <w:family w:val="decorative"/>
    <w:notTrueType/>
    <w:pitch w:val="default"/>
    <w:sig w:usb0="00000000"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swiss"/>
    <w:pitch w:val="default"/>
    <w:sig w:usb0="00000000" w:usb1="00000000" w:usb2="00000010" w:usb3="00000000" w:csb0="00040000" w:csb1="00000000"/>
  </w:font>
  <w:font w:name="Futura Bk">
    <w:altName w:val="Segoe Print"/>
    <w:charset w:val="00"/>
    <w:family w:val="decorative"/>
    <w:pitch w:val="default"/>
    <w:sig w:usb0="00000000" w:usb1="00000000" w:usb2="00000000" w:usb3="00000000" w:csb0="0000009F" w:csb1="00000000"/>
  </w:font>
  <w:font w:name="Garamond">
    <w:altName w:val="PMingLiU"/>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8AE" w:rsidRDefault="000F48AE">
    <w:pPr>
      <w:pStyle w:val="ad"/>
      <w:ind w:firstLine="0"/>
      <w:jc w:val="center"/>
    </w:pPr>
    <w:r>
      <w:fldChar w:fldCharType="begin"/>
    </w:r>
    <w:r>
      <w:rPr>
        <w:rStyle w:val="a8"/>
      </w:rPr>
      <w:instrText xml:space="preserve"> PAGE </w:instrText>
    </w:r>
    <w:r>
      <w:fldChar w:fldCharType="separate"/>
    </w:r>
    <w:r>
      <w:rPr>
        <w:rStyle w:val="a8"/>
        <w:noProof/>
      </w:rPr>
      <w:t>ii</w:t>
    </w:r>
    <w:r>
      <w:fldChar w:fldCharType="end"/>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40A1" w:rsidRDefault="001F40A1">
      <w:r>
        <w:separator/>
      </w:r>
    </w:p>
  </w:footnote>
  <w:footnote w:type="continuationSeparator" w:id="0">
    <w:p w:rsidR="001F40A1" w:rsidRDefault="001F4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8AE" w:rsidRPr="00584A77" w:rsidRDefault="001F40A1" w:rsidP="00584A77">
    <w:pPr>
      <w:pStyle w:val="aa"/>
    </w:pPr>
    <w:r>
      <w:fldChar w:fldCharType="begin"/>
    </w:r>
    <w:r>
      <w:instrText xml:space="preserve"> DOCPROPERTY  REQT  \* MERGEFORMAT </w:instrText>
    </w:r>
    <w:r>
      <w:fldChar w:fldCharType="separate"/>
    </w:r>
    <w:r w:rsidR="000F48AE">
      <w:rPr>
        <w:rFonts w:hint="eastAsia"/>
      </w:rPr>
      <w:t>上海黄金交易所核心交易系统接口</w:t>
    </w:r>
    <w:r w:rsidR="000F48AE">
      <w:rPr>
        <w:rFonts w:hint="eastAsia"/>
      </w:rPr>
      <w:t>API</w:t>
    </w:r>
    <w:r w:rsidR="000F48AE">
      <w:rPr>
        <w:rFonts w:hint="eastAsia"/>
      </w:rPr>
      <w:t>使用手册</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8AE" w:rsidRDefault="000F48AE">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8AE" w:rsidRDefault="000F48A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8AE" w:rsidRPr="0043441F" w:rsidRDefault="001F40A1" w:rsidP="00842C5D">
    <w:pPr>
      <w:pStyle w:val="aa"/>
    </w:pPr>
    <w:r>
      <w:fldChar w:fldCharType="begin"/>
    </w:r>
    <w:r>
      <w:instrText xml:space="preserve"> DOCPROPERTY  REQT  \* MERGEFORMAT </w:instrText>
    </w:r>
    <w:r>
      <w:fldChar w:fldCharType="separate"/>
    </w:r>
    <w:r w:rsidR="000F48AE">
      <w:rPr>
        <w:rFonts w:hint="eastAsia"/>
      </w:rPr>
      <w:t>上海黄金交易所核心交易系统安全接口</w:t>
    </w:r>
    <w:r w:rsidR="000F48AE">
      <w:rPr>
        <w:rFonts w:hint="eastAsia"/>
      </w:rPr>
      <w:t>API</w:t>
    </w:r>
    <w:r w:rsidR="000F48AE">
      <w:rPr>
        <w:rFonts w:hint="eastAsia"/>
      </w:rPr>
      <w:t>使用手册</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6333A"/>
    <w:multiLevelType w:val="singleLevel"/>
    <w:tmpl w:val="55FB7072"/>
    <w:lvl w:ilvl="0">
      <w:start w:val="1"/>
      <w:numFmt w:val="decimal"/>
      <w:suff w:val="space"/>
      <w:lvlText w:val="%1）"/>
      <w:lvlJc w:val="left"/>
      <w:pPr>
        <w:tabs>
          <w:tab w:val="num" w:pos="0"/>
        </w:tabs>
        <w:ind w:left="0" w:firstLine="0"/>
      </w:pPr>
      <w:rPr>
        <w:rFonts w:ascii="宋体" w:eastAsia="宋体" w:hAnsi="宋体" w:cs="宋体" w:hint="default"/>
      </w:rPr>
    </w:lvl>
  </w:abstractNum>
  <w:abstractNum w:abstractNumId="1" w15:restartNumberingAfterBreak="0">
    <w:nsid w:val="216D1019"/>
    <w:multiLevelType w:val="multilevel"/>
    <w:tmpl w:val="216D1019"/>
    <w:lvl w:ilvl="0">
      <w:start w:val="1"/>
      <w:numFmt w:val="bullet"/>
      <w:lvlText w:val=""/>
      <w:lvlJc w:val="left"/>
      <w:pPr>
        <w:tabs>
          <w:tab w:val="num" w:pos="850"/>
        </w:tabs>
        <w:ind w:left="850" w:hanging="389"/>
      </w:pPr>
      <w:rPr>
        <w:rFonts w:ascii="Wingdings" w:hAnsi="Wingdings" w:hint="default"/>
      </w:rPr>
    </w:lvl>
    <w:lvl w:ilvl="1">
      <w:start w:val="1"/>
      <w:numFmt w:val="bullet"/>
      <w:lvlText w:val=""/>
      <w:lvlJc w:val="left"/>
      <w:pPr>
        <w:tabs>
          <w:tab w:val="num" w:pos="2448"/>
        </w:tabs>
        <w:ind w:left="2448" w:hanging="420"/>
      </w:pPr>
      <w:rPr>
        <w:rFonts w:ascii="Wingdings" w:hAnsi="Wingdings" w:hint="default"/>
      </w:rPr>
    </w:lvl>
    <w:lvl w:ilvl="2">
      <w:start w:val="1"/>
      <w:numFmt w:val="bullet"/>
      <w:lvlText w:val=""/>
      <w:lvlJc w:val="left"/>
      <w:pPr>
        <w:tabs>
          <w:tab w:val="num" w:pos="2868"/>
        </w:tabs>
        <w:ind w:left="2868" w:hanging="420"/>
      </w:pPr>
      <w:rPr>
        <w:rFonts w:ascii="Wingdings" w:hAnsi="Wingdings" w:hint="default"/>
      </w:rPr>
    </w:lvl>
    <w:lvl w:ilvl="3">
      <w:start w:val="1"/>
      <w:numFmt w:val="bullet"/>
      <w:lvlText w:val=""/>
      <w:lvlJc w:val="left"/>
      <w:pPr>
        <w:tabs>
          <w:tab w:val="num" w:pos="3288"/>
        </w:tabs>
        <w:ind w:left="3288" w:hanging="420"/>
      </w:pPr>
      <w:rPr>
        <w:rFonts w:ascii="Wingdings" w:hAnsi="Wingdings" w:hint="default"/>
      </w:rPr>
    </w:lvl>
    <w:lvl w:ilvl="4">
      <w:start w:val="1"/>
      <w:numFmt w:val="bullet"/>
      <w:lvlText w:val=""/>
      <w:lvlJc w:val="left"/>
      <w:pPr>
        <w:tabs>
          <w:tab w:val="num" w:pos="3708"/>
        </w:tabs>
        <w:ind w:left="3708" w:hanging="420"/>
      </w:pPr>
      <w:rPr>
        <w:rFonts w:ascii="Wingdings" w:hAnsi="Wingdings" w:hint="default"/>
      </w:rPr>
    </w:lvl>
    <w:lvl w:ilvl="5">
      <w:start w:val="1"/>
      <w:numFmt w:val="bullet"/>
      <w:lvlText w:val=""/>
      <w:lvlJc w:val="left"/>
      <w:pPr>
        <w:tabs>
          <w:tab w:val="num" w:pos="4128"/>
        </w:tabs>
        <w:ind w:left="4128" w:hanging="420"/>
      </w:pPr>
      <w:rPr>
        <w:rFonts w:ascii="Wingdings" w:hAnsi="Wingdings" w:hint="default"/>
      </w:rPr>
    </w:lvl>
    <w:lvl w:ilvl="6">
      <w:start w:val="1"/>
      <w:numFmt w:val="bullet"/>
      <w:lvlText w:val=""/>
      <w:lvlJc w:val="left"/>
      <w:pPr>
        <w:tabs>
          <w:tab w:val="num" w:pos="4548"/>
        </w:tabs>
        <w:ind w:left="4548" w:hanging="420"/>
      </w:pPr>
      <w:rPr>
        <w:rFonts w:ascii="Wingdings" w:hAnsi="Wingdings" w:hint="default"/>
      </w:rPr>
    </w:lvl>
    <w:lvl w:ilvl="7">
      <w:start w:val="1"/>
      <w:numFmt w:val="bullet"/>
      <w:lvlText w:val=""/>
      <w:lvlJc w:val="left"/>
      <w:pPr>
        <w:tabs>
          <w:tab w:val="num" w:pos="4968"/>
        </w:tabs>
        <w:ind w:left="4968" w:hanging="420"/>
      </w:pPr>
      <w:rPr>
        <w:rFonts w:ascii="Wingdings" w:hAnsi="Wingdings" w:hint="default"/>
      </w:rPr>
    </w:lvl>
    <w:lvl w:ilvl="8">
      <w:start w:val="1"/>
      <w:numFmt w:val="bullet"/>
      <w:lvlText w:val=""/>
      <w:lvlJc w:val="left"/>
      <w:pPr>
        <w:tabs>
          <w:tab w:val="num" w:pos="5388"/>
        </w:tabs>
        <w:ind w:left="5388" w:hanging="420"/>
      </w:pPr>
      <w:rPr>
        <w:rFonts w:ascii="Wingdings" w:hAnsi="Wingdings" w:hint="default"/>
      </w:rPr>
    </w:lvl>
  </w:abstractNum>
  <w:abstractNum w:abstractNumId="2" w15:restartNumberingAfterBreak="0">
    <w:nsid w:val="22D02F86"/>
    <w:multiLevelType w:val="multilevel"/>
    <w:tmpl w:val="22D02F86"/>
    <w:lvl w:ilvl="0">
      <w:start w:val="1"/>
      <w:numFmt w:val="decimal"/>
      <w:lvlText w:val="%1."/>
      <w:lvlJc w:val="left"/>
      <w:pPr>
        <w:ind w:left="425" w:hanging="425"/>
      </w:pPr>
      <w:rPr>
        <w:b/>
        <w:sz w:val="32"/>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4."/>
      <w:lvlJc w:val="left"/>
      <w:pPr>
        <w:ind w:left="360" w:hanging="360"/>
      </w:pPr>
      <w:rPr>
        <w:rFonts w:hint="default"/>
      </w:rPr>
    </w:lvl>
    <w:lvl w:ilvl="4">
      <w:numFmt w:val="decimal"/>
      <w:lvlText w:val="%5."/>
      <w:lvlJc w:val="left"/>
      <w:pPr>
        <w:ind w:left="360" w:hanging="360"/>
      </w:pPr>
      <w:rPr>
        <w:rFonts w:hint="default"/>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2E6D53A6"/>
    <w:multiLevelType w:val="hybridMultilevel"/>
    <w:tmpl w:val="7ABAB8BA"/>
    <w:lvl w:ilvl="0" w:tplc="1C622510">
      <w:start w:val="1"/>
      <w:numFmt w:val="decimal"/>
      <w:lvlText w:val="%1."/>
      <w:lvlJc w:val="left"/>
      <w:pPr>
        <w:ind w:left="840" w:hanging="420"/>
      </w:pPr>
      <w:rPr>
        <w:rFonts w:ascii="Calibri" w:hAnsi="Calibri"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F3B7732"/>
    <w:multiLevelType w:val="multilevel"/>
    <w:tmpl w:val="198211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48490F"/>
    <w:multiLevelType w:val="multilevel"/>
    <w:tmpl w:val="557E230A"/>
    <w:lvl w:ilvl="0">
      <w:start w:val="1"/>
      <w:numFmt w:val="decimal"/>
      <w:pStyle w:val="-0303"/>
      <w:lvlText w:val="%1）"/>
      <w:lvlJc w:val="left"/>
      <w:pPr>
        <w:tabs>
          <w:tab w:val="num" w:pos="432"/>
        </w:tabs>
        <w:ind w:left="432" w:hanging="432"/>
      </w:pPr>
      <w:rPr>
        <w:rFonts w:cs="宋体" w:hint="default"/>
      </w:rPr>
    </w:lvl>
    <w:lvl w:ilvl="1">
      <w:start w:val="1"/>
      <w:numFmt w:val="decimal"/>
      <w:suff w:val="nothing"/>
      <w:lvlText w:val="%1.%2."/>
      <w:lvlJc w:val="left"/>
      <w:pPr>
        <w:ind w:left="576" w:hanging="576"/>
      </w:pPr>
      <w:rPr>
        <w:rFonts w:ascii="宋体" w:eastAsia="宋体" w:hAnsi="宋体" w:cs="宋体" w:hint="default"/>
      </w:rPr>
    </w:lvl>
    <w:lvl w:ilvl="2">
      <w:start w:val="1"/>
      <w:numFmt w:val="decimal"/>
      <w:suff w:val="space"/>
      <w:lvlText w:val="%1.%2.%3"/>
      <w:lvlJc w:val="left"/>
      <w:pPr>
        <w:ind w:left="720" w:hanging="720"/>
      </w:pPr>
      <w:rPr>
        <w:rFonts w:ascii="宋体" w:eastAsia="宋体" w:hAnsi="宋体" w:cs="宋体" w:hint="default"/>
      </w:rPr>
    </w:lvl>
    <w:lvl w:ilvl="3">
      <w:start w:val="1"/>
      <w:numFmt w:val="decimal"/>
      <w:lvlText w:val="%4."/>
      <w:lvlJc w:val="left"/>
      <w:pPr>
        <w:ind w:left="408" w:hanging="408"/>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44C90843"/>
    <w:multiLevelType w:val="multilevel"/>
    <w:tmpl w:val="44C90843"/>
    <w:lvl w:ilvl="0">
      <w:start w:val="1"/>
      <w:numFmt w:val="decimal"/>
      <w:lvlText w:val="%1."/>
      <w:lvlJc w:val="right"/>
      <w:pPr>
        <w:tabs>
          <w:tab w:val="num" w:pos="227"/>
        </w:tabs>
        <w:ind w:left="0" w:firstLine="22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48814C44"/>
    <w:multiLevelType w:val="hybridMultilevel"/>
    <w:tmpl w:val="0BE489CA"/>
    <w:lvl w:ilvl="0" w:tplc="67CC7BCE">
      <w:start w:val="1"/>
      <w:numFmt w:val="decimal"/>
      <w:lvlText w:val="%1."/>
      <w:lvlJc w:val="left"/>
      <w:pPr>
        <w:ind w:left="1076" w:hanging="645"/>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8" w15:restartNumberingAfterBreak="0">
    <w:nsid w:val="55FA5945"/>
    <w:multiLevelType w:val="singleLevel"/>
    <w:tmpl w:val="55FA5945"/>
    <w:lvl w:ilvl="0">
      <w:start w:val="1"/>
      <w:numFmt w:val="decimal"/>
      <w:suff w:val="nothing"/>
      <w:lvlText w:val="%1."/>
      <w:lvlJc w:val="left"/>
    </w:lvl>
  </w:abstractNum>
  <w:abstractNum w:abstractNumId="9" w15:restartNumberingAfterBreak="0">
    <w:nsid w:val="55FB86B5"/>
    <w:multiLevelType w:val="multilevel"/>
    <w:tmpl w:val="4C7E13AE"/>
    <w:lvl w:ilvl="0">
      <w:start w:val="1"/>
      <w:numFmt w:val="decimal"/>
      <w:lvlText w:val="%1"/>
      <w:lvlJc w:val="left"/>
      <w:pPr>
        <w:tabs>
          <w:tab w:val="num" w:pos="432"/>
        </w:tabs>
        <w:ind w:left="432" w:hanging="432"/>
      </w:pPr>
      <w:rPr>
        <w:rFonts w:hint="default"/>
      </w:rPr>
    </w:lvl>
    <w:lvl w:ilvl="1">
      <w:start w:val="1"/>
      <w:numFmt w:val="decimal"/>
      <w:suff w:val="nothing"/>
      <w:lvlText w:val="%1.%2."/>
      <w:lvlJc w:val="left"/>
      <w:pPr>
        <w:ind w:left="576" w:hanging="576"/>
      </w:pPr>
      <w:rPr>
        <w:rFonts w:ascii="宋体" w:eastAsia="宋体" w:hAnsi="宋体" w:cs="宋体" w:hint="default"/>
      </w:rPr>
    </w:lvl>
    <w:lvl w:ilvl="2">
      <w:start w:val="1"/>
      <w:numFmt w:val="decimal"/>
      <w:lvlRestart w:val="1"/>
      <w:suff w:val="space"/>
      <w:lvlText w:val="%1.%2.%3"/>
      <w:lvlJc w:val="left"/>
      <w:pPr>
        <w:ind w:left="720" w:hanging="720"/>
      </w:pPr>
      <w:rPr>
        <w:rFonts w:ascii="宋体" w:eastAsia="宋体" w:hAnsi="宋体" w:cs="宋体" w:hint="default"/>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15:restartNumberingAfterBreak="0">
    <w:nsid w:val="5603C09E"/>
    <w:multiLevelType w:val="singleLevel"/>
    <w:tmpl w:val="5603C09E"/>
    <w:lvl w:ilvl="0">
      <w:start w:val="1"/>
      <w:numFmt w:val="decimal"/>
      <w:suff w:val="nothing"/>
      <w:lvlText w:val="%1．"/>
      <w:lvlJc w:val="left"/>
      <w:pPr>
        <w:ind w:left="0" w:firstLine="400"/>
      </w:pPr>
      <w:rPr>
        <w:rFonts w:hint="default"/>
      </w:rPr>
    </w:lvl>
  </w:abstractNum>
  <w:abstractNum w:abstractNumId="11" w15:restartNumberingAfterBreak="0">
    <w:nsid w:val="563092D6"/>
    <w:multiLevelType w:val="singleLevel"/>
    <w:tmpl w:val="563092D6"/>
    <w:lvl w:ilvl="0">
      <w:start w:val="1"/>
      <w:numFmt w:val="decimal"/>
      <w:suff w:val="nothing"/>
      <w:lvlText w:val="%1."/>
      <w:lvlJc w:val="left"/>
    </w:lvl>
  </w:abstractNum>
  <w:abstractNum w:abstractNumId="12" w15:restartNumberingAfterBreak="0">
    <w:nsid w:val="565285F6"/>
    <w:multiLevelType w:val="multilevel"/>
    <w:tmpl w:val="64823AA6"/>
    <w:lvl w:ilvl="0">
      <w:start w:val="1"/>
      <w:numFmt w:val="decimal"/>
      <w:pStyle w:val="1"/>
      <w:lvlText w:val="%1. "/>
      <w:lvlJc w:val="left"/>
      <w:pPr>
        <w:ind w:left="425" w:hanging="425"/>
      </w:pPr>
      <w:rPr>
        <w:rFonts w:ascii="Calibri" w:eastAsia="宋体" w:hAnsi="Calibri" w:cs="宋体" w:hint="default"/>
        <w:b/>
        <w:i w:val="0"/>
        <w:sz w:val="32"/>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tabs>
          <w:tab w:val="num" w:pos="425"/>
        </w:tabs>
        <w:ind w:left="567" w:hanging="567"/>
      </w:pPr>
      <w:rPr>
        <w:rFonts w:hint="eastAsia"/>
      </w:rPr>
    </w:lvl>
    <w:lvl w:ilvl="4">
      <w:start w:val="1"/>
      <w:numFmt w:val="decimal"/>
      <w:lvlText w:val="%1.%2.%3.%4.%5"/>
      <w:lvlJc w:val="left"/>
      <w:pPr>
        <w:tabs>
          <w:tab w:val="num" w:pos="425"/>
        </w:tabs>
        <w:ind w:left="567" w:hanging="567"/>
      </w:pPr>
      <w:rPr>
        <w:rFonts w:hint="eastAsia"/>
      </w:rPr>
    </w:lvl>
    <w:lvl w:ilvl="5">
      <w:start w:val="1"/>
      <w:numFmt w:val="decimal"/>
      <w:lvlText w:val="%1.%2.%3.%4.%5.%6"/>
      <w:lvlJc w:val="left"/>
      <w:pPr>
        <w:tabs>
          <w:tab w:val="num" w:pos="425"/>
        </w:tabs>
        <w:ind w:left="567" w:hanging="567"/>
      </w:pPr>
      <w:rPr>
        <w:rFonts w:hint="eastAsia"/>
      </w:rPr>
    </w:lvl>
    <w:lvl w:ilvl="6">
      <w:start w:val="1"/>
      <w:numFmt w:val="decimal"/>
      <w:lvlText w:val="%1.%2.%3.%4.%5.%6.%7"/>
      <w:lvlJc w:val="left"/>
      <w:pPr>
        <w:tabs>
          <w:tab w:val="num" w:pos="425"/>
        </w:tabs>
        <w:ind w:left="567" w:hanging="567"/>
      </w:pPr>
      <w:rPr>
        <w:rFonts w:hint="eastAsia"/>
      </w:rPr>
    </w:lvl>
    <w:lvl w:ilvl="7">
      <w:start w:val="1"/>
      <w:numFmt w:val="decimal"/>
      <w:lvlText w:val="%1.%2.%3.%4.%5.%6.%7.%8"/>
      <w:lvlJc w:val="left"/>
      <w:pPr>
        <w:tabs>
          <w:tab w:val="num" w:pos="425"/>
        </w:tabs>
        <w:ind w:left="567" w:hanging="567"/>
      </w:pPr>
      <w:rPr>
        <w:rFonts w:hint="eastAsia"/>
      </w:rPr>
    </w:lvl>
    <w:lvl w:ilvl="8">
      <w:start w:val="1"/>
      <w:numFmt w:val="decimal"/>
      <w:lvlText w:val="%9."/>
      <w:lvlJc w:val="left"/>
      <w:pPr>
        <w:tabs>
          <w:tab w:val="num" w:pos="425"/>
        </w:tabs>
        <w:ind w:left="567" w:hanging="567"/>
      </w:pPr>
      <w:rPr>
        <w:rFonts w:hint="eastAsia"/>
      </w:rPr>
    </w:lvl>
  </w:abstractNum>
  <w:abstractNum w:abstractNumId="13" w15:restartNumberingAfterBreak="0">
    <w:nsid w:val="5673AC20"/>
    <w:multiLevelType w:val="singleLevel"/>
    <w:tmpl w:val="5673AC20"/>
    <w:lvl w:ilvl="0">
      <w:start w:val="1"/>
      <w:numFmt w:val="decimal"/>
      <w:suff w:val="nothing"/>
      <w:lvlText w:val="%1."/>
      <w:lvlJc w:val="left"/>
    </w:lvl>
  </w:abstractNum>
  <w:abstractNum w:abstractNumId="14" w15:restartNumberingAfterBreak="0">
    <w:nsid w:val="5673ACB8"/>
    <w:multiLevelType w:val="singleLevel"/>
    <w:tmpl w:val="5673ACB8"/>
    <w:lvl w:ilvl="0">
      <w:start w:val="1"/>
      <w:numFmt w:val="decimal"/>
      <w:suff w:val="nothing"/>
      <w:lvlText w:val="%1."/>
      <w:lvlJc w:val="left"/>
    </w:lvl>
  </w:abstractNum>
  <w:abstractNum w:abstractNumId="15" w15:restartNumberingAfterBreak="0">
    <w:nsid w:val="5673CC3B"/>
    <w:multiLevelType w:val="singleLevel"/>
    <w:tmpl w:val="5673CC3B"/>
    <w:lvl w:ilvl="0">
      <w:start w:val="3"/>
      <w:numFmt w:val="decimal"/>
      <w:suff w:val="nothing"/>
      <w:lvlText w:val="%1."/>
      <w:lvlJc w:val="left"/>
    </w:lvl>
  </w:abstractNum>
  <w:abstractNum w:abstractNumId="16" w15:restartNumberingAfterBreak="0">
    <w:nsid w:val="64D876EA"/>
    <w:multiLevelType w:val="multilevel"/>
    <w:tmpl w:val="64D876EA"/>
    <w:lvl w:ilvl="0">
      <w:start w:val="1"/>
      <w:numFmt w:val="bullet"/>
      <w:lvlText w:val=""/>
      <w:lvlJc w:val="left"/>
      <w:pPr>
        <w:tabs>
          <w:tab w:val="num" w:pos="425"/>
        </w:tabs>
        <w:ind w:left="425" w:hanging="425"/>
      </w:pPr>
      <w:rPr>
        <w:rFonts w:ascii="Wingdings" w:hAnsi="Wingdings" w:cs="Times New Roman" w:hint="default"/>
      </w:rPr>
    </w:lvl>
    <w:lvl w:ilvl="1">
      <w:start w:val="1"/>
      <w:numFmt w:val="bullet"/>
      <w:lvlText w:val=""/>
      <w:lvlJc w:val="left"/>
      <w:pPr>
        <w:tabs>
          <w:tab w:val="num" w:pos="840"/>
        </w:tabs>
        <w:ind w:left="840" w:hanging="420"/>
      </w:pPr>
      <w:rPr>
        <w:rFonts w:ascii="Wingdings" w:hAnsi="Wingdings" w:cs="Times New Roman" w:hint="default"/>
      </w:rPr>
    </w:lvl>
    <w:lvl w:ilvl="2">
      <w:start w:val="1"/>
      <w:numFmt w:val="bullet"/>
      <w:lvlText w:val=""/>
      <w:lvlJc w:val="left"/>
      <w:pPr>
        <w:tabs>
          <w:tab w:val="num" w:pos="1260"/>
        </w:tabs>
        <w:ind w:left="1260" w:hanging="420"/>
      </w:pPr>
      <w:rPr>
        <w:rFonts w:ascii="Wingdings" w:hAnsi="Wingdings" w:cs="Times New Roman" w:hint="default"/>
      </w:rPr>
    </w:lvl>
    <w:lvl w:ilvl="3">
      <w:start w:val="1"/>
      <w:numFmt w:val="bullet"/>
      <w:lvlText w:val=""/>
      <w:lvlJc w:val="left"/>
      <w:pPr>
        <w:tabs>
          <w:tab w:val="num" w:pos="1680"/>
        </w:tabs>
        <w:ind w:left="1680" w:hanging="420"/>
      </w:pPr>
      <w:rPr>
        <w:rFonts w:ascii="Wingdings" w:hAnsi="Wingdings" w:cs="Times New Roman" w:hint="default"/>
      </w:rPr>
    </w:lvl>
    <w:lvl w:ilvl="4">
      <w:start w:val="1"/>
      <w:numFmt w:val="bullet"/>
      <w:lvlText w:val=""/>
      <w:lvlJc w:val="left"/>
      <w:pPr>
        <w:tabs>
          <w:tab w:val="num" w:pos="2100"/>
        </w:tabs>
        <w:ind w:left="2100" w:hanging="420"/>
      </w:pPr>
      <w:rPr>
        <w:rFonts w:ascii="Wingdings" w:hAnsi="Wingdings" w:cs="Times New Roman" w:hint="default"/>
      </w:rPr>
    </w:lvl>
    <w:lvl w:ilvl="5">
      <w:start w:val="1"/>
      <w:numFmt w:val="bullet"/>
      <w:lvlText w:val=""/>
      <w:lvlJc w:val="left"/>
      <w:pPr>
        <w:tabs>
          <w:tab w:val="num" w:pos="2520"/>
        </w:tabs>
        <w:ind w:left="2520" w:hanging="420"/>
      </w:pPr>
      <w:rPr>
        <w:rFonts w:ascii="Wingdings" w:hAnsi="Wingdings" w:cs="Times New Roman" w:hint="default"/>
      </w:rPr>
    </w:lvl>
    <w:lvl w:ilvl="6">
      <w:start w:val="1"/>
      <w:numFmt w:val="bullet"/>
      <w:lvlText w:val=""/>
      <w:lvlJc w:val="left"/>
      <w:pPr>
        <w:tabs>
          <w:tab w:val="num" w:pos="2940"/>
        </w:tabs>
        <w:ind w:left="2940" w:hanging="420"/>
      </w:pPr>
      <w:rPr>
        <w:rFonts w:ascii="Wingdings" w:hAnsi="Wingdings" w:cs="Times New Roman" w:hint="default"/>
      </w:rPr>
    </w:lvl>
    <w:lvl w:ilvl="7">
      <w:start w:val="1"/>
      <w:numFmt w:val="bullet"/>
      <w:lvlText w:val=""/>
      <w:lvlJc w:val="left"/>
      <w:pPr>
        <w:tabs>
          <w:tab w:val="num" w:pos="3360"/>
        </w:tabs>
        <w:ind w:left="3360" w:hanging="420"/>
      </w:pPr>
      <w:rPr>
        <w:rFonts w:ascii="Wingdings" w:hAnsi="Wingdings" w:cs="Times New Roman" w:hint="default"/>
      </w:rPr>
    </w:lvl>
    <w:lvl w:ilvl="8">
      <w:start w:val="1"/>
      <w:numFmt w:val="bullet"/>
      <w:lvlText w:val=""/>
      <w:lvlJc w:val="left"/>
      <w:pPr>
        <w:tabs>
          <w:tab w:val="num" w:pos="3780"/>
        </w:tabs>
        <w:ind w:left="3780" w:hanging="420"/>
      </w:pPr>
      <w:rPr>
        <w:rFonts w:ascii="Wingdings" w:hAnsi="Wingdings" w:cs="Times New Roman" w:hint="default"/>
      </w:rPr>
    </w:lvl>
  </w:abstractNum>
  <w:abstractNum w:abstractNumId="17" w15:restartNumberingAfterBreak="0">
    <w:nsid w:val="6D040FC6"/>
    <w:multiLevelType w:val="multilevel"/>
    <w:tmpl w:val="6D040FC6"/>
    <w:lvl w:ilvl="0">
      <w:numFmt w:val="decimal"/>
      <w:lvlText w:val="%1."/>
      <w:lvlJc w:val="right"/>
      <w:pPr>
        <w:tabs>
          <w:tab w:val="num" w:pos="0"/>
        </w:tabs>
        <w:ind w:left="0" w:firstLine="22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9"/>
  </w:num>
  <w:num w:numId="2">
    <w:abstractNumId w:val="1"/>
  </w:num>
  <w:num w:numId="3">
    <w:abstractNumId w:val="12"/>
  </w:num>
  <w:num w:numId="4">
    <w:abstractNumId w:val="5"/>
  </w:num>
  <w:num w:numId="5">
    <w:abstractNumId w:val="17"/>
  </w:num>
  <w:num w:numId="6">
    <w:abstractNumId w:val="6"/>
  </w:num>
  <w:num w:numId="7">
    <w:abstractNumId w:val="16"/>
  </w:num>
  <w:num w:numId="8">
    <w:abstractNumId w:val="9"/>
    <w:lvlOverride w:ilvl="0"/>
    <w:lvlOverride w:ilvl="1">
      <w:startOverride w:val="1"/>
    </w:lvlOverride>
  </w:num>
  <w:num w:numId="9">
    <w:abstractNumId w:val="9"/>
    <w:lvlOverride w:ilvl="0"/>
    <w:lvlOverride w:ilvl="1">
      <w:startOverride w:val="1"/>
    </w:lvlOverride>
  </w:num>
  <w:num w:numId="10">
    <w:abstractNumId w:val="11"/>
  </w:num>
  <w:num w:numId="11">
    <w:abstractNumId w:val="9"/>
    <w:lvlOverride w:ilvl="0"/>
    <w:lvlOverride w:ilvl="1">
      <w:startOverride w:val="1"/>
    </w:lvlOverride>
  </w:num>
  <w:num w:numId="12">
    <w:abstractNumId w:val="8"/>
  </w:num>
  <w:num w:numId="13">
    <w:abstractNumId w:val="9"/>
    <w:lvlOverride w:ilvl="0"/>
    <w:lvlOverride w:ilvl="1">
      <w:startOverride w:val="1"/>
    </w:lvlOverride>
  </w:num>
  <w:num w:numId="14">
    <w:abstractNumId w:val="10"/>
  </w:num>
  <w:num w:numId="15">
    <w:abstractNumId w:val="13"/>
  </w:num>
  <w:num w:numId="16">
    <w:abstractNumId w:val="14"/>
  </w:num>
  <w:num w:numId="17">
    <w:abstractNumId w:val="15"/>
  </w:num>
  <w:num w:numId="18">
    <w:abstractNumId w:val="0"/>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 w:numId="27">
    <w:abstractNumId w:val="2"/>
  </w:num>
  <w:num w:numId="28">
    <w:abstractNumId w:val="12"/>
  </w:num>
  <w:num w:numId="29">
    <w:abstractNumId w:val="12"/>
  </w:num>
  <w:num w:numId="30">
    <w:abstractNumId w:val="4"/>
  </w:num>
  <w:num w:numId="31">
    <w:abstractNumId w:val="12"/>
  </w:num>
  <w:num w:numId="32">
    <w:abstractNumId w:val="12"/>
  </w:num>
  <w:num w:numId="33">
    <w:abstractNumId w:val="12"/>
  </w:num>
  <w:num w:numId="34">
    <w:abstractNumId w:val="12"/>
  </w:num>
  <w:num w:numId="35">
    <w:abstractNumId w:val="12"/>
  </w:num>
  <w:num w:numId="36">
    <w:abstractNumId w:val="3"/>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xiao liu">
    <w15:presenceInfo w15:providerId="Windows Live" w15:userId="950848fc13b2cc45"/>
  </w15:person>
  <w15:person w15:author="DELL-PC">
    <w15:presenceInfo w15:providerId="None" w15:userId="DELL-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GB" w:vendorID="64" w:dllVersion="0"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81"/>
  <w:drawingGridVerticalSpacing w:val="319"/>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C72"/>
    <w:rsid w:val="00000BC3"/>
    <w:rsid w:val="0000113A"/>
    <w:rsid w:val="00001EA4"/>
    <w:rsid w:val="00001EC5"/>
    <w:rsid w:val="00002DDB"/>
    <w:rsid w:val="000032EF"/>
    <w:rsid w:val="0000361D"/>
    <w:rsid w:val="00003F94"/>
    <w:rsid w:val="000061B5"/>
    <w:rsid w:val="000079CA"/>
    <w:rsid w:val="00007A3F"/>
    <w:rsid w:val="00007ADC"/>
    <w:rsid w:val="00014099"/>
    <w:rsid w:val="000141D4"/>
    <w:rsid w:val="00015041"/>
    <w:rsid w:val="00016234"/>
    <w:rsid w:val="00016B78"/>
    <w:rsid w:val="0002028A"/>
    <w:rsid w:val="000207D8"/>
    <w:rsid w:val="000211B5"/>
    <w:rsid w:val="00021B0B"/>
    <w:rsid w:val="00022547"/>
    <w:rsid w:val="00023784"/>
    <w:rsid w:val="00024477"/>
    <w:rsid w:val="000245C0"/>
    <w:rsid w:val="00024E49"/>
    <w:rsid w:val="0002580C"/>
    <w:rsid w:val="00025A38"/>
    <w:rsid w:val="0002618B"/>
    <w:rsid w:val="000262FE"/>
    <w:rsid w:val="000267BF"/>
    <w:rsid w:val="00027AF4"/>
    <w:rsid w:val="00030170"/>
    <w:rsid w:val="0003052A"/>
    <w:rsid w:val="00030B1A"/>
    <w:rsid w:val="00031E70"/>
    <w:rsid w:val="00031EC5"/>
    <w:rsid w:val="00032369"/>
    <w:rsid w:val="00032579"/>
    <w:rsid w:val="00033424"/>
    <w:rsid w:val="0003462F"/>
    <w:rsid w:val="000351A5"/>
    <w:rsid w:val="000352D2"/>
    <w:rsid w:val="00035327"/>
    <w:rsid w:val="00035701"/>
    <w:rsid w:val="00036463"/>
    <w:rsid w:val="00036953"/>
    <w:rsid w:val="00036AA9"/>
    <w:rsid w:val="00040B65"/>
    <w:rsid w:val="000413E1"/>
    <w:rsid w:val="0004152B"/>
    <w:rsid w:val="000424F9"/>
    <w:rsid w:val="00042740"/>
    <w:rsid w:val="000430F6"/>
    <w:rsid w:val="00043632"/>
    <w:rsid w:val="000439F0"/>
    <w:rsid w:val="00044C24"/>
    <w:rsid w:val="00045157"/>
    <w:rsid w:val="0004528D"/>
    <w:rsid w:val="000453DE"/>
    <w:rsid w:val="00046318"/>
    <w:rsid w:val="000501D3"/>
    <w:rsid w:val="00050248"/>
    <w:rsid w:val="000507E0"/>
    <w:rsid w:val="00050C07"/>
    <w:rsid w:val="00052179"/>
    <w:rsid w:val="00052F4E"/>
    <w:rsid w:val="00053110"/>
    <w:rsid w:val="000542EA"/>
    <w:rsid w:val="0005472F"/>
    <w:rsid w:val="00054D2E"/>
    <w:rsid w:val="000550FC"/>
    <w:rsid w:val="00055356"/>
    <w:rsid w:val="0005560F"/>
    <w:rsid w:val="00055DDD"/>
    <w:rsid w:val="000612DC"/>
    <w:rsid w:val="000613A8"/>
    <w:rsid w:val="00061AD1"/>
    <w:rsid w:val="0006301C"/>
    <w:rsid w:val="000642EB"/>
    <w:rsid w:val="000643D1"/>
    <w:rsid w:val="000650C6"/>
    <w:rsid w:val="00065188"/>
    <w:rsid w:val="00066B26"/>
    <w:rsid w:val="00066DBE"/>
    <w:rsid w:val="0006749F"/>
    <w:rsid w:val="00067F3F"/>
    <w:rsid w:val="00071BEF"/>
    <w:rsid w:val="00073B4A"/>
    <w:rsid w:val="00077CB0"/>
    <w:rsid w:val="00081B77"/>
    <w:rsid w:val="00082F10"/>
    <w:rsid w:val="00083368"/>
    <w:rsid w:val="00083BBD"/>
    <w:rsid w:val="00084CAE"/>
    <w:rsid w:val="00084F17"/>
    <w:rsid w:val="00085639"/>
    <w:rsid w:val="00085974"/>
    <w:rsid w:val="000863A7"/>
    <w:rsid w:val="00087188"/>
    <w:rsid w:val="00090A80"/>
    <w:rsid w:val="000911FF"/>
    <w:rsid w:val="00092B0E"/>
    <w:rsid w:val="00093480"/>
    <w:rsid w:val="00094CBB"/>
    <w:rsid w:val="00094FFD"/>
    <w:rsid w:val="000950E0"/>
    <w:rsid w:val="00097493"/>
    <w:rsid w:val="00097AC0"/>
    <w:rsid w:val="00097B77"/>
    <w:rsid w:val="000A2549"/>
    <w:rsid w:val="000A2C62"/>
    <w:rsid w:val="000A2D3E"/>
    <w:rsid w:val="000A3A20"/>
    <w:rsid w:val="000A3D8E"/>
    <w:rsid w:val="000A4722"/>
    <w:rsid w:val="000A653B"/>
    <w:rsid w:val="000A71B9"/>
    <w:rsid w:val="000A7777"/>
    <w:rsid w:val="000B14D7"/>
    <w:rsid w:val="000B2CF2"/>
    <w:rsid w:val="000B31FB"/>
    <w:rsid w:val="000B4975"/>
    <w:rsid w:val="000B5213"/>
    <w:rsid w:val="000B6180"/>
    <w:rsid w:val="000C118A"/>
    <w:rsid w:val="000C14DB"/>
    <w:rsid w:val="000C2E48"/>
    <w:rsid w:val="000C3A16"/>
    <w:rsid w:val="000C45F9"/>
    <w:rsid w:val="000C57E6"/>
    <w:rsid w:val="000D0EC8"/>
    <w:rsid w:val="000D10B1"/>
    <w:rsid w:val="000D11A8"/>
    <w:rsid w:val="000D1473"/>
    <w:rsid w:val="000D1995"/>
    <w:rsid w:val="000D1AF7"/>
    <w:rsid w:val="000D22DD"/>
    <w:rsid w:val="000D4902"/>
    <w:rsid w:val="000D503F"/>
    <w:rsid w:val="000D6081"/>
    <w:rsid w:val="000D63F4"/>
    <w:rsid w:val="000D7229"/>
    <w:rsid w:val="000D7FB6"/>
    <w:rsid w:val="000E033E"/>
    <w:rsid w:val="000E09F3"/>
    <w:rsid w:val="000E11FA"/>
    <w:rsid w:val="000E1815"/>
    <w:rsid w:val="000E5413"/>
    <w:rsid w:val="000E6927"/>
    <w:rsid w:val="000E6B9E"/>
    <w:rsid w:val="000E71BC"/>
    <w:rsid w:val="000F03A3"/>
    <w:rsid w:val="000F0AF1"/>
    <w:rsid w:val="000F0ECD"/>
    <w:rsid w:val="000F1E2A"/>
    <w:rsid w:val="000F2096"/>
    <w:rsid w:val="000F3256"/>
    <w:rsid w:val="000F32CF"/>
    <w:rsid w:val="000F3375"/>
    <w:rsid w:val="000F3721"/>
    <w:rsid w:val="000F38D4"/>
    <w:rsid w:val="000F42DE"/>
    <w:rsid w:val="000F457D"/>
    <w:rsid w:val="000F48AE"/>
    <w:rsid w:val="000F50B5"/>
    <w:rsid w:val="000F6391"/>
    <w:rsid w:val="000F730B"/>
    <w:rsid w:val="000F793C"/>
    <w:rsid w:val="00102D38"/>
    <w:rsid w:val="00103704"/>
    <w:rsid w:val="00104F78"/>
    <w:rsid w:val="001050EF"/>
    <w:rsid w:val="00105D5A"/>
    <w:rsid w:val="00105E34"/>
    <w:rsid w:val="00110D7D"/>
    <w:rsid w:val="0011200A"/>
    <w:rsid w:val="00112288"/>
    <w:rsid w:val="001128D8"/>
    <w:rsid w:val="00112C44"/>
    <w:rsid w:val="00113C8B"/>
    <w:rsid w:val="001145C0"/>
    <w:rsid w:val="00114C7F"/>
    <w:rsid w:val="001151C2"/>
    <w:rsid w:val="00116249"/>
    <w:rsid w:val="00116701"/>
    <w:rsid w:val="00121AA9"/>
    <w:rsid w:val="00121F57"/>
    <w:rsid w:val="001227B9"/>
    <w:rsid w:val="001228AB"/>
    <w:rsid w:val="00122E06"/>
    <w:rsid w:val="001259C4"/>
    <w:rsid w:val="00125A9A"/>
    <w:rsid w:val="00127A75"/>
    <w:rsid w:val="00131121"/>
    <w:rsid w:val="001314A9"/>
    <w:rsid w:val="00131BF9"/>
    <w:rsid w:val="00137FCD"/>
    <w:rsid w:val="00141094"/>
    <w:rsid w:val="00141F3F"/>
    <w:rsid w:val="00142060"/>
    <w:rsid w:val="0014235D"/>
    <w:rsid w:val="00142B03"/>
    <w:rsid w:val="0014373C"/>
    <w:rsid w:val="00143C26"/>
    <w:rsid w:val="00143D6A"/>
    <w:rsid w:val="00145679"/>
    <w:rsid w:val="00145A92"/>
    <w:rsid w:val="00146C73"/>
    <w:rsid w:val="00146CCA"/>
    <w:rsid w:val="0014738A"/>
    <w:rsid w:val="00147390"/>
    <w:rsid w:val="0014776C"/>
    <w:rsid w:val="00150939"/>
    <w:rsid w:val="00150DB0"/>
    <w:rsid w:val="00151C68"/>
    <w:rsid w:val="00152021"/>
    <w:rsid w:val="0015294B"/>
    <w:rsid w:val="00152CFF"/>
    <w:rsid w:val="0015354F"/>
    <w:rsid w:val="00153CEC"/>
    <w:rsid w:val="001549D9"/>
    <w:rsid w:val="00154C02"/>
    <w:rsid w:val="00155EC4"/>
    <w:rsid w:val="00156234"/>
    <w:rsid w:val="00157408"/>
    <w:rsid w:val="00157415"/>
    <w:rsid w:val="001576DF"/>
    <w:rsid w:val="00157A4E"/>
    <w:rsid w:val="00160A56"/>
    <w:rsid w:val="001612B1"/>
    <w:rsid w:val="00162DE6"/>
    <w:rsid w:val="00163996"/>
    <w:rsid w:val="00163A49"/>
    <w:rsid w:val="00163B28"/>
    <w:rsid w:val="00164073"/>
    <w:rsid w:val="001642EA"/>
    <w:rsid w:val="00164D70"/>
    <w:rsid w:val="00165432"/>
    <w:rsid w:val="00165C1C"/>
    <w:rsid w:val="00165FE2"/>
    <w:rsid w:val="00166867"/>
    <w:rsid w:val="00166CA3"/>
    <w:rsid w:val="00167128"/>
    <w:rsid w:val="00170796"/>
    <w:rsid w:val="001718F2"/>
    <w:rsid w:val="00172540"/>
    <w:rsid w:val="00172A27"/>
    <w:rsid w:val="00172A93"/>
    <w:rsid w:val="00172B68"/>
    <w:rsid w:val="00172E0F"/>
    <w:rsid w:val="001747B4"/>
    <w:rsid w:val="00174AEA"/>
    <w:rsid w:val="001757C4"/>
    <w:rsid w:val="0018061A"/>
    <w:rsid w:val="00181501"/>
    <w:rsid w:val="00181ACF"/>
    <w:rsid w:val="00181F39"/>
    <w:rsid w:val="001834D7"/>
    <w:rsid w:val="001835B5"/>
    <w:rsid w:val="00183BD1"/>
    <w:rsid w:val="00184606"/>
    <w:rsid w:val="00184F0D"/>
    <w:rsid w:val="001874EC"/>
    <w:rsid w:val="001878DB"/>
    <w:rsid w:val="00187AD9"/>
    <w:rsid w:val="00192127"/>
    <w:rsid w:val="0019236C"/>
    <w:rsid w:val="00193842"/>
    <w:rsid w:val="001947FA"/>
    <w:rsid w:val="00194D51"/>
    <w:rsid w:val="001955C9"/>
    <w:rsid w:val="00196A44"/>
    <w:rsid w:val="00196CA9"/>
    <w:rsid w:val="001978B2"/>
    <w:rsid w:val="00197BDD"/>
    <w:rsid w:val="00197C94"/>
    <w:rsid w:val="001A2061"/>
    <w:rsid w:val="001A229C"/>
    <w:rsid w:val="001A2C19"/>
    <w:rsid w:val="001A3421"/>
    <w:rsid w:val="001A3500"/>
    <w:rsid w:val="001A380A"/>
    <w:rsid w:val="001A44C7"/>
    <w:rsid w:val="001A5876"/>
    <w:rsid w:val="001A5975"/>
    <w:rsid w:val="001A6E32"/>
    <w:rsid w:val="001B01DF"/>
    <w:rsid w:val="001B06E3"/>
    <w:rsid w:val="001B0CB3"/>
    <w:rsid w:val="001B1D89"/>
    <w:rsid w:val="001B2F35"/>
    <w:rsid w:val="001B4371"/>
    <w:rsid w:val="001B45B3"/>
    <w:rsid w:val="001B4600"/>
    <w:rsid w:val="001B5699"/>
    <w:rsid w:val="001B5F06"/>
    <w:rsid w:val="001B64ED"/>
    <w:rsid w:val="001B7D7D"/>
    <w:rsid w:val="001C0B6D"/>
    <w:rsid w:val="001C1EFF"/>
    <w:rsid w:val="001C27D2"/>
    <w:rsid w:val="001C2C70"/>
    <w:rsid w:val="001C2E7F"/>
    <w:rsid w:val="001C31F4"/>
    <w:rsid w:val="001C675B"/>
    <w:rsid w:val="001C67C0"/>
    <w:rsid w:val="001C7441"/>
    <w:rsid w:val="001C78FE"/>
    <w:rsid w:val="001C7AFD"/>
    <w:rsid w:val="001C7FAD"/>
    <w:rsid w:val="001D0165"/>
    <w:rsid w:val="001D1682"/>
    <w:rsid w:val="001D2B5E"/>
    <w:rsid w:val="001D31E9"/>
    <w:rsid w:val="001D3BAC"/>
    <w:rsid w:val="001D42FF"/>
    <w:rsid w:val="001D4FA0"/>
    <w:rsid w:val="001D584F"/>
    <w:rsid w:val="001D5CD2"/>
    <w:rsid w:val="001D6660"/>
    <w:rsid w:val="001D72B9"/>
    <w:rsid w:val="001E142C"/>
    <w:rsid w:val="001E1CAA"/>
    <w:rsid w:val="001E2810"/>
    <w:rsid w:val="001E443C"/>
    <w:rsid w:val="001E58AB"/>
    <w:rsid w:val="001E5E07"/>
    <w:rsid w:val="001E6913"/>
    <w:rsid w:val="001E6BDE"/>
    <w:rsid w:val="001E75B0"/>
    <w:rsid w:val="001F05AC"/>
    <w:rsid w:val="001F1F15"/>
    <w:rsid w:val="001F2721"/>
    <w:rsid w:val="001F334F"/>
    <w:rsid w:val="001F40A1"/>
    <w:rsid w:val="001F4D7E"/>
    <w:rsid w:val="001F603E"/>
    <w:rsid w:val="001F67A0"/>
    <w:rsid w:val="001F6C85"/>
    <w:rsid w:val="001F6F6C"/>
    <w:rsid w:val="002002DF"/>
    <w:rsid w:val="00201FED"/>
    <w:rsid w:val="00202399"/>
    <w:rsid w:val="00203750"/>
    <w:rsid w:val="002047F6"/>
    <w:rsid w:val="00205811"/>
    <w:rsid w:val="00205DC2"/>
    <w:rsid w:val="00207037"/>
    <w:rsid w:val="00207395"/>
    <w:rsid w:val="00207DA5"/>
    <w:rsid w:val="0021091F"/>
    <w:rsid w:val="00210CF4"/>
    <w:rsid w:val="002115AF"/>
    <w:rsid w:val="0021272B"/>
    <w:rsid w:val="002128BF"/>
    <w:rsid w:val="00212F38"/>
    <w:rsid w:val="00213010"/>
    <w:rsid w:val="00213210"/>
    <w:rsid w:val="002135AA"/>
    <w:rsid w:val="0021438D"/>
    <w:rsid w:val="00215453"/>
    <w:rsid w:val="00215F3E"/>
    <w:rsid w:val="00216268"/>
    <w:rsid w:val="0021635E"/>
    <w:rsid w:val="0021731E"/>
    <w:rsid w:val="00217ADD"/>
    <w:rsid w:val="00220372"/>
    <w:rsid w:val="0022081C"/>
    <w:rsid w:val="00220D80"/>
    <w:rsid w:val="002211CC"/>
    <w:rsid w:val="00224534"/>
    <w:rsid w:val="00224693"/>
    <w:rsid w:val="00224938"/>
    <w:rsid w:val="00225B0F"/>
    <w:rsid w:val="00225DA1"/>
    <w:rsid w:val="002263D9"/>
    <w:rsid w:val="002273A7"/>
    <w:rsid w:val="00227C61"/>
    <w:rsid w:val="0023094D"/>
    <w:rsid w:val="00230973"/>
    <w:rsid w:val="00230A4E"/>
    <w:rsid w:val="00230F5F"/>
    <w:rsid w:val="00231057"/>
    <w:rsid w:val="00231D1F"/>
    <w:rsid w:val="002321AD"/>
    <w:rsid w:val="002335AE"/>
    <w:rsid w:val="00233D7E"/>
    <w:rsid w:val="002345B0"/>
    <w:rsid w:val="00234CCD"/>
    <w:rsid w:val="00235083"/>
    <w:rsid w:val="002356CA"/>
    <w:rsid w:val="0023598C"/>
    <w:rsid w:val="00236358"/>
    <w:rsid w:val="00236B2F"/>
    <w:rsid w:val="002370E2"/>
    <w:rsid w:val="002372C0"/>
    <w:rsid w:val="002373E1"/>
    <w:rsid w:val="00237FB2"/>
    <w:rsid w:val="00240AB4"/>
    <w:rsid w:val="00240D1E"/>
    <w:rsid w:val="00241543"/>
    <w:rsid w:val="00241551"/>
    <w:rsid w:val="00241B84"/>
    <w:rsid w:val="00243674"/>
    <w:rsid w:val="00244095"/>
    <w:rsid w:val="00244820"/>
    <w:rsid w:val="00245423"/>
    <w:rsid w:val="00245F65"/>
    <w:rsid w:val="002464AB"/>
    <w:rsid w:val="00247979"/>
    <w:rsid w:val="00247BAE"/>
    <w:rsid w:val="00253E78"/>
    <w:rsid w:val="00254626"/>
    <w:rsid w:val="00254653"/>
    <w:rsid w:val="002553E4"/>
    <w:rsid w:val="002555B7"/>
    <w:rsid w:val="002558AC"/>
    <w:rsid w:val="00255990"/>
    <w:rsid w:val="002564C9"/>
    <w:rsid w:val="002566E9"/>
    <w:rsid w:val="002567F8"/>
    <w:rsid w:val="0025686A"/>
    <w:rsid w:val="002570B9"/>
    <w:rsid w:val="002603D8"/>
    <w:rsid w:val="002609F8"/>
    <w:rsid w:val="00261BCE"/>
    <w:rsid w:val="00261FFA"/>
    <w:rsid w:val="002640AF"/>
    <w:rsid w:val="0026438E"/>
    <w:rsid w:val="0026443D"/>
    <w:rsid w:val="00264733"/>
    <w:rsid w:val="00265FDC"/>
    <w:rsid w:val="00266BF9"/>
    <w:rsid w:val="002677AA"/>
    <w:rsid w:val="00267958"/>
    <w:rsid w:val="00267AAF"/>
    <w:rsid w:val="00267C81"/>
    <w:rsid w:val="00270A34"/>
    <w:rsid w:val="002712E5"/>
    <w:rsid w:val="0027162F"/>
    <w:rsid w:val="00271ABF"/>
    <w:rsid w:val="00271F47"/>
    <w:rsid w:val="00272995"/>
    <w:rsid w:val="002735D3"/>
    <w:rsid w:val="002739D3"/>
    <w:rsid w:val="0027419B"/>
    <w:rsid w:val="00274632"/>
    <w:rsid w:val="0027472B"/>
    <w:rsid w:val="00275BA1"/>
    <w:rsid w:val="00276606"/>
    <w:rsid w:val="0027673F"/>
    <w:rsid w:val="00276C25"/>
    <w:rsid w:val="00280F17"/>
    <w:rsid w:val="00281273"/>
    <w:rsid w:val="00283469"/>
    <w:rsid w:val="00283D46"/>
    <w:rsid w:val="00283DA8"/>
    <w:rsid w:val="00283DE2"/>
    <w:rsid w:val="00285118"/>
    <w:rsid w:val="00285862"/>
    <w:rsid w:val="002858B8"/>
    <w:rsid w:val="002870A8"/>
    <w:rsid w:val="00287B00"/>
    <w:rsid w:val="00290760"/>
    <w:rsid w:val="00290C00"/>
    <w:rsid w:val="00291B9C"/>
    <w:rsid w:val="00292563"/>
    <w:rsid w:val="00292DB1"/>
    <w:rsid w:val="002936FB"/>
    <w:rsid w:val="00293AC6"/>
    <w:rsid w:val="00293D98"/>
    <w:rsid w:val="002947EC"/>
    <w:rsid w:val="002949A8"/>
    <w:rsid w:val="00296009"/>
    <w:rsid w:val="002962B9"/>
    <w:rsid w:val="002969B8"/>
    <w:rsid w:val="002973AB"/>
    <w:rsid w:val="002A04FF"/>
    <w:rsid w:val="002A16D3"/>
    <w:rsid w:val="002A1C55"/>
    <w:rsid w:val="002A22A4"/>
    <w:rsid w:val="002A2AA5"/>
    <w:rsid w:val="002A312A"/>
    <w:rsid w:val="002A3793"/>
    <w:rsid w:val="002A488D"/>
    <w:rsid w:val="002A4DD1"/>
    <w:rsid w:val="002A5067"/>
    <w:rsid w:val="002A5E8E"/>
    <w:rsid w:val="002A714D"/>
    <w:rsid w:val="002B092E"/>
    <w:rsid w:val="002B0B9F"/>
    <w:rsid w:val="002B103A"/>
    <w:rsid w:val="002B1F5E"/>
    <w:rsid w:val="002B2562"/>
    <w:rsid w:val="002B29EE"/>
    <w:rsid w:val="002B2A44"/>
    <w:rsid w:val="002B2DEE"/>
    <w:rsid w:val="002B3448"/>
    <w:rsid w:val="002B4E2F"/>
    <w:rsid w:val="002B508E"/>
    <w:rsid w:val="002B5AA4"/>
    <w:rsid w:val="002B5F9F"/>
    <w:rsid w:val="002B709E"/>
    <w:rsid w:val="002B785C"/>
    <w:rsid w:val="002B7917"/>
    <w:rsid w:val="002C0B77"/>
    <w:rsid w:val="002C1CDC"/>
    <w:rsid w:val="002C2A8C"/>
    <w:rsid w:val="002C2B15"/>
    <w:rsid w:val="002C306B"/>
    <w:rsid w:val="002C31CE"/>
    <w:rsid w:val="002C3455"/>
    <w:rsid w:val="002C4918"/>
    <w:rsid w:val="002C59E6"/>
    <w:rsid w:val="002C7562"/>
    <w:rsid w:val="002D200F"/>
    <w:rsid w:val="002D2187"/>
    <w:rsid w:val="002D2C49"/>
    <w:rsid w:val="002D310F"/>
    <w:rsid w:val="002D3D65"/>
    <w:rsid w:val="002D4484"/>
    <w:rsid w:val="002D4911"/>
    <w:rsid w:val="002D4FC1"/>
    <w:rsid w:val="002D5B43"/>
    <w:rsid w:val="002D613D"/>
    <w:rsid w:val="002D6690"/>
    <w:rsid w:val="002D6703"/>
    <w:rsid w:val="002E206B"/>
    <w:rsid w:val="002E31BE"/>
    <w:rsid w:val="002E360C"/>
    <w:rsid w:val="002E39E7"/>
    <w:rsid w:val="002E4201"/>
    <w:rsid w:val="002E4637"/>
    <w:rsid w:val="002E4EA9"/>
    <w:rsid w:val="002E6D78"/>
    <w:rsid w:val="002E6E3D"/>
    <w:rsid w:val="002E78AD"/>
    <w:rsid w:val="002E7D80"/>
    <w:rsid w:val="002F099F"/>
    <w:rsid w:val="002F1BFA"/>
    <w:rsid w:val="002F21DF"/>
    <w:rsid w:val="002F315B"/>
    <w:rsid w:val="002F373E"/>
    <w:rsid w:val="002F3A31"/>
    <w:rsid w:val="002F4584"/>
    <w:rsid w:val="002F46D3"/>
    <w:rsid w:val="002F496E"/>
    <w:rsid w:val="002F4B3B"/>
    <w:rsid w:val="002F668F"/>
    <w:rsid w:val="002F6DDF"/>
    <w:rsid w:val="002F7D98"/>
    <w:rsid w:val="0030031D"/>
    <w:rsid w:val="003022E3"/>
    <w:rsid w:val="0030293C"/>
    <w:rsid w:val="00302A08"/>
    <w:rsid w:val="00304651"/>
    <w:rsid w:val="00306BF5"/>
    <w:rsid w:val="003103BF"/>
    <w:rsid w:val="0031183F"/>
    <w:rsid w:val="00311A30"/>
    <w:rsid w:val="00311C27"/>
    <w:rsid w:val="00311D3E"/>
    <w:rsid w:val="00312E8A"/>
    <w:rsid w:val="003137EB"/>
    <w:rsid w:val="00313AE0"/>
    <w:rsid w:val="00314E82"/>
    <w:rsid w:val="00315192"/>
    <w:rsid w:val="003167F0"/>
    <w:rsid w:val="00320656"/>
    <w:rsid w:val="00320785"/>
    <w:rsid w:val="00320F2A"/>
    <w:rsid w:val="00321D04"/>
    <w:rsid w:val="00323325"/>
    <w:rsid w:val="00324027"/>
    <w:rsid w:val="00324B7E"/>
    <w:rsid w:val="0032537B"/>
    <w:rsid w:val="00326985"/>
    <w:rsid w:val="00326BF5"/>
    <w:rsid w:val="00326FD7"/>
    <w:rsid w:val="003270FE"/>
    <w:rsid w:val="00327FA7"/>
    <w:rsid w:val="003309B7"/>
    <w:rsid w:val="00330EE9"/>
    <w:rsid w:val="00331BC3"/>
    <w:rsid w:val="00332578"/>
    <w:rsid w:val="003339EA"/>
    <w:rsid w:val="00333DCB"/>
    <w:rsid w:val="00333F07"/>
    <w:rsid w:val="003341CD"/>
    <w:rsid w:val="0033485B"/>
    <w:rsid w:val="00336CB2"/>
    <w:rsid w:val="003400E7"/>
    <w:rsid w:val="0034018E"/>
    <w:rsid w:val="00340A07"/>
    <w:rsid w:val="00341ED7"/>
    <w:rsid w:val="00342E0E"/>
    <w:rsid w:val="00342F55"/>
    <w:rsid w:val="00343D89"/>
    <w:rsid w:val="00343FC2"/>
    <w:rsid w:val="00344A2D"/>
    <w:rsid w:val="003458B0"/>
    <w:rsid w:val="00345B1C"/>
    <w:rsid w:val="00346015"/>
    <w:rsid w:val="00346817"/>
    <w:rsid w:val="003503DA"/>
    <w:rsid w:val="00350AE3"/>
    <w:rsid w:val="00351328"/>
    <w:rsid w:val="0035155D"/>
    <w:rsid w:val="003527BC"/>
    <w:rsid w:val="00352C47"/>
    <w:rsid w:val="00353D64"/>
    <w:rsid w:val="00354015"/>
    <w:rsid w:val="003551A0"/>
    <w:rsid w:val="0035537A"/>
    <w:rsid w:val="00356295"/>
    <w:rsid w:val="00356A57"/>
    <w:rsid w:val="00356F5B"/>
    <w:rsid w:val="00357457"/>
    <w:rsid w:val="00357474"/>
    <w:rsid w:val="00357493"/>
    <w:rsid w:val="0036011B"/>
    <w:rsid w:val="00360C6C"/>
    <w:rsid w:val="00362A78"/>
    <w:rsid w:val="00362ED5"/>
    <w:rsid w:val="00364C6D"/>
    <w:rsid w:val="00364FFA"/>
    <w:rsid w:val="003656DF"/>
    <w:rsid w:val="003657D2"/>
    <w:rsid w:val="003663EE"/>
    <w:rsid w:val="00370F7B"/>
    <w:rsid w:val="0037239C"/>
    <w:rsid w:val="003739E4"/>
    <w:rsid w:val="00373B28"/>
    <w:rsid w:val="003750B1"/>
    <w:rsid w:val="00375306"/>
    <w:rsid w:val="003754C8"/>
    <w:rsid w:val="00375E4B"/>
    <w:rsid w:val="00376920"/>
    <w:rsid w:val="00376CD9"/>
    <w:rsid w:val="003774C2"/>
    <w:rsid w:val="00377DDB"/>
    <w:rsid w:val="003811F8"/>
    <w:rsid w:val="003829E7"/>
    <w:rsid w:val="00383207"/>
    <w:rsid w:val="003836AD"/>
    <w:rsid w:val="0038629E"/>
    <w:rsid w:val="00386900"/>
    <w:rsid w:val="00386A0A"/>
    <w:rsid w:val="003873B0"/>
    <w:rsid w:val="00387998"/>
    <w:rsid w:val="00387ABA"/>
    <w:rsid w:val="003904E4"/>
    <w:rsid w:val="003908FC"/>
    <w:rsid w:val="00390BD6"/>
    <w:rsid w:val="00391069"/>
    <w:rsid w:val="00392C45"/>
    <w:rsid w:val="00393297"/>
    <w:rsid w:val="0039343E"/>
    <w:rsid w:val="00393616"/>
    <w:rsid w:val="00393955"/>
    <w:rsid w:val="00394254"/>
    <w:rsid w:val="00394982"/>
    <w:rsid w:val="00395A91"/>
    <w:rsid w:val="00396074"/>
    <w:rsid w:val="003976A1"/>
    <w:rsid w:val="003A0942"/>
    <w:rsid w:val="003A1CBC"/>
    <w:rsid w:val="003A3A6F"/>
    <w:rsid w:val="003A3C76"/>
    <w:rsid w:val="003A5793"/>
    <w:rsid w:val="003A6237"/>
    <w:rsid w:val="003A6264"/>
    <w:rsid w:val="003A7058"/>
    <w:rsid w:val="003A7683"/>
    <w:rsid w:val="003B087F"/>
    <w:rsid w:val="003B144C"/>
    <w:rsid w:val="003B145F"/>
    <w:rsid w:val="003B1C83"/>
    <w:rsid w:val="003B3A22"/>
    <w:rsid w:val="003B449B"/>
    <w:rsid w:val="003B4C27"/>
    <w:rsid w:val="003B4CC0"/>
    <w:rsid w:val="003B4EA5"/>
    <w:rsid w:val="003B55C1"/>
    <w:rsid w:val="003B57B6"/>
    <w:rsid w:val="003B5DB6"/>
    <w:rsid w:val="003B6621"/>
    <w:rsid w:val="003C0590"/>
    <w:rsid w:val="003C18D1"/>
    <w:rsid w:val="003C288A"/>
    <w:rsid w:val="003C2AB0"/>
    <w:rsid w:val="003C32E8"/>
    <w:rsid w:val="003C3329"/>
    <w:rsid w:val="003C35A2"/>
    <w:rsid w:val="003C35B5"/>
    <w:rsid w:val="003C38FC"/>
    <w:rsid w:val="003C3D49"/>
    <w:rsid w:val="003C65B7"/>
    <w:rsid w:val="003C6F73"/>
    <w:rsid w:val="003C7147"/>
    <w:rsid w:val="003C733E"/>
    <w:rsid w:val="003C7652"/>
    <w:rsid w:val="003D0C9D"/>
    <w:rsid w:val="003D12BD"/>
    <w:rsid w:val="003D1758"/>
    <w:rsid w:val="003D176C"/>
    <w:rsid w:val="003D1BE0"/>
    <w:rsid w:val="003D2664"/>
    <w:rsid w:val="003D2A00"/>
    <w:rsid w:val="003D2F27"/>
    <w:rsid w:val="003D2FDC"/>
    <w:rsid w:val="003D3545"/>
    <w:rsid w:val="003D4183"/>
    <w:rsid w:val="003D4675"/>
    <w:rsid w:val="003D6046"/>
    <w:rsid w:val="003D621E"/>
    <w:rsid w:val="003D77B5"/>
    <w:rsid w:val="003E0094"/>
    <w:rsid w:val="003E0A25"/>
    <w:rsid w:val="003E0B63"/>
    <w:rsid w:val="003E1022"/>
    <w:rsid w:val="003E2E33"/>
    <w:rsid w:val="003E2E78"/>
    <w:rsid w:val="003E2F46"/>
    <w:rsid w:val="003E3ABD"/>
    <w:rsid w:val="003E3F07"/>
    <w:rsid w:val="003E4B69"/>
    <w:rsid w:val="003E5285"/>
    <w:rsid w:val="003E62E6"/>
    <w:rsid w:val="003E66FE"/>
    <w:rsid w:val="003E6B18"/>
    <w:rsid w:val="003F0313"/>
    <w:rsid w:val="003F0910"/>
    <w:rsid w:val="003F0D48"/>
    <w:rsid w:val="003F119A"/>
    <w:rsid w:val="003F1E92"/>
    <w:rsid w:val="003F262C"/>
    <w:rsid w:val="003F266B"/>
    <w:rsid w:val="003F310F"/>
    <w:rsid w:val="003F37CC"/>
    <w:rsid w:val="003F38E3"/>
    <w:rsid w:val="003F499E"/>
    <w:rsid w:val="003F5859"/>
    <w:rsid w:val="003F592F"/>
    <w:rsid w:val="003F5C04"/>
    <w:rsid w:val="003F6006"/>
    <w:rsid w:val="003F7382"/>
    <w:rsid w:val="003F769D"/>
    <w:rsid w:val="003F7A50"/>
    <w:rsid w:val="003F7B69"/>
    <w:rsid w:val="0040166E"/>
    <w:rsid w:val="004017DE"/>
    <w:rsid w:val="00402CEC"/>
    <w:rsid w:val="00402FBC"/>
    <w:rsid w:val="00403D7F"/>
    <w:rsid w:val="0040464B"/>
    <w:rsid w:val="00404752"/>
    <w:rsid w:val="00404D49"/>
    <w:rsid w:val="004051C5"/>
    <w:rsid w:val="00405C1C"/>
    <w:rsid w:val="00407D22"/>
    <w:rsid w:val="0041217F"/>
    <w:rsid w:val="00415A02"/>
    <w:rsid w:val="004169D3"/>
    <w:rsid w:val="00417709"/>
    <w:rsid w:val="004202A3"/>
    <w:rsid w:val="00420452"/>
    <w:rsid w:val="00420CB8"/>
    <w:rsid w:val="00420D98"/>
    <w:rsid w:val="00420E09"/>
    <w:rsid w:val="004211EE"/>
    <w:rsid w:val="0042164C"/>
    <w:rsid w:val="0042212D"/>
    <w:rsid w:val="0042285F"/>
    <w:rsid w:val="00422A88"/>
    <w:rsid w:val="00423345"/>
    <w:rsid w:val="00423BC4"/>
    <w:rsid w:val="00424094"/>
    <w:rsid w:val="0042470D"/>
    <w:rsid w:val="004247FE"/>
    <w:rsid w:val="00424B4E"/>
    <w:rsid w:val="004266A5"/>
    <w:rsid w:val="004274FE"/>
    <w:rsid w:val="004303AE"/>
    <w:rsid w:val="0043082E"/>
    <w:rsid w:val="00430985"/>
    <w:rsid w:val="00431B93"/>
    <w:rsid w:val="0043208A"/>
    <w:rsid w:val="0043441F"/>
    <w:rsid w:val="004369CC"/>
    <w:rsid w:val="00436CCB"/>
    <w:rsid w:val="004371C9"/>
    <w:rsid w:val="00437824"/>
    <w:rsid w:val="00440AA9"/>
    <w:rsid w:val="004410D4"/>
    <w:rsid w:val="004417B8"/>
    <w:rsid w:val="00441B3D"/>
    <w:rsid w:val="00441D05"/>
    <w:rsid w:val="004421BE"/>
    <w:rsid w:val="004422AF"/>
    <w:rsid w:val="00442CC1"/>
    <w:rsid w:val="0044300B"/>
    <w:rsid w:val="00443120"/>
    <w:rsid w:val="00443F9F"/>
    <w:rsid w:val="004447B8"/>
    <w:rsid w:val="00445A37"/>
    <w:rsid w:val="00447BAC"/>
    <w:rsid w:val="00451486"/>
    <w:rsid w:val="004514BE"/>
    <w:rsid w:val="0045251B"/>
    <w:rsid w:val="004542AE"/>
    <w:rsid w:val="004555C4"/>
    <w:rsid w:val="004555C5"/>
    <w:rsid w:val="00457506"/>
    <w:rsid w:val="004610F6"/>
    <w:rsid w:val="00461611"/>
    <w:rsid w:val="00462A15"/>
    <w:rsid w:val="004634A8"/>
    <w:rsid w:val="00465E28"/>
    <w:rsid w:val="00465E97"/>
    <w:rsid w:val="004664FB"/>
    <w:rsid w:val="00466923"/>
    <w:rsid w:val="00467AD2"/>
    <w:rsid w:val="00467E9D"/>
    <w:rsid w:val="00470F8A"/>
    <w:rsid w:val="004742D9"/>
    <w:rsid w:val="00474D82"/>
    <w:rsid w:val="0047717C"/>
    <w:rsid w:val="004775D9"/>
    <w:rsid w:val="00477630"/>
    <w:rsid w:val="00480BA4"/>
    <w:rsid w:val="004814FC"/>
    <w:rsid w:val="00481AF1"/>
    <w:rsid w:val="00482132"/>
    <w:rsid w:val="00483362"/>
    <w:rsid w:val="00483399"/>
    <w:rsid w:val="0048509F"/>
    <w:rsid w:val="00485FF5"/>
    <w:rsid w:val="00486BFA"/>
    <w:rsid w:val="00487E7E"/>
    <w:rsid w:val="00490099"/>
    <w:rsid w:val="004911C2"/>
    <w:rsid w:val="00491F1E"/>
    <w:rsid w:val="00492232"/>
    <w:rsid w:val="004927C9"/>
    <w:rsid w:val="00493540"/>
    <w:rsid w:val="00494503"/>
    <w:rsid w:val="004953FC"/>
    <w:rsid w:val="0049631D"/>
    <w:rsid w:val="00497CE6"/>
    <w:rsid w:val="004A0C8C"/>
    <w:rsid w:val="004A18A2"/>
    <w:rsid w:val="004A1B6A"/>
    <w:rsid w:val="004A2DC2"/>
    <w:rsid w:val="004A43DD"/>
    <w:rsid w:val="004A4FAF"/>
    <w:rsid w:val="004A504C"/>
    <w:rsid w:val="004A570F"/>
    <w:rsid w:val="004A627E"/>
    <w:rsid w:val="004A6EE8"/>
    <w:rsid w:val="004B1FAE"/>
    <w:rsid w:val="004B2781"/>
    <w:rsid w:val="004B2974"/>
    <w:rsid w:val="004B2B4D"/>
    <w:rsid w:val="004B3E3D"/>
    <w:rsid w:val="004B455F"/>
    <w:rsid w:val="004B482A"/>
    <w:rsid w:val="004B51FB"/>
    <w:rsid w:val="004B5D3C"/>
    <w:rsid w:val="004B7A6E"/>
    <w:rsid w:val="004B7F63"/>
    <w:rsid w:val="004C0CC2"/>
    <w:rsid w:val="004C179B"/>
    <w:rsid w:val="004C17FB"/>
    <w:rsid w:val="004C22EE"/>
    <w:rsid w:val="004C282E"/>
    <w:rsid w:val="004C2B07"/>
    <w:rsid w:val="004C2B58"/>
    <w:rsid w:val="004C3018"/>
    <w:rsid w:val="004C39E8"/>
    <w:rsid w:val="004C3CDD"/>
    <w:rsid w:val="004C4146"/>
    <w:rsid w:val="004C4971"/>
    <w:rsid w:val="004C4D28"/>
    <w:rsid w:val="004C4E3B"/>
    <w:rsid w:val="004C4F9C"/>
    <w:rsid w:val="004C5480"/>
    <w:rsid w:val="004C5ED4"/>
    <w:rsid w:val="004C627D"/>
    <w:rsid w:val="004C6749"/>
    <w:rsid w:val="004C71D1"/>
    <w:rsid w:val="004C768B"/>
    <w:rsid w:val="004D14D9"/>
    <w:rsid w:val="004D15C6"/>
    <w:rsid w:val="004D1DD2"/>
    <w:rsid w:val="004D26C2"/>
    <w:rsid w:val="004D2DE1"/>
    <w:rsid w:val="004D2E1D"/>
    <w:rsid w:val="004D307A"/>
    <w:rsid w:val="004D3A56"/>
    <w:rsid w:val="004D4018"/>
    <w:rsid w:val="004D407D"/>
    <w:rsid w:val="004D49B6"/>
    <w:rsid w:val="004D5ED8"/>
    <w:rsid w:val="004D6E15"/>
    <w:rsid w:val="004D720D"/>
    <w:rsid w:val="004E0D45"/>
    <w:rsid w:val="004E0D73"/>
    <w:rsid w:val="004E1A74"/>
    <w:rsid w:val="004E2839"/>
    <w:rsid w:val="004E3799"/>
    <w:rsid w:val="004E4FFB"/>
    <w:rsid w:val="004E5068"/>
    <w:rsid w:val="004E517A"/>
    <w:rsid w:val="004E53C9"/>
    <w:rsid w:val="004E574E"/>
    <w:rsid w:val="004E58A2"/>
    <w:rsid w:val="004E5932"/>
    <w:rsid w:val="004E657F"/>
    <w:rsid w:val="004E7268"/>
    <w:rsid w:val="004F0645"/>
    <w:rsid w:val="004F0F21"/>
    <w:rsid w:val="004F1DB6"/>
    <w:rsid w:val="004F2454"/>
    <w:rsid w:val="004F42A4"/>
    <w:rsid w:val="004F4516"/>
    <w:rsid w:val="004F4D75"/>
    <w:rsid w:val="004F5080"/>
    <w:rsid w:val="004F5529"/>
    <w:rsid w:val="004F618B"/>
    <w:rsid w:val="004F672F"/>
    <w:rsid w:val="004F75E1"/>
    <w:rsid w:val="00500A40"/>
    <w:rsid w:val="005012F6"/>
    <w:rsid w:val="00501623"/>
    <w:rsid w:val="005018DC"/>
    <w:rsid w:val="005035B1"/>
    <w:rsid w:val="0050376D"/>
    <w:rsid w:val="00504287"/>
    <w:rsid w:val="0050513D"/>
    <w:rsid w:val="00505A17"/>
    <w:rsid w:val="00505C13"/>
    <w:rsid w:val="00511C69"/>
    <w:rsid w:val="00511F4E"/>
    <w:rsid w:val="00513AD6"/>
    <w:rsid w:val="0051525B"/>
    <w:rsid w:val="00515B4F"/>
    <w:rsid w:val="0051663B"/>
    <w:rsid w:val="00516A83"/>
    <w:rsid w:val="00516FBB"/>
    <w:rsid w:val="0051761F"/>
    <w:rsid w:val="00521015"/>
    <w:rsid w:val="005214EA"/>
    <w:rsid w:val="0052165E"/>
    <w:rsid w:val="005219B6"/>
    <w:rsid w:val="005224F8"/>
    <w:rsid w:val="005243E1"/>
    <w:rsid w:val="00525783"/>
    <w:rsid w:val="0052601C"/>
    <w:rsid w:val="00526939"/>
    <w:rsid w:val="00532F4A"/>
    <w:rsid w:val="00533A08"/>
    <w:rsid w:val="00533D63"/>
    <w:rsid w:val="00533F1E"/>
    <w:rsid w:val="00534F5F"/>
    <w:rsid w:val="00537C9B"/>
    <w:rsid w:val="0054009A"/>
    <w:rsid w:val="005404C1"/>
    <w:rsid w:val="00540F44"/>
    <w:rsid w:val="0054110F"/>
    <w:rsid w:val="005419C9"/>
    <w:rsid w:val="00541B6F"/>
    <w:rsid w:val="0054246E"/>
    <w:rsid w:val="00544480"/>
    <w:rsid w:val="005448B3"/>
    <w:rsid w:val="00544960"/>
    <w:rsid w:val="005456B0"/>
    <w:rsid w:val="00545920"/>
    <w:rsid w:val="005474F1"/>
    <w:rsid w:val="00550478"/>
    <w:rsid w:val="00550DFF"/>
    <w:rsid w:val="00552128"/>
    <w:rsid w:val="0055472D"/>
    <w:rsid w:val="00554D80"/>
    <w:rsid w:val="00555C85"/>
    <w:rsid w:val="00555E7D"/>
    <w:rsid w:val="00556AA3"/>
    <w:rsid w:val="00556B93"/>
    <w:rsid w:val="00556CED"/>
    <w:rsid w:val="005579B6"/>
    <w:rsid w:val="00557AF0"/>
    <w:rsid w:val="005604F0"/>
    <w:rsid w:val="0056160B"/>
    <w:rsid w:val="00561CE6"/>
    <w:rsid w:val="005637DC"/>
    <w:rsid w:val="0056396B"/>
    <w:rsid w:val="0056494B"/>
    <w:rsid w:val="00564AB2"/>
    <w:rsid w:val="00565F07"/>
    <w:rsid w:val="005668A8"/>
    <w:rsid w:val="00566EB6"/>
    <w:rsid w:val="00567807"/>
    <w:rsid w:val="0057131F"/>
    <w:rsid w:val="005714F8"/>
    <w:rsid w:val="00571972"/>
    <w:rsid w:val="00571F52"/>
    <w:rsid w:val="00572A70"/>
    <w:rsid w:val="00573158"/>
    <w:rsid w:val="005742E8"/>
    <w:rsid w:val="00575C3E"/>
    <w:rsid w:val="00575F18"/>
    <w:rsid w:val="00576125"/>
    <w:rsid w:val="0057681E"/>
    <w:rsid w:val="00577EA9"/>
    <w:rsid w:val="00581992"/>
    <w:rsid w:val="005829F3"/>
    <w:rsid w:val="00582AB3"/>
    <w:rsid w:val="00582CF7"/>
    <w:rsid w:val="00582D60"/>
    <w:rsid w:val="00583B30"/>
    <w:rsid w:val="005846F5"/>
    <w:rsid w:val="00584A77"/>
    <w:rsid w:val="00585141"/>
    <w:rsid w:val="0058605A"/>
    <w:rsid w:val="005867A7"/>
    <w:rsid w:val="00586AFD"/>
    <w:rsid w:val="00587537"/>
    <w:rsid w:val="0058768C"/>
    <w:rsid w:val="00587A36"/>
    <w:rsid w:val="00590A4A"/>
    <w:rsid w:val="00591481"/>
    <w:rsid w:val="005915A2"/>
    <w:rsid w:val="005957F4"/>
    <w:rsid w:val="005959DC"/>
    <w:rsid w:val="00595F11"/>
    <w:rsid w:val="00596986"/>
    <w:rsid w:val="00596F70"/>
    <w:rsid w:val="00597240"/>
    <w:rsid w:val="005973E6"/>
    <w:rsid w:val="0059761B"/>
    <w:rsid w:val="005978E5"/>
    <w:rsid w:val="00597CB4"/>
    <w:rsid w:val="005A2418"/>
    <w:rsid w:val="005A2F0D"/>
    <w:rsid w:val="005A3DF1"/>
    <w:rsid w:val="005A44C0"/>
    <w:rsid w:val="005A61EE"/>
    <w:rsid w:val="005A6550"/>
    <w:rsid w:val="005A74CF"/>
    <w:rsid w:val="005A7B81"/>
    <w:rsid w:val="005B07D1"/>
    <w:rsid w:val="005B3ABE"/>
    <w:rsid w:val="005B4730"/>
    <w:rsid w:val="005B4F83"/>
    <w:rsid w:val="005B4FF9"/>
    <w:rsid w:val="005B53E0"/>
    <w:rsid w:val="005B5D7C"/>
    <w:rsid w:val="005B5DCC"/>
    <w:rsid w:val="005B6F4D"/>
    <w:rsid w:val="005B7275"/>
    <w:rsid w:val="005C1889"/>
    <w:rsid w:val="005C1A73"/>
    <w:rsid w:val="005C1FA9"/>
    <w:rsid w:val="005C2521"/>
    <w:rsid w:val="005C290A"/>
    <w:rsid w:val="005C4887"/>
    <w:rsid w:val="005C5C08"/>
    <w:rsid w:val="005C6D52"/>
    <w:rsid w:val="005C70A4"/>
    <w:rsid w:val="005C7150"/>
    <w:rsid w:val="005C7D44"/>
    <w:rsid w:val="005D0858"/>
    <w:rsid w:val="005D170C"/>
    <w:rsid w:val="005D4141"/>
    <w:rsid w:val="005D478F"/>
    <w:rsid w:val="005D546A"/>
    <w:rsid w:val="005D5493"/>
    <w:rsid w:val="005D56C2"/>
    <w:rsid w:val="005D5C20"/>
    <w:rsid w:val="005D5EAD"/>
    <w:rsid w:val="005D6813"/>
    <w:rsid w:val="005D682A"/>
    <w:rsid w:val="005D7834"/>
    <w:rsid w:val="005D7C9B"/>
    <w:rsid w:val="005D7CB2"/>
    <w:rsid w:val="005E023D"/>
    <w:rsid w:val="005E080C"/>
    <w:rsid w:val="005E1883"/>
    <w:rsid w:val="005E2EA7"/>
    <w:rsid w:val="005E3FD2"/>
    <w:rsid w:val="005E4606"/>
    <w:rsid w:val="005E5159"/>
    <w:rsid w:val="005E5819"/>
    <w:rsid w:val="005E5C1F"/>
    <w:rsid w:val="005E6A50"/>
    <w:rsid w:val="005E7980"/>
    <w:rsid w:val="005F0D63"/>
    <w:rsid w:val="005F0F65"/>
    <w:rsid w:val="005F16A8"/>
    <w:rsid w:val="005F1968"/>
    <w:rsid w:val="005F1A83"/>
    <w:rsid w:val="005F1C33"/>
    <w:rsid w:val="005F21E9"/>
    <w:rsid w:val="005F288C"/>
    <w:rsid w:val="005F46A1"/>
    <w:rsid w:val="005F4A14"/>
    <w:rsid w:val="005F4CAF"/>
    <w:rsid w:val="005F54B0"/>
    <w:rsid w:val="005F55C9"/>
    <w:rsid w:val="005F5758"/>
    <w:rsid w:val="005F5856"/>
    <w:rsid w:val="005F6184"/>
    <w:rsid w:val="005F6642"/>
    <w:rsid w:val="005F7102"/>
    <w:rsid w:val="00600397"/>
    <w:rsid w:val="0060063D"/>
    <w:rsid w:val="00601194"/>
    <w:rsid w:val="006016A5"/>
    <w:rsid w:val="006019D5"/>
    <w:rsid w:val="00602E9B"/>
    <w:rsid w:val="006048E2"/>
    <w:rsid w:val="00605099"/>
    <w:rsid w:val="0060510E"/>
    <w:rsid w:val="006058F8"/>
    <w:rsid w:val="0060691D"/>
    <w:rsid w:val="00606C2A"/>
    <w:rsid w:val="006075A0"/>
    <w:rsid w:val="00610084"/>
    <w:rsid w:val="0061117A"/>
    <w:rsid w:val="006113BF"/>
    <w:rsid w:val="00613303"/>
    <w:rsid w:val="00613F9D"/>
    <w:rsid w:val="0061407B"/>
    <w:rsid w:val="00614178"/>
    <w:rsid w:val="00614624"/>
    <w:rsid w:val="00614A35"/>
    <w:rsid w:val="0061508D"/>
    <w:rsid w:val="00615766"/>
    <w:rsid w:val="006158B1"/>
    <w:rsid w:val="00616530"/>
    <w:rsid w:val="00616D97"/>
    <w:rsid w:val="00617A2F"/>
    <w:rsid w:val="006205E6"/>
    <w:rsid w:val="006209A5"/>
    <w:rsid w:val="00621EE8"/>
    <w:rsid w:val="006235F3"/>
    <w:rsid w:val="00625750"/>
    <w:rsid w:val="00625935"/>
    <w:rsid w:val="00627EBA"/>
    <w:rsid w:val="00630811"/>
    <w:rsid w:val="006309F5"/>
    <w:rsid w:val="0063309D"/>
    <w:rsid w:val="006332C5"/>
    <w:rsid w:val="006342E3"/>
    <w:rsid w:val="00635EBE"/>
    <w:rsid w:val="00636381"/>
    <w:rsid w:val="00636546"/>
    <w:rsid w:val="00636614"/>
    <w:rsid w:val="00636B4C"/>
    <w:rsid w:val="00636BBC"/>
    <w:rsid w:val="006371C8"/>
    <w:rsid w:val="00640049"/>
    <w:rsid w:val="0064075E"/>
    <w:rsid w:val="006414AC"/>
    <w:rsid w:val="006419E3"/>
    <w:rsid w:val="00641F40"/>
    <w:rsid w:val="00642F59"/>
    <w:rsid w:val="006435A4"/>
    <w:rsid w:val="00643E3D"/>
    <w:rsid w:val="00643FF9"/>
    <w:rsid w:val="00644A85"/>
    <w:rsid w:val="00646943"/>
    <w:rsid w:val="0064787A"/>
    <w:rsid w:val="00652005"/>
    <w:rsid w:val="00652508"/>
    <w:rsid w:val="006525A9"/>
    <w:rsid w:val="00653286"/>
    <w:rsid w:val="006540AA"/>
    <w:rsid w:val="0065411C"/>
    <w:rsid w:val="00655D8A"/>
    <w:rsid w:val="00657045"/>
    <w:rsid w:val="00657B25"/>
    <w:rsid w:val="00657D1B"/>
    <w:rsid w:val="00660F20"/>
    <w:rsid w:val="00660F87"/>
    <w:rsid w:val="006625E7"/>
    <w:rsid w:val="00662684"/>
    <w:rsid w:val="00664465"/>
    <w:rsid w:val="006649B0"/>
    <w:rsid w:val="006656E9"/>
    <w:rsid w:val="006659F1"/>
    <w:rsid w:val="00666310"/>
    <w:rsid w:val="00666E57"/>
    <w:rsid w:val="00666EEC"/>
    <w:rsid w:val="00670229"/>
    <w:rsid w:val="0067098C"/>
    <w:rsid w:val="0067175A"/>
    <w:rsid w:val="0067176C"/>
    <w:rsid w:val="00671873"/>
    <w:rsid w:val="00671C92"/>
    <w:rsid w:val="00671FDB"/>
    <w:rsid w:val="006720DB"/>
    <w:rsid w:val="00673240"/>
    <w:rsid w:val="00673AF4"/>
    <w:rsid w:val="00681239"/>
    <w:rsid w:val="0068145F"/>
    <w:rsid w:val="006816C0"/>
    <w:rsid w:val="00681CAC"/>
    <w:rsid w:val="00684909"/>
    <w:rsid w:val="00685064"/>
    <w:rsid w:val="0068586B"/>
    <w:rsid w:val="00685F46"/>
    <w:rsid w:val="00685F6A"/>
    <w:rsid w:val="00686EE4"/>
    <w:rsid w:val="00686FBB"/>
    <w:rsid w:val="006875C3"/>
    <w:rsid w:val="0069187B"/>
    <w:rsid w:val="00691E76"/>
    <w:rsid w:val="00692590"/>
    <w:rsid w:val="00692B87"/>
    <w:rsid w:val="00692D81"/>
    <w:rsid w:val="00693A6C"/>
    <w:rsid w:val="00693B0F"/>
    <w:rsid w:val="00693BE0"/>
    <w:rsid w:val="00694D98"/>
    <w:rsid w:val="00695186"/>
    <w:rsid w:val="006952BC"/>
    <w:rsid w:val="00695703"/>
    <w:rsid w:val="006961E0"/>
    <w:rsid w:val="00696425"/>
    <w:rsid w:val="00697FDF"/>
    <w:rsid w:val="006A00EE"/>
    <w:rsid w:val="006A165E"/>
    <w:rsid w:val="006A192F"/>
    <w:rsid w:val="006A1C72"/>
    <w:rsid w:val="006A37F2"/>
    <w:rsid w:val="006A47F2"/>
    <w:rsid w:val="006A5D52"/>
    <w:rsid w:val="006A633A"/>
    <w:rsid w:val="006A64E5"/>
    <w:rsid w:val="006B031A"/>
    <w:rsid w:val="006B044B"/>
    <w:rsid w:val="006B047A"/>
    <w:rsid w:val="006B07DA"/>
    <w:rsid w:val="006B0AD0"/>
    <w:rsid w:val="006B1E3C"/>
    <w:rsid w:val="006B2318"/>
    <w:rsid w:val="006B45D6"/>
    <w:rsid w:val="006B564D"/>
    <w:rsid w:val="006B571D"/>
    <w:rsid w:val="006B57D6"/>
    <w:rsid w:val="006B5D42"/>
    <w:rsid w:val="006B7353"/>
    <w:rsid w:val="006B78AF"/>
    <w:rsid w:val="006C0E8B"/>
    <w:rsid w:val="006C21E6"/>
    <w:rsid w:val="006C2D4F"/>
    <w:rsid w:val="006C30FE"/>
    <w:rsid w:val="006C4110"/>
    <w:rsid w:val="006C539D"/>
    <w:rsid w:val="006C7801"/>
    <w:rsid w:val="006D007F"/>
    <w:rsid w:val="006D092B"/>
    <w:rsid w:val="006D1380"/>
    <w:rsid w:val="006D1C0E"/>
    <w:rsid w:val="006D1DAB"/>
    <w:rsid w:val="006D370C"/>
    <w:rsid w:val="006D5B4C"/>
    <w:rsid w:val="006D72C8"/>
    <w:rsid w:val="006D72E5"/>
    <w:rsid w:val="006D7866"/>
    <w:rsid w:val="006D795F"/>
    <w:rsid w:val="006D7BEA"/>
    <w:rsid w:val="006E0992"/>
    <w:rsid w:val="006E0A91"/>
    <w:rsid w:val="006E2948"/>
    <w:rsid w:val="006E3002"/>
    <w:rsid w:val="006E3AC1"/>
    <w:rsid w:val="006E3CE6"/>
    <w:rsid w:val="006E3F4D"/>
    <w:rsid w:val="006E4D3C"/>
    <w:rsid w:val="006E6927"/>
    <w:rsid w:val="006F249D"/>
    <w:rsid w:val="006F28E6"/>
    <w:rsid w:val="006F33B0"/>
    <w:rsid w:val="006F38CC"/>
    <w:rsid w:val="006F4BDB"/>
    <w:rsid w:val="006F57E5"/>
    <w:rsid w:val="006F621A"/>
    <w:rsid w:val="006F6C71"/>
    <w:rsid w:val="006F6FDD"/>
    <w:rsid w:val="006F71D0"/>
    <w:rsid w:val="006F7EE1"/>
    <w:rsid w:val="00700B24"/>
    <w:rsid w:val="00701D32"/>
    <w:rsid w:val="00703E6E"/>
    <w:rsid w:val="00704FE1"/>
    <w:rsid w:val="007052B5"/>
    <w:rsid w:val="007079E8"/>
    <w:rsid w:val="007109B7"/>
    <w:rsid w:val="007133B7"/>
    <w:rsid w:val="007169D5"/>
    <w:rsid w:val="00716C18"/>
    <w:rsid w:val="007172D0"/>
    <w:rsid w:val="007172D6"/>
    <w:rsid w:val="00717E0D"/>
    <w:rsid w:val="007203D1"/>
    <w:rsid w:val="00720ACB"/>
    <w:rsid w:val="007221A2"/>
    <w:rsid w:val="00724306"/>
    <w:rsid w:val="0072506E"/>
    <w:rsid w:val="007252DE"/>
    <w:rsid w:val="00725B44"/>
    <w:rsid w:val="007266DF"/>
    <w:rsid w:val="007271C7"/>
    <w:rsid w:val="00727B83"/>
    <w:rsid w:val="00727D10"/>
    <w:rsid w:val="00730761"/>
    <w:rsid w:val="00730E29"/>
    <w:rsid w:val="00731039"/>
    <w:rsid w:val="007312CF"/>
    <w:rsid w:val="0073149C"/>
    <w:rsid w:val="0073163D"/>
    <w:rsid w:val="00732A63"/>
    <w:rsid w:val="00733A87"/>
    <w:rsid w:val="00736639"/>
    <w:rsid w:val="0073698B"/>
    <w:rsid w:val="0073729B"/>
    <w:rsid w:val="0074008F"/>
    <w:rsid w:val="00740DFF"/>
    <w:rsid w:val="00741676"/>
    <w:rsid w:val="007427E7"/>
    <w:rsid w:val="00742E9D"/>
    <w:rsid w:val="007430B7"/>
    <w:rsid w:val="00743607"/>
    <w:rsid w:val="00744CC9"/>
    <w:rsid w:val="00744EF4"/>
    <w:rsid w:val="00745AA3"/>
    <w:rsid w:val="007467DC"/>
    <w:rsid w:val="00746F40"/>
    <w:rsid w:val="00747CC6"/>
    <w:rsid w:val="00750F60"/>
    <w:rsid w:val="007510BE"/>
    <w:rsid w:val="00751AF6"/>
    <w:rsid w:val="0075322A"/>
    <w:rsid w:val="007535AD"/>
    <w:rsid w:val="00753EEE"/>
    <w:rsid w:val="00754D84"/>
    <w:rsid w:val="00755342"/>
    <w:rsid w:val="00755485"/>
    <w:rsid w:val="0075550F"/>
    <w:rsid w:val="00755914"/>
    <w:rsid w:val="00755BE2"/>
    <w:rsid w:val="00756537"/>
    <w:rsid w:val="00756CE1"/>
    <w:rsid w:val="007571C6"/>
    <w:rsid w:val="00757BE6"/>
    <w:rsid w:val="00762DCF"/>
    <w:rsid w:val="00763482"/>
    <w:rsid w:val="00763C9B"/>
    <w:rsid w:val="00763D53"/>
    <w:rsid w:val="007649C4"/>
    <w:rsid w:val="00765697"/>
    <w:rsid w:val="0076614C"/>
    <w:rsid w:val="00766589"/>
    <w:rsid w:val="007666EA"/>
    <w:rsid w:val="00767F66"/>
    <w:rsid w:val="007716FA"/>
    <w:rsid w:val="00772277"/>
    <w:rsid w:val="00773478"/>
    <w:rsid w:val="0077758F"/>
    <w:rsid w:val="00781599"/>
    <w:rsid w:val="00782A73"/>
    <w:rsid w:val="00782E97"/>
    <w:rsid w:val="0078395B"/>
    <w:rsid w:val="00784613"/>
    <w:rsid w:val="00784F29"/>
    <w:rsid w:val="007876DF"/>
    <w:rsid w:val="007920D1"/>
    <w:rsid w:val="007927B4"/>
    <w:rsid w:val="007939FE"/>
    <w:rsid w:val="0079472D"/>
    <w:rsid w:val="00794BB0"/>
    <w:rsid w:val="00795342"/>
    <w:rsid w:val="0079543F"/>
    <w:rsid w:val="007955CC"/>
    <w:rsid w:val="007962C8"/>
    <w:rsid w:val="00796359"/>
    <w:rsid w:val="00796932"/>
    <w:rsid w:val="007A037F"/>
    <w:rsid w:val="007A2278"/>
    <w:rsid w:val="007A2477"/>
    <w:rsid w:val="007A2F6B"/>
    <w:rsid w:val="007A4567"/>
    <w:rsid w:val="007A5391"/>
    <w:rsid w:val="007A57EE"/>
    <w:rsid w:val="007A6013"/>
    <w:rsid w:val="007A6B0B"/>
    <w:rsid w:val="007A704D"/>
    <w:rsid w:val="007A7B98"/>
    <w:rsid w:val="007B200B"/>
    <w:rsid w:val="007B2CA7"/>
    <w:rsid w:val="007B337C"/>
    <w:rsid w:val="007B3750"/>
    <w:rsid w:val="007B38F3"/>
    <w:rsid w:val="007B450C"/>
    <w:rsid w:val="007B6C12"/>
    <w:rsid w:val="007B7721"/>
    <w:rsid w:val="007B7E1D"/>
    <w:rsid w:val="007C075F"/>
    <w:rsid w:val="007C2C4D"/>
    <w:rsid w:val="007C2DE5"/>
    <w:rsid w:val="007C2E81"/>
    <w:rsid w:val="007C4D96"/>
    <w:rsid w:val="007C56BB"/>
    <w:rsid w:val="007C5771"/>
    <w:rsid w:val="007C5C1D"/>
    <w:rsid w:val="007C6D26"/>
    <w:rsid w:val="007C75CC"/>
    <w:rsid w:val="007C761B"/>
    <w:rsid w:val="007D0258"/>
    <w:rsid w:val="007D279A"/>
    <w:rsid w:val="007D2847"/>
    <w:rsid w:val="007D299F"/>
    <w:rsid w:val="007D3735"/>
    <w:rsid w:val="007D4A58"/>
    <w:rsid w:val="007D4B6E"/>
    <w:rsid w:val="007D5576"/>
    <w:rsid w:val="007D607D"/>
    <w:rsid w:val="007E0DB6"/>
    <w:rsid w:val="007E0FDE"/>
    <w:rsid w:val="007E14EE"/>
    <w:rsid w:val="007E35A6"/>
    <w:rsid w:val="007E72CE"/>
    <w:rsid w:val="007F012D"/>
    <w:rsid w:val="007F0ABA"/>
    <w:rsid w:val="007F0DDC"/>
    <w:rsid w:val="007F12F4"/>
    <w:rsid w:val="007F2EDF"/>
    <w:rsid w:val="007F39C3"/>
    <w:rsid w:val="007F41F9"/>
    <w:rsid w:val="007F50BD"/>
    <w:rsid w:val="007F55F3"/>
    <w:rsid w:val="007F6613"/>
    <w:rsid w:val="007F706D"/>
    <w:rsid w:val="007F730D"/>
    <w:rsid w:val="00800AA5"/>
    <w:rsid w:val="00801D25"/>
    <w:rsid w:val="00801E76"/>
    <w:rsid w:val="00803A01"/>
    <w:rsid w:val="00810A66"/>
    <w:rsid w:val="00810E82"/>
    <w:rsid w:val="00811F62"/>
    <w:rsid w:val="00812633"/>
    <w:rsid w:val="00812BEC"/>
    <w:rsid w:val="00813167"/>
    <w:rsid w:val="00813D02"/>
    <w:rsid w:val="008142CD"/>
    <w:rsid w:val="00814927"/>
    <w:rsid w:val="00814D81"/>
    <w:rsid w:val="00815027"/>
    <w:rsid w:val="0081504C"/>
    <w:rsid w:val="00815EF0"/>
    <w:rsid w:val="008160F8"/>
    <w:rsid w:val="00817330"/>
    <w:rsid w:val="008226AE"/>
    <w:rsid w:val="00822C93"/>
    <w:rsid w:val="008232A0"/>
    <w:rsid w:val="00823F9C"/>
    <w:rsid w:val="008240AA"/>
    <w:rsid w:val="00824454"/>
    <w:rsid w:val="00825244"/>
    <w:rsid w:val="00826357"/>
    <w:rsid w:val="008268AC"/>
    <w:rsid w:val="00830606"/>
    <w:rsid w:val="0083086A"/>
    <w:rsid w:val="00830CEE"/>
    <w:rsid w:val="00831E90"/>
    <w:rsid w:val="00832E39"/>
    <w:rsid w:val="008331FA"/>
    <w:rsid w:val="00833ACA"/>
    <w:rsid w:val="00835467"/>
    <w:rsid w:val="008356BD"/>
    <w:rsid w:val="008359AE"/>
    <w:rsid w:val="00836133"/>
    <w:rsid w:val="00836F28"/>
    <w:rsid w:val="00841526"/>
    <w:rsid w:val="008418DF"/>
    <w:rsid w:val="00841D63"/>
    <w:rsid w:val="00841DF9"/>
    <w:rsid w:val="0084221B"/>
    <w:rsid w:val="00842709"/>
    <w:rsid w:val="008427CD"/>
    <w:rsid w:val="00842C5D"/>
    <w:rsid w:val="00842F9C"/>
    <w:rsid w:val="00843463"/>
    <w:rsid w:val="00843646"/>
    <w:rsid w:val="00843E5A"/>
    <w:rsid w:val="00845B84"/>
    <w:rsid w:val="008515C0"/>
    <w:rsid w:val="0085247E"/>
    <w:rsid w:val="00852EA6"/>
    <w:rsid w:val="008531C4"/>
    <w:rsid w:val="00854249"/>
    <w:rsid w:val="00854808"/>
    <w:rsid w:val="00856383"/>
    <w:rsid w:val="00857D4A"/>
    <w:rsid w:val="00861349"/>
    <w:rsid w:val="00861DB3"/>
    <w:rsid w:val="00862E83"/>
    <w:rsid w:val="008639F0"/>
    <w:rsid w:val="00864F4F"/>
    <w:rsid w:val="00866980"/>
    <w:rsid w:val="008725A7"/>
    <w:rsid w:val="00873563"/>
    <w:rsid w:val="0087372E"/>
    <w:rsid w:val="00874035"/>
    <w:rsid w:val="008743A8"/>
    <w:rsid w:val="00874506"/>
    <w:rsid w:val="008746DF"/>
    <w:rsid w:val="008748BB"/>
    <w:rsid w:val="008762BC"/>
    <w:rsid w:val="00877556"/>
    <w:rsid w:val="00880126"/>
    <w:rsid w:val="0088081E"/>
    <w:rsid w:val="00880F4D"/>
    <w:rsid w:val="00881FE5"/>
    <w:rsid w:val="0088303C"/>
    <w:rsid w:val="008833DC"/>
    <w:rsid w:val="008840AD"/>
    <w:rsid w:val="00884EAD"/>
    <w:rsid w:val="00885DF6"/>
    <w:rsid w:val="0088632E"/>
    <w:rsid w:val="008918E2"/>
    <w:rsid w:val="00891F01"/>
    <w:rsid w:val="00892230"/>
    <w:rsid w:val="0089315C"/>
    <w:rsid w:val="00893C4D"/>
    <w:rsid w:val="00894C2D"/>
    <w:rsid w:val="0089576B"/>
    <w:rsid w:val="008A065B"/>
    <w:rsid w:val="008A34EE"/>
    <w:rsid w:val="008A5290"/>
    <w:rsid w:val="008A56DD"/>
    <w:rsid w:val="008A5921"/>
    <w:rsid w:val="008A5F69"/>
    <w:rsid w:val="008B0005"/>
    <w:rsid w:val="008B0682"/>
    <w:rsid w:val="008B0D22"/>
    <w:rsid w:val="008B1BFE"/>
    <w:rsid w:val="008B1ECB"/>
    <w:rsid w:val="008B2C51"/>
    <w:rsid w:val="008B303F"/>
    <w:rsid w:val="008B3D01"/>
    <w:rsid w:val="008B47AD"/>
    <w:rsid w:val="008B636B"/>
    <w:rsid w:val="008B6A2E"/>
    <w:rsid w:val="008B6A87"/>
    <w:rsid w:val="008B7591"/>
    <w:rsid w:val="008B7C21"/>
    <w:rsid w:val="008B7DC8"/>
    <w:rsid w:val="008C244B"/>
    <w:rsid w:val="008C2A7B"/>
    <w:rsid w:val="008C38AD"/>
    <w:rsid w:val="008C49C6"/>
    <w:rsid w:val="008C5916"/>
    <w:rsid w:val="008D0227"/>
    <w:rsid w:val="008D3553"/>
    <w:rsid w:val="008D39F7"/>
    <w:rsid w:val="008D3B02"/>
    <w:rsid w:val="008D41F3"/>
    <w:rsid w:val="008D4E74"/>
    <w:rsid w:val="008D53A8"/>
    <w:rsid w:val="008D5451"/>
    <w:rsid w:val="008D7399"/>
    <w:rsid w:val="008D78AF"/>
    <w:rsid w:val="008E111B"/>
    <w:rsid w:val="008E17F4"/>
    <w:rsid w:val="008E2D3C"/>
    <w:rsid w:val="008E325A"/>
    <w:rsid w:val="008E3BC1"/>
    <w:rsid w:val="008E425D"/>
    <w:rsid w:val="008E524A"/>
    <w:rsid w:val="008E5DD1"/>
    <w:rsid w:val="008E7C76"/>
    <w:rsid w:val="008F0C08"/>
    <w:rsid w:val="008F1105"/>
    <w:rsid w:val="008F14CB"/>
    <w:rsid w:val="008F29D2"/>
    <w:rsid w:val="008F30EC"/>
    <w:rsid w:val="008F3533"/>
    <w:rsid w:val="008F5B98"/>
    <w:rsid w:val="008F5C9C"/>
    <w:rsid w:val="008F6BA0"/>
    <w:rsid w:val="008F6F26"/>
    <w:rsid w:val="00900C81"/>
    <w:rsid w:val="00900E1A"/>
    <w:rsid w:val="00900E28"/>
    <w:rsid w:val="00900F8F"/>
    <w:rsid w:val="00901180"/>
    <w:rsid w:val="00901DD6"/>
    <w:rsid w:val="0090330D"/>
    <w:rsid w:val="009034EE"/>
    <w:rsid w:val="00903B30"/>
    <w:rsid w:val="00904829"/>
    <w:rsid w:val="009057F5"/>
    <w:rsid w:val="00905916"/>
    <w:rsid w:val="00910BFB"/>
    <w:rsid w:val="00911191"/>
    <w:rsid w:val="00911F7A"/>
    <w:rsid w:val="00912631"/>
    <w:rsid w:val="00912878"/>
    <w:rsid w:val="0091299B"/>
    <w:rsid w:val="00913456"/>
    <w:rsid w:val="0091428A"/>
    <w:rsid w:val="00914DFF"/>
    <w:rsid w:val="00915621"/>
    <w:rsid w:val="00917D00"/>
    <w:rsid w:val="0092192A"/>
    <w:rsid w:val="00921FD1"/>
    <w:rsid w:val="00922053"/>
    <w:rsid w:val="0092259F"/>
    <w:rsid w:val="0092469E"/>
    <w:rsid w:val="009248D5"/>
    <w:rsid w:val="00927439"/>
    <w:rsid w:val="00930272"/>
    <w:rsid w:val="0093091A"/>
    <w:rsid w:val="0093120F"/>
    <w:rsid w:val="009312E9"/>
    <w:rsid w:val="00931C7A"/>
    <w:rsid w:val="009327E6"/>
    <w:rsid w:val="00933842"/>
    <w:rsid w:val="00933C0F"/>
    <w:rsid w:val="00933D07"/>
    <w:rsid w:val="009343D9"/>
    <w:rsid w:val="0093464D"/>
    <w:rsid w:val="00935447"/>
    <w:rsid w:val="0093582D"/>
    <w:rsid w:val="009362FB"/>
    <w:rsid w:val="00936B45"/>
    <w:rsid w:val="00936D6E"/>
    <w:rsid w:val="00936DBA"/>
    <w:rsid w:val="00937391"/>
    <w:rsid w:val="00937CF1"/>
    <w:rsid w:val="00937F01"/>
    <w:rsid w:val="0094018B"/>
    <w:rsid w:val="009412DC"/>
    <w:rsid w:val="00941322"/>
    <w:rsid w:val="00941FE5"/>
    <w:rsid w:val="00942E91"/>
    <w:rsid w:val="0094361C"/>
    <w:rsid w:val="00943BB4"/>
    <w:rsid w:val="00944A94"/>
    <w:rsid w:val="00944D80"/>
    <w:rsid w:val="00945042"/>
    <w:rsid w:val="009452C2"/>
    <w:rsid w:val="00946795"/>
    <w:rsid w:val="0094768F"/>
    <w:rsid w:val="00947A1A"/>
    <w:rsid w:val="0095151A"/>
    <w:rsid w:val="009516EE"/>
    <w:rsid w:val="0095195A"/>
    <w:rsid w:val="00952469"/>
    <w:rsid w:val="009539F9"/>
    <w:rsid w:val="00954C0D"/>
    <w:rsid w:val="0095572E"/>
    <w:rsid w:val="00956AAB"/>
    <w:rsid w:val="00956F55"/>
    <w:rsid w:val="009578E2"/>
    <w:rsid w:val="0096061D"/>
    <w:rsid w:val="009608F9"/>
    <w:rsid w:val="00960E2F"/>
    <w:rsid w:val="00961877"/>
    <w:rsid w:val="00961F9E"/>
    <w:rsid w:val="0096303E"/>
    <w:rsid w:val="00963DB9"/>
    <w:rsid w:val="00964845"/>
    <w:rsid w:val="00964CFD"/>
    <w:rsid w:val="009673ED"/>
    <w:rsid w:val="009703ED"/>
    <w:rsid w:val="0097047A"/>
    <w:rsid w:val="00970897"/>
    <w:rsid w:val="00970FDC"/>
    <w:rsid w:val="009724D4"/>
    <w:rsid w:val="0097299E"/>
    <w:rsid w:val="00974218"/>
    <w:rsid w:val="00974A16"/>
    <w:rsid w:val="00974B7D"/>
    <w:rsid w:val="00974E2E"/>
    <w:rsid w:val="00975A65"/>
    <w:rsid w:val="009816D3"/>
    <w:rsid w:val="00982E13"/>
    <w:rsid w:val="009844FA"/>
    <w:rsid w:val="00984C40"/>
    <w:rsid w:val="00984E45"/>
    <w:rsid w:val="00986902"/>
    <w:rsid w:val="00986B39"/>
    <w:rsid w:val="00987048"/>
    <w:rsid w:val="00987460"/>
    <w:rsid w:val="009876D5"/>
    <w:rsid w:val="00990396"/>
    <w:rsid w:val="00990FAA"/>
    <w:rsid w:val="00990FAB"/>
    <w:rsid w:val="009913D2"/>
    <w:rsid w:val="00992436"/>
    <w:rsid w:val="00992B3C"/>
    <w:rsid w:val="009938A2"/>
    <w:rsid w:val="0099479B"/>
    <w:rsid w:val="009951F1"/>
    <w:rsid w:val="009953F9"/>
    <w:rsid w:val="00995BF7"/>
    <w:rsid w:val="00995DF3"/>
    <w:rsid w:val="009974B1"/>
    <w:rsid w:val="009A00B8"/>
    <w:rsid w:val="009A15BF"/>
    <w:rsid w:val="009A193D"/>
    <w:rsid w:val="009A1D2E"/>
    <w:rsid w:val="009A2D28"/>
    <w:rsid w:val="009A38A7"/>
    <w:rsid w:val="009A7786"/>
    <w:rsid w:val="009A7A9D"/>
    <w:rsid w:val="009B0E10"/>
    <w:rsid w:val="009B13F3"/>
    <w:rsid w:val="009B1DF8"/>
    <w:rsid w:val="009B2B09"/>
    <w:rsid w:val="009B3CCC"/>
    <w:rsid w:val="009B4088"/>
    <w:rsid w:val="009B45D4"/>
    <w:rsid w:val="009B53D1"/>
    <w:rsid w:val="009B548B"/>
    <w:rsid w:val="009B622A"/>
    <w:rsid w:val="009B6299"/>
    <w:rsid w:val="009B6FC6"/>
    <w:rsid w:val="009B752D"/>
    <w:rsid w:val="009B75E9"/>
    <w:rsid w:val="009C0820"/>
    <w:rsid w:val="009C1816"/>
    <w:rsid w:val="009C18CD"/>
    <w:rsid w:val="009C1EBD"/>
    <w:rsid w:val="009C2BFD"/>
    <w:rsid w:val="009C2E64"/>
    <w:rsid w:val="009C31A9"/>
    <w:rsid w:val="009C3BF8"/>
    <w:rsid w:val="009C3C82"/>
    <w:rsid w:val="009C476C"/>
    <w:rsid w:val="009C5702"/>
    <w:rsid w:val="009C6085"/>
    <w:rsid w:val="009C659A"/>
    <w:rsid w:val="009C67E9"/>
    <w:rsid w:val="009C712D"/>
    <w:rsid w:val="009C7FE4"/>
    <w:rsid w:val="009D06B9"/>
    <w:rsid w:val="009D14FD"/>
    <w:rsid w:val="009D198B"/>
    <w:rsid w:val="009D1C9E"/>
    <w:rsid w:val="009D3802"/>
    <w:rsid w:val="009D396A"/>
    <w:rsid w:val="009D47E4"/>
    <w:rsid w:val="009D578E"/>
    <w:rsid w:val="009D5E61"/>
    <w:rsid w:val="009E1F64"/>
    <w:rsid w:val="009E30C2"/>
    <w:rsid w:val="009E364F"/>
    <w:rsid w:val="009E3986"/>
    <w:rsid w:val="009E51AE"/>
    <w:rsid w:val="009F0CA4"/>
    <w:rsid w:val="009F15B5"/>
    <w:rsid w:val="009F1DCD"/>
    <w:rsid w:val="009F3448"/>
    <w:rsid w:val="009F3449"/>
    <w:rsid w:val="009F392E"/>
    <w:rsid w:val="009F3B43"/>
    <w:rsid w:val="009F4414"/>
    <w:rsid w:val="009F4497"/>
    <w:rsid w:val="009F5679"/>
    <w:rsid w:val="009F606D"/>
    <w:rsid w:val="009F60FC"/>
    <w:rsid w:val="009F69B2"/>
    <w:rsid w:val="009F700B"/>
    <w:rsid w:val="00A00EAA"/>
    <w:rsid w:val="00A01499"/>
    <w:rsid w:val="00A018C5"/>
    <w:rsid w:val="00A02631"/>
    <w:rsid w:val="00A03422"/>
    <w:rsid w:val="00A03E1D"/>
    <w:rsid w:val="00A04815"/>
    <w:rsid w:val="00A06856"/>
    <w:rsid w:val="00A06E26"/>
    <w:rsid w:val="00A06FB4"/>
    <w:rsid w:val="00A07D49"/>
    <w:rsid w:val="00A10753"/>
    <w:rsid w:val="00A11188"/>
    <w:rsid w:val="00A12AA1"/>
    <w:rsid w:val="00A12B0F"/>
    <w:rsid w:val="00A132FA"/>
    <w:rsid w:val="00A137CB"/>
    <w:rsid w:val="00A1483D"/>
    <w:rsid w:val="00A15114"/>
    <w:rsid w:val="00A1645B"/>
    <w:rsid w:val="00A17156"/>
    <w:rsid w:val="00A172D3"/>
    <w:rsid w:val="00A20FDA"/>
    <w:rsid w:val="00A23C1F"/>
    <w:rsid w:val="00A24B34"/>
    <w:rsid w:val="00A25043"/>
    <w:rsid w:val="00A25A9A"/>
    <w:rsid w:val="00A25F3B"/>
    <w:rsid w:val="00A318C8"/>
    <w:rsid w:val="00A32825"/>
    <w:rsid w:val="00A32BB6"/>
    <w:rsid w:val="00A32C6A"/>
    <w:rsid w:val="00A33334"/>
    <w:rsid w:val="00A33895"/>
    <w:rsid w:val="00A3394F"/>
    <w:rsid w:val="00A3429B"/>
    <w:rsid w:val="00A346CD"/>
    <w:rsid w:val="00A34783"/>
    <w:rsid w:val="00A35CAC"/>
    <w:rsid w:val="00A35FAA"/>
    <w:rsid w:val="00A365BF"/>
    <w:rsid w:val="00A366AE"/>
    <w:rsid w:val="00A37391"/>
    <w:rsid w:val="00A37519"/>
    <w:rsid w:val="00A37F5A"/>
    <w:rsid w:val="00A37F8F"/>
    <w:rsid w:val="00A40F3E"/>
    <w:rsid w:val="00A41392"/>
    <w:rsid w:val="00A41543"/>
    <w:rsid w:val="00A424A5"/>
    <w:rsid w:val="00A428F3"/>
    <w:rsid w:val="00A42DDA"/>
    <w:rsid w:val="00A434FE"/>
    <w:rsid w:val="00A43795"/>
    <w:rsid w:val="00A439F0"/>
    <w:rsid w:val="00A43AFC"/>
    <w:rsid w:val="00A4528F"/>
    <w:rsid w:val="00A4578F"/>
    <w:rsid w:val="00A46076"/>
    <w:rsid w:val="00A46722"/>
    <w:rsid w:val="00A46A81"/>
    <w:rsid w:val="00A46D08"/>
    <w:rsid w:val="00A46E8F"/>
    <w:rsid w:val="00A47B26"/>
    <w:rsid w:val="00A51259"/>
    <w:rsid w:val="00A5207D"/>
    <w:rsid w:val="00A5244B"/>
    <w:rsid w:val="00A52680"/>
    <w:rsid w:val="00A5284A"/>
    <w:rsid w:val="00A542EA"/>
    <w:rsid w:val="00A5449F"/>
    <w:rsid w:val="00A546D9"/>
    <w:rsid w:val="00A54966"/>
    <w:rsid w:val="00A5590B"/>
    <w:rsid w:val="00A55FF1"/>
    <w:rsid w:val="00A5611D"/>
    <w:rsid w:val="00A57244"/>
    <w:rsid w:val="00A579B9"/>
    <w:rsid w:val="00A607A3"/>
    <w:rsid w:val="00A60B88"/>
    <w:rsid w:val="00A614A1"/>
    <w:rsid w:val="00A61AA2"/>
    <w:rsid w:val="00A61D11"/>
    <w:rsid w:val="00A6363C"/>
    <w:rsid w:val="00A64040"/>
    <w:rsid w:val="00A64CB5"/>
    <w:rsid w:val="00A669BA"/>
    <w:rsid w:val="00A671BE"/>
    <w:rsid w:val="00A67604"/>
    <w:rsid w:val="00A67958"/>
    <w:rsid w:val="00A67BB8"/>
    <w:rsid w:val="00A70027"/>
    <w:rsid w:val="00A70787"/>
    <w:rsid w:val="00A716BA"/>
    <w:rsid w:val="00A71D0B"/>
    <w:rsid w:val="00A7257E"/>
    <w:rsid w:val="00A754FD"/>
    <w:rsid w:val="00A75626"/>
    <w:rsid w:val="00A75AB5"/>
    <w:rsid w:val="00A75CBE"/>
    <w:rsid w:val="00A762EE"/>
    <w:rsid w:val="00A765A5"/>
    <w:rsid w:val="00A76D3A"/>
    <w:rsid w:val="00A8045F"/>
    <w:rsid w:val="00A80896"/>
    <w:rsid w:val="00A8210F"/>
    <w:rsid w:val="00A84DC1"/>
    <w:rsid w:val="00A854B2"/>
    <w:rsid w:val="00A85773"/>
    <w:rsid w:val="00A905CA"/>
    <w:rsid w:val="00A91814"/>
    <w:rsid w:val="00A918D8"/>
    <w:rsid w:val="00A92F7B"/>
    <w:rsid w:val="00A93FF4"/>
    <w:rsid w:val="00A949AB"/>
    <w:rsid w:val="00A95D48"/>
    <w:rsid w:val="00A96170"/>
    <w:rsid w:val="00A9685E"/>
    <w:rsid w:val="00A96A14"/>
    <w:rsid w:val="00A96C5B"/>
    <w:rsid w:val="00A9763F"/>
    <w:rsid w:val="00A9778E"/>
    <w:rsid w:val="00A97DD6"/>
    <w:rsid w:val="00A97FBE"/>
    <w:rsid w:val="00AA21CF"/>
    <w:rsid w:val="00AA23BE"/>
    <w:rsid w:val="00AA3B78"/>
    <w:rsid w:val="00AA40B3"/>
    <w:rsid w:val="00AA48AD"/>
    <w:rsid w:val="00AA4D5C"/>
    <w:rsid w:val="00AA5F16"/>
    <w:rsid w:val="00AB01B2"/>
    <w:rsid w:val="00AB15EB"/>
    <w:rsid w:val="00AB1FEA"/>
    <w:rsid w:val="00AB28BB"/>
    <w:rsid w:val="00AB3FE0"/>
    <w:rsid w:val="00AB5718"/>
    <w:rsid w:val="00AB5E98"/>
    <w:rsid w:val="00AB7302"/>
    <w:rsid w:val="00AC009E"/>
    <w:rsid w:val="00AC0AF5"/>
    <w:rsid w:val="00AC0E5C"/>
    <w:rsid w:val="00AC2508"/>
    <w:rsid w:val="00AC39E2"/>
    <w:rsid w:val="00AC3C6F"/>
    <w:rsid w:val="00AC489E"/>
    <w:rsid w:val="00AC62ED"/>
    <w:rsid w:val="00AC6D40"/>
    <w:rsid w:val="00AC73C7"/>
    <w:rsid w:val="00AC7938"/>
    <w:rsid w:val="00AD251E"/>
    <w:rsid w:val="00AD27EB"/>
    <w:rsid w:val="00AD2A87"/>
    <w:rsid w:val="00AD2E16"/>
    <w:rsid w:val="00AD4A8D"/>
    <w:rsid w:val="00AD4CA8"/>
    <w:rsid w:val="00AD4D54"/>
    <w:rsid w:val="00AD51C1"/>
    <w:rsid w:val="00AD5D5B"/>
    <w:rsid w:val="00AD6DD9"/>
    <w:rsid w:val="00AE0866"/>
    <w:rsid w:val="00AE0E15"/>
    <w:rsid w:val="00AE19D8"/>
    <w:rsid w:val="00AE2020"/>
    <w:rsid w:val="00AE2CDF"/>
    <w:rsid w:val="00AE2E95"/>
    <w:rsid w:val="00AE2FDB"/>
    <w:rsid w:val="00AE534B"/>
    <w:rsid w:val="00AE567F"/>
    <w:rsid w:val="00AE5B1C"/>
    <w:rsid w:val="00AE5F77"/>
    <w:rsid w:val="00AE6A02"/>
    <w:rsid w:val="00AE6A21"/>
    <w:rsid w:val="00AF0460"/>
    <w:rsid w:val="00AF127F"/>
    <w:rsid w:val="00AF16A8"/>
    <w:rsid w:val="00AF1806"/>
    <w:rsid w:val="00AF239B"/>
    <w:rsid w:val="00AF2B14"/>
    <w:rsid w:val="00AF2D1A"/>
    <w:rsid w:val="00AF2E4E"/>
    <w:rsid w:val="00AF3567"/>
    <w:rsid w:val="00AF35FA"/>
    <w:rsid w:val="00AF3791"/>
    <w:rsid w:val="00AF449C"/>
    <w:rsid w:val="00AF44B5"/>
    <w:rsid w:val="00AF5EEF"/>
    <w:rsid w:val="00AF6037"/>
    <w:rsid w:val="00AF6070"/>
    <w:rsid w:val="00AF6D69"/>
    <w:rsid w:val="00AF7274"/>
    <w:rsid w:val="00AF7889"/>
    <w:rsid w:val="00B00060"/>
    <w:rsid w:val="00B01384"/>
    <w:rsid w:val="00B028E0"/>
    <w:rsid w:val="00B044C7"/>
    <w:rsid w:val="00B04628"/>
    <w:rsid w:val="00B057BE"/>
    <w:rsid w:val="00B05B4F"/>
    <w:rsid w:val="00B06C2D"/>
    <w:rsid w:val="00B0728B"/>
    <w:rsid w:val="00B07898"/>
    <w:rsid w:val="00B07FB4"/>
    <w:rsid w:val="00B10733"/>
    <w:rsid w:val="00B11CAD"/>
    <w:rsid w:val="00B12082"/>
    <w:rsid w:val="00B13FDA"/>
    <w:rsid w:val="00B148F2"/>
    <w:rsid w:val="00B14BA8"/>
    <w:rsid w:val="00B14E03"/>
    <w:rsid w:val="00B15481"/>
    <w:rsid w:val="00B15A42"/>
    <w:rsid w:val="00B162A1"/>
    <w:rsid w:val="00B164C9"/>
    <w:rsid w:val="00B16A73"/>
    <w:rsid w:val="00B16B8C"/>
    <w:rsid w:val="00B20808"/>
    <w:rsid w:val="00B20E15"/>
    <w:rsid w:val="00B212CB"/>
    <w:rsid w:val="00B21398"/>
    <w:rsid w:val="00B214FE"/>
    <w:rsid w:val="00B21535"/>
    <w:rsid w:val="00B2166B"/>
    <w:rsid w:val="00B216E9"/>
    <w:rsid w:val="00B22CE4"/>
    <w:rsid w:val="00B233CD"/>
    <w:rsid w:val="00B234BB"/>
    <w:rsid w:val="00B24AE3"/>
    <w:rsid w:val="00B25A44"/>
    <w:rsid w:val="00B26027"/>
    <w:rsid w:val="00B266EF"/>
    <w:rsid w:val="00B26B77"/>
    <w:rsid w:val="00B26BB1"/>
    <w:rsid w:val="00B26C6F"/>
    <w:rsid w:val="00B26D28"/>
    <w:rsid w:val="00B30062"/>
    <w:rsid w:val="00B30499"/>
    <w:rsid w:val="00B306BA"/>
    <w:rsid w:val="00B30EBB"/>
    <w:rsid w:val="00B324A4"/>
    <w:rsid w:val="00B32BE3"/>
    <w:rsid w:val="00B35B65"/>
    <w:rsid w:val="00B35B6B"/>
    <w:rsid w:val="00B35DEA"/>
    <w:rsid w:val="00B37C84"/>
    <w:rsid w:val="00B37CAE"/>
    <w:rsid w:val="00B43B77"/>
    <w:rsid w:val="00B446C1"/>
    <w:rsid w:val="00B44891"/>
    <w:rsid w:val="00B44A3E"/>
    <w:rsid w:val="00B46076"/>
    <w:rsid w:val="00B46955"/>
    <w:rsid w:val="00B46AB9"/>
    <w:rsid w:val="00B510D4"/>
    <w:rsid w:val="00B5116A"/>
    <w:rsid w:val="00B520A4"/>
    <w:rsid w:val="00B53C1B"/>
    <w:rsid w:val="00B5434A"/>
    <w:rsid w:val="00B548C1"/>
    <w:rsid w:val="00B54970"/>
    <w:rsid w:val="00B55363"/>
    <w:rsid w:val="00B5541E"/>
    <w:rsid w:val="00B55C6A"/>
    <w:rsid w:val="00B56083"/>
    <w:rsid w:val="00B56EC9"/>
    <w:rsid w:val="00B57B5C"/>
    <w:rsid w:val="00B60150"/>
    <w:rsid w:val="00B615E7"/>
    <w:rsid w:val="00B61795"/>
    <w:rsid w:val="00B63F9C"/>
    <w:rsid w:val="00B659CE"/>
    <w:rsid w:val="00B66963"/>
    <w:rsid w:val="00B67321"/>
    <w:rsid w:val="00B67752"/>
    <w:rsid w:val="00B67B9A"/>
    <w:rsid w:val="00B70F2B"/>
    <w:rsid w:val="00B71F03"/>
    <w:rsid w:val="00B73003"/>
    <w:rsid w:val="00B73272"/>
    <w:rsid w:val="00B73C5D"/>
    <w:rsid w:val="00B73DD8"/>
    <w:rsid w:val="00B7560B"/>
    <w:rsid w:val="00B76DAA"/>
    <w:rsid w:val="00B77885"/>
    <w:rsid w:val="00B77D92"/>
    <w:rsid w:val="00B80D32"/>
    <w:rsid w:val="00B80DFA"/>
    <w:rsid w:val="00B814F5"/>
    <w:rsid w:val="00B82B2B"/>
    <w:rsid w:val="00B8315C"/>
    <w:rsid w:val="00B83EFE"/>
    <w:rsid w:val="00B83F99"/>
    <w:rsid w:val="00B8445C"/>
    <w:rsid w:val="00B844E4"/>
    <w:rsid w:val="00B846B6"/>
    <w:rsid w:val="00B859AE"/>
    <w:rsid w:val="00B860C6"/>
    <w:rsid w:val="00B86D1A"/>
    <w:rsid w:val="00B86E40"/>
    <w:rsid w:val="00B86E92"/>
    <w:rsid w:val="00B878DE"/>
    <w:rsid w:val="00B878ED"/>
    <w:rsid w:val="00B90104"/>
    <w:rsid w:val="00B90571"/>
    <w:rsid w:val="00B9193B"/>
    <w:rsid w:val="00B930CD"/>
    <w:rsid w:val="00B935D1"/>
    <w:rsid w:val="00B943D1"/>
    <w:rsid w:val="00B95F8F"/>
    <w:rsid w:val="00B965AB"/>
    <w:rsid w:val="00B96DFD"/>
    <w:rsid w:val="00B97C50"/>
    <w:rsid w:val="00B97F00"/>
    <w:rsid w:val="00BA13A1"/>
    <w:rsid w:val="00BA150E"/>
    <w:rsid w:val="00BA1DE9"/>
    <w:rsid w:val="00BA2DBE"/>
    <w:rsid w:val="00BA312E"/>
    <w:rsid w:val="00BA5DA6"/>
    <w:rsid w:val="00BA5EA4"/>
    <w:rsid w:val="00BA7A1E"/>
    <w:rsid w:val="00BB237B"/>
    <w:rsid w:val="00BB2E35"/>
    <w:rsid w:val="00BB3B93"/>
    <w:rsid w:val="00BB475B"/>
    <w:rsid w:val="00BB5DB0"/>
    <w:rsid w:val="00BB5ED0"/>
    <w:rsid w:val="00BB77D6"/>
    <w:rsid w:val="00BB7FD3"/>
    <w:rsid w:val="00BC10E7"/>
    <w:rsid w:val="00BC1EBC"/>
    <w:rsid w:val="00BC4AC5"/>
    <w:rsid w:val="00BC52F3"/>
    <w:rsid w:val="00BC5796"/>
    <w:rsid w:val="00BC5BE7"/>
    <w:rsid w:val="00BC5C4E"/>
    <w:rsid w:val="00BC62E9"/>
    <w:rsid w:val="00BC6F4B"/>
    <w:rsid w:val="00BC6FDB"/>
    <w:rsid w:val="00BC74C1"/>
    <w:rsid w:val="00BC7585"/>
    <w:rsid w:val="00BC7738"/>
    <w:rsid w:val="00BC7DCD"/>
    <w:rsid w:val="00BD0ED5"/>
    <w:rsid w:val="00BD38DD"/>
    <w:rsid w:val="00BD4BD8"/>
    <w:rsid w:val="00BD5A5D"/>
    <w:rsid w:val="00BD5B62"/>
    <w:rsid w:val="00BD6D2E"/>
    <w:rsid w:val="00BD6F27"/>
    <w:rsid w:val="00BE0EF5"/>
    <w:rsid w:val="00BE16AC"/>
    <w:rsid w:val="00BE2F70"/>
    <w:rsid w:val="00BE3203"/>
    <w:rsid w:val="00BE38EB"/>
    <w:rsid w:val="00BE39A0"/>
    <w:rsid w:val="00BE41B3"/>
    <w:rsid w:val="00BE4819"/>
    <w:rsid w:val="00BE4947"/>
    <w:rsid w:val="00BE6269"/>
    <w:rsid w:val="00BE66F3"/>
    <w:rsid w:val="00BF0C1A"/>
    <w:rsid w:val="00BF0F85"/>
    <w:rsid w:val="00BF1362"/>
    <w:rsid w:val="00BF19F4"/>
    <w:rsid w:val="00BF2914"/>
    <w:rsid w:val="00BF2E46"/>
    <w:rsid w:val="00BF3827"/>
    <w:rsid w:val="00BF3CD6"/>
    <w:rsid w:val="00BF435C"/>
    <w:rsid w:val="00BF6209"/>
    <w:rsid w:val="00BF6D44"/>
    <w:rsid w:val="00BF73D6"/>
    <w:rsid w:val="00BF7BA5"/>
    <w:rsid w:val="00C00231"/>
    <w:rsid w:val="00C02223"/>
    <w:rsid w:val="00C02519"/>
    <w:rsid w:val="00C0251B"/>
    <w:rsid w:val="00C033BA"/>
    <w:rsid w:val="00C040AB"/>
    <w:rsid w:val="00C04BD9"/>
    <w:rsid w:val="00C06693"/>
    <w:rsid w:val="00C0690C"/>
    <w:rsid w:val="00C07BA8"/>
    <w:rsid w:val="00C07EFD"/>
    <w:rsid w:val="00C105F1"/>
    <w:rsid w:val="00C11872"/>
    <w:rsid w:val="00C11C5E"/>
    <w:rsid w:val="00C13565"/>
    <w:rsid w:val="00C14353"/>
    <w:rsid w:val="00C1598E"/>
    <w:rsid w:val="00C1724E"/>
    <w:rsid w:val="00C17B33"/>
    <w:rsid w:val="00C210B0"/>
    <w:rsid w:val="00C21376"/>
    <w:rsid w:val="00C21AEF"/>
    <w:rsid w:val="00C2302A"/>
    <w:rsid w:val="00C2322A"/>
    <w:rsid w:val="00C23CA3"/>
    <w:rsid w:val="00C24520"/>
    <w:rsid w:val="00C24604"/>
    <w:rsid w:val="00C2558D"/>
    <w:rsid w:val="00C25E23"/>
    <w:rsid w:val="00C262A6"/>
    <w:rsid w:val="00C26481"/>
    <w:rsid w:val="00C267CB"/>
    <w:rsid w:val="00C269B7"/>
    <w:rsid w:val="00C26C45"/>
    <w:rsid w:val="00C2788C"/>
    <w:rsid w:val="00C30853"/>
    <w:rsid w:val="00C308F7"/>
    <w:rsid w:val="00C310D7"/>
    <w:rsid w:val="00C31127"/>
    <w:rsid w:val="00C318D3"/>
    <w:rsid w:val="00C3228A"/>
    <w:rsid w:val="00C32733"/>
    <w:rsid w:val="00C32C52"/>
    <w:rsid w:val="00C34832"/>
    <w:rsid w:val="00C34D5B"/>
    <w:rsid w:val="00C3514C"/>
    <w:rsid w:val="00C3563C"/>
    <w:rsid w:val="00C356A0"/>
    <w:rsid w:val="00C36A4F"/>
    <w:rsid w:val="00C36F2F"/>
    <w:rsid w:val="00C40F14"/>
    <w:rsid w:val="00C416D8"/>
    <w:rsid w:val="00C41E4C"/>
    <w:rsid w:val="00C425FC"/>
    <w:rsid w:val="00C431D2"/>
    <w:rsid w:val="00C43C31"/>
    <w:rsid w:val="00C43F51"/>
    <w:rsid w:val="00C44459"/>
    <w:rsid w:val="00C449B3"/>
    <w:rsid w:val="00C44BF0"/>
    <w:rsid w:val="00C45B43"/>
    <w:rsid w:val="00C4668C"/>
    <w:rsid w:val="00C4713A"/>
    <w:rsid w:val="00C471B9"/>
    <w:rsid w:val="00C4772C"/>
    <w:rsid w:val="00C47C22"/>
    <w:rsid w:val="00C50AC5"/>
    <w:rsid w:val="00C512A7"/>
    <w:rsid w:val="00C52C34"/>
    <w:rsid w:val="00C5560C"/>
    <w:rsid w:val="00C556DA"/>
    <w:rsid w:val="00C55C39"/>
    <w:rsid w:val="00C57F79"/>
    <w:rsid w:val="00C6004D"/>
    <w:rsid w:val="00C609FB"/>
    <w:rsid w:val="00C60D16"/>
    <w:rsid w:val="00C61247"/>
    <w:rsid w:val="00C613D4"/>
    <w:rsid w:val="00C61C60"/>
    <w:rsid w:val="00C635ED"/>
    <w:rsid w:val="00C64AF6"/>
    <w:rsid w:val="00C65818"/>
    <w:rsid w:val="00C66056"/>
    <w:rsid w:val="00C668EB"/>
    <w:rsid w:val="00C6707B"/>
    <w:rsid w:val="00C709FA"/>
    <w:rsid w:val="00C70B57"/>
    <w:rsid w:val="00C7119E"/>
    <w:rsid w:val="00C712C2"/>
    <w:rsid w:val="00C7149B"/>
    <w:rsid w:val="00C71AA9"/>
    <w:rsid w:val="00C71BAF"/>
    <w:rsid w:val="00C73AF4"/>
    <w:rsid w:val="00C74CFE"/>
    <w:rsid w:val="00C769D4"/>
    <w:rsid w:val="00C80E81"/>
    <w:rsid w:val="00C80F4E"/>
    <w:rsid w:val="00C80F91"/>
    <w:rsid w:val="00C810D7"/>
    <w:rsid w:val="00C81CF6"/>
    <w:rsid w:val="00C827DE"/>
    <w:rsid w:val="00C82A81"/>
    <w:rsid w:val="00C8462C"/>
    <w:rsid w:val="00C85289"/>
    <w:rsid w:val="00C85451"/>
    <w:rsid w:val="00C8553C"/>
    <w:rsid w:val="00C857F1"/>
    <w:rsid w:val="00C85C38"/>
    <w:rsid w:val="00C86048"/>
    <w:rsid w:val="00C861E4"/>
    <w:rsid w:val="00C868CE"/>
    <w:rsid w:val="00C87D35"/>
    <w:rsid w:val="00C90AEA"/>
    <w:rsid w:val="00C912E0"/>
    <w:rsid w:val="00C91902"/>
    <w:rsid w:val="00C9248B"/>
    <w:rsid w:val="00C928CF"/>
    <w:rsid w:val="00C94D9D"/>
    <w:rsid w:val="00C95719"/>
    <w:rsid w:val="00C95C1C"/>
    <w:rsid w:val="00C97226"/>
    <w:rsid w:val="00C97567"/>
    <w:rsid w:val="00C97691"/>
    <w:rsid w:val="00CA1388"/>
    <w:rsid w:val="00CA18EB"/>
    <w:rsid w:val="00CA252E"/>
    <w:rsid w:val="00CA2FE8"/>
    <w:rsid w:val="00CA3F86"/>
    <w:rsid w:val="00CA588A"/>
    <w:rsid w:val="00CA684B"/>
    <w:rsid w:val="00CA6987"/>
    <w:rsid w:val="00CA6B95"/>
    <w:rsid w:val="00CA6D08"/>
    <w:rsid w:val="00CA6E85"/>
    <w:rsid w:val="00CA7348"/>
    <w:rsid w:val="00CA7CD0"/>
    <w:rsid w:val="00CA7F01"/>
    <w:rsid w:val="00CB046A"/>
    <w:rsid w:val="00CB1154"/>
    <w:rsid w:val="00CB269A"/>
    <w:rsid w:val="00CB4DD1"/>
    <w:rsid w:val="00CB55D4"/>
    <w:rsid w:val="00CB5AC9"/>
    <w:rsid w:val="00CB7702"/>
    <w:rsid w:val="00CB7966"/>
    <w:rsid w:val="00CB7E02"/>
    <w:rsid w:val="00CC0FA3"/>
    <w:rsid w:val="00CC1C85"/>
    <w:rsid w:val="00CC288B"/>
    <w:rsid w:val="00CC2BF4"/>
    <w:rsid w:val="00CC37F6"/>
    <w:rsid w:val="00CC3F15"/>
    <w:rsid w:val="00CC41BB"/>
    <w:rsid w:val="00CC4380"/>
    <w:rsid w:val="00CC452F"/>
    <w:rsid w:val="00CC45D4"/>
    <w:rsid w:val="00CC643D"/>
    <w:rsid w:val="00CC6F53"/>
    <w:rsid w:val="00CC72F9"/>
    <w:rsid w:val="00CD024C"/>
    <w:rsid w:val="00CD0587"/>
    <w:rsid w:val="00CD1ED5"/>
    <w:rsid w:val="00CD2BFE"/>
    <w:rsid w:val="00CD35BC"/>
    <w:rsid w:val="00CD373A"/>
    <w:rsid w:val="00CD400C"/>
    <w:rsid w:val="00CD4AFB"/>
    <w:rsid w:val="00CD4BED"/>
    <w:rsid w:val="00CD5C76"/>
    <w:rsid w:val="00CD6F2A"/>
    <w:rsid w:val="00CE0B75"/>
    <w:rsid w:val="00CE1128"/>
    <w:rsid w:val="00CE1B94"/>
    <w:rsid w:val="00CE1E68"/>
    <w:rsid w:val="00CE2633"/>
    <w:rsid w:val="00CE282D"/>
    <w:rsid w:val="00CE28EF"/>
    <w:rsid w:val="00CE2DB5"/>
    <w:rsid w:val="00CE2FF4"/>
    <w:rsid w:val="00CE3A87"/>
    <w:rsid w:val="00CE3AEB"/>
    <w:rsid w:val="00CE3C72"/>
    <w:rsid w:val="00CE5172"/>
    <w:rsid w:val="00CE5E8B"/>
    <w:rsid w:val="00CE61C5"/>
    <w:rsid w:val="00CE6F43"/>
    <w:rsid w:val="00CE71DC"/>
    <w:rsid w:val="00CE7B98"/>
    <w:rsid w:val="00CF1085"/>
    <w:rsid w:val="00CF1A4C"/>
    <w:rsid w:val="00CF226F"/>
    <w:rsid w:val="00CF368E"/>
    <w:rsid w:val="00CF3FA1"/>
    <w:rsid w:val="00CF4219"/>
    <w:rsid w:val="00CF5A3E"/>
    <w:rsid w:val="00CF619A"/>
    <w:rsid w:val="00CF713B"/>
    <w:rsid w:val="00D00818"/>
    <w:rsid w:val="00D01023"/>
    <w:rsid w:val="00D01445"/>
    <w:rsid w:val="00D01FB4"/>
    <w:rsid w:val="00D02263"/>
    <w:rsid w:val="00D02ED8"/>
    <w:rsid w:val="00D045EB"/>
    <w:rsid w:val="00D04B2F"/>
    <w:rsid w:val="00D04C91"/>
    <w:rsid w:val="00D054EA"/>
    <w:rsid w:val="00D06B14"/>
    <w:rsid w:val="00D07396"/>
    <w:rsid w:val="00D073A2"/>
    <w:rsid w:val="00D0764C"/>
    <w:rsid w:val="00D10128"/>
    <w:rsid w:val="00D10803"/>
    <w:rsid w:val="00D10EC9"/>
    <w:rsid w:val="00D12203"/>
    <w:rsid w:val="00D13634"/>
    <w:rsid w:val="00D13941"/>
    <w:rsid w:val="00D14C10"/>
    <w:rsid w:val="00D15085"/>
    <w:rsid w:val="00D15F47"/>
    <w:rsid w:val="00D171D9"/>
    <w:rsid w:val="00D179DC"/>
    <w:rsid w:val="00D207AE"/>
    <w:rsid w:val="00D20A67"/>
    <w:rsid w:val="00D219FC"/>
    <w:rsid w:val="00D21FA8"/>
    <w:rsid w:val="00D22022"/>
    <w:rsid w:val="00D23200"/>
    <w:rsid w:val="00D239E3"/>
    <w:rsid w:val="00D247B3"/>
    <w:rsid w:val="00D25A40"/>
    <w:rsid w:val="00D26FCB"/>
    <w:rsid w:val="00D27356"/>
    <w:rsid w:val="00D275A7"/>
    <w:rsid w:val="00D27F70"/>
    <w:rsid w:val="00D3055D"/>
    <w:rsid w:val="00D30D49"/>
    <w:rsid w:val="00D31274"/>
    <w:rsid w:val="00D31669"/>
    <w:rsid w:val="00D33236"/>
    <w:rsid w:val="00D3385F"/>
    <w:rsid w:val="00D34300"/>
    <w:rsid w:val="00D351F2"/>
    <w:rsid w:val="00D3601F"/>
    <w:rsid w:val="00D367B6"/>
    <w:rsid w:val="00D376C7"/>
    <w:rsid w:val="00D37792"/>
    <w:rsid w:val="00D37AD4"/>
    <w:rsid w:val="00D4013B"/>
    <w:rsid w:val="00D40382"/>
    <w:rsid w:val="00D40FCB"/>
    <w:rsid w:val="00D4169C"/>
    <w:rsid w:val="00D4441E"/>
    <w:rsid w:val="00D448CF"/>
    <w:rsid w:val="00D45F84"/>
    <w:rsid w:val="00D464B0"/>
    <w:rsid w:val="00D50D10"/>
    <w:rsid w:val="00D50F6D"/>
    <w:rsid w:val="00D515FB"/>
    <w:rsid w:val="00D5162F"/>
    <w:rsid w:val="00D51FDB"/>
    <w:rsid w:val="00D52011"/>
    <w:rsid w:val="00D52D42"/>
    <w:rsid w:val="00D546A2"/>
    <w:rsid w:val="00D54FAD"/>
    <w:rsid w:val="00D55C17"/>
    <w:rsid w:val="00D57005"/>
    <w:rsid w:val="00D57271"/>
    <w:rsid w:val="00D574D5"/>
    <w:rsid w:val="00D57D92"/>
    <w:rsid w:val="00D61721"/>
    <w:rsid w:val="00D618DE"/>
    <w:rsid w:val="00D61F0E"/>
    <w:rsid w:val="00D62719"/>
    <w:rsid w:val="00D62AF1"/>
    <w:rsid w:val="00D62F29"/>
    <w:rsid w:val="00D63156"/>
    <w:rsid w:val="00D64EA3"/>
    <w:rsid w:val="00D655A0"/>
    <w:rsid w:val="00D658AA"/>
    <w:rsid w:val="00D65AD3"/>
    <w:rsid w:val="00D6646A"/>
    <w:rsid w:val="00D66EA7"/>
    <w:rsid w:val="00D67073"/>
    <w:rsid w:val="00D6742C"/>
    <w:rsid w:val="00D67F2F"/>
    <w:rsid w:val="00D70F56"/>
    <w:rsid w:val="00D74053"/>
    <w:rsid w:val="00D748FB"/>
    <w:rsid w:val="00D74CEF"/>
    <w:rsid w:val="00D754AF"/>
    <w:rsid w:val="00D75A80"/>
    <w:rsid w:val="00D76784"/>
    <w:rsid w:val="00D76F72"/>
    <w:rsid w:val="00D77270"/>
    <w:rsid w:val="00D7731B"/>
    <w:rsid w:val="00D80DAB"/>
    <w:rsid w:val="00D81060"/>
    <w:rsid w:val="00D84531"/>
    <w:rsid w:val="00D845E1"/>
    <w:rsid w:val="00D85479"/>
    <w:rsid w:val="00D85A5C"/>
    <w:rsid w:val="00D875D6"/>
    <w:rsid w:val="00D90546"/>
    <w:rsid w:val="00D90E45"/>
    <w:rsid w:val="00D91FA0"/>
    <w:rsid w:val="00D92109"/>
    <w:rsid w:val="00D9243D"/>
    <w:rsid w:val="00D92594"/>
    <w:rsid w:val="00D92AAF"/>
    <w:rsid w:val="00D930C3"/>
    <w:rsid w:val="00D93589"/>
    <w:rsid w:val="00D93961"/>
    <w:rsid w:val="00D93BFD"/>
    <w:rsid w:val="00D93F7E"/>
    <w:rsid w:val="00D945C1"/>
    <w:rsid w:val="00D9467B"/>
    <w:rsid w:val="00D946C2"/>
    <w:rsid w:val="00D94DF6"/>
    <w:rsid w:val="00D9615E"/>
    <w:rsid w:val="00D96D65"/>
    <w:rsid w:val="00D9731D"/>
    <w:rsid w:val="00D97482"/>
    <w:rsid w:val="00DA00EE"/>
    <w:rsid w:val="00DA300D"/>
    <w:rsid w:val="00DA39CA"/>
    <w:rsid w:val="00DA4465"/>
    <w:rsid w:val="00DA4706"/>
    <w:rsid w:val="00DA4C9F"/>
    <w:rsid w:val="00DA4E1E"/>
    <w:rsid w:val="00DA5DEC"/>
    <w:rsid w:val="00DB1A5F"/>
    <w:rsid w:val="00DB1FB2"/>
    <w:rsid w:val="00DB2CDD"/>
    <w:rsid w:val="00DB2D87"/>
    <w:rsid w:val="00DB48D4"/>
    <w:rsid w:val="00DB6825"/>
    <w:rsid w:val="00DB6AE6"/>
    <w:rsid w:val="00DB741B"/>
    <w:rsid w:val="00DC16E1"/>
    <w:rsid w:val="00DC2929"/>
    <w:rsid w:val="00DC29DB"/>
    <w:rsid w:val="00DC2AE0"/>
    <w:rsid w:val="00DC33DE"/>
    <w:rsid w:val="00DC3839"/>
    <w:rsid w:val="00DC4D45"/>
    <w:rsid w:val="00DC50A3"/>
    <w:rsid w:val="00DC5271"/>
    <w:rsid w:val="00DD02DE"/>
    <w:rsid w:val="00DD1306"/>
    <w:rsid w:val="00DD1B05"/>
    <w:rsid w:val="00DD2084"/>
    <w:rsid w:val="00DD26C5"/>
    <w:rsid w:val="00DD3021"/>
    <w:rsid w:val="00DD325C"/>
    <w:rsid w:val="00DD4B55"/>
    <w:rsid w:val="00DD4B63"/>
    <w:rsid w:val="00DD5A33"/>
    <w:rsid w:val="00DD7FDD"/>
    <w:rsid w:val="00DE0E93"/>
    <w:rsid w:val="00DE1039"/>
    <w:rsid w:val="00DE2234"/>
    <w:rsid w:val="00DE2CE1"/>
    <w:rsid w:val="00DE316D"/>
    <w:rsid w:val="00DE5DC4"/>
    <w:rsid w:val="00DE63B1"/>
    <w:rsid w:val="00DE7766"/>
    <w:rsid w:val="00DF01EA"/>
    <w:rsid w:val="00DF0A3D"/>
    <w:rsid w:val="00DF2135"/>
    <w:rsid w:val="00DF455E"/>
    <w:rsid w:val="00DF4D08"/>
    <w:rsid w:val="00DF7E6D"/>
    <w:rsid w:val="00E00739"/>
    <w:rsid w:val="00E00B57"/>
    <w:rsid w:val="00E02D95"/>
    <w:rsid w:val="00E036B6"/>
    <w:rsid w:val="00E03C56"/>
    <w:rsid w:val="00E059F5"/>
    <w:rsid w:val="00E05FF7"/>
    <w:rsid w:val="00E061ED"/>
    <w:rsid w:val="00E07037"/>
    <w:rsid w:val="00E104D2"/>
    <w:rsid w:val="00E10C7D"/>
    <w:rsid w:val="00E11013"/>
    <w:rsid w:val="00E112B1"/>
    <w:rsid w:val="00E1146E"/>
    <w:rsid w:val="00E12229"/>
    <w:rsid w:val="00E13F16"/>
    <w:rsid w:val="00E14495"/>
    <w:rsid w:val="00E15CB7"/>
    <w:rsid w:val="00E15F1D"/>
    <w:rsid w:val="00E179D5"/>
    <w:rsid w:val="00E20219"/>
    <w:rsid w:val="00E20394"/>
    <w:rsid w:val="00E2142B"/>
    <w:rsid w:val="00E214CD"/>
    <w:rsid w:val="00E223C1"/>
    <w:rsid w:val="00E22968"/>
    <w:rsid w:val="00E22A62"/>
    <w:rsid w:val="00E2584A"/>
    <w:rsid w:val="00E26165"/>
    <w:rsid w:val="00E26192"/>
    <w:rsid w:val="00E27AB6"/>
    <w:rsid w:val="00E30833"/>
    <w:rsid w:val="00E310AC"/>
    <w:rsid w:val="00E31591"/>
    <w:rsid w:val="00E342B5"/>
    <w:rsid w:val="00E344AA"/>
    <w:rsid w:val="00E346D5"/>
    <w:rsid w:val="00E3529D"/>
    <w:rsid w:val="00E3550D"/>
    <w:rsid w:val="00E3567D"/>
    <w:rsid w:val="00E35D17"/>
    <w:rsid w:val="00E35ED9"/>
    <w:rsid w:val="00E37D0C"/>
    <w:rsid w:val="00E40D20"/>
    <w:rsid w:val="00E40E10"/>
    <w:rsid w:val="00E41A26"/>
    <w:rsid w:val="00E41BB8"/>
    <w:rsid w:val="00E41EB5"/>
    <w:rsid w:val="00E43F89"/>
    <w:rsid w:val="00E442DE"/>
    <w:rsid w:val="00E446DE"/>
    <w:rsid w:val="00E44E9D"/>
    <w:rsid w:val="00E451B0"/>
    <w:rsid w:val="00E459C4"/>
    <w:rsid w:val="00E46856"/>
    <w:rsid w:val="00E50F7C"/>
    <w:rsid w:val="00E51476"/>
    <w:rsid w:val="00E5184B"/>
    <w:rsid w:val="00E51E0F"/>
    <w:rsid w:val="00E52283"/>
    <w:rsid w:val="00E52E39"/>
    <w:rsid w:val="00E53B64"/>
    <w:rsid w:val="00E53F44"/>
    <w:rsid w:val="00E544D8"/>
    <w:rsid w:val="00E5503D"/>
    <w:rsid w:val="00E5535B"/>
    <w:rsid w:val="00E557AA"/>
    <w:rsid w:val="00E560B7"/>
    <w:rsid w:val="00E562DC"/>
    <w:rsid w:val="00E573B5"/>
    <w:rsid w:val="00E6013E"/>
    <w:rsid w:val="00E63516"/>
    <w:rsid w:val="00E63AD2"/>
    <w:rsid w:val="00E64188"/>
    <w:rsid w:val="00E651AB"/>
    <w:rsid w:val="00E6562A"/>
    <w:rsid w:val="00E65B03"/>
    <w:rsid w:val="00E6741E"/>
    <w:rsid w:val="00E675C4"/>
    <w:rsid w:val="00E67EA2"/>
    <w:rsid w:val="00E67F6E"/>
    <w:rsid w:val="00E7011E"/>
    <w:rsid w:val="00E70E44"/>
    <w:rsid w:val="00E70F02"/>
    <w:rsid w:val="00E72701"/>
    <w:rsid w:val="00E7331F"/>
    <w:rsid w:val="00E7384D"/>
    <w:rsid w:val="00E73EFB"/>
    <w:rsid w:val="00E742C7"/>
    <w:rsid w:val="00E745D4"/>
    <w:rsid w:val="00E74692"/>
    <w:rsid w:val="00E74C4B"/>
    <w:rsid w:val="00E757EF"/>
    <w:rsid w:val="00E77CD9"/>
    <w:rsid w:val="00E8207D"/>
    <w:rsid w:val="00E833B6"/>
    <w:rsid w:val="00E83479"/>
    <w:rsid w:val="00E83BF5"/>
    <w:rsid w:val="00E8479F"/>
    <w:rsid w:val="00E84B1E"/>
    <w:rsid w:val="00E85274"/>
    <w:rsid w:val="00E85511"/>
    <w:rsid w:val="00E85F80"/>
    <w:rsid w:val="00E904C7"/>
    <w:rsid w:val="00E90D1C"/>
    <w:rsid w:val="00E91040"/>
    <w:rsid w:val="00E92164"/>
    <w:rsid w:val="00E92D4D"/>
    <w:rsid w:val="00E9382E"/>
    <w:rsid w:val="00E9444A"/>
    <w:rsid w:val="00E9480F"/>
    <w:rsid w:val="00E94AC5"/>
    <w:rsid w:val="00E94B72"/>
    <w:rsid w:val="00E95D1E"/>
    <w:rsid w:val="00E96B1F"/>
    <w:rsid w:val="00E96F70"/>
    <w:rsid w:val="00E970B5"/>
    <w:rsid w:val="00E9733C"/>
    <w:rsid w:val="00E97865"/>
    <w:rsid w:val="00E97A7F"/>
    <w:rsid w:val="00EA0ACA"/>
    <w:rsid w:val="00EA2570"/>
    <w:rsid w:val="00EA28A2"/>
    <w:rsid w:val="00EA2A31"/>
    <w:rsid w:val="00EA2D18"/>
    <w:rsid w:val="00EA35A6"/>
    <w:rsid w:val="00EA37A8"/>
    <w:rsid w:val="00EA3EF2"/>
    <w:rsid w:val="00EA44A1"/>
    <w:rsid w:val="00EA5F73"/>
    <w:rsid w:val="00EA637C"/>
    <w:rsid w:val="00EA63F1"/>
    <w:rsid w:val="00EA7096"/>
    <w:rsid w:val="00EA7747"/>
    <w:rsid w:val="00EA7B83"/>
    <w:rsid w:val="00EA7BD1"/>
    <w:rsid w:val="00EB064F"/>
    <w:rsid w:val="00EB0933"/>
    <w:rsid w:val="00EB12C7"/>
    <w:rsid w:val="00EB1523"/>
    <w:rsid w:val="00EB21C9"/>
    <w:rsid w:val="00EB2430"/>
    <w:rsid w:val="00EB27C8"/>
    <w:rsid w:val="00EB2A03"/>
    <w:rsid w:val="00EB2C96"/>
    <w:rsid w:val="00EB4BDF"/>
    <w:rsid w:val="00EB5B37"/>
    <w:rsid w:val="00EB6737"/>
    <w:rsid w:val="00EB6C5A"/>
    <w:rsid w:val="00EB6CDF"/>
    <w:rsid w:val="00EB747F"/>
    <w:rsid w:val="00EB77CF"/>
    <w:rsid w:val="00EC007C"/>
    <w:rsid w:val="00EC06FC"/>
    <w:rsid w:val="00EC1150"/>
    <w:rsid w:val="00EC21E8"/>
    <w:rsid w:val="00EC27F9"/>
    <w:rsid w:val="00EC3691"/>
    <w:rsid w:val="00EC59C4"/>
    <w:rsid w:val="00EC5A91"/>
    <w:rsid w:val="00EC7DED"/>
    <w:rsid w:val="00EC7F93"/>
    <w:rsid w:val="00ED07B1"/>
    <w:rsid w:val="00ED0D8B"/>
    <w:rsid w:val="00ED1B81"/>
    <w:rsid w:val="00ED2271"/>
    <w:rsid w:val="00ED3467"/>
    <w:rsid w:val="00ED3757"/>
    <w:rsid w:val="00ED4434"/>
    <w:rsid w:val="00ED45D0"/>
    <w:rsid w:val="00ED55D5"/>
    <w:rsid w:val="00ED57DB"/>
    <w:rsid w:val="00ED6A3D"/>
    <w:rsid w:val="00ED6E37"/>
    <w:rsid w:val="00ED7378"/>
    <w:rsid w:val="00ED7753"/>
    <w:rsid w:val="00EE0BE7"/>
    <w:rsid w:val="00EE0C67"/>
    <w:rsid w:val="00EE10CA"/>
    <w:rsid w:val="00EE1F2A"/>
    <w:rsid w:val="00EE2279"/>
    <w:rsid w:val="00EE271E"/>
    <w:rsid w:val="00EE2F01"/>
    <w:rsid w:val="00EE2F59"/>
    <w:rsid w:val="00EE39B7"/>
    <w:rsid w:val="00EE3D7F"/>
    <w:rsid w:val="00EE4872"/>
    <w:rsid w:val="00EE4FFC"/>
    <w:rsid w:val="00EE5E88"/>
    <w:rsid w:val="00EE67E6"/>
    <w:rsid w:val="00EE689C"/>
    <w:rsid w:val="00EE6A96"/>
    <w:rsid w:val="00EE6F15"/>
    <w:rsid w:val="00EE7E3E"/>
    <w:rsid w:val="00EF1C5D"/>
    <w:rsid w:val="00EF1F18"/>
    <w:rsid w:val="00EF4AB3"/>
    <w:rsid w:val="00EF4EE4"/>
    <w:rsid w:val="00EF558E"/>
    <w:rsid w:val="00EF584A"/>
    <w:rsid w:val="00EF5C25"/>
    <w:rsid w:val="00EF5CCF"/>
    <w:rsid w:val="00EF65F5"/>
    <w:rsid w:val="00EF772E"/>
    <w:rsid w:val="00EF783B"/>
    <w:rsid w:val="00EF7E8F"/>
    <w:rsid w:val="00F02323"/>
    <w:rsid w:val="00F02835"/>
    <w:rsid w:val="00F02955"/>
    <w:rsid w:val="00F02B4A"/>
    <w:rsid w:val="00F0306A"/>
    <w:rsid w:val="00F040C6"/>
    <w:rsid w:val="00F04EF7"/>
    <w:rsid w:val="00F04F77"/>
    <w:rsid w:val="00F051C3"/>
    <w:rsid w:val="00F069E2"/>
    <w:rsid w:val="00F072E8"/>
    <w:rsid w:val="00F07498"/>
    <w:rsid w:val="00F118D7"/>
    <w:rsid w:val="00F12436"/>
    <w:rsid w:val="00F12FE7"/>
    <w:rsid w:val="00F14CAD"/>
    <w:rsid w:val="00F14D50"/>
    <w:rsid w:val="00F1557E"/>
    <w:rsid w:val="00F15839"/>
    <w:rsid w:val="00F15CEF"/>
    <w:rsid w:val="00F15D84"/>
    <w:rsid w:val="00F16A65"/>
    <w:rsid w:val="00F2030E"/>
    <w:rsid w:val="00F217E6"/>
    <w:rsid w:val="00F21EE9"/>
    <w:rsid w:val="00F225F5"/>
    <w:rsid w:val="00F22D20"/>
    <w:rsid w:val="00F22D7F"/>
    <w:rsid w:val="00F23305"/>
    <w:rsid w:val="00F24D4B"/>
    <w:rsid w:val="00F264A1"/>
    <w:rsid w:val="00F26DBD"/>
    <w:rsid w:val="00F2716B"/>
    <w:rsid w:val="00F27EF2"/>
    <w:rsid w:val="00F30122"/>
    <w:rsid w:val="00F30718"/>
    <w:rsid w:val="00F327A3"/>
    <w:rsid w:val="00F32928"/>
    <w:rsid w:val="00F32C16"/>
    <w:rsid w:val="00F32C93"/>
    <w:rsid w:val="00F33A84"/>
    <w:rsid w:val="00F33B95"/>
    <w:rsid w:val="00F351FC"/>
    <w:rsid w:val="00F357D4"/>
    <w:rsid w:val="00F35A97"/>
    <w:rsid w:val="00F36DE6"/>
    <w:rsid w:val="00F37F90"/>
    <w:rsid w:val="00F40180"/>
    <w:rsid w:val="00F403E9"/>
    <w:rsid w:val="00F40922"/>
    <w:rsid w:val="00F40D7C"/>
    <w:rsid w:val="00F42394"/>
    <w:rsid w:val="00F435F9"/>
    <w:rsid w:val="00F43EF9"/>
    <w:rsid w:val="00F45267"/>
    <w:rsid w:val="00F4604B"/>
    <w:rsid w:val="00F467C5"/>
    <w:rsid w:val="00F46FEE"/>
    <w:rsid w:val="00F471F6"/>
    <w:rsid w:val="00F4735F"/>
    <w:rsid w:val="00F47688"/>
    <w:rsid w:val="00F478EB"/>
    <w:rsid w:val="00F47BC8"/>
    <w:rsid w:val="00F50DF3"/>
    <w:rsid w:val="00F51719"/>
    <w:rsid w:val="00F5264B"/>
    <w:rsid w:val="00F53613"/>
    <w:rsid w:val="00F541A3"/>
    <w:rsid w:val="00F543D1"/>
    <w:rsid w:val="00F54952"/>
    <w:rsid w:val="00F54E3F"/>
    <w:rsid w:val="00F555CC"/>
    <w:rsid w:val="00F5575C"/>
    <w:rsid w:val="00F55850"/>
    <w:rsid w:val="00F55B06"/>
    <w:rsid w:val="00F56537"/>
    <w:rsid w:val="00F56FC3"/>
    <w:rsid w:val="00F60757"/>
    <w:rsid w:val="00F60EAE"/>
    <w:rsid w:val="00F6281A"/>
    <w:rsid w:val="00F6307E"/>
    <w:rsid w:val="00F6327B"/>
    <w:rsid w:val="00F63F02"/>
    <w:rsid w:val="00F64004"/>
    <w:rsid w:val="00F6417A"/>
    <w:rsid w:val="00F65651"/>
    <w:rsid w:val="00F657B1"/>
    <w:rsid w:val="00F65B54"/>
    <w:rsid w:val="00F662DB"/>
    <w:rsid w:val="00F66304"/>
    <w:rsid w:val="00F66440"/>
    <w:rsid w:val="00F66476"/>
    <w:rsid w:val="00F672A2"/>
    <w:rsid w:val="00F7008B"/>
    <w:rsid w:val="00F70A32"/>
    <w:rsid w:val="00F70F71"/>
    <w:rsid w:val="00F7121B"/>
    <w:rsid w:val="00F719CC"/>
    <w:rsid w:val="00F71EE0"/>
    <w:rsid w:val="00F71F9F"/>
    <w:rsid w:val="00F73843"/>
    <w:rsid w:val="00F738C0"/>
    <w:rsid w:val="00F74072"/>
    <w:rsid w:val="00F740CF"/>
    <w:rsid w:val="00F74AD5"/>
    <w:rsid w:val="00F755B0"/>
    <w:rsid w:val="00F75B51"/>
    <w:rsid w:val="00F76662"/>
    <w:rsid w:val="00F767FA"/>
    <w:rsid w:val="00F807F2"/>
    <w:rsid w:val="00F80B49"/>
    <w:rsid w:val="00F814E5"/>
    <w:rsid w:val="00F81F9A"/>
    <w:rsid w:val="00F824B3"/>
    <w:rsid w:val="00F82BF5"/>
    <w:rsid w:val="00F83AF5"/>
    <w:rsid w:val="00F83E0D"/>
    <w:rsid w:val="00F83E63"/>
    <w:rsid w:val="00F84029"/>
    <w:rsid w:val="00F849AE"/>
    <w:rsid w:val="00F8694E"/>
    <w:rsid w:val="00F86E23"/>
    <w:rsid w:val="00F87897"/>
    <w:rsid w:val="00F9256D"/>
    <w:rsid w:val="00F92D73"/>
    <w:rsid w:val="00F92EC0"/>
    <w:rsid w:val="00F93068"/>
    <w:rsid w:val="00F93FF1"/>
    <w:rsid w:val="00F948E6"/>
    <w:rsid w:val="00F97B5D"/>
    <w:rsid w:val="00FA0C34"/>
    <w:rsid w:val="00FA10EB"/>
    <w:rsid w:val="00FA15A0"/>
    <w:rsid w:val="00FA1BDF"/>
    <w:rsid w:val="00FA21CC"/>
    <w:rsid w:val="00FA2BFE"/>
    <w:rsid w:val="00FA327E"/>
    <w:rsid w:val="00FA349E"/>
    <w:rsid w:val="00FA365B"/>
    <w:rsid w:val="00FA3662"/>
    <w:rsid w:val="00FA425E"/>
    <w:rsid w:val="00FA48FC"/>
    <w:rsid w:val="00FA4F04"/>
    <w:rsid w:val="00FA5007"/>
    <w:rsid w:val="00FA7168"/>
    <w:rsid w:val="00FA77D8"/>
    <w:rsid w:val="00FB13EC"/>
    <w:rsid w:val="00FB2F47"/>
    <w:rsid w:val="00FB3115"/>
    <w:rsid w:val="00FB3207"/>
    <w:rsid w:val="00FB4254"/>
    <w:rsid w:val="00FB4E86"/>
    <w:rsid w:val="00FB55C0"/>
    <w:rsid w:val="00FB6164"/>
    <w:rsid w:val="00FB650A"/>
    <w:rsid w:val="00FB6A16"/>
    <w:rsid w:val="00FB6F21"/>
    <w:rsid w:val="00FB7AA9"/>
    <w:rsid w:val="00FC10F1"/>
    <w:rsid w:val="00FC150D"/>
    <w:rsid w:val="00FC3531"/>
    <w:rsid w:val="00FC3C19"/>
    <w:rsid w:val="00FC45E6"/>
    <w:rsid w:val="00FC4B24"/>
    <w:rsid w:val="00FC4DB8"/>
    <w:rsid w:val="00FC66C7"/>
    <w:rsid w:val="00FC7289"/>
    <w:rsid w:val="00FC7CD5"/>
    <w:rsid w:val="00FC7E46"/>
    <w:rsid w:val="00FC7E7C"/>
    <w:rsid w:val="00FC7FDF"/>
    <w:rsid w:val="00FD1183"/>
    <w:rsid w:val="00FD2A8B"/>
    <w:rsid w:val="00FD39DB"/>
    <w:rsid w:val="00FD3C04"/>
    <w:rsid w:val="00FD3CBE"/>
    <w:rsid w:val="00FD4290"/>
    <w:rsid w:val="00FD4343"/>
    <w:rsid w:val="00FD4EA4"/>
    <w:rsid w:val="00FD6A56"/>
    <w:rsid w:val="00FE0216"/>
    <w:rsid w:val="00FE04B3"/>
    <w:rsid w:val="00FE08E9"/>
    <w:rsid w:val="00FE112D"/>
    <w:rsid w:val="00FE28B2"/>
    <w:rsid w:val="00FE32DF"/>
    <w:rsid w:val="00FE3A72"/>
    <w:rsid w:val="00FE4A7E"/>
    <w:rsid w:val="00FE541D"/>
    <w:rsid w:val="00FE60B2"/>
    <w:rsid w:val="00FE716B"/>
    <w:rsid w:val="00FE7C44"/>
    <w:rsid w:val="00FF0F7F"/>
    <w:rsid w:val="00FF1A47"/>
    <w:rsid w:val="00FF2075"/>
    <w:rsid w:val="00FF2EEB"/>
    <w:rsid w:val="00FF2F6E"/>
    <w:rsid w:val="00FF4B38"/>
    <w:rsid w:val="00FF53AD"/>
    <w:rsid w:val="00FF5BBF"/>
    <w:rsid w:val="00FF60CD"/>
    <w:rsid w:val="00FF66A1"/>
    <w:rsid w:val="00FF7AD7"/>
    <w:rsid w:val="01043138"/>
    <w:rsid w:val="01092E43"/>
    <w:rsid w:val="010C3DC8"/>
    <w:rsid w:val="01172159"/>
    <w:rsid w:val="01330404"/>
    <w:rsid w:val="01343C87"/>
    <w:rsid w:val="01351709"/>
    <w:rsid w:val="01376E0A"/>
    <w:rsid w:val="014903A9"/>
    <w:rsid w:val="015B73CA"/>
    <w:rsid w:val="016234D2"/>
    <w:rsid w:val="016966E0"/>
    <w:rsid w:val="01821808"/>
    <w:rsid w:val="01885910"/>
    <w:rsid w:val="018A4696"/>
    <w:rsid w:val="01975F2A"/>
    <w:rsid w:val="01CC50FF"/>
    <w:rsid w:val="01D55A0F"/>
    <w:rsid w:val="01D94415"/>
    <w:rsid w:val="01DD2E1B"/>
    <w:rsid w:val="01E150A5"/>
    <w:rsid w:val="01E51B2E"/>
    <w:rsid w:val="01EA2131"/>
    <w:rsid w:val="01F30842"/>
    <w:rsid w:val="01F739C5"/>
    <w:rsid w:val="01F77570"/>
    <w:rsid w:val="01FF4655"/>
    <w:rsid w:val="02040ADD"/>
    <w:rsid w:val="020874E3"/>
    <w:rsid w:val="021567F9"/>
    <w:rsid w:val="021E4F0A"/>
    <w:rsid w:val="02233590"/>
    <w:rsid w:val="02246E13"/>
    <w:rsid w:val="02304E24"/>
    <w:rsid w:val="02366D2D"/>
    <w:rsid w:val="024050BE"/>
    <w:rsid w:val="02454DC9"/>
    <w:rsid w:val="02543D5F"/>
    <w:rsid w:val="025C116B"/>
    <w:rsid w:val="026155F3"/>
    <w:rsid w:val="026268F8"/>
    <w:rsid w:val="026774FC"/>
    <w:rsid w:val="028213AB"/>
    <w:rsid w:val="028F64C2"/>
    <w:rsid w:val="029C57D8"/>
    <w:rsid w:val="02AB476E"/>
    <w:rsid w:val="02B240F8"/>
    <w:rsid w:val="02BD5D0D"/>
    <w:rsid w:val="02C55317"/>
    <w:rsid w:val="02DC2D3E"/>
    <w:rsid w:val="02E5364E"/>
    <w:rsid w:val="02EA7AD6"/>
    <w:rsid w:val="02F24EE2"/>
    <w:rsid w:val="02F8486D"/>
    <w:rsid w:val="030054FC"/>
    <w:rsid w:val="03074E87"/>
    <w:rsid w:val="0315639B"/>
    <w:rsid w:val="031676A0"/>
    <w:rsid w:val="03230F34"/>
    <w:rsid w:val="0329503C"/>
    <w:rsid w:val="03350E4E"/>
    <w:rsid w:val="03402A63"/>
    <w:rsid w:val="03477E6F"/>
    <w:rsid w:val="0356161D"/>
    <w:rsid w:val="0358398D"/>
    <w:rsid w:val="035A6E90"/>
    <w:rsid w:val="03600D99"/>
    <w:rsid w:val="03610A19"/>
    <w:rsid w:val="036F7D2F"/>
    <w:rsid w:val="038866DA"/>
    <w:rsid w:val="038C185D"/>
    <w:rsid w:val="038F3245"/>
    <w:rsid w:val="03AE3097"/>
    <w:rsid w:val="03B77229"/>
    <w:rsid w:val="03BB5C30"/>
    <w:rsid w:val="03BE3331"/>
    <w:rsid w:val="03BF4636"/>
    <w:rsid w:val="03CF104D"/>
    <w:rsid w:val="03D17DD3"/>
    <w:rsid w:val="03D25855"/>
    <w:rsid w:val="03DD0363"/>
    <w:rsid w:val="03E84175"/>
    <w:rsid w:val="03EC7ADB"/>
    <w:rsid w:val="0401729D"/>
    <w:rsid w:val="04043AA5"/>
    <w:rsid w:val="0410290D"/>
    <w:rsid w:val="0411533A"/>
    <w:rsid w:val="041B36CB"/>
    <w:rsid w:val="041D49CF"/>
    <w:rsid w:val="04210E57"/>
    <w:rsid w:val="04230AD7"/>
    <w:rsid w:val="042774DD"/>
    <w:rsid w:val="04284F5F"/>
    <w:rsid w:val="04305BEE"/>
    <w:rsid w:val="04352076"/>
    <w:rsid w:val="045647A9"/>
    <w:rsid w:val="045F2EBA"/>
    <w:rsid w:val="0462603D"/>
    <w:rsid w:val="046318C1"/>
    <w:rsid w:val="04661837"/>
    <w:rsid w:val="04662845"/>
    <w:rsid w:val="04731B5B"/>
    <w:rsid w:val="04785FE3"/>
    <w:rsid w:val="048765FD"/>
    <w:rsid w:val="04903689"/>
    <w:rsid w:val="04906F0D"/>
    <w:rsid w:val="04980A96"/>
    <w:rsid w:val="049D07A1"/>
    <w:rsid w:val="04A3012C"/>
    <w:rsid w:val="04B73549"/>
    <w:rsid w:val="04BB57D2"/>
    <w:rsid w:val="04C40660"/>
    <w:rsid w:val="04C602E0"/>
    <w:rsid w:val="04C63B63"/>
    <w:rsid w:val="04DE120A"/>
    <w:rsid w:val="04EA2A9E"/>
    <w:rsid w:val="04EB0520"/>
    <w:rsid w:val="0504144A"/>
    <w:rsid w:val="05215177"/>
    <w:rsid w:val="05284B01"/>
    <w:rsid w:val="053A3B22"/>
    <w:rsid w:val="054B3DBD"/>
    <w:rsid w:val="054E467A"/>
    <w:rsid w:val="05511549"/>
    <w:rsid w:val="055424CE"/>
    <w:rsid w:val="055C535C"/>
    <w:rsid w:val="056004DF"/>
    <w:rsid w:val="05696BF0"/>
    <w:rsid w:val="056A0DEE"/>
    <w:rsid w:val="056A4671"/>
    <w:rsid w:val="0586071E"/>
    <w:rsid w:val="058C4826"/>
    <w:rsid w:val="05921FB2"/>
    <w:rsid w:val="05937A34"/>
    <w:rsid w:val="05965135"/>
    <w:rsid w:val="0599193D"/>
    <w:rsid w:val="059F245F"/>
    <w:rsid w:val="05A16D4A"/>
    <w:rsid w:val="05B16FE4"/>
    <w:rsid w:val="05C1727E"/>
    <w:rsid w:val="05C71188"/>
    <w:rsid w:val="05CC560F"/>
    <w:rsid w:val="05CD6914"/>
    <w:rsid w:val="05D11A97"/>
    <w:rsid w:val="05D22D9C"/>
    <w:rsid w:val="05D94925"/>
    <w:rsid w:val="05DA23A7"/>
    <w:rsid w:val="05E042B0"/>
    <w:rsid w:val="05E155B5"/>
    <w:rsid w:val="05E46539"/>
    <w:rsid w:val="05E50738"/>
    <w:rsid w:val="05F30D52"/>
    <w:rsid w:val="05F332D1"/>
    <w:rsid w:val="060F4DFF"/>
    <w:rsid w:val="061B0C12"/>
    <w:rsid w:val="06212B1B"/>
    <w:rsid w:val="06254DA5"/>
    <w:rsid w:val="06264A24"/>
    <w:rsid w:val="06285D29"/>
    <w:rsid w:val="064552D9"/>
    <w:rsid w:val="06507DE7"/>
    <w:rsid w:val="065B3BFA"/>
    <w:rsid w:val="065C167B"/>
    <w:rsid w:val="06801C3B"/>
    <w:rsid w:val="0683733C"/>
    <w:rsid w:val="068F0BD1"/>
    <w:rsid w:val="06927957"/>
    <w:rsid w:val="0695635D"/>
    <w:rsid w:val="0696055B"/>
    <w:rsid w:val="069B0266"/>
    <w:rsid w:val="06A12170"/>
    <w:rsid w:val="06A47871"/>
    <w:rsid w:val="06AC5F82"/>
    <w:rsid w:val="06BA5298"/>
    <w:rsid w:val="06C55827"/>
    <w:rsid w:val="06CB7731"/>
    <w:rsid w:val="06D45E42"/>
    <w:rsid w:val="06DD6751"/>
    <w:rsid w:val="06FA6082"/>
    <w:rsid w:val="06FB3B03"/>
    <w:rsid w:val="0701348E"/>
    <w:rsid w:val="07020F0F"/>
    <w:rsid w:val="0703310E"/>
    <w:rsid w:val="07082E19"/>
    <w:rsid w:val="0715212E"/>
    <w:rsid w:val="071568AB"/>
    <w:rsid w:val="071952B1"/>
    <w:rsid w:val="072A2FCD"/>
    <w:rsid w:val="073700E5"/>
    <w:rsid w:val="07541C13"/>
    <w:rsid w:val="07541C4C"/>
    <w:rsid w:val="075C28A3"/>
    <w:rsid w:val="076A763A"/>
    <w:rsid w:val="07747F4A"/>
    <w:rsid w:val="077A4051"/>
    <w:rsid w:val="078901E4"/>
    <w:rsid w:val="07963981"/>
    <w:rsid w:val="079E7F01"/>
    <w:rsid w:val="07A42C97"/>
    <w:rsid w:val="07BF4B46"/>
    <w:rsid w:val="07C56A4F"/>
    <w:rsid w:val="07C766CF"/>
    <w:rsid w:val="07D102E3"/>
    <w:rsid w:val="07D14A60"/>
    <w:rsid w:val="07DA3171"/>
    <w:rsid w:val="07DA78EE"/>
    <w:rsid w:val="07E0507A"/>
    <w:rsid w:val="07E07279"/>
    <w:rsid w:val="07E301FD"/>
    <w:rsid w:val="07F40498"/>
    <w:rsid w:val="07F6399B"/>
    <w:rsid w:val="07F76E9E"/>
    <w:rsid w:val="07FC3326"/>
    <w:rsid w:val="07FE6A73"/>
    <w:rsid w:val="08242A95"/>
    <w:rsid w:val="083E2E96"/>
    <w:rsid w:val="08413E1A"/>
    <w:rsid w:val="08444D9F"/>
    <w:rsid w:val="084B79DF"/>
    <w:rsid w:val="084C43AA"/>
    <w:rsid w:val="085D7EC7"/>
    <w:rsid w:val="08A460BD"/>
    <w:rsid w:val="08BC7EE1"/>
    <w:rsid w:val="08C71AF5"/>
    <w:rsid w:val="08E35BA2"/>
    <w:rsid w:val="08F54BC3"/>
    <w:rsid w:val="08FC454D"/>
    <w:rsid w:val="090515DA"/>
    <w:rsid w:val="09134173"/>
    <w:rsid w:val="091F2183"/>
    <w:rsid w:val="0924660B"/>
    <w:rsid w:val="092B5F96"/>
    <w:rsid w:val="092C729B"/>
    <w:rsid w:val="094C55D1"/>
    <w:rsid w:val="09611CF3"/>
    <w:rsid w:val="097F12A3"/>
    <w:rsid w:val="097F5A20"/>
    <w:rsid w:val="098034A2"/>
    <w:rsid w:val="09893DB1"/>
    <w:rsid w:val="098A1833"/>
    <w:rsid w:val="098B72B4"/>
    <w:rsid w:val="09926C3F"/>
    <w:rsid w:val="09A33F5B"/>
    <w:rsid w:val="09AD0AEE"/>
    <w:rsid w:val="09B55EFA"/>
    <w:rsid w:val="09BF428B"/>
    <w:rsid w:val="09C23012"/>
    <w:rsid w:val="09C8299C"/>
    <w:rsid w:val="09D77734"/>
    <w:rsid w:val="09D873B4"/>
    <w:rsid w:val="09D94E35"/>
    <w:rsid w:val="09DB0338"/>
    <w:rsid w:val="09EA0953"/>
    <w:rsid w:val="09F04A5A"/>
    <w:rsid w:val="09FC086D"/>
    <w:rsid w:val="0A002AF6"/>
    <w:rsid w:val="0A025FF9"/>
    <w:rsid w:val="0A072481"/>
    <w:rsid w:val="0A157218"/>
    <w:rsid w:val="0A183A20"/>
    <w:rsid w:val="0A34424A"/>
    <w:rsid w:val="0A3F73AB"/>
    <w:rsid w:val="0A434865"/>
    <w:rsid w:val="0A4559C3"/>
    <w:rsid w:val="0A475469"/>
    <w:rsid w:val="0A4A63EE"/>
    <w:rsid w:val="0A4C18F1"/>
    <w:rsid w:val="0A4D7372"/>
    <w:rsid w:val="0A6A4724"/>
    <w:rsid w:val="0A814349"/>
    <w:rsid w:val="0A8565D3"/>
    <w:rsid w:val="0A883CD4"/>
    <w:rsid w:val="0A8B69DD"/>
    <w:rsid w:val="0A8F10E0"/>
    <w:rsid w:val="0A9A7472"/>
    <w:rsid w:val="0A9C61F8"/>
    <w:rsid w:val="0ACF1ECA"/>
    <w:rsid w:val="0AE578F1"/>
    <w:rsid w:val="0AF13704"/>
    <w:rsid w:val="0AFD7516"/>
    <w:rsid w:val="0B056B21"/>
    <w:rsid w:val="0B102933"/>
    <w:rsid w:val="0B1103B5"/>
    <w:rsid w:val="0B272559"/>
    <w:rsid w:val="0B462E0D"/>
    <w:rsid w:val="0B4D2798"/>
    <w:rsid w:val="0B506FA0"/>
    <w:rsid w:val="0B557BA5"/>
    <w:rsid w:val="0B6D524B"/>
    <w:rsid w:val="0B74045A"/>
    <w:rsid w:val="0B8A6D7A"/>
    <w:rsid w:val="0B8D7CFF"/>
    <w:rsid w:val="0B9176F8"/>
    <w:rsid w:val="0BA047A1"/>
    <w:rsid w:val="0BBA0BCE"/>
    <w:rsid w:val="0BBD62CF"/>
    <w:rsid w:val="0BD107F3"/>
    <w:rsid w:val="0BD571F9"/>
    <w:rsid w:val="0BDC3301"/>
    <w:rsid w:val="0BDF1D07"/>
    <w:rsid w:val="0BE74F15"/>
    <w:rsid w:val="0BF17A23"/>
    <w:rsid w:val="0C044A0F"/>
    <w:rsid w:val="0C1237DB"/>
    <w:rsid w:val="0C433FAA"/>
    <w:rsid w:val="0C5267C3"/>
    <w:rsid w:val="0C59614E"/>
    <w:rsid w:val="0C5A3BCF"/>
    <w:rsid w:val="0C5F38DA"/>
    <w:rsid w:val="0C691C6B"/>
    <w:rsid w:val="0C807692"/>
    <w:rsid w:val="0C9B7EBC"/>
    <w:rsid w:val="0C9C373F"/>
    <w:rsid w:val="0CB819EA"/>
    <w:rsid w:val="0CB9746C"/>
    <w:rsid w:val="0CC100FC"/>
    <w:rsid w:val="0CE31935"/>
    <w:rsid w:val="0CE473B7"/>
    <w:rsid w:val="0CE74AB8"/>
    <w:rsid w:val="0CEA34BE"/>
    <w:rsid w:val="0CEB0F40"/>
    <w:rsid w:val="0CF86057"/>
    <w:rsid w:val="0CF90255"/>
    <w:rsid w:val="0CFC4A5D"/>
    <w:rsid w:val="0D003464"/>
    <w:rsid w:val="0D157B86"/>
    <w:rsid w:val="0D1D4F92"/>
    <w:rsid w:val="0D3A6AC1"/>
    <w:rsid w:val="0D5A2878"/>
    <w:rsid w:val="0D604782"/>
    <w:rsid w:val="0D6A5091"/>
    <w:rsid w:val="0D6E5C96"/>
    <w:rsid w:val="0D7A532C"/>
    <w:rsid w:val="0D7C082F"/>
    <w:rsid w:val="0D8B3047"/>
    <w:rsid w:val="0DA53BF1"/>
    <w:rsid w:val="0DC0221D"/>
    <w:rsid w:val="0DCF2837"/>
    <w:rsid w:val="0DD002B9"/>
    <w:rsid w:val="0DD46CBF"/>
    <w:rsid w:val="0DEC35A3"/>
    <w:rsid w:val="0DED3FE6"/>
    <w:rsid w:val="0DEF74E9"/>
    <w:rsid w:val="0DF471F4"/>
    <w:rsid w:val="0E132027"/>
    <w:rsid w:val="0E172C2B"/>
    <w:rsid w:val="0E183F30"/>
    <w:rsid w:val="0E2C2BD1"/>
    <w:rsid w:val="0E436F73"/>
    <w:rsid w:val="0E565F93"/>
    <w:rsid w:val="0E5C591E"/>
    <w:rsid w:val="0E627828"/>
    <w:rsid w:val="0E7A2CD0"/>
    <w:rsid w:val="0E7E7158"/>
    <w:rsid w:val="0E8100DC"/>
    <w:rsid w:val="0E8973CD"/>
    <w:rsid w:val="0E920377"/>
    <w:rsid w:val="0E945A78"/>
    <w:rsid w:val="0E972280"/>
    <w:rsid w:val="0EAC0F21"/>
    <w:rsid w:val="0EBF433E"/>
    <w:rsid w:val="0EC465C7"/>
    <w:rsid w:val="0ED777E6"/>
    <w:rsid w:val="0EDA076B"/>
    <w:rsid w:val="0EE3107B"/>
    <w:rsid w:val="0EEF4E8D"/>
    <w:rsid w:val="0EFF09AB"/>
    <w:rsid w:val="0F072534"/>
    <w:rsid w:val="0F131BCA"/>
    <w:rsid w:val="0F133DC8"/>
    <w:rsid w:val="0F27086A"/>
    <w:rsid w:val="0F2B7270"/>
    <w:rsid w:val="0F3C4F8C"/>
    <w:rsid w:val="0F426E96"/>
    <w:rsid w:val="0F476BA1"/>
    <w:rsid w:val="0F6C355D"/>
    <w:rsid w:val="0F8143FC"/>
    <w:rsid w:val="0F876305"/>
    <w:rsid w:val="0F882908"/>
    <w:rsid w:val="0F8B058F"/>
    <w:rsid w:val="0F8B4D0B"/>
    <w:rsid w:val="0F971E23"/>
    <w:rsid w:val="0F9F722F"/>
    <w:rsid w:val="0FAC0AC3"/>
    <w:rsid w:val="0FB571D5"/>
    <w:rsid w:val="0FBF1CE2"/>
    <w:rsid w:val="0FC33F6C"/>
    <w:rsid w:val="0FDB5D8F"/>
    <w:rsid w:val="0FDE2597"/>
    <w:rsid w:val="0FE77623"/>
    <w:rsid w:val="0FEA70F4"/>
    <w:rsid w:val="0FEC3AAB"/>
    <w:rsid w:val="0FF259B5"/>
    <w:rsid w:val="0FF90BC3"/>
    <w:rsid w:val="100A68DF"/>
    <w:rsid w:val="10216504"/>
    <w:rsid w:val="1027040D"/>
    <w:rsid w:val="1030329B"/>
    <w:rsid w:val="10423073"/>
    <w:rsid w:val="105C75E2"/>
    <w:rsid w:val="106946FA"/>
    <w:rsid w:val="106B567E"/>
    <w:rsid w:val="107A5C99"/>
    <w:rsid w:val="10863CAA"/>
    <w:rsid w:val="109819C6"/>
    <w:rsid w:val="10A122D5"/>
    <w:rsid w:val="10A741DE"/>
    <w:rsid w:val="10A81C60"/>
    <w:rsid w:val="10AE3B69"/>
    <w:rsid w:val="10B412F6"/>
    <w:rsid w:val="10B9797C"/>
    <w:rsid w:val="10BA31FF"/>
    <w:rsid w:val="10E20B40"/>
    <w:rsid w:val="10EB7251"/>
    <w:rsid w:val="10F058D7"/>
    <w:rsid w:val="10FA1A6A"/>
    <w:rsid w:val="10FA61E7"/>
    <w:rsid w:val="10FB74EC"/>
    <w:rsid w:val="11051FFA"/>
    <w:rsid w:val="110C5208"/>
    <w:rsid w:val="11134B92"/>
    <w:rsid w:val="111C1C1F"/>
    <w:rsid w:val="111E587A"/>
    <w:rsid w:val="114378E0"/>
    <w:rsid w:val="11460865"/>
    <w:rsid w:val="115049F7"/>
    <w:rsid w:val="115B4F87"/>
    <w:rsid w:val="11632393"/>
    <w:rsid w:val="116A55A1"/>
    <w:rsid w:val="116C0AA4"/>
    <w:rsid w:val="11786AB5"/>
    <w:rsid w:val="117C0D3F"/>
    <w:rsid w:val="118273C5"/>
    <w:rsid w:val="1199286D"/>
    <w:rsid w:val="11A256FB"/>
    <w:rsid w:val="11B05D16"/>
    <w:rsid w:val="11C449B6"/>
    <w:rsid w:val="11C64636"/>
    <w:rsid w:val="11E47469"/>
    <w:rsid w:val="11E71C7F"/>
    <w:rsid w:val="11E74B6B"/>
    <w:rsid w:val="11EC4876"/>
    <w:rsid w:val="121015B2"/>
    <w:rsid w:val="12153449"/>
    <w:rsid w:val="122A435A"/>
    <w:rsid w:val="12301AE7"/>
    <w:rsid w:val="123C58FA"/>
    <w:rsid w:val="12463C8B"/>
    <w:rsid w:val="12542FA0"/>
    <w:rsid w:val="125C03AD"/>
    <w:rsid w:val="126976C2"/>
    <w:rsid w:val="127B0C62"/>
    <w:rsid w:val="127C08E1"/>
    <w:rsid w:val="1282606E"/>
    <w:rsid w:val="12995C93"/>
    <w:rsid w:val="12A74FA9"/>
    <w:rsid w:val="12A82A2A"/>
    <w:rsid w:val="12AA5F2D"/>
    <w:rsid w:val="12BE134B"/>
    <w:rsid w:val="12DB66FD"/>
    <w:rsid w:val="12DF2B84"/>
    <w:rsid w:val="12E00DC6"/>
    <w:rsid w:val="12E13E89"/>
    <w:rsid w:val="12F02E1F"/>
    <w:rsid w:val="12F85CAD"/>
    <w:rsid w:val="13021E3F"/>
    <w:rsid w:val="130A724C"/>
    <w:rsid w:val="130C6ECC"/>
    <w:rsid w:val="131320DA"/>
    <w:rsid w:val="131577DB"/>
    <w:rsid w:val="13172CDE"/>
    <w:rsid w:val="131A74E6"/>
    <w:rsid w:val="13363593"/>
    <w:rsid w:val="13386A96"/>
    <w:rsid w:val="13411924"/>
    <w:rsid w:val="13465DAC"/>
    <w:rsid w:val="1347382D"/>
    <w:rsid w:val="134B7CB5"/>
    <w:rsid w:val="135D1254"/>
    <w:rsid w:val="135F4757"/>
    <w:rsid w:val="138F74A5"/>
    <w:rsid w:val="139D4615"/>
    <w:rsid w:val="13A85E50"/>
    <w:rsid w:val="13A938D2"/>
    <w:rsid w:val="13AB6DD5"/>
    <w:rsid w:val="13AC4857"/>
    <w:rsid w:val="13B65166"/>
    <w:rsid w:val="13BB37EC"/>
    <w:rsid w:val="13BF5A76"/>
    <w:rsid w:val="13D15990"/>
    <w:rsid w:val="13DA40A1"/>
    <w:rsid w:val="13F21748"/>
    <w:rsid w:val="13FB45D6"/>
    <w:rsid w:val="1428639F"/>
    <w:rsid w:val="142F15AD"/>
    <w:rsid w:val="143B2E41"/>
    <w:rsid w:val="143D2AC1"/>
    <w:rsid w:val="144072C9"/>
    <w:rsid w:val="14414D4A"/>
    <w:rsid w:val="1443024D"/>
    <w:rsid w:val="14550167"/>
    <w:rsid w:val="145539EB"/>
    <w:rsid w:val="145923F1"/>
    <w:rsid w:val="145B58F4"/>
    <w:rsid w:val="145E6879"/>
    <w:rsid w:val="14694C0A"/>
    <w:rsid w:val="14790727"/>
    <w:rsid w:val="14861FBB"/>
    <w:rsid w:val="148641BA"/>
    <w:rsid w:val="149C7998"/>
    <w:rsid w:val="14A746EE"/>
    <w:rsid w:val="14C021B2"/>
    <w:rsid w:val="14DE264A"/>
    <w:rsid w:val="14DE5ECD"/>
    <w:rsid w:val="14E05B4D"/>
    <w:rsid w:val="14E55858"/>
    <w:rsid w:val="14F1166B"/>
    <w:rsid w:val="14F90C75"/>
    <w:rsid w:val="150B4413"/>
    <w:rsid w:val="15297246"/>
    <w:rsid w:val="15545B0C"/>
    <w:rsid w:val="15576A90"/>
    <w:rsid w:val="15583C6E"/>
    <w:rsid w:val="155C2F18"/>
    <w:rsid w:val="1560191E"/>
    <w:rsid w:val="15612C23"/>
    <w:rsid w:val="156C0FB4"/>
    <w:rsid w:val="156E44B7"/>
    <w:rsid w:val="15756040"/>
    <w:rsid w:val="15767345"/>
    <w:rsid w:val="157D344D"/>
    <w:rsid w:val="15823158"/>
    <w:rsid w:val="158A0564"/>
    <w:rsid w:val="15A02708"/>
    <w:rsid w:val="15AA0A99"/>
    <w:rsid w:val="15B6012F"/>
    <w:rsid w:val="15B95830"/>
    <w:rsid w:val="15D70664"/>
    <w:rsid w:val="15E169F5"/>
    <w:rsid w:val="15EB3A81"/>
    <w:rsid w:val="15F0378C"/>
    <w:rsid w:val="15F0598A"/>
    <w:rsid w:val="1604242C"/>
    <w:rsid w:val="160D2D3C"/>
    <w:rsid w:val="16103CC1"/>
    <w:rsid w:val="161F0A58"/>
    <w:rsid w:val="162D1072"/>
    <w:rsid w:val="16387403"/>
    <w:rsid w:val="163C2586"/>
    <w:rsid w:val="164D02A2"/>
    <w:rsid w:val="16516CA8"/>
    <w:rsid w:val="16535A2F"/>
    <w:rsid w:val="16574435"/>
    <w:rsid w:val="165E1841"/>
    <w:rsid w:val="165F72C3"/>
    <w:rsid w:val="167539E5"/>
    <w:rsid w:val="167863BB"/>
    <w:rsid w:val="167C6BF3"/>
    <w:rsid w:val="16857503"/>
    <w:rsid w:val="16880487"/>
    <w:rsid w:val="16913315"/>
    <w:rsid w:val="1696199B"/>
    <w:rsid w:val="1697741D"/>
    <w:rsid w:val="169A3C25"/>
    <w:rsid w:val="16AE28C5"/>
    <w:rsid w:val="16AE4E44"/>
    <w:rsid w:val="16B71ED0"/>
    <w:rsid w:val="16BA66D8"/>
    <w:rsid w:val="16C005E1"/>
    <w:rsid w:val="16C46FE7"/>
    <w:rsid w:val="16CE5378"/>
    <w:rsid w:val="16D93709"/>
    <w:rsid w:val="16E4751C"/>
    <w:rsid w:val="16F72CB9"/>
    <w:rsid w:val="170C256E"/>
    <w:rsid w:val="17157CEB"/>
    <w:rsid w:val="172F4118"/>
    <w:rsid w:val="174043B2"/>
    <w:rsid w:val="17461B3F"/>
    <w:rsid w:val="174D36C8"/>
    <w:rsid w:val="174E6F4B"/>
    <w:rsid w:val="17527B50"/>
    <w:rsid w:val="17561DD9"/>
    <w:rsid w:val="175E71E6"/>
    <w:rsid w:val="176026E9"/>
    <w:rsid w:val="176048E7"/>
    <w:rsid w:val="176410EF"/>
    <w:rsid w:val="17756E0B"/>
    <w:rsid w:val="1776488C"/>
    <w:rsid w:val="177B0D14"/>
    <w:rsid w:val="17A52B43"/>
    <w:rsid w:val="17A675DA"/>
    <w:rsid w:val="17B44371"/>
    <w:rsid w:val="17C3498C"/>
    <w:rsid w:val="17CF299D"/>
    <w:rsid w:val="17D932AC"/>
    <w:rsid w:val="17DB2032"/>
    <w:rsid w:val="17E02C37"/>
    <w:rsid w:val="17E106B9"/>
    <w:rsid w:val="17E219BD"/>
    <w:rsid w:val="17E3163D"/>
    <w:rsid w:val="17E52942"/>
    <w:rsid w:val="17FD7FE9"/>
    <w:rsid w:val="18094D46"/>
    <w:rsid w:val="180A72FE"/>
    <w:rsid w:val="18135A10"/>
    <w:rsid w:val="18143491"/>
    <w:rsid w:val="181A539A"/>
    <w:rsid w:val="181C089E"/>
    <w:rsid w:val="181E5F9F"/>
    <w:rsid w:val="182C0B38"/>
    <w:rsid w:val="18314FC0"/>
    <w:rsid w:val="183304C3"/>
    <w:rsid w:val="18355BC4"/>
    <w:rsid w:val="18397E4E"/>
    <w:rsid w:val="183A58CF"/>
    <w:rsid w:val="183D2FD1"/>
    <w:rsid w:val="183D6854"/>
    <w:rsid w:val="18403F55"/>
    <w:rsid w:val="18422CDC"/>
    <w:rsid w:val="184738E0"/>
    <w:rsid w:val="184A00E8"/>
    <w:rsid w:val="184C57E9"/>
    <w:rsid w:val="18522F76"/>
    <w:rsid w:val="18820242"/>
    <w:rsid w:val="188C1E56"/>
    <w:rsid w:val="188F2DDB"/>
    <w:rsid w:val="189C686D"/>
    <w:rsid w:val="18A12CF5"/>
    <w:rsid w:val="18BA5E1D"/>
    <w:rsid w:val="18BB389F"/>
    <w:rsid w:val="18D05DC3"/>
    <w:rsid w:val="18DB79D7"/>
    <w:rsid w:val="18DF3E5F"/>
    <w:rsid w:val="18FB4688"/>
    <w:rsid w:val="18FE0E90"/>
    <w:rsid w:val="19011E15"/>
    <w:rsid w:val="19024013"/>
    <w:rsid w:val="190B4923"/>
    <w:rsid w:val="191B713B"/>
    <w:rsid w:val="192D615C"/>
    <w:rsid w:val="19314B62"/>
    <w:rsid w:val="193225E4"/>
    <w:rsid w:val="19345AE7"/>
    <w:rsid w:val="19453803"/>
    <w:rsid w:val="19517616"/>
    <w:rsid w:val="1956151F"/>
    <w:rsid w:val="19582824"/>
    <w:rsid w:val="196056B2"/>
    <w:rsid w:val="19812363"/>
    <w:rsid w:val="1986426C"/>
    <w:rsid w:val="198C3F77"/>
    <w:rsid w:val="19915E81"/>
    <w:rsid w:val="19AD1F2E"/>
    <w:rsid w:val="19B95D40"/>
    <w:rsid w:val="19C553D6"/>
    <w:rsid w:val="19DA3CF6"/>
    <w:rsid w:val="19DC4FFB"/>
    <w:rsid w:val="19EF0419"/>
    <w:rsid w:val="19F86B2A"/>
    <w:rsid w:val="1A0738C1"/>
    <w:rsid w:val="1A132F57"/>
    <w:rsid w:val="1A1A0363"/>
    <w:rsid w:val="1A264176"/>
    <w:rsid w:val="1A271BF7"/>
    <w:rsid w:val="1A2E1582"/>
    <w:rsid w:val="1A302507"/>
    <w:rsid w:val="1A317F88"/>
    <w:rsid w:val="1A340F0D"/>
    <w:rsid w:val="1A424A8F"/>
    <w:rsid w:val="1A4D07B2"/>
    <w:rsid w:val="1A7032F0"/>
    <w:rsid w:val="1A7267F4"/>
    <w:rsid w:val="1A7F5B09"/>
    <w:rsid w:val="1A7F7D1A"/>
    <w:rsid w:val="1A961EAB"/>
    <w:rsid w:val="1A96572E"/>
    <w:rsid w:val="1AAD1AD0"/>
    <w:rsid w:val="1AAE5354"/>
    <w:rsid w:val="1AB339DA"/>
    <w:rsid w:val="1AB56EDD"/>
    <w:rsid w:val="1AD00D8B"/>
    <w:rsid w:val="1AD81A1B"/>
    <w:rsid w:val="1ADF13A6"/>
    <w:rsid w:val="1AE16AA7"/>
    <w:rsid w:val="1AE81CB5"/>
    <w:rsid w:val="1AED613D"/>
    <w:rsid w:val="1AEF5DBD"/>
    <w:rsid w:val="1AF42245"/>
    <w:rsid w:val="1AF65748"/>
    <w:rsid w:val="1B026FDC"/>
    <w:rsid w:val="1B1F438E"/>
    <w:rsid w:val="1B3B3CBE"/>
    <w:rsid w:val="1B3C173F"/>
    <w:rsid w:val="1B566A66"/>
    <w:rsid w:val="1B5979EB"/>
    <w:rsid w:val="1B702E93"/>
    <w:rsid w:val="1B7A59A1"/>
    <w:rsid w:val="1B8E2443"/>
    <w:rsid w:val="1B967850"/>
    <w:rsid w:val="1B9907D4"/>
    <w:rsid w:val="1BAB3F72"/>
    <w:rsid w:val="1BAE077A"/>
    <w:rsid w:val="1BAF2978"/>
    <w:rsid w:val="1BB2137E"/>
    <w:rsid w:val="1BBB420C"/>
    <w:rsid w:val="1BC4709A"/>
    <w:rsid w:val="1BCD57AB"/>
    <w:rsid w:val="1BCD79A9"/>
    <w:rsid w:val="1BD11C33"/>
    <w:rsid w:val="1BD318B3"/>
    <w:rsid w:val="1BD47334"/>
    <w:rsid w:val="1BD9703F"/>
    <w:rsid w:val="1BE70553"/>
    <w:rsid w:val="1BEA4D5B"/>
    <w:rsid w:val="1BF146E6"/>
    <w:rsid w:val="1BFA7574"/>
    <w:rsid w:val="1C1A58AA"/>
    <w:rsid w:val="1C1D682F"/>
    <w:rsid w:val="1C4F6C7E"/>
    <w:rsid w:val="1C5E7298"/>
    <w:rsid w:val="1C7339BB"/>
    <w:rsid w:val="1C7D7B4D"/>
    <w:rsid w:val="1C9C4B7F"/>
    <w:rsid w:val="1C9E2280"/>
    <w:rsid w:val="1CAD289B"/>
    <w:rsid w:val="1CBC50B4"/>
    <w:rsid w:val="1CCD534E"/>
    <w:rsid w:val="1CD062D3"/>
    <w:rsid w:val="1CD81161"/>
    <w:rsid w:val="1CD96BE2"/>
    <w:rsid w:val="1D1A1BCA"/>
    <w:rsid w:val="1D4C369E"/>
    <w:rsid w:val="1D4F4622"/>
    <w:rsid w:val="1D5774B0"/>
    <w:rsid w:val="1D5B5EB7"/>
    <w:rsid w:val="1D5D13BA"/>
    <w:rsid w:val="1D605BC2"/>
    <w:rsid w:val="1D682FCE"/>
    <w:rsid w:val="1D7757E7"/>
    <w:rsid w:val="1D84707B"/>
    <w:rsid w:val="1D893503"/>
    <w:rsid w:val="1DA21EAE"/>
    <w:rsid w:val="1DAF5941"/>
    <w:rsid w:val="1DC0365D"/>
    <w:rsid w:val="1DCE2972"/>
    <w:rsid w:val="1DF35130"/>
    <w:rsid w:val="1DFC5A40"/>
    <w:rsid w:val="1E092B57"/>
    <w:rsid w:val="1E0972D4"/>
    <w:rsid w:val="1E140EE8"/>
    <w:rsid w:val="1E161E6D"/>
    <w:rsid w:val="1E206EF9"/>
    <w:rsid w:val="1E2C658F"/>
    <w:rsid w:val="1E2E1A92"/>
    <w:rsid w:val="1E35361B"/>
    <w:rsid w:val="1E5C12DD"/>
    <w:rsid w:val="1E5D6D5E"/>
    <w:rsid w:val="1E5E47E0"/>
    <w:rsid w:val="1E79088D"/>
    <w:rsid w:val="1E7A4110"/>
    <w:rsid w:val="1E8F2A30"/>
    <w:rsid w:val="1E913D35"/>
    <w:rsid w:val="1EA913DC"/>
    <w:rsid w:val="1EB109E6"/>
    <w:rsid w:val="1EB573ED"/>
    <w:rsid w:val="1ED20022"/>
    <w:rsid w:val="1ED979AD"/>
    <w:rsid w:val="1EDF18B6"/>
    <w:rsid w:val="1EEC0BCC"/>
    <w:rsid w:val="1EF22AD5"/>
    <w:rsid w:val="1EF30556"/>
    <w:rsid w:val="1F0307F1"/>
    <w:rsid w:val="1F163F8E"/>
    <w:rsid w:val="1F192994"/>
    <w:rsid w:val="1F1B5E97"/>
    <w:rsid w:val="1F3879C6"/>
    <w:rsid w:val="1F45125A"/>
    <w:rsid w:val="1F4B69E7"/>
    <w:rsid w:val="1F4F53ED"/>
    <w:rsid w:val="1F641B0F"/>
    <w:rsid w:val="1F643D0D"/>
    <w:rsid w:val="1F81363D"/>
    <w:rsid w:val="1F8345C2"/>
    <w:rsid w:val="1F872FC8"/>
    <w:rsid w:val="1F8A2A58"/>
    <w:rsid w:val="1F9522DE"/>
    <w:rsid w:val="1FA03EF2"/>
    <w:rsid w:val="1FA060F1"/>
    <w:rsid w:val="1FB35111"/>
    <w:rsid w:val="1FB42B93"/>
    <w:rsid w:val="1FBB471C"/>
    <w:rsid w:val="1FBE56A1"/>
    <w:rsid w:val="1FC00BA4"/>
    <w:rsid w:val="1FC11EA9"/>
    <w:rsid w:val="1FC475AA"/>
    <w:rsid w:val="1FCE373D"/>
    <w:rsid w:val="1FDC4C51"/>
    <w:rsid w:val="1FDF5BD5"/>
    <w:rsid w:val="1FE62FE2"/>
    <w:rsid w:val="1FEA526B"/>
    <w:rsid w:val="1FEF48D2"/>
    <w:rsid w:val="1FF04855"/>
    <w:rsid w:val="1FF76AFF"/>
    <w:rsid w:val="1FFB5506"/>
    <w:rsid w:val="200F7A29"/>
    <w:rsid w:val="20190339"/>
    <w:rsid w:val="201A7FB9"/>
    <w:rsid w:val="201C12BD"/>
    <w:rsid w:val="2026764F"/>
    <w:rsid w:val="202872CE"/>
    <w:rsid w:val="202905D3"/>
    <w:rsid w:val="202D6FD9"/>
    <w:rsid w:val="2035025A"/>
    <w:rsid w:val="20427E78"/>
    <w:rsid w:val="2043117D"/>
    <w:rsid w:val="204C400B"/>
    <w:rsid w:val="204D3C8B"/>
    <w:rsid w:val="20602CAB"/>
    <w:rsid w:val="206D1FC1"/>
    <w:rsid w:val="206E7A43"/>
    <w:rsid w:val="20731CCC"/>
    <w:rsid w:val="20770BA3"/>
    <w:rsid w:val="20841BE6"/>
    <w:rsid w:val="208A18F1"/>
    <w:rsid w:val="209B180C"/>
    <w:rsid w:val="20A5211B"/>
    <w:rsid w:val="20B239AF"/>
    <w:rsid w:val="20D17AE7"/>
    <w:rsid w:val="20D564EE"/>
    <w:rsid w:val="20D719F1"/>
    <w:rsid w:val="20D73BEF"/>
    <w:rsid w:val="20DE357A"/>
    <w:rsid w:val="20DF487F"/>
    <w:rsid w:val="20E56788"/>
    <w:rsid w:val="20E64209"/>
    <w:rsid w:val="20EA2C10"/>
    <w:rsid w:val="20F2001C"/>
    <w:rsid w:val="20F84124"/>
    <w:rsid w:val="2113274F"/>
    <w:rsid w:val="21246BCF"/>
    <w:rsid w:val="215522BF"/>
    <w:rsid w:val="215C1C4A"/>
    <w:rsid w:val="21687C5B"/>
    <w:rsid w:val="216D1B64"/>
    <w:rsid w:val="21787EF5"/>
    <w:rsid w:val="217911FA"/>
    <w:rsid w:val="217B0E7A"/>
    <w:rsid w:val="217C68FB"/>
    <w:rsid w:val="219552A7"/>
    <w:rsid w:val="21AB524C"/>
    <w:rsid w:val="21AC2CCE"/>
    <w:rsid w:val="21B84562"/>
    <w:rsid w:val="21BB54E6"/>
    <w:rsid w:val="21CB1EFE"/>
    <w:rsid w:val="21D4060F"/>
    <w:rsid w:val="21E408A9"/>
    <w:rsid w:val="221F1988"/>
    <w:rsid w:val="22202C8C"/>
    <w:rsid w:val="22274816"/>
    <w:rsid w:val="223573AF"/>
    <w:rsid w:val="223E69B9"/>
    <w:rsid w:val="224A3AD1"/>
    <w:rsid w:val="225F01F3"/>
    <w:rsid w:val="2264467A"/>
    <w:rsid w:val="226B7889"/>
    <w:rsid w:val="22775899"/>
    <w:rsid w:val="22796B9E"/>
    <w:rsid w:val="227A681E"/>
    <w:rsid w:val="227D77A3"/>
    <w:rsid w:val="229C47D4"/>
    <w:rsid w:val="229D5AD9"/>
    <w:rsid w:val="22A41BE1"/>
    <w:rsid w:val="22A45464"/>
    <w:rsid w:val="22A650E4"/>
    <w:rsid w:val="22AA156C"/>
    <w:rsid w:val="22B343FA"/>
    <w:rsid w:val="22BB5089"/>
    <w:rsid w:val="22C8439F"/>
    <w:rsid w:val="22CA6542"/>
    <w:rsid w:val="22CA78A2"/>
    <w:rsid w:val="22D66F38"/>
    <w:rsid w:val="22E01A46"/>
    <w:rsid w:val="22E90157"/>
    <w:rsid w:val="22FB2B87"/>
    <w:rsid w:val="23102595"/>
    <w:rsid w:val="2316449E"/>
    <w:rsid w:val="231B63A7"/>
    <w:rsid w:val="23256CB7"/>
    <w:rsid w:val="23264738"/>
    <w:rsid w:val="232C6642"/>
    <w:rsid w:val="23312AC9"/>
    <w:rsid w:val="23346B90"/>
    <w:rsid w:val="233627D5"/>
    <w:rsid w:val="233C68DC"/>
    <w:rsid w:val="236906A5"/>
    <w:rsid w:val="23792EBE"/>
    <w:rsid w:val="237F2849"/>
    <w:rsid w:val="239C7BFA"/>
    <w:rsid w:val="23A6050A"/>
    <w:rsid w:val="23AD3718"/>
    <w:rsid w:val="23B452A1"/>
    <w:rsid w:val="23CE5E4B"/>
    <w:rsid w:val="23D70CD9"/>
    <w:rsid w:val="23DF1969"/>
    <w:rsid w:val="23E76D75"/>
    <w:rsid w:val="23F92512"/>
    <w:rsid w:val="240308A3"/>
    <w:rsid w:val="24120EBE"/>
    <w:rsid w:val="242520DD"/>
    <w:rsid w:val="242E58F5"/>
    <w:rsid w:val="24836BF3"/>
    <w:rsid w:val="24A44BA9"/>
    <w:rsid w:val="24A835B0"/>
    <w:rsid w:val="24B25E39"/>
    <w:rsid w:val="24C42EE0"/>
    <w:rsid w:val="24DE3A8A"/>
    <w:rsid w:val="24E22490"/>
    <w:rsid w:val="24E60E96"/>
    <w:rsid w:val="24EB531E"/>
    <w:rsid w:val="24ED62A3"/>
    <w:rsid w:val="24F12AAA"/>
    <w:rsid w:val="24F61130"/>
    <w:rsid w:val="24FB55B8"/>
    <w:rsid w:val="24FE653D"/>
    <w:rsid w:val="25006DA5"/>
    <w:rsid w:val="250329C5"/>
    <w:rsid w:val="250D0D56"/>
    <w:rsid w:val="250F7ADC"/>
    <w:rsid w:val="2537799C"/>
    <w:rsid w:val="25396722"/>
    <w:rsid w:val="253B2AE5"/>
    <w:rsid w:val="253F062B"/>
    <w:rsid w:val="25431230"/>
    <w:rsid w:val="25480F3B"/>
    <w:rsid w:val="254A443E"/>
    <w:rsid w:val="25560250"/>
    <w:rsid w:val="25577ED0"/>
    <w:rsid w:val="25795E86"/>
    <w:rsid w:val="25832019"/>
    <w:rsid w:val="258D2929"/>
    <w:rsid w:val="25A03B48"/>
    <w:rsid w:val="25A869D6"/>
    <w:rsid w:val="25AA7CDA"/>
    <w:rsid w:val="25BA7F75"/>
    <w:rsid w:val="25C01E7E"/>
    <w:rsid w:val="25C9278E"/>
    <w:rsid w:val="25C96F0A"/>
    <w:rsid w:val="25D2561C"/>
    <w:rsid w:val="25DE362C"/>
    <w:rsid w:val="25E22033"/>
    <w:rsid w:val="26004E66"/>
    <w:rsid w:val="260470EF"/>
    <w:rsid w:val="2617288D"/>
    <w:rsid w:val="26185D90"/>
    <w:rsid w:val="262F59B5"/>
    <w:rsid w:val="26310EB8"/>
    <w:rsid w:val="263465BA"/>
    <w:rsid w:val="264C74E4"/>
    <w:rsid w:val="265448F0"/>
    <w:rsid w:val="26552372"/>
    <w:rsid w:val="2665260C"/>
    <w:rsid w:val="268F59CF"/>
    <w:rsid w:val="269221D6"/>
    <w:rsid w:val="26AF3D05"/>
    <w:rsid w:val="26BB5599"/>
    <w:rsid w:val="26C848AF"/>
    <w:rsid w:val="26DC5ACE"/>
    <w:rsid w:val="26DF22D6"/>
    <w:rsid w:val="26E718E0"/>
    <w:rsid w:val="26F121F0"/>
    <w:rsid w:val="26FB0581"/>
    <w:rsid w:val="27054714"/>
    <w:rsid w:val="270A0B9B"/>
    <w:rsid w:val="270E3D1E"/>
    <w:rsid w:val="271649AE"/>
    <w:rsid w:val="271B68B7"/>
    <w:rsid w:val="271E783C"/>
    <w:rsid w:val="272C6B52"/>
    <w:rsid w:val="27310A5B"/>
    <w:rsid w:val="273F35F4"/>
    <w:rsid w:val="274B1605"/>
    <w:rsid w:val="274E038B"/>
    <w:rsid w:val="275C5122"/>
    <w:rsid w:val="275D7321"/>
    <w:rsid w:val="276115AA"/>
    <w:rsid w:val="2762122A"/>
    <w:rsid w:val="277933CE"/>
    <w:rsid w:val="277B4352"/>
    <w:rsid w:val="278E3373"/>
    <w:rsid w:val="27906876"/>
    <w:rsid w:val="2796077F"/>
    <w:rsid w:val="27994F87"/>
    <w:rsid w:val="279A7186"/>
    <w:rsid w:val="27A877A0"/>
    <w:rsid w:val="27B91C39"/>
    <w:rsid w:val="27BF3B42"/>
    <w:rsid w:val="27E2757A"/>
    <w:rsid w:val="27E46300"/>
    <w:rsid w:val="27EC118E"/>
    <w:rsid w:val="280023AD"/>
    <w:rsid w:val="28021134"/>
    <w:rsid w:val="280F0449"/>
    <w:rsid w:val="281100C9"/>
    <w:rsid w:val="28190D59"/>
    <w:rsid w:val="28287CEE"/>
    <w:rsid w:val="283A128D"/>
    <w:rsid w:val="2844761E"/>
    <w:rsid w:val="284C4A2B"/>
    <w:rsid w:val="286133E5"/>
    <w:rsid w:val="28634650"/>
    <w:rsid w:val="286B1A5C"/>
    <w:rsid w:val="286B52E0"/>
    <w:rsid w:val="286C74DE"/>
    <w:rsid w:val="28753671"/>
    <w:rsid w:val="28776B74"/>
    <w:rsid w:val="28792077"/>
    <w:rsid w:val="287C2FFC"/>
    <w:rsid w:val="28944E1F"/>
    <w:rsid w:val="28A450B9"/>
    <w:rsid w:val="28AA0CC0"/>
    <w:rsid w:val="28B356D4"/>
    <w:rsid w:val="28BA505F"/>
    <w:rsid w:val="28C27EED"/>
    <w:rsid w:val="28CD627E"/>
    <w:rsid w:val="28CF1781"/>
    <w:rsid w:val="28CF5004"/>
    <w:rsid w:val="28D33A0A"/>
    <w:rsid w:val="28D56F0D"/>
    <w:rsid w:val="28E02D20"/>
    <w:rsid w:val="28F925C5"/>
    <w:rsid w:val="29001F50"/>
    <w:rsid w:val="29090661"/>
    <w:rsid w:val="291640F4"/>
    <w:rsid w:val="29396C32"/>
    <w:rsid w:val="29421AC0"/>
    <w:rsid w:val="295419DA"/>
    <w:rsid w:val="29564EDD"/>
    <w:rsid w:val="295E35EE"/>
    <w:rsid w:val="296576F6"/>
    <w:rsid w:val="29780915"/>
    <w:rsid w:val="29966FCB"/>
    <w:rsid w:val="29986C4B"/>
    <w:rsid w:val="299B3453"/>
    <w:rsid w:val="299B7BD0"/>
    <w:rsid w:val="29A62ABE"/>
    <w:rsid w:val="29A84CE7"/>
    <w:rsid w:val="29A86EE6"/>
    <w:rsid w:val="29B77500"/>
    <w:rsid w:val="29C73F17"/>
    <w:rsid w:val="29D60CAE"/>
    <w:rsid w:val="29E25DC6"/>
    <w:rsid w:val="29ED4157"/>
    <w:rsid w:val="29F36060"/>
    <w:rsid w:val="29FF78F4"/>
    <w:rsid w:val="2A020879"/>
    <w:rsid w:val="2A1A17A3"/>
    <w:rsid w:val="2A1E4926"/>
    <w:rsid w:val="2A226BAF"/>
    <w:rsid w:val="2A3C3ED6"/>
    <w:rsid w:val="2A3D1958"/>
    <w:rsid w:val="2A4525E7"/>
    <w:rsid w:val="2A477CE9"/>
    <w:rsid w:val="2A4C79F4"/>
    <w:rsid w:val="2A53737E"/>
    <w:rsid w:val="2A694DA5"/>
    <w:rsid w:val="2A727C33"/>
    <w:rsid w:val="2A816BC9"/>
    <w:rsid w:val="2A916E63"/>
    <w:rsid w:val="2A970D6C"/>
    <w:rsid w:val="2A9D64F9"/>
    <w:rsid w:val="2AAB580F"/>
    <w:rsid w:val="2AC32EB5"/>
    <w:rsid w:val="2AC563B9"/>
    <w:rsid w:val="2ACD7048"/>
    <w:rsid w:val="2AD134D0"/>
    <w:rsid w:val="2AD369D3"/>
    <w:rsid w:val="2AD6263E"/>
    <w:rsid w:val="2AD753D9"/>
    <w:rsid w:val="2ADB055C"/>
    <w:rsid w:val="2AF23A05"/>
    <w:rsid w:val="2AF9558E"/>
    <w:rsid w:val="2AFD1D96"/>
    <w:rsid w:val="2B066E22"/>
    <w:rsid w:val="2B097DA7"/>
    <w:rsid w:val="2B107731"/>
    <w:rsid w:val="2B15743C"/>
    <w:rsid w:val="2B164EBE"/>
    <w:rsid w:val="2B2E2565"/>
    <w:rsid w:val="2B5B7BB1"/>
    <w:rsid w:val="2B6A6B46"/>
    <w:rsid w:val="2B6F2FCE"/>
    <w:rsid w:val="2B7319D4"/>
    <w:rsid w:val="2B785E5C"/>
    <w:rsid w:val="2B7A4BE2"/>
    <w:rsid w:val="2B7B4862"/>
    <w:rsid w:val="2BA128A4"/>
    <w:rsid w:val="2BA534A8"/>
    <w:rsid w:val="2BAF3DB8"/>
    <w:rsid w:val="2BB43AC3"/>
    <w:rsid w:val="2BC55F5B"/>
    <w:rsid w:val="2BC74CE2"/>
    <w:rsid w:val="2BCA5C66"/>
    <w:rsid w:val="2BCF20EE"/>
    <w:rsid w:val="2BD155F1"/>
    <w:rsid w:val="2BD716F9"/>
    <w:rsid w:val="2BF46AAA"/>
    <w:rsid w:val="2BF61FAE"/>
    <w:rsid w:val="2C0370C5"/>
    <w:rsid w:val="2C044B47"/>
    <w:rsid w:val="2C175D66"/>
    <w:rsid w:val="2C1A6CEA"/>
    <w:rsid w:val="2C300E8E"/>
    <w:rsid w:val="2C30560B"/>
    <w:rsid w:val="2C503941"/>
    <w:rsid w:val="2C575892"/>
    <w:rsid w:val="2C5B7754"/>
    <w:rsid w:val="2C6270DE"/>
    <w:rsid w:val="2C7502FD"/>
    <w:rsid w:val="2C832E96"/>
    <w:rsid w:val="2C960832"/>
    <w:rsid w:val="2CA12446"/>
    <w:rsid w:val="2CA220C6"/>
    <w:rsid w:val="2CAA74D3"/>
    <w:rsid w:val="2CB126E1"/>
    <w:rsid w:val="2CB17636"/>
    <w:rsid w:val="2CC43900"/>
    <w:rsid w:val="2CC51381"/>
    <w:rsid w:val="2CD5741D"/>
    <w:rsid w:val="2CDC6DA8"/>
    <w:rsid w:val="2CE03230"/>
    <w:rsid w:val="2CFC3A5A"/>
    <w:rsid w:val="2D002460"/>
    <w:rsid w:val="2D017EE1"/>
    <w:rsid w:val="2D092D6F"/>
    <w:rsid w:val="2D0B4074"/>
    <w:rsid w:val="2D0C3CF4"/>
    <w:rsid w:val="2D1139FF"/>
    <w:rsid w:val="2D136F02"/>
    <w:rsid w:val="2D1944EE"/>
    <w:rsid w:val="2D300A31"/>
    <w:rsid w:val="2D3B6DC2"/>
    <w:rsid w:val="2D3F104B"/>
    <w:rsid w:val="2D4B705C"/>
    <w:rsid w:val="2D534468"/>
    <w:rsid w:val="2D5C2B7A"/>
    <w:rsid w:val="2D6D5012"/>
    <w:rsid w:val="2D73279F"/>
    <w:rsid w:val="2D824FB8"/>
    <w:rsid w:val="2D8E0DCA"/>
    <w:rsid w:val="2DA07DEB"/>
    <w:rsid w:val="2DA467F1"/>
    <w:rsid w:val="2DA61CF4"/>
    <w:rsid w:val="2DAF4B82"/>
    <w:rsid w:val="2DB7418D"/>
    <w:rsid w:val="2DBD6096"/>
    <w:rsid w:val="2DC56D26"/>
    <w:rsid w:val="2DC74427"/>
    <w:rsid w:val="2DCF1834"/>
    <w:rsid w:val="2DD724C3"/>
    <w:rsid w:val="2DE5725A"/>
    <w:rsid w:val="2DF1306D"/>
    <w:rsid w:val="2DFC4C81"/>
    <w:rsid w:val="2E090714"/>
    <w:rsid w:val="2E0F5EA0"/>
    <w:rsid w:val="2E1C1933"/>
    <w:rsid w:val="2E203BBC"/>
    <w:rsid w:val="2E22383C"/>
    <w:rsid w:val="2E273547"/>
    <w:rsid w:val="2E290C48"/>
    <w:rsid w:val="2E2A66CA"/>
    <w:rsid w:val="2E32735A"/>
    <w:rsid w:val="2E396CE5"/>
    <w:rsid w:val="2E402DEC"/>
    <w:rsid w:val="2E4A4884"/>
    <w:rsid w:val="2E53788E"/>
    <w:rsid w:val="2E5E5C1F"/>
    <w:rsid w:val="2E6D0438"/>
    <w:rsid w:val="2E7632C6"/>
    <w:rsid w:val="2E764E5E"/>
    <w:rsid w:val="2E7867C9"/>
    <w:rsid w:val="2E7A5550"/>
    <w:rsid w:val="2E7A774E"/>
    <w:rsid w:val="2E8438E1"/>
    <w:rsid w:val="2E851362"/>
    <w:rsid w:val="2E8822E7"/>
    <w:rsid w:val="2E886A64"/>
    <w:rsid w:val="2E8B326C"/>
    <w:rsid w:val="2E9C0F87"/>
    <w:rsid w:val="2E9D3186"/>
    <w:rsid w:val="2EA1540F"/>
    <w:rsid w:val="2EA30912"/>
    <w:rsid w:val="2EAC599E"/>
    <w:rsid w:val="2EBB5FB9"/>
    <w:rsid w:val="2EDE5274"/>
    <w:rsid w:val="2EEA1087"/>
    <w:rsid w:val="2EEB0D06"/>
    <w:rsid w:val="2EEC6788"/>
    <w:rsid w:val="2EF85E1E"/>
    <w:rsid w:val="2EF9001C"/>
    <w:rsid w:val="2EFA1321"/>
    <w:rsid w:val="2F0A15BB"/>
    <w:rsid w:val="2F0C123B"/>
    <w:rsid w:val="2F280B6B"/>
    <w:rsid w:val="2F3B1D8A"/>
    <w:rsid w:val="2F3C308F"/>
    <w:rsid w:val="2F3D528D"/>
    <w:rsid w:val="2F455F1D"/>
    <w:rsid w:val="2F4910A0"/>
    <w:rsid w:val="2F532CB4"/>
    <w:rsid w:val="2F5838B9"/>
    <w:rsid w:val="2F5F3244"/>
    <w:rsid w:val="2F724463"/>
    <w:rsid w:val="2F7431E9"/>
    <w:rsid w:val="2F797671"/>
    <w:rsid w:val="2F7B2B74"/>
    <w:rsid w:val="2F7C05F5"/>
    <w:rsid w:val="2F89790B"/>
    <w:rsid w:val="2FA801C0"/>
    <w:rsid w:val="2FAD4648"/>
    <w:rsid w:val="2FAE6846"/>
    <w:rsid w:val="2FBB5B5C"/>
    <w:rsid w:val="2FCF25FE"/>
    <w:rsid w:val="2FD25781"/>
    <w:rsid w:val="2FEB66AB"/>
    <w:rsid w:val="2FF23AB7"/>
    <w:rsid w:val="2FFF0BCF"/>
    <w:rsid w:val="300914DE"/>
    <w:rsid w:val="301607F4"/>
    <w:rsid w:val="301B13F8"/>
    <w:rsid w:val="301D237D"/>
    <w:rsid w:val="302F391C"/>
    <w:rsid w:val="3031359C"/>
    <w:rsid w:val="3039642A"/>
    <w:rsid w:val="304325BD"/>
    <w:rsid w:val="30486A45"/>
    <w:rsid w:val="304B79C9"/>
    <w:rsid w:val="3057125D"/>
    <w:rsid w:val="305E0BE8"/>
    <w:rsid w:val="305F1EED"/>
    <w:rsid w:val="306B247C"/>
    <w:rsid w:val="306F6904"/>
    <w:rsid w:val="30701433"/>
    <w:rsid w:val="3073310C"/>
    <w:rsid w:val="30777594"/>
    <w:rsid w:val="30825925"/>
    <w:rsid w:val="30871DAD"/>
    <w:rsid w:val="3099554A"/>
    <w:rsid w:val="309C64CF"/>
    <w:rsid w:val="30C67313"/>
    <w:rsid w:val="30D61B2C"/>
    <w:rsid w:val="31003887"/>
    <w:rsid w:val="310103F1"/>
    <w:rsid w:val="310A6B03"/>
    <w:rsid w:val="31113F0F"/>
    <w:rsid w:val="311B481E"/>
    <w:rsid w:val="312E5A3D"/>
    <w:rsid w:val="313047C4"/>
    <w:rsid w:val="31362E4A"/>
    <w:rsid w:val="31397652"/>
    <w:rsid w:val="313A50D3"/>
    <w:rsid w:val="314A536E"/>
    <w:rsid w:val="314E47F2"/>
    <w:rsid w:val="31526EF7"/>
    <w:rsid w:val="315536FF"/>
    <w:rsid w:val="315B7806"/>
    <w:rsid w:val="315F1A90"/>
    <w:rsid w:val="316C7AA1"/>
    <w:rsid w:val="31703F28"/>
    <w:rsid w:val="318F47DD"/>
    <w:rsid w:val="319544E8"/>
    <w:rsid w:val="319A2B6E"/>
    <w:rsid w:val="31A230CB"/>
    <w:rsid w:val="31AC410D"/>
    <w:rsid w:val="31B00595"/>
    <w:rsid w:val="31BD65A6"/>
    <w:rsid w:val="31C74937"/>
    <w:rsid w:val="31D41A4F"/>
    <w:rsid w:val="31D729D3"/>
    <w:rsid w:val="31D92A45"/>
    <w:rsid w:val="31E032E3"/>
    <w:rsid w:val="32036D1A"/>
    <w:rsid w:val="322B465C"/>
    <w:rsid w:val="322D7B5F"/>
    <w:rsid w:val="32323FE6"/>
    <w:rsid w:val="32560D23"/>
    <w:rsid w:val="3275602C"/>
    <w:rsid w:val="3278255C"/>
    <w:rsid w:val="32797FDE"/>
    <w:rsid w:val="328D33FB"/>
    <w:rsid w:val="32956289"/>
    <w:rsid w:val="329B0193"/>
    <w:rsid w:val="32A1591F"/>
    <w:rsid w:val="32BC3F4B"/>
    <w:rsid w:val="32BF4ECF"/>
    <w:rsid w:val="32CD1C66"/>
    <w:rsid w:val="32D373F3"/>
    <w:rsid w:val="32DB47FF"/>
    <w:rsid w:val="32DF3206"/>
    <w:rsid w:val="32E00C87"/>
    <w:rsid w:val="32E26388"/>
    <w:rsid w:val="32ED7F9D"/>
    <w:rsid w:val="32F00F21"/>
    <w:rsid w:val="32FB72B2"/>
    <w:rsid w:val="32FE2E9B"/>
    <w:rsid w:val="3300373A"/>
    <w:rsid w:val="3309404A"/>
    <w:rsid w:val="332C7A82"/>
    <w:rsid w:val="33332C90"/>
    <w:rsid w:val="333C7D1C"/>
    <w:rsid w:val="3345642D"/>
    <w:rsid w:val="334F6D3D"/>
    <w:rsid w:val="335D3AD4"/>
    <w:rsid w:val="335E1555"/>
    <w:rsid w:val="336349BB"/>
    <w:rsid w:val="33941A2F"/>
    <w:rsid w:val="339C103A"/>
    <w:rsid w:val="339F1FBF"/>
    <w:rsid w:val="33A20D45"/>
    <w:rsid w:val="33AB1A51"/>
    <w:rsid w:val="33AF47D8"/>
    <w:rsid w:val="33B17CDB"/>
    <w:rsid w:val="33B75467"/>
    <w:rsid w:val="33BD156F"/>
    <w:rsid w:val="33C90C05"/>
    <w:rsid w:val="33D52499"/>
    <w:rsid w:val="33D87B9A"/>
    <w:rsid w:val="33D90E9F"/>
    <w:rsid w:val="33EC463C"/>
    <w:rsid w:val="34010D5F"/>
    <w:rsid w:val="340267E0"/>
    <w:rsid w:val="34060A6A"/>
    <w:rsid w:val="3408616B"/>
    <w:rsid w:val="340919EE"/>
    <w:rsid w:val="340B70F0"/>
    <w:rsid w:val="34176785"/>
    <w:rsid w:val="34211293"/>
    <w:rsid w:val="34221DD4"/>
    <w:rsid w:val="3427319D"/>
    <w:rsid w:val="34280C1E"/>
    <w:rsid w:val="342844A1"/>
    <w:rsid w:val="34413D46"/>
    <w:rsid w:val="344C595B"/>
    <w:rsid w:val="344D33DC"/>
    <w:rsid w:val="346A078E"/>
    <w:rsid w:val="34702697"/>
    <w:rsid w:val="34756B1F"/>
    <w:rsid w:val="347A0A28"/>
    <w:rsid w:val="347E3BAB"/>
    <w:rsid w:val="347F4EB0"/>
    <w:rsid w:val="348225B1"/>
    <w:rsid w:val="34862EBD"/>
    <w:rsid w:val="348A543F"/>
    <w:rsid w:val="348B2EC1"/>
    <w:rsid w:val="348E76C9"/>
    <w:rsid w:val="348F514A"/>
    <w:rsid w:val="349C315B"/>
    <w:rsid w:val="34AA3776"/>
    <w:rsid w:val="34B01D5A"/>
    <w:rsid w:val="34B45226"/>
    <w:rsid w:val="34C26C1E"/>
    <w:rsid w:val="34C51DA1"/>
    <w:rsid w:val="34D3493A"/>
    <w:rsid w:val="34D423BC"/>
    <w:rsid w:val="34D73340"/>
    <w:rsid w:val="34E735DB"/>
    <w:rsid w:val="35010901"/>
    <w:rsid w:val="3507280B"/>
    <w:rsid w:val="35091591"/>
    <w:rsid w:val="350C2516"/>
    <w:rsid w:val="351B4D2E"/>
    <w:rsid w:val="35270B41"/>
    <w:rsid w:val="352C2A4A"/>
    <w:rsid w:val="353A55E3"/>
    <w:rsid w:val="353D6568"/>
    <w:rsid w:val="355B7D16"/>
    <w:rsid w:val="355F451E"/>
    <w:rsid w:val="35622F24"/>
    <w:rsid w:val="356309A6"/>
    <w:rsid w:val="356C7FB1"/>
    <w:rsid w:val="35704438"/>
    <w:rsid w:val="357069B7"/>
    <w:rsid w:val="357850C8"/>
    <w:rsid w:val="358B0865"/>
    <w:rsid w:val="35A3178F"/>
    <w:rsid w:val="35A35F0C"/>
    <w:rsid w:val="35A5140F"/>
    <w:rsid w:val="35A61192"/>
    <w:rsid w:val="35A62714"/>
    <w:rsid w:val="35AC681C"/>
    <w:rsid w:val="35BF1FB9"/>
    <w:rsid w:val="35CD6D50"/>
    <w:rsid w:val="35D03558"/>
    <w:rsid w:val="35F67F15"/>
    <w:rsid w:val="360040A7"/>
    <w:rsid w:val="360E0E3F"/>
    <w:rsid w:val="36200D59"/>
    <w:rsid w:val="362D5E70"/>
    <w:rsid w:val="363E3B8C"/>
    <w:rsid w:val="364C10C0"/>
    <w:rsid w:val="36584736"/>
    <w:rsid w:val="36625046"/>
    <w:rsid w:val="36630477"/>
    <w:rsid w:val="36751AE8"/>
    <w:rsid w:val="369A64A4"/>
    <w:rsid w:val="369D3BA6"/>
    <w:rsid w:val="36BA0F57"/>
    <w:rsid w:val="36C53C1B"/>
    <w:rsid w:val="36C83AF0"/>
    <w:rsid w:val="36D60888"/>
    <w:rsid w:val="36D76309"/>
    <w:rsid w:val="36DB4D0F"/>
    <w:rsid w:val="36EF012D"/>
    <w:rsid w:val="36F24934"/>
    <w:rsid w:val="36F36B33"/>
    <w:rsid w:val="36FF03C7"/>
    <w:rsid w:val="37090CD6"/>
    <w:rsid w:val="3709455A"/>
    <w:rsid w:val="370A1FDB"/>
    <w:rsid w:val="372F0F16"/>
    <w:rsid w:val="3732571E"/>
    <w:rsid w:val="37371BA6"/>
    <w:rsid w:val="373A2B2A"/>
    <w:rsid w:val="374C2A45"/>
    <w:rsid w:val="374D3D49"/>
    <w:rsid w:val="37682375"/>
    <w:rsid w:val="3783605E"/>
    <w:rsid w:val="378F5AB8"/>
    <w:rsid w:val="379579C1"/>
    <w:rsid w:val="379B6047"/>
    <w:rsid w:val="379C3AC9"/>
    <w:rsid w:val="379F24CF"/>
    <w:rsid w:val="37C4140A"/>
    <w:rsid w:val="37C87E10"/>
    <w:rsid w:val="37D416A4"/>
    <w:rsid w:val="37E86146"/>
    <w:rsid w:val="37EE5AD1"/>
    <w:rsid w:val="37F5325E"/>
    <w:rsid w:val="37FA18E4"/>
    <w:rsid w:val="37FB2BE8"/>
    <w:rsid w:val="380769FB"/>
    <w:rsid w:val="3808447D"/>
    <w:rsid w:val="38196915"/>
    <w:rsid w:val="38344F41"/>
    <w:rsid w:val="3842555B"/>
    <w:rsid w:val="386E3E21"/>
    <w:rsid w:val="3875122D"/>
    <w:rsid w:val="38774730"/>
    <w:rsid w:val="387A0F38"/>
    <w:rsid w:val="387C443B"/>
    <w:rsid w:val="38833DC6"/>
    <w:rsid w:val="38866F49"/>
    <w:rsid w:val="38953CE0"/>
    <w:rsid w:val="38A464F9"/>
    <w:rsid w:val="38BD2DB7"/>
    <w:rsid w:val="38CB7A3E"/>
    <w:rsid w:val="38CC54BF"/>
    <w:rsid w:val="38D160C4"/>
    <w:rsid w:val="38DC1ED6"/>
    <w:rsid w:val="38DD7958"/>
    <w:rsid w:val="38DE53D9"/>
    <w:rsid w:val="390842F2"/>
    <w:rsid w:val="390A586B"/>
    <w:rsid w:val="3911492F"/>
    <w:rsid w:val="391D0741"/>
    <w:rsid w:val="39386D6D"/>
    <w:rsid w:val="39527917"/>
    <w:rsid w:val="396A4FBD"/>
    <w:rsid w:val="39706EC7"/>
    <w:rsid w:val="3978732C"/>
    <w:rsid w:val="39787B56"/>
    <w:rsid w:val="39793059"/>
    <w:rsid w:val="397B655D"/>
    <w:rsid w:val="397D1A60"/>
    <w:rsid w:val="39825EE7"/>
    <w:rsid w:val="39916502"/>
    <w:rsid w:val="3997260A"/>
    <w:rsid w:val="39BC4DC8"/>
    <w:rsid w:val="39C82DD9"/>
    <w:rsid w:val="39DB1DF9"/>
    <w:rsid w:val="39FE10B4"/>
    <w:rsid w:val="3A014237"/>
    <w:rsid w:val="3A087445"/>
    <w:rsid w:val="3A0D38CD"/>
    <w:rsid w:val="3A204AEC"/>
    <w:rsid w:val="3A2A1573"/>
    <w:rsid w:val="3A35598B"/>
    <w:rsid w:val="3A3E409C"/>
    <w:rsid w:val="3A476F2A"/>
    <w:rsid w:val="3A4E4336"/>
    <w:rsid w:val="3A50783A"/>
    <w:rsid w:val="3A5152BB"/>
    <w:rsid w:val="3A5307BE"/>
    <w:rsid w:val="3A546240"/>
    <w:rsid w:val="3A5C364C"/>
    <w:rsid w:val="3A5E6B4F"/>
    <w:rsid w:val="3A6677DF"/>
    <w:rsid w:val="3A735406"/>
    <w:rsid w:val="3A756774"/>
    <w:rsid w:val="3A7B60FF"/>
    <w:rsid w:val="3A895415"/>
    <w:rsid w:val="3A8A2E97"/>
    <w:rsid w:val="3A9D7939"/>
    <w:rsid w:val="3AA12ABC"/>
    <w:rsid w:val="3AAF38F1"/>
    <w:rsid w:val="3ACD0488"/>
    <w:rsid w:val="3ADA3F1A"/>
    <w:rsid w:val="3ADE2921"/>
    <w:rsid w:val="3AE36DA8"/>
    <w:rsid w:val="3AEB1C36"/>
    <w:rsid w:val="3AEE643E"/>
    <w:rsid w:val="3AFB1ED1"/>
    <w:rsid w:val="3AFC5754"/>
    <w:rsid w:val="3B00415A"/>
    <w:rsid w:val="3B042005"/>
    <w:rsid w:val="3B071567"/>
    <w:rsid w:val="3B0911E6"/>
    <w:rsid w:val="3B1B2786"/>
    <w:rsid w:val="3B3458AE"/>
    <w:rsid w:val="3B3A303A"/>
    <w:rsid w:val="3B3C3FBF"/>
    <w:rsid w:val="3B3E3C3F"/>
    <w:rsid w:val="3B4C2F55"/>
    <w:rsid w:val="3B59226A"/>
    <w:rsid w:val="3B595AEE"/>
    <w:rsid w:val="3B6363FD"/>
    <w:rsid w:val="3B7C1525"/>
    <w:rsid w:val="3B903A49"/>
    <w:rsid w:val="3BA00460"/>
    <w:rsid w:val="3BA13CE3"/>
    <w:rsid w:val="3BA23963"/>
    <w:rsid w:val="3BA371E7"/>
    <w:rsid w:val="3BA526EA"/>
    <w:rsid w:val="3BB93588"/>
    <w:rsid w:val="3BCE5AAC"/>
    <w:rsid w:val="3BCF572C"/>
    <w:rsid w:val="3BD00FAF"/>
    <w:rsid w:val="3BD41BB4"/>
    <w:rsid w:val="3BDB4DC2"/>
    <w:rsid w:val="3BDC2844"/>
    <w:rsid w:val="3BF249E7"/>
    <w:rsid w:val="3BFE07FA"/>
    <w:rsid w:val="3C103F97"/>
    <w:rsid w:val="3C15041F"/>
    <w:rsid w:val="3C1B7B8B"/>
    <w:rsid w:val="3C1D582B"/>
    <w:rsid w:val="3C242C38"/>
    <w:rsid w:val="3C2A4B41"/>
    <w:rsid w:val="3C3818D8"/>
    <w:rsid w:val="3C4C637B"/>
    <w:rsid w:val="3C56250D"/>
    <w:rsid w:val="3C566C8A"/>
    <w:rsid w:val="3C5E539B"/>
    <w:rsid w:val="3C6472A5"/>
    <w:rsid w:val="3C654D26"/>
    <w:rsid w:val="3C6A592B"/>
    <w:rsid w:val="3C7B3647"/>
    <w:rsid w:val="3C92326C"/>
    <w:rsid w:val="3C9654F5"/>
    <w:rsid w:val="3CB0609F"/>
    <w:rsid w:val="3CB90F2D"/>
    <w:rsid w:val="3CBC1EB2"/>
    <w:rsid w:val="3CBF08B8"/>
    <w:rsid w:val="3CCC59CF"/>
    <w:rsid w:val="3CDA4CE5"/>
    <w:rsid w:val="3CF06E89"/>
    <w:rsid w:val="3CF5550F"/>
    <w:rsid w:val="3CF76813"/>
    <w:rsid w:val="3D026DA3"/>
    <w:rsid w:val="3D0329CE"/>
    <w:rsid w:val="3D034824"/>
    <w:rsid w:val="3D1B574E"/>
    <w:rsid w:val="3D1D0C51"/>
    <w:rsid w:val="3D263ADF"/>
    <w:rsid w:val="3D336678"/>
    <w:rsid w:val="3D3562F8"/>
    <w:rsid w:val="3D49081C"/>
    <w:rsid w:val="3D4A2A1A"/>
    <w:rsid w:val="3D4C5F1D"/>
    <w:rsid w:val="3D6B2F4F"/>
    <w:rsid w:val="3D8418FA"/>
    <w:rsid w:val="3DA16CAC"/>
    <w:rsid w:val="3DB3244A"/>
    <w:rsid w:val="3DC34C62"/>
    <w:rsid w:val="3DCE51F2"/>
    <w:rsid w:val="3DEE3528"/>
    <w:rsid w:val="3DF379B0"/>
    <w:rsid w:val="3E1D07F4"/>
    <w:rsid w:val="3E201779"/>
    <w:rsid w:val="3E243A02"/>
    <w:rsid w:val="3E251484"/>
    <w:rsid w:val="3E294607"/>
    <w:rsid w:val="3E2A590C"/>
    <w:rsid w:val="3E2F3F92"/>
    <w:rsid w:val="3E3A5BA6"/>
    <w:rsid w:val="3E484EBC"/>
    <w:rsid w:val="3E5D4E61"/>
    <w:rsid w:val="3E65446C"/>
    <w:rsid w:val="3E752508"/>
    <w:rsid w:val="3E767F89"/>
    <w:rsid w:val="3E7A698F"/>
    <w:rsid w:val="3E7B0B8E"/>
    <w:rsid w:val="3E823D9C"/>
    <w:rsid w:val="3E962A3C"/>
    <w:rsid w:val="3EA31D52"/>
    <w:rsid w:val="3EB3456B"/>
    <w:rsid w:val="3EBB51FB"/>
    <w:rsid w:val="3EC92E40"/>
    <w:rsid w:val="3EEF43D0"/>
    <w:rsid w:val="3EF21AD1"/>
    <w:rsid w:val="3EF44FD4"/>
    <w:rsid w:val="3EF604D7"/>
    <w:rsid w:val="3EFA2761"/>
    <w:rsid w:val="3EFB495F"/>
    <w:rsid w:val="3F04526F"/>
    <w:rsid w:val="3F3E414F"/>
    <w:rsid w:val="3F453ADA"/>
    <w:rsid w:val="3F4802E2"/>
    <w:rsid w:val="3F4C6CE8"/>
    <w:rsid w:val="3F4E43E9"/>
    <w:rsid w:val="3F565079"/>
    <w:rsid w:val="3F5D1180"/>
    <w:rsid w:val="3F640B0B"/>
    <w:rsid w:val="3F684F93"/>
    <w:rsid w:val="3F6B5F18"/>
    <w:rsid w:val="3F6C179B"/>
    <w:rsid w:val="3F8D2FD4"/>
    <w:rsid w:val="3F92745C"/>
    <w:rsid w:val="3FA81600"/>
    <w:rsid w:val="3FAD2204"/>
    <w:rsid w:val="3FAD5A88"/>
    <w:rsid w:val="3FB83E19"/>
    <w:rsid w:val="3FB86017"/>
    <w:rsid w:val="3FC10EA5"/>
    <w:rsid w:val="3FCB17B4"/>
    <w:rsid w:val="3FCE5FBC"/>
    <w:rsid w:val="3FE171DB"/>
    <w:rsid w:val="3FED6871"/>
    <w:rsid w:val="4000420D"/>
    <w:rsid w:val="40066116"/>
    <w:rsid w:val="400C38A3"/>
    <w:rsid w:val="4012322E"/>
    <w:rsid w:val="402121C3"/>
    <w:rsid w:val="40292E53"/>
    <w:rsid w:val="402D1859"/>
    <w:rsid w:val="403D4072"/>
    <w:rsid w:val="4054751A"/>
    <w:rsid w:val="4058011F"/>
    <w:rsid w:val="405939A2"/>
    <w:rsid w:val="40620A2E"/>
    <w:rsid w:val="40674EB6"/>
    <w:rsid w:val="407E4ADB"/>
    <w:rsid w:val="40842268"/>
    <w:rsid w:val="408B3DF1"/>
    <w:rsid w:val="40934A80"/>
    <w:rsid w:val="409B660A"/>
    <w:rsid w:val="409E2E12"/>
    <w:rsid w:val="40AE30AC"/>
    <w:rsid w:val="40B23374"/>
    <w:rsid w:val="40B9143D"/>
    <w:rsid w:val="40C52CD1"/>
    <w:rsid w:val="40C94F5B"/>
    <w:rsid w:val="40D554EA"/>
    <w:rsid w:val="40EA1C0C"/>
    <w:rsid w:val="40F45D9F"/>
    <w:rsid w:val="40F97CA8"/>
    <w:rsid w:val="410F43CA"/>
    <w:rsid w:val="411078CD"/>
    <w:rsid w:val="411F7EE8"/>
    <w:rsid w:val="412020E6"/>
    <w:rsid w:val="412133EB"/>
    <w:rsid w:val="41217B68"/>
    <w:rsid w:val="4125656E"/>
    <w:rsid w:val="412C397A"/>
    <w:rsid w:val="413A2C90"/>
    <w:rsid w:val="414313A1"/>
    <w:rsid w:val="41456AA2"/>
    <w:rsid w:val="414954A9"/>
    <w:rsid w:val="415E79CC"/>
    <w:rsid w:val="416205D1"/>
    <w:rsid w:val="41647357"/>
    <w:rsid w:val="4166285A"/>
    <w:rsid w:val="41793A79"/>
    <w:rsid w:val="41834389"/>
    <w:rsid w:val="4186530E"/>
    <w:rsid w:val="41876612"/>
    <w:rsid w:val="41A945C9"/>
    <w:rsid w:val="41AC554D"/>
    <w:rsid w:val="41B27457"/>
    <w:rsid w:val="41B71360"/>
    <w:rsid w:val="41BB7D66"/>
    <w:rsid w:val="41C9127A"/>
    <w:rsid w:val="41CB477D"/>
    <w:rsid w:val="41EC0535"/>
    <w:rsid w:val="41F06F3B"/>
    <w:rsid w:val="41F56C46"/>
    <w:rsid w:val="420723E4"/>
    <w:rsid w:val="42251994"/>
    <w:rsid w:val="422B389D"/>
    <w:rsid w:val="42307D25"/>
    <w:rsid w:val="42363E2C"/>
    <w:rsid w:val="42382BB3"/>
    <w:rsid w:val="42436E81"/>
    <w:rsid w:val="424E4D56"/>
    <w:rsid w:val="42521F95"/>
    <w:rsid w:val="42562163"/>
    <w:rsid w:val="426339F7"/>
    <w:rsid w:val="42691183"/>
    <w:rsid w:val="42741713"/>
    <w:rsid w:val="428A713A"/>
    <w:rsid w:val="42AD2B71"/>
    <w:rsid w:val="42BD2E0C"/>
    <w:rsid w:val="42C96C1E"/>
    <w:rsid w:val="42DC36C1"/>
    <w:rsid w:val="42DD5577"/>
    <w:rsid w:val="42E63FD0"/>
    <w:rsid w:val="42E73C50"/>
    <w:rsid w:val="42ED5B59"/>
    <w:rsid w:val="42ED6598"/>
    <w:rsid w:val="42EE6E5E"/>
    <w:rsid w:val="43056A83"/>
    <w:rsid w:val="43104E14"/>
    <w:rsid w:val="43112896"/>
    <w:rsid w:val="431D412A"/>
    <w:rsid w:val="431D66A9"/>
    <w:rsid w:val="43266FB8"/>
    <w:rsid w:val="43297F3D"/>
    <w:rsid w:val="433B14DC"/>
    <w:rsid w:val="433F5964"/>
    <w:rsid w:val="434155E3"/>
    <w:rsid w:val="4345786D"/>
    <w:rsid w:val="43472D70"/>
    <w:rsid w:val="434929F0"/>
    <w:rsid w:val="43507DFC"/>
    <w:rsid w:val="43544604"/>
    <w:rsid w:val="43554284"/>
    <w:rsid w:val="43561D06"/>
    <w:rsid w:val="43577787"/>
    <w:rsid w:val="435E7112"/>
    <w:rsid w:val="43636E1D"/>
    <w:rsid w:val="436F06B1"/>
    <w:rsid w:val="437370B7"/>
    <w:rsid w:val="437F2ECA"/>
    <w:rsid w:val="43875D58"/>
    <w:rsid w:val="43966372"/>
    <w:rsid w:val="43981875"/>
    <w:rsid w:val="43AE0196"/>
    <w:rsid w:val="43BB52AD"/>
    <w:rsid w:val="43C20D21"/>
    <w:rsid w:val="43CA4243"/>
    <w:rsid w:val="43CB5548"/>
    <w:rsid w:val="43E715F4"/>
    <w:rsid w:val="43E9037B"/>
    <w:rsid w:val="43F4670C"/>
    <w:rsid w:val="440B6331"/>
    <w:rsid w:val="440F1C8C"/>
    <w:rsid w:val="440F6F36"/>
    <w:rsid w:val="441B2D48"/>
    <w:rsid w:val="441F4FD2"/>
    <w:rsid w:val="442858E1"/>
    <w:rsid w:val="44302CEE"/>
    <w:rsid w:val="44531FA9"/>
    <w:rsid w:val="44670C49"/>
    <w:rsid w:val="4469414C"/>
    <w:rsid w:val="446C184E"/>
    <w:rsid w:val="44786965"/>
    <w:rsid w:val="447B78EA"/>
    <w:rsid w:val="448A6CED"/>
    <w:rsid w:val="4491620A"/>
    <w:rsid w:val="44B37A44"/>
    <w:rsid w:val="44B71CCD"/>
    <w:rsid w:val="44BA2C52"/>
    <w:rsid w:val="44BB4E50"/>
    <w:rsid w:val="44C2005E"/>
    <w:rsid w:val="44C43561"/>
    <w:rsid w:val="44C50FE3"/>
    <w:rsid w:val="44C66A64"/>
    <w:rsid w:val="44CC2B6C"/>
    <w:rsid w:val="44CD05ED"/>
    <w:rsid w:val="44D66CFF"/>
    <w:rsid w:val="44DE6309"/>
    <w:rsid w:val="44E0180C"/>
    <w:rsid w:val="44EC561F"/>
    <w:rsid w:val="44EF65A4"/>
    <w:rsid w:val="44F04025"/>
    <w:rsid w:val="44FA23B6"/>
    <w:rsid w:val="450D13D7"/>
    <w:rsid w:val="450E6E58"/>
    <w:rsid w:val="451467E3"/>
    <w:rsid w:val="45154265"/>
    <w:rsid w:val="45192C6B"/>
    <w:rsid w:val="451E70F3"/>
    <w:rsid w:val="452F2C10"/>
    <w:rsid w:val="45313B95"/>
    <w:rsid w:val="4542602E"/>
    <w:rsid w:val="45662D6A"/>
    <w:rsid w:val="457B748C"/>
    <w:rsid w:val="457D2990"/>
    <w:rsid w:val="459B57C3"/>
    <w:rsid w:val="459D5EDD"/>
    <w:rsid w:val="45CA500D"/>
    <w:rsid w:val="45D74323"/>
    <w:rsid w:val="45E14C32"/>
    <w:rsid w:val="45FB105F"/>
    <w:rsid w:val="4603066A"/>
    <w:rsid w:val="46033EED"/>
    <w:rsid w:val="46084AF2"/>
    <w:rsid w:val="460F3F69"/>
    <w:rsid w:val="46144188"/>
    <w:rsid w:val="46190610"/>
    <w:rsid w:val="461B3B13"/>
    <w:rsid w:val="46251EA4"/>
    <w:rsid w:val="463673DA"/>
    <w:rsid w:val="465E3302"/>
    <w:rsid w:val="46691693"/>
    <w:rsid w:val="466C2618"/>
    <w:rsid w:val="46710C9E"/>
    <w:rsid w:val="46783EAC"/>
    <w:rsid w:val="467B15AE"/>
    <w:rsid w:val="468034B7"/>
    <w:rsid w:val="46845740"/>
    <w:rsid w:val="468808C3"/>
    <w:rsid w:val="468F024E"/>
    <w:rsid w:val="469730DC"/>
    <w:rsid w:val="46A32772"/>
    <w:rsid w:val="46B63991"/>
    <w:rsid w:val="46BC111E"/>
    <w:rsid w:val="46C042A0"/>
    <w:rsid w:val="46C816AD"/>
    <w:rsid w:val="46DA4E4A"/>
    <w:rsid w:val="46F14A6F"/>
    <w:rsid w:val="46FF7608"/>
    <w:rsid w:val="4703600F"/>
    <w:rsid w:val="47064A15"/>
    <w:rsid w:val="47087F18"/>
    <w:rsid w:val="471A14B7"/>
    <w:rsid w:val="471C49BA"/>
    <w:rsid w:val="471D243C"/>
    <w:rsid w:val="47220AC2"/>
    <w:rsid w:val="47241DC7"/>
    <w:rsid w:val="47256E27"/>
    <w:rsid w:val="47326B5E"/>
    <w:rsid w:val="4735425F"/>
    <w:rsid w:val="473C166C"/>
    <w:rsid w:val="47496783"/>
    <w:rsid w:val="4752380F"/>
    <w:rsid w:val="4759319A"/>
    <w:rsid w:val="47644DAE"/>
    <w:rsid w:val="47656FAD"/>
    <w:rsid w:val="476837B5"/>
    <w:rsid w:val="47883CE9"/>
    <w:rsid w:val="47A63299"/>
    <w:rsid w:val="47AC51A3"/>
    <w:rsid w:val="47AF6127"/>
    <w:rsid w:val="47B2292F"/>
    <w:rsid w:val="47C3064B"/>
    <w:rsid w:val="47C92554"/>
    <w:rsid w:val="47CE69DC"/>
    <w:rsid w:val="47D927EF"/>
    <w:rsid w:val="47DE6C76"/>
    <w:rsid w:val="47E9088B"/>
    <w:rsid w:val="47EE148F"/>
    <w:rsid w:val="47F46C1C"/>
    <w:rsid w:val="47F6431D"/>
    <w:rsid w:val="481D675B"/>
    <w:rsid w:val="4826706B"/>
    <w:rsid w:val="482B6D76"/>
    <w:rsid w:val="482C0F74"/>
    <w:rsid w:val="483B158F"/>
    <w:rsid w:val="484653A1"/>
    <w:rsid w:val="484D05AF"/>
    <w:rsid w:val="484F3AB2"/>
    <w:rsid w:val="485446B7"/>
    <w:rsid w:val="485D2DC8"/>
    <w:rsid w:val="4869465C"/>
    <w:rsid w:val="48713C67"/>
    <w:rsid w:val="487216E8"/>
    <w:rsid w:val="487429ED"/>
    <w:rsid w:val="487600EF"/>
    <w:rsid w:val="4888168E"/>
    <w:rsid w:val="488C2292"/>
    <w:rsid w:val="4890451C"/>
    <w:rsid w:val="48966425"/>
    <w:rsid w:val="48970623"/>
    <w:rsid w:val="48B37F53"/>
    <w:rsid w:val="48BE62E5"/>
    <w:rsid w:val="48BF3D66"/>
    <w:rsid w:val="48C2056E"/>
    <w:rsid w:val="48C2276C"/>
    <w:rsid w:val="48CA7B79"/>
    <w:rsid w:val="48CD4381"/>
    <w:rsid w:val="48D40488"/>
    <w:rsid w:val="48D55F0A"/>
    <w:rsid w:val="48D74C90"/>
    <w:rsid w:val="48DE461B"/>
    <w:rsid w:val="48DE6819"/>
    <w:rsid w:val="48E13021"/>
    <w:rsid w:val="48EB00AD"/>
    <w:rsid w:val="48F04535"/>
    <w:rsid w:val="48FE4B50"/>
    <w:rsid w:val="491102ED"/>
    <w:rsid w:val="4919317B"/>
    <w:rsid w:val="49272491"/>
    <w:rsid w:val="492B6918"/>
    <w:rsid w:val="492D7C1D"/>
    <w:rsid w:val="49464F44"/>
    <w:rsid w:val="494707C7"/>
    <w:rsid w:val="49480447"/>
    <w:rsid w:val="494D48CF"/>
    <w:rsid w:val="495367D8"/>
    <w:rsid w:val="495A6163"/>
    <w:rsid w:val="49703B8A"/>
    <w:rsid w:val="497D0CA1"/>
    <w:rsid w:val="498C34BA"/>
    <w:rsid w:val="498D0F3C"/>
    <w:rsid w:val="49B642FE"/>
    <w:rsid w:val="49B83F7E"/>
    <w:rsid w:val="49BD0406"/>
    <w:rsid w:val="49C37D91"/>
    <w:rsid w:val="49C43614"/>
    <w:rsid w:val="49F46361"/>
    <w:rsid w:val="49F72B69"/>
    <w:rsid w:val="4A0230F9"/>
    <w:rsid w:val="4A161D99"/>
    <w:rsid w:val="4A18309E"/>
    <w:rsid w:val="4A1A65A1"/>
    <w:rsid w:val="4A1F04AA"/>
    <w:rsid w:val="4A21012A"/>
    <w:rsid w:val="4A2A2FB8"/>
    <w:rsid w:val="4A4628E8"/>
    <w:rsid w:val="4A4970F0"/>
    <w:rsid w:val="4A4E5776"/>
    <w:rsid w:val="4A586086"/>
    <w:rsid w:val="4A6C05AA"/>
    <w:rsid w:val="4A7111AE"/>
    <w:rsid w:val="4A737F34"/>
    <w:rsid w:val="4A7459B6"/>
    <w:rsid w:val="4A753438"/>
    <w:rsid w:val="4A7E62C5"/>
    <w:rsid w:val="4A826ECA"/>
    <w:rsid w:val="4A8D0ADE"/>
    <w:rsid w:val="4A9500E9"/>
    <w:rsid w:val="4AAF2318"/>
    <w:rsid w:val="4AB5099E"/>
    <w:rsid w:val="4AB873A4"/>
    <w:rsid w:val="4ABC5DAA"/>
    <w:rsid w:val="4AC544BB"/>
    <w:rsid w:val="4AC666BA"/>
    <w:rsid w:val="4ACA0943"/>
    <w:rsid w:val="4ADC40E1"/>
    <w:rsid w:val="4AE14CE5"/>
    <w:rsid w:val="4AED1DFC"/>
    <w:rsid w:val="4AEE031F"/>
    <w:rsid w:val="4AF33D06"/>
    <w:rsid w:val="4AF76E89"/>
    <w:rsid w:val="4AF9238C"/>
    <w:rsid w:val="4B043FA0"/>
    <w:rsid w:val="4B080428"/>
    <w:rsid w:val="4B0A392B"/>
    <w:rsid w:val="4B1E4B4A"/>
    <w:rsid w:val="4B2F2866"/>
    <w:rsid w:val="4B3621F1"/>
    <w:rsid w:val="4B4A0E91"/>
    <w:rsid w:val="4B4C7C18"/>
    <w:rsid w:val="4B560527"/>
    <w:rsid w:val="4B5814AC"/>
    <w:rsid w:val="4B5936AA"/>
    <w:rsid w:val="4B5A3CCA"/>
    <w:rsid w:val="4B5F0E37"/>
    <w:rsid w:val="4B676243"/>
    <w:rsid w:val="4B7145D4"/>
    <w:rsid w:val="4B804BEF"/>
    <w:rsid w:val="4B816DED"/>
    <w:rsid w:val="4B847D71"/>
    <w:rsid w:val="4B8D6483"/>
    <w:rsid w:val="4B951311"/>
    <w:rsid w:val="4B9F1C20"/>
    <w:rsid w:val="4BB275BC"/>
    <w:rsid w:val="4BB61845"/>
    <w:rsid w:val="4BBE6C52"/>
    <w:rsid w:val="4BC61AE0"/>
    <w:rsid w:val="4BD33374"/>
    <w:rsid w:val="4BDD7D6C"/>
    <w:rsid w:val="4BF90A3E"/>
    <w:rsid w:val="4C0C47D3"/>
    <w:rsid w:val="4C207BF0"/>
    <w:rsid w:val="4C2C1484"/>
    <w:rsid w:val="4C405F26"/>
    <w:rsid w:val="4C480DB4"/>
    <w:rsid w:val="4C4E2CBD"/>
    <w:rsid w:val="4C4F073F"/>
    <w:rsid w:val="4C5A2353"/>
    <w:rsid w:val="4C5E497C"/>
    <w:rsid w:val="4C60425D"/>
    <w:rsid w:val="4C60645B"/>
    <w:rsid w:val="4C685F90"/>
    <w:rsid w:val="4C742EFD"/>
    <w:rsid w:val="4C7D7F89"/>
    <w:rsid w:val="4C881B9E"/>
    <w:rsid w:val="4C9C083E"/>
    <w:rsid w:val="4C9D62C0"/>
    <w:rsid w:val="4CB229E2"/>
    <w:rsid w:val="4CBE67F4"/>
    <w:rsid w:val="4CC82987"/>
    <w:rsid w:val="4CD7191D"/>
    <w:rsid w:val="4CE331B1"/>
    <w:rsid w:val="4CE566B4"/>
    <w:rsid w:val="4CF93156"/>
    <w:rsid w:val="4D0F52FA"/>
    <w:rsid w:val="4D203016"/>
    <w:rsid w:val="4D283CA5"/>
    <w:rsid w:val="4D3E25C6"/>
    <w:rsid w:val="4D4F02E2"/>
    <w:rsid w:val="4D5D5079"/>
    <w:rsid w:val="4D5E08FC"/>
    <w:rsid w:val="4D5F637E"/>
    <w:rsid w:val="4D73501E"/>
    <w:rsid w:val="4D7B242B"/>
    <w:rsid w:val="4D8A04C7"/>
    <w:rsid w:val="4D922050"/>
    <w:rsid w:val="4D9B0761"/>
    <w:rsid w:val="4DBC6717"/>
    <w:rsid w:val="4DC74AA8"/>
    <w:rsid w:val="4DCE1EB5"/>
    <w:rsid w:val="4DE72DDF"/>
    <w:rsid w:val="4DE82A5F"/>
    <w:rsid w:val="4DFC7501"/>
    <w:rsid w:val="4E015B87"/>
    <w:rsid w:val="4E077A90"/>
    <w:rsid w:val="4E113C23"/>
    <w:rsid w:val="4E1216A5"/>
    <w:rsid w:val="4E1600AB"/>
    <w:rsid w:val="4E1B4533"/>
    <w:rsid w:val="4E2373C0"/>
    <w:rsid w:val="4E3166D6"/>
    <w:rsid w:val="4E3450DC"/>
    <w:rsid w:val="4E34765B"/>
    <w:rsid w:val="4E5E049F"/>
    <w:rsid w:val="4E6B55B6"/>
    <w:rsid w:val="4E6C3038"/>
    <w:rsid w:val="4E7116BE"/>
    <w:rsid w:val="4E861663"/>
    <w:rsid w:val="4E921BF3"/>
    <w:rsid w:val="4EA0220D"/>
    <w:rsid w:val="4EAA7467"/>
    <w:rsid w:val="4EB5692F"/>
    <w:rsid w:val="4EB643B1"/>
    <w:rsid w:val="4EBD3D3C"/>
    <w:rsid w:val="4EC7464B"/>
    <w:rsid w:val="4EC97B4E"/>
    <w:rsid w:val="4ECA0E53"/>
    <w:rsid w:val="4ECC4356"/>
    <w:rsid w:val="4EDA586A"/>
    <w:rsid w:val="4EDC45F1"/>
    <w:rsid w:val="4EDE7AF4"/>
    <w:rsid w:val="4EEA5B05"/>
    <w:rsid w:val="4EEE7D8E"/>
    <w:rsid w:val="4EF07A0E"/>
    <w:rsid w:val="4F072EB6"/>
    <w:rsid w:val="4F1756CF"/>
    <w:rsid w:val="4F203DE0"/>
    <w:rsid w:val="4F2F2D76"/>
    <w:rsid w:val="4F3A498A"/>
    <w:rsid w:val="4F423F95"/>
    <w:rsid w:val="4F47041D"/>
    <w:rsid w:val="4F4B26A6"/>
    <w:rsid w:val="4F5E38C5"/>
    <w:rsid w:val="4F7A31F5"/>
    <w:rsid w:val="4F7B1CFE"/>
    <w:rsid w:val="4F820602"/>
    <w:rsid w:val="4F9714A0"/>
    <w:rsid w:val="4F9D33AA"/>
    <w:rsid w:val="4FB07E4C"/>
    <w:rsid w:val="4FBE1360"/>
    <w:rsid w:val="4FC25B8B"/>
    <w:rsid w:val="4FD028FF"/>
    <w:rsid w:val="4FE13E9E"/>
    <w:rsid w:val="4FE415A0"/>
    <w:rsid w:val="4FE83829"/>
    <w:rsid w:val="4FF00C36"/>
    <w:rsid w:val="4FF550BD"/>
    <w:rsid w:val="4FF95CC2"/>
    <w:rsid w:val="500E01E6"/>
    <w:rsid w:val="502C5217"/>
    <w:rsid w:val="502F619C"/>
    <w:rsid w:val="50463BC3"/>
    <w:rsid w:val="50532ED8"/>
    <w:rsid w:val="505563DC"/>
    <w:rsid w:val="50563E5D"/>
    <w:rsid w:val="506121EE"/>
    <w:rsid w:val="50656676"/>
    <w:rsid w:val="50804CA1"/>
    <w:rsid w:val="508F1A38"/>
    <w:rsid w:val="50982348"/>
    <w:rsid w:val="50A11925"/>
    <w:rsid w:val="50A545DB"/>
    <w:rsid w:val="50B72BFD"/>
    <w:rsid w:val="50C20F8E"/>
    <w:rsid w:val="50C51F13"/>
    <w:rsid w:val="50CB189D"/>
    <w:rsid w:val="50CD151D"/>
    <w:rsid w:val="50CE6F9F"/>
    <w:rsid w:val="50CF4A20"/>
    <w:rsid w:val="50DC1B38"/>
    <w:rsid w:val="50DE7239"/>
    <w:rsid w:val="50E20EB9"/>
    <w:rsid w:val="50E41142"/>
    <w:rsid w:val="50EE1A52"/>
    <w:rsid w:val="51000A73"/>
    <w:rsid w:val="51124210"/>
    <w:rsid w:val="51193B9B"/>
    <w:rsid w:val="512457AF"/>
    <w:rsid w:val="51280932"/>
    <w:rsid w:val="51311242"/>
    <w:rsid w:val="513D5054"/>
    <w:rsid w:val="514A216C"/>
    <w:rsid w:val="51524FFA"/>
    <w:rsid w:val="51575BFE"/>
    <w:rsid w:val="515A2406"/>
    <w:rsid w:val="515B4604"/>
    <w:rsid w:val="519028E0"/>
    <w:rsid w:val="51922560"/>
    <w:rsid w:val="51B30516"/>
    <w:rsid w:val="51B9241F"/>
    <w:rsid w:val="51BB5923"/>
    <w:rsid w:val="51BE68A7"/>
    <w:rsid w:val="51C67537"/>
    <w:rsid w:val="51C74FB8"/>
    <w:rsid w:val="51DF5EE2"/>
    <w:rsid w:val="51F62284"/>
    <w:rsid w:val="51F93209"/>
    <w:rsid w:val="51FC418E"/>
    <w:rsid w:val="520F53AD"/>
    <w:rsid w:val="521066B1"/>
    <w:rsid w:val="5219153F"/>
    <w:rsid w:val="521C24C4"/>
    <w:rsid w:val="52221E4F"/>
    <w:rsid w:val="52272A53"/>
    <w:rsid w:val="522917DA"/>
    <w:rsid w:val="522A39D8"/>
    <w:rsid w:val="52463308"/>
    <w:rsid w:val="52470D8A"/>
    <w:rsid w:val="52524B9C"/>
    <w:rsid w:val="52571024"/>
    <w:rsid w:val="525D2F2D"/>
    <w:rsid w:val="527E6CE5"/>
    <w:rsid w:val="528278EA"/>
    <w:rsid w:val="52906C00"/>
    <w:rsid w:val="52AB4331"/>
    <w:rsid w:val="52B04F36"/>
    <w:rsid w:val="52B129B7"/>
    <w:rsid w:val="52B70144"/>
    <w:rsid w:val="52D74DF5"/>
    <w:rsid w:val="52F30EA2"/>
    <w:rsid w:val="532277F3"/>
    <w:rsid w:val="532F3286"/>
    <w:rsid w:val="53350A12"/>
    <w:rsid w:val="53362C11"/>
    <w:rsid w:val="53404825"/>
    <w:rsid w:val="534741B0"/>
    <w:rsid w:val="53537FC2"/>
    <w:rsid w:val="536B2AC5"/>
    <w:rsid w:val="536D0645"/>
    <w:rsid w:val="537F7B8D"/>
    <w:rsid w:val="538D6EA3"/>
    <w:rsid w:val="538F23A6"/>
    <w:rsid w:val="53987432"/>
    <w:rsid w:val="53A0483E"/>
    <w:rsid w:val="53A235C5"/>
    <w:rsid w:val="53A31046"/>
    <w:rsid w:val="53C3157B"/>
    <w:rsid w:val="53C93484"/>
    <w:rsid w:val="53D57297"/>
    <w:rsid w:val="53E3402E"/>
    <w:rsid w:val="53F72CCF"/>
    <w:rsid w:val="53FE2659"/>
    <w:rsid w:val="53FE5EDD"/>
    <w:rsid w:val="541C1C0A"/>
    <w:rsid w:val="54227396"/>
    <w:rsid w:val="5428129F"/>
    <w:rsid w:val="544D14DF"/>
    <w:rsid w:val="5457656B"/>
    <w:rsid w:val="545C6276"/>
    <w:rsid w:val="5475139F"/>
    <w:rsid w:val="548D6A45"/>
    <w:rsid w:val="54974DD6"/>
    <w:rsid w:val="54A12CB7"/>
    <w:rsid w:val="54A808F4"/>
    <w:rsid w:val="54A96376"/>
    <w:rsid w:val="54AB3A77"/>
    <w:rsid w:val="54AF027F"/>
    <w:rsid w:val="54B6568B"/>
    <w:rsid w:val="54C52422"/>
    <w:rsid w:val="54C662FF"/>
    <w:rsid w:val="54C77B24"/>
    <w:rsid w:val="54DC4246"/>
    <w:rsid w:val="54FB7079"/>
    <w:rsid w:val="55016A04"/>
    <w:rsid w:val="5507090D"/>
    <w:rsid w:val="550F5D1A"/>
    <w:rsid w:val="55186629"/>
    <w:rsid w:val="551C5030"/>
    <w:rsid w:val="551D2AB1"/>
    <w:rsid w:val="551E3DB6"/>
    <w:rsid w:val="55214D3B"/>
    <w:rsid w:val="552F4050"/>
    <w:rsid w:val="55345F5A"/>
    <w:rsid w:val="554B22FB"/>
    <w:rsid w:val="55532F8B"/>
    <w:rsid w:val="55591611"/>
    <w:rsid w:val="55642E8C"/>
    <w:rsid w:val="557931CB"/>
    <w:rsid w:val="558746DF"/>
    <w:rsid w:val="55922A70"/>
    <w:rsid w:val="559439F4"/>
    <w:rsid w:val="55AB141B"/>
    <w:rsid w:val="55AB5B98"/>
    <w:rsid w:val="55BE6DB7"/>
    <w:rsid w:val="55BF4839"/>
    <w:rsid w:val="55FB6C1C"/>
    <w:rsid w:val="56085F32"/>
    <w:rsid w:val="5617074A"/>
    <w:rsid w:val="561C29D4"/>
    <w:rsid w:val="563F7711"/>
    <w:rsid w:val="56490020"/>
    <w:rsid w:val="565E0EBF"/>
    <w:rsid w:val="567B6271"/>
    <w:rsid w:val="567D1774"/>
    <w:rsid w:val="568048F7"/>
    <w:rsid w:val="5681017A"/>
    <w:rsid w:val="5683587B"/>
    <w:rsid w:val="56893008"/>
    <w:rsid w:val="56925E96"/>
    <w:rsid w:val="56987D9F"/>
    <w:rsid w:val="56A62938"/>
    <w:rsid w:val="56B518CE"/>
    <w:rsid w:val="56B802D4"/>
    <w:rsid w:val="56C056E0"/>
    <w:rsid w:val="56C7506B"/>
    <w:rsid w:val="56E57E9E"/>
    <w:rsid w:val="56EC7829"/>
    <w:rsid w:val="56FB2042"/>
    <w:rsid w:val="570219CD"/>
    <w:rsid w:val="570A3F7F"/>
    <w:rsid w:val="570A485B"/>
    <w:rsid w:val="570F0CE3"/>
    <w:rsid w:val="571F34FB"/>
    <w:rsid w:val="572B4D8F"/>
    <w:rsid w:val="572D0293"/>
    <w:rsid w:val="572E1597"/>
    <w:rsid w:val="572E5D14"/>
    <w:rsid w:val="573C2AAB"/>
    <w:rsid w:val="573E3DB0"/>
    <w:rsid w:val="57497BC3"/>
    <w:rsid w:val="5750174C"/>
    <w:rsid w:val="57586B58"/>
    <w:rsid w:val="575C0DE2"/>
    <w:rsid w:val="57622CEB"/>
    <w:rsid w:val="577B1697"/>
    <w:rsid w:val="577D1316"/>
    <w:rsid w:val="578C1931"/>
    <w:rsid w:val="579831C5"/>
    <w:rsid w:val="57B35F6D"/>
    <w:rsid w:val="57B701F7"/>
    <w:rsid w:val="57BB0DFB"/>
    <w:rsid w:val="57E84249"/>
    <w:rsid w:val="57F23B91"/>
    <w:rsid w:val="57F70FE0"/>
    <w:rsid w:val="57F731DF"/>
    <w:rsid w:val="58191195"/>
    <w:rsid w:val="583A4F4D"/>
    <w:rsid w:val="5841015B"/>
    <w:rsid w:val="58425E39"/>
    <w:rsid w:val="5843365E"/>
    <w:rsid w:val="58553578"/>
    <w:rsid w:val="58556DFB"/>
    <w:rsid w:val="58591F7E"/>
    <w:rsid w:val="58645D91"/>
    <w:rsid w:val="587250A7"/>
    <w:rsid w:val="5875319D"/>
    <w:rsid w:val="58801E3E"/>
    <w:rsid w:val="5888724A"/>
    <w:rsid w:val="588B3A52"/>
    <w:rsid w:val="58A80E04"/>
    <w:rsid w:val="58B23912"/>
    <w:rsid w:val="58B65B9B"/>
    <w:rsid w:val="58B8581B"/>
    <w:rsid w:val="58C064AB"/>
    <w:rsid w:val="58EB14ED"/>
    <w:rsid w:val="58EE2472"/>
    <w:rsid w:val="59001493"/>
    <w:rsid w:val="590E402B"/>
    <w:rsid w:val="59186B39"/>
    <w:rsid w:val="592738D0"/>
    <w:rsid w:val="592C57DA"/>
    <w:rsid w:val="5936196D"/>
    <w:rsid w:val="5942577F"/>
    <w:rsid w:val="59564420"/>
    <w:rsid w:val="595B08A7"/>
    <w:rsid w:val="597A58D9"/>
    <w:rsid w:val="59803066"/>
    <w:rsid w:val="5999038C"/>
    <w:rsid w:val="599D7038"/>
    <w:rsid w:val="59AA3EAA"/>
    <w:rsid w:val="59AC73AD"/>
    <w:rsid w:val="59BA4144"/>
    <w:rsid w:val="59BF05CC"/>
    <w:rsid w:val="59DA247B"/>
    <w:rsid w:val="59E04384"/>
    <w:rsid w:val="59EE5898"/>
    <w:rsid w:val="5A1A1BDF"/>
    <w:rsid w:val="5A2302F0"/>
    <w:rsid w:val="5A3C3419"/>
    <w:rsid w:val="5A3E4927"/>
    <w:rsid w:val="5A3E691C"/>
    <w:rsid w:val="5A451B2A"/>
    <w:rsid w:val="5A466F43"/>
    <w:rsid w:val="5A4717AA"/>
    <w:rsid w:val="5A53303E"/>
    <w:rsid w:val="5A6F296E"/>
    <w:rsid w:val="5A715E71"/>
    <w:rsid w:val="5A897C95"/>
    <w:rsid w:val="5A8C449C"/>
    <w:rsid w:val="5A8F5421"/>
    <w:rsid w:val="5A9802AF"/>
    <w:rsid w:val="5A9C6CB5"/>
    <w:rsid w:val="5AA553C6"/>
    <w:rsid w:val="5AA62E48"/>
    <w:rsid w:val="5ABA3CE7"/>
    <w:rsid w:val="5AD34C11"/>
    <w:rsid w:val="5AE2742A"/>
    <w:rsid w:val="5AE34EAB"/>
    <w:rsid w:val="5AE7002E"/>
    <w:rsid w:val="5AE738B1"/>
    <w:rsid w:val="5AFB2552"/>
    <w:rsid w:val="5B0058B1"/>
    <w:rsid w:val="5B03795E"/>
    <w:rsid w:val="5B0E3771"/>
    <w:rsid w:val="5B106C74"/>
    <w:rsid w:val="5B14567A"/>
    <w:rsid w:val="5B1530DD"/>
    <w:rsid w:val="5B1E180D"/>
    <w:rsid w:val="5B245915"/>
    <w:rsid w:val="5B295620"/>
    <w:rsid w:val="5B2D07A3"/>
    <w:rsid w:val="5B2E1AA7"/>
    <w:rsid w:val="5B474BD0"/>
    <w:rsid w:val="5B553EE5"/>
    <w:rsid w:val="5B677683"/>
    <w:rsid w:val="5B761E9C"/>
    <w:rsid w:val="5B821531"/>
    <w:rsid w:val="5B8E7542"/>
    <w:rsid w:val="5B9958D3"/>
    <w:rsid w:val="5BB823D4"/>
    <w:rsid w:val="5BD60FBC"/>
    <w:rsid w:val="5BD65738"/>
    <w:rsid w:val="5BD80C3B"/>
    <w:rsid w:val="5BE10896"/>
    <w:rsid w:val="5BE1154B"/>
    <w:rsid w:val="5BEE2DDF"/>
    <w:rsid w:val="5BF117E5"/>
    <w:rsid w:val="5C07178B"/>
    <w:rsid w:val="5C402BE9"/>
    <w:rsid w:val="5C41066B"/>
    <w:rsid w:val="5C5C0E94"/>
    <w:rsid w:val="5C864257"/>
    <w:rsid w:val="5C936DF0"/>
    <w:rsid w:val="5C9D7700"/>
    <w:rsid w:val="5C9F2C03"/>
    <w:rsid w:val="5CA7000F"/>
    <w:rsid w:val="5CC069BB"/>
    <w:rsid w:val="5CC52E42"/>
    <w:rsid w:val="5CC93A47"/>
    <w:rsid w:val="5CCA72CA"/>
    <w:rsid w:val="5CCF11D3"/>
    <w:rsid w:val="5CDA3CE1"/>
    <w:rsid w:val="5CDB4FE6"/>
    <w:rsid w:val="5CDD7D16"/>
    <w:rsid w:val="5CDF5BEB"/>
    <w:rsid w:val="5CEB19FD"/>
    <w:rsid w:val="5CEE6205"/>
    <w:rsid w:val="5CF55B90"/>
    <w:rsid w:val="5CF94596"/>
    <w:rsid w:val="5D1154C0"/>
    <w:rsid w:val="5D1773C9"/>
    <w:rsid w:val="5D3046F0"/>
    <w:rsid w:val="5D385380"/>
    <w:rsid w:val="5D40278C"/>
    <w:rsid w:val="5D7B70EE"/>
    <w:rsid w:val="5D903810"/>
    <w:rsid w:val="5D9C7014"/>
    <w:rsid w:val="5D9D2B26"/>
    <w:rsid w:val="5DA00227"/>
    <w:rsid w:val="5DB239C4"/>
    <w:rsid w:val="5DB623CB"/>
    <w:rsid w:val="5DE4329A"/>
    <w:rsid w:val="5DEF70AD"/>
    <w:rsid w:val="5E0F62DC"/>
    <w:rsid w:val="5E1A7EF1"/>
    <w:rsid w:val="5E246282"/>
    <w:rsid w:val="5E302094"/>
    <w:rsid w:val="5E3A6227"/>
    <w:rsid w:val="5E4567B6"/>
    <w:rsid w:val="5E4E70C6"/>
    <w:rsid w:val="5E556A51"/>
    <w:rsid w:val="5E5757D7"/>
    <w:rsid w:val="5E5B41DD"/>
    <w:rsid w:val="5E743A82"/>
    <w:rsid w:val="5E8171A1"/>
    <w:rsid w:val="5E885FA6"/>
    <w:rsid w:val="5E8B6F2B"/>
    <w:rsid w:val="5E941DB9"/>
    <w:rsid w:val="5EBF6480"/>
    <w:rsid w:val="5EC8350D"/>
    <w:rsid w:val="5ECB7D14"/>
    <w:rsid w:val="5ED3731F"/>
    <w:rsid w:val="5EEA6F44"/>
    <w:rsid w:val="5EF430D7"/>
    <w:rsid w:val="5EFE39E7"/>
    <w:rsid w:val="5F0955FB"/>
    <w:rsid w:val="5F1F779F"/>
    <w:rsid w:val="5F267129"/>
    <w:rsid w:val="5F2F7A39"/>
    <w:rsid w:val="5F312F3C"/>
    <w:rsid w:val="5F33643F"/>
    <w:rsid w:val="5F3C34CB"/>
    <w:rsid w:val="5F47185C"/>
    <w:rsid w:val="5F4D6FE9"/>
    <w:rsid w:val="5F5046EA"/>
    <w:rsid w:val="5F5543F5"/>
    <w:rsid w:val="5F5A6D0B"/>
    <w:rsid w:val="5F7B6833"/>
    <w:rsid w:val="5F7F5239"/>
    <w:rsid w:val="5F8374C3"/>
    <w:rsid w:val="5F8935CB"/>
    <w:rsid w:val="5FA10C71"/>
    <w:rsid w:val="5FA31F76"/>
    <w:rsid w:val="5FA62EFB"/>
    <w:rsid w:val="5FB70C17"/>
    <w:rsid w:val="5FD27242"/>
    <w:rsid w:val="5FDD0E56"/>
    <w:rsid w:val="5FE274DC"/>
    <w:rsid w:val="5FE53CE4"/>
    <w:rsid w:val="5FF21CF5"/>
    <w:rsid w:val="5FF506FB"/>
    <w:rsid w:val="5FF564FD"/>
    <w:rsid w:val="5FFA2985"/>
    <w:rsid w:val="5FFA4B83"/>
    <w:rsid w:val="60045493"/>
    <w:rsid w:val="600C0321"/>
    <w:rsid w:val="60191BB5"/>
    <w:rsid w:val="60482704"/>
    <w:rsid w:val="604B148A"/>
    <w:rsid w:val="60504876"/>
    <w:rsid w:val="60523013"/>
    <w:rsid w:val="60584F1D"/>
    <w:rsid w:val="605B3923"/>
    <w:rsid w:val="605E26A9"/>
    <w:rsid w:val="6061582C"/>
    <w:rsid w:val="606345B3"/>
    <w:rsid w:val="606C7440"/>
    <w:rsid w:val="607522CE"/>
    <w:rsid w:val="609008FA"/>
    <w:rsid w:val="6091637B"/>
    <w:rsid w:val="60944D82"/>
    <w:rsid w:val="609E5691"/>
    <w:rsid w:val="60A5501C"/>
    <w:rsid w:val="60B146B2"/>
    <w:rsid w:val="60BB2A43"/>
    <w:rsid w:val="60C47ACF"/>
    <w:rsid w:val="60C60DD4"/>
    <w:rsid w:val="60E50004"/>
    <w:rsid w:val="61032E37"/>
    <w:rsid w:val="6105633A"/>
    <w:rsid w:val="610C1548"/>
    <w:rsid w:val="61135650"/>
    <w:rsid w:val="611539DF"/>
    <w:rsid w:val="611543D6"/>
    <w:rsid w:val="611A2A5C"/>
    <w:rsid w:val="611E1462"/>
    <w:rsid w:val="61223FEE"/>
    <w:rsid w:val="612F5117"/>
    <w:rsid w:val="613B6814"/>
    <w:rsid w:val="613D1D17"/>
    <w:rsid w:val="614F1C31"/>
    <w:rsid w:val="61567D20"/>
    <w:rsid w:val="61714FAA"/>
    <w:rsid w:val="61724770"/>
    <w:rsid w:val="617E2781"/>
    <w:rsid w:val="618F629E"/>
    <w:rsid w:val="619A462F"/>
    <w:rsid w:val="619D77B2"/>
    <w:rsid w:val="61AA1046"/>
    <w:rsid w:val="61AE7A4D"/>
    <w:rsid w:val="61AF2F50"/>
    <w:rsid w:val="61B81661"/>
    <w:rsid w:val="61BA4B64"/>
    <w:rsid w:val="61BE356A"/>
    <w:rsid w:val="61C06A6D"/>
    <w:rsid w:val="61D43510"/>
    <w:rsid w:val="61DE601D"/>
    <w:rsid w:val="61EA78B2"/>
    <w:rsid w:val="61F55C43"/>
    <w:rsid w:val="61F66F47"/>
    <w:rsid w:val="61F94649"/>
    <w:rsid w:val="6210426E"/>
    <w:rsid w:val="62122FF4"/>
    <w:rsid w:val="621619FB"/>
    <w:rsid w:val="62173BF9"/>
    <w:rsid w:val="621E6E07"/>
    <w:rsid w:val="62205A89"/>
    <w:rsid w:val="623A6737"/>
    <w:rsid w:val="623F2BBF"/>
    <w:rsid w:val="62444AC8"/>
    <w:rsid w:val="624D7956"/>
    <w:rsid w:val="6251055B"/>
    <w:rsid w:val="6253185F"/>
    <w:rsid w:val="62556F61"/>
    <w:rsid w:val="62583769"/>
    <w:rsid w:val="625A6C6C"/>
    <w:rsid w:val="62610F56"/>
    <w:rsid w:val="6265177A"/>
    <w:rsid w:val="62720A8F"/>
    <w:rsid w:val="627E48A2"/>
    <w:rsid w:val="627F2323"/>
    <w:rsid w:val="627F7DA5"/>
    <w:rsid w:val="62934847"/>
    <w:rsid w:val="62B83782"/>
    <w:rsid w:val="62DF3642"/>
    <w:rsid w:val="62E24346"/>
    <w:rsid w:val="62ED61DB"/>
    <w:rsid w:val="62FD6475"/>
    <w:rsid w:val="63084806"/>
    <w:rsid w:val="63164E21"/>
    <w:rsid w:val="631E222D"/>
    <w:rsid w:val="632C3741"/>
    <w:rsid w:val="632C6FC4"/>
    <w:rsid w:val="633330CC"/>
    <w:rsid w:val="6364711E"/>
    <w:rsid w:val="6364795D"/>
    <w:rsid w:val="637606BD"/>
    <w:rsid w:val="6377613F"/>
    <w:rsid w:val="638144D0"/>
    <w:rsid w:val="638650D4"/>
    <w:rsid w:val="639578ED"/>
    <w:rsid w:val="639F3A80"/>
    <w:rsid w:val="63BF6533"/>
    <w:rsid w:val="63C4043C"/>
    <w:rsid w:val="63CA2346"/>
    <w:rsid w:val="63DB5E63"/>
    <w:rsid w:val="63E17D6C"/>
    <w:rsid w:val="63E257EE"/>
    <w:rsid w:val="63E97377"/>
    <w:rsid w:val="63EC3A6A"/>
    <w:rsid w:val="63F10007"/>
    <w:rsid w:val="63F97611"/>
    <w:rsid w:val="63FB2B15"/>
    <w:rsid w:val="63FD189B"/>
    <w:rsid w:val="640C0830"/>
    <w:rsid w:val="642D3B9D"/>
    <w:rsid w:val="643903FB"/>
    <w:rsid w:val="643B38FE"/>
    <w:rsid w:val="64407D86"/>
    <w:rsid w:val="644C161A"/>
    <w:rsid w:val="64546A26"/>
    <w:rsid w:val="64602D6D"/>
    <w:rsid w:val="64615D3C"/>
    <w:rsid w:val="646A0BCA"/>
    <w:rsid w:val="64746F5B"/>
    <w:rsid w:val="647933E3"/>
    <w:rsid w:val="648065F1"/>
    <w:rsid w:val="64900E0A"/>
    <w:rsid w:val="64931D8E"/>
    <w:rsid w:val="649C5F21"/>
    <w:rsid w:val="64AB2CB8"/>
    <w:rsid w:val="64B45B46"/>
    <w:rsid w:val="64C228DE"/>
    <w:rsid w:val="64CC53EB"/>
    <w:rsid w:val="64D65CFB"/>
    <w:rsid w:val="65164566"/>
    <w:rsid w:val="651A0D6E"/>
    <w:rsid w:val="65204E75"/>
    <w:rsid w:val="65270084"/>
    <w:rsid w:val="653F572A"/>
    <w:rsid w:val="65453DB0"/>
    <w:rsid w:val="6567306B"/>
    <w:rsid w:val="656B7873"/>
    <w:rsid w:val="656E627A"/>
    <w:rsid w:val="657C1D0C"/>
    <w:rsid w:val="658A2326"/>
    <w:rsid w:val="65975DB9"/>
    <w:rsid w:val="65A31BCC"/>
    <w:rsid w:val="65A5045A"/>
    <w:rsid w:val="65B16963"/>
    <w:rsid w:val="65BF14FC"/>
    <w:rsid w:val="65C91E0B"/>
    <w:rsid w:val="65CD0811"/>
    <w:rsid w:val="65DC302A"/>
    <w:rsid w:val="65DF7832"/>
    <w:rsid w:val="65E55EB8"/>
    <w:rsid w:val="65EA7DC1"/>
    <w:rsid w:val="65ED6B48"/>
    <w:rsid w:val="65F56152"/>
    <w:rsid w:val="660776F2"/>
    <w:rsid w:val="660C15FB"/>
    <w:rsid w:val="660F6CFC"/>
    <w:rsid w:val="66130F86"/>
    <w:rsid w:val="661B6392"/>
    <w:rsid w:val="662F5033"/>
    <w:rsid w:val="663527BF"/>
    <w:rsid w:val="66441755"/>
    <w:rsid w:val="664571D6"/>
    <w:rsid w:val="66564EF2"/>
    <w:rsid w:val="665E22FF"/>
    <w:rsid w:val="665E5B82"/>
    <w:rsid w:val="66685D77"/>
    <w:rsid w:val="6670131F"/>
    <w:rsid w:val="668B794B"/>
    <w:rsid w:val="668E08CF"/>
    <w:rsid w:val="668F6351"/>
    <w:rsid w:val="669D5667"/>
    <w:rsid w:val="66AF0E04"/>
    <w:rsid w:val="66B2560C"/>
    <w:rsid w:val="66B52D0D"/>
    <w:rsid w:val="66B94F97"/>
    <w:rsid w:val="66C258A6"/>
    <w:rsid w:val="66C52FA8"/>
    <w:rsid w:val="66CC2933"/>
    <w:rsid w:val="66D841C7"/>
    <w:rsid w:val="66E2035A"/>
    <w:rsid w:val="66E47FD9"/>
    <w:rsid w:val="66F36075"/>
    <w:rsid w:val="66FB3482"/>
    <w:rsid w:val="670A5C9B"/>
    <w:rsid w:val="670C119E"/>
    <w:rsid w:val="670D4A21"/>
    <w:rsid w:val="670E24A3"/>
    <w:rsid w:val="67107BA4"/>
    <w:rsid w:val="67113427"/>
    <w:rsid w:val="671A04B3"/>
    <w:rsid w:val="672520C8"/>
    <w:rsid w:val="67325B5A"/>
    <w:rsid w:val="673B646A"/>
    <w:rsid w:val="67483581"/>
    <w:rsid w:val="674A3201"/>
    <w:rsid w:val="67531912"/>
    <w:rsid w:val="6762412B"/>
    <w:rsid w:val="67693AB6"/>
    <w:rsid w:val="67762DCB"/>
    <w:rsid w:val="6781115C"/>
    <w:rsid w:val="678B644F"/>
    <w:rsid w:val="67924C7A"/>
    <w:rsid w:val="67996803"/>
    <w:rsid w:val="67A01A11"/>
    <w:rsid w:val="67B331D4"/>
    <w:rsid w:val="67D43165"/>
    <w:rsid w:val="67DA08F2"/>
    <w:rsid w:val="67E27EFC"/>
    <w:rsid w:val="67E62186"/>
    <w:rsid w:val="67EF1790"/>
    <w:rsid w:val="67F35C18"/>
    <w:rsid w:val="67FD1DAB"/>
    <w:rsid w:val="680D67C2"/>
    <w:rsid w:val="681151C8"/>
    <w:rsid w:val="681306CB"/>
    <w:rsid w:val="68236767"/>
    <w:rsid w:val="682B37F2"/>
    <w:rsid w:val="68320F80"/>
    <w:rsid w:val="68465A22"/>
    <w:rsid w:val="68483124"/>
    <w:rsid w:val="684B1EAA"/>
    <w:rsid w:val="684C792C"/>
    <w:rsid w:val="68546F36"/>
    <w:rsid w:val="6855023B"/>
    <w:rsid w:val="68693658"/>
    <w:rsid w:val="68916D9B"/>
    <w:rsid w:val="68981FA9"/>
    <w:rsid w:val="689C6431"/>
    <w:rsid w:val="68AD66CB"/>
    <w:rsid w:val="68B66FDB"/>
    <w:rsid w:val="68C11AE9"/>
    <w:rsid w:val="68C34FEC"/>
    <w:rsid w:val="68C84CF7"/>
    <w:rsid w:val="68DC3997"/>
    <w:rsid w:val="68E0459C"/>
    <w:rsid w:val="6906005F"/>
    <w:rsid w:val="690647DC"/>
    <w:rsid w:val="69075AE0"/>
    <w:rsid w:val="690C0CC9"/>
    <w:rsid w:val="690E546B"/>
    <w:rsid w:val="691959FB"/>
    <w:rsid w:val="691E1E82"/>
    <w:rsid w:val="691E68CF"/>
    <w:rsid w:val="69243D8C"/>
    <w:rsid w:val="69326925"/>
    <w:rsid w:val="69381C7D"/>
    <w:rsid w:val="694036BC"/>
    <w:rsid w:val="69473047"/>
    <w:rsid w:val="694A61CA"/>
    <w:rsid w:val="69526E59"/>
    <w:rsid w:val="69655E7A"/>
    <w:rsid w:val="696638FC"/>
    <w:rsid w:val="696A2302"/>
    <w:rsid w:val="696C7A03"/>
    <w:rsid w:val="69756114"/>
    <w:rsid w:val="69756720"/>
    <w:rsid w:val="698066A4"/>
    <w:rsid w:val="6985092D"/>
    <w:rsid w:val="698718B2"/>
    <w:rsid w:val="698F6CBE"/>
    <w:rsid w:val="69943146"/>
    <w:rsid w:val="69960847"/>
    <w:rsid w:val="69A01157"/>
    <w:rsid w:val="69C0748D"/>
    <w:rsid w:val="69D43F2F"/>
    <w:rsid w:val="69D84B34"/>
    <w:rsid w:val="69E71F70"/>
    <w:rsid w:val="69EA4DEB"/>
    <w:rsid w:val="69EE4AD9"/>
    <w:rsid w:val="6A025978"/>
    <w:rsid w:val="6A06437E"/>
    <w:rsid w:val="6A34524E"/>
    <w:rsid w:val="6A383C54"/>
    <w:rsid w:val="6A452F6A"/>
    <w:rsid w:val="6A4576E6"/>
    <w:rsid w:val="6A5B510D"/>
    <w:rsid w:val="6A5E6092"/>
    <w:rsid w:val="6A636C96"/>
    <w:rsid w:val="6A713A2E"/>
    <w:rsid w:val="6A755CB7"/>
    <w:rsid w:val="6A775937"/>
    <w:rsid w:val="6A834FCD"/>
    <w:rsid w:val="6A856939"/>
    <w:rsid w:val="6A9042E2"/>
    <w:rsid w:val="6A961A6F"/>
    <w:rsid w:val="6AA8778B"/>
    <w:rsid w:val="6AAB6191"/>
    <w:rsid w:val="6ABD3EAD"/>
    <w:rsid w:val="6ACB0C44"/>
    <w:rsid w:val="6AD76C55"/>
    <w:rsid w:val="6ADA7BDA"/>
    <w:rsid w:val="6ADF78E5"/>
    <w:rsid w:val="6AEE467C"/>
    <w:rsid w:val="6AF726D7"/>
    <w:rsid w:val="6AFD6E95"/>
    <w:rsid w:val="6AFF5C1B"/>
    <w:rsid w:val="6B073028"/>
    <w:rsid w:val="6B085226"/>
    <w:rsid w:val="6B115B35"/>
    <w:rsid w:val="6B1F06CE"/>
    <w:rsid w:val="6B2370D5"/>
    <w:rsid w:val="6B290FDE"/>
    <w:rsid w:val="6B3D7C7E"/>
    <w:rsid w:val="6B410883"/>
    <w:rsid w:val="6B452B0C"/>
    <w:rsid w:val="6B4D7F19"/>
    <w:rsid w:val="6B693FC6"/>
    <w:rsid w:val="6B6B2D4C"/>
    <w:rsid w:val="6B8922FC"/>
    <w:rsid w:val="6BA0669E"/>
    <w:rsid w:val="6BA718AC"/>
    <w:rsid w:val="6BA94DAF"/>
    <w:rsid w:val="6BB01F5E"/>
    <w:rsid w:val="6BB71B46"/>
    <w:rsid w:val="6BBC5ED0"/>
    <w:rsid w:val="6BCA0B67"/>
    <w:rsid w:val="6BCB07E7"/>
    <w:rsid w:val="6BCF71ED"/>
    <w:rsid w:val="6BE47193"/>
    <w:rsid w:val="6BF5162B"/>
    <w:rsid w:val="6BF74B2E"/>
    <w:rsid w:val="6C0341C4"/>
    <w:rsid w:val="6C053E44"/>
    <w:rsid w:val="6C0B15D1"/>
    <w:rsid w:val="6C0C37CF"/>
    <w:rsid w:val="6C15502B"/>
    <w:rsid w:val="6C1653E3"/>
    <w:rsid w:val="6C316D02"/>
    <w:rsid w:val="6C39469E"/>
    <w:rsid w:val="6C3A2120"/>
    <w:rsid w:val="6C3B7BA1"/>
    <w:rsid w:val="6C444C2E"/>
    <w:rsid w:val="6C4471AC"/>
    <w:rsid w:val="6C554EC8"/>
    <w:rsid w:val="6C5B6DD1"/>
    <w:rsid w:val="6C5E57D7"/>
    <w:rsid w:val="6C6509E5"/>
    <w:rsid w:val="6C7269F6"/>
    <w:rsid w:val="6C9846B8"/>
    <w:rsid w:val="6C997F3B"/>
    <w:rsid w:val="6CBE1074"/>
    <w:rsid w:val="6CBF1AC9"/>
    <w:rsid w:val="6CC67436"/>
    <w:rsid w:val="6CC77785"/>
    <w:rsid w:val="6CD5451D"/>
    <w:rsid w:val="6CFD7C5F"/>
    <w:rsid w:val="6D0E20F8"/>
    <w:rsid w:val="6D100E7E"/>
    <w:rsid w:val="6D120AFE"/>
    <w:rsid w:val="6D136580"/>
    <w:rsid w:val="6D1A398C"/>
    <w:rsid w:val="6D213317"/>
    <w:rsid w:val="6D286525"/>
    <w:rsid w:val="6D2B3C26"/>
    <w:rsid w:val="6D333842"/>
    <w:rsid w:val="6D3A1CC2"/>
    <w:rsid w:val="6D3B7744"/>
    <w:rsid w:val="6D462252"/>
    <w:rsid w:val="6D640908"/>
    <w:rsid w:val="6D68730F"/>
    <w:rsid w:val="6D6A4A10"/>
    <w:rsid w:val="6D6E6C99"/>
    <w:rsid w:val="6D9C2C61"/>
    <w:rsid w:val="6DA70FF2"/>
    <w:rsid w:val="6DAD2EFB"/>
    <w:rsid w:val="6DC22EA0"/>
    <w:rsid w:val="6DC618A6"/>
    <w:rsid w:val="6DCA3B30"/>
    <w:rsid w:val="6DCC7033"/>
    <w:rsid w:val="6DD61B41"/>
    <w:rsid w:val="6DE92D60"/>
    <w:rsid w:val="6DED7568"/>
    <w:rsid w:val="6DF4662F"/>
    <w:rsid w:val="6E056E0D"/>
    <w:rsid w:val="6E085B93"/>
    <w:rsid w:val="6E0E551E"/>
    <w:rsid w:val="6E100A21"/>
    <w:rsid w:val="6E1938AF"/>
    <w:rsid w:val="6E200CBB"/>
    <w:rsid w:val="6E2D2550"/>
    <w:rsid w:val="6E32225B"/>
    <w:rsid w:val="6E3808E1"/>
    <w:rsid w:val="6E4346F3"/>
    <w:rsid w:val="6E491E80"/>
    <w:rsid w:val="6E4A407E"/>
    <w:rsid w:val="6E621725"/>
    <w:rsid w:val="6E68124A"/>
    <w:rsid w:val="6E6A23B4"/>
    <w:rsid w:val="6E6A45B3"/>
    <w:rsid w:val="6E7042BE"/>
    <w:rsid w:val="6E713F3E"/>
    <w:rsid w:val="6E740745"/>
    <w:rsid w:val="6E811FDA"/>
    <w:rsid w:val="6E9047F2"/>
    <w:rsid w:val="6E9D6087"/>
    <w:rsid w:val="6EC12DC3"/>
    <w:rsid w:val="6ED3075F"/>
    <w:rsid w:val="6EF21014"/>
    <w:rsid w:val="6EF67A1A"/>
    <w:rsid w:val="6EFE06AA"/>
    <w:rsid w:val="6F000329"/>
    <w:rsid w:val="6F2D5976"/>
    <w:rsid w:val="6F570D38"/>
    <w:rsid w:val="6F651353"/>
    <w:rsid w:val="6F6D294A"/>
    <w:rsid w:val="6F6D675F"/>
    <w:rsid w:val="6F715165"/>
    <w:rsid w:val="6F7D3176"/>
    <w:rsid w:val="6F866004"/>
    <w:rsid w:val="6F93531A"/>
    <w:rsid w:val="6F95081D"/>
    <w:rsid w:val="6F997223"/>
    <w:rsid w:val="6F9E36AB"/>
    <w:rsid w:val="6FAE71C8"/>
    <w:rsid w:val="6FB645D5"/>
    <w:rsid w:val="6FBB0A5D"/>
    <w:rsid w:val="6FDA2E93"/>
    <w:rsid w:val="6FDB3510"/>
    <w:rsid w:val="6FDC6A13"/>
    <w:rsid w:val="6FE2091C"/>
    <w:rsid w:val="6FEF21B0"/>
    <w:rsid w:val="6FF156B3"/>
    <w:rsid w:val="6FF46638"/>
    <w:rsid w:val="6FFF244B"/>
    <w:rsid w:val="70057BD7"/>
    <w:rsid w:val="700C1760"/>
    <w:rsid w:val="70213C84"/>
    <w:rsid w:val="70244C09"/>
    <w:rsid w:val="7030429F"/>
    <w:rsid w:val="703219A0"/>
    <w:rsid w:val="7038712D"/>
    <w:rsid w:val="70394BAE"/>
    <w:rsid w:val="704C034C"/>
    <w:rsid w:val="704D7FCB"/>
    <w:rsid w:val="704E5A4D"/>
    <w:rsid w:val="705F156B"/>
    <w:rsid w:val="7063216F"/>
    <w:rsid w:val="706743F9"/>
    <w:rsid w:val="706B757B"/>
    <w:rsid w:val="70726F06"/>
    <w:rsid w:val="70792114"/>
    <w:rsid w:val="707C3099"/>
    <w:rsid w:val="708539A9"/>
    <w:rsid w:val="70974F48"/>
    <w:rsid w:val="709D6E51"/>
    <w:rsid w:val="70AA28E3"/>
    <w:rsid w:val="70B64178"/>
    <w:rsid w:val="70B679FB"/>
    <w:rsid w:val="70C46D11"/>
    <w:rsid w:val="70CA2E18"/>
    <w:rsid w:val="70D43728"/>
    <w:rsid w:val="70E57245"/>
    <w:rsid w:val="70E6077F"/>
    <w:rsid w:val="70F10AD9"/>
    <w:rsid w:val="70F574E0"/>
    <w:rsid w:val="70FC6E6A"/>
    <w:rsid w:val="7105557C"/>
    <w:rsid w:val="71083F82"/>
    <w:rsid w:val="710E2608"/>
    <w:rsid w:val="711D4E21"/>
    <w:rsid w:val="712C543B"/>
    <w:rsid w:val="71342848"/>
    <w:rsid w:val="714275DF"/>
    <w:rsid w:val="714D5970"/>
    <w:rsid w:val="71530B04"/>
    <w:rsid w:val="7165689A"/>
    <w:rsid w:val="7166431B"/>
    <w:rsid w:val="718B0CD8"/>
    <w:rsid w:val="71974AEA"/>
    <w:rsid w:val="7198256C"/>
    <w:rsid w:val="719C3171"/>
    <w:rsid w:val="71B5409B"/>
    <w:rsid w:val="71C54335"/>
    <w:rsid w:val="71CC7543"/>
    <w:rsid w:val="71D36ECE"/>
    <w:rsid w:val="71E722EB"/>
    <w:rsid w:val="71FD448F"/>
    <w:rsid w:val="720860A3"/>
    <w:rsid w:val="7220374A"/>
    <w:rsid w:val="722246CE"/>
    <w:rsid w:val="723658ED"/>
    <w:rsid w:val="723F3FFF"/>
    <w:rsid w:val="723F61FD"/>
    <w:rsid w:val="72427182"/>
    <w:rsid w:val="7248108B"/>
    <w:rsid w:val="724A458E"/>
    <w:rsid w:val="724F0A16"/>
    <w:rsid w:val="72532C9F"/>
    <w:rsid w:val="725C7D2B"/>
    <w:rsid w:val="72621C35"/>
    <w:rsid w:val="72652BB9"/>
    <w:rsid w:val="728743F3"/>
    <w:rsid w:val="7296248F"/>
    <w:rsid w:val="72966C0C"/>
    <w:rsid w:val="72A72729"/>
    <w:rsid w:val="72B461BC"/>
    <w:rsid w:val="72BE234E"/>
    <w:rsid w:val="72C773DB"/>
    <w:rsid w:val="72D17CEA"/>
    <w:rsid w:val="72FA4732"/>
    <w:rsid w:val="73062743"/>
    <w:rsid w:val="730814C9"/>
    <w:rsid w:val="73116555"/>
    <w:rsid w:val="731629DD"/>
    <w:rsid w:val="73222073"/>
    <w:rsid w:val="73245576"/>
    <w:rsid w:val="733B1918"/>
    <w:rsid w:val="734B3186"/>
    <w:rsid w:val="735D0BD3"/>
    <w:rsid w:val="736B7EE9"/>
    <w:rsid w:val="736D6C6F"/>
    <w:rsid w:val="736F68EF"/>
    <w:rsid w:val="737E1108"/>
    <w:rsid w:val="73830E13"/>
    <w:rsid w:val="73897499"/>
    <w:rsid w:val="739C06B8"/>
    <w:rsid w:val="739E3BBB"/>
    <w:rsid w:val="73A81F4C"/>
    <w:rsid w:val="73A957CF"/>
    <w:rsid w:val="73B95A69"/>
    <w:rsid w:val="73C4767E"/>
    <w:rsid w:val="73C95D04"/>
    <w:rsid w:val="73D00F12"/>
    <w:rsid w:val="73DA5F9E"/>
    <w:rsid w:val="73E67832"/>
    <w:rsid w:val="73F46B48"/>
    <w:rsid w:val="74027162"/>
    <w:rsid w:val="74054864"/>
    <w:rsid w:val="740735EA"/>
    <w:rsid w:val="740A0CEC"/>
    <w:rsid w:val="7412197B"/>
    <w:rsid w:val="741A4809"/>
    <w:rsid w:val="74252B9A"/>
    <w:rsid w:val="742A28A5"/>
    <w:rsid w:val="743431B5"/>
    <w:rsid w:val="74352E35"/>
    <w:rsid w:val="744F7262"/>
    <w:rsid w:val="745A1D70"/>
    <w:rsid w:val="745E3FF9"/>
    <w:rsid w:val="746C0D90"/>
    <w:rsid w:val="74722C9A"/>
    <w:rsid w:val="7474619D"/>
    <w:rsid w:val="7492574D"/>
    <w:rsid w:val="74977656"/>
    <w:rsid w:val="74A75DCA"/>
    <w:rsid w:val="74AA5C0D"/>
    <w:rsid w:val="74AD3D78"/>
    <w:rsid w:val="74B01C78"/>
    <w:rsid w:val="74B41184"/>
    <w:rsid w:val="74B46F86"/>
    <w:rsid w:val="74BD7896"/>
    <w:rsid w:val="74C723A3"/>
    <w:rsid w:val="74D900BF"/>
    <w:rsid w:val="74FD4DFC"/>
    <w:rsid w:val="75011284"/>
    <w:rsid w:val="75042208"/>
    <w:rsid w:val="750C2E98"/>
    <w:rsid w:val="751C78AF"/>
    <w:rsid w:val="752062B5"/>
    <w:rsid w:val="752836C2"/>
    <w:rsid w:val="752A6BC5"/>
    <w:rsid w:val="753529D7"/>
    <w:rsid w:val="75450A73"/>
    <w:rsid w:val="754B297D"/>
    <w:rsid w:val="754F1383"/>
    <w:rsid w:val="75574211"/>
    <w:rsid w:val="75581C92"/>
    <w:rsid w:val="755D611A"/>
    <w:rsid w:val="756A5430"/>
    <w:rsid w:val="758B5965"/>
    <w:rsid w:val="758D46EB"/>
    <w:rsid w:val="75971777"/>
    <w:rsid w:val="759D1102"/>
    <w:rsid w:val="759F4605"/>
    <w:rsid w:val="75A67813"/>
    <w:rsid w:val="75B15BA4"/>
    <w:rsid w:val="75BC19B7"/>
    <w:rsid w:val="75BE0ADD"/>
    <w:rsid w:val="75CC41D0"/>
    <w:rsid w:val="75CF5154"/>
    <w:rsid w:val="75D160D9"/>
    <w:rsid w:val="75D77FE2"/>
    <w:rsid w:val="75E727FB"/>
    <w:rsid w:val="75E8027D"/>
    <w:rsid w:val="75EF5689"/>
    <w:rsid w:val="75FE2420"/>
    <w:rsid w:val="75FE5CA3"/>
    <w:rsid w:val="75FF3725"/>
    <w:rsid w:val="762657D1"/>
    <w:rsid w:val="763A2285"/>
    <w:rsid w:val="76466098"/>
    <w:rsid w:val="764A0321"/>
    <w:rsid w:val="764F0F26"/>
    <w:rsid w:val="765B27BA"/>
    <w:rsid w:val="765D1540"/>
    <w:rsid w:val="76706EDC"/>
    <w:rsid w:val="76804F78"/>
    <w:rsid w:val="76985EA2"/>
    <w:rsid w:val="76A032AE"/>
    <w:rsid w:val="76B80955"/>
    <w:rsid w:val="76BF02E0"/>
    <w:rsid w:val="76C57C6B"/>
    <w:rsid w:val="76CA40F3"/>
    <w:rsid w:val="76CE7275"/>
    <w:rsid w:val="76D336FD"/>
    <w:rsid w:val="76D54682"/>
    <w:rsid w:val="76D85607"/>
    <w:rsid w:val="76E21799"/>
    <w:rsid w:val="76E75C21"/>
    <w:rsid w:val="76F27835"/>
    <w:rsid w:val="76F42D38"/>
    <w:rsid w:val="76F8393D"/>
    <w:rsid w:val="76F913BE"/>
    <w:rsid w:val="77050A54"/>
    <w:rsid w:val="771D60FB"/>
    <w:rsid w:val="772B760F"/>
    <w:rsid w:val="772C0914"/>
    <w:rsid w:val="77357F1F"/>
    <w:rsid w:val="77432AB8"/>
    <w:rsid w:val="775407D3"/>
    <w:rsid w:val="77582A5D"/>
    <w:rsid w:val="776442F1"/>
    <w:rsid w:val="77675276"/>
    <w:rsid w:val="77692D92"/>
    <w:rsid w:val="777D3B96"/>
    <w:rsid w:val="778B2EAC"/>
    <w:rsid w:val="77974740"/>
    <w:rsid w:val="77A41857"/>
    <w:rsid w:val="77BD4980"/>
    <w:rsid w:val="77C16C09"/>
    <w:rsid w:val="77C20E07"/>
    <w:rsid w:val="77C6528F"/>
    <w:rsid w:val="77D210A2"/>
    <w:rsid w:val="77D67AA8"/>
    <w:rsid w:val="77DC19B1"/>
    <w:rsid w:val="77E55B44"/>
    <w:rsid w:val="77E90CC7"/>
    <w:rsid w:val="77EF6453"/>
    <w:rsid w:val="77F00652"/>
    <w:rsid w:val="77F75A5E"/>
    <w:rsid w:val="77FA47E4"/>
    <w:rsid w:val="780F0F07"/>
    <w:rsid w:val="78106988"/>
    <w:rsid w:val="7828402F"/>
    <w:rsid w:val="782878B2"/>
    <w:rsid w:val="782C2A35"/>
    <w:rsid w:val="782F723D"/>
    <w:rsid w:val="78417157"/>
    <w:rsid w:val="7842045C"/>
    <w:rsid w:val="78435EDE"/>
    <w:rsid w:val="78601C0A"/>
    <w:rsid w:val="78671595"/>
    <w:rsid w:val="786E0F20"/>
    <w:rsid w:val="78A06277"/>
    <w:rsid w:val="78A83684"/>
    <w:rsid w:val="78B10710"/>
    <w:rsid w:val="78B47496"/>
    <w:rsid w:val="78BC2324"/>
    <w:rsid w:val="78BD4522"/>
    <w:rsid w:val="78BF7A25"/>
    <w:rsid w:val="78C054A7"/>
    <w:rsid w:val="78C31CAF"/>
    <w:rsid w:val="78CA3838"/>
    <w:rsid w:val="78D131C3"/>
    <w:rsid w:val="78D6764B"/>
    <w:rsid w:val="78DF5D5C"/>
    <w:rsid w:val="790E68AB"/>
    <w:rsid w:val="791813B9"/>
    <w:rsid w:val="791E32C2"/>
    <w:rsid w:val="79276150"/>
    <w:rsid w:val="792A70D5"/>
    <w:rsid w:val="79443502"/>
    <w:rsid w:val="794A540B"/>
    <w:rsid w:val="79772A57"/>
    <w:rsid w:val="79795F5A"/>
    <w:rsid w:val="79807AE3"/>
    <w:rsid w:val="7983686A"/>
    <w:rsid w:val="798961F5"/>
    <w:rsid w:val="798F487B"/>
    <w:rsid w:val="79921083"/>
    <w:rsid w:val="7999518A"/>
    <w:rsid w:val="79A522A2"/>
    <w:rsid w:val="79CE7BE3"/>
    <w:rsid w:val="79E10E02"/>
    <w:rsid w:val="79ED2696"/>
    <w:rsid w:val="79F0361A"/>
    <w:rsid w:val="79FD4EAF"/>
    <w:rsid w:val="7A073240"/>
    <w:rsid w:val="7A0E644E"/>
    <w:rsid w:val="7A1F1D95"/>
    <w:rsid w:val="7A230972"/>
    <w:rsid w:val="7A232B70"/>
    <w:rsid w:val="7A2463F3"/>
    <w:rsid w:val="7A256073"/>
    <w:rsid w:val="7A271576"/>
    <w:rsid w:val="7A34668D"/>
    <w:rsid w:val="7A430EA6"/>
    <w:rsid w:val="7A506EB7"/>
    <w:rsid w:val="7A5C3FCF"/>
    <w:rsid w:val="7A5F4F53"/>
    <w:rsid w:val="7A625ED8"/>
    <w:rsid w:val="7A6C09E6"/>
    <w:rsid w:val="7A726172"/>
    <w:rsid w:val="7A750E83"/>
    <w:rsid w:val="7A7570F7"/>
    <w:rsid w:val="7A795AFD"/>
    <w:rsid w:val="7A8D259F"/>
    <w:rsid w:val="7A8E221F"/>
    <w:rsid w:val="7A9E4A38"/>
    <w:rsid w:val="7AA82DC9"/>
    <w:rsid w:val="7AB001D5"/>
    <w:rsid w:val="7AB80E65"/>
    <w:rsid w:val="7AC5017B"/>
    <w:rsid w:val="7AF52EC8"/>
    <w:rsid w:val="7AF741CD"/>
    <w:rsid w:val="7AFB0655"/>
    <w:rsid w:val="7AFE5D56"/>
    <w:rsid w:val="7B047C5F"/>
    <w:rsid w:val="7B1249F7"/>
    <w:rsid w:val="7B14377D"/>
    <w:rsid w:val="7B197C05"/>
    <w:rsid w:val="7B1C0B89"/>
    <w:rsid w:val="7B215011"/>
    <w:rsid w:val="7B3A013A"/>
    <w:rsid w:val="7B59516B"/>
    <w:rsid w:val="7B644801"/>
    <w:rsid w:val="7B6A2E87"/>
    <w:rsid w:val="7B6B418C"/>
    <w:rsid w:val="7B7A3121"/>
    <w:rsid w:val="7B9052C5"/>
    <w:rsid w:val="7B9D0BEA"/>
    <w:rsid w:val="7BA961EF"/>
    <w:rsid w:val="7BBC2C91"/>
    <w:rsid w:val="7BD947C0"/>
    <w:rsid w:val="7BE63AD5"/>
    <w:rsid w:val="7BE911D7"/>
    <w:rsid w:val="7BF817F1"/>
    <w:rsid w:val="7C07400A"/>
    <w:rsid w:val="7C14589E"/>
    <w:rsid w:val="7C2413BC"/>
    <w:rsid w:val="7C476FF2"/>
    <w:rsid w:val="7C4B37FA"/>
    <w:rsid w:val="7C5B0211"/>
    <w:rsid w:val="7C5B3A94"/>
    <w:rsid w:val="7C5E6C17"/>
    <w:rsid w:val="7C687527"/>
    <w:rsid w:val="7C7855C3"/>
    <w:rsid w:val="7C7F29CF"/>
    <w:rsid w:val="7C8B67E2"/>
    <w:rsid w:val="7C913F6E"/>
    <w:rsid w:val="7C9C44FE"/>
    <w:rsid w:val="7CA95D92"/>
    <w:rsid w:val="7CAB1295"/>
    <w:rsid w:val="7CB57626"/>
    <w:rsid w:val="7CC443BD"/>
    <w:rsid w:val="7CD249D8"/>
    <w:rsid w:val="7CD36BD6"/>
    <w:rsid w:val="7CDF626C"/>
    <w:rsid w:val="7CEF6506"/>
    <w:rsid w:val="7CF2748B"/>
    <w:rsid w:val="7CFC7D9A"/>
    <w:rsid w:val="7D0719AF"/>
    <w:rsid w:val="7D0C0C32"/>
    <w:rsid w:val="7D152EC3"/>
    <w:rsid w:val="7D1B284D"/>
    <w:rsid w:val="7D2334DD"/>
    <w:rsid w:val="7D287965"/>
    <w:rsid w:val="7D512D27"/>
    <w:rsid w:val="7D705B5B"/>
    <w:rsid w:val="7D7A0669"/>
    <w:rsid w:val="7D802572"/>
    <w:rsid w:val="7D817139"/>
    <w:rsid w:val="7D8212F8"/>
    <w:rsid w:val="7D885400"/>
    <w:rsid w:val="7D933791"/>
    <w:rsid w:val="7D941212"/>
    <w:rsid w:val="7D944A96"/>
    <w:rsid w:val="7D990F1D"/>
    <w:rsid w:val="7DA83736"/>
    <w:rsid w:val="7DA911B8"/>
    <w:rsid w:val="7DB47549"/>
    <w:rsid w:val="7DC50AE8"/>
    <w:rsid w:val="7DCC0473"/>
    <w:rsid w:val="7DD148FB"/>
    <w:rsid w:val="7DD2241D"/>
    <w:rsid w:val="7DE03890"/>
    <w:rsid w:val="7DE30098"/>
    <w:rsid w:val="7DE7321B"/>
    <w:rsid w:val="7DF612B7"/>
    <w:rsid w:val="7DFF4145"/>
    <w:rsid w:val="7E20467A"/>
    <w:rsid w:val="7E256583"/>
    <w:rsid w:val="7E257EF5"/>
    <w:rsid w:val="7E4029B0"/>
    <w:rsid w:val="7E4B2F3F"/>
    <w:rsid w:val="7E502C4A"/>
    <w:rsid w:val="7E695D73"/>
    <w:rsid w:val="7E7E2495"/>
    <w:rsid w:val="7E8678A1"/>
    <w:rsid w:val="7E875323"/>
    <w:rsid w:val="7E8A1B2B"/>
    <w:rsid w:val="7E9136B4"/>
    <w:rsid w:val="7E970BD7"/>
    <w:rsid w:val="7E9868C2"/>
    <w:rsid w:val="7E9B65C0"/>
    <w:rsid w:val="7E9F624D"/>
    <w:rsid w:val="7EA2394E"/>
    <w:rsid w:val="7EA36E51"/>
    <w:rsid w:val="7EAF2C64"/>
    <w:rsid w:val="7EB738F3"/>
    <w:rsid w:val="7ECE7C95"/>
    <w:rsid w:val="7EDC372B"/>
    <w:rsid w:val="7EE456BC"/>
    <w:rsid w:val="7EF43758"/>
    <w:rsid w:val="7EFC65E6"/>
    <w:rsid w:val="7F0D0A7F"/>
    <w:rsid w:val="7F61630B"/>
    <w:rsid w:val="7F633A0C"/>
    <w:rsid w:val="7F64728F"/>
    <w:rsid w:val="7F712D22"/>
    <w:rsid w:val="7F754FAB"/>
    <w:rsid w:val="7F843F41"/>
    <w:rsid w:val="7F941FDD"/>
    <w:rsid w:val="7F9F256C"/>
    <w:rsid w:val="7FB73496"/>
    <w:rsid w:val="7FB96999"/>
    <w:rsid w:val="7FBD539F"/>
    <w:rsid w:val="7FC17096"/>
    <w:rsid w:val="7FC372A9"/>
    <w:rsid w:val="7FC73731"/>
    <w:rsid w:val="7FCF43C0"/>
    <w:rsid w:val="7FD14040"/>
    <w:rsid w:val="7FDD7E53"/>
    <w:rsid w:val="7FE50AE2"/>
    <w:rsid w:val="7FE83C65"/>
    <w:rsid w:val="7FF3587A"/>
    <w:rsid w:val="7FF47A7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04203F11"/>
  <w15:docId w15:val="{45C83C18-3B60-4827-8121-7959D1B5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rsid w:val="002F668F"/>
    <w:pPr>
      <w:widowControl w:val="0"/>
      <w:wordWrap w:val="0"/>
      <w:ind w:firstLine="420"/>
    </w:pPr>
    <w:rPr>
      <w:rFonts w:ascii="Calibri" w:hAnsi="Calibri"/>
      <w:sz w:val="21"/>
      <w:szCs w:val="24"/>
      <w:lang w:val="en-GB"/>
    </w:rPr>
  </w:style>
  <w:style w:type="paragraph" w:styleId="1">
    <w:name w:val="heading 1"/>
    <w:basedOn w:val="a"/>
    <w:next w:val="a"/>
    <w:link w:val="10"/>
    <w:autoRedefine/>
    <w:qFormat/>
    <w:rsid w:val="00D27F70"/>
    <w:pPr>
      <w:numPr>
        <w:numId w:val="3"/>
      </w:numPr>
      <w:tabs>
        <w:tab w:val="left" w:pos="315"/>
      </w:tabs>
      <w:overflowPunct w:val="0"/>
      <w:outlineLvl w:val="0"/>
    </w:pPr>
    <w:rPr>
      <w:b/>
      <w:bCs/>
      <w:kern w:val="44"/>
      <w:sz w:val="32"/>
    </w:rPr>
  </w:style>
  <w:style w:type="paragraph" w:styleId="2">
    <w:name w:val="heading 2"/>
    <w:basedOn w:val="a"/>
    <w:next w:val="a"/>
    <w:link w:val="20"/>
    <w:autoRedefine/>
    <w:qFormat/>
    <w:rsid w:val="00AB1FEA"/>
    <w:pPr>
      <w:numPr>
        <w:ilvl w:val="1"/>
        <w:numId w:val="3"/>
      </w:numPr>
      <w:tabs>
        <w:tab w:val="left" w:pos="399"/>
      </w:tabs>
      <w:autoSpaceDE w:val="0"/>
      <w:autoSpaceDN w:val="0"/>
      <w:outlineLvl w:val="1"/>
    </w:pPr>
    <w:rPr>
      <w:b/>
      <w:bCs/>
      <w:sz w:val="32"/>
    </w:rPr>
  </w:style>
  <w:style w:type="paragraph" w:styleId="3">
    <w:name w:val="heading 3"/>
    <w:basedOn w:val="a"/>
    <w:next w:val="a"/>
    <w:autoRedefine/>
    <w:qFormat/>
    <w:rsid w:val="003A0942"/>
    <w:pPr>
      <w:numPr>
        <w:ilvl w:val="2"/>
        <w:numId w:val="3"/>
      </w:numPr>
      <w:tabs>
        <w:tab w:val="left" w:pos="720"/>
      </w:tabs>
      <w:outlineLvl w:val="2"/>
    </w:pPr>
    <w:rPr>
      <w:b/>
      <w:bCs/>
      <w:sz w:val="32"/>
    </w:rPr>
  </w:style>
  <w:style w:type="paragraph" w:styleId="4">
    <w:name w:val="heading 4"/>
    <w:basedOn w:val="a"/>
    <w:next w:val="a"/>
    <w:qFormat/>
    <w:rsid w:val="00364C6D"/>
    <w:pPr>
      <w:numPr>
        <w:ilvl w:val="3"/>
        <w:numId w:val="3"/>
      </w:numPr>
      <w:tabs>
        <w:tab w:val="left" w:pos="864"/>
      </w:tabs>
      <w:spacing w:before="300" w:after="200"/>
      <w:outlineLvl w:val="3"/>
    </w:pPr>
    <w:rPr>
      <w:b/>
      <w:bCs/>
    </w:rPr>
  </w:style>
  <w:style w:type="paragraph" w:styleId="5">
    <w:name w:val="heading 5"/>
    <w:basedOn w:val="a"/>
    <w:next w:val="a"/>
    <w:qFormat/>
    <w:rsid w:val="00364C6D"/>
    <w:pPr>
      <w:tabs>
        <w:tab w:val="left" w:pos="1008"/>
      </w:tabs>
      <w:autoSpaceDE w:val="0"/>
      <w:autoSpaceDN w:val="0"/>
      <w:adjustRightInd w:val="0"/>
      <w:spacing w:before="200" w:after="100"/>
      <w:ind w:left="1008" w:hanging="1008"/>
      <w:outlineLvl w:val="4"/>
    </w:pPr>
    <w:rPr>
      <w:rFonts w:ascii="Arial" w:hAnsi="Arial"/>
      <w:b/>
      <w:bCs/>
      <w:color w:val="000000"/>
      <w:lang w:eastAsia="en-US"/>
    </w:rPr>
  </w:style>
  <w:style w:type="paragraph" w:styleId="6">
    <w:name w:val="heading 6"/>
    <w:basedOn w:val="a"/>
    <w:next w:val="a"/>
    <w:qFormat/>
    <w:rsid w:val="00364C6D"/>
    <w:pPr>
      <w:tabs>
        <w:tab w:val="left" w:pos="1152"/>
      </w:tabs>
      <w:autoSpaceDE w:val="0"/>
      <w:autoSpaceDN w:val="0"/>
      <w:adjustRightInd w:val="0"/>
      <w:spacing w:before="200" w:after="100"/>
      <w:ind w:left="1152" w:hanging="1152"/>
      <w:outlineLvl w:val="5"/>
    </w:pPr>
    <w:rPr>
      <w:rFonts w:hAnsi="MS Sans Serif"/>
      <w:color w:val="000000"/>
      <w:spacing w:val="60"/>
      <w:lang w:eastAsia="en-US"/>
    </w:rPr>
  </w:style>
  <w:style w:type="paragraph" w:styleId="7">
    <w:name w:val="heading 7"/>
    <w:basedOn w:val="a"/>
    <w:next w:val="a"/>
    <w:qFormat/>
    <w:rsid w:val="00364C6D"/>
    <w:pPr>
      <w:tabs>
        <w:tab w:val="left" w:pos="1296"/>
      </w:tabs>
      <w:autoSpaceDE w:val="0"/>
      <w:autoSpaceDN w:val="0"/>
      <w:adjustRightInd w:val="0"/>
      <w:spacing w:before="240" w:after="60"/>
      <w:ind w:left="1296" w:right="144" w:hanging="1296"/>
      <w:outlineLvl w:val="6"/>
    </w:pPr>
    <w:rPr>
      <w:rFonts w:ascii="Arial" w:hAnsi="Arial"/>
      <w:color w:val="000000"/>
      <w:spacing w:val="60"/>
      <w:lang w:eastAsia="en-US"/>
    </w:rPr>
  </w:style>
  <w:style w:type="paragraph" w:styleId="8">
    <w:name w:val="heading 8"/>
    <w:basedOn w:val="a"/>
    <w:next w:val="a"/>
    <w:qFormat/>
    <w:rsid w:val="00364C6D"/>
    <w:pPr>
      <w:tabs>
        <w:tab w:val="left" w:pos="1440"/>
      </w:tabs>
      <w:autoSpaceDE w:val="0"/>
      <w:autoSpaceDN w:val="0"/>
      <w:adjustRightInd w:val="0"/>
      <w:spacing w:before="240" w:after="60"/>
      <w:ind w:left="1440" w:right="144" w:hanging="1440"/>
      <w:outlineLvl w:val="7"/>
    </w:pPr>
    <w:rPr>
      <w:rFonts w:ascii="Arial" w:hAnsi="Arial"/>
      <w:i/>
      <w:iCs/>
      <w:color w:val="000000"/>
      <w:spacing w:val="60"/>
      <w:lang w:eastAsia="en-US"/>
    </w:rPr>
  </w:style>
  <w:style w:type="paragraph" w:styleId="9">
    <w:name w:val="heading 9"/>
    <w:basedOn w:val="a"/>
    <w:next w:val="a"/>
    <w:qFormat/>
    <w:rsid w:val="00364C6D"/>
    <w:pPr>
      <w:tabs>
        <w:tab w:val="left" w:pos="1584"/>
      </w:tabs>
      <w:autoSpaceDE w:val="0"/>
      <w:autoSpaceDN w:val="0"/>
      <w:adjustRightInd w:val="0"/>
      <w:spacing w:before="240" w:after="60"/>
      <w:ind w:left="1584" w:right="144" w:hanging="1584"/>
      <w:outlineLvl w:val="8"/>
    </w:pPr>
    <w:rPr>
      <w:rFonts w:ascii="Arial" w:hAnsi="Arial"/>
      <w:b/>
      <w:bCs/>
      <w:i/>
      <w:iCs/>
      <w:color w:val="000000"/>
      <w:spacing w:val="6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0542EA"/>
    <w:rPr>
      <w:rFonts w:ascii="Calibri" w:eastAsiaTheme="minorEastAsia" w:hAnsi="Calibri" w:cs="Arial"/>
      <w:b w:val="0"/>
      <w:strike/>
      <w:snapToGrid w:val="0"/>
      <w:color w:val="0000FF"/>
      <w:sz w:val="18"/>
      <w:szCs w:val="21"/>
      <w:u w:val="none"/>
      <w:lang w:val="en-US" w:eastAsia="zh-CN" w:bidi="ar-SA"/>
    </w:rPr>
  </w:style>
  <w:style w:type="character" w:styleId="HTML">
    <w:name w:val="HTML Code"/>
    <w:rsid w:val="00364C6D"/>
    <w:rPr>
      <w:rFonts w:ascii="Courier New" w:eastAsia="Courier New" w:hAnsi="Courier New" w:cs="Courier New"/>
      <w:snapToGrid w:val="0"/>
      <w:sz w:val="20"/>
      <w:szCs w:val="21"/>
      <w:lang w:val="en-US" w:eastAsia="zh-CN" w:bidi="ar-SA"/>
    </w:rPr>
  </w:style>
  <w:style w:type="character" w:styleId="a4">
    <w:name w:val="FollowedHyperlink"/>
    <w:rsid w:val="00364C6D"/>
    <w:rPr>
      <w:rFonts w:ascii="Arial" w:eastAsia="黑体" w:hAnsi="Arial" w:cs="Arial"/>
      <w:snapToGrid w:val="0"/>
      <w:color w:val="136EC2"/>
      <w:sz w:val="21"/>
      <w:szCs w:val="21"/>
      <w:u w:val="single"/>
      <w:lang w:val="en-US" w:eastAsia="zh-CN" w:bidi="ar-SA"/>
    </w:rPr>
  </w:style>
  <w:style w:type="character" w:styleId="HTML0">
    <w:name w:val="HTML Definition"/>
    <w:rsid w:val="00364C6D"/>
    <w:rPr>
      <w:rFonts w:ascii="Arial" w:eastAsia="黑体" w:hAnsi="Arial" w:cs="Arial"/>
      <w:i w:val="0"/>
      <w:snapToGrid w:val="0"/>
      <w:sz w:val="21"/>
      <w:szCs w:val="21"/>
      <w:lang w:val="en-US" w:eastAsia="zh-CN" w:bidi="ar-SA"/>
    </w:rPr>
  </w:style>
  <w:style w:type="character" w:styleId="HTML1">
    <w:name w:val="HTML Cite"/>
    <w:rsid w:val="00364C6D"/>
    <w:rPr>
      <w:rFonts w:ascii="Arial" w:eastAsia="黑体" w:hAnsi="Arial" w:cs="Arial"/>
      <w:i w:val="0"/>
      <w:snapToGrid w:val="0"/>
      <w:sz w:val="21"/>
      <w:szCs w:val="21"/>
      <w:lang w:val="en-US" w:eastAsia="zh-CN" w:bidi="ar-SA"/>
    </w:rPr>
  </w:style>
  <w:style w:type="character" w:styleId="a5">
    <w:name w:val="annotation reference"/>
    <w:semiHidden/>
    <w:rsid w:val="00364C6D"/>
    <w:rPr>
      <w:rFonts w:ascii="Arial" w:eastAsia="黑体" w:hAnsi="Arial" w:cs="Arial"/>
      <w:snapToGrid w:val="0"/>
      <w:sz w:val="21"/>
      <w:szCs w:val="21"/>
      <w:lang w:val="en-US" w:eastAsia="zh-CN" w:bidi="ar-SA"/>
    </w:rPr>
  </w:style>
  <w:style w:type="character" w:styleId="a6">
    <w:name w:val="Emphasis"/>
    <w:qFormat/>
    <w:rsid w:val="00364C6D"/>
    <w:rPr>
      <w:rFonts w:ascii="Arial" w:eastAsia="黑体" w:hAnsi="Arial" w:cs="Arial"/>
      <w:i w:val="0"/>
      <w:snapToGrid w:val="0"/>
      <w:sz w:val="21"/>
      <w:szCs w:val="21"/>
      <w:lang w:val="en-US" w:eastAsia="zh-CN" w:bidi="ar-SA"/>
    </w:rPr>
  </w:style>
  <w:style w:type="character" w:styleId="a7">
    <w:name w:val="Strong"/>
    <w:qFormat/>
    <w:rsid w:val="00364C6D"/>
    <w:rPr>
      <w:rFonts w:ascii="Arial" w:eastAsia="黑体" w:hAnsi="Arial" w:cs="Arial"/>
      <w:b/>
      <w:snapToGrid w:val="0"/>
      <w:sz w:val="21"/>
      <w:szCs w:val="21"/>
      <w:lang w:val="en-US" w:eastAsia="zh-CN" w:bidi="ar-SA"/>
    </w:rPr>
  </w:style>
  <w:style w:type="character" w:styleId="HTML2">
    <w:name w:val="HTML Sample"/>
    <w:rsid w:val="00364C6D"/>
    <w:rPr>
      <w:rFonts w:ascii="Courier New" w:eastAsia="Courier New" w:hAnsi="Courier New" w:cs="Courier New"/>
      <w:snapToGrid w:val="0"/>
      <w:sz w:val="21"/>
      <w:szCs w:val="21"/>
      <w:lang w:val="en-US" w:eastAsia="zh-CN" w:bidi="ar-SA"/>
    </w:rPr>
  </w:style>
  <w:style w:type="character" w:styleId="HTML3">
    <w:name w:val="HTML Keyboard"/>
    <w:rsid w:val="00364C6D"/>
    <w:rPr>
      <w:rFonts w:ascii="Courier New" w:eastAsia="Courier New" w:hAnsi="Courier New" w:cs="Courier New"/>
      <w:snapToGrid w:val="0"/>
      <w:sz w:val="20"/>
      <w:szCs w:val="21"/>
      <w:lang w:val="en-US" w:eastAsia="zh-CN" w:bidi="ar-SA"/>
    </w:rPr>
  </w:style>
  <w:style w:type="character" w:styleId="HTML4">
    <w:name w:val="HTML Variable"/>
    <w:rsid w:val="00364C6D"/>
    <w:rPr>
      <w:rFonts w:ascii="Arial" w:eastAsia="黑体" w:hAnsi="Arial" w:cs="Arial"/>
      <w:i w:val="0"/>
      <w:snapToGrid w:val="0"/>
      <w:sz w:val="21"/>
      <w:szCs w:val="21"/>
      <w:lang w:val="en-US" w:eastAsia="zh-CN" w:bidi="ar-SA"/>
    </w:rPr>
  </w:style>
  <w:style w:type="character" w:styleId="a8">
    <w:name w:val="page number"/>
    <w:basedOn w:val="a0"/>
    <w:rsid w:val="00364C6D"/>
    <w:rPr>
      <w:rFonts w:ascii="Arial" w:eastAsia="黑体" w:hAnsi="Arial" w:cs="Arial"/>
      <w:snapToGrid w:val="0"/>
      <w:sz w:val="21"/>
      <w:szCs w:val="21"/>
      <w:lang w:val="en-US" w:eastAsia="zh-CN" w:bidi="ar-SA"/>
    </w:rPr>
  </w:style>
  <w:style w:type="character" w:customStyle="1" w:styleId="sidecatalog-dot1">
    <w:name w:val="sidecatalog-dot1"/>
    <w:basedOn w:val="a0"/>
    <w:rsid w:val="00364C6D"/>
    <w:rPr>
      <w:rFonts w:ascii="Arial" w:eastAsia="黑体" w:hAnsi="Arial" w:cs="Arial"/>
      <w:snapToGrid w:val="0"/>
      <w:sz w:val="21"/>
      <w:szCs w:val="21"/>
      <w:lang w:val="en-US" w:eastAsia="zh-CN" w:bidi="ar-SA"/>
    </w:rPr>
  </w:style>
  <w:style w:type="character" w:customStyle="1" w:styleId="lemmatitleh12">
    <w:name w:val="lemmatitleh12"/>
    <w:basedOn w:val="a0"/>
    <w:rsid w:val="00364C6D"/>
    <w:rPr>
      <w:rFonts w:ascii="Arial" w:eastAsia="黑体" w:hAnsi="Arial" w:cs="Arial"/>
      <w:snapToGrid w:val="0"/>
      <w:sz w:val="21"/>
      <w:szCs w:val="21"/>
      <w:lang w:val="en-US" w:eastAsia="zh-CN" w:bidi="ar-SA"/>
    </w:rPr>
  </w:style>
  <w:style w:type="character" w:customStyle="1" w:styleId="sort1">
    <w:name w:val="sort1"/>
    <w:basedOn w:val="a0"/>
    <w:rsid w:val="00364C6D"/>
    <w:rPr>
      <w:rFonts w:ascii="Arial" w:eastAsia="黑体" w:hAnsi="Arial" w:cs="Arial"/>
      <w:snapToGrid w:val="0"/>
      <w:sz w:val="21"/>
      <w:szCs w:val="21"/>
      <w:lang w:val="en-US" w:eastAsia="zh-CN" w:bidi="ar-SA"/>
    </w:rPr>
  </w:style>
  <w:style w:type="character" w:customStyle="1" w:styleId="editorcreatelinkdisabled">
    <w:name w:val="editor_createlink_disabled"/>
    <w:basedOn w:val="a0"/>
    <w:rsid w:val="00364C6D"/>
    <w:rPr>
      <w:rFonts w:ascii="Arial" w:eastAsia="黑体" w:hAnsi="Arial" w:cs="Arial"/>
      <w:snapToGrid w:val="0"/>
      <w:sz w:val="21"/>
      <w:szCs w:val="21"/>
      <w:lang w:val="en-US" w:eastAsia="zh-CN" w:bidi="ar-SA"/>
    </w:rPr>
  </w:style>
  <w:style w:type="character" w:customStyle="1" w:styleId="plus">
    <w:name w:val="plus"/>
    <w:rsid w:val="00364C6D"/>
    <w:rPr>
      <w:rFonts w:ascii="Arial" w:eastAsia="黑体" w:hAnsi="Arial" w:cs="Arial"/>
      <w:b/>
      <w:snapToGrid w:val="0"/>
      <w:vanish/>
      <w:color w:val="1F8DEF"/>
      <w:sz w:val="24"/>
      <w:szCs w:val="24"/>
      <w:lang w:val="en-US" w:eastAsia="zh-CN" w:bidi="ar-SA"/>
    </w:rPr>
  </w:style>
  <w:style w:type="paragraph" w:styleId="a9">
    <w:name w:val="annotation text"/>
    <w:basedOn w:val="a"/>
    <w:semiHidden/>
    <w:rsid w:val="00364C6D"/>
  </w:style>
  <w:style w:type="paragraph" w:styleId="aa">
    <w:name w:val="header"/>
    <w:basedOn w:val="a"/>
    <w:rsid w:val="00364C6D"/>
    <w:pPr>
      <w:pBdr>
        <w:bottom w:val="single" w:sz="6" w:space="1" w:color="auto"/>
      </w:pBdr>
      <w:tabs>
        <w:tab w:val="center" w:pos="4153"/>
        <w:tab w:val="right" w:pos="8306"/>
      </w:tabs>
      <w:snapToGrid w:val="0"/>
      <w:jc w:val="center"/>
    </w:pPr>
    <w:rPr>
      <w:szCs w:val="18"/>
    </w:rPr>
  </w:style>
  <w:style w:type="paragraph" w:styleId="TOC3">
    <w:name w:val="toc 3"/>
    <w:basedOn w:val="a"/>
    <w:next w:val="a"/>
    <w:autoRedefine/>
    <w:uiPriority w:val="39"/>
    <w:unhideWhenUsed/>
    <w:qFormat/>
    <w:rsid w:val="00E31591"/>
    <w:pPr>
      <w:tabs>
        <w:tab w:val="left" w:pos="1680"/>
        <w:tab w:val="right" w:leader="dot" w:pos="8302"/>
      </w:tabs>
      <w:spacing w:line="360" w:lineRule="auto"/>
      <w:ind w:left="420"/>
    </w:pPr>
    <w:rPr>
      <w:b/>
      <w:i/>
      <w:sz w:val="20"/>
      <w:szCs w:val="20"/>
    </w:rPr>
  </w:style>
  <w:style w:type="paragraph" w:customStyle="1" w:styleId="30">
    <w:name w:val="基本目录3"/>
    <w:rsid w:val="00364C6D"/>
    <w:pPr>
      <w:tabs>
        <w:tab w:val="left" w:pos="1470"/>
        <w:tab w:val="right" w:leader="dot" w:pos="8681"/>
      </w:tabs>
      <w:spacing w:line="360" w:lineRule="auto"/>
      <w:ind w:leftChars="400" w:left="400"/>
    </w:pPr>
    <w:rPr>
      <w:kern w:val="2"/>
      <w:sz w:val="21"/>
      <w:szCs w:val="24"/>
    </w:rPr>
  </w:style>
  <w:style w:type="paragraph" w:styleId="TOC1">
    <w:name w:val="toc 1"/>
    <w:basedOn w:val="a"/>
    <w:next w:val="a"/>
    <w:autoRedefine/>
    <w:uiPriority w:val="39"/>
    <w:unhideWhenUsed/>
    <w:qFormat/>
    <w:rsid w:val="00EB064F"/>
    <w:pPr>
      <w:tabs>
        <w:tab w:val="left" w:pos="840"/>
        <w:tab w:val="right" w:leader="dot" w:pos="8302"/>
      </w:tabs>
      <w:spacing w:before="120" w:after="120" w:line="360" w:lineRule="auto"/>
      <w:ind w:firstLine="402"/>
    </w:pPr>
    <w:rPr>
      <w:b/>
      <w:bCs/>
      <w:sz w:val="20"/>
      <w:szCs w:val="20"/>
    </w:rPr>
  </w:style>
  <w:style w:type="paragraph" w:customStyle="1" w:styleId="11">
    <w:name w:val="基本目录1"/>
    <w:next w:val="a"/>
    <w:rsid w:val="00364C6D"/>
    <w:pPr>
      <w:tabs>
        <w:tab w:val="left" w:pos="420"/>
        <w:tab w:val="right" w:leader="dot" w:pos="8681"/>
      </w:tabs>
      <w:spacing w:line="360" w:lineRule="auto"/>
    </w:pPr>
    <w:rPr>
      <w:kern w:val="2"/>
      <w:sz w:val="28"/>
      <w:szCs w:val="24"/>
    </w:rPr>
  </w:style>
  <w:style w:type="paragraph" w:styleId="TOC2">
    <w:name w:val="toc 2"/>
    <w:basedOn w:val="a"/>
    <w:next w:val="a"/>
    <w:autoRedefine/>
    <w:uiPriority w:val="39"/>
    <w:unhideWhenUsed/>
    <w:qFormat/>
    <w:rsid w:val="00EC21E8"/>
    <w:pPr>
      <w:spacing w:before="120" w:after="120"/>
      <w:ind w:left="210"/>
    </w:pPr>
    <w:rPr>
      <w:b/>
      <w:iCs/>
      <w:smallCaps/>
      <w:sz w:val="20"/>
      <w:szCs w:val="20"/>
    </w:rPr>
  </w:style>
  <w:style w:type="paragraph" w:styleId="ab">
    <w:name w:val="Balloon Text"/>
    <w:basedOn w:val="a"/>
    <w:semiHidden/>
    <w:rsid w:val="00364C6D"/>
    <w:rPr>
      <w:szCs w:val="18"/>
    </w:rPr>
  </w:style>
  <w:style w:type="paragraph" w:styleId="TOC4">
    <w:name w:val="toc 4"/>
    <w:basedOn w:val="a"/>
    <w:next w:val="a"/>
    <w:autoRedefine/>
    <w:uiPriority w:val="39"/>
    <w:unhideWhenUsed/>
    <w:rsid w:val="00727B83"/>
    <w:pPr>
      <w:ind w:left="630"/>
    </w:pPr>
    <w:rPr>
      <w:rFonts w:asciiTheme="minorHAnsi" w:hAnsiTheme="minorHAnsi"/>
      <w:sz w:val="20"/>
      <w:szCs w:val="20"/>
    </w:rPr>
  </w:style>
  <w:style w:type="paragraph" w:styleId="ac">
    <w:name w:val="Date"/>
    <w:basedOn w:val="ad"/>
    <w:next w:val="a"/>
    <w:rsid w:val="00364C6D"/>
    <w:pPr>
      <w:ind w:left="5250"/>
      <w:jc w:val="right"/>
    </w:pPr>
    <w:rPr>
      <w:b/>
      <w:color w:val="FF0000"/>
      <w:kern w:val="2"/>
      <w:sz w:val="28"/>
      <w:szCs w:val="28"/>
      <w:lang w:val="en-US"/>
    </w:rPr>
  </w:style>
  <w:style w:type="paragraph" w:styleId="ad">
    <w:name w:val="footer"/>
    <w:basedOn w:val="a"/>
    <w:rsid w:val="00364C6D"/>
    <w:pPr>
      <w:tabs>
        <w:tab w:val="center" w:pos="4153"/>
        <w:tab w:val="right" w:pos="8306"/>
      </w:tabs>
      <w:snapToGrid w:val="0"/>
    </w:pPr>
    <w:rPr>
      <w:szCs w:val="18"/>
    </w:rPr>
  </w:style>
  <w:style w:type="paragraph" w:styleId="ae">
    <w:name w:val="List Bullet"/>
    <w:basedOn w:val="a"/>
    <w:rsid w:val="00364C6D"/>
    <w:pPr>
      <w:tabs>
        <w:tab w:val="left" w:pos="850"/>
      </w:tabs>
      <w:adjustRightInd w:val="0"/>
      <w:snapToGrid w:val="0"/>
      <w:spacing w:line="360" w:lineRule="atLeast"/>
      <w:ind w:left="850" w:hanging="389"/>
    </w:pPr>
    <w:rPr>
      <w:rFonts w:hAnsi="Times New Roman"/>
      <w:kern w:val="2"/>
      <w:lang w:val="en-US"/>
    </w:rPr>
  </w:style>
  <w:style w:type="paragraph" w:styleId="af">
    <w:name w:val="Normal Indent"/>
    <w:basedOn w:val="a"/>
    <w:rsid w:val="00364C6D"/>
    <w:pPr>
      <w:ind w:firstLineChars="200" w:firstLine="200"/>
    </w:pPr>
  </w:style>
  <w:style w:type="paragraph" w:styleId="af0">
    <w:name w:val="Document Map"/>
    <w:basedOn w:val="a"/>
    <w:semiHidden/>
    <w:rsid w:val="00364C6D"/>
    <w:pPr>
      <w:shd w:val="clear" w:color="auto" w:fill="000080"/>
    </w:pPr>
  </w:style>
  <w:style w:type="paragraph" w:styleId="21">
    <w:name w:val="Body Text 2"/>
    <w:basedOn w:val="a"/>
    <w:rsid w:val="00364C6D"/>
    <w:pPr>
      <w:spacing w:after="120" w:line="480" w:lineRule="auto"/>
    </w:pPr>
    <w:rPr>
      <w:kern w:val="2"/>
      <w:szCs w:val="20"/>
      <w:lang w:val="en-US"/>
    </w:rPr>
  </w:style>
  <w:style w:type="paragraph" w:styleId="af1">
    <w:name w:val="Subtitle"/>
    <w:basedOn w:val="a"/>
    <w:qFormat/>
    <w:rsid w:val="00364C6D"/>
    <w:pPr>
      <w:spacing w:before="60" w:after="60"/>
      <w:ind w:firstLine="0"/>
      <w:jc w:val="center"/>
      <w:outlineLvl w:val="1"/>
    </w:pPr>
    <w:rPr>
      <w:rFonts w:ascii="Arial" w:eastAsia="黑体" w:hAnsi="Arial" w:cs="Arial"/>
      <w:b/>
      <w:bCs/>
      <w:kern w:val="28"/>
      <w:sz w:val="36"/>
      <w:szCs w:val="36"/>
      <w:lang w:val="en-US"/>
    </w:rPr>
  </w:style>
  <w:style w:type="paragraph" w:styleId="af2">
    <w:name w:val="annotation subject"/>
    <w:basedOn w:val="a9"/>
    <w:next w:val="a9"/>
    <w:semiHidden/>
    <w:rsid w:val="00364C6D"/>
    <w:rPr>
      <w:b/>
      <w:bCs/>
    </w:rPr>
  </w:style>
  <w:style w:type="paragraph" w:styleId="af3">
    <w:name w:val="Normal (Web)"/>
    <w:basedOn w:val="a"/>
    <w:rsid w:val="00364C6D"/>
    <w:rPr>
      <w:lang w:val="en-US"/>
    </w:rPr>
  </w:style>
  <w:style w:type="paragraph" w:customStyle="1" w:styleId="af4">
    <w:name w:val="表格栏目"/>
    <w:basedOn w:val="a"/>
    <w:rsid w:val="00364C6D"/>
    <w:pPr>
      <w:adjustRightInd w:val="0"/>
      <w:snapToGrid w:val="0"/>
      <w:spacing w:before="45" w:after="45"/>
      <w:ind w:firstLine="0"/>
      <w:jc w:val="center"/>
    </w:pPr>
    <w:rPr>
      <w:rFonts w:eastAsia="黑体" w:hAnsi="Times New Roman"/>
      <w:b/>
      <w:bCs/>
      <w:kern w:val="2"/>
      <w:lang w:val="en-US"/>
    </w:rPr>
  </w:style>
  <w:style w:type="paragraph" w:customStyle="1" w:styleId="TableSmHeading">
    <w:name w:val="Table_Sm_Heading"/>
    <w:basedOn w:val="a"/>
    <w:rsid w:val="00364C6D"/>
    <w:pPr>
      <w:widowControl/>
      <w:spacing w:before="60" w:after="40"/>
    </w:pPr>
    <w:rPr>
      <w:rFonts w:ascii="Arial" w:hAnsi="Arial"/>
      <w:b/>
      <w:sz w:val="16"/>
      <w:szCs w:val="20"/>
      <w:lang w:val="en-US"/>
    </w:rPr>
  </w:style>
  <w:style w:type="paragraph" w:customStyle="1" w:styleId="4Char">
    <w:name w:val="4 Char"/>
    <w:next w:val="a"/>
    <w:rsid w:val="00364C6D"/>
    <w:pPr>
      <w:keepNext/>
      <w:keepLines/>
      <w:spacing w:before="240" w:after="240" w:line="360" w:lineRule="auto"/>
      <w:outlineLvl w:val="7"/>
    </w:pPr>
    <w:rPr>
      <w:rFonts w:ascii="Arial" w:eastAsia="黑体" w:hAnsi="Arial" w:cs="Arial"/>
      <w:snapToGrid w:val="0"/>
      <w:sz w:val="21"/>
      <w:szCs w:val="21"/>
    </w:rPr>
  </w:style>
  <w:style w:type="paragraph" w:customStyle="1" w:styleId="TitlePageTopBorder">
    <w:name w:val="TitlePage_TopBorder"/>
    <w:basedOn w:val="TitlePageHeader"/>
    <w:next w:val="TitlePageHeader"/>
    <w:rsid w:val="00364C6D"/>
    <w:pPr>
      <w:pBdr>
        <w:top w:val="single" w:sz="18" w:space="1" w:color="auto"/>
      </w:pBdr>
    </w:pPr>
  </w:style>
  <w:style w:type="paragraph" w:customStyle="1" w:styleId="TitlePageHeader">
    <w:name w:val="TitlePage_Header"/>
    <w:basedOn w:val="a"/>
    <w:rsid w:val="00364C6D"/>
    <w:pPr>
      <w:widowControl/>
      <w:spacing w:before="240" w:after="240"/>
      <w:ind w:left="3240"/>
    </w:pPr>
    <w:rPr>
      <w:rFonts w:ascii="Arial" w:hAnsi="Arial"/>
      <w:b/>
      <w:sz w:val="32"/>
      <w:szCs w:val="20"/>
      <w:lang w:val="en-US"/>
    </w:rPr>
  </w:style>
  <w:style w:type="paragraph" w:customStyle="1" w:styleId="-">
    <w:name w:val="正文-小标题"/>
    <w:next w:val="a"/>
    <w:autoRedefine/>
    <w:qFormat/>
    <w:rsid w:val="00A4578F"/>
    <w:pPr>
      <w:widowControl w:val="0"/>
      <w:spacing w:beforeLines="20" w:afterLines="20"/>
    </w:pPr>
    <w:rPr>
      <w:rFonts w:ascii="Calibri" w:hAnsi="Calibri"/>
      <w:b/>
      <w:sz w:val="24"/>
    </w:rPr>
  </w:style>
  <w:style w:type="paragraph" w:customStyle="1" w:styleId="3-">
    <w:name w:val="标题3-手册"/>
    <w:basedOn w:val="a"/>
    <w:next w:val="a"/>
    <w:rsid w:val="00364C6D"/>
    <w:pPr>
      <w:tabs>
        <w:tab w:val="left" w:pos="720"/>
      </w:tabs>
      <w:spacing w:beforeLines="100" w:afterLines="100"/>
      <w:ind w:leftChars="200" w:left="1080" w:hanging="720"/>
      <w:outlineLvl w:val="2"/>
    </w:pPr>
    <w:rPr>
      <w:b/>
      <w:sz w:val="22"/>
    </w:rPr>
  </w:style>
  <w:style w:type="paragraph" w:customStyle="1" w:styleId="22">
    <w:name w:val="小标题 2"/>
    <w:basedOn w:val="af"/>
    <w:rsid w:val="00364C6D"/>
    <w:pPr>
      <w:wordWrap/>
      <w:adjustRightInd w:val="0"/>
      <w:snapToGrid w:val="0"/>
      <w:spacing w:before="240" w:line="360" w:lineRule="atLeast"/>
    </w:pPr>
    <w:rPr>
      <w:rFonts w:ascii="楷体_GB2312" w:eastAsia="楷体_GB2312" w:hAnsi="Times New Roman"/>
      <w:kern w:val="2"/>
      <w:lang w:val="en-US"/>
    </w:rPr>
  </w:style>
  <w:style w:type="paragraph" w:customStyle="1" w:styleId="-0">
    <w:name w:val="小标题-手册"/>
    <w:next w:val="-"/>
    <w:rsid w:val="00364C6D"/>
    <w:pPr>
      <w:spacing w:beforeLines="30" w:afterLines="30"/>
    </w:pPr>
    <w:rPr>
      <w:b/>
      <w:sz w:val="21"/>
    </w:rPr>
  </w:style>
  <w:style w:type="paragraph" w:customStyle="1" w:styleId="TableSmHeadingRight">
    <w:name w:val="Table_Sm_Heading_Right"/>
    <w:basedOn w:val="TableSmHeading"/>
    <w:rsid w:val="00364C6D"/>
    <w:pPr>
      <w:jc w:val="right"/>
    </w:pPr>
  </w:style>
  <w:style w:type="paragraph" w:customStyle="1" w:styleId="af5">
    <w:name w:val="一般正文"/>
    <w:basedOn w:val="a"/>
    <w:rsid w:val="00364C6D"/>
    <w:pPr>
      <w:widowControl/>
      <w:ind w:firstLineChars="200" w:firstLine="200"/>
    </w:pPr>
    <w:rPr>
      <w:rFonts w:ascii="Times New Roman" w:hAnsi="Times New Roman"/>
      <w:kern w:val="2"/>
      <w:lang w:val="en-US"/>
    </w:rPr>
  </w:style>
  <w:style w:type="paragraph" w:customStyle="1" w:styleId="af6">
    <w:name w:val="样式 表格单元 + 紫罗兰"/>
    <w:basedOn w:val="af7"/>
    <w:rsid w:val="00364C6D"/>
    <w:rPr>
      <w:color w:val="800080"/>
    </w:rPr>
  </w:style>
  <w:style w:type="paragraph" w:customStyle="1" w:styleId="af7">
    <w:name w:val="表格单元"/>
    <w:basedOn w:val="a"/>
    <w:rsid w:val="00364C6D"/>
    <w:pPr>
      <w:adjustRightInd w:val="0"/>
      <w:snapToGrid w:val="0"/>
      <w:spacing w:before="45" w:after="45"/>
      <w:ind w:firstLine="0"/>
    </w:pPr>
    <w:rPr>
      <w:rFonts w:hAnsi="Times New Roman"/>
      <w:kern w:val="2"/>
      <w:lang w:val="en-US"/>
    </w:rPr>
  </w:style>
  <w:style w:type="paragraph" w:customStyle="1" w:styleId="af8">
    <w:name w:val="序号"/>
    <w:basedOn w:val="af7"/>
    <w:rsid w:val="00364C6D"/>
    <w:pPr>
      <w:tabs>
        <w:tab w:val="left" w:pos="0"/>
      </w:tabs>
      <w:ind w:firstLine="227"/>
    </w:pPr>
    <w:rPr>
      <w:rFonts w:hAnsi="宋体"/>
    </w:rPr>
  </w:style>
  <w:style w:type="paragraph" w:styleId="TOC6">
    <w:name w:val="toc 6"/>
    <w:basedOn w:val="a"/>
    <w:next w:val="a"/>
    <w:autoRedefine/>
    <w:uiPriority w:val="39"/>
    <w:unhideWhenUsed/>
    <w:rsid w:val="00727B83"/>
    <w:pPr>
      <w:ind w:left="1050"/>
    </w:pPr>
    <w:rPr>
      <w:rFonts w:asciiTheme="minorHAnsi" w:hAnsiTheme="minorHAnsi"/>
      <w:sz w:val="20"/>
      <w:szCs w:val="20"/>
    </w:rPr>
  </w:style>
  <w:style w:type="paragraph" w:customStyle="1" w:styleId="12">
    <w:name w:val="1序号"/>
    <w:basedOn w:val="af7"/>
    <w:rsid w:val="00364C6D"/>
    <w:pPr>
      <w:tabs>
        <w:tab w:val="left" w:pos="227"/>
      </w:tabs>
      <w:ind w:firstLine="227"/>
    </w:pPr>
  </w:style>
  <w:style w:type="paragraph" w:customStyle="1" w:styleId="HPInternal">
    <w:name w:val="HP_Internal"/>
    <w:basedOn w:val="a"/>
    <w:next w:val="a"/>
    <w:rsid w:val="00364C6D"/>
    <w:pPr>
      <w:widowControl/>
    </w:pPr>
    <w:rPr>
      <w:rFonts w:ascii="Futura Bk" w:hAnsi="Futura Bk"/>
      <w:i/>
      <w:szCs w:val="20"/>
      <w:lang w:eastAsia="en-US"/>
    </w:rPr>
  </w:style>
  <w:style w:type="paragraph" w:customStyle="1" w:styleId="af9">
    <w:name w:val="总标题"/>
    <w:basedOn w:val="a"/>
    <w:rsid w:val="00364C6D"/>
    <w:rPr>
      <w:sz w:val="32"/>
    </w:rPr>
  </w:style>
  <w:style w:type="paragraph" w:customStyle="1" w:styleId="HPTableTitle">
    <w:name w:val="HP_Table_Title"/>
    <w:basedOn w:val="a"/>
    <w:next w:val="a"/>
    <w:rsid w:val="00364C6D"/>
    <w:pPr>
      <w:widowControl/>
      <w:spacing w:before="240" w:after="60"/>
    </w:pPr>
    <w:rPr>
      <w:rFonts w:ascii="Arial" w:hAnsi="Arial"/>
      <w:b/>
      <w:szCs w:val="20"/>
      <w:lang w:val="en-US"/>
    </w:rPr>
  </w:style>
  <w:style w:type="paragraph" w:customStyle="1" w:styleId="T1-">
    <w:name w:val="T1-使用手册"/>
    <w:basedOn w:val="a"/>
    <w:rsid w:val="00364C6D"/>
  </w:style>
  <w:style w:type="paragraph" w:customStyle="1" w:styleId="Bullet">
    <w:name w:val="Bullet"/>
    <w:basedOn w:val="a"/>
    <w:rsid w:val="00364C6D"/>
    <w:pPr>
      <w:tabs>
        <w:tab w:val="left" w:pos="425"/>
      </w:tabs>
      <w:ind w:left="425" w:hanging="425"/>
    </w:pPr>
    <w:rPr>
      <w:rFonts w:ascii="Garamond" w:hAnsi="Garamond"/>
      <w:color w:val="000000"/>
    </w:rPr>
  </w:style>
  <w:style w:type="paragraph" w:customStyle="1" w:styleId="afa">
    <w:name w:val="封面"/>
    <w:basedOn w:val="a"/>
    <w:rsid w:val="00364C6D"/>
    <w:pPr>
      <w:adjustRightInd w:val="0"/>
      <w:spacing w:line="360" w:lineRule="atLeast"/>
      <w:jc w:val="right"/>
      <w:textAlignment w:val="baseline"/>
    </w:pPr>
    <w:rPr>
      <w:rFonts w:ascii="Arial" w:hAnsi="Arial"/>
      <w:lang w:val="en-US"/>
    </w:rPr>
  </w:style>
  <w:style w:type="paragraph" w:customStyle="1" w:styleId="Table">
    <w:name w:val="Table"/>
    <w:basedOn w:val="a"/>
    <w:rsid w:val="00364C6D"/>
    <w:pPr>
      <w:widowControl/>
      <w:spacing w:before="40" w:after="40"/>
    </w:pPr>
    <w:rPr>
      <w:rFonts w:ascii="Arial" w:hAnsi="Arial"/>
      <w:sz w:val="20"/>
      <w:szCs w:val="20"/>
      <w:lang w:val="en-US"/>
    </w:rPr>
  </w:style>
  <w:style w:type="table" w:styleId="afb">
    <w:name w:val="Table Grid"/>
    <w:basedOn w:val="a1"/>
    <w:rsid w:val="00364C6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9B0E10"/>
    <w:rPr>
      <w:rFonts w:ascii="Arial" w:eastAsia="黑体" w:hAnsi="Arial" w:cs="Arial"/>
      <w:snapToGrid/>
      <w:sz w:val="21"/>
      <w:szCs w:val="21"/>
      <w:lang w:val="en-US" w:eastAsia="zh-CN" w:bidi="ar-SA"/>
    </w:rPr>
  </w:style>
  <w:style w:type="paragraph" w:styleId="afc">
    <w:name w:val="List Paragraph"/>
    <w:basedOn w:val="a"/>
    <w:uiPriority w:val="34"/>
    <w:rsid w:val="009B0E10"/>
    <w:pPr>
      <w:widowControl/>
      <w:wordWrap/>
      <w:spacing w:before="100" w:beforeAutospacing="1" w:after="100" w:afterAutospacing="1"/>
      <w:ind w:firstLine="0"/>
    </w:pPr>
    <w:rPr>
      <w:rFonts w:ascii="Times New Roman" w:eastAsia="Times New Roman" w:hAnsi="Times New Roman"/>
      <w:lang w:val="en-US"/>
    </w:rPr>
  </w:style>
  <w:style w:type="paragraph" w:customStyle="1" w:styleId="3-11">
    <w:name w:val="样式 标题3-手册 + 段前: 1 行 段后: 1 行"/>
    <w:basedOn w:val="3-"/>
    <w:autoRedefine/>
    <w:rsid w:val="00A95D48"/>
    <w:pPr>
      <w:ind w:leftChars="0" w:left="0" w:firstLine="0"/>
    </w:pPr>
    <w:rPr>
      <w:bCs/>
      <w:szCs w:val="20"/>
    </w:rPr>
  </w:style>
  <w:style w:type="paragraph" w:customStyle="1" w:styleId="-0303">
    <w:name w:val="样式 小标题-手册 + 段前: 0.3 行 段后: 0.3 行"/>
    <w:basedOn w:val="-0"/>
    <w:autoRedefine/>
    <w:rsid w:val="00C7149B"/>
    <w:pPr>
      <w:numPr>
        <w:numId w:val="4"/>
      </w:numPr>
      <w:spacing w:before="95" w:after="95"/>
    </w:pPr>
    <w:rPr>
      <w:bCs/>
    </w:rPr>
  </w:style>
  <w:style w:type="character" w:styleId="afd">
    <w:name w:val="Placeholder Text"/>
    <w:basedOn w:val="a0"/>
    <w:uiPriority w:val="99"/>
    <w:unhideWhenUsed/>
    <w:rsid w:val="00FC3C19"/>
    <w:rPr>
      <w:color w:val="808080"/>
    </w:rPr>
  </w:style>
  <w:style w:type="paragraph" w:customStyle="1" w:styleId="110">
    <w:name w:val="列出段落11"/>
    <w:basedOn w:val="a"/>
    <w:uiPriority w:val="34"/>
    <w:qFormat/>
    <w:rsid w:val="004E5932"/>
    <w:pPr>
      <w:wordWrap/>
      <w:ind w:leftChars="1000" w:left="1000" w:firstLineChars="200" w:firstLine="200"/>
    </w:pPr>
    <w:rPr>
      <w:rFonts w:cs="黑体"/>
      <w:kern w:val="2"/>
      <w:szCs w:val="22"/>
      <w:lang w:val="en-US"/>
    </w:rPr>
  </w:style>
  <w:style w:type="paragraph" w:customStyle="1" w:styleId="13">
    <w:name w:val="列出段落1"/>
    <w:basedOn w:val="a"/>
    <w:uiPriority w:val="34"/>
    <w:qFormat/>
    <w:rsid w:val="00D618DE"/>
    <w:pPr>
      <w:wordWrap/>
      <w:ind w:leftChars="1000" w:left="1000" w:firstLineChars="200" w:firstLine="200"/>
    </w:pPr>
    <w:rPr>
      <w:rFonts w:cs="黑体"/>
      <w:kern w:val="2"/>
      <w:szCs w:val="22"/>
      <w:lang w:val="en-US"/>
    </w:rPr>
  </w:style>
  <w:style w:type="paragraph" w:customStyle="1" w:styleId="23">
    <w:name w:val="样式 副标题 + 黑体 一号 左  2 字符"/>
    <w:basedOn w:val="af1"/>
    <w:autoRedefine/>
    <w:qFormat/>
    <w:rsid w:val="000501D3"/>
    <w:pPr>
      <w:spacing w:before="0" w:after="0"/>
      <w:outlineLvl w:val="9"/>
    </w:pPr>
    <w:rPr>
      <w:rFonts w:ascii="Calibri" w:eastAsiaTheme="minorEastAsia" w:hAnsi="Calibri" w:cs="宋体"/>
      <w:sz w:val="48"/>
      <w:szCs w:val="20"/>
    </w:rPr>
  </w:style>
  <w:style w:type="paragraph" w:styleId="TOC7">
    <w:name w:val="toc 7"/>
    <w:basedOn w:val="a"/>
    <w:next w:val="a"/>
    <w:autoRedefine/>
    <w:uiPriority w:val="39"/>
    <w:unhideWhenUsed/>
    <w:rsid w:val="00727B83"/>
    <w:pPr>
      <w:ind w:left="1260"/>
    </w:pPr>
    <w:rPr>
      <w:rFonts w:asciiTheme="minorHAnsi" w:hAnsiTheme="minorHAnsi"/>
      <w:sz w:val="20"/>
      <w:szCs w:val="20"/>
    </w:rPr>
  </w:style>
  <w:style w:type="paragraph" w:styleId="TOC8">
    <w:name w:val="toc 8"/>
    <w:basedOn w:val="a"/>
    <w:next w:val="a"/>
    <w:autoRedefine/>
    <w:uiPriority w:val="39"/>
    <w:unhideWhenUsed/>
    <w:rsid w:val="00727B83"/>
    <w:pPr>
      <w:ind w:left="1470"/>
    </w:pPr>
    <w:rPr>
      <w:rFonts w:asciiTheme="minorHAnsi" w:hAnsiTheme="minorHAnsi"/>
      <w:sz w:val="20"/>
      <w:szCs w:val="20"/>
    </w:rPr>
  </w:style>
  <w:style w:type="paragraph" w:customStyle="1" w:styleId="TOC10">
    <w:name w:val="TOC 标题1"/>
    <w:basedOn w:val="1"/>
    <w:next w:val="a"/>
    <w:uiPriority w:val="39"/>
    <w:qFormat/>
    <w:rsid w:val="00FD4EA4"/>
    <w:pPr>
      <w:widowControl/>
      <w:numPr>
        <w:numId w:val="0"/>
      </w:numPr>
      <w:tabs>
        <w:tab w:val="clear" w:pos="315"/>
        <w:tab w:val="left" w:pos="0"/>
      </w:tabs>
      <w:wordWrap/>
      <w:overflowPunct/>
      <w:spacing w:before="240" w:line="259" w:lineRule="auto"/>
      <w:jc w:val="center"/>
      <w:outlineLvl w:val="9"/>
    </w:pPr>
    <w:rPr>
      <w:rFonts w:ascii="Calibri Light" w:hAnsi="Calibri Light"/>
      <w:b w:val="0"/>
      <w:bCs w:val="0"/>
      <w:color w:val="2E74B5"/>
      <w:kern w:val="0"/>
      <w:szCs w:val="32"/>
      <w:lang w:val="en-US"/>
    </w:rPr>
  </w:style>
  <w:style w:type="paragraph" w:customStyle="1" w:styleId="-0202">
    <w:name w:val="样式 正文-小标题 + 段前: 0.2 行 段后: 0.2 行"/>
    <w:basedOn w:val="-"/>
    <w:rsid w:val="00D4013B"/>
    <w:pPr>
      <w:spacing w:beforeLines="0" w:afterLines="0"/>
    </w:pPr>
    <w:rPr>
      <w:rFonts w:cs="宋体"/>
      <w:bCs/>
    </w:rPr>
  </w:style>
  <w:style w:type="paragraph" w:styleId="TOC9">
    <w:name w:val="toc 9"/>
    <w:basedOn w:val="a"/>
    <w:next w:val="a"/>
    <w:autoRedefine/>
    <w:uiPriority w:val="39"/>
    <w:unhideWhenUsed/>
    <w:rsid w:val="00727B83"/>
    <w:pPr>
      <w:ind w:left="1680"/>
    </w:pPr>
    <w:rPr>
      <w:rFonts w:asciiTheme="minorHAnsi" w:hAnsiTheme="minorHAnsi"/>
      <w:sz w:val="20"/>
      <w:szCs w:val="20"/>
    </w:rPr>
  </w:style>
  <w:style w:type="paragraph" w:styleId="afe">
    <w:name w:val="Message Header"/>
    <w:basedOn w:val="a"/>
    <w:link w:val="aff"/>
    <w:rsid w:val="00A47B26"/>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paragraph" w:styleId="TOC">
    <w:name w:val="TOC Heading"/>
    <w:basedOn w:val="1"/>
    <w:next w:val="a"/>
    <w:uiPriority w:val="39"/>
    <w:unhideWhenUsed/>
    <w:qFormat/>
    <w:rsid w:val="00B148F2"/>
    <w:pPr>
      <w:keepNext/>
      <w:keepLines/>
      <w:widowControl/>
      <w:numPr>
        <w:numId w:val="0"/>
      </w:numPr>
      <w:tabs>
        <w:tab w:val="clear" w:pos="315"/>
      </w:tabs>
      <w:wordWrap/>
      <w:overflowPunct/>
      <w:spacing w:before="240" w:line="259" w:lineRule="auto"/>
      <w:outlineLvl w:val="9"/>
    </w:pPr>
    <w:rPr>
      <w:rFonts w:asciiTheme="majorHAnsi" w:eastAsiaTheme="majorEastAsia" w:hAnsiTheme="majorHAnsi" w:cstheme="majorBidi"/>
      <w:b w:val="0"/>
      <w:bCs w:val="0"/>
      <w:color w:val="365F91" w:themeColor="accent1" w:themeShade="BF"/>
      <w:kern w:val="0"/>
      <w:szCs w:val="32"/>
      <w:lang w:val="en-US"/>
    </w:rPr>
  </w:style>
  <w:style w:type="character" w:customStyle="1" w:styleId="aff">
    <w:name w:val="信息标题 字符"/>
    <w:basedOn w:val="a0"/>
    <w:link w:val="afe"/>
    <w:rsid w:val="00A47B26"/>
    <w:rPr>
      <w:rFonts w:asciiTheme="majorHAnsi" w:eastAsiaTheme="majorEastAsia" w:hAnsiTheme="majorHAnsi" w:cstheme="majorBidi"/>
      <w:sz w:val="24"/>
      <w:szCs w:val="24"/>
      <w:shd w:val="pct20" w:color="auto" w:fill="auto"/>
      <w:lang w:val="en-GB"/>
    </w:rPr>
  </w:style>
  <w:style w:type="paragraph" w:styleId="TOC5">
    <w:name w:val="toc 5"/>
    <w:basedOn w:val="a"/>
    <w:next w:val="a"/>
    <w:autoRedefine/>
    <w:uiPriority w:val="39"/>
    <w:unhideWhenUsed/>
    <w:rsid w:val="00B148F2"/>
    <w:pPr>
      <w:ind w:left="840"/>
    </w:pPr>
    <w:rPr>
      <w:rFonts w:asciiTheme="minorHAnsi" w:hAnsiTheme="minorHAnsi"/>
      <w:sz w:val="20"/>
      <w:szCs w:val="20"/>
    </w:rPr>
  </w:style>
  <w:style w:type="paragraph" w:customStyle="1" w:styleId="104">
    <w:name w:val="样式 目录 1 + 首行缩进:  0.4 厘米"/>
    <w:basedOn w:val="TOC1"/>
    <w:rsid w:val="009E1F64"/>
    <w:pPr>
      <w:widowControl/>
      <w:tabs>
        <w:tab w:val="clear" w:pos="840"/>
        <w:tab w:val="clear" w:pos="8302"/>
        <w:tab w:val="right" w:leader="dot" w:pos="8682"/>
      </w:tabs>
      <w:wordWrap/>
      <w:ind w:firstLineChars="200" w:firstLine="200"/>
      <w:jc w:val="center"/>
    </w:pPr>
    <w:rPr>
      <w:rFonts w:ascii="Times New Roman" w:hAnsi="Times New Roman" w:cs="宋体"/>
      <w:kern w:val="2"/>
      <w:lang w:val="en-US"/>
    </w:rPr>
  </w:style>
  <w:style w:type="paragraph" w:customStyle="1" w:styleId="32">
    <w:name w:val="样式 目录 3 + 首行缩进:  2 字符"/>
    <w:basedOn w:val="TOC3"/>
    <w:autoRedefine/>
    <w:qFormat/>
    <w:rsid w:val="009E1F64"/>
    <w:pPr>
      <w:widowControl/>
      <w:tabs>
        <w:tab w:val="clear" w:pos="1680"/>
        <w:tab w:val="clear" w:pos="8302"/>
        <w:tab w:val="left" w:pos="1440"/>
        <w:tab w:val="left" w:pos="2006"/>
        <w:tab w:val="right" w:leader="dot" w:pos="8682"/>
      </w:tabs>
      <w:wordWrap/>
      <w:ind w:left="482" w:firstLineChars="200" w:firstLine="360"/>
    </w:pPr>
    <w:rPr>
      <w:rFonts w:ascii="Times New Roman" w:hAnsi="Times New Roman" w:cs="宋体"/>
      <w:b w:val="0"/>
      <w:iCs/>
      <w:kern w:val="2"/>
      <w:lang w:val="en-US"/>
    </w:rPr>
  </w:style>
  <w:style w:type="paragraph" w:customStyle="1" w:styleId="220">
    <w:name w:val="样式 目录 2 + 首行缩进:  2 字符"/>
    <w:basedOn w:val="TOC2"/>
    <w:autoRedefine/>
    <w:qFormat/>
    <w:rsid w:val="009E1F64"/>
    <w:pPr>
      <w:tabs>
        <w:tab w:val="left" w:pos="900"/>
        <w:tab w:val="left" w:pos="1470"/>
        <w:tab w:val="right" w:leader="dot" w:pos="8682"/>
      </w:tabs>
      <w:spacing w:before="0" w:after="0" w:line="360" w:lineRule="auto"/>
      <w:ind w:left="238" w:firstLineChars="200" w:firstLine="361"/>
    </w:pPr>
    <w:rPr>
      <w:rFonts w:cs="宋体"/>
      <w:bCs/>
      <w:iCs w:val="0"/>
      <w:smallCaps w:val="0"/>
      <w:kern w:val="2"/>
      <w:lang w:val="en-US"/>
    </w:rPr>
  </w:style>
  <w:style w:type="character" w:customStyle="1" w:styleId="10">
    <w:name w:val="标题 1 字符"/>
    <w:basedOn w:val="a0"/>
    <w:link w:val="1"/>
    <w:rsid w:val="003D0C9D"/>
    <w:rPr>
      <w:rFonts w:ascii="Calibri" w:hAnsi="Calibri"/>
      <w:b/>
      <w:bCs/>
      <w:kern w:val="44"/>
      <w:sz w:val="32"/>
      <w:szCs w:val="24"/>
      <w:lang w:val="en-GB"/>
    </w:rPr>
  </w:style>
  <w:style w:type="character" w:customStyle="1" w:styleId="20">
    <w:name w:val="标题 2 字符"/>
    <w:basedOn w:val="a0"/>
    <w:link w:val="2"/>
    <w:rsid w:val="003D0C9D"/>
    <w:rPr>
      <w:rFonts w:ascii="Calibri" w:hAnsi="Calibri"/>
      <w:b/>
      <w:bCs/>
      <w:sz w:val="3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544982">
      <w:bodyDiv w:val="1"/>
      <w:marLeft w:val="0"/>
      <w:marRight w:val="0"/>
      <w:marTop w:val="0"/>
      <w:marBottom w:val="0"/>
      <w:divBdr>
        <w:top w:val="none" w:sz="0" w:space="0" w:color="auto"/>
        <w:left w:val="none" w:sz="0" w:space="0" w:color="auto"/>
        <w:bottom w:val="none" w:sz="0" w:space="0" w:color="auto"/>
        <w:right w:val="none" w:sz="0" w:space="0" w:color="auto"/>
      </w:divBdr>
    </w:div>
    <w:div w:id="213082532">
      <w:bodyDiv w:val="1"/>
      <w:marLeft w:val="0"/>
      <w:marRight w:val="0"/>
      <w:marTop w:val="0"/>
      <w:marBottom w:val="0"/>
      <w:divBdr>
        <w:top w:val="none" w:sz="0" w:space="0" w:color="auto"/>
        <w:left w:val="none" w:sz="0" w:space="0" w:color="auto"/>
        <w:bottom w:val="none" w:sz="0" w:space="0" w:color="auto"/>
        <w:right w:val="none" w:sz="0" w:space="0" w:color="auto"/>
      </w:divBdr>
    </w:div>
    <w:div w:id="1327906281">
      <w:bodyDiv w:val="1"/>
      <w:marLeft w:val="0"/>
      <w:marRight w:val="0"/>
      <w:marTop w:val="0"/>
      <w:marBottom w:val="0"/>
      <w:divBdr>
        <w:top w:val="none" w:sz="0" w:space="0" w:color="auto"/>
        <w:left w:val="none" w:sz="0" w:space="0" w:color="auto"/>
        <w:bottom w:val="none" w:sz="0" w:space="0" w:color="auto"/>
        <w:right w:val="none" w:sz="0" w:space="0" w:color="auto"/>
      </w:divBdr>
    </w:div>
    <w:div w:id="18145641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5991;&#26723;&#25972;&#29702;&#24037;&#20316;\&#39044;&#20184;&#21345;&#26032;&#20154;&#24555;&#36895;&#20102;&#35299;\&#39044;&#20184;&#21345;&#24037;&#20316;&#25351;&#23548;&#25163;&#20876;%20V0.3.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71477-76E7-4536-A77A-C71CE8463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预付卡工作指导手册 V0.3.dotm</Template>
  <TotalTime>218</TotalTime>
  <Pages>38</Pages>
  <Words>6128</Words>
  <Characters>34936</Characters>
  <Application>Microsoft Office Word</Application>
  <DocSecurity>0</DocSecurity>
  <Lines>291</Lines>
  <Paragraphs>81</Paragraphs>
  <ScaleCrop>false</ScaleCrop>
  <Company>Microsoft</Company>
  <LinksUpToDate>false</LinksUpToDate>
  <CharactersWithSpaces>40983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操作说明书</dc:title>
  <dc:creator>游雪</dc:creator>
  <cp:lastModifiedBy>DELL-PC</cp:lastModifiedBy>
  <cp:revision>457</cp:revision>
  <cp:lastPrinted>2015-12-18T06:23:00Z</cp:lastPrinted>
  <dcterms:created xsi:type="dcterms:W3CDTF">2018-09-20T08:10:00Z</dcterms:created>
  <dcterms:modified xsi:type="dcterms:W3CDTF">2019-09-10T02:34:00Z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
    <vt:lpwstr>null</vt:lpwstr>
  </property>
  <property fmtid="{D5CDD505-2E9C-101B-9397-08002B2CF9AE}" pid="3" name="DEPT">
    <vt:lpwstr>研究开发部</vt:lpwstr>
  </property>
  <property fmtid="{D5CDD505-2E9C-101B-9397-08002B2CF9AE}" pid="4" name="ATHR">
    <vt:lpwstr>游雪</vt:lpwstr>
  </property>
  <property fmtid="{D5CDD505-2E9C-101B-9397-08002B2CF9AE}" pid="5" name="ITEM">
    <vt:lpwstr>国密项目</vt:lpwstr>
  </property>
  <property fmtid="{D5CDD505-2E9C-101B-9397-08002B2CF9AE}" pid="6" name="REQT">
    <vt:lpwstr>上海黄金交易所核心交易系统国密接口API使用手册</vt:lpwstr>
  </property>
  <property fmtid="{D5CDD505-2E9C-101B-9397-08002B2CF9AE}" pid="7" name="DATE_M">
    <vt:lpwstr>2018年03月</vt:lpwstr>
  </property>
  <property fmtid="{D5CDD505-2E9C-101B-9397-08002B2CF9AE}" pid="8" name="SYSTEM">
    <vt:lpwstr>GEMS</vt:lpwstr>
  </property>
  <property fmtid="{D5CDD505-2E9C-101B-9397-08002B2CF9AE}" pid="9" name="KSOProductBuildVer">
    <vt:lpwstr>2052-10.1.0.5457</vt:lpwstr>
  </property>
</Properties>
</file>