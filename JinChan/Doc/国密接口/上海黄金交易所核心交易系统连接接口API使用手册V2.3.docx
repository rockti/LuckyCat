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4BF0" w:rsidRDefault="00C44BF0" w:rsidP="001947FA">
      <w:pPr>
        <w:pStyle w:val="22"/>
        <w:rPr>
          <w:rFonts w:hint="eastAsia"/>
        </w:rPr>
      </w:pPr>
      <w:bookmarkStart w:id="1" w:name="_Toc213641282"/>
      <w:bookmarkStart w:id="2" w:name="_Toc342915641"/>
      <w:bookmarkStart w:id="3" w:name="_Toc247"/>
      <w:bookmarkStart w:id="4" w:name="_Toc221604075"/>
      <w:bookmarkStart w:id="5" w:name="_Toc232233440"/>
      <w:bookmarkStart w:id="6" w:name="hp_TitlePage"/>
      <w:bookmarkStart w:id="7" w:name="_Toc24520197"/>
      <w:bookmarkStart w:id="8" w:name="_Toc25056252"/>
    </w:p>
    <w:p w:rsidR="00B5434A" w:rsidRDefault="00B5434A" w:rsidP="001947FA">
      <w:pPr>
        <w:pStyle w:val="22"/>
      </w:pPr>
    </w:p>
    <w:p w:rsidR="00C44BF0" w:rsidRDefault="00C44BF0" w:rsidP="001947FA">
      <w:pPr>
        <w:pStyle w:val="22"/>
      </w:pPr>
    </w:p>
    <w:p w:rsidR="00C44BF0" w:rsidRDefault="00C44BF0" w:rsidP="001947FA">
      <w:pPr>
        <w:pStyle w:val="22"/>
      </w:pPr>
    </w:p>
    <w:p w:rsidR="00F02955" w:rsidRDefault="00F02955" w:rsidP="001947FA">
      <w:pPr>
        <w:pStyle w:val="22"/>
      </w:pPr>
    </w:p>
    <w:p w:rsidR="00F02955" w:rsidRDefault="00F02955" w:rsidP="001947FA">
      <w:pPr>
        <w:pStyle w:val="22"/>
      </w:pPr>
    </w:p>
    <w:p w:rsidR="00F02955" w:rsidRDefault="00F02955" w:rsidP="001947FA">
      <w:pPr>
        <w:pStyle w:val="22"/>
      </w:pPr>
    </w:p>
    <w:p w:rsidR="006075A0" w:rsidRDefault="00C210B0" w:rsidP="001947FA">
      <w:pPr>
        <w:pStyle w:val="22"/>
      </w:pPr>
      <w:r>
        <w:rPr>
          <w:rFonts w:hint="eastAsia"/>
        </w:rPr>
        <w:fldChar w:fldCharType="begin" w:fldLock="1"/>
      </w:r>
      <w:r>
        <w:rPr>
          <w:rFonts w:hint="eastAsia"/>
        </w:rPr>
        <w:instrText xml:space="preserve"> DOCPROPERTY REQT \* MERGEFORMAT </w:instrText>
      </w:r>
      <w:r>
        <w:rPr>
          <w:rFonts w:hint="eastAsia"/>
        </w:rPr>
        <w:fldChar w:fldCharType="separate"/>
      </w:r>
      <w:r w:rsidR="00A318C8">
        <w:rPr>
          <w:rFonts w:hint="eastAsia"/>
        </w:rPr>
        <w:t>上海黄金交易所</w:t>
      </w:r>
    </w:p>
    <w:p w:rsidR="006075A0" w:rsidRDefault="00A318C8" w:rsidP="001947FA">
      <w:pPr>
        <w:pStyle w:val="22"/>
      </w:pPr>
      <w:r>
        <w:rPr>
          <w:rFonts w:hint="eastAsia"/>
        </w:rPr>
        <w:t>核心交易系统</w:t>
      </w:r>
      <w:r w:rsidR="00C255FB">
        <w:rPr>
          <w:rFonts w:hint="eastAsia"/>
        </w:rPr>
        <w:t>连接</w:t>
      </w:r>
      <w:r>
        <w:rPr>
          <w:rFonts w:hint="eastAsia"/>
        </w:rPr>
        <w:t>接口</w:t>
      </w:r>
      <w:r>
        <w:rPr>
          <w:rFonts w:hint="eastAsia"/>
        </w:rPr>
        <w:t>API</w:t>
      </w:r>
    </w:p>
    <w:p w:rsidR="00C210B0" w:rsidRPr="001947FA" w:rsidRDefault="00A318C8" w:rsidP="001947FA">
      <w:pPr>
        <w:pStyle w:val="22"/>
      </w:pPr>
      <w:r>
        <w:rPr>
          <w:rFonts w:hint="eastAsia"/>
        </w:rPr>
        <w:t>使用手册</w:t>
      </w:r>
      <w:r w:rsidR="00C210B0">
        <w:rPr>
          <w:rFonts w:hint="eastAsia"/>
        </w:rPr>
        <w:fldChar w:fldCharType="end"/>
      </w:r>
      <w:bookmarkEnd w:id="1"/>
      <w:bookmarkEnd w:id="2"/>
      <w:bookmarkEnd w:id="3"/>
      <w:bookmarkEnd w:id="4"/>
      <w:bookmarkEnd w:id="5"/>
    </w:p>
    <w:p w:rsidR="00A75CBE" w:rsidRDefault="00A75CBE" w:rsidP="003E4B69">
      <w:pPr>
        <w:pStyle w:val="af1"/>
        <w:ind w:leftChars="200" w:left="420"/>
        <w:outlineLvl w:val="9"/>
        <w:rPr>
          <w:sz w:val="44"/>
          <w:szCs w:val="44"/>
        </w:rPr>
      </w:pPr>
    </w:p>
    <w:p w:rsidR="00A75CBE" w:rsidRDefault="00A75CBE" w:rsidP="003E4B69">
      <w:pPr>
        <w:pStyle w:val="af1"/>
        <w:ind w:leftChars="200" w:left="420"/>
        <w:outlineLvl w:val="9"/>
        <w:rPr>
          <w:sz w:val="44"/>
          <w:szCs w:val="44"/>
        </w:rPr>
      </w:pPr>
    </w:p>
    <w:p w:rsidR="00A75CBE" w:rsidRDefault="00A75CBE" w:rsidP="003E4B69">
      <w:pPr>
        <w:pStyle w:val="af1"/>
        <w:ind w:leftChars="200" w:left="420"/>
        <w:outlineLvl w:val="9"/>
        <w:rPr>
          <w:sz w:val="44"/>
          <w:szCs w:val="44"/>
        </w:rPr>
      </w:pPr>
    </w:p>
    <w:p w:rsidR="007F012D" w:rsidRDefault="007F012D" w:rsidP="003E4B69">
      <w:pPr>
        <w:pStyle w:val="af1"/>
        <w:ind w:leftChars="200" w:left="420"/>
        <w:outlineLvl w:val="9"/>
        <w:rPr>
          <w:sz w:val="44"/>
          <w:szCs w:val="44"/>
        </w:rPr>
      </w:pPr>
    </w:p>
    <w:p w:rsidR="007F012D" w:rsidRDefault="007F012D" w:rsidP="003E4B69">
      <w:pPr>
        <w:pStyle w:val="af1"/>
        <w:ind w:leftChars="200" w:left="420"/>
        <w:outlineLvl w:val="9"/>
        <w:rPr>
          <w:sz w:val="44"/>
          <w:szCs w:val="44"/>
        </w:rPr>
      </w:pPr>
    </w:p>
    <w:p w:rsidR="007F012D" w:rsidRDefault="007F012D" w:rsidP="003E4B69">
      <w:pPr>
        <w:pStyle w:val="af1"/>
        <w:ind w:leftChars="200" w:left="420"/>
        <w:outlineLvl w:val="9"/>
        <w:rPr>
          <w:sz w:val="44"/>
          <w:szCs w:val="44"/>
        </w:rPr>
      </w:pPr>
    </w:p>
    <w:p w:rsidR="00A75CBE" w:rsidRDefault="00A75CBE" w:rsidP="003E4B69">
      <w:pPr>
        <w:pStyle w:val="af1"/>
        <w:ind w:leftChars="200" w:left="420"/>
        <w:outlineLvl w:val="9"/>
        <w:rPr>
          <w:sz w:val="44"/>
          <w:szCs w:val="44"/>
        </w:rPr>
      </w:pPr>
    </w:p>
    <w:p w:rsidR="00A75CBE" w:rsidRDefault="00A75CBE" w:rsidP="003E4B69">
      <w:pPr>
        <w:pStyle w:val="af1"/>
        <w:ind w:leftChars="200" w:left="420"/>
        <w:outlineLvl w:val="9"/>
        <w:rPr>
          <w:sz w:val="44"/>
          <w:szCs w:val="44"/>
        </w:rPr>
      </w:pPr>
    </w:p>
    <w:p w:rsidR="00A75CBE" w:rsidRPr="00440AA9" w:rsidRDefault="00A75CBE" w:rsidP="00A75CBE">
      <w:pPr>
        <w:pStyle w:val="afa"/>
        <w:jc w:val="center"/>
        <w:rPr>
          <w:szCs w:val="21"/>
        </w:rPr>
      </w:pPr>
      <w:r w:rsidRPr="00440AA9">
        <w:rPr>
          <w:rFonts w:hint="eastAsia"/>
          <w:szCs w:val="21"/>
        </w:rPr>
        <w:t>上海黄金交易所</w:t>
      </w:r>
    </w:p>
    <w:p w:rsidR="00931C7A" w:rsidRDefault="00B3608A">
      <w:pPr>
        <w:pStyle w:val="afa"/>
        <w:jc w:val="center"/>
        <w:sectPr w:rsidR="00931C7A">
          <w:headerReference w:type="default" r:id="rId8"/>
          <w:footerReference w:type="default" r:id="rId9"/>
          <w:headerReference w:type="first" r:id="rId10"/>
          <w:pgSz w:w="11906" w:h="16838"/>
          <w:pgMar w:top="1440" w:right="1797" w:bottom="1440" w:left="1797" w:header="851" w:footer="992" w:gutter="0"/>
          <w:pgNumType w:fmt="lowerRoman" w:start="1"/>
          <w:cols w:space="720"/>
          <w:titlePg/>
          <w:docGrid w:type="lines" w:linePitch="312"/>
        </w:sectPr>
      </w:pPr>
      <w:r>
        <w:fldChar w:fldCharType="begin"/>
      </w:r>
      <w:r>
        <w:instrText xml:space="preserve"> DOCPROPERTY  DATE_M  \* MERGEFORMAT </w:instrText>
      </w:r>
      <w:r>
        <w:fldChar w:fldCharType="separate"/>
      </w:r>
      <w:r w:rsidR="00A318C8">
        <w:rPr>
          <w:rFonts w:hint="eastAsia"/>
        </w:rPr>
        <w:t>2018</w:t>
      </w:r>
      <w:r w:rsidR="00A318C8">
        <w:rPr>
          <w:rFonts w:hint="eastAsia"/>
        </w:rPr>
        <w:t>年</w:t>
      </w:r>
      <w:r w:rsidR="00A318C8">
        <w:rPr>
          <w:rFonts w:hint="eastAsia"/>
        </w:rPr>
        <w:t>0</w:t>
      </w:r>
      <w:r w:rsidR="00884822">
        <w:t>9</w:t>
      </w:r>
      <w:r w:rsidR="00A318C8">
        <w:rPr>
          <w:rFonts w:hint="eastAsia"/>
        </w:rPr>
        <w:t>月</w:t>
      </w:r>
      <w:r>
        <w:fldChar w:fldCharType="end"/>
      </w:r>
      <w:bookmarkStart w:id="9" w:name="_Toc233710405"/>
    </w:p>
    <w:p w:rsidR="00931C7A" w:rsidRPr="00931C7A" w:rsidRDefault="00931C7A" w:rsidP="00931C7A">
      <w:pPr>
        <w:wordWrap/>
        <w:ind w:firstLine="0"/>
        <w:jc w:val="both"/>
        <w:rPr>
          <w:rFonts w:cs="宋体"/>
          <w:b/>
          <w:bCs/>
          <w:color w:val="000000"/>
          <w:kern w:val="44"/>
          <w:sz w:val="28"/>
          <w:szCs w:val="28"/>
          <w:lang w:val="en-US"/>
        </w:rPr>
      </w:pPr>
      <w:r w:rsidRPr="00931C7A">
        <w:rPr>
          <w:rFonts w:cs="宋体" w:hint="eastAsia"/>
          <w:b/>
          <w:bCs/>
          <w:color w:val="000000"/>
          <w:kern w:val="44"/>
          <w:sz w:val="28"/>
          <w:szCs w:val="28"/>
          <w:lang w:val="en-US"/>
        </w:rPr>
        <w:lastRenderedPageBreak/>
        <w:t>版本历史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1276"/>
        <w:gridCol w:w="4536"/>
        <w:gridCol w:w="1751"/>
      </w:tblGrid>
      <w:tr w:rsidR="00931C7A" w:rsidRPr="00931C7A" w:rsidTr="006C30FE">
        <w:tc>
          <w:tcPr>
            <w:tcW w:w="959" w:type="dxa"/>
            <w:shd w:val="clear" w:color="auto" w:fill="F2F2F2"/>
            <w:vAlign w:val="center"/>
          </w:tcPr>
          <w:p w:rsidR="00931C7A" w:rsidRPr="00931C7A" w:rsidRDefault="00931C7A" w:rsidP="00931C7A">
            <w:pPr>
              <w:wordWrap/>
              <w:ind w:firstLine="0"/>
              <w:jc w:val="center"/>
              <w:rPr>
                <w:rFonts w:cs="黑体"/>
                <w:kern w:val="2"/>
                <w:szCs w:val="21"/>
                <w:lang w:val="en-US"/>
              </w:rPr>
            </w:pPr>
            <w:r w:rsidRPr="00931C7A">
              <w:rPr>
                <w:rFonts w:cs="黑体" w:hint="eastAsia"/>
                <w:kern w:val="2"/>
                <w:szCs w:val="22"/>
                <w:lang w:val="en-US"/>
              </w:rPr>
              <w:t>版本号</w:t>
            </w:r>
          </w:p>
        </w:tc>
        <w:tc>
          <w:tcPr>
            <w:tcW w:w="1276" w:type="dxa"/>
            <w:shd w:val="clear" w:color="auto" w:fill="F2F2F2"/>
            <w:vAlign w:val="center"/>
          </w:tcPr>
          <w:p w:rsidR="00931C7A" w:rsidRPr="00931C7A" w:rsidRDefault="00931C7A" w:rsidP="00931C7A">
            <w:pPr>
              <w:wordWrap/>
              <w:ind w:firstLine="0"/>
              <w:jc w:val="center"/>
              <w:rPr>
                <w:rFonts w:cs="黑体"/>
                <w:kern w:val="2"/>
                <w:szCs w:val="21"/>
                <w:lang w:val="en-US"/>
              </w:rPr>
            </w:pPr>
            <w:r w:rsidRPr="00931C7A">
              <w:rPr>
                <w:rFonts w:cs="黑体" w:hint="eastAsia"/>
                <w:kern w:val="2"/>
                <w:szCs w:val="22"/>
                <w:lang w:val="en-US"/>
              </w:rPr>
              <w:t>修改日期</w:t>
            </w:r>
          </w:p>
        </w:tc>
        <w:tc>
          <w:tcPr>
            <w:tcW w:w="4536" w:type="dxa"/>
            <w:shd w:val="clear" w:color="auto" w:fill="F2F2F2"/>
            <w:vAlign w:val="center"/>
          </w:tcPr>
          <w:p w:rsidR="00931C7A" w:rsidRPr="00931C7A" w:rsidRDefault="00931C7A" w:rsidP="00931C7A">
            <w:pPr>
              <w:wordWrap/>
              <w:ind w:firstLine="0"/>
              <w:jc w:val="center"/>
              <w:rPr>
                <w:rFonts w:cs="黑体"/>
                <w:kern w:val="2"/>
                <w:szCs w:val="21"/>
                <w:lang w:val="en-US"/>
              </w:rPr>
            </w:pPr>
            <w:r w:rsidRPr="00931C7A">
              <w:rPr>
                <w:rFonts w:cs="黑体" w:hint="eastAsia"/>
                <w:kern w:val="2"/>
                <w:szCs w:val="22"/>
                <w:lang w:val="en-US"/>
              </w:rPr>
              <w:t>描述</w:t>
            </w:r>
          </w:p>
        </w:tc>
        <w:tc>
          <w:tcPr>
            <w:tcW w:w="1751" w:type="dxa"/>
            <w:shd w:val="clear" w:color="auto" w:fill="F2F2F2"/>
            <w:vAlign w:val="center"/>
          </w:tcPr>
          <w:p w:rsidR="00931C7A" w:rsidRPr="00931C7A" w:rsidRDefault="00931C7A" w:rsidP="00931C7A">
            <w:pPr>
              <w:wordWrap/>
              <w:ind w:firstLine="0"/>
              <w:jc w:val="center"/>
              <w:rPr>
                <w:rFonts w:cs="黑体"/>
                <w:kern w:val="2"/>
                <w:szCs w:val="21"/>
                <w:lang w:val="en-US"/>
              </w:rPr>
            </w:pPr>
            <w:r w:rsidRPr="00931C7A">
              <w:rPr>
                <w:rFonts w:cs="黑体" w:hint="eastAsia"/>
                <w:kern w:val="2"/>
                <w:szCs w:val="22"/>
                <w:lang w:val="en-US"/>
              </w:rPr>
              <w:t>修订人</w:t>
            </w:r>
          </w:p>
        </w:tc>
      </w:tr>
      <w:tr w:rsidR="00931C7A" w:rsidRPr="00931C7A" w:rsidTr="006C30FE">
        <w:tc>
          <w:tcPr>
            <w:tcW w:w="959" w:type="dxa"/>
            <w:vAlign w:val="center"/>
          </w:tcPr>
          <w:p w:rsidR="00931C7A" w:rsidRPr="00931C7A" w:rsidRDefault="00931C7A" w:rsidP="00931C7A">
            <w:pPr>
              <w:wordWrap/>
              <w:ind w:firstLine="0"/>
              <w:jc w:val="center"/>
              <w:rPr>
                <w:rFonts w:cs="黑体"/>
                <w:kern w:val="2"/>
                <w:szCs w:val="21"/>
                <w:lang w:val="en-US"/>
              </w:rPr>
            </w:pPr>
            <w:r w:rsidRPr="00931C7A">
              <w:rPr>
                <w:rFonts w:cs="黑体" w:hint="eastAsia"/>
                <w:kern w:val="2"/>
                <w:szCs w:val="21"/>
                <w:lang w:val="en-US"/>
              </w:rPr>
              <w:t>V0.1</w:t>
            </w:r>
          </w:p>
        </w:tc>
        <w:tc>
          <w:tcPr>
            <w:tcW w:w="1276" w:type="dxa"/>
            <w:vAlign w:val="center"/>
          </w:tcPr>
          <w:p w:rsidR="00931C7A" w:rsidRPr="00931C7A" w:rsidRDefault="00931C7A" w:rsidP="00931C7A">
            <w:pPr>
              <w:wordWrap/>
              <w:ind w:firstLine="0"/>
              <w:jc w:val="center"/>
              <w:rPr>
                <w:rFonts w:cs="黑体"/>
                <w:kern w:val="2"/>
                <w:szCs w:val="21"/>
                <w:lang w:val="en-US"/>
              </w:rPr>
            </w:pPr>
            <w:r w:rsidRPr="00931C7A">
              <w:rPr>
                <w:rFonts w:cs="黑体" w:hint="eastAsia"/>
                <w:kern w:val="2"/>
                <w:szCs w:val="21"/>
                <w:lang w:val="en-US"/>
              </w:rPr>
              <w:t>201</w:t>
            </w:r>
            <w:r w:rsidRPr="00931C7A">
              <w:rPr>
                <w:rFonts w:cs="黑体"/>
                <w:kern w:val="2"/>
                <w:szCs w:val="21"/>
                <w:lang w:val="en-US"/>
              </w:rPr>
              <w:t>8-03-20</w:t>
            </w:r>
          </w:p>
        </w:tc>
        <w:tc>
          <w:tcPr>
            <w:tcW w:w="4536" w:type="dxa"/>
          </w:tcPr>
          <w:p w:rsidR="00931C7A" w:rsidRPr="00931C7A" w:rsidRDefault="00931C7A" w:rsidP="00931C7A">
            <w:pPr>
              <w:wordWrap/>
              <w:ind w:firstLine="0"/>
              <w:rPr>
                <w:rFonts w:cs="黑体"/>
                <w:kern w:val="2"/>
                <w:szCs w:val="21"/>
                <w:lang w:val="en-US"/>
              </w:rPr>
            </w:pPr>
            <w:r w:rsidRPr="00931C7A">
              <w:rPr>
                <w:rFonts w:cs="黑体" w:hint="eastAsia"/>
                <w:kern w:val="2"/>
                <w:szCs w:val="21"/>
                <w:lang w:val="en-US"/>
              </w:rPr>
              <w:t>初始版本</w:t>
            </w:r>
            <w:r w:rsidRPr="00931C7A">
              <w:rPr>
                <w:rFonts w:cs="黑体"/>
                <w:kern w:val="2"/>
                <w:szCs w:val="21"/>
                <w:lang w:val="en-US"/>
              </w:rPr>
              <w:t>编写</w:t>
            </w:r>
          </w:p>
        </w:tc>
        <w:tc>
          <w:tcPr>
            <w:tcW w:w="1751" w:type="dxa"/>
            <w:vAlign w:val="center"/>
          </w:tcPr>
          <w:p w:rsidR="00931C7A" w:rsidRPr="00931C7A" w:rsidRDefault="00931C7A" w:rsidP="00931C7A">
            <w:pPr>
              <w:wordWrap/>
              <w:ind w:firstLine="0"/>
              <w:jc w:val="center"/>
              <w:rPr>
                <w:rFonts w:cs="黑体"/>
                <w:kern w:val="2"/>
                <w:szCs w:val="21"/>
                <w:lang w:val="en-US"/>
              </w:rPr>
            </w:pPr>
            <w:proofErr w:type="gramStart"/>
            <w:r w:rsidRPr="00931C7A">
              <w:rPr>
                <w:rFonts w:cs="黑体" w:hint="eastAsia"/>
                <w:kern w:val="2"/>
                <w:szCs w:val="21"/>
                <w:lang w:val="en-US"/>
              </w:rPr>
              <w:t>接入</w:t>
            </w:r>
            <w:r w:rsidRPr="00931C7A">
              <w:rPr>
                <w:rFonts w:cs="黑体"/>
                <w:kern w:val="2"/>
                <w:szCs w:val="21"/>
                <w:lang w:val="en-US"/>
              </w:rPr>
              <w:t>组</w:t>
            </w:r>
            <w:proofErr w:type="gramEnd"/>
          </w:p>
        </w:tc>
      </w:tr>
      <w:tr w:rsidR="00931C7A" w:rsidRPr="00931C7A" w:rsidTr="006C30FE">
        <w:tc>
          <w:tcPr>
            <w:tcW w:w="959" w:type="dxa"/>
          </w:tcPr>
          <w:p w:rsidR="00931C7A" w:rsidRPr="00931C7A" w:rsidRDefault="005756CC" w:rsidP="00931C7A">
            <w:pPr>
              <w:wordWrap/>
              <w:ind w:firstLine="0"/>
              <w:jc w:val="center"/>
              <w:rPr>
                <w:rFonts w:cs="黑体"/>
                <w:kern w:val="2"/>
                <w:szCs w:val="22"/>
                <w:lang w:val="en-US"/>
              </w:rPr>
            </w:pPr>
            <w:r>
              <w:rPr>
                <w:rFonts w:cs="黑体" w:hint="eastAsia"/>
                <w:kern w:val="2"/>
                <w:szCs w:val="22"/>
                <w:lang w:val="en-US"/>
              </w:rPr>
              <w:t>V</w:t>
            </w:r>
            <w:r>
              <w:rPr>
                <w:rFonts w:cs="黑体"/>
                <w:kern w:val="2"/>
                <w:szCs w:val="22"/>
                <w:lang w:val="en-US"/>
              </w:rPr>
              <w:t>2.0</w:t>
            </w:r>
          </w:p>
        </w:tc>
        <w:tc>
          <w:tcPr>
            <w:tcW w:w="1276" w:type="dxa"/>
          </w:tcPr>
          <w:p w:rsidR="00931C7A" w:rsidRPr="00931C7A" w:rsidRDefault="005756CC" w:rsidP="00931C7A">
            <w:pPr>
              <w:wordWrap/>
              <w:ind w:firstLine="0"/>
              <w:jc w:val="center"/>
              <w:rPr>
                <w:rFonts w:cs="黑体"/>
                <w:kern w:val="2"/>
                <w:szCs w:val="22"/>
                <w:lang w:val="en-US"/>
              </w:rPr>
            </w:pPr>
            <w:r>
              <w:rPr>
                <w:rFonts w:cs="黑体" w:hint="eastAsia"/>
                <w:kern w:val="2"/>
                <w:szCs w:val="22"/>
                <w:lang w:val="en-US"/>
              </w:rPr>
              <w:t>2</w:t>
            </w:r>
            <w:r>
              <w:rPr>
                <w:rFonts w:cs="黑体"/>
                <w:kern w:val="2"/>
                <w:szCs w:val="22"/>
                <w:lang w:val="en-US"/>
              </w:rPr>
              <w:t>018-07-05</w:t>
            </w:r>
          </w:p>
        </w:tc>
        <w:tc>
          <w:tcPr>
            <w:tcW w:w="4536" w:type="dxa"/>
          </w:tcPr>
          <w:p w:rsidR="00931C7A" w:rsidRDefault="005756CC" w:rsidP="00931C7A">
            <w:pPr>
              <w:wordWrap/>
              <w:ind w:firstLine="0"/>
              <w:rPr>
                <w:rFonts w:ascii="Verdana" w:hAnsi="Verdana" w:cs="宋体"/>
                <w:szCs w:val="21"/>
                <w:lang w:val="en-US"/>
              </w:rPr>
            </w:pPr>
            <w:r>
              <w:rPr>
                <w:rFonts w:ascii="Verdana" w:hAnsi="Verdana" w:cs="宋体"/>
                <w:szCs w:val="21"/>
                <w:lang w:val="en-US"/>
              </w:rPr>
              <w:t>service</w:t>
            </w:r>
            <w:r>
              <w:rPr>
                <w:rFonts w:ascii="Verdana" w:hAnsi="Verdana" w:cs="宋体" w:hint="eastAsia"/>
                <w:szCs w:val="21"/>
                <w:lang w:val="en-US"/>
              </w:rPr>
              <w:t>增加启停回调函数</w:t>
            </w:r>
            <w:r w:rsidR="004B393F">
              <w:rPr>
                <w:rFonts w:ascii="Verdana" w:hAnsi="Verdana" w:cs="宋体" w:hint="eastAsia"/>
                <w:szCs w:val="21"/>
                <w:lang w:val="en-US"/>
              </w:rPr>
              <w:t>。</w:t>
            </w:r>
          </w:p>
          <w:p w:rsidR="004B393F" w:rsidRPr="00931C7A" w:rsidRDefault="004B393F" w:rsidP="00931C7A">
            <w:pPr>
              <w:wordWrap/>
              <w:ind w:firstLine="0"/>
              <w:rPr>
                <w:rFonts w:ascii="Verdana" w:hAnsi="Verdana" w:cs="宋体"/>
                <w:szCs w:val="21"/>
                <w:lang w:val="en-US"/>
              </w:rPr>
            </w:pPr>
            <w:proofErr w:type="spellStart"/>
            <w:r>
              <w:rPr>
                <w:rFonts w:ascii="Verdana" w:hAnsi="Verdana" w:cs="宋体" w:hint="eastAsia"/>
                <w:szCs w:val="21"/>
                <w:lang w:val="en-US"/>
              </w:rPr>
              <w:t>api</w:t>
            </w:r>
            <w:proofErr w:type="spellEnd"/>
            <w:r>
              <w:rPr>
                <w:rFonts w:ascii="Verdana" w:hAnsi="Verdana" w:cs="宋体" w:hint="eastAsia"/>
                <w:szCs w:val="21"/>
                <w:lang w:val="en-US"/>
              </w:rPr>
              <w:t>版本号：</w:t>
            </w:r>
            <w:r>
              <w:rPr>
                <w:rFonts w:ascii="Verdana" w:hAnsi="Verdana" w:cs="宋体" w:hint="eastAsia"/>
                <w:szCs w:val="21"/>
                <w:lang w:val="en-US"/>
              </w:rPr>
              <w:t>2</w:t>
            </w:r>
            <w:r>
              <w:rPr>
                <w:rFonts w:ascii="Verdana" w:hAnsi="Verdana" w:cs="宋体"/>
                <w:szCs w:val="21"/>
                <w:lang w:val="en-US"/>
              </w:rPr>
              <w:t>.0.0</w:t>
            </w:r>
          </w:p>
        </w:tc>
        <w:tc>
          <w:tcPr>
            <w:tcW w:w="1751" w:type="dxa"/>
          </w:tcPr>
          <w:p w:rsidR="00931C7A" w:rsidRPr="00931C7A" w:rsidRDefault="005756CC" w:rsidP="00931C7A">
            <w:pPr>
              <w:wordWrap/>
              <w:ind w:firstLine="0"/>
              <w:jc w:val="center"/>
              <w:rPr>
                <w:rFonts w:cs="黑体"/>
                <w:kern w:val="2"/>
                <w:szCs w:val="21"/>
                <w:lang w:val="en-US"/>
              </w:rPr>
            </w:pPr>
            <w:proofErr w:type="gramStart"/>
            <w:r w:rsidRPr="00931C7A">
              <w:rPr>
                <w:rFonts w:cs="黑体" w:hint="eastAsia"/>
                <w:kern w:val="2"/>
                <w:szCs w:val="21"/>
                <w:lang w:val="en-US"/>
              </w:rPr>
              <w:t>接入</w:t>
            </w:r>
            <w:r w:rsidRPr="00931C7A">
              <w:rPr>
                <w:rFonts w:cs="黑体"/>
                <w:kern w:val="2"/>
                <w:szCs w:val="21"/>
                <w:lang w:val="en-US"/>
              </w:rPr>
              <w:t>组</w:t>
            </w:r>
            <w:proofErr w:type="gramEnd"/>
          </w:p>
        </w:tc>
      </w:tr>
      <w:tr w:rsidR="00170F4C" w:rsidRPr="00931C7A" w:rsidTr="006C30FE">
        <w:tc>
          <w:tcPr>
            <w:tcW w:w="959" w:type="dxa"/>
          </w:tcPr>
          <w:p w:rsidR="00170F4C" w:rsidRDefault="00170F4C" w:rsidP="00931C7A">
            <w:pPr>
              <w:wordWrap/>
              <w:ind w:firstLine="0"/>
              <w:jc w:val="center"/>
              <w:rPr>
                <w:rFonts w:cs="黑体"/>
                <w:kern w:val="2"/>
                <w:szCs w:val="22"/>
                <w:lang w:val="en-US"/>
              </w:rPr>
            </w:pPr>
            <w:r>
              <w:rPr>
                <w:rFonts w:cs="黑体"/>
                <w:kern w:val="2"/>
                <w:szCs w:val="22"/>
                <w:lang w:val="en-US"/>
              </w:rPr>
              <w:t>V2.1</w:t>
            </w:r>
          </w:p>
        </w:tc>
        <w:tc>
          <w:tcPr>
            <w:tcW w:w="1276" w:type="dxa"/>
          </w:tcPr>
          <w:p w:rsidR="00170F4C" w:rsidRDefault="00170F4C" w:rsidP="00931C7A">
            <w:pPr>
              <w:wordWrap/>
              <w:ind w:firstLine="0"/>
              <w:jc w:val="center"/>
              <w:rPr>
                <w:rFonts w:cs="黑体"/>
                <w:kern w:val="2"/>
                <w:szCs w:val="22"/>
                <w:lang w:val="en-US"/>
              </w:rPr>
            </w:pPr>
            <w:r>
              <w:rPr>
                <w:rFonts w:cs="黑体" w:hint="eastAsia"/>
                <w:kern w:val="2"/>
                <w:szCs w:val="22"/>
                <w:lang w:val="en-US"/>
              </w:rPr>
              <w:t>2</w:t>
            </w:r>
            <w:r>
              <w:rPr>
                <w:rFonts w:cs="黑体"/>
                <w:kern w:val="2"/>
                <w:szCs w:val="22"/>
                <w:lang w:val="en-US"/>
              </w:rPr>
              <w:t>018-09-17</w:t>
            </w:r>
          </w:p>
        </w:tc>
        <w:tc>
          <w:tcPr>
            <w:tcW w:w="4536" w:type="dxa"/>
          </w:tcPr>
          <w:p w:rsidR="00170F4C" w:rsidRDefault="00B12B0A" w:rsidP="00931C7A">
            <w:pPr>
              <w:wordWrap/>
              <w:ind w:firstLine="0"/>
              <w:rPr>
                <w:rFonts w:ascii="Verdana" w:hAnsi="Verdana" w:cs="宋体"/>
                <w:szCs w:val="21"/>
                <w:lang w:val="en-US"/>
              </w:rPr>
            </w:pPr>
            <w:proofErr w:type="spellStart"/>
            <w:r>
              <w:rPr>
                <w:rFonts w:ascii="Verdana" w:hAnsi="Verdana" w:cs="宋体"/>
                <w:szCs w:val="21"/>
                <w:lang w:val="en-US"/>
              </w:rPr>
              <w:t>sge_service_create</w:t>
            </w:r>
            <w:proofErr w:type="spellEnd"/>
            <w:r>
              <w:rPr>
                <w:rFonts w:ascii="Verdana" w:hAnsi="Verdana" w:cs="宋体" w:hint="eastAsia"/>
                <w:szCs w:val="21"/>
                <w:lang w:val="en-US"/>
              </w:rPr>
              <w:t>添加</w:t>
            </w:r>
            <w:proofErr w:type="spellStart"/>
            <w:r>
              <w:rPr>
                <w:rFonts w:ascii="Verdana" w:hAnsi="Verdana" w:cs="宋体" w:hint="eastAsia"/>
                <w:szCs w:val="21"/>
                <w:lang w:val="en-US"/>
              </w:rPr>
              <w:t>servcie</w:t>
            </w:r>
            <w:proofErr w:type="spellEnd"/>
            <w:r>
              <w:rPr>
                <w:rFonts w:ascii="Verdana" w:hAnsi="Verdana" w:cs="宋体" w:hint="eastAsia"/>
                <w:szCs w:val="21"/>
                <w:lang w:val="en-US"/>
              </w:rPr>
              <w:t>运行前和停止后回</w:t>
            </w:r>
            <w:proofErr w:type="gramStart"/>
            <w:r>
              <w:rPr>
                <w:rFonts w:ascii="Verdana" w:hAnsi="Verdana" w:cs="宋体" w:hint="eastAsia"/>
                <w:szCs w:val="21"/>
                <w:lang w:val="en-US"/>
              </w:rPr>
              <w:t>调函数</w:t>
            </w:r>
            <w:proofErr w:type="gramEnd"/>
            <w:r>
              <w:rPr>
                <w:rFonts w:ascii="Verdana" w:hAnsi="Verdana" w:cs="宋体" w:hint="eastAsia"/>
                <w:szCs w:val="21"/>
                <w:lang w:val="en-US"/>
              </w:rPr>
              <w:t>注册。</w:t>
            </w:r>
          </w:p>
          <w:p w:rsidR="00B12B0A" w:rsidRDefault="00B12B0A" w:rsidP="00931C7A">
            <w:pPr>
              <w:wordWrap/>
              <w:ind w:firstLine="0"/>
              <w:rPr>
                <w:rFonts w:ascii="Verdana" w:hAnsi="Verdana" w:cs="宋体"/>
                <w:szCs w:val="21"/>
                <w:lang w:val="en-US"/>
              </w:rPr>
            </w:pPr>
            <w:r>
              <w:rPr>
                <w:rFonts w:ascii="Verdana" w:hAnsi="Verdana" w:cs="宋体" w:hint="eastAsia"/>
                <w:szCs w:val="21"/>
                <w:lang w:val="en-US"/>
              </w:rPr>
              <w:t>新增</w:t>
            </w:r>
            <w:proofErr w:type="spellStart"/>
            <w:r>
              <w:rPr>
                <w:rFonts w:ascii="Verdana" w:hAnsi="Verdana" w:cs="宋体" w:hint="eastAsia"/>
                <w:szCs w:val="21"/>
                <w:lang w:val="en-US"/>
              </w:rPr>
              <w:t>s</w:t>
            </w:r>
            <w:r>
              <w:rPr>
                <w:rFonts w:ascii="Verdana" w:hAnsi="Verdana" w:cs="宋体"/>
                <w:szCs w:val="21"/>
                <w:lang w:val="en-US"/>
              </w:rPr>
              <w:t>ge_session_create</w:t>
            </w:r>
            <w:proofErr w:type="spellEnd"/>
            <w:r>
              <w:rPr>
                <w:rFonts w:ascii="Verdana" w:hAnsi="Verdana" w:cs="宋体" w:hint="eastAsia"/>
                <w:szCs w:val="21"/>
                <w:lang w:val="en-US"/>
              </w:rPr>
              <w:t>和</w:t>
            </w:r>
            <w:proofErr w:type="spellStart"/>
            <w:r>
              <w:rPr>
                <w:rFonts w:ascii="Verdana" w:hAnsi="Verdana" w:cs="宋体" w:hint="eastAsia"/>
                <w:szCs w:val="21"/>
                <w:lang w:val="en-US"/>
              </w:rPr>
              <w:t>sge_session_destroy</w:t>
            </w:r>
            <w:proofErr w:type="spellEnd"/>
            <w:r>
              <w:rPr>
                <w:rFonts w:ascii="Verdana" w:hAnsi="Verdana" w:cs="宋体" w:hint="eastAsia"/>
                <w:szCs w:val="21"/>
                <w:lang w:val="en-US"/>
              </w:rPr>
              <w:t>接口</w:t>
            </w:r>
            <w:r w:rsidR="00760952">
              <w:rPr>
                <w:rFonts w:ascii="Verdana" w:hAnsi="Verdana" w:cs="宋体" w:hint="eastAsia"/>
                <w:szCs w:val="21"/>
                <w:lang w:val="en-US"/>
              </w:rPr>
              <w:t>，修改</w:t>
            </w:r>
            <w:proofErr w:type="spellStart"/>
            <w:r w:rsidR="00760952">
              <w:rPr>
                <w:rFonts w:ascii="Verdana" w:hAnsi="Verdana" w:cs="宋体" w:hint="eastAsia"/>
                <w:szCs w:val="21"/>
                <w:lang w:val="en-US"/>
              </w:rPr>
              <w:t>sge_session_</w:t>
            </w:r>
            <w:r w:rsidR="00760952">
              <w:rPr>
                <w:rFonts w:ascii="Verdana" w:hAnsi="Verdana" w:cs="宋体"/>
                <w:szCs w:val="21"/>
                <w:lang w:val="en-US"/>
              </w:rPr>
              <w:t>connect</w:t>
            </w:r>
            <w:proofErr w:type="spellEnd"/>
            <w:r w:rsidR="00760952">
              <w:rPr>
                <w:rFonts w:ascii="Verdana" w:hAnsi="Verdana" w:cs="宋体" w:hint="eastAsia"/>
                <w:szCs w:val="21"/>
                <w:lang w:val="en-US"/>
              </w:rPr>
              <w:t>接口</w:t>
            </w:r>
          </w:p>
          <w:p w:rsidR="002A2D37" w:rsidRDefault="002A2D37" w:rsidP="00931C7A">
            <w:pPr>
              <w:wordWrap/>
              <w:ind w:firstLine="0"/>
              <w:rPr>
                <w:rFonts w:ascii="Verdana" w:hAnsi="Verdana" w:cs="宋体"/>
                <w:szCs w:val="21"/>
                <w:lang w:val="en-US"/>
              </w:rPr>
            </w:pPr>
            <w:proofErr w:type="spellStart"/>
            <w:r>
              <w:rPr>
                <w:rFonts w:ascii="Verdana" w:hAnsi="Verdana" w:cs="宋体" w:hint="eastAsia"/>
                <w:szCs w:val="21"/>
                <w:lang w:val="en-US"/>
              </w:rPr>
              <w:t>api</w:t>
            </w:r>
            <w:proofErr w:type="spellEnd"/>
            <w:r>
              <w:rPr>
                <w:rFonts w:ascii="Verdana" w:hAnsi="Verdana" w:cs="宋体" w:hint="eastAsia"/>
                <w:szCs w:val="21"/>
                <w:lang w:val="en-US"/>
              </w:rPr>
              <w:t>版本号：</w:t>
            </w:r>
            <w:r>
              <w:rPr>
                <w:rFonts w:ascii="Verdana" w:hAnsi="Verdana" w:cs="宋体" w:hint="eastAsia"/>
                <w:szCs w:val="21"/>
                <w:lang w:val="en-US"/>
              </w:rPr>
              <w:t>2</w:t>
            </w:r>
            <w:r>
              <w:rPr>
                <w:rFonts w:ascii="Verdana" w:hAnsi="Verdana" w:cs="宋体"/>
                <w:szCs w:val="21"/>
                <w:lang w:val="en-US"/>
              </w:rPr>
              <w:t>.0.1</w:t>
            </w:r>
          </w:p>
        </w:tc>
        <w:tc>
          <w:tcPr>
            <w:tcW w:w="1751" w:type="dxa"/>
          </w:tcPr>
          <w:p w:rsidR="00170F4C" w:rsidRPr="00931C7A" w:rsidRDefault="00C137D9" w:rsidP="00931C7A">
            <w:pPr>
              <w:wordWrap/>
              <w:ind w:firstLine="0"/>
              <w:jc w:val="center"/>
              <w:rPr>
                <w:rFonts w:cs="黑体"/>
                <w:kern w:val="2"/>
                <w:szCs w:val="21"/>
                <w:lang w:val="en-US"/>
              </w:rPr>
            </w:pPr>
            <w:proofErr w:type="gramStart"/>
            <w:r w:rsidRPr="00931C7A">
              <w:rPr>
                <w:rFonts w:cs="黑体" w:hint="eastAsia"/>
                <w:kern w:val="2"/>
                <w:szCs w:val="21"/>
                <w:lang w:val="en-US"/>
              </w:rPr>
              <w:t>接入</w:t>
            </w:r>
            <w:r w:rsidRPr="00931C7A">
              <w:rPr>
                <w:rFonts w:cs="黑体"/>
                <w:kern w:val="2"/>
                <w:szCs w:val="21"/>
                <w:lang w:val="en-US"/>
              </w:rPr>
              <w:t>组</w:t>
            </w:r>
            <w:proofErr w:type="gramEnd"/>
          </w:p>
        </w:tc>
      </w:tr>
      <w:tr w:rsidR="00F0638F" w:rsidRPr="00931C7A" w:rsidTr="006C30FE">
        <w:trPr>
          <w:ins w:id="10" w:author="DELL-PC" w:date="2018-10-17T09:33:00Z"/>
        </w:trPr>
        <w:tc>
          <w:tcPr>
            <w:tcW w:w="959" w:type="dxa"/>
          </w:tcPr>
          <w:p w:rsidR="00F0638F" w:rsidRDefault="00F0638F" w:rsidP="00931C7A">
            <w:pPr>
              <w:wordWrap/>
              <w:ind w:firstLine="0"/>
              <w:jc w:val="center"/>
              <w:rPr>
                <w:ins w:id="11" w:author="DELL-PC" w:date="2018-10-17T09:33:00Z"/>
                <w:rFonts w:cs="黑体"/>
                <w:kern w:val="2"/>
                <w:szCs w:val="22"/>
                <w:lang w:val="en-US"/>
              </w:rPr>
            </w:pPr>
            <w:ins w:id="12" w:author="DELL-PC" w:date="2018-10-17T09:33:00Z">
              <w:r>
                <w:rPr>
                  <w:rFonts w:cs="黑体" w:hint="eastAsia"/>
                  <w:kern w:val="2"/>
                  <w:szCs w:val="22"/>
                  <w:lang w:val="en-US"/>
                </w:rPr>
                <w:t>V</w:t>
              </w:r>
              <w:r>
                <w:rPr>
                  <w:rFonts w:cs="黑体"/>
                  <w:kern w:val="2"/>
                  <w:szCs w:val="22"/>
                  <w:lang w:val="en-US"/>
                </w:rPr>
                <w:t>2.2</w:t>
              </w:r>
            </w:ins>
          </w:p>
        </w:tc>
        <w:tc>
          <w:tcPr>
            <w:tcW w:w="1276" w:type="dxa"/>
          </w:tcPr>
          <w:p w:rsidR="00F0638F" w:rsidRDefault="00F0638F" w:rsidP="00931C7A">
            <w:pPr>
              <w:wordWrap/>
              <w:ind w:firstLine="0"/>
              <w:jc w:val="center"/>
              <w:rPr>
                <w:ins w:id="13" w:author="DELL-PC" w:date="2018-10-17T09:33:00Z"/>
                <w:rFonts w:cs="黑体"/>
                <w:kern w:val="2"/>
                <w:szCs w:val="22"/>
                <w:lang w:val="en-US"/>
              </w:rPr>
            </w:pPr>
            <w:ins w:id="14" w:author="DELL-PC" w:date="2018-10-17T09:33:00Z">
              <w:r>
                <w:rPr>
                  <w:rFonts w:cs="黑体" w:hint="eastAsia"/>
                  <w:kern w:val="2"/>
                  <w:szCs w:val="22"/>
                  <w:lang w:val="en-US"/>
                </w:rPr>
                <w:t>2</w:t>
              </w:r>
              <w:r>
                <w:rPr>
                  <w:rFonts w:cs="黑体"/>
                  <w:kern w:val="2"/>
                  <w:szCs w:val="22"/>
                  <w:lang w:val="en-US"/>
                </w:rPr>
                <w:t>018-10-17</w:t>
              </w:r>
            </w:ins>
          </w:p>
        </w:tc>
        <w:tc>
          <w:tcPr>
            <w:tcW w:w="4536" w:type="dxa"/>
          </w:tcPr>
          <w:p w:rsidR="00F0638F" w:rsidRDefault="00B34E4A" w:rsidP="00931C7A">
            <w:pPr>
              <w:wordWrap/>
              <w:ind w:firstLine="0"/>
              <w:rPr>
                <w:ins w:id="15" w:author="DELL-PC" w:date="2018-10-17T11:13:00Z"/>
                <w:rFonts w:ascii="Verdana" w:hAnsi="Verdana" w:cs="宋体"/>
                <w:szCs w:val="21"/>
                <w:lang w:val="en-US"/>
              </w:rPr>
            </w:pPr>
            <w:bookmarkStart w:id="16" w:name="_GoBack"/>
            <w:ins w:id="17" w:author="DELL-PC" w:date="2018-10-17T11:14:00Z">
              <w:r>
                <w:rPr>
                  <w:rFonts w:ascii="Verdana" w:hAnsi="Verdana" w:cs="宋体" w:hint="eastAsia"/>
                  <w:szCs w:val="21"/>
                  <w:lang w:val="en-US"/>
                </w:rPr>
                <w:t>更新</w:t>
              </w:r>
            </w:ins>
            <w:proofErr w:type="spellStart"/>
            <w:ins w:id="18" w:author="DELL-PC" w:date="2018-10-17T09:33:00Z">
              <w:r w:rsidR="00F0638F">
                <w:rPr>
                  <w:rFonts w:ascii="Verdana" w:hAnsi="Verdana" w:cs="宋体" w:hint="eastAsia"/>
                  <w:szCs w:val="21"/>
                  <w:lang w:val="en-US"/>
                </w:rPr>
                <w:t>api</w:t>
              </w:r>
              <w:proofErr w:type="spellEnd"/>
              <w:r w:rsidR="00F0638F">
                <w:rPr>
                  <w:rFonts w:ascii="Verdana" w:hAnsi="Verdana" w:cs="宋体" w:hint="eastAsia"/>
                  <w:szCs w:val="21"/>
                  <w:lang w:val="en-US"/>
                </w:rPr>
                <w:t>版本号：</w:t>
              </w:r>
              <w:r w:rsidR="00F0638F">
                <w:rPr>
                  <w:rFonts w:ascii="Verdana" w:hAnsi="Verdana" w:cs="宋体" w:hint="eastAsia"/>
                  <w:szCs w:val="21"/>
                  <w:lang w:val="en-US"/>
                </w:rPr>
                <w:t>2</w:t>
              </w:r>
              <w:r w:rsidR="00F0638F">
                <w:rPr>
                  <w:rFonts w:ascii="Verdana" w:hAnsi="Verdana" w:cs="宋体"/>
                  <w:szCs w:val="21"/>
                  <w:lang w:val="en-US"/>
                </w:rPr>
                <w:t>.0.2</w:t>
              </w:r>
            </w:ins>
            <w:ins w:id="19" w:author="DELL-PC" w:date="2018-10-17T11:14:00Z">
              <w:r>
                <w:rPr>
                  <w:rFonts w:ascii="Verdana" w:hAnsi="Verdana" w:cs="宋体" w:hint="eastAsia"/>
                  <w:szCs w:val="21"/>
                  <w:lang w:val="en-US"/>
                </w:rPr>
                <w:t>。</w:t>
              </w:r>
            </w:ins>
          </w:p>
          <w:p w:rsidR="00B34E4A" w:rsidRDefault="00B34E4A" w:rsidP="00931C7A">
            <w:pPr>
              <w:wordWrap/>
              <w:ind w:firstLine="0"/>
              <w:rPr>
                <w:ins w:id="20" w:author="DELL-PC" w:date="2018-10-17T09:33:00Z"/>
                <w:rFonts w:ascii="Verdana" w:hAnsi="Verdana" w:cs="宋体"/>
                <w:szCs w:val="21"/>
                <w:lang w:val="en-US"/>
              </w:rPr>
            </w:pPr>
            <w:ins w:id="21" w:author="DELL-PC" w:date="2018-10-17T11:13:00Z">
              <w:r>
                <w:rPr>
                  <w:rFonts w:ascii="Verdana" w:hAnsi="Verdana" w:cs="宋体" w:hint="eastAsia"/>
                  <w:szCs w:val="21"/>
                  <w:lang w:val="en-US"/>
                </w:rPr>
                <w:t>修改</w:t>
              </w:r>
              <w:proofErr w:type="spellStart"/>
              <w:r w:rsidRPr="00374134">
                <w:rPr>
                  <w:rFonts w:ascii="Verdana" w:hAnsi="Verdana" w:cs="宋体"/>
                  <w:szCs w:val="21"/>
                  <w:lang w:val="en-US"/>
                  <w:rPrChange w:id="22" w:author="DELL-PC" w:date="2019-09-19T16:47:00Z">
                    <w:rPr>
                      <w:lang w:val="en-US"/>
                    </w:rPr>
                  </w:rPrChange>
                </w:rPr>
                <w:t>sge_service_create</w:t>
              </w:r>
              <w:proofErr w:type="spellEnd"/>
              <w:r w:rsidRPr="00374134">
                <w:rPr>
                  <w:rFonts w:ascii="Verdana" w:hAnsi="Verdana" w:cs="宋体" w:hint="eastAsia"/>
                  <w:szCs w:val="21"/>
                  <w:lang w:val="en-US"/>
                  <w:rPrChange w:id="23" w:author="DELL-PC" w:date="2019-09-19T16:47:00Z">
                    <w:rPr>
                      <w:rFonts w:hint="eastAsia"/>
                      <w:lang w:val="en-US"/>
                    </w:rPr>
                  </w:rPrChange>
                </w:rPr>
                <w:t>接口，日志由用户在</w:t>
              </w:r>
            </w:ins>
            <w:proofErr w:type="spellStart"/>
            <w:ins w:id="24" w:author="DELL-PC" w:date="2018-10-17T11:14:00Z">
              <w:r>
                <w:rPr>
                  <w:rFonts w:ascii="Verdana" w:hAnsi="Verdana" w:cs="宋体" w:hint="eastAsia"/>
                  <w:szCs w:val="21"/>
                  <w:lang w:val="en-US"/>
                </w:rPr>
                <w:t>on_b</w:t>
              </w:r>
              <w:r>
                <w:rPr>
                  <w:rFonts w:ascii="Verdana" w:hAnsi="Verdana" w:cs="宋体"/>
                  <w:szCs w:val="21"/>
                  <w:lang w:val="en-US"/>
                </w:rPr>
                <w:t>efore_run</w:t>
              </w:r>
              <w:proofErr w:type="spellEnd"/>
              <w:r>
                <w:rPr>
                  <w:rFonts w:ascii="Verdana" w:hAnsi="Verdana" w:cs="宋体"/>
                  <w:szCs w:val="21"/>
                  <w:lang w:val="en-US"/>
                </w:rPr>
                <w:t>_</w:t>
              </w:r>
              <w:r>
                <w:rPr>
                  <w:rFonts w:ascii="Verdana" w:hAnsi="Verdana" w:cs="宋体" w:hint="eastAsia"/>
                  <w:szCs w:val="21"/>
                  <w:lang w:val="en-US"/>
                </w:rPr>
                <w:t>中初始化。</w:t>
              </w:r>
            </w:ins>
          </w:p>
          <w:p w:rsidR="00F0638F" w:rsidRDefault="00F0638F" w:rsidP="00931C7A">
            <w:pPr>
              <w:wordWrap/>
              <w:ind w:firstLine="0"/>
              <w:rPr>
                <w:ins w:id="25" w:author="DELL-PC" w:date="2018-10-17T09:34:00Z"/>
                <w:rFonts w:ascii="Verdana" w:hAnsi="Verdana" w:cs="宋体"/>
                <w:szCs w:val="21"/>
                <w:lang w:val="en-US"/>
              </w:rPr>
            </w:pPr>
            <w:ins w:id="26" w:author="DELL-PC" w:date="2018-10-17T09:33:00Z">
              <w:r>
                <w:rPr>
                  <w:rFonts w:ascii="Verdana" w:hAnsi="Verdana" w:cs="宋体" w:hint="eastAsia"/>
                  <w:szCs w:val="21"/>
                  <w:lang w:val="en-US"/>
                </w:rPr>
                <w:t>新增</w:t>
              </w:r>
            </w:ins>
            <w:proofErr w:type="spellStart"/>
            <w:ins w:id="27" w:author="DELL-PC" w:date="2018-10-17T09:34:00Z">
              <w:r>
                <w:rPr>
                  <w:rFonts w:ascii="Verdana" w:hAnsi="Verdana" w:cs="宋体" w:hint="eastAsia"/>
                  <w:szCs w:val="21"/>
                  <w:lang w:val="en-US"/>
                </w:rPr>
                <w:t>on_b</w:t>
              </w:r>
              <w:r>
                <w:rPr>
                  <w:rFonts w:ascii="Verdana" w:hAnsi="Verdana" w:cs="宋体"/>
                  <w:szCs w:val="21"/>
                  <w:lang w:val="en-US"/>
                </w:rPr>
                <w:t>efore_run</w:t>
              </w:r>
              <w:proofErr w:type="spellEnd"/>
              <w:r>
                <w:rPr>
                  <w:rFonts w:ascii="Verdana" w:hAnsi="Verdana" w:cs="宋体"/>
                  <w:szCs w:val="21"/>
                  <w:lang w:val="en-US"/>
                </w:rPr>
                <w:t>_</w:t>
              </w:r>
              <w:r>
                <w:rPr>
                  <w:rFonts w:ascii="Verdana" w:hAnsi="Verdana" w:cs="宋体" w:hint="eastAsia"/>
                  <w:szCs w:val="21"/>
                  <w:lang w:val="en-US"/>
                </w:rPr>
                <w:t>回调说明</w:t>
              </w:r>
            </w:ins>
            <w:ins w:id="28" w:author="DELL-PC" w:date="2018-10-17T11:14:00Z">
              <w:r w:rsidR="00B34E4A">
                <w:rPr>
                  <w:rFonts w:ascii="Verdana" w:hAnsi="Verdana" w:cs="宋体" w:hint="eastAsia"/>
                  <w:szCs w:val="21"/>
                  <w:lang w:val="en-US"/>
                </w:rPr>
                <w:t>。</w:t>
              </w:r>
            </w:ins>
          </w:p>
          <w:p w:rsidR="00F0638F" w:rsidRDefault="00F0638F" w:rsidP="00931C7A">
            <w:pPr>
              <w:wordWrap/>
              <w:ind w:firstLine="0"/>
              <w:rPr>
                <w:ins w:id="29" w:author="DELL-PC" w:date="2018-10-17T09:35:00Z"/>
                <w:rFonts w:ascii="Verdana" w:hAnsi="Verdana" w:cs="宋体"/>
                <w:szCs w:val="21"/>
                <w:lang w:val="en-US"/>
              </w:rPr>
            </w:pPr>
            <w:ins w:id="30" w:author="DELL-PC" w:date="2018-10-17T09:34:00Z">
              <w:r>
                <w:rPr>
                  <w:rFonts w:ascii="Verdana" w:hAnsi="Verdana" w:cs="宋体" w:hint="eastAsia"/>
                  <w:szCs w:val="21"/>
                  <w:lang w:val="en-US"/>
                </w:rPr>
                <w:t>新增</w:t>
              </w:r>
              <w:proofErr w:type="spellStart"/>
              <w:r>
                <w:rPr>
                  <w:rFonts w:ascii="Verdana" w:hAnsi="Verdana" w:cs="宋体" w:hint="eastAsia"/>
                  <w:szCs w:val="21"/>
                  <w:lang w:val="en-US"/>
                </w:rPr>
                <w:t>on_</w:t>
              </w:r>
            </w:ins>
            <w:ins w:id="31" w:author="DELL-PC" w:date="2018-10-17T09:35:00Z">
              <w:r>
                <w:rPr>
                  <w:rFonts w:ascii="Verdana" w:hAnsi="Verdana" w:cs="宋体"/>
                  <w:szCs w:val="21"/>
                  <w:lang w:val="en-US"/>
                </w:rPr>
                <w:t>after</w:t>
              </w:r>
            </w:ins>
            <w:ins w:id="32" w:author="DELL-PC" w:date="2018-10-17T09:34:00Z">
              <w:r>
                <w:rPr>
                  <w:rFonts w:ascii="Verdana" w:hAnsi="Verdana" w:cs="宋体"/>
                  <w:szCs w:val="21"/>
                  <w:lang w:val="en-US"/>
                </w:rPr>
                <w:t>_run</w:t>
              </w:r>
              <w:proofErr w:type="spellEnd"/>
              <w:r>
                <w:rPr>
                  <w:rFonts w:ascii="Verdana" w:hAnsi="Verdana" w:cs="宋体"/>
                  <w:szCs w:val="21"/>
                  <w:lang w:val="en-US"/>
                </w:rPr>
                <w:t>_</w:t>
              </w:r>
              <w:r>
                <w:rPr>
                  <w:rFonts w:ascii="Verdana" w:hAnsi="Verdana" w:cs="宋体" w:hint="eastAsia"/>
                  <w:szCs w:val="21"/>
                  <w:lang w:val="en-US"/>
                </w:rPr>
                <w:t>回调说明</w:t>
              </w:r>
            </w:ins>
            <w:ins w:id="33" w:author="DELL-PC" w:date="2018-10-17T11:14:00Z">
              <w:r w:rsidR="00B34E4A">
                <w:rPr>
                  <w:rFonts w:ascii="Verdana" w:hAnsi="Verdana" w:cs="宋体" w:hint="eastAsia"/>
                  <w:szCs w:val="21"/>
                  <w:lang w:val="en-US"/>
                </w:rPr>
                <w:t>。</w:t>
              </w:r>
            </w:ins>
          </w:p>
          <w:p w:rsidR="00F0638F" w:rsidRDefault="00F0638F" w:rsidP="00931C7A">
            <w:pPr>
              <w:wordWrap/>
              <w:ind w:firstLine="0"/>
              <w:rPr>
                <w:ins w:id="34" w:author="DELL-PC" w:date="2018-10-17T09:35:00Z"/>
                <w:rFonts w:ascii="Verdana" w:hAnsi="Verdana" w:cs="宋体"/>
                <w:szCs w:val="21"/>
                <w:lang w:val="en-US"/>
              </w:rPr>
            </w:pPr>
            <w:ins w:id="35" w:author="DELL-PC" w:date="2018-10-17T09:35:00Z">
              <w:r>
                <w:rPr>
                  <w:rFonts w:ascii="Verdana" w:hAnsi="Verdana" w:cs="宋体" w:hint="eastAsia"/>
                  <w:szCs w:val="21"/>
                  <w:lang w:val="en-US"/>
                </w:rPr>
                <w:t>修改</w:t>
              </w:r>
              <w:proofErr w:type="spellStart"/>
              <w:r>
                <w:rPr>
                  <w:rFonts w:ascii="Verdana" w:hAnsi="Verdana" w:cs="宋体" w:hint="eastAsia"/>
                  <w:szCs w:val="21"/>
                  <w:lang w:val="en-US"/>
                </w:rPr>
                <w:t>sge</w:t>
              </w:r>
              <w:r>
                <w:rPr>
                  <w:rFonts w:ascii="Verdana" w:hAnsi="Verdana" w:cs="宋体"/>
                  <w:szCs w:val="21"/>
                  <w:lang w:val="en-US"/>
                </w:rPr>
                <w:t>_mthread_log</w:t>
              </w:r>
              <w:proofErr w:type="spellEnd"/>
              <w:r>
                <w:rPr>
                  <w:rFonts w:ascii="Verdana" w:hAnsi="Verdana" w:cs="宋体"/>
                  <w:szCs w:val="21"/>
                  <w:lang w:val="en-US"/>
                </w:rPr>
                <w:t>_</w:t>
              </w:r>
              <w:r>
                <w:rPr>
                  <w:rFonts w:ascii="Verdana" w:hAnsi="Verdana" w:cs="宋体" w:hint="eastAsia"/>
                  <w:szCs w:val="21"/>
                  <w:lang w:val="en-US"/>
                </w:rPr>
                <w:t>相关函数</w:t>
              </w:r>
            </w:ins>
            <w:ins w:id="36" w:author="DELL-PC" w:date="2018-10-17T11:14:00Z">
              <w:r w:rsidR="00B34E4A">
                <w:rPr>
                  <w:rFonts w:ascii="Verdana" w:hAnsi="Verdana" w:cs="宋体" w:hint="eastAsia"/>
                  <w:szCs w:val="21"/>
                  <w:lang w:val="en-US"/>
                </w:rPr>
                <w:t>。</w:t>
              </w:r>
            </w:ins>
          </w:p>
          <w:p w:rsidR="00F80F32" w:rsidRDefault="00F80F32" w:rsidP="00931C7A">
            <w:pPr>
              <w:wordWrap/>
              <w:ind w:firstLine="0"/>
              <w:rPr>
                <w:ins w:id="37" w:author="DELL-PC" w:date="2018-10-17T09:33:00Z"/>
                <w:rFonts w:ascii="Verdana" w:hAnsi="Verdana" w:cs="宋体"/>
                <w:szCs w:val="21"/>
                <w:lang w:val="en-US"/>
              </w:rPr>
            </w:pPr>
            <w:ins w:id="38" w:author="DELL-PC" w:date="2018-10-17T09:35:00Z">
              <w:r>
                <w:rPr>
                  <w:rFonts w:ascii="Verdana" w:hAnsi="Verdana" w:cs="宋体" w:hint="eastAsia"/>
                  <w:szCs w:val="21"/>
                  <w:lang w:val="en-US"/>
                </w:rPr>
                <w:t>新增</w:t>
              </w:r>
              <w:proofErr w:type="spellStart"/>
              <w:r>
                <w:rPr>
                  <w:rFonts w:ascii="Verdana" w:hAnsi="Verdana" w:cs="宋体" w:hint="eastAsia"/>
                  <w:szCs w:val="21"/>
                  <w:lang w:val="en-US"/>
                </w:rPr>
                <w:t>sge_mthread_link_log</w:t>
              </w:r>
              <w:proofErr w:type="spellEnd"/>
              <w:r>
                <w:rPr>
                  <w:rFonts w:ascii="Verdana" w:hAnsi="Verdana" w:cs="宋体" w:hint="eastAsia"/>
                  <w:szCs w:val="21"/>
                  <w:lang w:val="en-US"/>
                </w:rPr>
                <w:t>_</w:t>
              </w:r>
              <w:r>
                <w:rPr>
                  <w:rFonts w:ascii="Verdana" w:hAnsi="Verdana" w:cs="宋体" w:hint="eastAsia"/>
                  <w:szCs w:val="21"/>
                  <w:lang w:val="en-US"/>
                </w:rPr>
                <w:t>相关函数</w:t>
              </w:r>
            </w:ins>
            <w:ins w:id="39" w:author="DELL-PC" w:date="2018-10-17T11:14:00Z">
              <w:r w:rsidR="00B34E4A">
                <w:rPr>
                  <w:rFonts w:ascii="Verdana" w:hAnsi="Verdana" w:cs="宋体" w:hint="eastAsia"/>
                  <w:szCs w:val="21"/>
                  <w:lang w:val="en-US"/>
                </w:rPr>
                <w:t>。</w:t>
              </w:r>
            </w:ins>
            <w:bookmarkEnd w:id="16"/>
          </w:p>
        </w:tc>
        <w:tc>
          <w:tcPr>
            <w:tcW w:w="1751" w:type="dxa"/>
          </w:tcPr>
          <w:p w:rsidR="00F0638F" w:rsidRPr="00931C7A" w:rsidRDefault="00F0638F" w:rsidP="00931C7A">
            <w:pPr>
              <w:wordWrap/>
              <w:ind w:firstLine="0"/>
              <w:jc w:val="center"/>
              <w:rPr>
                <w:ins w:id="40" w:author="DELL-PC" w:date="2018-10-17T09:33:00Z"/>
                <w:rFonts w:cs="黑体"/>
                <w:kern w:val="2"/>
                <w:szCs w:val="21"/>
                <w:lang w:val="en-US"/>
              </w:rPr>
            </w:pPr>
            <w:proofErr w:type="gramStart"/>
            <w:ins w:id="41" w:author="DELL-PC" w:date="2018-10-17T09:33:00Z">
              <w:r w:rsidRPr="00931C7A">
                <w:rPr>
                  <w:rFonts w:cs="黑体" w:hint="eastAsia"/>
                  <w:kern w:val="2"/>
                  <w:szCs w:val="21"/>
                  <w:lang w:val="en-US"/>
                </w:rPr>
                <w:t>接入</w:t>
              </w:r>
              <w:r w:rsidRPr="00931C7A">
                <w:rPr>
                  <w:rFonts w:cs="黑体"/>
                  <w:kern w:val="2"/>
                  <w:szCs w:val="21"/>
                  <w:lang w:val="en-US"/>
                </w:rPr>
                <w:t>组</w:t>
              </w:r>
              <w:proofErr w:type="gramEnd"/>
            </w:ins>
          </w:p>
        </w:tc>
      </w:tr>
      <w:tr w:rsidR="007312C2" w:rsidRPr="00931C7A" w:rsidTr="006C30FE">
        <w:trPr>
          <w:ins w:id="42" w:author="DELL-PC" w:date="2019-07-25T15:54:00Z"/>
        </w:trPr>
        <w:tc>
          <w:tcPr>
            <w:tcW w:w="959" w:type="dxa"/>
          </w:tcPr>
          <w:p w:rsidR="007312C2" w:rsidRDefault="007312C2" w:rsidP="00931C7A">
            <w:pPr>
              <w:wordWrap/>
              <w:ind w:firstLine="0"/>
              <w:jc w:val="center"/>
              <w:rPr>
                <w:ins w:id="43" w:author="DELL-PC" w:date="2019-07-25T15:54:00Z"/>
                <w:rFonts w:cs="黑体"/>
                <w:kern w:val="2"/>
                <w:szCs w:val="22"/>
                <w:lang w:val="en-US"/>
              </w:rPr>
            </w:pPr>
            <w:ins w:id="44" w:author="DELL-PC" w:date="2019-07-25T15:54:00Z">
              <w:r>
                <w:rPr>
                  <w:rFonts w:cs="黑体" w:hint="eastAsia"/>
                  <w:kern w:val="2"/>
                  <w:szCs w:val="22"/>
                  <w:lang w:val="en-US"/>
                </w:rPr>
                <w:t>V2.3</w:t>
              </w:r>
            </w:ins>
          </w:p>
        </w:tc>
        <w:tc>
          <w:tcPr>
            <w:tcW w:w="1276" w:type="dxa"/>
          </w:tcPr>
          <w:p w:rsidR="007312C2" w:rsidRPr="00A948B8" w:rsidRDefault="007312C2" w:rsidP="00931C7A">
            <w:pPr>
              <w:wordWrap/>
              <w:ind w:firstLine="0"/>
              <w:jc w:val="center"/>
              <w:rPr>
                <w:ins w:id="45" w:author="DELL-PC" w:date="2019-07-25T15:54:00Z"/>
                <w:rFonts w:ascii="Verdana" w:hAnsi="Verdana" w:cs="宋体"/>
                <w:szCs w:val="21"/>
                <w:lang w:val="en-US"/>
                <w:rPrChange w:id="46" w:author="DELL-PC" w:date="2019-09-19T16:46:00Z">
                  <w:rPr>
                    <w:ins w:id="47" w:author="DELL-PC" w:date="2019-07-25T15:54:00Z"/>
                    <w:rFonts w:cs="黑体"/>
                    <w:kern w:val="2"/>
                    <w:szCs w:val="22"/>
                    <w:lang w:val="en-US"/>
                  </w:rPr>
                </w:rPrChange>
              </w:rPr>
            </w:pPr>
            <w:ins w:id="48" w:author="DELL-PC" w:date="2019-07-25T15:54:00Z">
              <w:r w:rsidRPr="004D2451">
                <w:rPr>
                  <w:rFonts w:cs="黑体" w:hint="eastAsia"/>
                  <w:kern w:val="2"/>
                  <w:szCs w:val="22"/>
                  <w:lang w:val="en-US"/>
                </w:rPr>
                <w:t>2</w:t>
              </w:r>
              <w:r w:rsidRPr="00374134">
                <w:rPr>
                  <w:rFonts w:cs="黑体"/>
                  <w:kern w:val="2"/>
                  <w:szCs w:val="22"/>
                  <w:lang w:val="en-US"/>
                </w:rPr>
                <w:t>019</w:t>
              </w:r>
            </w:ins>
            <w:ins w:id="49" w:author="DELL-PC" w:date="2019-07-25T15:55:00Z">
              <w:r w:rsidRPr="00374134">
                <w:rPr>
                  <w:rFonts w:cs="黑体"/>
                  <w:kern w:val="2"/>
                  <w:szCs w:val="22"/>
                  <w:lang w:val="en-US"/>
                </w:rPr>
                <w:t>-07-25</w:t>
              </w:r>
            </w:ins>
          </w:p>
        </w:tc>
        <w:tc>
          <w:tcPr>
            <w:tcW w:w="4536" w:type="dxa"/>
          </w:tcPr>
          <w:p w:rsidR="007312C2" w:rsidRDefault="007312C2" w:rsidP="00931C7A">
            <w:pPr>
              <w:wordWrap/>
              <w:ind w:firstLine="0"/>
              <w:rPr>
                <w:ins w:id="50" w:author="DELL-PC" w:date="2019-07-25T15:55:00Z"/>
                <w:rFonts w:ascii="Verdana" w:hAnsi="Verdana" w:cs="宋体"/>
                <w:szCs w:val="21"/>
                <w:lang w:val="en-US"/>
              </w:rPr>
            </w:pPr>
            <w:ins w:id="51" w:author="DELL-PC" w:date="2019-07-25T15:55:00Z">
              <w:r>
                <w:rPr>
                  <w:rFonts w:ascii="Verdana" w:hAnsi="Verdana" w:cs="宋体" w:hint="eastAsia"/>
                  <w:szCs w:val="21"/>
                  <w:lang w:val="en-US"/>
                </w:rPr>
                <w:t>更新</w:t>
              </w:r>
              <w:proofErr w:type="spellStart"/>
              <w:r>
                <w:rPr>
                  <w:rFonts w:ascii="Verdana" w:hAnsi="Verdana" w:cs="宋体"/>
                  <w:szCs w:val="21"/>
                  <w:lang w:val="en-US"/>
                </w:rPr>
                <w:t>api</w:t>
              </w:r>
              <w:proofErr w:type="spellEnd"/>
              <w:r>
                <w:rPr>
                  <w:rFonts w:ascii="Verdana" w:hAnsi="Verdana" w:cs="宋体" w:hint="eastAsia"/>
                  <w:szCs w:val="21"/>
                  <w:lang w:val="en-US"/>
                </w:rPr>
                <w:t>版本号：</w:t>
              </w:r>
              <w:r>
                <w:rPr>
                  <w:rFonts w:ascii="Verdana" w:hAnsi="Verdana" w:cs="宋体" w:hint="eastAsia"/>
                  <w:szCs w:val="21"/>
                  <w:lang w:val="en-US"/>
                </w:rPr>
                <w:t>2</w:t>
              </w:r>
              <w:r>
                <w:rPr>
                  <w:rFonts w:ascii="Verdana" w:hAnsi="Verdana" w:cs="宋体"/>
                  <w:szCs w:val="21"/>
                  <w:lang w:val="en-US"/>
                </w:rPr>
                <w:t>.0.3</w:t>
              </w:r>
            </w:ins>
          </w:p>
          <w:p w:rsidR="007312C2" w:rsidRDefault="007312C2" w:rsidP="00931C7A">
            <w:pPr>
              <w:wordWrap/>
              <w:ind w:firstLine="0"/>
              <w:rPr>
                <w:ins w:id="52" w:author="DELL-PC" w:date="2019-09-19T16:46:00Z"/>
                <w:rFonts w:ascii="Verdana" w:hAnsi="Verdana" w:cs="宋体"/>
                <w:szCs w:val="21"/>
                <w:lang w:val="en-US"/>
              </w:rPr>
            </w:pPr>
            <w:ins w:id="53" w:author="DELL-PC" w:date="2019-07-25T15:55:00Z">
              <w:r>
                <w:rPr>
                  <w:rFonts w:ascii="Verdana" w:hAnsi="Verdana" w:cs="宋体" w:hint="eastAsia"/>
                  <w:szCs w:val="21"/>
                  <w:lang w:val="en-US"/>
                </w:rPr>
                <w:t>新增接口</w:t>
              </w:r>
            </w:ins>
            <w:proofErr w:type="spellStart"/>
            <w:ins w:id="54" w:author="DELL-PC" w:date="2019-07-25T15:56:00Z">
              <w:r w:rsidRPr="007312C2">
                <w:rPr>
                  <w:rFonts w:ascii="Verdana" w:hAnsi="Verdana" w:cs="宋体"/>
                  <w:szCs w:val="21"/>
                  <w:lang w:val="en-US"/>
                </w:rPr>
                <w:t>sge_session_create_with_connect_timeout</w:t>
              </w:r>
            </w:ins>
            <w:proofErr w:type="spellEnd"/>
          </w:p>
          <w:p w:rsidR="00904367" w:rsidRDefault="00904367" w:rsidP="00931C7A">
            <w:pPr>
              <w:wordWrap/>
              <w:ind w:firstLine="0"/>
              <w:rPr>
                <w:ins w:id="55" w:author="DELL-PC" w:date="2019-07-25T15:54:00Z"/>
                <w:rFonts w:ascii="Verdana" w:hAnsi="Verdana" w:cs="宋体" w:hint="eastAsia"/>
                <w:szCs w:val="21"/>
                <w:lang w:val="en-US"/>
              </w:rPr>
            </w:pPr>
            <w:proofErr w:type="spellStart"/>
            <w:ins w:id="56" w:author="DELL-PC" w:date="2019-09-19T16:46:00Z">
              <w:r w:rsidRPr="00A948B8">
                <w:rPr>
                  <w:rFonts w:ascii="Verdana" w:hAnsi="Verdana" w:cs="宋体"/>
                  <w:szCs w:val="21"/>
                  <w:lang w:val="en-US"/>
                  <w:rPrChange w:id="57" w:author="DELL-PC" w:date="2019-09-19T16:46:00Z">
                    <w:rPr>
                      <w:lang w:val="en-US"/>
                    </w:rPr>
                  </w:rPrChange>
                </w:rPr>
                <w:t>sge_session_destroy</w:t>
              </w:r>
              <w:proofErr w:type="spellEnd"/>
              <w:r w:rsidRPr="00A948B8">
                <w:rPr>
                  <w:rFonts w:ascii="Verdana" w:hAnsi="Verdana" w:cs="宋体" w:hint="eastAsia"/>
                  <w:szCs w:val="21"/>
                  <w:lang w:val="en-US"/>
                  <w:rPrChange w:id="58" w:author="DELL-PC" w:date="2019-09-19T16:46:00Z">
                    <w:rPr>
                      <w:rFonts w:hint="eastAsia"/>
                      <w:lang w:val="en-US"/>
                    </w:rPr>
                  </w:rPrChange>
                </w:rPr>
                <w:t>修改返回值</w:t>
              </w:r>
            </w:ins>
          </w:p>
        </w:tc>
        <w:tc>
          <w:tcPr>
            <w:tcW w:w="1751" w:type="dxa"/>
          </w:tcPr>
          <w:p w:rsidR="007312C2" w:rsidRPr="00931C7A" w:rsidRDefault="007312C2" w:rsidP="00931C7A">
            <w:pPr>
              <w:wordWrap/>
              <w:ind w:firstLine="0"/>
              <w:jc w:val="center"/>
              <w:rPr>
                <w:ins w:id="59" w:author="DELL-PC" w:date="2019-07-25T15:54:00Z"/>
                <w:rFonts w:cs="黑体"/>
                <w:kern w:val="2"/>
                <w:szCs w:val="21"/>
                <w:lang w:val="en-US"/>
              </w:rPr>
            </w:pPr>
            <w:proofErr w:type="gramStart"/>
            <w:ins w:id="60" w:author="DELL-PC" w:date="2019-07-25T15:56:00Z">
              <w:r>
                <w:rPr>
                  <w:rFonts w:cs="黑体" w:hint="eastAsia"/>
                  <w:kern w:val="2"/>
                  <w:szCs w:val="21"/>
                  <w:lang w:val="en-US"/>
                </w:rPr>
                <w:t>接入组</w:t>
              </w:r>
            </w:ins>
            <w:proofErr w:type="gramEnd"/>
          </w:p>
        </w:tc>
      </w:tr>
    </w:tbl>
    <w:p w:rsidR="00931C7A" w:rsidRPr="00931C7A" w:rsidRDefault="00931C7A" w:rsidP="00931C7A">
      <w:pPr>
        <w:wordWrap/>
        <w:ind w:firstLine="0"/>
        <w:rPr>
          <w:rFonts w:cs="黑体"/>
          <w:kern w:val="2"/>
          <w:szCs w:val="21"/>
          <w:lang w:val="en-US"/>
        </w:rPr>
      </w:pPr>
    </w:p>
    <w:p w:rsidR="00931C7A" w:rsidRPr="00931C7A" w:rsidRDefault="00931C7A" w:rsidP="00931C7A">
      <w:pPr>
        <w:widowControl/>
        <w:wordWrap/>
        <w:ind w:firstLine="0"/>
        <w:rPr>
          <w:rFonts w:cs="黑体"/>
          <w:kern w:val="2"/>
          <w:szCs w:val="21"/>
          <w:lang w:val="en-US"/>
        </w:rPr>
      </w:pPr>
      <w:r w:rsidRPr="00931C7A">
        <w:rPr>
          <w:rFonts w:cs="黑体"/>
          <w:kern w:val="2"/>
          <w:szCs w:val="21"/>
          <w:lang w:val="en-US"/>
        </w:rPr>
        <w:br w:type="page"/>
      </w:r>
    </w:p>
    <w:p w:rsidR="00D27F70" w:rsidRDefault="00D27F70">
      <w:pPr>
        <w:pStyle w:val="afa"/>
        <w:jc w:val="center"/>
        <w:rPr>
          <w:rFonts w:ascii="黑体" w:eastAsia="黑体"/>
          <w:b/>
          <w:sz w:val="30"/>
          <w:szCs w:val="30"/>
        </w:rPr>
        <w:sectPr w:rsidR="00D27F70">
          <w:pgSz w:w="11906" w:h="16838"/>
          <w:pgMar w:top="1440" w:right="1797" w:bottom="1440" w:left="1797" w:header="851" w:footer="992" w:gutter="0"/>
          <w:pgNumType w:fmt="lowerRoman" w:start="1"/>
          <w:cols w:space="720"/>
          <w:titlePg/>
          <w:docGrid w:type="lines" w:linePitch="312"/>
        </w:sectPr>
      </w:pPr>
    </w:p>
    <w:p w:rsidR="001227B9" w:rsidRPr="001227B9" w:rsidRDefault="001227B9" w:rsidP="001227B9">
      <w:pPr>
        <w:keepNext/>
        <w:keepLines/>
        <w:widowControl/>
        <w:tabs>
          <w:tab w:val="left" w:pos="0"/>
        </w:tabs>
        <w:wordWrap/>
        <w:spacing w:before="240" w:line="259" w:lineRule="auto"/>
        <w:ind w:firstLine="0"/>
        <w:jc w:val="center"/>
        <w:rPr>
          <w:rFonts w:ascii="Calibri Light" w:hAnsi="Calibri Light"/>
          <w:color w:val="2E74B5"/>
          <w:sz w:val="32"/>
          <w:szCs w:val="32"/>
          <w:lang w:val="en-US"/>
        </w:rPr>
      </w:pPr>
      <w:r w:rsidRPr="001227B9">
        <w:rPr>
          <w:rFonts w:ascii="Calibri Light" w:hAnsi="Calibri Light"/>
          <w:color w:val="2E74B5"/>
          <w:sz w:val="32"/>
          <w:szCs w:val="32"/>
          <w:lang w:val="zh-CN"/>
        </w:rPr>
        <w:lastRenderedPageBreak/>
        <w:t>目录</w:t>
      </w:r>
    </w:p>
    <w:p w:rsidR="00EF2A5A" w:rsidRDefault="001227B9">
      <w:pPr>
        <w:pStyle w:val="TOC1"/>
        <w:rPr>
          <w:ins w:id="61" w:author="DELL-PC" w:date="2019-07-25T16:06:00Z"/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  <w:lang w:val="en-US"/>
        </w:rPr>
      </w:pPr>
      <w:r w:rsidRPr="001227B9">
        <w:rPr>
          <w:rFonts w:cs="Calibri"/>
          <w:caps/>
          <w:kern w:val="2"/>
          <w:highlight w:val="yellow"/>
          <w:lang w:val="en-US"/>
        </w:rPr>
        <w:fldChar w:fldCharType="begin"/>
      </w:r>
      <w:r w:rsidRPr="001227B9">
        <w:rPr>
          <w:rFonts w:cs="Calibri"/>
          <w:caps/>
          <w:kern w:val="2"/>
          <w:highlight w:val="yellow"/>
          <w:lang w:val="en-US"/>
        </w:rPr>
        <w:instrText xml:space="preserve"> TOC \o "1-3" \h \z \u </w:instrText>
      </w:r>
      <w:r w:rsidRPr="001227B9">
        <w:rPr>
          <w:rFonts w:cs="Calibri"/>
          <w:caps/>
          <w:kern w:val="2"/>
          <w:highlight w:val="yellow"/>
          <w:lang w:val="en-US"/>
        </w:rPr>
        <w:fldChar w:fldCharType="separate"/>
      </w:r>
      <w:ins w:id="62" w:author="DELL-PC" w:date="2019-07-25T16:06:00Z">
        <w:r w:rsidR="00EF2A5A" w:rsidRPr="00E40373">
          <w:rPr>
            <w:rStyle w:val="a3"/>
            <w:noProof/>
          </w:rPr>
          <w:fldChar w:fldCharType="begin"/>
        </w:r>
        <w:r w:rsidR="00EF2A5A" w:rsidRPr="00E40373">
          <w:rPr>
            <w:rStyle w:val="a3"/>
            <w:noProof/>
          </w:rPr>
          <w:instrText xml:space="preserve"> </w:instrText>
        </w:r>
        <w:r w:rsidR="00EF2A5A">
          <w:rPr>
            <w:noProof/>
          </w:rPr>
          <w:instrText>HYPERLINK \l "_Toc14963211"</w:instrText>
        </w:r>
        <w:r w:rsidR="00EF2A5A" w:rsidRPr="00E40373">
          <w:rPr>
            <w:rStyle w:val="a3"/>
            <w:noProof/>
          </w:rPr>
          <w:instrText xml:space="preserve"> </w:instrText>
        </w:r>
        <w:r w:rsidR="00EF2A5A" w:rsidRPr="00E40373">
          <w:rPr>
            <w:rStyle w:val="a3"/>
            <w:noProof/>
          </w:rPr>
          <w:fldChar w:fldCharType="separate"/>
        </w:r>
        <w:r w:rsidR="00EF2A5A" w:rsidRPr="00E40373">
          <w:rPr>
            <w:rStyle w:val="a3"/>
            <w:rFonts w:cs="宋体"/>
            <w:noProof/>
          </w:rPr>
          <w:t>1.</w:t>
        </w:r>
        <w:r w:rsidR="00EF2A5A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  <w:lang w:val="en-US"/>
          </w:rPr>
          <w:tab/>
        </w:r>
        <w:r w:rsidR="00EF2A5A" w:rsidRPr="00E40373">
          <w:rPr>
            <w:rStyle w:val="a3"/>
            <w:noProof/>
          </w:rPr>
          <w:t>简介</w:t>
        </w:r>
        <w:r w:rsidR="00EF2A5A">
          <w:rPr>
            <w:noProof/>
            <w:webHidden/>
          </w:rPr>
          <w:tab/>
        </w:r>
        <w:r w:rsidR="00EF2A5A">
          <w:rPr>
            <w:noProof/>
            <w:webHidden/>
          </w:rPr>
          <w:fldChar w:fldCharType="begin"/>
        </w:r>
        <w:r w:rsidR="00EF2A5A">
          <w:rPr>
            <w:noProof/>
            <w:webHidden/>
          </w:rPr>
          <w:instrText xml:space="preserve"> PAGEREF _Toc14963211 \h </w:instrText>
        </w:r>
      </w:ins>
      <w:r w:rsidR="00EF2A5A">
        <w:rPr>
          <w:noProof/>
          <w:webHidden/>
        </w:rPr>
      </w:r>
      <w:r w:rsidR="00EF2A5A">
        <w:rPr>
          <w:noProof/>
          <w:webHidden/>
        </w:rPr>
        <w:fldChar w:fldCharType="separate"/>
      </w:r>
      <w:ins w:id="63" w:author="DELL-PC" w:date="2019-07-25T16:06:00Z">
        <w:r w:rsidR="00EF2A5A">
          <w:rPr>
            <w:noProof/>
            <w:webHidden/>
          </w:rPr>
          <w:t>1</w:t>
        </w:r>
        <w:r w:rsidR="00EF2A5A">
          <w:rPr>
            <w:noProof/>
            <w:webHidden/>
          </w:rPr>
          <w:fldChar w:fldCharType="end"/>
        </w:r>
        <w:r w:rsidR="00EF2A5A"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1"/>
        <w:rPr>
          <w:ins w:id="64" w:author="DELL-PC" w:date="2019-07-25T16:06:00Z"/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  <w:lang w:val="en-US"/>
        </w:rPr>
      </w:pPr>
      <w:ins w:id="65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"_Toc14963212"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rFonts w:cs="宋体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系统概述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_Toc14963212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66" w:author="DELL-PC" w:date="2019-07-25T16:06:00Z"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2"/>
        <w:tabs>
          <w:tab w:val="left" w:pos="1260"/>
          <w:tab w:val="right" w:leader="dot" w:pos="8302"/>
        </w:tabs>
        <w:rPr>
          <w:ins w:id="67" w:author="DELL-PC" w:date="2019-07-25T16:06:00Z"/>
          <w:rFonts w:asciiTheme="minorHAnsi" w:eastAsiaTheme="minorEastAsia" w:hAnsiTheme="minorHAnsi" w:cstheme="minorBidi"/>
          <w:b w:val="0"/>
          <w:iCs w:val="0"/>
          <w:smallCaps w:val="0"/>
          <w:noProof/>
          <w:kern w:val="2"/>
          <w:sz w:val="21"/>
          <w:szCs w:val="22"/>
          <w:lang w:val="en-US"/>
        </w:rPr>
      </w:pPr>
      <w:ins w:id="68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"_Toc14963213"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2.1.</w:t>
        </w:r>
        <w:r>
          <w:rPr>
            <w:rFonts w:asciiTheme="minorHAnsi" w:eastAsiaTheme="minorEastAsia" w:hAnsiTheme="minorHAnsi" w:cstheme="minorBidi"/>
            <w:b w:val="0"/>
            <w:iCs w:val="0"/>
            <w:smallCaps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软硬件平台要求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_Toc14963213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69" w:author="DELL-PC" w:date="2019-07-25T16:06:00Z"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2"/>
        <w:tabs>
          <w:tab w:val="left" w:pos="1260"/>
          <w:tab w:val="right" w:leader="dot" w:pos="8302"/>
        </w:tabs>
        <w:rPr>
          <w:ins w:id="70" w:author="DELL-PC" w:date="2019-07-25T16:06:00Z"/>
          <w:rFonts w:asciiTheme="minorHAnsi" w:eastAsiaTheme="minorEastAsia" w:hAnsiTheme="minorHAnsi" w:cstheme="minorBidi"/>
          <w:b w:val="0"/>
          <w:iCs w:val="0"/>
          <w:smallCaps w:val="0"/>
          <w:noProof/>
          <w:kern w:val="2"/>
          <w:sz w:val="21"/>
          <w:szCs w:val="22"/>
          <w:lang w:val="en-US"/>
        </w:rPr>
      </w:pPr>
      <w:ins w:id="71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"_Toc14963214"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2.2.</w:t>
        </w:r>
        <w:r>
          <w:rPr>
            <w:rFonts w:asciiTheme="minorHAnsi" w:eastAsiaTheme="minorEastAsia" w:hAnsiTheme="minorHAnsi" w:cstheme="minorBidi"/>
            <w:b w:val="0"/>
            <w:iCs w:val="0"/>
            <w:smallCaps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逻辑结构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_Toc14963214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72" w:author="DELL-PC" w:date="2019-07-25T16:06:00Z"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2"/>
        <w:tabs>
          <w:tab w:val="left" w:pos="1260"/>
          <w:tab w:val="right" w:leader="dot" w:pos="8302"/>
        </w:tabs>
        <w:rPr>
          <w:ins w:id="73" w:author="DELL-PC" w:date="2019-07-25T16:06:00Z"/>
          <w:rFonts w:asciiTheme="minorHAnsi" w:eastAsiaTheme="minorEastAsia" w:hAnsiTheme="minorHAnsi" w:cstheme="minorBidi"/>
          <w:b w:val="0"/>
          <w:iCs w:val="0"/>
          <w:smallCaps w:val="0"/>
          <w:noProof/>
          <w:kern w:val="2"/>
          <w:sz w:val="21"/>
          <w:szCs w:val="22"/>
          <w:lang w:val="en-US"/>
        </w:rPr>
      </w:pPr>
      <w:ins w:id="74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"_Toc14963215"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2.3.</w:t>
        </w:r>
        <w:r>
          <w:rPr>
            <w:rFonts w:asciiTheme="minorHAnsi" w:eastAsiaTheme="minorEastAsia" w:hAnsiTheme="minorHAnsi" w:cstheme="minorBidi"/>
            <w:b w:val="0"/>
            <w:iCs w:val="0"/>
            <w:smallCaps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功能说明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_Toc14963215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75" w:author="DELL-PC" w:date="2019-07-25T16:06:00Z"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2"/>
        <w:tabs>
          <w:tab w:val="left" w:pos="1260"/>
          <w:tab w:val="right" w:leader="dot" w:pos="8302"/>
        </w:tabs>
        <w:rPr>
          <w:ins w:id="76" w:author="DELL-PC" w:date="2019-07-25T16:06:00Z"/>
          <w:rFonts w:asciiTheme="minorHAnsi" w:eastAsiaTheme="minorEastAsia" w:hAnsiTheme="minorHAnsi" w:cstheme="minorBidi"/>
          <w:b w:val="0"/>
          <w:iCs w:val="0"/>
          <w:smallCaps w:val="0"/>
          <w:noProof/>
          <w:kern w:val="2"/>
          <w:sz w:val="21"/>
          <w:szCs w:val="22"/>
          <w:lang w:val="en-US"/>
        </w:rPr>
      </w:pPr>
      <w:ins w:id="77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"_Toc14963216"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2.4.</w:t>
        </w:r>
        <w:r>
          <w:rPr>
            <w:rFonts w:asciiTheme="minorHAnsi" w:eastAsiaTheme="minorEastAsia" w:hAnsiTheme="minorHAnsi" w:cstheme="minorBidi"/>
            <w:b w:val="0"/>
            <w:iCs w:val="0"/>
            <w:smallCaps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连接管理简介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_Toc14963216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78" w:author="DELL-PC" w:date="2019-07-25T16:06:00Z"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2"/>
        <w:tabs>
          <w:tab w:val="left" w:pos="1260"/>
          <w:tab w:val="right" w:leader="dot" w:pos="8302"/>
        </w:tabs>
        <w:rPr>
          <w:ins w:id="79" w:author="DELL-PC" w:date="2019-07-25T16:06:00Z"/>
          <w:rFonts w:asciiTheme="minorHAnsi" w:eastAsiaTheme="minorEastAsia" w:hAnsiTheme="minorHAnsi" w:cstheme="minorBidi"/>
          <w:b w:val="0"/>
          <w:iCs w:val="0"/>
          <w:smallCaps w:val="0"/>
          <w:noProof/>
          <w:kern w:val="2"/>
          <w:sz w:val="21"/>
          <w:szCs w:val="22"/>
          <w:lang w:val="en-US"/>
        </w:rPr>
      </w:pPr>
      <w:ins w:id="80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"_Toc14963217"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2.5.</w:t>
        </w:r>
        <w:r>
          <w:rPr>
            <w:rFonts w:asciiTheme="minorHAnsi" w:eastAsiaTheme="minorEastAsia" w:hAnsiTheme="minorHAnsi" w:cstheme="minorBidi"/>
            <w:b w:val="0"/>
            <w:iCs w:val="0"/>
            <w:smallCaps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文件清单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_Toc14963217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81" w:author="DELL-PC" w:date="2019-07-25T16:06:00Z"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1"/>
        <w:rPr>
          <w:ins w:id="82" w:author="DELL-PC" w:date="2019-07-25T16:06:00Z"/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  <w:lang w:val="en-US"/>
        </w:rPr>
      </w:pPr>
      <w:ins w:id="83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"_Toc14963218"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rFonts w:cs="宋体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开发接口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_Toc14963218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84" w:author="DELL-PC" w:date="2019-07-25T16:06:00Z"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2"/>
        <w:tabs>
          <w:tab w:val="left" w:pos="1260"/>
          <w:tab w:val="right" w:leader="dot" w:pos="8302"/>
        </w:tabs>
        <w:rPr>
          <w:ins w:id="85" w:author="DELL-PC" w:date="2019-07-25T16:06:00Z"/>
          <w:rFonts w:asciiTheme="minorHAnsi" w:eastAsiaTheme="minorEastAsia" w:hAnsiTheme="minorHAnsi" w:cstheme="minorBidi"/>
          <w:b w:val="0"/>
          <w:iCs w:val="0"/>
          <w:smallCaps w:val="0"/>
          <w:noProof/>
          <w:kern w:val="2"/>
          <w:sz w:val="21"/>
          <w:szCs w:val="22"/>
          <w:lang w:val="en-US"/>
        </w:rPr>
      </w:pPr>
      <w:ins w:id="86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"_Toc14963219"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3.1.</w:t>
        </w:r>
        <w:r>
          <w:rPr>
            <w:rFonts w:asciiTheme="minorHAnsi" w:eastAsiaTheme="minorEastAsia" w:hAnsiTheme="minorHAnsi" w:cstheme="minorBidi"/>
            <w:b w:val="0"/>
            <w:iCs w:val="0"/>
            <w:smallCaps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统一规则说明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_Toc14963219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87" w:author="DELL-PC" w:date="2019-07-25T16:06:00Z"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2"/>
        <w:tabs>
          <w:tab w:val="left" w:pos="1260"/>
          <w:tab w:val="right" w:leader="dot" w:pos="8302"/>
        </w:tabs>
        <w:rPr>
          <w:ins w:id="88" w:author="DELL-PC" w:date="2019-07-25T16:06:00Z"/>
          <w:rFonts w:asciiTheme="minorHAnsi" w:eastAsiaTheme="minorEastAsia" w:hAnsiTheme="minorHAnsi" w:cstheme="minorBidi"/>
          <w:b w:val="0"/>
          <w:iCs w:val="0"/>
          <w:smallCaps w:val="0"/>
          <w:noProof/>
          <w:kern w:val="2"/>
          <w:sz w:val="21"/>
          <w:szCs w:val="22"/>
          <w:lang w:val="en-US"/>
        </w:rPr>
      </w:pPr>
      <w:ins w:id="89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"_Toc14963220"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3.2.</w:t>
        </w:r>
        <w:r>
          <w:rPr>
            <w:rFonts w:asciiTheme="minorHAnsi" w:eastAsiaTheme="minorEastAsia" w:hAnsiTheme="minorHAnsi" w:cstheme="minorBidi"/>
            <w:b w:val="0"/>
            <w:iCs w:val="0"/>
            <w:smallCaps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连接管理类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_Toc14963220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90" w:author="DELL-PC" w:date="2019-07-25T16:06:00Z"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3"/>
        <w:rPr>
          <w:ins w:id="91" w:author="DELL-PC" w:date="2019-07-25T16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ins w:id="92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"_Toc14963221"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3.2.1.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创建</w:t>
        </w:r>
        <w:r w:rsidRPr="00E40373">
          <w:rPr>
            <w:rStyle w:val="a3"/>
            <w:noProof/>
          </w:rPr>
          <w:t>service-sge_service_create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_Toc14963221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93" w:author="DELL-PC" w:date="2019-07-25T16:06:00Z"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3"/>
        <w:rPr>
          <w:ins w:id="94" w:author="DELL-PC" w:date="2019-07-25T16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ins w:id="95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"_Toc14963222"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3.2.2.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销毁</w:t>
        </w:r>
        <w:r w:rsidRPr="00E40373">
          <w:rPr>
            <w:rStyle w:val="a3"/>
            <w:noProof/>
          </w:rPr>
          <w:t>service-sge_service_destroy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_Toc14963222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96" w:author="DELL-PC" w:date="2019-07-25T16:06:00Z"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3"/>
        <w:rPr>
          <w:ins w:id="97" w:author="DELL-PC" w:date="2019-07-25T16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ins w:id="98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"_Toc14963223"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3.2.3.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启动</w:t>
        </w:r>
        <w:r w:rsidRPr="00E40373">
          <w:rPr>
            <w:rStyle w:val="a3"/>
            <w:noProof/>
          </w:rPr>
          <w:t>service-sge_service_run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_Toc14963223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99" w:author="DELL-PC" w:date="2019-07-25T16:06:00Z"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3"/>
        <w:rPr>
          <w:ins w:id="100" w:author="DELL-PC" w:date="2019-07-25T16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ins w:id="101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"_Toc14963224"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3.2.4.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Service</w:t>
        </w:r>
        <w:r w:rsidRPr="00E40373">
          <w:rPr>
            <w:rStyle w:val="a3"/>
            <w:noProof/>
          </w:rPr>
          <w:t>运行前回调函数</w:t>
        </w:r>
        <w:r w:rsidRPr="00E40373">
          <w:rPr>
            <w:rStyle w:val="a3"/>
            <w:noProof/>
          </w:rPr>
          <w:t>-on_before_run_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_Toc14963224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02" w:author="DELL-PC" w:date="2019-07-25T16:06:00Z"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3"/>
        <w:rPr>
          <w:ins w:id="103" w:author="DELL-PC" w:date="2019-07-25T16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ins w:id="104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"_Toc14963225"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3.2.5.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获取</w:t>
        </w:r>
        <w:r w:rsidRPr="00E40373">
          <w:rPr>
            <w:rStyle w:val="a3"/>
            <w:noProof/>
          </w:rPr>
          <w:t>service</w:t>
        </w:r>
        <w:r w:rsidRPr="00E40373">
          <w:rPr>
            <w:rStyle w:val="a3"/>
            <w:noProof/>
          </w:rPr>
          <w:t>运行状态</w:t>
        </w:r>
        <w:r w:rsidRPr="00E40373">
          <w:rPr>
            <w:rStyle w:val="a3"/>
            <w:noProof/>
          </w:rPr>
          <w:t>-sge_service_is_running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_Toc14963225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05" w:author="DELL-PC" w:date="2019-07-25T16:06:00Z"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3"/>
        <w:rPr>
          <w:ins w:id="106" w:author="DELL-PC" w:date="2019-07-25T16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ins w:id="107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"_Toc14963226"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3.2.6.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停止</w:t>
        </w:r>
        <w:r w:rsidRPr="00E40373">
          <w:rPr>
            <w:rStyle w:val="a3"/>
            <w:noProof/>
          </w:rPr>
          <w:t>service-sge_service_stop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_Toc14963226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08" w:author="DELL-PC" w:date="2019-07-25T16:06:00Z"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3"/>
        <w:rPr>
          <w:ins w:id="109" w:author="DELL-PC" w:date="2019-07-25T16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ins w:id="110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"_Toc14963227"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3.2.7.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service</w:t>
        </w:r>
        <w:r w:rsidRPr="00E40373">
          <w:rPr>
            <w:rStyle w:val="a3"/>
            <w:noProof/>
          </w:rPr>
          <w:t>停止后回调函数</w:t>
        </w:r>
        <w:r w:rsidRPr="00E40373">
          <w:rPr>
            <w:rStyle w:val="a3"/>
            <w:noProof/>
          </w:rPr>
          <w:t>-on_after_stop_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_Toc14963227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11" w:author="DELL-PC" w:date="2019-07-25T16:06:00Z"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2"/>
        <w:tabs>
          <w:tab w:val="left" w:pos="1260"/>
          <w:tab w:val="right" w:leader="dot" w:pos="8302"/>
        </w:tabs>
        <w:rPr>
          <w:ins w:id="112" w:author="DELL-PC" w:date="2019-07-25T16:06:00Z"/>
          <w:rFonts w:asciiTheme="minorHAnsi" w:eastAsiaTheme="minorEastAsia" w:hAnsiTheme="minorHAnsi" w:cstheme="minorBidi"/>
          <w:b w:val="0"/>
          <w:iCs w:val="0"/>
          <w:smallCaps w:val="0"/>
          <w:noProof/>
          <w:kern w:val="2"/>
          <w:sz w:val="21"/>
          <w:szCs w:val="22"/>
          <w:lang w:val="en-US"/>
        </w:rPr>
      </w:pPr>
      <w:ins w:id="113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"_Toc14963228"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3.3.</w:t>
        </w:r>
        <w:r>
          <w:rPr>
            <w:rFonts w:asciiTheme="minorHAnsi" w:eastAsiaTheme="minorEastAsia" w:hAnsiTheme="minorHAnsi" w:cstheme="minorBidi"/>
            <w:b w:val="0"/>
            <w:iCs w:val="0"/>
            <w:smallCaps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连接类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_Toc14963228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14" w:author="DELL-PC" w:date="2019-07-25T16:06:00Z"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3"/>
        <w:rPr>
          <w:ins w:id="115" w:author="DELL-PC" w:date="2019-07-25T16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ins w:id="116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"_Toc14963229"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3.3.1.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创建</w:t>
        </w:r>
        <w:r w:rsidRPr="00E40373">
          <w:rPr>
            <w:rStyle w:val="a3"/>
            <w:noProof/>
          </w:rPr>
          <w:t>session-sge_session_create/sge_session_create_with_connect_timeout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_Toc14963229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17" w:author="DELL-PC" w:date="2019-07-25T16:06:00Z"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3"/>
        <w:rPr>
          <w:ins w:id="118" w:author="DELL-PC" w:date="2019-07-25T16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ins w:id="119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"_Toc14963230"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3.3.2.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销毁</w:t>
        </w:r>
        <w:r w:rsidRPr="00E40373">
          <w:rPr>
            <w:rStyle w:val="a3"/>
            <w:noProof/>
          </w:rPr>
          <w:t>session-sge_session_destroy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_Toc14963230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20" w:author="DELL-PC" w:date="2019-07-25T16:06:00Z"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3"/>
        <w:rPr>
          <w:ins w:id="121" w:author="DELL-PC" w:date="2019-07-25T16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ins w:id="122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"_Toc14963231"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3.3.3.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建立连接</w:t>
        </w:r>
        <w:r w:rsidRPr="00E40373">
          <w:rPr>
            <w:rStyle w:val="a3"/>
            <w:noProof/>
          </w:rPr>
          <w:t>-sge_session_connect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_Toc14963231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23" w:author="DELL-PC" w:date="2019-07-25T16:06:00Z"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3"/>
        <w:rPr>
          <w:ins w:id="124" w:author="DELL-PC" w:date="2019-07-25T16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ins w:id="125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"_Toc14963232"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3.3.4.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网络连接成功的回调函数</w:t>
        </w:r>
        <w:r w:rsidRPr="00E40373">
          <w:rPr>
            <w:rStyle w:val="a3"/>
            <w:noProof/>
          </w:rPr>
          <w:t>-on_connected_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_Toc14963232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26" w:author="DELL-PC" w:date="2019-07-25T16:06:00Z"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3"/>
        <w:rPr>
          <w:ins w:id="127" w:author="DELL-PC" w:date="2019-07-25T16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ins w:id="128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"_Toc14963233"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3.3.5.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断开连接</w:t>
        </w:r>
        <w:r w:rsidRPr="00E40373">
          <w:rPr>
            <w:rStyle w:val="a3"/>
            <w:noProof/>
          </w:rPr>
          <w:t>-sge_session_disconnect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_Toc14963233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29" w:author="DELL-PC" w:date="2019-07-25T16:06:00Z"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3"/>
        <w:rPr>
          <w:ins w:id="130" w:author="DELL-PC" w:date="2019-07-25T16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ins w:id="131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"_Toc14963234"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3.3.6.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网络连接断开的回调函数</w:t>
        </w:r>
        <w:r w:rsidRPr="00E40373">
          <w:rPr>
            <w:rStyle w:val="a3"/>
            <w:noProof/>
          </w:rPr>
          <w:t>-on_disconnected_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_Toc14963234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32" w:author="DELL-PC" w:date="2019-07-25T16:06:00Z"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3"/>
        <w:rPr>
          <w:ins w:id="133" w:author="DELL-PC" w:date="2019-07-25T16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ins w:id="134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"_Toc14963235"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3.3.7.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获取连接状态</w:t>
        </w:r>
        <w:r w:rsidRPr="00E40373">
          <w:rPr>
            <w:rStyle w:val="a3"/>
            <w:noProof/>
          </w:rPr>
          <w:t>-sge_session_is_connected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_Toc14963235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35" w:author="DELL-PC" w:date="2019-07-25T16:06:00Z"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3"/>
        <w:rPr>
          <w:ins w:id="136" w:author="DELL-PC" w:date="2019-07-25T16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ins w:id="137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"_Toc14963236"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3.3.8.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接收报文的回调函数</w:t>
        </w:r>
        <w:r w:rsidRPr="00E40373">
          <w:rPr>
            <w:rStyle w:val="a3"/>
            <w:noProof/>
          </w:rPr>
          <w:t>-on_read_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_Toc14963236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38" w:author="DELL-PC" w:date="2019-07-25T16:06:00Z"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3"/>
        <w:rPr>
          <w:ins w:id="139" w:author="DELL-PC" w:date="2019-07-25T16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ins w:id="140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"_Toc14963237"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3.3.9.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获取连接</w:t>
        </w:r>
        <w:r w:rsidRPr="00E40373">
          <w:rPr>
            <w:rStyle w:val="a3"/>
            <w:noProof/>
          </w:rPr>
          <w:t>IP</w:t>
        </w:r>
        <w:r w:rsidRPr="00E40373">
          <w:rPr>
            <w:rStyle w:val="a3"/>
            <w:noProof/>
          </w:rPr>
          <w:t>地址</w:t>
        </w:r>
        <w:r w:rsidRPr="00E40373">
          <w:rPr>
            <w:rStyle w:val="a3"/>
            <w:noProof/>
          </w:rPr>
          <w:t>-sge_session_get_ip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_Toc14963237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41" w:author="DELL-PC" w:date="2019-07-25T16:06:00Z"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3"/>
        <w:rPr>
          <w:ins w:id="142" w:author="DELL-PC" w:date="2019-07-25T16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ins w:id="143" w:author="DELL-PC" w:date="2019-07-25T16:06:00Z">
        <w:r w:rsidRPr="00E40373">
          <w:rPr>
            <w:rStyle w:val="a3"/>
            <w:noProof/>
          </w:rPr>
          <w:lastRenderedPageBreak/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"_Toc14963238"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3.3.10.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发送消息</w:t>
        </w:r>
        <w:r w:rsidRPr="00E40373">
          <w:rPr>
            <w:rStyle w:val="a3"/>
            <w:noProof/>
          </w:rPr>
          <w:t>-sge_session_write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_Toc14963238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44" w:author="DELL-PC" w:date="2019-07-25T16:06:00Z"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3"/>
        <w:rPr>
          <w:ins w:id="145" w:author="DELL-PC" w:date="2019-07-25T16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ins w:id="146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"_Toc14963239"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3.3.11.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获取连接端口</w:t>
        </w:r>
        <w:r w:rsidRPr="00E40373">
          <w:rPr>
            <w:rStyle w:val="a3"/>
            <w:noProof/>
          </w:rPr>
          <w:t>-sge_session_get_port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_Toc14963239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47" w:author="DELL-PC" w:date="2019-07-25T16:06:00Z"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3"/>
        <w:rPr>
          <w:ins w:id="148" w:author="DELL-PC" w:date="2019-07-25T16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ins w:id="149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"_Toc14963240"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3.3.12.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获取心跳超时</w:t>
        </w:r>
        <w:r w:rsidRPr="00E40373">
          <w:rPr>
            <w:rStyle w:val="a3"/>
            <w:noProof/>
          </w:rPr>
          <w:t>-sge_session_get_heartbeat_timeout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_Toc14963240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50" w:author="DELL-PC" w:date="2019-07-25T16:06:00Z"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3"/>
        <w:rPr>
          <w:ins w:id="151" w:author="DELL-PC" w:date="2019-07-25T16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ins w:id="152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"_Toc14963241"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3.3.13.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设置心跳超时</w:t>
        </w:r>
        <w:r w:rsidRPr="00E40373">
          <w:rPr>
            <w:rStyle w:val="a3"/>
            <w:noProof/>
          </w:rPr>
          <w:t>-sge_session_set_heartbeat_timeout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_Toc14963241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53" w:author="DELL-PC" w:date="2019-07-25T16:06:00Z"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2"/>
        <w:tabs>
          <w:tab w:val="left" w:pos="1260"/>
          <w:tab w:val="right" w:leader="dot" w:pos="8302"/>
        </w:tabs>
        <w:rPr>
          <w:ins w:id="154" w:author="DELL-PC" w:date="2019-07-25T16:06:00Z"/>
          <w:rFonts w:asciiTheme="minorHAnsi" w:eastAsiaTheme="minorEastAsia" w:hAnsiTheme="minorHAnsi" w:cstheme="minorBidi"/>
          <w:b w:val="0"/>
          <w:iCs w:val="0"/>
          <w:smallCaps w:val="0"/>
          <w:noProof/>
          <w:kern w:val="2"/>
          <w:sz w:val="21"/>
          <w:szCs w:val="22"/>
          <w:lang w:val="en-US"/>
        </w:rPr>
      </w:pPr>
      <w:ins w:id="155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"_Toc14963242"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3.4.</w:t>
        </w:r>
        <w:r>
          <w:rPr>
            <w:rFonts w:asciiTheme="minorHAnsi" w:eastAsiaTheme="minorEastAsia" w:hAnsiTheme="minorHAnsi" w:cstheme="minorBidi"/>
            <w:b w:val="0"/>
            <w:iCs w:val="0"/>
            <w:smallCaps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其他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_Toc14963242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56" w:author="DELL-PC" w:date="2019-07-25T16:06:00Z"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3"/>
        <w:rPr>
          <w:ins w:id="157" w:author="DELL-PC" w:date="2019-07-25T16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ins w:id="158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"_Toc14963243"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3.4.1.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创建连接</w:t>
        </w:r>
        <w:r w:rsidRPr="00E40373">
          <w:rPr>
            <w:rStyle w:val="a3"/>
            <w:noProof/>
          </w:rPr>
          <w:t>API</w:t>
        </w:r>
        <w:r w:rsidRPr="00E40373">
          <w:rPr>
            <w:rStyle w:val="a3"/>
            <w:noProof/>
          </w:rPr>
          <w:t>与安全</w:t>
        </w:r>
        <w:r w:rsidRPr="00E40373">
          <w:rPr>
            <w:rStyle w:val="a3"/>
            <w:noProof/>
          </w:rPr>
          <w:t>API</w:t>
        </w:r>
        <w:r w:rsidRPr="00E40373">
          <w:rPr>
            <w:rStyle w:val="a3"/>
            <w:noProof/>
          </w:rPr>
          <w:t>日志句柄</w:t>
        </w:r>
        <w:r w:rsidRPr="00E40373">
          <w:rPr>
            <w:rStyle w:val="a3"/>
            <w:noProof/>
          </w:rPr>
          <w:t>-sge_mthread_log_create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_Toc14963243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59" w:author="DELL-PC" w:date="2019-07-25T16:06:00Z"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3"/>
        <w:rPr>
          <w:ins w:id="160" w:author="DELL-PC" w:date="2019-07-25T16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ins w:id="161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"_Toc14963244"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3.4.2.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设置连接</w:t>
        </w:r>
        <w:r w:rsidRPr="00E40373">
          <w:rPr>
            <w:rStyle w:val="a3"/>
            <w:noProof/>
          </w:rPr>
          <w:t>API</w:t>
        </w:r>
        <w:r w:rsidRPr="00E40373">
          <w:rPr>
            <w:rStyle w:val="a3"/>
            <w:noProof/>
          </w:rPr>
          <w:t>和安全</w:t>
        </w:r>
        <w:r w:rsidRPr="00E40373">
          <w:rPr>
            <w:rStyle w:val="a3"/>
            <w:noProof/>
          </w:rPr>
          <w:t>API</w:t>
        </w:r>
        <w:r w:rsidRPr="00E40373">
          <w:rPr>
            <w:rStyle w:val="a3"/>
            <w:noProof/>
          </w:rPr>
          <w:t>日志等级</w:t>
        </w:r>
        <w:r w:rsidRPr="00E40373">
          <w:rPr>
            <w:rStyle w:val="a3"/>
            <w:noProof/>
          </w:rPr>
          <w:t>-sge_mthread_log_set_level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_Toc14963244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62" w:author="DELL-PC" w:date="2019-07-25T16:06:00Z"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3"/>
        <w:rPr>
          <w:ins w:id="163" w:author="DELL-PC" w:date="2019-07-25T16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ins w:id="164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"_Toc14963245"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3.4.3.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释放连接</w:t>
        </w:r>
        <w:r w:rsidRPr="00E40373">
          <w:rPr>
            <w:rStyle w:val="a3"/>
            <w:noProof/>
          </w:rPr>
          <w:t>API</w:t>
        </w:r>
        <w:r w:rsidRPr="00E40373">
          <w:rPr>
            <w:rStyle w:val="a3"/>
            <w:noProof/>
          </w:rPr>
          <w:t>和安全</w:t>
        </w:r>
        <w:r w:rsidRPr="00E40373">
          <w:rPr>
            <w:rStyle w:val="a3"/>
            <w:noProof/>
          </w:rPr>
          <w:t>API</w:t>
        </w:r>
        <w:r w:rsidRPr="00E40373">
          <w:rPr>
            <w:rStyle w:val="a3"/>
            <w:noProof/>
          </w:rPr>
          <w:t>日志句柄</w:t>
        </w:r>
        <w:r w:rsidRPr="00E40373">
          <w:rPr>
            <w:rStyle w:val="a3"/>
            <w:noProof/>
          </w:rPr>
          <w:t>-sge_mthread_log_destroy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_Toc14963245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65" w:author="DELL-PC" w:date="2019-07-25T16:06:00Z"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3"/>
        <w:rPr>
          <w:ins w:id="166" w:author="DELL-PC" w:date="2019-07-25T16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ins w:id="167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"_Toc14963246"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3.4.4.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获取连接</w:t>
        </w:r>
        <w:r w:rsidRPr="00E40373">
          <w:rPr>
            <w:rStyle w:val="a3"/>
            <w:noProof/>
          </w:rPr>
          <w:t>API</w:t>
        </w:r>
        <w:r w:rsidRPr="00E40373">
          <w:rPr>
            <w:rStyle w:val="a3"/>
            <w:noProof/>
          </w:rPr>
          <w:t>和安全</w:t>
        </w:r>
        <w:r w:rsidRPr="00E40373">
          <w:rPr>
            <w:rStyle w:val="a3"/>
            <w:noProof/>
          </w:rPr>
          <w:t>API</w:t>
        </w:r>
        <w:r w:rsidRPr="00E40373">
          <w:rPr>
            <w:rStyle w:val="a3"/>
            <w:noProof/>
          </w:rPr>
          <w:t>日志目录</w:t>
        </w:r>
        <w:r w:rsidRPr="00E40373">
          <w:rPr>
            <w:rStyle w:val="a3"/>
            <w:noProof/>
          </w:rPr>
          <w:t>-sge_mthread_log_get_dir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_Toc14963246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68" w:author="DELL-PC" w:date="2019-07-25T16:06:00Z"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3"/>
        <w:rPr>
          <w:ins w:id="169" w:author="DELL-PC" w:date="2019-07-25T16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ins w:id="170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"_Toc14963247"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3.4.5.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获取连接</w:t>
        </w:r>
        <w:r w:rsidRPr="00E40373">
          <w:rPr>
            <w:rStyle w:val="a3"/>
            <w:noProof/>
          </w:rPr>
          <w:t>API</w:t>
        </w:r>
        <w:r w:rsidRPr="00E40373">
          <w:rPr>
            <w:rStyle w:val="a3"/>
            <w:noProof/>
          </w:rPr>
          <w:t>和安全</w:t>
        </w:r>
        <w:r w:rsidRPr="00E40373">
          <w:rPr>
            <w:rStyle w:val="a3"/>
            <w:noProof/>
          </w:rPr>
          <w:t>API</w:t>
        </w:r>
        <w:r w:rsidRPr="00E40373">
          <w:rPr>
            <w:rStyle w:val="a3"/>
            <w:noProof/>
          </w:rPr>
          <w:t>日志文件名</w:t>
        </w:r>
        <w:r w:rsidRPr="00E40373">
          <w:rPr>
            <w:rStyle w:val="a3"/>
            <w:noProof/>
          </w:rPr>
          <w:t>-sge_mthread_log_get_name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_Toc14963247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71" w:author="DELL-PC" w:date="2019-07-25T16:06:00Z"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3"/>
        <w:rPr>
          <w:ins w:id="172" w:author="DELL-PC" w:date="2019-07-25T16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ins w:id="173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"_Toc14963248"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3.4.6.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获取连接</w:t>
        </w:r>
        <w:r w:rsidRPr="00E40373">
          <w:rPr>
            <w:rStyle w:val="a3"/>
            <w:noProof/>
          </w:rPr>
          <w:t>API</w:t>
        </w:r>
        <w:r w:rsidRPr="00E40373">
          <w:rPr>
            <w:rStyle w:val="a3"/>
            <w:noProof/>
          </w:rPr>
          <w:t>和安全</w:t>
        </w:r>
        <w:r w:rsidRPr="00E40373">
          <w:rPr>
            <w:rStyle w:val="a3"/>
            <w:noProof/>
          </w:rPr>
          <w:t>API</w:t>
        </w:r>
        <w:r w:rsidRPr="00E40373">
          <w:rPr>
            <w:rStyle w:val="a3"/>
            <w:noProof/>
          </w:rPr>
          <w:t>日志路径</w:t>
        </w:r>
        <w:r w:rsidRPr="00E40373">
          <w:rPr>
            <w:rStyle w:val="a3"/>
            <w:noProof/>
          </w:rPr>
          <w:t>-sge_mthread_log_get_path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_Toc14963248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74" w:author="DELL-PC" w:date="2019-07-25T16:06:00Z"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3"/>
        <w:rPr>
          <w:ins w:id="175" w:author="DELL-PC" w:date="2019-07-25T16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ins w:id="176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"_Toc14963249"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3.4.7.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创建连接</w:t>
        </w:r>
        <w:r w:rsidRPr="00E40373">
          <w:rPr>
            <w:rStyle w:val="a3"/>
            <w:noProof/>
          </w:rPr>
          <w:t>API</w:t>
        </w:r>
        <w:r w:rsidRPr="00E40373">
          <w:rPr>
            <w:rStyle w:val="a3"/>
            <w:noProof/>
          </w:rPr>
          <w:t>日志句柄</w:t>
        </w:r>
        <w:r w:rsidRPr="00E40373">
          <w:rPr>
            <w:rStyle w:val="a3"/>
            <w:noProof/>
          </w:rPr>
          <w:t>-sge_mthread_link_log_create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_Toc14963249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77" w:author="DELL-PC" w:date="2019-07-25T16:06:00Z"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3"/>
        <w:rPr>
          <w:ins w:id="178" w:author="DELL-PC" w:date="2019-07-25T16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ins w:id="179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"_Toc14963250"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3.4.8.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设置连接</w:t>
        </w:r>
        <w:r w:rsidRPr="00E40373">
          <w:rPr>
            <w:rStyle w:val="a3"/>
            <w:noProof/>
          </w:rPr>
          <w:t>APi</w:t>
        </w:r>
        <w:r w:rsidRPr="00E40373">
          <w:rPr>
            <w:rStyle w:val="a3"/>
            <w:noProof/>
          </w:rPr>
          <w:t>日志等级</w:t>
        </w:r>
        <w:r w:rsidRPr="00E40373">
          <w:rPr>
            <w:rStyle w:val="a3"/>
            <w:noProof/>
          </w:rPr>
          <w:t>-sge_mthread_link_log_set_level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_Toc14963250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80" w:author="DELL-PC" w:date="2019-07-25T16:06:00Z"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3"/>
        <w:rPr>
          <w:ins w:id="181" w:author="DELL-PC" w:date="2019-07-25T16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ins w:id="182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"_Toc14963251"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3.4.9.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释放连接</w:t>
        </w:r>
        <w:r w:rsidRPr="00E40373">
          <w:rPr>
            <w:rStyle w:val="a3"/>
            <w:noProof/>
          </w:rPr>
          <w:t>API</w:t>
        </w:r>
        <w:r w:rsidRPr="00E40373">
          <w:rPr>
            <w:rStyle w:val="a3"/>
            <w:noProof/>
          </w:rPr>
          <w:t>日志句柄</w:t>
        </w:r>
        <w:r w:rsidRPr="00E40373">
          <w:rPr>
            <w:rStyle w:val="a3"/>
            <w:noProof/>
          </w:rPr>
          <w:t>-sge_mthread_link_log_destroy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_Toc14963251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83" w:author="DELL-PC" w:date="2019-07-25T16:06:00Z"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3"/>
        <w:rPr>
          <w:ins w:id="184" w:author="DELL-PC" w:date="2019-07-25T16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ins w:id="185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"_Toc14963252"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3.4.10.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获取连接</w:t>
        </w:r>
        <w:r w:rsidRPr="00E40373">
          <w:rPr>
            <w:rStyle w:val="a3"/>
            <w:noProof/>
          </w:rPr>
          <w:t>API</w:t>
        </w:r>
        <w:r w:rsidRPr="00E40373">
          <w:rPr>
            <w:rStyle w:val="a3"/>
            <w:noProof/>
          </w:rPr>
          <w:t>日志目录</w:t>
        </w:r>
        <w:r w:rsidRPr="00E40373">
          <w:rPr>
            <w:rStyle w:val="a3"/>
            <w:noProof/>
          </w:rPr>
          <w:t>-sge_mthread_link_log_get_dir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_Toc14963252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86" w:author="DELL-PC" w:date="2019-07-25T16:06:00Z"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3"/>
        <w:rPr>
          <w:ins w:id="187" w:author="DELL-PC" w:date="2019-07-25T16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ins w:id="188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"_Toc14963253"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3.4.11.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获取连接</w:t>
        </w:r>
        <w:r w:rsidRPr="00E40373">
          <w:rPr>
            <w:rStyle w:val="a3"/>
            <w:noProof/>
          </w:rPr>
          <w:t>API</w:t>
        </w:r>
        <w:r w:rsidRPr="00E40373">
          <w:rPr>
            <w:rStyle w:val="a3"/>
            <w:noProof/>
          </w:rPr>
          <w:t>日志文件名</w:t>
        </w:r>
        <w:r w:rsidRPr="00E40373">
          <w:rPr>
            <w:rStyle w:val="a3"/>
            <w:noProof/>
          </w:rPr>
          <w:t>-sge_mthread_link_log_get_name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_Toc14963253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89" w:author="DELL-PC" w:date="2019-07-25T16:06:00Z"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3"/>
        <w:rPr>
          <w:ins w:id="190" w:author="DELL-PC" w:date="2019-07-25T16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ins w:id="191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"_Toc14963254"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3.4.12.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获取连接</w:t>
        </w:r>
        <w:r w:rsidRPr="00E40373">
          <w:rPr>
            <w:rStyle w:val="a3"/>
            <w:noProof/>
          </w:rPr>
          <w:t>API</w:t>
        </w:r>
        <w:r w:rsidRPr="00E40373">
          <w:rPr>
            <w:rStyle w:val="a3"/>
            <w:noProof/>
          </w:rPr>
          <w:t>日志路径</w:t>
        </w:r>
        <w:r w:rsidRPr="00E40373">
          <w:rPr>
            <w:rStyle w:val="a3"/>
            <w:noProof/>
          </w:rPr>
          <w:t>-sge_mthread_link_log_get_path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_Toc14963254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92" w:author="DELL-PC" w:date="2019-07-25T16:06:00Z"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3"/>
        <w:rPr>
          <w:ins w:id="193" w:author="DELL-PC" w:date="2019-07-25T16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ins w:id="194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"_Toc14963255"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3.4.13.</w:t>
        </w:r>
        <w:r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获取版本号</w:t>
        </w:r>
        <w:r w:rsidRPr="00E40373">
          <w:rPr>
            <w:rStyle w:val="a3"/>
            <w:noProof/>
          </w:rPr>
          <w:t>-sge_get_version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_Toc14963255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95" w:author="DELL-PC" w:date="2019-07-25T16:06:00Z"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1"/>
        <w:rPr>
          <w:ins w:id="196" w:author="DELL-PC" w:date="2019-07-25T16:06:00Z"/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  <w:lang w:val="en-US"/>
        </w:rPr>
      </w:pPr>
      <w:ins w:id="197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"_Toc14963256"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rFonts w:cs="宋体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API</w:t>
        </w:r>
        <w:r w:rsidRPr="00E40373">
          <w:rPr>
            <w:rStyle w:val="a3"/>
            <w:noProof/>
          </w:rPr>
          <w:t>开发示例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_Toc14963256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198" w:author="DELL-PC" w:date="2019-07-25T16:06:00Z"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2"/>
        <w:tabs>
          <w:tab w:val="left" w:pos="1260"/>
          <w:tab w:val="right" w:leader="dot" w:pos="8302"/>
        </w:tabs>
        <w:rPr>
          <w:ins w:id="199" w:author="DELL-PC" w:date="2019-07-25T16:06:00Z"/>
          <w:rFonts w:asciiTheme="minorHAnsi" w:eastAsiaTheme="minorEastAsia" w:hAnsiTheme="minorHAnsi" w:cstheme="minorBidi"/>
          <w:b w:val="0"/>
          <w:iCs w:val="0"/>
          <w:smallCaps w:val="0"/>
          <w:noProof/>
          <w:kern w:val="2"/>
          <w:sz w:val="21"/>
          <w:szCs w:val="22"/>
          <w:lang w:val="en-US"/>
        </w:rPr>
      </w:pPr>
      <w:ins w:id="200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"_Toc14963257"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4.1.</w:t>
        </w:r>
        <w:r>
          <w:rPr>
            <w:rFonts w:asciiTheme="minorHAnsi" w:eastAsiaTheme="minorEastAsia" w:hAnsiTheme="minorHAnsi" w:cstheme="minorBidi"/>
            <w:b w:val="0"/>
            <w:iCs w:val="0"/>
            <w:smallCaps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_Toc14963257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01" w:author="DELL-PC" w:date="2019-07-25T16:06:00Z"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2"/>
        <w:tabs>
          <w:tab w:val="left" w:pos="1260"/>
          <w:tab w:val="right" w:leader="dot" w:pos="8302"/>
        </w:tabs>
        <w:rPr>
          <w:ins w:id="202" w:author="DELL-PC" w:date="2019-07-25T16:06:00Z"/>
          <w:rFonts w:asciiTheme="minorHAnsi" w:eastAsiaTheme="minorEastAsia" w:hAnsiTheme="minorHAnsi" w:cstheme="minorBidi"/>
          <w:b w:val="0"/>
          <w:iCs w:val="0"/>
          <w:smallCaps w:val="0"/>
          <w:noProof/>
          <w:kern w:val="2"/>
          <w:sz w:val="21"/>
          <w:szCs w:val="22"/>
          <w:lang w:val="en-US"/>
        </w:rPr>
      </w:pPr>
      <w:ins w:id="203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"_Toc14963258"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noProof/>
          </w:rPr>
          <w:t>4.2.</w:t>
        </w:r>
        <w:r>
          <w:rPr>
            <w:rFonts w:asciiTheme="minorHAnsi" w:eastAsiaTheme="minorEastAsia" w:hAnsiTheme="minorHAnsi" w:cstheme="minorBidi"/>
            <w:b w:val="0"/>
            <w:iCs w:val="0"/>
            <w:smallCaps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示例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_Toc14963258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04" w:author="DELL-PC" w:date="2019-07-25T16:06:00Z"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EF2A5A" w:rsidRDefault="00EF2A5A">
      <w:pPr>
        <w:pStyle w:val="TOC1"/>
        <w:rPr>
          <w:ins w:id="205" w:author="DELL-PC" w:date="2019-07-25T16:06:00Z"/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  <w:lang w:val="en-US"/>
        </w:rPr>
      </w:pPr>
      <w:ins w:id="206" w:author="DELL-PC" w:date="2019-07-25T16:06:00Z">
        <w:r w:rsidRPr="00E40373">
          <w:rPr>
            <w:rStyle w:val="a3"/>
            <w:noProof/>
          </w:rPr>
          <w:fldChar w:fldCharType="begin"/>
        </w:r>
        <w:r w:rsidRPr="00E40373">
          <w:rPr>
            <w:rStyle w:val="a3"/>
            <w:noProof/>
          </w:rPr>
          <w:instrText xml:space="preserve"> </w:instrText>
        </w:r>
        <w:r>
          <w:rPr>
            <w:noProof/>
          </w:rPr>
          <w:instrText>HYPERLINK \l "_Toc14963259"</w:instrText>
        </w:r>
        <w:r w:rsidRPr="00E40373">
          <w:rPr>
            <w:rStyle w:val="a3"/>
            <w:noProof/>
          </w:rPr>
          <w:instrText xml:space="preserve"> </w:instrText>
        </w:r>
        <w:r w:rsidRPr="00E40373">
          <w:rPr>
            <w:rStyle w:val="a3"/>
            <w:noProof/>
          </w:rPr>
          <w:fldChar w:fldCharType="separate"/>
        </w:r>
        <w:r w:rsidRPr="00E40373">
          <w:rPr>
            <w:rStyle w:val="a3"/>
            <w:rFonts w:cs="宋体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  <w:lang w:val="en-US"/>
          </w:rPr>
          <w:tab/>
        </w:r>
        <w:r w:rsidRPr="00E40373">
          <w:rPr>
            <w:rStyle w:val="a3"/>
            <w:noProof/>
          </w:rPr>
          <w:t>附录</w:t>
        </w:r>
        <w:r w:rsidRPr="00E40373">
          <w:rPr>
            <w:rStyle w:val="a3"/>
            <w:noProof/>
          </w:rPr>
          <w:t>A</w:t>
        </w:r>
        <w:r w:rsidRPr="00E40373">
          <w:rPr>
            <w:rStyle w:val="a3"/>
            <w:noProof/>
          </w:rPr>
          <w:t>：</w:t>
        </w:r>
        <w:r w:rsidRPr="00E40373">
          <w:rPr>
            <w:rStyle w:val="a3"/>
            <w:noProof/>
          </w:rPr>
          <w:t>Demo</w:t>
        </w:r>
        <w:r w:rsidRPr="00E40373">
          <w:rPr>
            <w:rStyle w:val="a3"/>
            <w:noProof/>
          </w:rPr>
          <w:t>程序演示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_Toc14963259 \h </w:instrText>
        </w:r>
      </w:ins>
      <w:r>
        <w:rPr>
          <w:noProof/>
          <w:webHidden/>
        </w:rPr>
      </w:r>
      <w:r>
        <w:rPr>
          <w:noProof/>
          <w:webHidden/>
        </w:rPr>
        <w:fldChar w:fldCharType="separate"/>
      </w:r>
      <w:ins w:id="207" w:author="DELL-PC" w:date="2019-07-25T16:06:00Z"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  <w:r w:rsidRPr="00E40373">
          <w:rPr>
            <w:rStyle w:val="a3"/>
            <w:noProof/>
          </w:rPr>
          <w:fldChar w:fldCharType="end"/>
        </w:r>
      </w:ins>
    </w:p>
    <w:p w:rsidR="00C63F80" w:rsidDel="00DD525D" w:rsidRDefault="00C63F80">
      <w:pPr>
        <w:pStyle w:val="TOC1"/>
        <w:rPr>
          <w:del w:id="208" w:author="DELL-PC" w:date="2018-10-17T10:06:00Z"/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  <w:lang w:val="en-US"/>
        </w:rPr>
      </w:pPr>
      <w:del w:id="209" w:author="DELL-PC" w:date="2018-10-17T10:06:00Z">
        <w:r w:rsidRPr="00DD525D" w:rsidDel="00DD525D">
          <w:rPr>
            <w:rStyle w:val="a3"/>
            <w:rFonts w:cs="宋体"/>
            <w:noProof/>
          </w:rPr>
          <w:delText>1.</w:delText>
        </w:r>
        <w:r w:rsidDel="00DD525D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简介</w:delText>
        </w:r>
        <w:r w:rsidDel="00DD525D">
          <w:rPr>
            <w:noProof/>
            <w:webHidden/>
          </w:rPr>
          <w:tab/>
          <w:delText>1</w:delText>
        </w:r>
      </w:del>
    </w:p>
    <w:p w:rsidR="00C63F80" w:rsidDel="00DD525D" w:rsidRDefault="00C63F80">
      <w:pPr>
        <w:pStyle w:val="TOC1"/>
        <w:rPr>
          <w:del w:id="210" w:author="DELL-PC" w:date="2018-10-17T10:06:00Z"/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  <w:lang w:val="en-US"/>
        </w:rPr>
      </w:pPr>
      <w:del w:id="211" w:author="DELL-PC" w:date="2018-10-17T10:06:00Z">
        <w:r w:rsidRPr="00DD525D" w:rsidDel="00DD525D">
          <w:rPr>
            <w:rStyle w:val="a3"/>
            <w:rFonts w:cs="宋体"/>
            <w:noProof/>
          </w:rPr>
          <w:delText>2.</w:delText>
        </w:r>
        <w:r w:rsidDel="00DD525D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系统概述</w:delText>
        </w:r>
        <w:r w:rsidDel="00DD525D">
          <w:rPr>
            <w:noProof/>
            <w:webHidden/>
          </w:rPr>
          <w:tab/>
          <w:delText>1</w:delText>
        </w:r>
      </w:del>
    </w:p>
    <w:p w:rsidR="00C63F80" w:rsidDel="00DD525D" w:rsidRDefault="00C63F80">
      <w:pPr>
        <w:pStyle w:val="TOC2"/>
        <w:tabs>
          <w:tab w:val="left" w:pos="1260"/>
          <w:tab w:val="right" w:leader="dot" w:pos="8302"/>
        </w:tabs>
        <w:rPr>
          <w:del w:id="212" w:author="DELL-PC" w:date="2018-10-17T10:06:00Z"/>
          <w:rFonts w:asciiTheme="minorHAnsi" w:eastAsiaTheme="minorEastAsia" w:hAnsiTheme="minorHAnsi" w:cstheme="minorBidi"/>
          <w:b w:val="0"/>
          <w:iCs w:val="0"/>
          <w:smallCaps w:val="0"/>
          <w:noProof/>
          <w:kern w:val="2"/>
          <w:sz w:val="21"/>
          <w:szCs w:val="22"/>
          <w:lang w:val="en-US"/>
        </w:rPr>
      </w:pPr>
      <w:del w:id="213" w:author="DELL-PC" w:date="2018-10-17T10:06:00Z">
        <w:r w:rsidRPr="00DD525D" w:rsidDel="00DD525D">
          <w:rPr>
            <w:rStyle w:val="a3"/>
            <w:noProof/>
          </w:rPr>
          <w:delText>2.1.</w:delText>
        </w:r>
        <w:r w:rsidDel="00DD525D">
          <w:rPr>
            <w:rFonts w:asciiTheme="minorHAnsi" w:eastAsiaTheme="minorEastAsia" w:hAnsiTheme="minorHAnsi" w:cstheme="minorBidi"/>
            <w:b w:val="0"/>
            <w:iCs w:val="0"/>
            <w:smallCaps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软硬件平台要求</w:delText>
        </w:r>
        <w:r w:rsidDel="00DD525D">
          <w:rPr>
            <w:noProof/>
            <w:webHidden/>
          </w:rPr>
          <w:tab/>
          <w:delText>1</w:delText>
        </w:r>
      </w:del>
    </w:p>
    <w:p w:rsidR="00C63F80" w:rsidDel="00DD525D" w:rsidRDefault="00C63F80">
      <w:pPr>
        <w:pStyle w:val="TOC2"/>
        <w:tabs>
          <w:tab w:val="left" w:pos="1260"/>
          <w:tab w:val="right" w:leader="dot" w:pos="8302"/>
        </w:tabs>
        <w:rPr>
          <w:del w:id="214" w:author="DELL-PC" w:date="2018-10-17T10:06:00Z"/>
          <w:rFonts w:asciiTheme="minorHAnsi" w:eastAsiaTheme="minorEastAsia" w:hAnsiTheme="minorHAnsi" w:cstheme="minorBidi"/>
          <w:b w:val="0"/>
          <w:iCs w:val="0"/>
          <w:smallCaps w:val="0"/>
          <w:noProof/>
          <w:kern w:val="2"/>
          <w:sz w:val="21"/>
          <w:szCs w:val="22"/>
          <w:lang w:val="en-US"/>
        </w:rPr>
      </w:pPr>
      <w:del w:id="215" w:author="DELL-PC" w:date="2018-10-17T10:06:00Z">
        <w:r w:rsidRPr="00DD525D" w:rsidDel="00DD525D">
          <w:rPr>
            <w:rStyle w:val="a3"/>
            <w:noProof/>
          </w:rPr>
          <w:delText>2.2.</w:delText>
        </w:r>
        <w:r w:rsidDel="00DD525D">
          <w:rPr>
            <w:rFonts w:asciiTheme="minorHAnsi" w:eastAsiaTheme="minorEastAsia" w:hAnsiTheme="minorHAnsi" w:cstheme="minorBidi"/>
            <w:b w:val="0"/>
            <w:iCs w:val="0"/>
            <w:smallCaps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逻辑结构</w:delText>
        </w:r>
        <w:r w:rsidDel="00DD525D">
          <w:rPr>
            <w:noProof/>
            <w:webHidden/>
          </w:rPr>
          <w:tab/>
          <w:delText>1</w:delText>
        </w:r>
      </w:del>
    </w:p>
    <w:p w:rsidR="00C63F80" w:rsidDel="00DD525D" w:rsidRDefault="00C63F80">
      <w:pPr>
        <w:pStyle w:val="TOC2"/>
        <w:tabs>
          <w:tab w:val="left" w:pos="1260"/>
          <w:tab w:val="right" w:leader="dot" w:pos="8302"/>
        </w:tabs>
        <w:rPr>
          <w:del w:id="216" w:author="DELL-PC" w:date="2018-10-17T10:06:00Z"/>
          <w:rFonts w:asciiTheme="minorHAnsi" w:eastAsiaTheme="minorEastAsia" w:hAnsiTheme="minorHAnsi" w:cstheme="minorBidi"/>
          <w:b w:val="0"/>
          <w:iCs w:val="0"/>
          <w:smallCaps w:val="0"/>
          <w:noProof/>
          <w:kern w:val="2"/>
          <w:sz w:val="21"/>
          <w:szCs w:val="22"/>
          <w:lang w:val="en-US"/>
        </w:rPr>
      </w:pPr>
      <w:del w:id="217" w:author="DELL-PC" w:date="2018-10-17T10:06:00Z">
        <w:r w:rsidRPr="00DD525D" w:rsidDel="00DD525D">
          <w:rPr>
            <w:rStyle w:val="a3"/>
            <w:noProof/>
          </w:rPr>
          <w:delText>2.3.</w:delText>
        </w:r>
        <w:r w:rsidDel="00DD525D">
          <w:rPr>
            <w:rFonts w:asciiTheme="minorHAnsi" w:eastAsiaTheme="minorEastAsia" w:hAnsiTheme="minorHAnsi" w:cstheme="minorBidi"/>
            <w:b w:val="0"/>
            <w:iCs w:val="0"/>
            <w:smallCaps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功能说明</w:delText>
        </w:r>
        <w:r w:rsidDel="00DD525D">
          <w:rPr>
            <w:noProof/>
            <w:webHidden/>
          </w:rPr>
          <w:tab/>
          <w:delText>2</w:delText>
        </w:r>
      </w:del>
    </w:p>
    <w:p w:rsidR="00C63F80" w:rsidDel="00DD525D" w:rsidRDefault="00C63F80">
      <w:pPr>
        <w:pStyle w:val="TOC2"/>
        <w:tabs>
          <w:tab w:val="left" w:pos="1260"/>
          <w:tab w:val="right" w:leader="dot" w:pos="8302"/>
        </w:tabs>
        <w:rPr>
          <w:del w:id="218" w:author="DELL-PC" w:date="2018-10-17T10:06:00Z"/>
          <w:rFonts w:asciiTheme="minorHAnsi" w:eastAsiaTheme="minorEastAsia" w:hAnsiTheme="minorHAnsi" w:cstheme="minorBidi"/>
          <w:b w:val="0"/>
          <w:iCs w:val="0"/>
          <w:smallCaps w:val="0"/>
          <w:noProof/>
          <w:kern w:val="2"/>
          <w:sz w:val="21"/>
          <w:szCs w:val="22"/>
          <w:lang w:val="en-US"/>
        </w:rPr>
      </w:pPr>
      <w:del w:id="219" w:author="DELL-PC" w:date="2018-10-17T10:06:00Z">
        <w:r w:rsidRPr="00DD525D" w:rsidDel="00DD525D">
          <w:rPr>
            <w:rStyle w:val="a3"/>
            <w:noProof/>
          </w:rPr>
          <w:delText>2.4.</w:delText>
        </w:r>
        <w:r w:rsidDel="00DD525D">
          <w:rPr>
            <w:rFonts w:asciiTheme="minorHAnsi" w:eastAsiaTheme="minorEastAsia" w:hAnsiTheme="minorHAnsi" w:cstheme="minorBidi"/>
            <w:b w:val="0"/>
            <w:iCs w:val="0"/>
            <w:smallCaps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连接管理简介</w:delText>
        </w:r>
        <w:r w:rsidDel="00DD525D">
          <w:rPr>
            <w:noProof/>
            <w:webHidden/>
          </w:rPr>
          <w:tab/>
          <w:delText>2</w:delText>
        </w:r>
      </w:del>
    </w:p>
    <w:p w:rsidR="00C63F80" w:rsidDel="00DD525D" w:rsidRDefault="00C63F80">
      <w:pPr>
        <w:pStyle w:val="TOC2"/>
        <w:tabs>
          <w:tab w:val="left" w:pos="1260"/>
          <w:tab w:val="right" w:leader="dot" w:pos="8302"/>
        </w:tabs>
        <w:rPr>
          <w:del w:id="220" w:author="DELL-PC" w:date="2018-10-17T10:06:00Z"/>
          <w:rFonts w:asciiTheme="minorHAnsi" w:eastAsiaTheme="minorEastAsia" w:hAnsiTheme="minorHAnsi" w:cstheme="minorBidi"/>
          <w:b w:val="0"/>
          <w:iCs w:val="0"/>
          <w:smallCaps w:val="0"/>
          <w:noProof/>
          <w:kern w:val="2"/>
          <w:sz w:val="21"/>
          <w:szCs w:val="22"/>
          <w:lang w:val="en-US"/>
        </w:rPr>
      </w:pPr>
      <w:del w:id="221" w:author="DELL-PC" w:date="2018-10-17T10:06:00Z">
        <w:r w:rsidRPr="00DD525D" w:rsidDel="00DD525D">
          <w:rPr>
            <w:rStyle w:val="a3"/>
            <w:noProof/>
          </w:rPr>
          <w:delText>2.5.</w:delText>
        </w:r>
        <w:r w:rsidDel="00DD525D">
          <w:rPr>
            <w:rFonts w:asciiTheme="minorHAnsi" w:eastAsiaTheme="minorEastAsia" w:hAnsiTheme="minorHAnsi" w:cstheme="minorBidi"/>
            <w:b w:val="0"/>
            <w:iCs w:val="0"/>
            <w:smallCaps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文件清单</w:delText>
        </w:r>
        <w:r w:rsidDel="00DD525D">
          <w:rPr>
            <w:noProof/>
            <w:webHidden/>
          </w:rPr>
          <w:tab/>
          <w:delText>2</w:delText>
        </w:r>
      </w:del>
    </w:p>
    <w:p w:rsidR="00C63F80" w:rsidDel="00DD525D" w:rsidRDefault="00C63F80">
      <w:pPr>
        <w:pStyle w:val="TOC1"/>
        <w:rPr>
          <w:del w:id="222" w:author="DELL-PC" w:date="2018-10-17T10:06:00Z"/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  <w:lang w:val="en-US"/>
        </w:rPr>
      </w:pPr>
      <w:del w:id="223" w:author="DELL-PC" w:date="2018-10-17T10:06:00Z">
        <w:r w:rsidRPr="00DD525D" w:rsidDel="00DD525D">
          <w:rPr>
            <w:rStyle w:val="a3"/>
            <w:rFonts w:cs="宋体"/>
            <w:noProof/>
          </w:rPr>
          <w:delText>3.</w:delText>
        </w:r>
        <w:r w:rsidDel="00DD525D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开发接口</w:delText>
        </w:r>
        <w:r w:rsidDel="00DD525D">
          <w:rPr>
            <w:noProof/>
            <w:webHidden/>
          </w:rPr>
          <w:tab/>
          <w:delText>2</w:delText>
        </w:r>
      </w:del>
    </w:p>
    <w:p w:rsidR="00C63F80" w:rsidDel="00DD525D" w:rsidRDefault="00C63F80">
      <w:pPr>
        <w:pStyle w:val="TOC2"/>
        <w:tabs>
          <w:tab w:val="left" w:pos="1260"/>
          <w:tab w:val="right" w:leader="dot" w:pos="8302"/>
        </w:tabs>
        <w:rPr>
          <w:del w:id="224" w:author="DELL-PC" w:date="2018-10-17T10:06:00Z"/>
          <w:rFonts w:asciiTheme="minorHAnsi" w:eastAsiaTheme="minorEastAsia" w:hAnsiTheme="minorHAnsi" w:cstheme="minorBidi"/>
          <w:b w:val="0"/>
          <w:iCs w:val="0"/>
          <w:smallCaps w:val="0"/>
          <w:noProof/>
          <w:kern w:val="2"/>
          <w:sz w:val="21"/>
          <w:szCs w:val="22"/>
          <w:lang w:val="en-US"/>
        </w:rPr>
      </w:pPr>
      <w:del w:id="225" w:author="DELL-PC" w:date="2018-10-17T10:06:00Z">
        <w:r w:rsidRPr="00DD525D" w:rsidDel="00DD525D">
          <w:rPr>
            <w:rStyle w:val="a3"/>
            <w:noProof/>
          </w:rPr>
          <w:delText>3.1.</w:delText>
        </w:r>
        <w:r w:rsidDel="00DD525D">
          <w:rPr>
            <w:rFonts w:asciiTheme="minorHAnsi" w:eastAsiaTheme="minorEastAsia" w:hAnsiTheme="minorHAnsi" w:cstheme="minorBidi"/>
            <w:b w:val="0"/>
            <w:iCs w:val="0"/>
            <w:smallCaps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统一规则说明</w:delText>
        </w:r>
        <w:r w:rsidDel="00DD525D">
          <w:rPr>
            <w:noProof/>
            <w:webHidden/>
          </w:rPr>
          <w:tab/>
          <w:delText>2</w:delText>
        </w:r>
      </w:del>
    </w:p>
    <w:p w:rsidR="00C63F80" w:rsidDel="00DD525D" w:rsidRDefault="00C63F80">
      <w:pPr>
        <w:pStyle w:val="TOC2"/>
        <w:tabs>
          <w:tab w:val="left" w:pos="1260"/>
          <w:tab w:val="right" w:leader="dot" w:pos="8302"/>
        </w:tabs>
        <w:rPr>
          <w:del w:id="226" w:author="DELL-PC" w:date="2018-10-17T10:06:00Z"/>
          <w:rFonts w:asciiTheme="minorHAnsi" w:eastAsiaTheme="minorEastAsia" w:hAnsiTheme="minorHAnsi" w:cstheme="minorBidi"/>
          <w:b w:val="0"/>
          <w:iCs w:val="0"/>
          <w:smallCaps w:val="0"/>
          <w:noProof/>
          <w:kern w:val="2"/>
          <w:sz w:val="21"/>
          <w:szCs w:val="22"/>
          <w:lang w:val="en-US"/>
        </w:rPr>
      </w:pPr>
      <w:del w:id="227" w:author="DELL-PC" w:date="2018-10-17T10:06:00Z">
        <w:r w:rsidRPr="00DD525D" w:rsidDel="00DD525D">
          <w:rPr>
            <w:rStyle w:val="a3"/>
            <w:noProof/>
          </w:rPr>
          <w:delText>3.2.</w:delText>
        </w:r>
        <w:r w:rsidDel="00DD525D">
          <w:rPr>
            <w:rFonts w:asciiTheme="minorHAnsi" w:eastAsiaTheme="minorEastAsia" w:hAnsiTheme="minorHAnsi" w:cstheme="minorBidi"/>
            <w:b w:val="0"/>
            <w:iCs w:val="0"/>
            <w:smallCaps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连接管理类</w:delText>
        </w:r>
        <w:r w:rsidDel="00DD525D">
          <w:rPr>
            <w:noProof/>
            <w:webHidden/>
          </w:rPr>
          <w:tab/>
          <w:delText>3</w:delText>
        </w:r>
      </w:del>
    </w:p>
    <w:p w:rsidR="00C63F80" w:rsidDel="00DD525D" w:rsidRDefault="00C63F80">
      <w:pPr>
        <w:pStyle w:val="TOC3"/>
        <w:rPr>
          <w:del w:id="228" w:author="DELL-PC" w:date="2018-10-17T10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del w:id="229" w:author="DELL-PC" w:date="2018-10-17T10:06:00Z">
        <w:r w:rsidRPr="00DD525D" w:rsidDel="00DD525D">
          <w:rPr>
            <w:rStyle w:val="a3"/>
            <w:noProof/>
          </w:rPr>
          <w:delText>3.2.1.</w:delText>
        </w:r>
        <w:r w:rsidDel="00DD525D"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创建</w:delText>
        </w:r>
        <w:r w:rsidRPr="00DD525D" w:rsidDel="00DD525D">
          <w:rPr>
            <w:rStyle w:val="a3"/>
            <w:b w:val="0"/>
            <w:i w:val="0"/>
            <w:noProof/>
          </w:rPr>
          <w:delText>service-sge_service_create</w:delText>
        </w:r>
        <w:r w:rsidDel="00DD525D">
          <w:rPr>
            <w:noProof/>
            <w:webHidden/>
          </w:rPr>
          <w:tab/>
          <w:delText>3</w:delText>
        </w:r>
      </w:del>
    </w:p>
    <w:p w:rsidR="00C63F80" w:rsidDel="00DD525D" w:rsidRDefault="00C63F80">
      <w:pPr>
        <w:pStyle w:val="TOC3"/>
        <w:rPr>
          <w:del w:id="230" w:author="DELL-PC" w:date="2018-10-17T10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del w:id="231" w:author="DELL-PC" w:date="2018-10-17T10:06:00Z">
        <w:r w:rsidRPr="00DD525D" w:rsidDel="00DD525D">
          <w:rPr>
            <w:rStyle w:val="a3"/>
            <w:noProof/>
          </w:rPr>
          <w:delText>3.2.2.</w:delText>
        </w:r>
        <w:r w:rsidDel="00DD525D"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销毁</w:delText>
        </w:r>
        <w:r w:rsidRPr="00DD525D" w:rsidDel="00DD525D">
          <w:rPr>
            <w:rStyle w:val="a3"/>
            <w:b w:val="0"/>
            <w:i w:val="0"/>
            <w:noProof/>
          </w:rPr>
          <w:delText>service-sge_session_destroy</w:delText>
        </w:r>
        <w:r w:rsidDel="00DD525D">
          <w:rPr>
            <w:noProof/>
            <w:webHidden/>
          </w:rPr>
          <w:tab/>
          <w:delText>3</w:delText>
        </w:r>
      </w:del>
    </w:p>
    <w:p w:rsidR="00C63F80" w:rsidDel="00DD525D" w:rsidRDefault="00C63F80">
      <w:pPr>
        <w:pStyle w:val="TOC3"/>
        <w:rPr>
          <w:del w:id="232" w:author="DELL-PC" w:date="2018-10-17T10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del w:id="233" w:author="DELL-PC" w:date="2018-10-17T10:06:00Z">
        <w:r w:rsidRPr="00DD525D" w:rsidDel="00DD525D">
          <w:rPr>
            <w:rStyle w:val="a3"/>
            <w:noProof/>
          </w:rPr>
          <w:delText>3.2.3.</w:delText>
        </w:r>
        <w:r w:rsidDel="00DD525D"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启动</w:delText>
        </w:r>
        <w:r w:rsidRPr="00DD525D" w:rsidDel="00DD525D">
          <w:rPr>
            <w:rStyle w:val="a3"/>
            <w:b w:val="0"/>
            <w:i w:val="0"/>
            <w:noProof/>
          </w:rPr>
          <w:delText>service-sge_service_run</w:delText>
        </w:r>
        <w:r w:rsidDel="00DD525D">
          <w:rPr>
            <w:noProof/>
            <w:webHidden/>
          </w:rPr>
          <w:tab/>
          <w:delText>3</w:delText>
        </w:r>
      </w:del>
    </w:p>
    <w:p w:rsidR="00C63F80" w:rsidDel="00DD525D" w:rsidRDefault="00C63F80">
      <w:pPr>
        <w:pStyle w:val="TOC3"/>
        <w:rPr>
          <w:del w:id="234" w:author="DELL-PC" w:date="2018-10-17T10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del w:id="235" w:author="DELL-PC" w:date="2018-10-17T10:06:00Z">
        <w:r w:rsidRPr="00DD525D" w:rsidDel="00DD525D">
          <w:rPr>
            <w:rStyle w:val="a3"/>
            <w:noProof/>
          </w:rPr>
          <w:delText>3.2.4.</w:delText>
        </w:r>
        <w:r w:rsidDel="00DD525D"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获取</w:delText>
        </w:r>
        <w:r w:rsidRPr="00DD525D" w:rsidDel="00DD525D">
          <w:rPr>
            <w:rStyle w:val="a3"/>
            <w:b w:val="0"/>
            <w:i w:val="0"/>
            <w:noProof/>
          </w:rPr>
          <w:delText>service</w:delText>
        </w:r>
        <w:r w:rsidRPr="00DD525D" w:rsidDel="00DD525D">
          <w:rPr>
            <w:rStyle w:val="a3"/>
            <w:rFonts w:hint="eastAsia"/>
            <w:b w:val="0"/>
            <w:i w:val="0"/>
            <w:noProof/>
          </w:rPr>
          <w:delText>运行状态</w:delText>
        </w:r>
        <w:r w:rsidRPr="00DD525D" w:rsidDel="00DD525D">
          <w:rPr>
            <w:rStyle w:val="a3"/>
            <w:b w:val="0"/>
            <w:i w:val="0"/>
            <w:noProof/>
          </w:rPr>
          <w:delText>-sge_service_is_running</w:delText>
        </w:r>
        <w:r w:rsidDel="00DD525D">
          <w:rPr>
            <w:noProof/>
            <w:webHidden/>
          </w:rPr>
          <w:tab/>
          <w:delText>4</w:delText>
        </w:r>
      </w:del>
    </w:p>
    <w:p w:rsidR="00C63F80" w:rsidDel="00DD525D" w:rsidRDefault="00C63F80">
      <w:pPr>
        <w:pStyle w:val="TOC3"/>
        <w:rPr>
          <w:del w:id="236" w:author="DELL-PC" w:date="2018-10-17T10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del w:id="237" w:author="DELL-PC" w:date="2018-10-17T10:06:00Z">
        <w:r w:rsidRPr="00DD525D" w:rsidDel="00DD525D">
          <w:rPr>
            <w:rStyle w:val="a3"/>
            <w:noProof/>
          </w:rPr>
          <w:delText>3.2.5.</w:delText>
        </w:r>
        <w:r w:rsidDel="00DD525D"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停止</w:delText>
        </w:r>
        <w:r w:rsidRPr="00DD525D" w:rsidDel="00DD525D">
          <w:rPr>
            <w:rStyle w:val="a3"/>
            <w:b w:val="0"/>
            <w:i w:val="0"/>
            <w:noProof/>
          </w:rPr>
          <w:delText>service-sge_service_stop</w:delText>
        </w:r>
        <w:r w:rsidDel="00DD525D">
          <w:rPr>
            <w:noProof/>
            <w:webHidden/>
          </w:rPr>
          <w:tab/>
          <w:delText>4</w:delText>
        </w:r>
      </w:del>
    </w:p>
    <w:p w:rsidR="00C63F80" w:rsidDel="00DD525D" w:rsidRDefault="00C63F80">
      <w:pPr>
        <w:pStyle w:val="TOC2"/>
        <w:tabs>
          <w:tab w:val="left" w:pos="1260"/>
          <w:tab w:val="right" w:leader="dot" w:pos="8302"/>
        </w:tabs>
        <w:rPr>
          <w:del w:id="238" w:author="DELL-PC" w:date="2018-10-17T10:06:00Z"/>
          <w:rFonts w:asciiTheme="minorHAnsi" w:eastAsiaTheme="minorEastAsia" w:hAnsiTheme="minorHAnsi" w:cstheme="minorBidi"/>
          <w:b w:val="0"/>
          <w:iCs w:val="0"/>
          <w:smallCaps w:val="0"/>
          <w:noProof/>
          <w:kern w:val="2"/>
          <w:sz w:val="21"/>
          <w:szCs w:val="22"/>
          <w:lang w:val="en-US"/>
        </w:rPr>
      </w:pPr>
      <w:del w:id="239" w:author="DELL-PC" w:date="2018-10-17T10:06:00Z">
        <w:r w:rsidRPr="00DD525D" w:rsidDel="00DD525D">
          <w:rPr>
            <w:rStyle w:val="a3"/>
            <w:noProof/>
          </w:rPr>
          <w:delText>3.3.</w:delText>
        </w:r>
        <w:r w:rsidDel="00DD525D">
          <w:rPr>
            <w:rFonts w:asciiTheme="minorHAnsi" w:eastAsiaTheme="minorEastAsia" w:hAnsiTheme="minorHAnsi" w:cstheme="minorBidi"/>
            <w:b w:val="0"/>
            <w:iCs w:val="0"/>
            <w:smallCaps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连接类</w:delText>
        </w:r>
        <w:r w:rsidDel="00DD525D">
          <w:rPr>
            <w:noProof/>
            <w:webHidden/>
          </w:rPr>
          <w:tab/>
          <w:delText>4</w:delText>
        </w:r>
      </w:del>
    </w:p>
    <w:p w:rsidR="00C63F80" w:rsidDel="00DD525D" w:rsidRDefault="00C63F80">
      <w:pPr>
        <w:pStyle w:val="TOC3"/>
        <w:rPr>
          <w:del w:id="240" w:author="DELL-PC" w:date="2018-10-17T10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del w:id="241" w:author="DELL-PC" w:date="2018-10-17T10:06:00Z">
        <w:r w:rsidRPr="00DD525D" w:rsidDel="00DD525D">
          <w:rPr>
            <w:rStyle w:val="a3"/>
            <w:noProof/>
          </w:rPr>
          <w:delText>3.3.1.</w:delText>
        </w:r>
        <w:r w:rsidDel="00DD525D"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创建</w:delText>
        </w:r>
        <w:r w:rsidRPr="00DD525D" w:rsidDel="00DD525D">
          <w:rPr>
            <w:rStyle w:val="a3"/>
            <w:b w:val="0"/>
            <w:i w:val="0"/>
            <w:noProof/>
          </w:rPr>
          <w:delText>session-sge_session_create</w:delText>
        </w:r>
        <w:r w:rsidDel="00DD525D">
          <w:rPr>
            <w:noProof/>
            <w:webHidden/>
          </w:rPr>
          <w:tab/>
          <w:delText>4</w:delText>
        </w:r>
      </w:del>
    </w:p>
    <w:p w:rsidR="00C63F80" w:rsidDel="00DD525D" w:rsidRDefault="00C63F80">
      <w:pPr>
        <w:pStyle w:val="TOC3"/>
        <w:rPr>
          <w:del w:id="242" w:author="DELL-PC" w:date="2018-10-17T10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del w:id="243" w:author="DELL-PC" w:date="2018-10-17T10:06:00Z">
        <w:r w:rsidRPr="00DD525D" w:rsidDel="00DD525D">
          <w:rPr>
            <w:rStyle w:val="a3"/>
            <w:noProof/>
          </w:rPr>
          <w:delText>3.3.2.</w:delText>
        </w:r>
        <w:r w:rsidDel="00DD525D"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销毁</w:delText>
        </w:r>
        <w:r w:rsidRPr="00DD525D" w:rsidDel="00DD525D">
          <w:rPr>
            <w:rStyle w:val="a3"/>
            <w:b w:val="0"/>
            <w:i w:val="0"/>
            <w:noProof/>
          </w:rPr>
          <w:delText>session-sge_session_destroy</w:delText>
        </w:r>
        <w:r w:rsidDel="00DD525D">
          <w:rPr>
            <w:noProof/>
            <w:webHidden/>
          </w:rPr>
          <w:tab/>
          <w:delText>5</w:delText>
        </w:r>
      </w:del>
    </w:p>
    <w:p w:rsidR="00C63F80" w:rsidDel="00DD525D" w:rsidRDefault="00C63F80">
      <w:pPr>
        <w:pStyle w:val="TOC3"/>
        <w:rPr>
          <w:del w:id="244" w:author="DELL-PC" w:date="2018-10-17T10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del w:id="245" w:author="DELL-PC" w:date="2018-10-17T10:06:00Z">
        <w:r w:rsidRPr="00DD525D" w:rsidDel="00DD525D">
          <w:rPr>
            <w:rStyle w:val="a3"/>
            <w:noProof/>
          </w:rPr>
          <w:delText>3.3.3.</w:delText>
        </w:r>
        <w:r w:rsidDel="00DD525D"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建立连接</w:delText>
        </w:r>
        <w:r w:rsidRPr="00DD525D" w:rsidDel="00DD525D">
          <w:rPr>
            <w:rStyle w:val="a3"/>
            <w:b w:val="0"/>
            <w:i w:val="0"/>
            <w:noProof/>
          </w:rPr>
          <w:delText>-sge_session_connect</w:delText>
        </w:r>
        <w:r w:rsidDel="00DD525D">
          <w:rPr>
            <w:noProof/>
            <w:webHidden/>
          </w:rPr>
          <w:tab/>
          <w:delText>5</w:delText>
        </w:r>
      </w:del>
    </w:p>
    <w:p w:rsidR="00C63F80" w:rsidDel="00DD525D" w:rsidRDefault="00C63F80">
      <w:pPr>
        <w:pStyle w:val="TOC3"/>
        <w:rPr>
          <w:del w:id="246" w:author="DELL-PC" w:date="2018-10-17T10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del w:id="247" w:author="DELL-PC" w:date="2018-10-17T10:06:00Z">
        <w:r w:rsidRPr="00DD525D" w:rsidDel="00DD525D">
          <w:rPr>
            <w:rStyle w:val="a3"/>
            <w:noProof/>
          </w:rPr>
          <w:delText>3.3.4.</w:delText>
        </w:r>
        <w:r w:rsidDel="00DD525D"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网络连接成功的回调函数</w:delText>
        </w:r>
        <w:r w:rsidRPr="00DD525D" w:rsidDel="00DD525D">
          <w:rPr>
            <w:rStyle w:val="a3"/>
            <w:b w:val="0"/>
            <w:i w:val="0"/>
            <w:noProof/>
          </w:rPr>
          <w:delText>-on_connected_</w:delText>
        </w:r>
        <w:r w:rsidDel="00DD525D">
          <w:rPr>
            <w:noProof/>
            <w:webHidden/>
          </w:rPr>
          <w:tab/>
          <w:delText>6</w:delText>
        </w:r>
      </w:del>
    </w:p>
    <w:p w:rsidR="00C63F80" w:rsidDel="00DD525D" w:rsidRDefault="00C63F80">
      <w:pPr>
        <w:pStyle w:val="TOC3"/>
        <w:rPr>
          <w:del w:id="248" w:author="DELL-PC" w:date="2018-10-17T10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del w:id="249" w:author="DELL-PC" w:date="2018-10-17T10:06:00Z">
        <w:r w:rsidRPr="00DD525D" w:rsidDel="00DD525D">
          <w:rPr>
            <w:rStyle w:val="a3"/>
            <w:noProof/>
          </w:rPr>
          <w:delText>3.3.5.</w:delText>
        </w:r>
        <w:r w:rsidDel="00DD525D"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断开连接</w:delText>
        </w:r>
        <w:r w:rsidRPr="00DD525D" w:rsidDel="00DD525D">
          <w:rPr>
            <w:rStyle w:val="a3"/>
            <w:b w:val="0"/>
            <w:i w:val="0"/>
            <w:noProof/>
          </w:rPr>
          <w:delText>-sge_session_disconnect</w:delText>
        </w:r>
        <w:r w:rsidDel="00DD525D">
          <w:rPr>
            <w:noProof/>
            <w:webHidden/>
          </w:rPr>
          <w:tab/>
          <w:delText>6</w:delText>
        </w:r>
      </w:del>
    </w:p>
    <w:p w:rsidR="00C63F80" w:rsidDel="00DD525D" w:rsidRDefault="00C63F80">
      <w:pPr>
        <w:pStyle w:val="TOC3"/>
        <w:rPr>
          <w:del w:id="250" w:author="DELL-PC" w:date="2018-10-17T10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del w:id="251" w:author="DELL-PC" w:date="2018-10-17T10:06:00Z">
        <w:r w:rsidRPr="00DD525D" w:rsidDel="00DD525D">
          <w:rPr>
            <w:rStyle w:val="a3"/>
            <w:noProof/>
          </w:rPr>
          <w:delText>3.3.6.</w:delText>
        </w:r>
        <w:r w:rsidDel="00DD525D"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网络连接断开的回调函数</w:delText>
        </w:r>
        <w:r w:rsidRPr="00DD525D" w:rsidDel="00DD525D">
          <w:rPr>
            <w:rStyle w:val="a3"/>
            <w:b w:val="0"/>
            <w:i w:val="0"/>
            <w:noProof/>
          </w:rPr>
          <w:delText>-on_disconnected_</w:delText>
        </w:r>
        <w:r w:rsidDel="00DD525D">
          <w:rPr>
            <w:noProof/>
            <w:webHidden/>
          </w:rPr>
          <w:tab/>
          <w:delText>6</w:delText>
        </w:r>
      </w:del>
    </w:p>
    <w:p w:rsidR="00C63F80" w:rsidDel="00DD525D" w:rsidRDefault="00C63F80">
      <w:pPr>
        <w:pStyle w:val="TOC3"/>
        <w:rPr>
          <w:del w:id="252" w:author="DELL-PC" w:date="2018-10-17T10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del w:id="253" w:author="DELL-PC" w:date="2018-10-17T10:06:00Z">
        <w:r w:rsidRPr="00DD525D" w:rsidDel="00DD525D">
          <w:rPr>
            <w:rStyle w:val="a3"/>
            <w:noProof/>
          </w:rPr>
          <w:delText>3.3.7.</w:delText>
        </w:r>
        <w:r w:rsidDel="00DD525D"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获取连接状态</w:delText>
        </w:r>
        <w:r w:rsidRPr="00DD525D" w:rsidDel="00DD525D">
          <w:rPr>
            <w:rStyle w:val="a3"/>
            <w:b w:val="0"/>
            <w:i w:val="0"/>
            <w:noProof/>
          </w:rPr>
          <w:delText>-sge_session_is_connected</w:delText>
        </w:r>
        <w:r w:rsidDel="00DD525D">
          <w:rPr>
            <w:noProof/>
            <w:webHidden/>
          </w:rPr>
          <w:tab/>
          <w:delText>6</w:delText>
        </w:r>
      </w:del>
    </w:p>
    <w:p w:rsidR="00C63F80" w:rsidDel="00DD525D" w:rsidRDefault="00C63F80">
      <w:pPr>
        <w:pStyle w:val="TOC3"/>
        <w:rPr>
          <w:del w:id="254" w:author="DELL-PC" w:date="2018-10-17T10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del w:id="255" w:author="DELL-PC" w:date="2018-10-17T10:06:00Z">
        <w:r w:rsidRPr="00DD525D" w:rsidDel="00DD525D">
          <w:rPr>
            <w:rStyle w:val="a3"/>
            <w:noProof/>
          </w:rPr>
          <w:delText>3.3.8.</w:delText>
        </w:r>
        <w:r w:rsidDel="00DD525D"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接收报文的回调函数</w:delText>
        </w:r>
        <w:r w:rsidRPr="00DD525D" w:rsidDel="00DD525D">
          <w:rPr>
            <w:rStyle w:val="a3"/>
            <w:b w:val="0"/>
            <w:i w:val="0"/>
            <w:noProof/>
          </w:rPr>
          <w:delText>-on_read_</w:delText>
        </w:r>
        <w:r w:rsidDel="00DD525D">
          <w:rPr>
            <w:noProof/>
            <w:webHidden/>
          </w:rPr>
          <w:tab/>
          <w:delText>7</w:delText>
        </w:r>
      </w:del>
    </w:p>
    <w:p w:rsidR="00C63F80" w:rsidDel="00DD525D" w:rsidRDefault="00C63F80">
      <w:pPr>
        <w:pStyle w:val="TOC3"/>
        <w:rPr>
          <w:del w:id="256" w:author="DELL-PC" w:date="2018-10-17T10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del w:id="257" w:author="DELL-PC" w:date="2018-10-17T10:06:00Z">
        <w:r w:rsidRPr="00DD525D" w:rsidDel="00DD525D">
          <w:rPr>
            <w:rStyle w:val="a3"/>
            <w:noProof/>
          </w:rPr>
          <w:delText>3.3.9.</w:delText>
        </w:r>
        <w:r w:rsidDel="00DD525D"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获取连接</w:delText>
        </w:r>
        <w:r w:rsidRPr="00DD525D" w:rsidDel="00DD525D">
          <w:rPr>
            <w:rStyle w:val="a3"/>
            <w:b w:val="0"/>
            <w:i w:val="0"/>
            <w:noProof/>
          </w:rPr>
          <w:delText>IP</w:delText>
        </w:r>
        <w:r w:rsidRPr="00DD525D" w:rsidDel="00DD525D">
          <w:rPr>
            <w:rStyle w:val="a3"/>
            <w:rFonts w:hint="eastAsia"/>
            <w:b w:val="0"/>
            <w:i w:val="0"/>
            <w:noProof/>
          </w:rPr>
          <w:delText>地址</w:delText>
        </w:r>
        <w:r w:rsidRPr="00DD525D" w:rsidDel="00DD525D">
          <w:rPr>
            <w:rStyle w:val="a3"/>
            <w:b w:val="0"/>
            <w:i w:val="0"/>
            <w:noProof/>
          </w:rPr>
          <w:delText>-sge_session_get_ip</w:delText>
        </w:r>
        <w:r w:rsidDel="00DD525D">
          <w:rPr>
            <w:noProof/>
            <w:webHidden/>
          </w:rPr>
          <w:tab/>
          <w:delText>7</w:delText>
        </w:r>
      </w:del>
    </w:p>
    <w:p w:rsidR="00C63F80" w:rsidDel="00DD525D" w:rsidRDefault="00C63F80">
      <w:pPr>
        <w:pStyle w:val="TOC3"/>
        <w:rPr>
          <w:del w:id="258" w:author="DELL-PC" w:date="2018-10-17T10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del w:id="259" w:author="DELL-PC" w:date="2018-10-17T10:06:00Z">
        <w:r w:rsidRPr="00DD525D" w:rsidDel="00DD525D">
          <w:rPr>
            <w:rStyle w:val="a3"/>
            <w:noProof/>
          </w:rPr>
          <w:delText>3.3.10.</w:delText>
        </w:r>
        <w:r w:rsidDel="00DD525D"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发送消息</w:delText>
        </w:r>
        <w:r w:rsidRPr="00DD525D" w:rsidDel="00DD525D">
          <w:rPr>
            <w:rStyle w:val="a3"/>
            <w:b w:val="0"/>
            <w:i w:val="0"/>
            <w:noProof/>
          </w:rPr>
          <w:delText>-sge_session_write</w:delText>
        </w:r>
        <w:r w:rsidDel="00DD525D">
          <w:rPr>
            <w:noProof/>
            <w:webHidden/>
          </w:rPr>
          <w:tab/>
          <w:delText>7</w:delText>
        </w:r>
      </w:del>
    </w:p>
    <w:p w:rsidR="00C63F80" w:rsidDel="00DD525D" w:rsidRDefault="00C63F80">
      <w:pPr>
        <w:pStyle w:val="TOC3"/>
        <w:rPr>
          <w:del w:id="260" w:author="DELL-PC" w:date="2018-10-17T10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del w:id="261" w:author="DELL-PC" w:date="2018-10-17T10:06:00Z">
        <w:r w:rsidRPr="00DD525D" w:rsidDel="00DD525D">
          <w:rPr>
            <w:rStyle w:val="a3"/>
            <w:noProof/>
          </w:rPr>
          <w:delText>3.3.11.</w:delText>
        </w:r>
        <w:r w:rsidDel="00DD525D"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获取连接端口</w:delText>
        </w:r>
        <w:r w:rsidRPr="00DD525D" w:rsidDel="00DD525D">
          <w:rPr>
            <w:rStyle w:val="a3"/>
            <w:b w:val="0"/>
            <w:i w:val="0"/>
            <w:noProof/>
          </w:rPr>
          <w:delText>-sge_session_get_port</w:delText>
        </w:r>
        <w:r w:rsidDel="00DD525D">
          <w:rPr>
            <w:noProof/>
            <w:webHidden/>
          </w:rPr>
          <w:tab/>
          <w:delText>8</w:delText>
        </w:r>
      </w:del>
    </w:p>
    <w:p w:rsidR="00C63F80" w:rsidDel="00DD525D" w:rsidRDefault="00C63F80">
      <w:pPr>
        <w:pStyle w:val="TOC3"/>
        <w:rPr>
          <w:del w:id="262" w:author="DELL-PC" w:date="2018-10-17T10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del w:id="263" w:author="DELL-PC" w:date="2018-10-17T10:06:00Z">
        <w:r w:rsidRPr="00DD525D" w:rsidDel="00DD525D">
          <w:rPr>
            <w:rStyle w:val="a3"/>
            <w:noProof/>
          </w:rPr>
          <w:delText>3.3.12.</w:delText>
        </w:r>
        <w:r w:rsidDel="00DD525D"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获取心跳超时</w:delText>
        </w:r>
        <w:r w:rsidRPr="00DD525D" w:rsidDel="00DD525D">
          <w:rPr>
            <w:rStyle w:val="a3"/>
            <w:b w:val="0"/>
            <w:i w:val="0"/>
            <w:noProof/>
          </w:rPr>
          <w:delText>-sge_session_get_heartbeat_timeout</w:delText>
        </w:r>
        <w:r w:rsidDel="00DD525D">
          <w:rPr>
            <w:noProof/>
            <w:webHidden/>
          </w:rPr>
          <w:tab/>
          <w:delText>8</w:delText>
        </w:r>
      </w:del>
    </w:p>
    <w:p w:rsidR="00C63F80" w:rsidDel="00DD525D" w:rsidRDefault="00C63F80">
      <w:pPr>
        <w:pStyle w:val="TOC3"/>
        <w:rPr>
          <w:del w:id="264" w:author="DELL-PC" w:date="2018-10-17T10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del w:id="265" w:author="DELL-PC" w:date="2018-10-17T10:06:00Z">
        <w:r w:rsidRPr="00DD525D" w:rsidDel="00DD525D">
          <w:rPr>
            <w:rStyle w:val="a3"/>
            <w:noProof/>
          </w:rPr>
          <w:delText>3.3.13.</w:delText>
        </w:r>
        <w:r w:rsidDel="00DD525D"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设置心跳超时</w:delText>
        </w:r>
        <w:r w:rsidRPr="00DD525D" w:rsidDel="00DD525D">
          <w:rPr>
            <w:rStyle w:val="a3"/>
            <w:b w:val="0"/>
            <w:i w:val="0"/>
            <w:noProof/>
          </w:rPr>
          <w:delText>-sge_session_set_heartbeat_timeout</w:delText>
        </w:r>
        <w:r w:rsidDel="00DD525D">
          <w:rPr>
            <w:noProof/>
            <w:webHidden/>
          </w:rPr>
          <w:tab/>
          <w:delText>8</w:delText>
        </w:r>
      </w:del>
    </w:p>
    <w:p w:rsidR="00C63F80" w:rsidDel="00DD525D" w:rsidRDefault="00C63F80">
      <w:pPr>
        <w:pStyle w:val="TOC2"/>
        <w:tabs>
          <w:tab w:val="left" w:pos="1260"/>
          <w:tab w:val="right" w:leader="dot" w:pos="8302"/>
        </w:tabs>
        <w:rPr>
          <w:del w:id="266" w:author="DELL-PC" w:date="2018-10-17T10:06:00Z"/>
          <w:rFonts w:asciiTheme="minorHAnsi" w:eastAsiaTheme="minorEastAsia" w:hAnsiTheme="minorHAnsi" w:cstheme="minorBidi"/>
          <w:b w:val="0"/>
          <w:iCs w:val="0"/>
          <w:smallCaps w:val="0"/>
          <w:noProof/>
          <w:kern w:val="2"/>
          <w:sz w:val="21"/>
          <w:szCs w:val="22"/>
          <w:lang w:val="en-US"/>
        </w:rPr>
      </w:pPr>
      <w:del w:id="267" w:author="DELL-PC" w:date="2018-10-17T10:06:00Z">
        <w:r w:rsidRPr="00DD525D" w:rsidDel="00DD525D">
          <w:rPr>
            <w:rStyle w:val="a3"/>
            <w:noProof/>
          </w:rPr>
          <w:delText>3.4.</w:delText>
        </w:r>
        <w:r w:rsidDel="00DD525D">
          <w:rPr>
            <w:rFonts w:asciiTheme="minorHAnsi" w:eastAsiaTheme="minorEastAsia" w:hAnsiTheme="minorHAnsi" w:cstheme="minorBidi"/>
            <w:b w:val="0"/>
            <w:iCs w:val="0"/>
            <w:smallCaps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其他</w:delText>
        </w:r>
        <w:r w:rsidDel="00DD525D">
          <w:rPr>
            <w:noProof/>
            <w:webHidden/>
          </w:rPr>
          <w:tab/>
          <w:delText>8</w:delText>
        </w:r>
      </w:del>
    </w:p>
    <w:p w:rsidR="00C63F80" w:rsidDel="00DD525D" w:rsidRDefault="00C63F80">
      <w:pPr>
        <w:pStyle w:val="TOC3"/>
        <w:rPr>
          <w:del w:id="268" w:author="DELL-PC" w:date="2018-10-17T10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del w:id="269" w:author="DELL-PC" w:date="2018-10-17T10:06:00Z">
        <w:r w:rsidRPr="00DD525D" w:rsidDel="00DD525D">
          <w:rPr>
            <w:rStyle w:val="a3"/>
            <w:noProof/>
          </w:rPr>
          <w:delText>3.4.1.</w:delText>
        </w:r>
        <w:r w:rsidDel="00DD525D"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创建日志句柄</w:delText>
        </w:r>
        <w:r w:rsidRPr="00DD525D" w:rsidDel="00DD525D">
          <w:rPr>
            <w:rStyle w:val="a3"/>
            <w:b w:val="0"/>
            <w:i w:val="0"/>
            <w:noProof/>
          </w:rPr>
          <w:delText>-sge_mthread_log_create</w:delText>
        </w:r>
        <w:r w:rsidDel="00DD525D">
          <w:rPr>
            <w:noProof/>
            <w:webHidden/>
          </w:rPr>
          <w:tab/>
          <w:delText>8</w:delText>
        </w:r>
      </w:del>
    </w:p>
    <w:p w:rsidR="00C63F80" w:rsidDel="00DD525D" w:rsidRDefault="00C63F80">
      <w:pPr>
        <w:pStyle w:val="TOC3"/>
        <w:rPr>
          <w:del w:id="270" w:author="DELL-PC" w:date="2018-10-17T10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del w:id="271" w:author="DELL-PC" w:date="2018-10-17T10:06:00Z">
        <w:r w:rsidRPr="00DD525D" w:rsidDel="00DD525D">
          <w:rPr>
            <w:rStyle w:val="a3"/>
            <w:noProof/>
          </w:rPr>
          <w:delText>3.4.2.</w:delText>
        </w:r>
        <w:r w:rsidDel="00DD525D"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设置日志等级</w:delText>
        </w:r>
        <w:r w:rsidRPr="00DD525D" w:rsidDel="00DD525D">
          <w:rPr>
            <w:rStyle w:val="a3"/>
            <w:b w:val="0"/>
            <w:i w:val="0"/>
            <w:noProof/>
          </w:rPr>
          <w:delText>-sge_mthread_log_set_level</w:delText>
        </w:r>
        <w:r w:rsidDel="00DD525D">
          <w:rPr>
            <w:noProof/>
            <w:webHidden/>
          </w:rPr>
          <w:tab/>
          <w:delText>9</w:delText>
        </w:r>
      </w:del>
    </w:p>
    <w:p w:rsidR="00C63F80" w:rsidDel="00DD525D" w:rsidRDefault="00C63F80">
      <w:pPr>
        <w:pStyle w:val="TOC3"/>
        <w:rPr>
          <w:del w:id="272" w:author="DELL-PC" w:date="2018-10-17T10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del w:id="273" w:author="DELL-PC" w:date="2018-10-17T10:06:00Z">
        <w:r w:rsidRPr="00DD525D" w:rsidDel="00DD525D">
          <w:rPr>
            <w:rStyle w:val="a3"/>
            <w:noProof/>
          </w:rPr>
          <w:delText>3.4.3.</w:delText>
        </w:r>
        <w:r w:rsidDel="00DD525D"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释放日志句柄</w:delText>
        </w:r>
        <w:r w:rsidRPr="00DD525D" w:rsidDel="00DD525D">
          <w:rPr>
            <w:rStyle w:val="a3"/>
            <w:b w:val="0"/>
            <w:i w:val="0"/>
            <w:noProof/>
          </w:rPr>
          <w:delText>-sge_mthread_log_destroy</w:delText>
        </w:r>
        <w:r w:rsidDel="00DD525D">
          <w:rPr>
            <w:noProof/>
            <w:webHidden/>
          </w:rPr>
          <w:tab/>
          <w:delText>9</w:delText>
        </w:r>
      </w:del>
    </w:p>
    <w:p w:rsidR="00C63F80" w:rsidDel="00DD525D" w:rsidRDefault="00C63F80">
      <w:pPr>
        <w:pStyle w:val="TOC3"/>
        <w:rPr>
          <w:del w:id="274" w:author="DELL-PC" w:date="2018-10-17T10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del w:id="275" w:author="DELL-PC" w:date="2018-10-17T10:06:00Z">
        <w:r w:rsidRPr="00DD525D" w:rsidDel="00DD525D">
          <w:rPr>
            <w:rStyle w:val="a3"/>
            <w:noProof/>
          </w:rPr>
          <w:delText>3.4.4.</w:delText>
        </w:r>
        <w:r w:rsidDel="00DD525D"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获取日志目录</w:delText>
        </w:r>
        <w:r w:rsidRPr="00DD525D" w:rsidDel="00DD525D">
          <w:rPr>
            <w:rStyle w:val="a3"/>
            <w:b w:val="0"/>
            <w:i w:val="0"/>
            <w:noProof/>
          </w:rPr>
          <w:delText>-sge_mthread_log_get_dir</w:delText>
        </w:r>
        <w:r w:rsidDel="00DD525D">
          <w:rPr>
            <w:noProof/>
            <w:webHidden/>
          </w:rPr>
          <w:tab/>
          <w:delText>10</w:delText>
        </w:r>
      </w:del>
    </w:p>
    <w:p w:rsidR="00C63F80" w:rsidDel="00DD525D" w:rsidRDefault="00C63F80">
      <w:pPr>
        <w:pStyle w:val="TOC3"/>
        <w:rPr>
          <w:del w:id="276" w:author="DELL-PC" w:date="2018-10-17T10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del w:id="277" w:author="DELL-PC" w:date="2018-10-17T10:06:00Z">
        <w:r w:rsidRPr="00DD525D" w:rsidDel="00DD525D">
          <w:rPr>
            <w:rStyle w:val="a3"/>
            <w:noProof/>
          </w:rPr>
          <w:delText>3.4.5.</w:delText>
        </w:r>
        <w:r w:rsidDel="00DD525D"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获取日志文件名</w:delText>
        </w:r>
        <w:r w:rsidRPr="00DD525D" w:rsidDel="00DD525D">
          <w:rPr>
            <w:rStyle w:val="a3"/>
            <w:b w:val="0"/>
            <w:i w:val="0"/>
            <w:noProof/>
          </w:rPr>
          <w:delText>-sge_mthread_log_get_name</w:delText>
        </w:r>
        <w:r w:rsidDel="00DD525D">
          <w:rPr>
            <w:noProof/>
            <w:webHidden/>
          </w:rPr>
          <w:tab/>
          <w:delText>10</w:delText>
        </w:r>
      </w:del>
    </w:p>
    <w:p w:rsidR="00C63F80" w:rsidDel="00DD525D" w:rsidRDefault="00C63F80">
      <w:pPr>
        <w:pStyle w:val="TOC3"/>
        <w:rPr>
          <w:del w:id="278" w:author="DELL-PC" w:date="2018-10-17T10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del w:id="279" w:author="DELL-PC" w:date="2018-10-17T10:06:00Z">
        <w:r w:rsidRPr="00DD525D" w:rsidDel="00DD525D">
          <w:rPr>
            <w:rStyle w:val="a3"/>
            <w:noProof/>
          </w:rPr>
          <w:delText>3.4.6.</w:delText>
        </w:r>
        <w:r w:rsidDel="00DD525D"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获取日志路径</w:delText>
        </w:r>
        <w:r w:rsidRPr="00DD525D" w:rsidDel="00DD525D">
          <w:rPr>
            <w:rStyle w:val="a3"/>
            <w:b w:val="0"/>
            <w:i w:val="0"/>
            <w:noProof/>
          </w:rPr>
          <w:delText>-sge_mthread_log_get_path</w:delText>
        </w:r>
        <w:r w:rsidDel="00DD525D">
          <w:rPr>
            <w:noProof/>
            <w:webHidden/>
          </w:rPr>
          <w:tab/>
          <w:delText>10</w:delText>
        </w:r>
      </w:del>
    </w:p>
    <w:p w:rsidR="00C63F80" w:rsidDel="00DD525D" w:rsidRDefault="00C63F80">
      <w:pPr>
        <w:pStyle w:val="TOC3"/>
        <w:rPr>
          <w:del w:id="280" w:author="DELL-PC" w:date="2018-10-17T10:06:00Z"/>
          <w:rFonts w:asciiTheme="minorHAnsi" w:eastAsiaTheme="minorEastAsia" w:hAnsiTheme="minorHAnsi" w:cstheme="minorBidi"/>
          <w:b w:val="0"/>
          <w:i w:val="0"/>
          <w:noProof/>
          <w:kern w:val="2"/>
          <w:sz w:val="21"/>
          <w:szCs w:val="22"/>
          <w:lang w:val="en-US"/>
        </w:rPr>
      </w:pPr>
      <w:del w:id="281" w:author="DELL-PC" w:date="2018-10-17T10:06:00Z">
        <w:r w:rsidRPr="00DD525D" w:rsidDel="00DD525D">
          <w:rPr>
            <w:rStyle w:val="a3"/>
            <w:noProof/>
          </w:rPr>
          <w:delText>3.4.7.</w:delText>
        </w:r>
        <w:r w:rsidDel="00DD525D">
          <w:rPr>
            <w:rFonts w:asciiTheme="minorHAnsi" w:eastAsiaTheme="minorEastAsia" w:hAnsiTheme="minorHAnsi" w:cstheme="minorBidi"/>
            <w:b w:val="0"/>
            <w:i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获取版本号</w:delText>
        </w:r>
        <w:r w:rsidRPr="00DD525D" w:rsidDel="00DD525D">
          <w:rPr>
            <w:rStyle w:val="a3"/>
            <w:b w:val="0"/>
            <w:i w:val="0"/>
            <w:noProof/>
          </w:rPr>
          <w:delText>-sge_get_version</w:delText>
        </w:r>
        <w:r w:rsidDel="00DD525D">
          <w:rPr>
            <w:noProof/>
            <w:webHidden/>
          </w:rPr>
          <w:tab/>
          <w:delText>10</w:delText>
        </w:r>
      </w:del>
    </w:p>
    <w:p w:rsidR="00C63F80" w:rsidDel="00DD525D" w:rsidRDefault="00C63F80">
      <w:pPr>
        <w:pStyle w:val="TOC1"/>
        <w:rPr>
          <w:del w:id="282" w:author="DELL-PC" w:date="2018-10-17T10:06:00Z"/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  <w:lang w:val="en-US"/>
        </w:rPr>
      </w:pPr>
      <w:del w:id="283" w:author="DELL-PC" w:date="2018-10-17T10:06:00Z">
        <w:r w:rsidRPr="00DD525D" w:rsidDel="00DD525D">
          <w:rPr>
            <w:rStyle w:val="a3"/>
            <w:rFonts w:cs="宋体"/>
            <w:noProof/>
          </w:rPr>
          <w:delText>4.</w:delText>
        </w:r>
        <w:r w:rsidDel="00DD525D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API</w:delText>
        </w:r>
        <w:r w:rsidRPr="00DD525D" w:rsidDel="00DD525D">
          <w:rPr>
            <w:rStyle w:val="a3"/>
            <w:rFonts w:hint="eastAsia"/>
            <w:b w:val="0"/>
            <w:bCs w:val="0"/>
            <w:noProof/>
          </w:rPr>
          <w:delText>开发示例</w:delText>
        </w:r>
        <w:r w:rsidDel="00DD525D">
          <w:rPr>
            <w:noProof/>
            <w:webHidden/>
          </w:rPr>
          <w:tab/>
          <w:delText>11</w:delText>
        </w:r>
      </w:del>
    </w:p>
    <w:p w:rsidR="00C63F80" w:rsidDel="00DD525D" w:rsidRDefault="00C63F80">
      <w:pPr>
        <w:pStyle w:val="TOC2"/>
        <w:tabs>
          <w:tab w:val="left" w:pos="1260"/>
          <w:tab w:val="right" w:leader="dot" w:pos="8302"/>
        </w:tabs>
        <w:rPr>
          <w:del w:id="284" w:author="DELL-PC" w:date="2018-10-17T10:06:00Z"/>
          <w:rFonts w:asciiTheme="minorHAnsi" w:eastAsiaTheme="minorEastAsia" w:hAnsiTheme="minorHAnsi" w:cstheme="minorBidi"/>
          <w:b w:val="0"/>
          <w:iCs w:val="0"/>
          <w:smallCaps w:val="0"/>
          <w:noProof/>
          <w:kern w:val="2"/>
          <w:sz w:val="21"/>
          <w:szCs w:val="22"/>
          <w:lang w:val="en-US"/>
        </w:rPr>
      </w:pPr>
      <w:del w:id="285" w:author="DELL-PC" w:date="2018-10-17T10:06:00Z">
        <w:r w:rsidRPr="00DD525D" w:rsidDel="00DD525D">
          <w:rPr>
            <w:rStyle w:val="a3"/>
            <w:noProof/>
          </w:rPr>
          <w:delText>4.1.</w:delText>
        </w:r>
        <w:r w:rsidDel="00DD525D">
          <w:rPr>
            <w:rFonts w:asciiTheme="minorHAnsi" w:eastAsiaTheme="minorEastAsia" w:hAnsiTheme="minorHAnsi" w:cstheme="minorBidi"/>
            <w:b w:val="0"/>
            <w:iCs w:val="0"/>
            <w:smallCaps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说明</w:delText>
        </w:r>
        <w:r w:rsidDel="00DD525D">
          <w:rPr>
            <w:noProof/>
            <w:webHidden/>
          </w:rPr>
          <w:tab/>
          <w:delText>11</w:delText>
        </w:r>
      </w:del>
    </w:p>
    <w:p w:rsidR="00C63F80" w:rsidDel="00DD525D" w:rsidRDefault="00C63F80">
      <w:pPr>
        <w:pStyle w:val="TOC2"/>
        <w:tabs>
          <w:tab w:val="left" w:pos="1260"/>
          <w:tab w:val="right" w:leader="dot" w:pos="8302"/>
        </w:tabs>
        <w:rPr>
          <w:del w:id="286" w:author="DELL-PC" w:date="2018-10-17T10:06:00Z"/>
          <w:rFonts w:asciiTheme="minorHAnsi" w:eastAsiaTheme="minorEastAsia" w:hAnsiTheme="minorHAnsi" w:cstheme="minorBidi"/>
          <w:b w:val="0"/>
          <w:iCs w:val="0"/>
          <w:smallCaps w:val="0"/>
          <w:noProof/>
          <w:kern w:val="2"/>
          <w:sz w:val="21"/>
          <w:szCs w:val="22"/>
          <w:lang w:val="en-US"/>
        </w:rPr>
      </w:pPr>
      <w:del w:id="287" w:author="DELL-PC" w:date="2018-10-17T10:06:00Z">
        <w:r w:rsidRPr="00DD525D" w:rsidDel="00DD525D">
          <w:rPr>
            <w:rStyle w:val="a3"/>
            <w:noProof/>
          </w:rPr>
          <w:delText>4.2.</w:delText>
        </w:r>
        <w:r w:rsidDel="00DD525D">
          <w:rPr>
            <w:rFonts w:asciiTheme="minorHAnsi" w:eastAsiaTheme="minorEastAsia" w:hAnsiTheme="minorHAnsi" w:cstheme="minorBidi"/>
            <w:b w:val="0"/>
            <w:iCs w:val="0"/>
            <w:smallCaps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示例</w:delText>
        </w:r>
        <w:r w:rsidDel="00DD525D">
          <w:rPr>
            <w:noProof/>
            <w:webHidden/>
          </w:rPr>
          <w:tab/>
          <w:delText>11</w:delText>
        </w:r>
      </w:del>
    </w:p>
    <w:p w:rsidR="00C63F80" w:rsidDel="00DD525D" w:rsidRDefault="00C63F80">
      <w:pPr>
        <w:pStyle w:val="TOC1"/>
        <w:rPr>
          <w:del w:id="288" w:author="DELL-PC" w:date="2018-10-17T10:06:00Z"/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  <w:lang w:val="en-US"/>
        </w:rPr>
      </w:pPr>
      <w:del w:id="289" w:author="DELL-PC" w:date="2018-10-17T10:06:00Z">
        <w:r w:rsidRPr="00DD525D" w:rsidDel="00DD525D">
          <w:rPr>
            <w:rStyle w:val="a3"/>
            <w:rFonts w:cs="宋体"/>
            <w:noProof/>
          </w:rPr>
          <w:delText>5.</w:delText>
        </w:r>
        <w:r w:rsidDel="00DD525D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  <w:lang w:val="en-US"/>
          </w:rPr>
          <w:tab/>
        </w:r>
        <w:r w:rsidRPr="00DD525D" w:rsidDel="00DD525D">
          <w:rPr>
            <w:rStyle w:val="a3"/>
            <w:noProof/>
          </w:rPr>
          <w:delText>附录</w:delText>
        </w:r>
        <w:r w:rsidRPr="00DD525D" w:rsidDel="00DD525D">
          <w:rPr>
            <w:rStyle w:val="a3"/>
            <w:b w:val="0"/>
            <w:bCs w:val="0"/>
            <w:noProof/>
          </w:rPr>
          <w:delText>A</w:delText>
        </w:r>
        <w:r w:rsidRPr="00DD525D" w:rsidDel="00DD525D">
          <w:rPr>
            <w:rStyle w:val="a3"/>
            <w:rFonts w:hint="eastAsia"/>
            <w:b w:val="0"/>
            <w:bCs w:val="0"/>
            <w:noProof/>
          </w:rPr>
          <w:delText>：</w:delText>
        </w:r>
        <w:r w:rsidRPr="00DD525D" w:rsidDel="00DD525D">
          <w:rPr>
            <w:rStyle w:val="a3"/>
            <w:b w:val="0"/>
            <w:bCs w:val="0"/>
            <w:noProof/>
          </w:rPr>
          <w:delText>Demo</w:delText>
        </w:r>
        <w:r w:rsidRPr="00DD525D" w:rsidDel="00DD525D">
          <w:rPr>
            <w:rStyle w:val="a3"/>
            <w:rFonts w:hint="eastAsia"/>
            <w:b w:val="0"/>
            <w:bCs w:val="0"/>
            <w:noProof/>
          </w:rPr>
          <w:delText>程序演示</w:delText>
        </w:r>
        <w:r w:rsidDel="00DD525D">
          <w:rPr>
            <w:noProof/>
            <w:webHidden/>
          </w:rPr>
          <w:tab/>
          <w:delText>11</w:delText>
        </w:r>
      </w:del>
    </w:p>
    <w:p w:rsidR="00C210B0" w:rsidRDefault="001227B9" w:rsidP="001227B9">
      <w:pPr>
        <w:pStyle w:val="afa"/>
        <w:jc w:val="center"/>
        <w:rPr>
          <w:rFonts w:ascii="黑体" w:eastAsia="黑体"/>
          <w:b/>
          <w:sz w:val="30"/>
          <w:szCs w:val="30"/>
        </w:rPr>
        <w:sectPr w:rsidR="00C210B0">
          <w:pgSz w:w="11906" w:h="16838"/>
          <w:pgMar w:top="1440" w:right="1797" w:bottom="1440" w:left="1797" w:header="851" w:footer="992" w:gutter="0"/>
          <w:pgNumType w:fmt="lowerRoman" w:start="1"/>
          <w:cols w:space="720"/>
          <w:titlePg/>
          <w:docGrid w:type="lines" w:linePitch="312"/>
        </w:sectPr>
      </w:pPr>
      <w:r w:rsidRPr="001227B9">
        <w:rPr>
          <w:rFonts w:ascii="Calibri" w:hAnsi="Calibri" w:cs="黑体"/>
          <w:kern w:val="2"/>
          <w:szCs w:val="22"/>
          <w:highlight w:val="yellow"/>
        </w:rPr>
        <w:fldChar w:fldCharType="end"/>
      </w:r>
    </w:p>
    <w:p w:rsidR="00C210B0" w:rsidRDefault="0041217F" w:rsidP="00D27F70">
      <w:pPr>
        <w:pStyle w:val="1"/>
        <w:rPr>
          <w:lang w:val="en-US"/>
        </w:rPr>
      </w:pPr>
      <w:bookmarkStart w:id="290" w:name="_Toc510079827"/>
      <w:bookmarkStart w:id="291" w:name="_Toc510097352"/>
      <w:bookmarkStart w:id="292" w:name="_Toc510098525"/>
      <w:bookmarkStart w:id="293" w:name="_Toc510098747"/>
      <w:bookmarkStart w:id="294" w:name="_Toc510102004"/>
      <w:bookmarkStart w:id="295" w:name="_Toc510102120"/>
      <w:bookmarkStart w:id="296" w:name="_Toc510102502"/>
      <w:bookmarkStart w:id="297" w:name="_Toc14963211"/>
      <w:bookmarkStart w:id="298" w:name="_Hlk510098790"/>
      <w:bookmarkEnd w:id="6"/>
      <w:bookmarkEnd w:id="7"/>
      <w:bookmarkEnd w:id="8"/>
      <w:bookmarkEnd w:id="9"/>
      <w:r>
        <w:rPr>
          <w:rFonts w:hint="eastAsia"/>
          <w:lang w:val="en-US"/>
        </w:rPr>
        <w:lastRenderedPageBreak/>
        <w:t>简介</w:t>
      </w:r>
      <w:bookmarkEnd w:id="290"/>
      <w:bookmarkEnd w:id="291"/>
      <w:bookmarkEnd w:id="292"/>
      <w:bookmarkEnd w:id="293"/>
      <w:bookmarkEnd w:id="294"/>
      <w:bookmarkEnd w:id="295"/>
      <w:bookmarkEnd w:id="296"/>
      <w:bookmarkEnd w:id="297"/>
    </w:p>
    <w:p w:rsidR="008918E2" w:rsidRDefault="008918E2" w:rsidP="008918E2">
      <w:r>
        <w:rPr>
          <w:rFonts w:hint="eastAsia"/>
        </w:rPr>
        <w:t>API</w:t>
      </w:r>
      <w:r w:rsidR="00BE4947">
        <w:rPr>
          <w:rFonts w:hint="eastAsia"/>
        </w:rPr>
        <w:t>为交易所为</w:t>
      </w:r>
      <w:r>
        <w:rPr>
          <w:rFonts w:hint="eastAsia"/>
        </w:rPr>
        <w:t>会员二级系统与黄金交易所</w:t>
      </w:r>
      <w:r>
        <w:t>核心交易系统</w:t>
      </w:r>
      <w:r>
        <w:rPr>
          <w:rFonts w:hint="eastAsia"/>
        </w:rPr>
        <w:t>间交互，</w:t>
      </w:r>
      <w:r>
        <w:t>而</w:t>
      </w:r>
      <w:r>
        <w:rPr>
          <w:rFonts w:hint="eastAsia"/>
        </w:rPr>
        <w:t>开发的统一功能和数据接口。</w:t>
      </w:r>
    </w:p>
    <w:p w:rsidR="008918E2" w:rsidRDefault="008918E2" w:rsidP="008918E2">
      <w:r>
        <w:rPr>
          <w:rFonts w:hint="eastAsia"/>
        </w:rPr>
        <w:t>本接口说明书的编写的目的是说明</w:t>
      </w:r>
      <w:r>
        <w:rPr>
          <w:rFonts w:hint="eastAsia"/>
        </w:rPr>
        <w:t>API</w:t>
      </w:r>
      <w:r>
        <w:rPr>
          <w:rFonts w:hint="eastAsia"/>
        </w:rPr>
        <w:t>在整个系统中的位置，</w:t>
      </w:r>
      <w:r>
        <w:rPr>
          <w:rFonts w:hint="eastAsia"/>
        </w:rPr>
        <w:t>API</w:t>
      </w:r>
      <w:r>
        <w:rPr>
          <w:rFonts w:hint="eastAsia"/>
        </w:rPr>
        <w:t>所提供的功能及使用方法。</w:t>
      </w:r>
    </w:p>
    <w:p w:rsidR="008918E2" w:rsidRDefault="008918E2" w:rsidP="008918E2">
      <w:r>
        <w:rPr>
          <w:rFonts w:hint="eastAsia"/>
        </w:rPr>
        <w:t>本文档目标读者：会员</w:t>
      </w:r>
      <w:r>
        <w:t>二级系统开发人员，黄马甲，红马甲开发人员</w:t>
      </w:r>
      <w:r>
        <w:rPr>
          <w:rFonts w:hint="eastAsia"/>
        </w:rPr>
        <w:t>，测试人员。</w:t>
      </w:r>
    </w:p>
    <w:p w:rsidR="00AF442D" w:rsidRDefault="00AF442D" w:rsidP="008918E2">
      <w:pPr>
        <w:rPr>
          <w:b/>
        </w:rPr>
      </w:pPr>
    </w:p>
    <w:p w:rsidR="00AF442D" w:rsidRDefault="00AF442D" w:rsidP="008918E2">
      <w:pPr>
        <w:rPr>
          <w:b/>
        </w:rPr>
      </w:pPr>
      <w:r>
        <w:rPr>
          <w:rFonts w:hint="eastAsia"/>
          <w:b/>
        </w:rPr>
        <w:t>该</w:t>
      </w:r>
      <w:r>
        <w:rPr>
          <w:b/>
        </w:rPr>
        <w:t>文档</w:t>
      </w:r>
      <w:r>
        <w:rPr>
          <w:rFonts w:hint="eastAsia"/>
          <w:b/>
        </w:rPr>
        <w:t>主要针对</w:t>
      </w:r>
      <w:r>
        <w:rPr>
          <w:b/>
        </w:rPr>
        <w:t>基于</w:t>
      </w:r>
      <w:r>
        <w:rPr>
          <w:b/>
        </w:rPr>
        <w:t>GTP</w:t>
      </w:r>
      <w:r>
        <w:rPr>
          <w:rFonts w:hint="eastAsia"/>
          <w:b/>
        </w:rPr>
        <w:t>协议</w:t>
      </w:r>
      <w:r>
        <w:rPr>
          <w:b/>
        </w:rPr>
        <w:t>的</w:t>
      </w:r>
      <w:r>
        <w:rPr>
          <w:b/>
        </w:rPr>
        <w:t>API</w:t>
      </w:r>
      <w:r>
        <w:rPr>
          <w:rFonts w:hint="eastAsia"/>
          <w:b/>
        </w:rPr>
        <w:t>使用</w:t>
      </w:r>
      <w:r>
        <w:rPr>
          <w:b/>
        </w:rPr>
        <w:t>；</w:t>
      </w:r>
    </w:p>
    <w:p w:rsidR="00AF442D" w:rsidRDefault="00AF442D" w:rsidP="00AF442D">
      <w:pPr>
        <w:rPr>
          <w:b/>
          <w:color w:val="FF0000"/>
        </w:rPr>
      </w:pPr>
      <w:r>
        <w:rPr>
          <w:rFonts w:hint="eastAsia"/>
          <w:b/>
          <w:color w:val="FF0000"/>
        </w:rPr>
        <w:t>注意</w:t>
      </w:r>
      <w:r>
        <w:rPr>
          <w:b/>
          <w:color w:val="FF0000"/>
        </w:rPr>
        <w:t>：请详细</w:t>
      </w:r>
      <w:r>
        <w:rPr>
          <w:rFonts w:hint="eastAsia"/>
          <w:b/>
          <w:color w:val="FF0000"/>
        </w:rPr>
        <w:t>阅读</w:t>
      </w:r>
      <w:r w:rsidR="00AA5381">
        <w:rPr>
          <w:rFonts w:hint="eastAsia"/>
          <w:b/>
          <w:color w:val="FF0000"/>
        </w:rPr>
        <w:t>接口</w:t>
      </w:r>
      <w:r w:rsidR="007D34FE">
        <w:rPr>
          <w:rFonts w:hint="eastAsia"/>
          <w:b/>
          <w:color w:val="FF0000"/>
        </w:rPr>
        <w:t>文档</w:t>
      </w:r>
      <w:r>
        <w:rPr>
          <w:b/>
          <w:color w:val="FF0000"/>
        </w:rPr>
        <w:t>，文档最后</w:t>
      </w:r>
      <w:r w:rsidR="007D34FE">
        <w:rPr>
          <w:rFonts w:hint="eastAsia"/>
          <w:b/>
          <w:color w:val="FF0000"/>
        </w:rPr>
        <w:t>有</w:t>
      </w:r>
      <w:r w:rsidR="00AA5381">
        <w:rPr>
          <w:rFonts w:hint="eastAsia"/>
          <w:b/>
          <w:color w:val="FF0000"/>
        </w:rPr>
        <w:t>简单</w:t>
      </w:r>
      <w:r w:rsidR="00F606BF">
        <w:rPr>
          <w:rFonts w:hint="eastAsia"/>
          <w:b/>
          <w:color w:val="FF0000"/>
        </w:rPr>
        <w:t>的</w:t>
      </w:r>
      <w:r>
        <w:rPr>
          <w:b/>
          <w:color w:val="FF0000"/>
        </w:rPr>
        <w:t>demo</w:t>
      </w:r>
      <w:r>
        <w:rPr>
          <w:rFonts w:hint="eastAsia"/>
          <w:b/>
          <w:color w:val="FF0000"/>
        </w:rPr>
        <w:t>示例</w:t>
      </w:r>
      <w:r>
        <w:rPr>
          <w:b/>
          <w:color w:val="FF0000"/>
        </w:rPr>
        <w:t>代码。</w:t>
      </w:r>
    </w:p>
    <w:p w:rsidR="00AF442D" w:rsidRPr="00AF442D" w:rsidRDefault="00AF442D" w:rsidP="008918E2"/>
    <w:p w:rsidR="0041217F" w:rsidRDefault="0041217F" w:rsidP="00D27F70">
      <w:pPr>
        <w:pStyle w:val="1"/>
        <w:rPr>
          <w:lang w:val="en-US"/>
        </w:rPr>
      </w:pPr>
      <w:bookmarkStart w:id="299" w:name="_Toc510079828"/>
      <w:bookmarkStart w:id="300" w:name="_Toc510097353"/>
      <w:bookmarkStart w:id="301" w:name="_Toc510098526"/>
      <w:bookmarkStart w:id="302" w:name="_Toc510098748"/>
      <w:bookmarkStart w:id="303" w:name="_Toc510102005"/>
      <w:bookmarkStart w:id="304" w:name="_Toc510102121"/>
      <w:bookmarkStart w:id="305" w:name="_Toc510102503"/>
      <w:bookmarkStart w:id="306" w:name="_Toc14963212"/>
      <w:r>
        <w:rPr>
          <w:rFonts w:hint="eastAsia"/>
          <w:lang w:val="en-US"/>
        </w:rPr>
        <w:t>系统概述</w:t>
      </w:r>
      <w:bookmarkEnd w:id="299"/>
      <w:bookmarkEnd w:id="300"/>
      <w:bookmarkEnd w:id="301"/>
      <w:bookmarkEnd w:id="302"/>
      <w:bookmarkEnd w:id="303"/>
      <w:bookmarkEnd w:id="304"/>
      <w:bookmarkEnd w:id="305"/>
      <w:bookmarkEnd w:id="306"/>
    </w:p>
    <w:p w:rsidR="00046318" w:rsidRDefault="005C5C08" w:rsidP="00AB1FEA">
      <w:pPr>
        <w:pStyle w:val="2"/>
        <w:rPr>
          <w:lang w:val="en-US"/>
        </w:rPr>
      </w:pPr>
      <w:bookmarkStart w:id="307" w:name="_Toc510079829"/>
      <w:bookmarkStart w:id="308" w:name="_Toc510097354"/>
      <w:bookmarkStart w:id="309" w:name="_Toc510098527"/>
      <w:bookmarkStart w:id="310" w:name="_Toc510098749"/>
      <w:bookmarkStart w:id="311" w:name="_Toc510102006"/>
      <w:bookmarkStart w:id="312" w:name="_Toc510102122"/>
      <w:bookmarkStart w:id="313" w:name="_Toc510102504"/>
      <w:bookmarkStart w:id="314" w:name="_Toc14963213"/>
      <w:r>
        <w:rPr>
          <w:rFonts w:hint="eastAsia"/>
          <w:lang w:val="en-US"/>
        </w:rPr>
        <w:t>软硬件平台要求</w:t>
      </w:r>
      <w:bookmarkEnd w:id="307"/>
      <w:bookmarkEnd w:id="308"/>
      <w:bookmarkEnd w:id="309"/>
      <w:bookmarkEnd w:id="310"/>
      <w:bookmarkEnd w:id="311"/>
      <w:bookmarkEnd w:id="312"/>
      <w:bookmarkEnd w:id="313"/>
      <w:bookmarkEnd w:id="314"/>
    </w:p>
    <w:p w:rsidR="00C928CF" w:rsidRDefault="00C928CF" w:rsidP="00970FDC">
      <w:r>
        <w:rPr>
          <w:rFonts w:hint="eastAsia"/>
        </w:rPr>
        <w:t>会员</w:t>
      </w:r>
      <w:r>
        <w:rPr>
          <w:rFonts w:hint="eastAsia"/>
        </w:rPr>
        <w:t>AP</w:t>
      </w:r>
      <w:r>
        <w:t>I</w:t>
      </w:r>
      <w:r>
        <w:t>支持</w:t>
      </w:r>
      <w:r>
        <w:t>Linux/Window</w:t>
      </w:r>
      <w:r>
        <w:rPr>
          <w:rFonts w:hint="eastAsia"/>
        </w:rPr>
        <w:t>s</w:t>
      </w:r>
      <w:r>
        <w:rPr>
          <w:rFonts w:hint="eastAsia"/>
        </w:rPr>
        <w:t>系统</w:t>
      </w:r>
    </w:p>
    <w:p w:rsidR="00C928CF" w:rsidRDefault="00C928CF" w:rsidP="00970FDC">
      <w:r>
        <w:rPr>
          <w:rFonts w:hint="eastAsia"/>
        </w:rPr>
        <w:t>Windows</w:t>
      </w:r>
      <w:r>
        <w:t>平台</w:t>
      </w:r>
      <w:r>
        <w:t>X86-32bit</w:t>
      </w:r>
    </w:p>
    <w:p w:rsidR="00C928CF" w:rsidRDefault="00C928CF" w:rsidP="00970FDC">
      <w:r>
        <w:rPr>
          <w:rFonts w:hint="eastAsia"/>
        </w:rPr>
        <w:t>编译器</w:t>
      </w:r>
      <w:r>
        <w:t>：</w:t>
      </w:r>
      <w:r>
        <w:t>VS2010</w:t>
      </w:r>
      <w:r>
        <w:rPr>
          <w:rFonts w:hint="eastAsia"/>
        </w:rPr>
        <w:t xml:space="preserve">,  </w:t>
      </w:r>
      <w:r>
        <w:rPr>
          <w:rFonts w:hint="eastAsia"/>
        </w:rPr>
        <w:t>其中</w:t>
      </w:r>
      <w:proofErr w:type="spellStart"/>
      <w:r>
        <w:rPr>
          <w:rFonts w:hint="eastAsia"/>
        </w:rPr>
        <w:t>pthread</w:t>
      </w:r>
      <w:proofErr w:type="spellEnd"/>
      <w:r>
        <w:rPr>
          <w:rFonts w:hint="eastAsia"/>
        </w:rPr>
        <w:t>(</w:t>
      </w:r>
      <w:r>
        <w:t>VS2010)</w:t>
      </w:r>
    </w:p>
    <w:p w:rsidR="00C928CF" w:rsidRDefault="00C928CF" w:rsidP="00970FDC">
      <w:pPr>
        <w:rPr>
          <w:b/>
          <w:color w:val="FF0000"/>
        </w:rPr>
      </w:pPr>
      <w:r>
        <w:rPr>
          <w:rFonts w:hint="eastAsia"/>
          <w:b/>
          <w:color w:val="FF0000"/>
          <w:highlight w:val="yellow"/>
        </w:rPr>
        <w:t>操作</w:t>
      </w:r>
      <w:r>
        <w:rPr>
          <w:b/>
          <w:color w:val="FF0000"/>
          <w:highlight w:val="yellow"/>
        </w:rPr>
        <w:t>系统</w:t>
      </w:r>
      <w:r>
        <w:rPr>
          <w:rFonts w:hint="eastAsia"/>
          <w:b/>
          <w:color w:val="FF0000"/>
          <w:highlight w:val="yellow"/>
        </w:rPr>
        <w:t>：</w:t>
      </w:r>
      <w:r>
        <w:rPr>
          <w:b/>
          <w:color w:val="FF0000"/>
          <w:highlight w:val="yellow"/>
        </w:rPr>
        <w:t>Window</w:t>
      </w:r>
      <w:r>
        <w:rPr>
          <w:rFonts w:hint="eastAsia"/>
          <w:b/>
          <w:color w:val="FF0000"/>
          <w:highlight w:val="yellow"/>
        </w:rPr>
        <w:t>s</w:t>
      </w:r>
      <w:r>
        <w:rPr>
          <w:b/>
          <w:color w:val="FF0000"/>
          <w:highlight w:val="yellow"/>
        </w:rPr>
        <w:t>-7</w:t>
      </w:r>
      <w:r>
        <w:rPr>
          <w:rFonts w:hint="eastAsia"/>
          <w:b/>
          <w:color w:val="FF0000"/>
          <w:highlight w:val="yellow"/>
        </w:rPr>
        <w:t xml:space="preserve"> ,Windows Server 2008</w:t>
      </w:r>
      <w:r>
        <w:rPr>
          <w:rFonts w:hint="eastAsia"/>
          <w:b/>
          <w:color w:val="FF0000"/>
          <w:highlight w:val="yellow"/>
        </w:rPr>
        <w:t>及以上</w:t>
      </w:r>
    </w:p>
    <w:p w:rsidR="00C928CF" w:rsidRDefault="00C928CF" w:rsidP="00970FDC">
      <w:r>
        <w:t xml:space="preserve">Linux </w:t>
      </w:r>
      <w:r>
        <w:rPr>
          <w:rFonts w:hint="eastAsia"/>
        </w:rPr>
        <w:t>平台</w:t>
      </w:r>
      <w:r>
        <w:t>X86-64bit</w:t>
      </w:r>
    </w:p>
    <w:p w:rsidR="00C928CF" w:rsidRDefault="00C928CF" w:rsidP="00970FDC">
      <w:r>
        <w:rPr>
          <w:rFonts w:hint="eastAsia"/>
        </w:rPr>
        <w:t>编译器：</w:t>
      </w:r>
      <w:proofErr w:type="spellStart"/>
      <w:r w:rsidR="002173C3" w:rsidRPr="002173C3">
        <w:rPr>
          <w:rFonts w:hint="eastAsia"/>
        </w:rPr>
        <w:t>gcc</w:t>
      </w:r>
      <w:proofErr w:type="spellEnd"/>
      <w:r w:rsidR="002173C3" w:rsidRPr="002173C3">
        <w:rPr>
          <w:rFonts w:hint="eastAsia"/>
        </w:rPr>
        <w:t xml:space="preserve"> (GCC) 4.8.3 20140911 (Red Hat 4.8.3-9)</w:t>
      </w:r>
      <w:r w:rsidR="002173C3" w:rsidRPr="002173C3">
        <w:rPr>
          <w:rFonts w:hint="eastAsia"/>
        </w:rPr>
        <w:t>，</w:t>
      </w:r>
    </w:p>
    <w:p w:rsidR="00C928CF" w:rsidRDefault="00C928CF" w:rsidP="00970FDC">
      <w:r>
        <w:rPr>
          <w:rFonts w:hint="eastAsia"/>
        </w:rPr>
        <w:t>操作</w:t>
      </w:r>
      <w:r>
        <w:t>系统</w:t>
      </w:r>
      <w:r w:rsidR="00A1258A">
        <w:t xml:space="preserve"> </w:t>
      </w:r>
      <w:r w:rsidR="00A1258A" w:rsidRPr="00A1258A">
        <w:t>Red Hat Enterprise Linux Server release 7.1 (</w:t>
      </w:r>
      <w:proofErr w:type="spellStart"/>
      <w:r w:rsidR="00A1258A" w:rsidRPr="00A1258A">
        <w:t>Maipo</w:t>
      </w:r>
      <w:proofErr w:type="spellEnd"/>
      <w:r w:rsidR="00A1258A" w:rsidRPr="00A1258A">
        <w:t>)</w:t>
      </w:r>
    </w:p>
    <w:p w:rsidR="005C5C08" w:rsidRDefault="00BA7A1E" w:rsidP="00AB1FEA">
      <w:pPr>
        <w:pStyle w:val="2"/>
        <w:rPr>
          <w:lang w:val="en-US"/>
        </w:rPr>
      </w:pPr>
      <w:bookmarkStart w:id="315" w:name="_Toc510079830"/>
      <w:bookmarkStart w:id="316" w:name="_Toc510097355"/>
      <w:bookmarkStart w:id="317" w:name="_Toc510098528"/>
      <w:bookmarkStart w:id="318" w:name="_Toc510098750"/>
      <w:bookmarkStart w:id="319" w:name="_Toc510102007"/>
      <w:bookmarkStart w:id="320" w:name="_Toc510102123"/>
      <w:bookmarkStart w:id="321" w:name="_Toc510102505"/>
      <w:bookmarkStart w:id="322" w:name="_Toc14963214"/>
      <w:r>
        <w:rPr>
          <w:rFonts w:hint="eastAsia"/>
          <w:lang w:val="en-US"/>
        </w:rPr>
        <w:t>逻辑结构</w:t>
      </w:r>
      <w:bookmarkEnd w:id="315"/>
      <w:bookmarkEnd w:id="316"/>
      <w:bookmarkEnd w:id="317"/>
      <w:bookmarkEnd w:id="318"/>
      <w:bookmarkEnd w:id="319"/>
      <w:bookmarkEnd w:id="320"/>
      <w:bookmarkEnd w:id="321"/>
      <w:bookmarkEnd w:id="322"/>
    </w:p>
    <w:p w:rsidR="00A15114" w:rsidRDefault="00540F44" w:rsidP="00762399">
      <w:pPr>
        <w:ind w:firstLine="0"/>
        <w:rPr>
          <w:lang w:val="en-US"/>
        </w:rPr>
      </w:pPr>
      <w:r w:rsidRPr="00540F44">
        <w:rPr>
          <w:noProof/>
          <w:lang w:val="en-US"/>
        </w:rPr>
        <w:drawing>
          <wp:inline distT="0" distB="0" distL="0" distR="0">
            <wp:extent cx="5022376" cy="3863160"/>
            <wp:effectExtent l="0" t="0" r="6985" b="4445"/>
            <wp:docPr id="2" name="图片 2" descr="C:\Users\Administrator\Desktop\sgeapi逻辑流程图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sgeapi逻辑流程图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112" cy="387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0534" w:rsidRPr="00A15114" w:rsidRDefault="002B0534" w:rsidP="00762399">
      <w:pPr>
        <w:ind w:firstLine="0"/>
        <w:rPr>
          <w:lang w:val="en-US"/>
        </w:rPr>
      </w:pPr>
      <w:r>
        <w:rPr>
          <w:lang w:val="en-US"/>
        </w:rPr>
        <w:lastRenderedPageBreak/>
        <w:tab/>
      </w:r>
      <w:r w:rsidRPr="002B0534">
        <w:rPr>
          <w:rFonts w:hint="eastAsia"/>
          <w:color w:val="FF0000"/>
          <w:lang w:val="en-US"/>
        </w:rPr>
        <w:t>注意：会员注册的回调函数，代码位置</w:t>
      </w:r>
      <w:r w:rsidR="003C6E67" w:rsidRPr="002B0534">
        <w:rPr>
          <w:rFonts w:hint="eastAsia"/>
          <w:color w:val="FF0000"/>
          <w:lang w:val="en-US"/>
        </w:rPr>
        <w:t>虽然</w:t>
      </w:r>
      <w:r w:rsidRPr="002B0534">
        <w:rPr>
          <w:rFonts w:hint="eastAsia"/>
          <w:color w:val="FF0000"/>
          <w:lang w:val="en-US"/>
        </w:rPr>
        <w:t>在二级系统</w:t>
      </w:r>
      <w:r>
        <w:rPr>
          <w:rFonts w:hint="eastAsia"/>
          <w:color w:val="FF0000"/>
          <w:lang w:val="en-US"/>
        </w:rPr>
        <w:t>的代码中</w:t>
      </w:r>
      <w:r w:rsidRPr="002B0534">
        <w:rPr>
          <w:rFonts w:hint="eastAsia"/>
          <w:color w:val="FF0000"/>
          <w:lang w:val="en-US"/>
        </w:rPr>
        <w:t>，但</w:t>
      </w:r>
      <w:r w:rsidR="000C4943">
        <w:rPr>
          <w:rFonts w:hint="eastAsia"/>
          <w:color w:val="FF0000"/>
          <w:lang w:val="en-US"/>
        </w:rPr>
        <w:t>系统运行过程中，代码运行</w:t>
      </w:r>
      <w:r w:rsidRPr="002B0534">
        <w:rPr>
          <w:rFonts w:hint="eastAsia"/>
          <w:color w:val="FF0000"/>
          <w:lang w:val="en-US"/>
        </w:rPr>
        <w:t>在交易所连接管理线程中。</w:t>
      </w:r>
    </w:p>
    <w:p w:rsidR="00BA7A1E" w:rsidRDefault="009539F9" w:rsidP="00AB1FEA">
      <w:pPr>
        <w:pStyle w:val="2"/>
        <w:rPr>
          <w:lang w:val="en-US"/>
        </w:rPr>
      </w:pPr>
      <w:bookmarkStart w:id="323" w:name="_Toc510079831"/>
      <w:bookmarkStart w:id="324" w:name="_Toc510097356"/>
      <w:bookmarkStart w:id="325" w:name="_Toc510098529"/>
      <w:bookmarkStart w:id="326" w:name="_Toc510098751"/>
      <w:bookmarkStart w:id="327" w:name="_Toc510102008"/>
      <w:bookmarkStart w:id="328" w:name="_Toc510102124"/>
      <w:bookmarkStart w:id="329" w:name="_Toc510102506"/>
      <w:bookmarkStart w:id="330" w:name="_Toc14963215"/>
      <w:r>
        <w:rPr>
          <w:rFonts w:hint="eastAsia"/>
          <w:lang w:val="en-US"/>
        </w:rPr>
        <w:t>功能说明</w:t>
      </w:r>
      <w:bookmarkEnd w:id="323"/>
      <w:bookmarkEnd w:id="324"/>
      <w:bookmarkEnd w:id="325"/>
      <w:bookmarkEnd w:id="326"/>
      <w:bookmarkEnd w:id="327"/>
      <w:bookmarkEnd w:id="328"/>
      <w:bookmarkEnd w:id="329"/>
      <w:bookmarkEnd w:id="330"/>
    </w:p>
    <w:p w:rsidR="002002DF" w:rsidRDefault="007B337C" w:rsidP="00E234A2">
      <w:r>
        <w:rPr>
          <w:rFonts w:hint="eastAsia"/>
          <w:lang w:val="en-US"/>
        </w:rPr>
        <w:t>A</w:t>
      </w:r>
      <w:r>
        <w:rPr>
          <w:lang w:val="en-US"/>
        </w:rPr>
        <w:t>PI</w:t>
      </w:r>
      <w:r>
        <w:rPr>
          <w:rFonts w:hint="eastAsia"/>
          <w:lang w:val="en-US"/>
        </w:rPr>
        <w:t>为接入</w:t>
      </w:r>
      <w:r w:rsidR="00C21AEF">
        <w:rPr>
          <w:rFonts w:hint="eastAsia"/>
          <w:lang w:val="en-US"/>
        </w:rPr>
        <w:t>核心</w:t>
      </w:r>
      <w:r>
        <w:rPr>
          <w:rFonts w:hint="eastAsia"/>
          <w:lang w:val="en-US"/>
        </w:rPr>
        <w:t>系统的会员提供接入接口，借助</w:t>
      </w:r>
      <w:r>
        <w:rPr>
          <w:rFonts w:hint="eastAsia"/>
          <w:lang w:val="en-US"/>
        </w:rPr>
        <w:t>A</w:t>
      </w:r>
      <w:r>
        <w:rPr>
          <w:lang w:val="en-US"/>
        </w:rPr>
        <w:t>PI</w:t>
      </w:r>
      <w:r>
        <w:rPr>
          <w:rFonts w:hint="eastAsia"/>
        </w:rPr>
        <w:t>会员二级系统可以将包含数据项的数据域传给核心</w:t>
      </w:r>
      <w:r>
        <w:t>交易系统</w:t>
      </w:r>
      <w:r>
        <w:rPr>
          <w:rFonts w:hint="eastAsia"/>
        </w:rPr>
        <w:t>前置机，也可以接收来自核心交易</w:t>
      </w:r>
      <w:r>
        <w:t>系统</w:t>
      </w:r>
      <w:r>
        <w:rPr>
          <w:rFonts w:hint="eastAsia"/>
        </w:rPr>
        <w:t>前置机的响应数据。</w:t>
      </w:r>
    </w:p>
    <w:p w:rsidR="009539F9" w:rsidRDefault="002273A7" w:rsidP="00AB1FEA">
      <w:pPr>
        <w:pStyle w:val="2"/>
        <w:rPr>
          <w:lang w:val="en-US"/>
        </w:rPr>
      </w:pPr>
      <w:bookmarkStart w:id="331" w:name="_Toc510079832"/>
      <w:bookmarkStart w:id="332" w:name="_Toc510097357"/>
      <w:bookmarkStart w:id="333" w:name="_Toc510098530"/>
      <w:bookmarkStart w:id="334" w:name="_Toc510098752"/>
      <w:bookmarkStart w:id="335" w:name="_Toc510102009"/>
      <w:bookmarkStart w:id="336" w:name="_Toc510102125"/>
      <w:bookmarkStart w:id="337" w:name="_Toc510102507"/>
      <w:bookmarkStart w:id="338" w:name="_Toc14963216"/>
      <w:r>
        <w:rPr>
          <w:rFonts w:hint="eastAsia"/>
          <w:lang w:val="en-US"/>
        </w:rPr>
        <w:t>连接管理</w:t>
      </w:r>
      <w:r w:rsidR="005E023D">
        <w:rPr>
          <w:rFonts w:hint="eastAsia"/>
          <w:lang w:val="en-US"/>
        </w:rPr>
        <w:t>简介</w:t>
      </w:r>
      <w:bookmarkEnd w:id="331"/>
      <w:bookmarkEnd w:id="332"/>
      <w:bookmarkEnd w:id="333"/>
      <w:bookmarkEnd w:id="334"/>
      <w:bookmarkEnd w:id="335"/>
      <w:bookmarkEnd w:id="336"/>
      <w:bookmarkEnd w:id="337"/>
      <w:bookmarkEnd w:id="338"/>
    </w:p>
    <w:p w:rsidR="00A1483D" w:rsidRDefault="00A1483D" w:rsidP="00A1483D">
      <w:r>
        <w:t>如果</w:t>
      </w:r>
      <w:r>
        <w:rPr>
          <w:rFonts w:hint="eastAsia"/>
        </w:rPr>
        <w:t>接收</w:t>
      </w:r>
      <w:r>
        <w:t>超时，会主动断开连接</w:t>
      </w:r>
      <w:r>
        <w:rPr>
          <w:rFonts w:hint="eastAsia"/>
        </w:rPr>
        <w:t>；</w:t>
      </w:r>
    </w:p>
    <w:p w:rsidR="00A1483D" w:rsidRDefault="00A1483D" w:rsidP="00A1483D">
      <w:r>
        <w:t>如果长时间没发送心跳，</w:t>
      </w:r>
      <w:r>
        <w:rPr>
          <w:rFonts w:hint="eastAsia"/>
        </w:rPr>
        <w:t>连接也会</w:t>
      </w:r>
      <w:r>
        <w:t>被交易所前置断开；</w:t>
      </w:r>
    </w:p>
    <w:p w:rsidR="00A1483D" w:rsidRDefault="00A1483D" w:rsidP="00A1483D">
      <w:r>
        <w:rPr>
          <w:rFonts w:hint="eastAsia"/>
        </w:rPr>
        <w:t>开发人员根据</w:t>
      </w:r>
      <w:r>
        <w:t>需求可以主动断开连接</w:t>
      </w:r>
      <w:r>
        <w:rPr>
          <w:rFonts w:hint="eastAsia"/>
        </w:rPr>
        <w:t>（调用</w:t>
      </w:r>
      <w:r>
        <w:t>API</w:t>
      </w:r>
      <w:r>
        <w:t>函数）</w:t>
      </w:r>
      <w:r>
        <w:rPr>
          <w:rFonts w:hint="eastAsia"/>
        </w:rPr>
        <w:t>；</w:t>
      </w:r>
    </w:p>
    <w:p w:rsidR="002273A7" w:rsidRDefault="00A1483D" w:rsidP="00A1483D">
      <w:r>
        <w:t>API</w:t>
      </w:r>
      <w:r>
        <w:rPr>
          <w:rFonts w:hint="eastAsia"/>
        </w:rPr>
        <w:t>支持多连接，会员根据自己需要，可以</w:t>
      </w:r>
      <w:ins w:id="339" w:author="DELL-PC" w:date="2018-10-17T10:10:00Z">
        <w:r w:rsidR="00367E5A">
          <w:rPr>
            <w:rFonts w:hint="eastAsia"/>
          </w:rPr>
          <w:t>与</w:t>
        </w:r>
      </w:ins>
      <w:del w:id="340" w:author="DELL-PC" w:date="2018-10-17T10:10:00Z">
        <w:r w:rsidDel="00367E5A">
          <w:rPr>
            <w:rFonts w:hint="eastAsia"/>
          </w:rPr>
          <w:delText>同</w:delText>
        </w:r>
      </w:del>
      <w:r>
        <w:rPr>
          <w:rFonts w:hint="eastAsia"/>
        </w:rPr>
        <w:t>一台前置服务建立一个或多个连接，也可以</w:t>
      </w:r>
      <w:del w:id="341" w:author="DELL-PC" w:date="2018-10-17T10:10:00Z">
        <w:r w:rsidDel="00367E5A">
          <w:rPr>
            <w:rFonts w:hint="eastAsia"/>
          </w:rPr>
          <w:delText>同</w:delText>
        </w:r>
      </w:del>
      <w:ins w:id="342" w:author="DELL-PC" w:date="2018-10-17T10:10:00Z">
        <w:r w:rsidR="00367E5A">
          <w:rPr>
            <w:rFonts w:hint="eastAsia"/>
          </w:rPr>
          <w:t>与</w:t>
        </w:r>
      </w:ins>
      <w:r>
        <w:rPr>
          <w:rFonts w:hint="eastAsia"/>
        </w:rPr>
        <w:t>多台前置服务建立多个连接。</w:t>
      </w:r>
    </w:p>
    <w:p w:rsidR="00856157" w:rsidRPr="00856157" w:rsidRDefault="00856157" w:rsidP="00A1483D">
      <w:pPr>
        <w:rPr>
          <w:b/>
          <w:color w:val="FF0000"/>
        </w:rPr>
      </w:pPr>
      <w:r w:rsidRPr="00856157">
        <w:rPr>
          <w:rFonts w:hint="eastAsia"/>
          <w:b/>
          <w:color w:val="FF0000"/>
        </w:rPr>
        <w:t>注：此版本</w:t>
      </w:r>
      <w:r w:rsidRPr="00856157">
        <w:rPr>
          <w:rFonts w:hint="eastAsia"/>
          <w:b/>
          <w:color w:val="FF0000"/>
        </w:rPr>
        <w:t>API</w:t>
      </w:r>
      <w:r w:rsidRPr="00856157">
        <w:rPr>
          <w:rFonts w:hint="eastAsia"/>
          <w:b/>
          <w:color w:val="FF0000"/>
        </w:rPr>
        <w:t>与之前交易所发布的</w:t>
      </w:r>
      <w:r w:rsidRPr="00856157">
        <w:rPr>
          <w:rFonts w:hint="eastAsia"/>
          <w:b/>
          <w:color w:val="FF0000"/>
        </w:rPr>
        <w:t>API</w:t>
      </w:r>
      <w:r w:rsidRPr="00856157">
        <w:rPr>
          <w:rFonts w:hint="eastAsia"/>
          <w:b/>
          <w:color w:val="FF0000"/>
        </w:rPr>
        <w:t>区别：</w:t>
      </w:r>
      <w:r w:rsidRPr="00856157">
        <w:rPr>
          <w:rFonts w:hint="eastAsia"/>
          <w:b/>
          <w:color w:val="FF0000"/>
        </w:rPr>
        <w:t>1</w:t>
      </w:r>
      <w:r w:rsidRPr="00856157">
        <w:rPr>
          <w:rFonts w:hint="eastAsia"/>
          <w:b/>
          <w:color w:val="FF0000"/>
        </w:rPr>
        <w:t>、支持多连接，</w:t>
      </w:r>
      <w:r w:rsidRPr="00856157">
        <w:rPr>
          <w:rFonts w:hint="eastAsia"/>
          <w:b/>
          <w:color w:val="FF0000"/>
        </w:rPr>
        <w:t>2</w:t>
      </w:r>
      <w:r w:rsidRPr="00856157">
        <w:rPr>
          <w:rFonts w:hint="eastAsia"/>
          <w:b/>
          <w:color w:val="FF0000"/>
        </w:rPr>
        <w:t>、连接断开后不会自动重连。如果需要重连，需要开发人员自行设计实现。</w:t>
      </w:r>
    </w:p>
    <w:p w:rsidR="00AC009E" w:rsidRDefault="00AC009E" w:rsidP="00AB1FEA">
      <w:pPr>
        <w:pStyle w:val="2"/>
      </w:pPr>
      <w:bookmarkStart w:id="343" w:name="_Toc509930703"/>
      <w:bookmarkStart w:id="344" w:name="_Toc510079833"/>
      <w:bookmarkStart w:id="345" w:name="_Toc510097358"/>
      <w:bookmarkStart w:id="346" w:name="_Toc510098531"/>
      <w:bookmarkStart w:id="347" w:name="_Toc510098753"/>
      <w:bookmarkStart w:id="348" w:name="_Toc510102010"/>
      <w:bookmarkStart w:id="349" w:name="_Toc510102126"/>
      <w:bookmarkStart w:id="350" w:name="_Toc510102508"/>
      <w:bookmarkStart w:id="351" w:name="_Toc14963217"/>
      <w:r>
        <w:rPr>
          <w:rFonts w:hint="eastAsia"/>
        </w:rPr>
        <w:t>文件清单</w:t>
      </w:r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</w:p>
    <w:p w:rsidR="00AC009E" w:rsidRDefault="00AC009E" w:rsidP="00D4013B">
      <w:pPr>
        <w:pStyle w:val="-0202"/>
      </w:pPr>
      <w:r>
        <w:rPr>
          <w:rFonts w:hint="eastAsia"/>
        </w:rPr>
        <w:t>Linux</w:t>
      </w:r>
      <w:r>
        <w:rPr>
          <w:rFonts w:hint="eastAsia"/>
        </w:rPr>
        <w:t>平台</w:t>
      </w:r>
      <w:r>
        <w:t>API</w:t>
      </w:r>
      <w:r>
        <w:t>文件清单</w:t>
      </w:r>
    </w:p>
    <w:p w:rsidR="007462A2" w:rsidRDefault="00D258EB" w:rsidP="00D4013B">
      <w:pPr>
        <w:pStyle w:val="-0202"/>
      </w:pPr>
      <w:del w:id="352" w:author="DELL-PC" w:date="2018-10-17T09:59:00Z">
        <w:r w:rsidDel="007462A2">
          <w:rPr>
            <w:noProof/>
          </w:rPr>
          <w:drawing>
            <wp:inline distT="0" distB="0" distL="0" distR="0" wp14:anchorId="17488188" wp14:editId="40B16F8B">
              <wp:extent cx="1939332" cy="993430"/>
              <wp:effectExtent l="0" t="0" r="3810" b="0"/>
              <wp:docPr id="1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4292" cy="102158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353" w:author="DELL-PC" w:date="2018-10-17T09:59:00Z">
        <w:r w:rsidR="007462A2">
          <w:rPr>
            <w:noProof/>
          </w:rPr>
          <w:drawing>
            <wp:inline distT="0" distB="0" distL="0" distR="0" wp14:anchorId="3EE5239B" wp14:editId="01A1D277">
              <wp:extent cx="2396532" cy="1388785"/>
              <wp:effectExtent l="0" t="0" r="3810" b="1905"/>
              <wp:docPr id="4" name="图片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08793" cy="139589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:rsidR="00AC009E" w:rsidRDefault="00AC009E" w:rsidP="00D4013B">
      <w:pPr>
        <w:pStyle w:val="-0202"/>
      </w:pPr>
      <w:r>
        <w:rPr>
          <w:rFonts w:hint="eastAsia"/>
        </w:rPr>
        <w:t>Windows</w:t>
      </w:r>
      <w:r>
        <w:rPr>
          <w:rFonts w:hint="eastAsia"/>
        </w:rPr>
        <w:t>平台</w:t>
      </w:r>
      <w:r>
        <w:t xml:space="preserve">API </w:t>
      </w:r>
      <w:r>
        <w:rPr>
          <w:rFonts w:hint="eastAsia"/>
        </w:rPr>
        <w:t>文件</w:t>
      </w:r>
      <w:r>
        <w:t>清单</w:t>
      </w:r>
    </w:p>
    <w:p w:rsidR="000067E0" w:rsidRDefault="000067E0" w:rsidP="00D4013B">
      <w:pPr>
        <w:pStyle w:val="-0202"/>
      </w:pPr>
      <w:r>
        <w:rPr>
          <w:noProof/>
        </w:rPr>
        <w:drawing>
          <wp:inline distT="0" distB="0" distL="0" distR="0" wp14:anchorId="50B8EC77" wp14:editId="4E338F84">
            <wp:extent cx="3632479" cy="2861146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8279" cy="286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4BE" w:rsidRDefault="002335AE" w:rsidP="00D27F70">
      <w:pPr>
        <w:pStyle w:val="1"/>
        <w:rPr>
          <w:lang w:val="en-US"/>
        </w:rPr>
      </w:pPr>
      <w:bookmarkStart w:id="354" w:name="_Toc510079834"/>
      <w:bookmarkStart w:id="355" w:name="_Toc510097359"/>
      <w:bookmarkStart w:id="356" w:name="_Toc510098532"/>
      <w:bookmarkStart w:id="357" w:name="_Toc510098754"/>
      <w:bookmarkStart w:id="358" w:name="_Toc510102011"/>
      <w:bookmarkStart w:id="359" w:name="_Toc510102127"/>
      <w:bookmarkStart w:id="360" w:name="_Toc510102509"/>
      <w:bookmarkStart w:id="361" w:name="_Toc14963218"/>
      <w:r>
        <w:rPr>
          <w:rFonts w:hint="eastAsia"/>
          <w:lang w:val="en-US"/>
        </w:rPr>
        <w:t>开发</w:t>
      </w:r>
      <w:r w:rsidR="004514BE">
        <w:rPr>
          <w:rFonts w:hint="eastAsia"/>
          <w:lang w:val="en-US"/>
        </w:rPr>
        <w:t>接口</w:t>
      </w:r>
      <w:bookmarkEnd w:id="354"/>
      <w:bookmarkEnd w:id="355"/>
      <w:bookmarkEnd w:id="356"/>
      <w:bookmarkEnd w:id="357"/>
      <w:bookmarkEnd w:id="358"/>
      <w:bookmarkEnd w:id="359"/>
      <w:bookmarkEnd w:id="360"/>
      <w:bookmarkEnd w:id="361"/>
    </w:p>
    <w:p w:rsidR="00E459C4" w:rsidRDefault="00E459C4" w:rsidP="00AB1FEA">
      <w:pPr>
        <w:pStyle w:val="2"/>
        <w:rPr>
          <w:lang w:val="en-US"/>
        </w:rPr>
      </w:pPr>
      <w:bookmarkStart w:id="362" w:name="_Toc510079835"/>
      <w:bookmarkStart w:id="363" w:name="_Toc510097360"/>
      <w:bookmarkStart w:id="364" w:name="_Toc510098533"/>
      <w:bookmarkStart w:id="365" w:name="_Toc510098755"/>
      <w:bookmarkStart w:id="366" w:name="_Toc510102012"/>
      <w:bookmarkStart w:id="367" w:name="_Toc510102128"/>
      <w:bookmarkStart w:id="368" w:name="_Toc510102510"/>
      <w:bookmarkStart w:id="369" w:name="_Toc14963219"/>
      <w:r>
        <w:rPr>
          <w:rFonts w:hint="eastAsia"/>
          <w:lang w:val="en-US"/>
        </w:rPr>
        <w:lastRenderedPageBreak/>
        <w:t>统一规则说明</w:t>
      </w:r>
      <w:bookmarkEnd w:id="362"/>
      <w:bookmarkEnd w:id="363"/>
      <w:bookmarkEnd w:id="364"/>
      <w:bookmarkEnd w:id="365"/>
      <w:bookmarkEnd w:id="366"/>
      <w:bookmarkEnd w:id="367"/>
      <w:bookmarkEnd w:id="368"/>
      <w:bookmarkEnd w:id="369"/>
    </w:p>
    <w:p w:rsidR="00880F4D" w:rsidRDefault="00880F4D" w:rsidP="00880F4D">
      <w:pPr>
        <w:rPr>
          <w:ins w:id="370" w:author="DELL-PC" w:date="2019-07-25T16:12:00Z"/>
          <w:szCs w:val="21"/>
        </w:rPr>
      </w:pPr>
      <w:r>
        <w:rPr>
          <w:rFonts w:hint="eastAsia"/>
          <w:szCs w:val="21"/>
        </w:rPr>
        <w:t>1.</w:t>
      </w:r>
      <w:r w:rsidR="002A1C2E">
        <w:rPr>
          <w:szCs w:val="21"/>
        </w:rPr>
        <w:t xml:space="preserve"> </w:t>
      </w:r>
      <w:r>
        <w:rPr>
          <w:rFonts w:hint="eastAsia"/>
          <w:szCs w:val="21"/>
        </w:rPr>
        <w:t>字符串的</w:t>
      </w:r>
      <w:r>
        <w:rPr>
          <w:szCs w:val="21"/>
        </w:rPr>
        <w:t>左右不允许出现空格</w:t>
      </w:r>
      <w:r w:rsidR="00304ABA">
        <w:rPr>
          <w:rFonts w:hint="eastAsia"/>
          <w:szCs w:val="21"/>
        </w:rPr>
        <w:t>。</w:t>
      </w:r>
    </w:p>
    <w:p w:rsidR="00463EF6" w:rsidRDefault="00463EF6" w:rsidP="00D02D06">
      <w:pPr>
        <w:rPr>
          <w:ins w:id="371" w:author="DELL-PC" w:date="2019-07-25T16:12:00Z"/>
          <w:szCs w:val="21"/>
        </w:rPr>
      </w:pPr>
      <w:ins w:id="372" w:author="DELL-PC" w:date="2019-07-25T16:12:00Z">
        <w:r>
          <w:rPr>
            <w:szCs w:val="21"/>
          </w:rPr>
          <w:t>2</w:t>
        </w:r>
        <w:r>
          <w:rPr>
            <w:rFonts w:hint="eastAsia"/>
            <w:szCs w:val="21"/>
          </w:rPr>
          <w:t>.</w:t>
        </w:r>
        <w:r>
          <w:rPr>
            <w:szCs w:val="21"/>
          </w:rPr>
          <w:t xml:space="preserve"> </w:t>
        </w:r>
      </w:ins>
      <w:ins w:id="373" w:author="DELL-PC" w:date="2019-07-25T16:13:00Z">
        <w:r>
          <w:rPr>
            <w:rFonts w:hint="eastAsia"/>
            <w:szCs w:val="21"/>
          </w:rPr>
          <w:t>API</w:t>
        </w:r>
      </w:ins>
      <w:ins w:id="374" w:author="DELL-PC" w:date="2019-07-25T16:14:00Z">
        <w:r>
          <w:rPr>
            <w:rFonts w:hint="eastAsia"/>
            <w:szCs w:val="21"/>
          </w:rPr>
          <w:t>的回调函数</w:t>
        </w:r>
      </w:ins>
      <w:ins w:id="375" w:author="DELL-PC" w:date="2019-07-25T16:35:00Z">
        <w:r w:rsidR="001C488E">
          <w:rPr>
            <w:rFonts w:hint="eastAsia"/>
            <w:szCs w:val="21"/>
          </w:rPr>
          <w:t>，</w:t>
        </w:r>
      </w:ins>
      <w:ins w:id="376" w:author="DELL-PC" w:date="2019-07-25T16:16:00Z">
        <w:r w:rsidR="00D02D06">
          <w:rPr>
            <w:rFonts w:hint="eastAsia"/>
            <w:szCs w:val="21"/>
          </w:rPr>
          <w:t>实现时</w:t>
        </w:r>
      </w:ins>
      <w:ins w:id="377" w:author="DELL-PC" w:date="2019-07-25T16:14:00Z">
        <w:r>
          <w:rPr>
            <w:rFonts w:hint="eastAsia"/>
            <w:szCs w:val="21"/>
          </w:rPr>
          <w:t>应当</w:t>
        </w:r>
      </w:ins>
      <w:ins w:id="378" w:author="DELL-PC" w:date="2019-07-25T16:16:00Z">
        <w:r w:rsidR="00D02D06">
          <w:rPr>
            <w:rFonts w:hint="eastAsia"/>
            <w:szCs w:val="21"/>
          </w:rPr>
          <w:t>做</w:t>
        </w:r>
      </w:ins>
      <w:ins w:id="379" w:author="DELL-PC" w:date="2019-07-25T16:14:00Z">
        <w:r>
          <w:rPr>
            <w:rFonts w:hint="eastAsia"/>
            <w:szCs w:val="21"/>
          </w:rPr>
          <w:t>尽量</w:t>
        </w:r>
      </w:ins>
      <w:ins w:id="380" w:author="DELL-PC" w:date="2019-07-25T16:16:00Z">
        <w:r w:rsidR="00D02D06">
          <w:rPr>
            <w:rFonts w:hint="eastAsia"/>
            <w:szCs w:val="21"/>
          </w:rPr>
          <w:t>少的任务，重任务的回调</w:t>
        </w:r>
      </w:ins>
      <w:ins w:id="381" w:author="DELL-PC" w:date="2019-07-25T16:17:00Z">
        <w:r w:rsidR="00D02D06">
          <w:rPr>
            <w:rFonts w:hint="eastAsia"/>
            <w:szCs w:val="21"/>
          </w:rPr>
          <w:t>会影响</w:t>
        </w:r>
        <w:r w:rsidR="00D02D06">
          <w:rPr>
            <w:szCs w:val="21"/>
          </w:rPr>
          <w:t>API</w:t>
        </w:r>
        <w:r w:rsidR="00D02D06">
          <w:rPr>
            <w:rFonts w:hint="eastAsia"/>
            <w:szCs w:val="21"/>
          </w:rPr>
          <w:t>网络收发数据的效率；</w:t>
        </w:r>
      </w:ins>
      <w:ins w:id="382" w:author="DELL-PC" w:date="2019-07-25T16:36:00Z">
        <w:r w:rsidR="00E944E2">
          <w:rPr>
            <w:rFonts w:hint="eastAsia"/>
            <w:szCs w:val="21"/>
          </w:rPr>
          <w:t>尤其</w:t>
        </w:r>
      </w:ins>
      <w:ins w:id="383" w:author="DELL-PC" w:date="2019-07-25T16:17:00Z">
        <w:r w:rsidR="00D02D06">
          <w:rPr>
            <w:rFonts w:hint="eastAsia"/>
            <w:szCs w:val="21"/>
          </w:rPr>
          <w:t>不</w:t>
        </w:r>
      </w:ins>
      <w:ins w:id="384" w:author="DELL-PC" w:date="2019-07-25T16:36:00Z">
        <w:r w:rsidR="00E944E2">
          <w:rPr>
            <w:rFonts w:hint="eastAsia"/>
            <w:szCs w:val="21"/>
          </w:rPr>
          <w:t>应</w:t>
        </w:r>
      </w:ins>
      <w:ins w:id="385" w:author="DELL-PC" w:date="2019-07-25T16:18:00Z">
        <w:r w:rsidR="00D02D06">
          <w:rPr>
            <w:rFonts w:hint="eastAsia"/>
            <w:szCs w:val="21"/>
          </w:rPr>
          <w:t>出现在</w:t>
        </w:r>
      </w:ins>
      <w:ins w:id="386" w:author="DELL-PC" w:date="2019-07-25T16:17:00Z">
        <w:r w:rsidR="00D02D06">
          <w:rPr>
            <w:rFonts w:hint="eastAsia"/>
            <w:szCs w:val="21"/>
          </w:rPr>
          <w:t>回调函数中</w:t>
        </w:r>
      </w:ins>
      <w:ins w:id="387" w:author="DELL-PC" w:date="2019-07-25T16:18:00Z">
        <w:r w:rsidR="00D02D06">
          <w:rPr>
            <w:rFonts w:hint="eastAsia"/>
            <w:szCs w:val="21"/>
          </w:rPr>
          <w:t>循环等待</w:t>
        </w:r>
        <w:r w:rsidR="00D02D06">
          <w:rPr>
            <w:rFonts w:hint="eastAsia"/>
            <w:szCs w:val="21"/>
          </w:rPr>
          <w:t>API</w:t>
        </w:r>
      </w:ins>
      <w:ins w:id="388" w:author="DELL-PC" w:date="2019-07-25T16:20:00Z">
        <w:r w:rsidR="00D02D06">
          <w:rPr>
            <w:rFonts w:hint="eastAsia"/>
            <w:szCs w:val="21"/>
          </w:rPr>
          <w:t>自身</w:t>
        </w:r>
      </w:ins>
      <w:ins w:id="389" w:author="DELL-PC" w:date="2019-07-25T16:18:00Z">
        <w:r w:rsidR="00D02D06">
          <w:rPr>
            <w:rFonts w:hint="eastAsia"/>
            <w:szCs w:val="21"/>
          </w:rPr>
          <w:t>状态改变，</w:t>
        </w:r>
      </w:ins>
      <w:ins w:id="390" w:author="DELL-PC" w:date="2019-07-25T16:20:00Z">
        <w:r w:rsidR="00D02D06">
          <w:rPr>
            <w:rFonts w:hint="eastAsia"/>
            <w:szCs w:val="21"/>
          </w:rPr>
          <w:t>如此会</w:t>
        </w:r>
      </w:ins>
      <w:ins w:id="391" w:author="DELL-PC" w:date="2019-07-25T16:37:00Z">
        <w:r w:rsidR="00E944E2">
          <w:rPr>
            <w:rFonts w:hint="eastAsia"/>
            <w:szCs w:val="21"/>
          </w:rPr>
          <w:t>形成死循环</w:t>
        </w:r>
      </w:ins>
      <w:ins w:id="392" w:author="DELL-PC" w:date="2019-07-25T16:12:00Z">
        <w:r>
          <w:rPr>
            <w:rFonts w:hint="eastAsia"/>
            <w:szCs w:val="21"/>
          </w:rPr>
          <w:t>。</w:t>
        </w:r>
      </w:ins>
    </w:p>
    <w:p w:rsidR="00463EF6" w:rsidRPr="0042125D" w:rsidDel="0042125D" w:rsidRDefault="00463EF6" w:rsidP="00880F4D">
      <w:pPr>
        <w:rPr>
          <w:del w:id="393" w:author="DELL-PC" w:date="2019-07-25T16:37:00Z"/>
        </w:rPr>
      </w:pPr>
    </w:p>
    <w:p w:rsidR="00880F4D" w:rsidRPr="00880F4D" w:rsidRDefault="00880F4D" w:rsidP="00880F4D"/>
    <w:p w:rsidR="00E65B03" w:rsidRPr="00E65B03" w:rsidRDefault="00E65B03" w:rsidP="00AB1FEA">
      <w:pPr>
        <w:pStyle w:val="2"/>
        <w:rPr>
          <w:lang w:val="en-US"/>
        </w:rPr>
      </w:pPr>
      <w:bookmarkStart w:id="394" w:name="_Toc510079836"/>
      <w:bookmarkStart w:id="395" w:name="_Toc510097361"/>
      <w:bookmarkStart w:id="396" w:name="_Toc510098534"/>
      <w:bookmarkStart w:id="397" w:name="_Toc510098756"/>
      <w:bookmarkStart w:id="398" w:name="_Toc510102013"/>
      <w:bookmarkStart w:id="399" w:name="_Toc510102129"/>
      <w:bookmarkStart w:id="400" w:name="_Toc510102511"/>
      <w:bookmarkStart w:id="401" w:name="_Toc14963220"/>
      <w:r>
        <w:rPr>
          <w:rFonts w:hint="eastAsia"/>
          <w:lang w:val="en-US"/>
        </w:rPr>
        <w:t>连接管理类</w:t>
      </w:r>
      <w:bookmarkEnd w:id="394"/>
      <w:bookmarkEnd w:id="395"/>
      <w:bookmarkEnd w:id="396"/>
      <w:bookmarkEnd w:id="397"/>
      <w:bookmarkEnd w:id="398"/>
      <w:bookmarkEnd w:id="399"/>
      <w:bookmarkEnd w:id="400"/>
      <w:bookmarkEnd w:id="401"/>
    </w:p>
    <w:p w:rsidR="004514BE" w:rsidRDefault="00C65818" w:rsidP="0054505D">
      <w:pPr>
        <w:pStyle w:val="3"/>
        <w:rPr>
          <w:lang w:val="en-US"/>
        </w:rPr>
      </w:pPr>
      <w:bookmarkStart w:id="402" w:name="_Toc510079837"/>
      <w:bookmarkStart w:id="403" w:name="_Toc510097362"/>
      <w:bookmarkStart w:id="404" w:name="_Toc510098535"/>
      <w:bookmarkStart w:id="405" w:name="_Toc510098757"/>
      <w:bookmarkStart w:id="406" w:name="_Toc510102014"/>
      <w:bookmarkStart w:id="407" w:name="_Toc510102130"/>
      <w:bookmarkStart w:id="408" w:name="_Toc510102512"/>
      <w:bookmarkStart w:id="409" w:name="_Toc14963221"/>
      <w:r>
        <w:rPr>
          <w:rFonts w:hint="eastAsia"/>
          <w:lang w:val="en-US"/>
        </w:rPr>
        <w:t>创建</w:t>
      </w:r>
      <w:r w:rsidR="0035155D">
        <w:rPr>
          <w:rFonts w:hint="eastAsia"/>
          <w:lang w:val="en-US"/>
        </w:rPr>
        <w:t>service</w:t>
      </w:r>
      <w:r>
        <w:rPr>
          <w:rFonts w:hint="eastAsia"/>
          <w:lang w:val="en-US"/>
        </w:rPr>
        <w:t>-</w:t>
      </w:r>
      <w:proofErr w:type="spellStart"/>
      <w:r w:rsidR="004514BE" w:rsidRPr="004F40F4">
        <w:rPr>
          <w:lang w:val="en-US"/>
        </w:rPr>
        <w:t>sge_service_create</w:t>
      </w:r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proofErr w:type="spellEnd"/>
    </w:p>
    <w:p w:rsidR="00B95F8F" w:rsidRDefault="00B95F8F" w:rsidP="00D4013B">
      <w:pPr>
        <w:pStyle w:val="-0202"/>
      </w:pPr>
      <w:r>
        <w:rPr>
          <w:rFonts w:hint="eastAsia"/>
        </w:rPr>
        <w:t>功能说明</w:t>
      </w:r>
    </w:p>
    <w:p w:rsidR="00283469" w:rsidRDefault="00283469" w:rsidP="00283469">
      <w:pPr>
        <w:rPr>
          <w:szCs w:val="21"/>
        </w:rPr>
      </w:pPr>
      <w:r>
        <w:rPr>
          <w:rFonts w:hint="eastAsia"/>
          <w:szCs w:val="21"/>
        </w:rPr>
        <w:t>创建连接管理服务（</w:t>
      </w:r>
      <w:r>
        <w:rPr>
          <w:rFonts w:hint="eastAsia"/>
          <w:szCs w:val="21"/>
        </w:rPr>
        <w:t>service</w:t>
      </w:r>
      <w:r>
        <w:rPr>
          <w:rFonts w:hint="eastAsia"/>
          <w:szCs w:val="21"/>
        </w:rPr>
        <w:t>）。程序至少需要一个</w:t>
      </w:r>
      <w:r>
        <w:rPr>
          <w:rFonts w:hint="eastAsia"/>
          <w:szCs w:val="21"/>
        </w:rPr>
        <w:t>service</w:t>
      </w:r>
      <w:r>
        <w:rPr>
          <w:rFonts w:hint="eastAsia"/>
          <w:szCs w:val="21"/>
        </w:rPr>
        <w:t>，来管理一个或者多个连接</w:t>
      </w:r>
      <w:r w:rsidR="00621133">
        <w:rPr>
          <w:rFonts w:hint="eastAsia"/>
          <w:szCs w:val="21"/>
        </w:rPr>
        <w:t>，</w:t>
      </w:r>
      <w:r>
        <w:rPr>
          <w:rFonts w:hint="eastAsia"/>
          <w:szCs w:val="21"/>
        </w:rPr>
        <w:t>建议一个进程创建一个</w:t>
      </w:r>
      <w:r>
        <w:rPr>
          <w:rFonts w:hint="eastAsia"/>
          <w:szCs w:val="21"/>
        </w:rPr>
        <w:t>service</w:t>
      </w:r>
      <w:r>
        <w:rPr>
          <w:rFonts w:hint="eastAsia"/>
          <w:szCs w:val="21"/>
        </w:rPr>
        <w:t>。</w:t>
      </w:r>
    </w:p>
    <w:p w:rsidR="00B95F8F" w:rsidRDefault="00B95F8F" w:rsidP="00D4013B">
      <w:pPr>
        <w:pStyle w:val="-0202"/>
      </w:pPr>
      <w:r>
        <w:rPr>
          <w:rFonts w:hint="eastAsia"/>
        </w:rPr>
        <w:t>函数原型</w:t>
      </w:r>
    </w:p>
    <w:p w:rsidR="005E7980" w:rsidRDefault="005E7980" w:rsidP="005E7980">
      <w:proofErr w:type="spellStart"/>
      <w:r w:rsidRPr="00FC4B24">
        <w:t>sge_service_t</w:t>
      </w:r>
      <w:proofErr w:type="spellEnd"/>
      <w:r w:rsidRPr="00FC4B24">
        <w:t xml:space="preserve"> * </w:t>
      </w:r>
      <w:proofErr w:type="spellStart"/>
      <w:r w:rsidRPr="00FC4B24">
        <w:t>sge_service_</w:t>
      </w:r>
      <w:proofErr w:type="gramStart"/>
      <w:r w:rsidRPr="00FC4B24">
        <w:t>create</w:t>
      </w:r>
      <w:proofErr w:type="spellEnd"/>
      <w:r w:rsidRPr="00FC4B24">
        <w:t>(</w:t>
      </w:r>
      <w:proofErr w:type="spellStart"/>
      <w:proofErr w:type="gramEnd"/>
      <w:del w:id="410" w:author="DELL-PC" w:date="2018-10-15T10:14:00Z">
        <w:r w:rsidDel="00122E39">
          <w:delText>const char *dir, const char * name</w:delText>
        </w:r>
        <w:r w:rsidR="00517344" w:rsidDel="00122E39">
          <w:rPr>
            <w:rFonts w:hint="eastAsia"/>
          </w:rPr>
          <w:delText>，</w:delText>
        </w:r>
        <w:r w:rsidR="00517344" w:rsidDel="00122E39">
          <w:rPr>
            <w:rFonts w:hint="eastAsia"/>
          </w:rPr>
          <w:delText xml:space="preserve"> </w:delText>
        </w:r>
      </w:del>
      <w:r w:rsidR="00517344" w:rsidRPr="00517344">
        <w:t>sge_service_cb_t</w:t>
      </w:r>
      <w:proofErr w:type="spellEnd"/>
      <w:r w:rsidR="00517344" w:rsidRPr="00517344">
        <w:t xml:space="preserve"> * </w:t>
      </w:r>
      <w:proofErr w:type="spellStart"/>
      <w:r w:rsidR="00517344" w:rsidRPr="00517344">
        <w:t>svr_callbacks</w:t>
      </w:r>
      <w:proofErr w:type="spellEnd"/>
      <w:r w:rsidR="00517344" w:rsidRPr="00517344">
        <w:t xml:space="preserve">, void * </w:t>
      </w:r>
      <w:proofErr w:type="spellStart"/>
      <w:r w:rsidR="00517344" w:rsidRPr="00517344">
        <w:t>ctx</w:t>
      </w:r>
      <w:proofErr w:type="spellEnd"/>
      <w:r w:rsidRPr="00FC4B24">
        <w:t>);</w:t>
      </w:r>
    </w:p>
    <w:p w:rsidR="00B95F8F" w:rsidRDefault="00B95F8F" w:rsidP="00D4013B">
      <w:pPr>
        <w:pStyle w:val="-0202"/>
      </w:pPr>
      <w:r>
        <w:rPr>
          <w:rFonts w:hint="eastAsia"/>
        </w:rPr>
        <w:t>参数</w:t>
      </w:r>
    </w:p>
    <w:p w:rsidR="00EB2C51" w:rsidDel="00122E39" w:rsidRDefault="00EB2C51" w:rsidP="005D5F02">
      <w:pPr>
        <w:ind w:left="1260" w:hanging="840"/>
        <w:rPr>
          <w:del w:id="411" w:author="DELL-PC" w:date="2018-10-15T10:14:00Z"/>
          <w:lang w:val="en-US"/>
        </w:rPr>
      </w:pPr>
      <w:del w:id="412" w:author="DELL-PC" w:date="2018-10-15T10:14:00Z">
        <w:r w:rsidDel="00122E39">
          <w:rPr>
            <w:lang w:val="en-US"/>
          </w:rPr>
          <w:delText>dir</w:delText>
        </w:r>
        <w:r w:rsidDel="00122E39">
          <w:rPr>
            <w:rFonts w:hint="eastAsia"/>
            <w:lang w:val="en-US"/>
          </w:rPr>
          <w:delText>：</w:delText>
        </w:r>
        <w:r w:rsidDel="00122E39">
          <w:rPr>
            <w:lang w:val="en-US"/>
          </w:rPr>
          <w:tab/>
        </w:r>
        <w:r w:rsidDel="00122E39">
          <w:rPr>
            <w:lang w:val="en-US"/>
          </w:rPr>
          <w:tab/>
        </w:r>
        <w:r w:rsidR="005F7D25" w:rsidDel="00122E39">
          <w:rPr>
            <w:lang w:val="en-US"/>
          </w:rPr>
          <w:tab/>
        </w:r>
        <w:r w:rsidDel="00122E39">
          <w:rPr>
            <w:rFonts w:hint="eastAsia"/>
            <w:lang w:val="en-US"/>
          </w:rPr>
          <w:delText>输入参数，</w:delText>
        </w:r>
        <w:r w:rsidR="00AF07D7" w:rsidDel="00122E39">
          <w:rPr>
            <w:rFonts w:hint="eastAsia"/>
            <w:lang w:val="en-US"/>
          </w:rPr>
          <w:delText>内部</w:delText>
        </w:r>
        <w:r w:rsidR="00AF07D7" w:rsidDel="00122E39">
          <w:rPr>
            <w:rFonts w:hint="eastAsia"/>
            <w:lang w:val="en-US"/>
          </w:rPr>
          <w:delText>service</w:delText>
        </w:r>
        <w:r w:rsidR="00AF07D7" w:rsidDel="00122E39">
          <w:rPr>
            <w:rFonts w:hint="eastAsia"/>
            <w:lang w:val="en-US"/>
          </w:rPr>
          <w:delText>线程</w:delText>
        </w:r>
        <w:r w:rsidDel="00122E39">
          <w:rPr>
            <w:rFonts w:hint="eastAsia"/>
            <w:lang w:val="en-US"/>
          </w:rPr>
          <w:delText>日志存放目录</w:delText>
        </w:r>
        <w:r w:rsidR="005D5F02" w:rsidDel="00122E39">
          <w:rPr>
            <w:rFonts w:hint="eastAsia"/>
            <w:lang w:val="en-US"/>
          </w:rPr>
          <w:delText>,</w:delText>
        </w:r>
        <w:r w:rsidR="005D5F02" w:rsidRPr="005D5F02" w:rsidDel="00122E39">
          <w:rPr>
            <w:rFonts w:hint="eastAsia"/>
            <w:lang w:val="en-US"/>
          </w:rPr>
          <w:delText xml:space="preserve"> </w:delText>
        </w:r>
        <w:r w:rsidR="005D5F02" w:rsidDel="00122E39">
          <w:rPr>
            <w:rFonts w:hint="eastAsia"/>
            <w:lang w:val="en-US"/>
          </w:rPr>
          <w:delText>注：目录必须存在</w:delText>
        </w:r>
      </w:del>
    </w:p>
    <w:p w:rsidR="00EB2C51" w:rsidDel="00122E39" w:rsidRDefault="00EB2C51" w:rsidP="00EB2C51">
      <w:pPr>
        <w:rPr>
          <w:del w:id="413" w:author="DELL-PC" w:date="2018-10-15T10:14:00Z"/>
          <w:lang w:val="en-US"/>
        </w:rPr>
      </w:pPr>
      <w:del w:id="414" w:author="DELL-PC" w:date="2018-10-15T10:14:00Z">
        <w:r w:rsidDel="00122E39">
          <w:rPr>
            <w:lang w:val="en-US"/>
          </w:rPr>
          <w:delText>name</w:delText>
        </w:r>
        <w:r w:rsidDel="00122E39">
          <w:rPr>
            <w:rFonts w:hint="eastAsia"/>
            <w:lang w:val="en-US"/>
          </w:rPr>
          <w:delText>：</w:delText>
        </w:r>
        <w:r w:rsidDel="00122E39">
          <w:rPr>
            <w:lang w:val="en-US"/>
          </w:rPr>
          <w:tab/>
        </w:r>
        <w:r w:rsidR="005F7D25" w:rsidDel="00122E39">
          <w:rPr>
            <w:lang w:val="en-US"/>
          </w:rPr>
          <w:tab/>
        </w:r>
        <w:r w:rsidR="00334AFD" w:rsidDel="00122E39">
          <w:rPr>
            <w:lang w:val="en-US"/>
          </w:rPr>
          <w:tab/>
        </w:r>
        <w:r w:rsidDel="00122E39">
          <w:rPr>
            <w:rFonts w:hint="eastAsia"/>
            <w:lang w:val="en-US"/>
          </w:rPr>
          <w:delText>输入参数，</w:delText>
        </w:r>
        <w:r w:rsidR="00AF07D7" w:rsidDel="00122E39">
          <w:rPr>
            <w:rFonts w:hint="eastAsia"/>
            <w:lang w:val="en-US"/>
          </w:rPr>
          <w:delText>内部</w:delText>
        </w:r>
        <w:r w:rsidR="00AF07D7" w:rsidDel="00122E39">
          <w:rPr>
            <w:rFonts w:hint="eastAsia"/>
            <w:lang w:val="en-US"/>
          </w:rPr>
          <w:delText>service</w:delText>
        </w:r>
        <w:r w:rsidR="00AF07D7" w:rsidDel="00122E39">
          <w:rPr>
            <w:rFonts w:hint="eastAsia"/>
            <w:lang w:val="en-US"/>
          </w:rPr>
          <w:delText>线程</w:delText>
        </w:r>
        <w:r w:rsidDel="00122E39">
          <w:rPr>
            <w:rFonts w:hint="eastAsia"/>
            <w:lang w:val="en-US"/>
          </w:rPr>
          <w:delText>日志文件名</w:delText>
        </w:r>
      </w:del>
    </w:p>
    <w:p w:rsidR="00517344" w:rsidRDefault="00517344" w:rsidP="00EB2C51">
      <w:pPr>
        <w:rPr>
          <w:szCs w:val="21"/>
        </w:rPr>
      </w:pPr>
      <w:proofErr w:type="spellStart"/>
      <w:r w:rsidRPr="00517344">
        <w:t>svr_callbacks</w:t>
      </w:r>
      <w:proofErr w:type="spellEnd"/>
      <w:r w:rsidR="001E6583">
        <w:tab/>
        <w:t xml:space="preserve">    </w:t>
      </w:r>
      <w:r w:rsidR="001E6583">
        <w:rPr>
          <w:rFonts w:hint="eastAsia"/>
          <w:lang w:val="en-US"/>
        </w:rPr>
        <w:t>输入参数，</w:t>
      </w:r>
      <w:r w:rsidR="001E6583">
        <w:rPr>
          <w:rFonts w:hint="eastAsia"/>
          <w:szCs w:val="21"/>
        </w:rPr>
        <w:t>s</w:t>
      </w:r>
      <w:r w:rsidR="001E6583">
        <w:rPr>
          <w:szCs w:val="21"/>
        </w:rPr>
        <w:t>ervice</w:t>
      </w:r>
      <w:r w:rsidR="001E6583">
        <w:rPr>
          <w:rFonts w:hint="eastAsia"/>
          <w:szCs w:val="21"/>
          <w:lang w:val="en-US"/>
        </w:rPr>
        <w:t>启动前和停止后回调函数</w:t>
      </w:r>
    </w:p>
    <w:p w:rsidR="001E6583" w:rsidRPr="00145BF4" w:rsidRDefault="001E6583" w:rsidP="001E6583">
      <w:pPr>
        <w:ind w:firstLineChars="202" w:firstLine="426"/>
        <w:rPr>
          <w:szCs w:val="21"/>
        </w:rPr>
      </w:pPr>
      <w:r w:rsidRPr="00145BF4">
        <w:rPr>
          <w:rFonts w:hint="eastAsia"/>
          <w:szCs w:val="21"/>
        </w:rPr>
        <w:t>类型</w:t>
      </w:r>
      <w:r w:rsidRPr="00145BF4">
        <w:rPr>
          <w:szCs w:val="21"/>
        </w:rPr>
        <w:t>定义为：</w:t>
      </w:r>
    </w:p>
    <w:p w:rsidR="001E6583" w:rsidRPr="00145BF4" w:rsidRDefault="001E6583" w:rsidP="001E6583">
      <w:pPr>
        <w:ind w:leftChars="100" w:left="211" w:firstLineChars="202" w:firstLine="426"/>
        <w:rPr>
          <w:szCs w:val="21"/>
        </w:rPr>
      </w:pPr>
      <w:r w:rsidRPr="00145BF4">
        <w:rPr>
          <w:szCs w:val="21"/>
        </w:rPr>
        <w:t>typedef struct {</w:t>
      </w:r>
    </w:p>
    <w:p w:rsidR="001E6583" w:rsidRDefault="001E6583" w:rsidP="001E6583">
      <w:pPr>
        <w:ind w:leftChars="273" w:left="575" w:firstLineChars="202" w:firstLine="426"/>
        <w:rPr>
          <w:szCs w:val="21"/>
        </w:rPr>
      </w:pPr>
      <w:r w:rsidRPr="001E6583">
        <w:rPr>
          <w:szCs w:val="21"/>
        </w:rPr>
        <w:t>void (*</w:t>
      </w:r>
      <w:proofErr w:type="spellStart"/>
      <w:r w:rsidR="00D66E44" w:rsidRPr="00D66E44">
        <w:rPr>
          <w:szCs w:val="21"/>
        </w:rPr>
        <w:t>on_before_run</w:t>
      </w:r>
      <w:proofErr w:type="spellEnd"/>
      <w:proofErr w:type="gramStart"/>
      <w:r w:rsidR="00D66E44" w:rsidRPr="00D66E44">
        <w:rPr>
          <w:szCs w:val="21"/>
        </w:rPr>
        <w:t>_</w:t>
      </w:r>
      <w:r w:rsidRPr="001E6583">
        <w:rPr>
          <w:szCs w:val="21"/>
        </w:rPr>
        <w:t>)(</w:t>
      </w:r>
      <w:proofErr w:type="gramEnd"/>
      <w:r w:rsidRPr="001E6583">
        <w:rPr>
          <w:szCs w:val="21"/>
        </w:rPr>
        <w:t xml:space="preserve">void * </w:t>
      </w:r>
      <w:proofErr w:type="spellStart"/>
      <w:r w:rsidRPr="001E6583">
        <w:rPr>
          <w:szCs w:val="21"/>
        </w:rPr>
        <w:t>ctx</w:t>
      </w:r>
      <w:proofErr w:type="spellEnd"/>
      <w:r w:rsidRPr="001E6583">
        <w:rPr>
          <w:szCs w:val="21"/>
        </w:rPr>
        <w:t>);</w:t>
      </w:r>
    </w:p>
    <w:p w:rsidR="001E6583" w:rsidRPr="001E6583" w:rsidRDefault="001E6583" w:rsidP="001E6583">
      <w:pPr>
        <w:ind w:leftChars="273" w:left="575" w:firstLineChars="202" w:firstLine="426"/>
        <w:rPr>
          <w:szCs w:val="21"/>
        </w:rPr>
      </w:pPr>
      <w:r w:rsidRPr="001E6583">
        <w:rPr>
          <w:szCs w:val="21"/>
        </w:rPr>
        <w:t>void (*</w:t>
      </w:r>
      <w:proofErr w:type="spellStart"/>
      <w:r w:rsidR="00D66E44" w:rsidRPr="00D66E44">
        <w:rPr>
          <w:szCs w:val="21"/>
        </w:rPr>
        <w:t>on_after_stop</w:t>
      </w:r>
      <w:proofErr w:type="spellEnd"/>
      <w:proofErr w:type="gramStart"/>
      <w:r w:rsidR="00D66E44" w:rsidRPr="00D66E44">
        <w:rPr>
          <w:szCs w:val="21"/>
        </w:rPr>
        <w:t>_</w:t>
      </w:r>
      <w:r w:rsidRPr="001E6583">
        <w:rPr>
          <w:szCs w:val="21"/>
        </w:rPr>
        <w:t>)(</w:t>
      </w:r>
      <w:proofErr w:type="gramEnd"/>
      <w:r w:rsidRPr="001E6583">
        <w:rPr>
          <w:szCs w:val="21"/>
        </w:rPr>
        <w:t xml:space="preserve">void * </w:t>
      </w:r>
      <w:proofErr w:type="spellStart"/>
      <w:r w:rsidRPr="001E6583">
        <w:rPr>
          <w:szCs w:val="21"/>
        </w:rPr>
        <w:t>ctx</w:t>
      </w:r>
      <w:proofErr w:type="spellEnd"/>
      <w:r w:rsidRPr="001E6583">
        <w:rPr>
          <w:szCs w:val="21"/>
        </w:rPr>
        <w:t>);</w:t>
      </w:r>
    </w:p>
    <w:p w:rsidR="001E6583" w:rsidRPr="00145BF4" w:rsidRDefault="001E6583" w:rsidP="001E6583">
      <w:pPr>
        <w:ind w:leftChars="100" w:left="211" w:firstLineChars="202" w:firstLine="426"/>
        <w:rPr>
          <w:szCs w:val="21"/>
        </w:rPr>
      </w:pPr>
      <w:r w:rsidRPr="00145BF4">
        <w:rPr>
          <w:szCs w:val="21"/>
        </w:rPr>
        <w:t>} </w:t>
      </w:r>
      <w:proofErr w:type="spellStart"/>
      <w:r w:rsidRPr="00710565">
        <w:t>sge_</w:t>
      </w:r>
      <w:r>
        <w:t>service</w:t>
      </w:r>
      <w:proofErr w:type="spellEnd"/>
      <w:r>
        <w:rPr>
          <w:lang w:val="en-US"/>
        </w:rPr>
        <w:t>_</w:t>
      </w:r>
      <w:proofErr w:type="spellStart"/>
      <w:r>
        <w:rPr>
          <w:lang w:val="en-US"/>
        </w:rPr>
        <w:t>cb</w:t>
      </w:r>
      <w:proofErr w:type="spellEnd"/>
      <w:r w:rsidRPr="00710565">
        <w:t>_t</w:t>
      </w:r>
      <w:r w:rsidRPr="00145BF4">
        <w:rPr>
          <w:szCs w:val="21"/>
        </w:rPr>
        <w:t>;</w:t>
      </w:r>
    </w:p>
    <w:p w:rsidR="00CB6C6F" w:rsidRPr="00145BF4" w:rsidRDefault="00CB6C6F" w:rsidP="00CB6C6F">
      <w:pPr>
        <w:ind w:leftChars="100" w:left="211" w:firstLineChars="202" w:firstLine="426"/>
        <w:rPr>
          <w:szCs w:val="21"/>
        </w:rPr>
      </w:pPr>
      <w:proofErr w:type="spellStart"/>
      <w:r w:rsidRPr="00D6581D">
        <w:rPr>
          <w:szCs w:val="21"/>
        </w:rPr>
        <w:t>on_</w:t>
      </w:r>
      <w:r w:rsidRPr="00D66E44">
        <w:rPr>
          <w:szCs w:val="21"/>
        </w:rPr>
        <w:t>before_run</w:t>
      </w:r>
      <w:proofErr w:type="spellEnd"/>
      <w:r w:rsidRPr="00D66E44">
        <w:rPr>
          <w:szCs w:val="21"/>
        </w:rPr>
        <w:t>_</w:t>
      </w:r>
      <w:r>
        <w:rPr>
          <w:szCs w:val="21"/>
        </w:rPr>
        <w:tab/>
      </w:r>
      <w:r>
        <w:rPr>
          <w:szCs w:val="21"/>
        </w:rPr>
        <w:tab/>
      </w:r>
      <w:r w:rsidRPr="00145BF4">
        <w:rPr>
          <w:szCs w:val="21"/>
        </w:rPr>
        <w:tab/>
      </w:r>
      <w:r w:rsidRPr="00145BF4">
        <w:rPr>
          <w:szCs w:val="21"/>
        </w:rPr>
        <w:tab/>
      </w:r>
      <w:r>
        <w:rPr>
          <w:rFonts w:hint="eastAsia"/>
          <w:szCs w:val="21"/>
        </w:rPr>
        <w:t>s</w:t>
      </w:r>
      <w:r>
        <w:rPr>
          <w:szCs w:val="21"/>
        </w:rPr>
        <w:t>ervice</w:t>
      </w:r>
      <w:r>
        <w:rPr>
          <w:rFonts w:hint="eastAsia"/>
          <w:szCs w:val="21"/>
        </w:rPr>
        <w:t>启动前的</w:t>
      </w:r>
      <w:r w:rsidRPr="00145BF4">
        <w:rPr>
          <w:szCs w:val="21"/>
        </w:rPr>
        <w:t>回调</w:t>
      </w:r>
    </w:p>
    <w:p w:rsidR="001E6583" w:rsidRDefault="00CB6C6F" w:rsidP="00CB6C6F">
      <w:pPr>
        <w:ind w:leftChars="100" w:left="211" w:firstLineChars="202" w:firstLine="426"/>
        <w:rPr>
          <w:szCs w:val="21"/>
        </w:rPr>
      </w:pPr>
      <w:proofErr w:type="spellStart"/>
      <w:r w:rsidRPr="00D66E44">
        <w:rPr>
          <w:szCs w:val="21"/>
        </w:rPr>
        <w:t>on_after_stop</w:t>
      </w:r>
      <w:proofErr w:type="spellEnd"/>
      <w:r w:rsidRPr="00D66E44">
        <w:rPr>
          <w:szCs w:val="21"/>
        </w:rPr>
        <w:t>_</w:t>
      </w:r>
      <w:r w:rsidRPr="00145BF4">
        <w:rPr>
          <w:szCs w:val="21"/>
        </w:rPr>
        <w:t xml:space="preserve"> </w:t>
      </w:r>
      <w:r w:rsidRPr="00145BF4"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s</w:t>
      </w:r>
      <w:r>
        <w:rPr>
          <w:szCs w:val="21"/>
        </w:rPr>
        <w:t>ervice</w:t>
      </w:r>
      <w:r>
        <w:rPr>
          <w:rFonts w:hint="eastAsia"/>
          <w:szCs w:val="21"/>
        </w:rPr>
        <w:t>停止</w:t>
      </w:r>
      <w:r w:rsidRPr="00145BF4">
        <w:rPr>
          <w:szCs w:val="21"/>
        </w:rPr>
        <w:t>后的回调</w:t>
      </w:r>
    </w:p>
    <w:p w:rsidR="004D5583" w:rsidRPr="00CB6C6F" w:rsidRDefault="004D5583" w:rsidP="004D5583">
      <w:pPr>
        <w:rPr>
          <w:szCs w:val="21"/>
        </w:rPr>
      </w:pPr>
      <w:proofErr w:type="spellStart"/>
      <w:r w:rsidRPr="00517344">
        <w:t>ctx</w:t>
      </w:r>
      <w:proofErr w:type="spellEnd"/>
      <w:r>
        <w:tab/>
        <w:t xml:space="preserve">    </w:t>
      </w:r>
      <w:r>
        <w:tab/>
      </w:r>
      <w:r>
        <w:tab/>
      </w:r>
      <w:r>
        <w:rPr>
          <w:rFonts w:hint="eastAsia"/>
          <w:lang w:val="en-US"/>
        </w:rPr>
        <w:t>输入参数，</w:t>
      </w:r>
      <w:r>
        <w:rPr>
          <w:rFonts w:hint="eastAsia"/>
          <w:szCs w:val="21"/>
        </w:rPr>
        <w:t>上下文参数</w:t>
      </w:r>
    </w:p>
    <w:p w:rsidR="00626BF1" w:rsidDel="00122E39" w:rsidRDefault="00626BF1" w:rsidP="00EB2C51">
      <w:pPr>
        <w:rPr>
          <w:del w:id="415" w:author="DELL-PC" w:date="2018-10-15T10:15:00Z"/>
          <w:lang w:val="en-US"/>
        </w:rPr>
      </w:pPr>
      <w:del w:id="416" w:author="DELL-PC" w:date="2018-10-15T10:15:00Z">
        <w:r w:rsidDel="00122E39">
          <w:rPr>
            <w:rFonts w:hint="eastAsia"/>
            <w:lang w:val="en-US"/>
          </w:rPr>
          <w:delText>注：如果</w:delText>
        </w:r>
        <w:r w:rsidR="002834B1" w:rsidDel="00122E39">
          <w:rPr>
            <w:rFonts w:hint="eastAsia"/>
            <w:lang w:val="en-US"/>
          </w:rPr>
          <w:delText>需要</w:delText>
        </w:r>
        <w:r w:rsidR="009A3FE5" w:rsidDel="00122E39">
          <w:rPr>
            <w:rFonts w:hint="eastAsia"/>
            <w:lang w:val="en-US"/>
          </w:rPr>
          <w:delText>创建多个</w:delText>
        </w:r>
        <w:r w:rsidR="009A3FE5" w:rsidDel="00122E39">
          <w:rPr>
            <w:rFonts w:hint="eastAsia"/>
            <w:lang w:val="en-US"/>
          </w:rPr>
          <w:delText>service</w:delText>
        </w:r>
        <w:r w:rsidR="009A3FE5" w:rsidDel="00122E39">
          <w:rPr>
            <w:rFonts w:hint="eastAsia"/>
            <w:lang w:val="en-US"/>
          </w:rPr>
          <w:delText>，</w:delText>
        </w:r>
        <w:r w:rsidR="002834B1" w:rsidDel="00122E39">
          <w:rPr>
            <w:rFonts w:hint="eastAsia"/>
            <w:lang w:val="en-US"/>
          </w:rPr>
          <w:delText>各个</w:delText>
        </w:r>
        <w:r w:rsidR="002834B1" w:rsidDel="00122E39">
          <w:rPr>
            <w:rFonts w:hint="eastAsia"/>
            <w:lang w:val="en-US"/>
          </w:rPr>
          <w:delText>service</w:delText>
        </w:r>
        <w:r w:rsidR="002834B1" w:rsidDel="00122E39">
          <w:rPr>
            <w:rFonts w:hint="eastAsia"/>
            <w:lang w:val="en-US"/>
          </w:rPr>
          <w:delText>必须使用不同的日志文件名（</w:delText>
        </w:r>
        <w:r w:rsidR="002834B1" w:rsidDel="00122E39">
          <w:rPr>
            <w:rFonts w:hint="eastAsia"/>
            <w:lang w:val="en-US"/>
          </w:rPr>
          <w:delText>name</w:delText>
        </w:r>
        <w:r w:rsidR="002834B1" w:rsidDel="00122E39">
          <w:rPr>
            <w:rFonts w:hint="eastAsia"/>
            <w:lang w:val="en-US"/>
          </w:rPr>
          <w:delText>）</w:delText>
        </w:r>
        <w:r w:rsidR="009A3FE5" w:rsidDel="00122E39">
          <w:rPr>
            <w:rFonts w:hint="eastAsia"/>
            <w:lang w:val="en-US"/>
          </w:rPr>
          <w:delText>，否则</w:delText>
        </w:r>
        <w:r w:rsidR="002834B1" w:rsidDel="00122E39">
          <w:rPr>
            <w:rFonts w:hint="eastAsia"/>
            <w:lang w:val="en-US"/>
          </w:rPr>
          <w:delText>如果使用同一个文件名，则多个线程的日志将会打到同一个文件中，造成日志杂乱，不方便查看。如果只有一个</w:delText>
        </w:r>
        <w:r w:rsidR="002834B1" w:rsidDel="00122E39">
          <w:rPr>
            <w:rFonts w:hint="eastAsia"/>
            <w:lang w:val="en-US"/>
          </w:rPr>
          <w:delText>service</w:delText>
        </w:r>
        <w:r w:rsidR="002834B1" w:rsidDel="00122E39">
          <w:rPr>
            <w:rFonts w:hint="eastAsia"/>
            <w:lang w:val="en-US"/>
          </w:rPr>
          <w:delText>，</w:delText>
        </w:r>
        <w:r w:rsidR="002834B1" w:rsidDel="00122E39">
          <w:rPr>
            <w:rFonts w:hint="eastAsia"/>
            <w:lang w:val="en-US"/>
          </w:rPr>
          <w:delText>name</w:delText>
        </w:r>
        <w:r w:rsidR="002834B1" w:rsidDel="00122E39">
          <w:rPr>
            <w:rFonts w:hint="eastAsia"/>
            <w:lang w:val="en-US"/>
          </w:rPr>
          <w:delText>可以为</w:delText>
        </w:r>
        <w:r w:rsidR="002834B1" w:rsidDel="00122E39">
          <w:rPr>
            <w:rFonts w:hint="eastAsia"/>
            <w:lang w:val="en-US"/>
          </w:rPr>
          <w:delText>NULL</w:delText>
        </w:r>
        <w:r w:rsidR="002834B1" w:rsidDel="00122E39">
          <w:rPr>
            <w:rFonts w:hint="eastAsia"/>
            <w:lang w:val="en-US"/>
          </w:rPr>
          <w:delText>，</w:delText>
        </w:r>
        <w:r w:rsidR="002834B1" w:rsidDel="00122E39">
          <w:rPr>
            <w:rFonts w:hint="eastAsia"/>
            <w:lang w:val="en-US"/>
          </w:rPr>
          <w:delText>service</w:delText>
        </w:r>
        <w:r w:rsidR="002834B1" w:rsidDel="00122E39">
          <w:rPr>
            <w:rFonts w:hint="eastAsia"/>
            <w:lang w:val="en-US"/>
          </w:rPr>
          <w:delText>内部使用默认日志文件名。</w:delText>
        </w:r>
      </w:del>
    </w:p>
    <w:p w:rsidR="00122E39" w:rsidRPr="00122E39" w:rsidRDefault="00122E39" w:rsidP="00EB2C51">
      <w:pPr>
        <w:rPr>
          <w:ins w:id="417" w:author="DELL-PC" w:date="2018-10-15T10:15:00Z"/>
          <w:color w:val="FF0000"/>
          <w:lang w:val="en-US"/>
          <w:rPrChange w:id="418" w:author="DELL-PC" w:date="2018-10-15T10:16:00Z">
            <w:rPr>
              <w:ins w:id="419" w:author="DELL-PC" w:date="2018-10-15T10:15:00Z"/>
              <w:lang w:val="en-US"/>
            </w:rPr>
          </w:rPrChange>
        </w:rPr>
      </w:pPr>
      <w:ins w:id="420" w:author="DELL-PC" w:date="2018-10-15T10:15:00Z">
        <w:r w:rsidRPr="00122E39">
          <w:rPr>
            <w:rFonts w:hint="eastAsia"/>
            <w:color w:val="FF0000"/>
            <w:lang w:val="en-US"/>
            <w:rPrChange w:id="421" w:author="DELL-PC" w:date="2018-10-15T10:16:00Z">
              <w:rPr>
                <w:rFonts w:hint="eastAsia"/>
                <w:lang w:val="en-US"/>
              </w:rPr>
            </w:rPrChange>
          </w:rPr>
          <w:t>注：为</w:t>
        </w:r>
      </w:ins>
      <w:ins w:id="422" w:author="DELL-PC" w:date="2018-10-15T10:16:00Z">
        <w:r w:rsidRPr="00122E39">
          <w:rPr>
            <w:rFonts w:hint="eastAsia"/>
            <w:color w:val="FF0000"/>
            <w:lang w:val="en-US"/>
            <w:rPrChange w:id="423" w:author="DELL-PC" w:date="2018-10-15T10:16:00Z">
              <w:rPr>
                <w:rFonts w:hint="eastAsia"/>
                <w:lang w:val="en-US"/>
              </w:rPr>
            </w:rPrChange>
          </w:rPr>
          <w:t>了在出现问题时快速</w:t>
        </w:r>
      </w:ins>
      <w:ins w:id="424" w:author="DELL-PC" w:date="2018-10-15T10:15:00Z">
        <w:r w:rsidRPr="00122E39">
          <w:rPr>
            <w:rFonts w:hint="eastAsia"/>
            <w:color w:val="FF0000"/>
            <w:lang w:val="en-US"/>
            <w:rPrChange w:id="425" w:author="DELL-PC" w:date="2018-10-15T10:16:00Z">
              <w:rPr>
                <w:rFonts w:hint="eastAsia"/>
                <w:lang w:val="en-US"/>
              </w:rPr>
            </w:rPrChange>
          </w:rPr>
          <w:t>定位问题，开发者</w:t>
        </w:r>
      </w:ins>
      <w:ins w:id="426" w:author="DELL-PC" w:date="2018-10-15T14:41:00Z">
        <w:r w:rsidR="00AF13D0">
          <w:rPr>
            <w:rFonts w:hint="eastAsia"/>
            <w:color w:val="FF0000"/>
            <w:lang w:val="en-US"/>
          </w:rPr>
          <w:t>必须</w:t>
        </w:r>
      </w:ins>
      <w:ins w:id="427" w:author="DELL-PC" w:date="2018-10-15T10:15:00Z">
        <w:r w:rsidRPr="00122E39">
          <w:rPr>
            <w:rFonts w:hint="eastAsia"/>
            <w:color w:val="FF0000"/>
            <w:lang w:val="en-US"/>
            <w:rPrChange w:id="428" w:author="DELL-PC" w:date="2018-10-15T10:16:00Z">
              <w:rPr>
                <w:rFonts w:hint="eastAsia"/>
                <w:lang w:val="en-US"/>
              </w:rPr>
            </w:rPrChange>
          </w:rPr>
          <w:t>在</w:t>
        </w:r>
        <w:proofErr w:type="spellStart"/>
        <w:r w:rsidRPr="00122E39">
          <w:rPr>
            <w:color w:val="FF0000"/>
            <w:lang w:val="en-US"/>
            <w:rPrChange w:id="429" w:author="DELL-PC" w:date="2018-10-15T10:16:00Z">
              <w:rPr>
                <w:lang w:val="en-US"/>
              </w:rPr>
            </w:rPrChange>
          </w:rPr>
          <w:t>on_before_ru</w:t>
        </w:r>
      </w:ins>
      <w:ins w:id="430" w:author="DELL-PC" w:date="2018-10-15T11:03:00Z">
        <w:r w:rsidR="005369B3">
          <w:rPr>
            <w:color w:val="FF0000"/>
            <w:lang w:val="en-US"/>
          </w:rPr>
          <w:t>n</w:t>
        </w:r>
        <w:proofErr w:type="spellEnd"/>
        <w:r w:rsidR="005369B3">
          <w:rPr>
            <w:color w:val="FF0000"/>
            <w:lang w:val="en-US"/>
          </w:rPr>
          <w:t>_</w:t>
        </w:r>
      </w:ins>
      <w:ins w:id="431" w:author="DELL-PC" w:date="2018-10-15T10:15:00Z">
        <w:r w:rsidRPr="00122E39">
          <w:rPr>
            <w:rFonts w:hint="eastAsia"/>
            <w:color w:val="FF0000"/>
            <w:lang w:val="en-US"/>
            <w:rPrChange w:id="432" w:author="DELL-PC" w:date="2018-10-15T10:16:00Z">
              <w:rPr>
                <w:rFonts w:hint="eastAsia"/>
                <w:lang w:val="en-US"/>
              </w:rPr>
            </w:rPrChange>
          </w:rPr>
          <w:t>回调函数中，</w:t>
        </w:r>
      </w:ins>
      <w:ins w:id="433" w:author="DELL-PC" w:date="2018-10-15T14:40:00Z">
        <w:r w:rsidR="000653A3">
          <w:rPr>
            <w:rFonts w:hint="eastAsia"/>
            <w:color w:val="FF0000"/>
            <w:lang w:val="en-US"/>
          </w:rPr>
          <w:t>使用</w:t>
        </w:r>
      </w:ins>
      <w:proofErr w:type="spellStart"/>
      <w:ins w:id="434" w:author="DELL-PC" w:date="2018-10-15T14:41:00Z">
        <w:r w:rsidR="000653A3">
          <w:rPr>
            <w:rFonts w:hint="eastAsia"/>
            <w:color w:val="FF0000"/>
            <w:lang w:val="en-US"/>
          </w:rPr>
          <w:t>sge_methread_log_create</w:t>
        </w:r>
        <w:proofErr w:type="spellEnd"/>
        <w:r w:rsidR="000653A3">
          <w:rPr>
            <w:rFonts w:hint="eastAsia"/>
            <w:color w:val="FF0000"/>
            <w:lang w:val="en-US"/>
          </w:rPr>
          <w:t>接口创建</w:t>
        </w:r>
        <w:r w:rsidR="000653A3">
          <w:rPr>
            <w:rFonts w:hint="eastAsia"/>
            <w:color w:val="FF0000"/>
            <w:lang w:val="en-US"/>
          </w:rPr>
          <w:t>service</w:t>
        </w:r>
        <w:r w:rsidR="000653A3">
          <w:rPr>
            <w:rFonts w:hint="eastAsia"/>
            <w:color w:val="FF0000"/>
            <w:lang w:val="en-US"/>
          </w:rPr>
          <w:t>线程的</w:t>
        </w:r>
      </w:ins>
      <w:ins w:id="435" w:author="DELL-PC" w:date="2018-10-15T10:16:00Z">
        <w:r w:rsidRPr="00122E39">
          <w:rPr>
            <w:rFonts w:hint="eastAsia"/>
            <w:color w:val="FF0000"/>
            <w:lang w:val="en-US"/>
            <w:rPrChange w:id="436" w:author="DELL-PC" w:date="2018-10-15T10:16:00Z">
              <w:rPr>
                <w:rFonts w:hint="eastAsia"/>
                <w:lang w:val="en-US"/>
              </w:rPr>
            </w:rPrChange>
          </w:rPr>
          <w:t>日志。</w:t>
        </w:r>
      </w:ins>
      <w:ins w:id="437" w:author="DELL-PC" w:date="2018-10-15T11:02:00Z">
        <w:r w:rsidR="005369B3">
          <w:rPr>
            <w:rFonts w:hint="eastAsia"/>
            <w:color w:val="FF0000"/>
            <w:lang w:val="en-US"/>
          </w:rPr>
          <w:t>如果</w:t>
        </w:r>
      </w:ins>
      <w:proofErr w:type="spellStart"/>
      <w:ins w:id="438" w:author="DELL-PC" w:date="2018-10-15T11:03:00Z">
        <w:r w:rsidR="005369B3" w:rsidRPr="00E810AC">
          <w:rPr>
            <w:color w:val="FF0000"/>
            <w:lang w:val="en-US"/>
          </w:rPr>
          <w:t>on_before_ru</w:t>
        </w:r>
        <w:r w:rsidR="005369B3">
          <w:rPr>
            <w:color w:val="FF0000"/>
            <w:lang w:val="en-US"/>
          </w:rPr>
          <w:t>n</w:t>
        </w:r>
        <w:proofErr w:type="spellEnd"/>
        <w:r w:rsidR="005369B3">
          <w:rPr>
            <w:color w:val="FF0000"/>
            <w:lang w:val="en-US"/>
          </w:rPr>
          <w:t>_</w:t>
        </w:r>
      </w:ins>
      <w:ins w:id="439" w:author="DELL-PC" w:date="2018-10-15T11:04:00Z">
        <w:r w:rsidR="005369B3">
          <w:rPr>
            <w:rFonts w:hint="eastAsia"/>
            <w:color w:val="FF0000"/>
            <w:lang w:val="en-US"/>
          </w:rPr>
          <w:t>为空，则</w:t>
        </w:r>
      </w:ins>
      <w:ins w:id="440" w:author="DELL-PC" w:date="2018-10-15T14:03:00Z">
        <w:r w:rsidR="00261710">
          <w:rPr>
            <w:rFonts w:hint="eastAsia"/>
            <w:color w:val="FF0000"/>
            <w:lang w:val="en-US"/>
          </w:rPr>
          <w:t>将在</w:t>
        </w:r>
        <w:r w:rsidR="002C74B8">
          <w:rPr>
            <w:rFonts w:hint="eastAsia"/>
            <w:color w:val="FF0000"/>
            <w:lang w:val="en-US"/>
          </w:rPr>
          <w:t>当前目录下创建名称为</w:t>
        </w:r>
        <w:r w:rsidR="002C74B8">
          <w:rPr>
            <w:rFonts w:hint="eastAsia"/>
            <w:color w:val="FF0000"/>
            <w:lang w:val="en-US"/>
          </w:rPr>
          <w:t>service</w:t>
        </w:r>
        <w:r w:rsidR="002C74B8">
          <w:rPr>
            <w:rFonts w:hint="eastAsia"/>
            <w:color w:val="FF0000"/>
            <w:lang w:val="en-US"/>
          </w:rPr>
          <w:t>的日志。</w:t>
        </w:r>
      </w:ins>
    </w:p>
    <w:p w:rsidR="00B95F8F" w:rsidRDefault="00B95F8F" w:rsidP="00D4013B">
      <w:pPr>
        <w:pStyle w:val="-0202"/>
      </w:pPr>
      <w:r>
        <w:rPr>
          <w:rFonts w:hint="eastAsia"/>
        </w:rPr>
        <w:t>返回值</w:t>
      </w:r>
    </w:p>
    <w:p w:rsidR="000A2D3E" w:rsidRDefault="000A2D3E" w:rsidP="000A2D3E">
      <w:proofErr w:type="spellStart"/>
      <w:r w:rsidRPr="00FC4B24">
        <w:t>sge_service_t</w:t>
      </w:r>
      <w:proofErr w:type="spellEnd"/>
      <w:r>
        <w:t>*:</w:t>
      </w:r>
      <w:r>
        <w:tab/>
      </w:r>
      <w:r>
        <w:rPr>
          <w:rFonts w:hint="eastAsia"/>
        </w:rPr>
        <w:t>成功</w:t>
      </w:r>
      <w:r w:rsidR="00754D84">
        <w:rPr>
          <w:rFonts w:hint="eastAsia"/>
        </w:rPr>
        <w:t>，返回</w:t>
      </w:r>
      <w:r w:rsidR="00754D84">
        <w:rPr>
          <w:rFonts w:hint="eastAsia"/>
        </w:rPr>
        <w:t>service</w:t>
      </w:r>
      <w:r w:rsidR="00754D84">
        <w:rPr>
          <w:rFonts w:hint="eastAsia"/>
        </w:rPr>
        <w:t>结构指针</w:t>
      </w:r>
    </w:p>
    <w:p w:rsidR="000A2D3E" w:rsidRDefault="000A2D3E" w:rsidP="000A2D3E">
      <w:pPr>
        <w:rPr>
          <w:szCs w:val="21"/>
        </w:rPr>
      </w:pPr>
      <w:r w:rsidRPr="003865F4">
        <w:rPr>
          <w:szCs w:val="21"/>
        </w:rPr>
        <w:t>NULL</w:t>
      </w:r>
      <w:r w:rsidR="00A762EE">
        <w:rPr>
          <w:szCs w:val="21"/>
        </w:rPr>
        <w:t>:</w:t>
      </w:r>
      <w:r w:rsidRPr="003865F4">
        <w:rPr>
          <w:szCs w:val="21"/>
        </w:rPr>
        <w:tab/>
      </w:r>
      <w:r w:rsidRPr="003865F4">
        <w:rPr>
          <w:szCs w:val="21"/>
        </w:rPr>
        <w:tab/>
      </w:r>
      <w:r w:rsidRPr="003865F4">
        <w:rPr>
          <w:szCs w:val="21"/>
        </w:rPr>
        <w:tab/>
      </w:r>
      <w:r w:rsidRPr="003865F4">
        <w:rPr>
          <w:rFonts w:hint="eastAsia"/>
          <w:szCs w:val="21"/>
        </w:rPr>
        <w:t>失败</w:t>
      </w:r>
    </w:p>
    <w:p w:rsidR="004514BE" w:rsidRDefault="00911F7A" w:rsidP="0054505D">
      <w:pPr>
        <w:pStyle w:val="3"/>
        <w:rPr>
          <w:lang w:val="en-US"/>
        </w:rPr>
      </w:pPr>
      <w:bookmarkStart w:id="441" w:name="_Toc510079838"/>
      <w:bookmarkStart w:id="442" w:name="_Toc510097363"/>
      <w:bookmarkStart w:id="443" w:name="_Toc510098536"/>
      <w:bookmarkStart w:id="444" w:name="_Toc510098758"/>
      <w:bookmarkStart w:id="445" w:name="_Toc510102015"/>
      <w:bookmarkStart w:id="446" w:name="_Toc510102131"/>
      <w:bookmarkStart w:id="447" w:name="_Toc510102513"/>
      <w:bookmarkStart w:id="448" w:name="_Toc14963222"/>
      <w:r>
        <w:rPr>
          <w:rFonts w:hint="eastAsia"/>
          <w:lang w:val="en-US"/>
        </w:rPr>
        <w:t>销毁</w:t>
      </w:r>
      <w:r>
        <w:rPr>
          <w:rFonts w:hint="eastAsia"/>
          <w:lang w:val="en-US"/>
        </w:rPr>
        <w:t>service-</w:t>
      </w:r>
      <w:proofErr w:type="spellStart"/>
      <w:r w:rsidR="004514BE" w:rsidRPr="00C62B34">
        <w:rPr>
          <w:lang w:val="en-US"/>
        </w:rPr>
        <w:t>sge_se</w:t>
      </w:r>
      <w:ins w:id="449" w:author="DELL-PC" w:date="2018-11-07T17:59:00Z">
        <w:r w:rsidR="00D827F9">
          <w:rPr>
            <w:lang w:val="en-US"/>
          </w:rPr>
          <w:t>rvice</w:t>
        </w:r>
      </w:ins>
      <w:del w:id="450" w:author="DELL-PC" w:date="2018-11-07T17:59:00Z">
        <w:r w:rsidR="004514BE" w:rsidRPr="00C62B34" w:rsidDel="00D827F9">
          <w:rPr>
            <w:lang w:val="en-US"/>
          </w:rPr>
          <w:delText>ssion</w:delText>
        </w:r>
      </w:del>
      <w:r w:rsidR="004514BE" w:rsidRPr="00C62B34">
        <w:rPr>
          <w:lang w:val="en-US"/>
        </w:rPr>
        <w:t>_destroy</w:t>
      </w:r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proofErr w:type="spellEnd"/>
      <w:r w:rsidR="004514BE">
        <w:rPr>
          <w:lang w:val="en-US"/>
        </w:rPr>
        <w:t xml:space="preserve"> </w:t>
      </w:r>
    </w:p>
    <w:p w:rsidR="00274632" w:rsidRDefault="00274632" w:rsidP="00D4013B">
      <w:pPr>
        <w:pStyle w:val="-0202"/>
      </w:pPr>
      <w:r>
        <w:rPr>
          <w:rFonts w:hint="eastAsia"/>
        </w:rPr>
        <w:t>功能说明</w:t>
      </w:r>
    </w:p>
    <w:p w:rsidR="00E94B72" w:rsidRPr="00E94B72" w:rsidRDefault="00556B93" w:rsidP="00E459C4">
      <w:pPr>
        <w:rPr>
          <w:lang w:val="en-US"/>
        </w:rPr>
      </w:pPr>
      <w:r>
        <w:rPr>
          <w:rFonts w:hint="eastAsia"/>
          <w:lang w:val="en-US"/>
        </w:rPr>
        <w:t>销毁连接管理</w:t>
      </w:r>
      <w:r w:rsidR="00E87C93">
        <w:rPr>
          <w:rFonts w:hint="eastAsia"/>
          <w:lang w:val="en-US"/>
        </w:rPr>
        <w:t>service</w:t>
      </w:r>
      <w:r>
        <w:rPr>
          <w:rFonts w:hint="eastAsia"/>
          <w:lang w:val="en-US"/>
        </w:rPr>
        <w:t>，</w:t>
      </w:r>
      <w:r w:rsidR="00A37519">
        <w:rPr>
          <w:rFonts w:hint="eastAsia"/>
          <w:lang w:val="en-US"/>
        </w:rPr>
        <w:t>释放资源</w:t>
      </w:r>
      <w:r w:rsidR="00D30736">
        <w:rPr>
          <w:rFonts w:hint="eastAsia"/>
          <w:lang w:val="en-US"/>
        </w:rPr>
        <w:t>。</w:t>
      </w:r>
    </w:p>
    <w:p w:rsidR="00274632" w:rsidRDefault="00274632" w:rsidP="00D4013B">
      <w:pPr>
        <w:pStyle w:val="-0202"/>
      </w:pPr>
      <w:r>
        <w:rPr>
          <w:rFonts w:hint="eastAsia"/>
        </w:rPr>
        <w:t>函数原型</w:t>
      </w:r>
    </w:p>
    <w:p w:rsidR="00FD6A56" w:rsidRPr="00FD6A56" w:rsidRDefault="005E4606" w:rsidP="00E459C4">
      <w:pPr>
        <w:rPr>
          <w:lang w:val="en-US"/>
        </w:rPr>
      </w:pPr>
      <w:r w:rsidRPr="005E4606">
        <w:rPr>
          <w:lang w:val="en-US"/>
        </w:rPr>
        <w:t xml:space="preserve">int </w:t>
      </w:r>
      <w:proofErr w:type="spellStart"/>
      <w:r w:rsidRPr="005E4606">
        <w:rPr>
          <w:lang w:val="en-US"/>
        </w:rPr>
        <w:t>sge_service_</w:t>
      </w:r>
      <w:proofErr w:type="gramStart"/>
      <w:r w:rsidRPr="005E4606">
        <w:rPr>
          <w:lang w:val="en-US"/>
        </w:rPr>
        <w:t>destroy</w:t>
      </w:r>
      <w:proofErr w:type="spellEnd"/>
      <w:r w:rsidRPr="005E4606">
        <w:rPr>
          <w:lang w:val="en-US"/>
        </w:rPr>
        <w:t>(</w:t>
      </w:r>
      <w:proofErr w:type="spellStart"/>
      <w:proofErr w:type="gramEnd"/>
      <w:r w:rsidRPr="005E4606">
        <w:rPr>
          <w:lang w:val="en-US"/>
        </w:rPr>
        <w:t>sge_service_t</w:t>
      </w:r>
      <w:proofErr w:type="spellEnd"/>
      <w:r w:rsidRPr="005E4606">
        <w:rPr>
          <w:lang w:val="en-US"/>
        </w:rPr>
        <w:t xml:space="preserve"> * </w:t>
      </w:r>
      <w:proofErr w:type="spellStart"/>
      <w:r w:rsidRPr="005E4606">
        <w:rPr>
          <w:lang w:val="en-US"/>
        </w:rPr>
        <w:t>ptr</w:t>
      </w:r>
      <w:proofErr w:type="spellEnd"/>
      <w:r w:rsidRPr="005E4606">
        <w:rPr>
          <w:lang w:val="en-US"/>
        </w:rPr>
        <w:t>);</w:t>
      </w:r>
    </w:p>
    <w:p w:rsidR="00274632" w:rsidRDefault="00274632" w:rsidP="00D4013B">
      <w:pPr>
        <w:pStyle w:val="-0202"/>
      </w:pPr>
      <w:r>
        <w:rPr>
          <w:rFonts w:hint="eastAsia"/>
        </w:rPr>
        <w:t>参数</w:t>
      </w:r>
    </w:p>
    <w:p w:rsidR="00BF19F4" w:rsidRPr="00BF19F4" w:rsidRDefault="00CD2BFE" w:rsidP="00E459C4">
      <w:pPr>
        <w:rPr>
          <w:lang w:val="en-US"/>
        </w:rPr>
      </w:pPr>
      <w:proofErr w:type="spellStart"/>
      <w:r w:rsidRPr="005E4606">
        <w:rPr>
          <w:lang w:val="en-US"/>
        </w:rPr>
        <w:t>ptr</w:t>
      </w:r>
      <w:proofErr w:type="spellEnd"/>
      <w:r w:rsidR="00C310D7">
        <w:rPr>
          <w:lang w:val="en-US"/>
        </w:rPr>
        <w:tab/>
      </w:r>
      <w:r w:rsidR="00C310D7">
        <w:rPr>
          <w:lang w:val="en-US"/>
        </w:rPr>
        <w:tab/>
      </w:r>
      <w:r w:rsidR="005F7D25">
        <w:rPr>
          <w:lang w:val="en-US"/>
        </w:rPr>
        <w:tab/>
      </w:r>
      <w:r w:rsidR="005F7D25">
        <w:rPr>
          <w:lang w:val="en-US"/>
        </w:rPr>
        <w:tab/>
      </w:r>
      <w:r w:rsidR="008F29D2">
        <w:rPr>
          <w:rFonts w:hint="eastAsia"/>
          <w:lang w:val="en-US"/>
        </w:rPr>
        <w:t>输入参数</w:t>
      </w:r>
      <w:r w:rsidR="0058768C">
        <w:rPr>
          <w:rFonts w:hint="eastAsia"/>
          <w:lang w:val="en-US"/>
        </w:rPr>
        <w:t>，</w:t>
      </w:r>
      <w:r w:rsidR="007F706D">
        <w:rPr>
          <w:rFonts w:hint="eastAsia"/>
          <w:lang w:val="en-US"/>
        </w:rPr>
        <w:t>s</w:t>
      </w:r>
      <w:r w:rsidR="007F706D">
        <w:rPr>
          <w:lang w:val="en-US"/>
        </w:rPr>
        <w:t>ervice</w:t>
      </w:r>
      <w:r w:rsidR="007F706D">
        <w:rPr>
          <w:rFonts w:hint="eastAsia"/>
          <w:lang w:val="en-US"/>
        </w:rPr>
        <w:t>结构指针</w:t>
      </w:r>
    </w:p>
    <w:p w:rsidR="00274632" w:rsidRDefault="00274632" w:rsidP="00D4013B">
      <w:pPr>
        <w:pStyle w:val="-0202"/>
      </w:pPr>
      <w:r>
        <w:rPr>
          <w:rFonts w:hint="eastAsia"/>
        </w:rPr>
        <w:t>返回值</w:t>
      </w:r>
    </w:p>
    <w:p w:rsidR="00756CE1" w:rsidRDefault="00657045" w:rsidP="00E459C4">
      <w:pPr>
        <w:rPr>
          <w:lang w:val="en-US"/>
        </w:rPr>
      </w:pPr>
      <w:r>
        <w:rPr>
          <w:rFonts w:hint="eastAsia"/>
          <w:lang w:val="en-US"/>
        </w:rPr>
        <w:t>0</w:t>
      </w:r>
      <w:r w:rsidR="00D13634">
        <w:rPr>
          <w:lang w:val="en-US"/>
        </w:rPr>
        <w:t>:</w:t>
      </w:r>
      <w:r w:rsidR="00756CE1">
        <w:rPr>
          <w:lang w:val="en-US"/>
        </w:rPr>
        <w:tab/>
      </w:r>
      <w:r w:rsidR="00756CE1">
        <w:rPr>
          <w:lang w:val="en-US"/>
        </w:rPr>
        <w:tab/>
      </w:r>
      <w:r w:rsidR="005F7D25">
        <w:rPr>
          <w:lang w:val="en-US"/>
        </w:rPr>
        <w:tab/>
      </w:r>
      <w:r w:rsidR="005F7D25">
        <w:rPr>
          <w:lang w:val="en-US"/>
        </w:rPr>
        <w:tab/>
      </w:r>
      <w:r>
        <w:rPr>
          <w:rFonts w:hint="eastAsia"/>
          <w:lang w:val="en-US"/>
        </w:rPr>
        <w:t>成功</w:t>
      </w:r>
    </w:p>
    <w:p w:rsidR="002C7562" w:rsidRPr="002C7562" w:rsidRDefault="00657045" w:rsidP="00E459C4">
      <w:pPr>
        <w:rPr>
          <w:lang w:val="en-US"/>
        </w:rPr>
      </w:pPr>
      <w:r>
        <w:rPr>
          <w:rFonts w:hint="eastAsia"/>
          <w:lang w:val="en-US"/>
        </w:rPr>
        <w:t>非</w:t>
      </w:r>
      <w:r>
        <w:rPr>
          <w:rFonts w:hint="eastAsia"/>
          <w:lang w:val="en-US"/>
        </w:rPr>
        <w:t>0</w:t>
      </w:r>
      <w:r w:rsidR="00D13634">
        <w:rPr>
          <w:lang w:val="en-US"/>
        </w:rPr>
        <w:t>:</w:t>
      </w:r>
      <w:r w:rsidR="00756CE1">
        <w:rPr>
          <w:lang w:val="en-US"/>
        </w:rPr>
        <w:tab/>
      </w:r>
      <w:r w:rsidR="005F7D25">
        <w:rPr>
          <w:lang w:val="en-US"/>
        </w:rPr>
        <w:tab/>
      </w:r>
      <w:r w:rsidR="005F7D25">
        <w:rPr>
          <w:lang w:val="en-US"/>
        </w:rPr>
        <w:tab/>
      </w:r>
      <w:r>
        <w:rPr>
          <w:rFonts w:hint="eastAsia"/>
          <w:lang w:val="en-US"/>
        </w:rPr>
        <w:t>失败</w:t>
      </w:r>
    </w:p>
    <w:p w:rsidR="004514BE" w:rsidRDefault="002A16D3" w:rsidP="0054505D">
      <w:pPr>
        <w:pStyle w:val="3"/>
        <w:rPr>
          <w:lang w:val="en-US"/>
        </w:rPr>
      </w:pPr>
      <w:bookmarkStart w:id="451" w:name="_Toc510079839"/>
      <w:bookmarkStart w:id="452" w:name="_Toc510097364"/>
      <w:bookmarkStart w:id="453" w:name="_Toc510098537"/>
      <w:bookmarkStart w:id="454" w:name="_Toc510098759"/>
      <w:bookmarkStart w:id="455" w:name="_Toc510102016"/>
      <w:bookmarkStart w:id="456" w:name="_Toc510102132"/>
      <w:bookmarkStart w:id="457" w:name="_Toc510102514"/>
      <w:bookmarkStart w:id="458" w:name="_Toc14963223"/>
      <w:r>
        <w:rPr>
          <w:rFonts w:hint="eastAsia"/>
          <w:lang w:val="en-US"/>
        </w:rPr>
        <w:t>启动</w:t>
      </w:r>
      <w:r>
        <w:rPr>
          <w:rFonts w:hint="eastAsia"/>
          <w:lang w:val="en-US"/>
        </w:rPr>
        <w:t>service</w:t>
      </w:r>
      <w:r>
        <w:rPr>
          <w:lang w:val="en-US"/>
        </w:rPr>
        <w:t>-</w:t>
      </w:r>
      <w:proofErr w:type="spellStart"/>
      <w:r w:rsidR="004514BE" w:rsidRPr="00C62B34">
        <w:rPr>
          <w:lang w:val="en-US"/>
        </w:rPr>
        <w:t>sge_service_run</w:t>
      </w:r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proofErr w:type="spellEnd"/>
    </w:p>
    <w:p w:rsidR="00274632" w:rsidRDefault="00274632" w:rsidP="00D4013B">
      <w:pPr>
        <w:pStyle w:val="-0202"/>
      </w:pPr>
      <w:r>
        <w:rPr>
          <w:rFonts w:hint="eastAsia"/>
        </w:rPr>
        <w:lastRenderedPageBreak/>
        <w:t>功能说明</w:t>
      </w:r>
    </w:p>
    <w:p w:rsidR="002F7D98" w:rsidRPr="002F7D98" w:rsidRDefault="00A06856" w:rsidP="00E459C4">
      <w:pPr>
        <w:rPr>
          <w:lang w:val="en-US"/>
        </w:rPr>
      </w:pPr>
      <w:r>
        <w:rPr>
          <w:rFonts w:hint="eastAsia"/>
          <w:lang w:val="en-US"/>
        </w:rPr>
        <w:t>启动</w:t>
      </w:r>
      <w:r w:rsidR="0011200A">
        <w:rPr>
          <w:rFonts w:hint="eastAsia"/>
          <w:lang w:val="en-US"/>
        </w:rPr>
        <w:t>连接管理</w:t>
      </w:r>
      <w:r w:rsidR="00A4010A">
        <w:rPr>
          <w:rFonts w:hint="eastAsia"/>
          <w:lang w:val="en-US"/>
        </w:rPr>
        <w:t>service</w:t>
      </w:r>
      <w:r>
        <w:rPr>
          <w:rFonts w:hint="eastAsia"/>
          <w:lang w:val="en-US"/>
        </w:rPr>
        <w:t>，</w:t>
      </w:r>
      <w:r w:rsidR="0011200A">
        <w:rPr>
          <w:rFonts w:hint="eastAsia"/>
          <w:lang w:val="en-US"/>
        </w:rPr>
        <w:t>连接管理</w:t>
      </w:r>
      <w:r w:rsidR="00A4010A">
        <w:rPr>
          <w:rFonts w:hint="eastAsia"/>
          <w:lang w:val="en-US"/>
        </w:rPr>
        <w:t>service</w:t>
      </w:r>
      <w:r w:rsidR="009516EE">
        <w:rPr>
          <w:rFonts w:hint="eastAsia"/>
          <w:lang w:val="en-US"/>
        </w:rPr>
        <w:t>将</w:t>
      </w:r>
      <w:r w:rsidR="003341CD">
        <w:rPr>
          <w:rFonts w:hint="eastAsia"/>
          <w:lang w:val="en-US"/>
        </w:rPr>
        <w:t>集中</w:t>
      </w:r>
      <w:r>
        <w:rPr>
          <w:rFonts w:hint="eastAsia"/>
          <w:lang w:val="en-US"/>
        </w:rPr>
        <w:t>管理</w:t>
      </w:r>
      <w:r w:rsidR="00D30736">
        <w:rPr>
          <w:rFonts w:hint="eastAsia"/>
          <w:lang w:val="en-US"/>
        </w:rPr>
        <w:t>各</w:t>
      </w:r>
      <w:r w:rsidR="00A4010A">
        <w:rPr>
          <w:rFonts w:hint="eastAsia"/>
          <w:lang w:val="en-US"/>
        </w:rPr>
        <w:t>个</w:t>
      </w:r>
      <w:r w:rsidR="00D30736">
        <w:rPr>
          <w:rFonts w:hint="eastAsia"/>
          <w:lang w:val="en-US"/>
        </w:rPr>
        <w:t>连接，如：收发</w:t>
      </w:r>
      <w:r w:rsidR="00772335">
        <w:rPr>
          <w:rFonts w:hint="eastAsia"/>
          <w:lang w:val="en-US"/>
        </w:rPr>
        <w:t>报文</w:t>
      </w:r>
      <w:r w:rsidR="00D30736">
        <w:rPr>
          <w:rFonts w:hint="eastAsia"/>
          <w:lang w:val="en-US"/>
        </w:rPr>
        <w:t>，创建或断开连接</w:t>
      </w:r>
      <w:r w:rsidR="00D0781F">
        <w:rPr>
          <w:rFonts w:hint="eastAsia"/>
          <w:lang w:val="en-US"/>
        </w:rPr>
        <w:t>等</w:t>
      </w:r>
      <w:r w:rsidR="00D30736">
        <w:rPr>
          <w:rFonts w:hint="eastAsia"/>
          <w:lang w:val="en-US"/>
        </w:rPr>
        <w:t>。</w:t>
      </w:r>
    </w:p>
    <w:p w:rsidR="00274632" w:rsidRDefault="00274632" w:rsidP="00D4013B">
      <w:pPr>
        <w:pStyle w:val="-0202"/>
      </w:pPr>
      <w:r>
        <w:rPr>
          <w:rFonts w:hint="eastAsia"/>
        </w:rPr>
        <w:t>函数原型</w:t>
      </w:r>
    </w:p>
    <w:p w:rsidR="00A579B9" w:rsidRPr="00A579B9" w:rsidRDefault="00291B9C" w:rsidP="00E459C4">
      <w:pPr>
        <w:rPr>
          <w:lang w:val="en-US"/>
        </w:rPr>
      </w:pPr>
      <w:r w:rsidRPr="00291B9C">
        <w:rPr>
          <w:lang w:val="en-US"/>
        </w:rPr>
        <w:t xml:space="preserve">int </w:t>
      </w:r>
      <w:proofErr w:type="spellStart"/>
      <w:r w:rsidRPr="00291B9C">
        <w:rPr>
          <w:lang w:val="en-US"/>
        </w:rPr>
        <w:t>sge_service_</w:t>
      </w:r>
      <w:proofErr w:type="gramStart"/>
      <w:r w:rsidRPr="00291B9C">
        <w:rPr>
          <w:lang w:val="en-US"/>
        </w:rPr>
        <w:t>run</w:t>
      </w:r>
      <w:proofErr w:type="spellEnd"/>
      <w:r w:rsidRPr="00291B9C">
        <w:rPr>
          <w:lang w:val="en-US"/>
        </w:rPr>
        <w:t>(</w:t>
      </w:r>
      <w:proofErr w:type="spellStart"/>
      <w:proofErr w:type="gramEnd"/>
      <w:r w:rsidRPr="00291B9C">
        <w:rPr>
          <w:lang w:val="en-US"/>
        </w:rPr>
        <w:t>sge_service_t</w:t>
      </w:r>
      <w:proofErr w:type="spellEnd"/>
      <w:r w:rsidRPr="00291B9C">
        <w:rPr>
          <w:lang w:val="en-US"/>
        </w:rPr>
        <w:t xml:space="preserve"> * </w:t>
      </w:r>
      <w:proofErr w:type="spellStart"/>
      <w:r w:rsidRPr="00291B9C">
        <w:rPr>
          <w:lang w:val="en-US"/>
        </w:rPr>
        <w:t>ptr</w:t>
      </w:r>
      <w:proofErr w:type="spellEnd"/>
      <w:r w:rsidRPr="00291B9C">
        <w:rPr>
          <w:lang w:val="en-US"/>
        </w:rPr>
        <w:t>);</w:t>
      </w:r>
    </w:p>
    <w:p w:rsidR="00274632" w:rsidRDefault="00274632" w:rsidP="00D4013B">
      <w:pPr>
        <w:pStyle w:val="-0202"/>
      </w:pPr>
      <w:r>
        <w:rPr>
          <w:rFonts w:hint="eastAsia"/>
        </w:rPr>
        <w:t>参数</w:t>
      </w:r>
    </w:p>
    <w:p w:rsidR="00487E7E" w:rsidRPr="00BF19F4" w:rsidRDefault="00487E7E" w:rsidP="00487E7E">
      <w:pPr>
        <w:rPr>
          <w:lang w:val="en-US"/>
        </w:rPr>
      </w:pPr>
      <w:proofErr w:type="spellStart"/>
      <w:r w:rsidRPr="005E4606">
        <w:rPr>
          <w:lang w:val="en-US"/>
        </w:rPr>
        <w:t>ptr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 w:rsidR="005F7D25">
        <w:rPr>
          <w:lang w:val="en-US"/>
        </w:rPr>
        <w:tab/>
      </w:r>
      <w:r w:rsidR="005F7D25">
        <w:rPr>
          <w:lang w:val="en-US"/>
        </w:rPr>
        <w:tab/>
      </w:r>
      <w:r>
        <w:rPr>
          <w:rFonts w:hint="eastAsia"/>
          <w:lang w:val="en-US"/>
        </w:rPr>
        <w:t>输入参数，</w:t>
      </w:r>
      <w:r w:rsidR="007F706D">
        <w:rPr>
          <w:rFonts w:hint="eastAsia"/>
          <w:lang w:val="en-US"/>
        </w:rPr>
        <w:t>s</w:t>
      </w:r>
      <w:r w:rsidR="007F706D">
        <w:rPr>
          <w:lang w:val="en-US"/>
        </w:rPr>
        <w:t>ervice</w:t>
      </w:r>
      <w:r w:rsidR="007F706D">
        <w:rPr>
          <w:rFonts w:hint="eastAsia"/>
          <w:lang w:val="en-US"/>
        </w:rPr>
        <w:t>结构指针</w:t>
      </w:r>
    </w:p>
    <w:p w:rsidR="00274632" w:rsidRDefault="00274632" w:rsidP="00D4013B">
      <w:pPr>
        <w:pStyle w:val="-0202"/>
      </w:pPr>
      <w:r>
        <w:rPr>
          <w:rFonts w:hint="eastAsia"/>
        </w:rPr>
        <w:t>返回值</w:t>
      </w:r>
    </w:p>
    <w:p w:rsidR="007F0ABA" w:rsidRDefault="007F0ABA" w:rsidP="007F0ABA">
      <w:pPr>
        <w:rPr>
          <w:lang w:val="en-US"/>
        </w:rPr>
      </w:pPr>
      <w:r>
        <w:rPr>
          <w:rFonts w:hint="eastAsia"/>
          <w:lang w:val="en-US"/>
        </w:rPr>
        <w:t>0</w:t>
      </w:r>
      <w:r w:rsidR="00B06C2D">
        <w:rPr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="005F7D25">
        <w:rPr>
          <w:lang w:val="en-US"/>
        </w:rPr>
        <w:tab/>
      </w:r>
      <w:r w:rsidR="005F7D25">
        <w:rPr>
          <w:lang w:val="en-US"/>
        </w:rPr>
        <w:tab/>
      </w:r>
      <w:r>
        <w:rPr>
          <w:rFonts w:hint="eastAsia"/>
          <w:lang w:val="en-US"/>
        </w:rPr>
        <w:t>成功</w:t>
      </w:r>
    </w:p>
    <w:p w:rsidR="007F0ABA" w:rsidRDefault="007F0ABA" w:rsidP="007F0ABA">
      <w:pPr>
        <w:rPr>
          <w:ins w:id="459" w:author="DELL-PC" w:date="2018-10-15T10:24:00Z"/>
          <w:lang w:val="en-US"/>
        </w:rPr>
      </w:pPr>
      <w:r>
        <w:rPr>
          <w:rFonts w:hint="eastAsia"/>
          <w:lang w:val="en-US"/>
        </w:rPr>
        <w:t>非</w:t>
      </w:r>
      <w:r>
        <w:rPr>
          <w:rFonts w:hint="eastAsia"/>
          <w:lang w:val="en-US"/>
        </w:rPr>
        <w:t>0</w:t>
      </w:r>
      <w:r w:rsidR="00B06C2D">
        <w:rPr>
          <w:lang w:val="en-US"/>
        </w:rPr>
        <w:t>:</w:t>
      </w:r>
      <w:r>
        <w:rPr>
          <w:lang w:val="en-US"/>
        </w:rPr>
        <w:tab/>
      </w:r>
      <w:r w:rsidR="005F7D25">
        <w:rPr>
          <w:lang w:val="en-US"/>
        </w:rPr>
        <w:tab/>
      </w:r>
      <w:r w:rsidR="005F7D25">
        <w:rPr>
          <w:lang w:val="en-US"/>
        </w:rPr>
        <w:tab/>
      </w:r>
      <w:r>
        <w:rPr>
          <w:rFonts w:hint="eastAsia"/>
          <w:lang w:val="en-US"/>
        </w:rPr>
        <w:t>失败</w:t>
      </w:r>
    </w:p>
    <w:p w:rsidR="00B650F4" w:rsidRDefault="00B650F4" w:rsidP="0054505D">
      <w:pPr>
        <w:pStyle w:val="3"/>
        <w:rPr>
          <w:ins w:id="460" w:author="DELL-PC" w:date="2018-10-15T10:24:00Z"/>
        </w:rPr>
      </w:pPr>
      <w:bookmarkStart w:id="461" w:name="_Toc14963224"/>
      <w:ins w:id="462" w:author="DELL-PC" w:date="2018-10-15T10:24:00Z">
        <w:r>
          <w:t>S</w:t>
        </w:r>
        <w:r>
          <w:rPr>
            <w:rFonts w:hint="eastAsia"/>
          </w:rPr>
          <w:t>ervic</w:t>
        </w:r>
        <w:r>
          <w:t>e</w:t>
        </w:r>
        <w:r>
          <w:rPr>
            <w:rFonts w:hint="eastAsia"/>
          </w:rPr>
          <w:t>运行前回</w:t>
        </w:r>
        <w:proofErr w:type="gramStart"/>
        <w:r>
          <w:rPr>
            <w:rFonts w:hint="eastAsia"/>
          </w:rPr>
          <w:t>调函数</w:t>
        </w:r>
        <w:proofErr w:type="gramEnd"/>
        <w:r>
          <w:rPr>
            <w:rFonts w:hint="eastAsia"/>
          </w:rPr>
          <w:t>-</w:t>
        </w:r>
        <w:proofErr w:type="spellStart"/>
        <w:r>
          <w:t>on_before_run</w:t>
        </w:r>
        <w:proofErr w:type="spellEnd"/>
        <w:r>
          <w:t>_</w:t>
        </w:r>
        <w:bookmarkEnd w:id="461"/>
      </w:ins>
    </w:p>
    <w:p w:rsidR="00B650F4" w:rsidRDefault="00B650F4" w:rsidP="00B650F4">
      <w:pPr>
        <w:pStyle w:val="-0202"/>
        <w:rPr>
          <w:ins w:id="463" w:author="DELL-PC" w:date="2018-10-15T10:24:00Z"/>
        </w:rPr>
      </w:pPr>
      <w:ins w:id="464" w:author="DELL-PC" w:date="2018-10-15T10:24:00Z">
        <w:r>
          <w:rPr>
            <w:rFonts w:hint="eastAsia"/>
          </w:rPr>
          <w:t>功能说明</w:t>
        </w:r>
      </w:ins>
    </w:p>
    <w:p w:rsidR="00B650F4" w:rsidRPr="00B21535" w:rsidRDefault="00B650F4" w:rsidP="00B650F4">
      <w:pPr>
        <w:rPr>
          <w:ins w:id="465" w:author="DELL-PC" w:date="2018-10-15T10:24:00Z"/>
          <w:lang w:val="en-US"/>
        </w:rPr>
      </w:pPr>
      <w:ins w:id="466" w:author="DELL-PC" w:date="2018-10-15T10:24:00Z">
        <w:r>
          <w:rPr>
            <w:lang w:val="en-US"/>
          </w:rPr>
          <w:t>s</w:t>
        </w:r>
        <w:r>
          <w:rPr>
            <w:rFonts w:hint="eastAsia"/>
            <w:lang w:val="en-US"/>
          </w:rPr>
          <w:t>ervice</w:t>
        </w:r>
        <w:r>
          <w:rPr>
            <w:rFonts w:hint="eastAsia"/>
            <w:lang w:val="en-US"/>
          </w:rPr>
          <w:t>运行前，该回</w:t>
        </w:r>
        <w:proofErr w:type="gramStart"/>
        <w:r>
          <w:rPr>
            <w:rFonts w:hint="eastAsia"/>
            <w:lang w:val="en-US"/>
          </w:rPr>
          <w:t>调函数</w:t>
        </w:r>
        <w:proofErr w:type="gramEnd"/>
        <w:r>
          <w:rPr>
            <w:rFonts w:hint="eastAsia"/>
            <w:lang w:val="en-US"/>
          </w:rPr>
          <w:t>会被调用，方便用户做一些初始化的工作。</w:t>
        </w:r>
      </w:ins>
    </w:p>
    <w:p w:rsidR="00B650F4" w:rsidRDefault="00B650F4" w:rsidP="00B650F4">
      <w:pPr>
        <w:pStyle w:val="-0202"/>
        <w:rPr>
          <w:ins w:id="467" w:author="DELL-PC" w:date="2018-10-15T10:24:00Z"/>
        </w:rPr>
      </w:pPr>
      <w:ins w:id="468" w:author="DELL-PC" w:date="2018-10-15T10:24:00Z">
        <w:r>
          <w:rPr>
            <w:rFonts w:hint="eastAsia"/>
          </w:rPr>
          <w:t>函数原型</w:t>
        </w:r>
      </w:ins>
    </w:p>
    <w:p w:rsidR="00B650F4" w:rsidRPr="00917D00" w:rsidRDefault="00B650F4" w:rsidP="00B650F4">
      <w:pPr>
        <w:rPr>
          <w:ins w:id="469" w:author="DELL-PC" w:date="2018-10-15T10:24:00Z"/>
        </w:rPr>
      </w:pPr>
      <w:ins w:id="470" w:author="DELL-PC" w:date="2018-10-15T10:24:00Z">
        <w:r>
          <w:rPr>
            <w:szCs w:val="21"/>
          </w:rPr>
          <w:t>void</w:t>
        </w:r>
        <w:r w:rsidRPr="00145BF4">
          <w:rPr>
            <w:szCs w:val="21"/>
          </w:rPr>
          <w:t xml:space="preserve"> (*</w:t>
        </w:r>
        <w:proofErr w:type="spellStart"/>
        <w:r w:rsidRPr="00C1624F">
          <w:rPr>
            <w:szCs w:val="21"/>
          </w:rPr>
          <w:t>on_</w:t>
        </w:r>
        <w:r w:rsidR="003F4121">
          <w:rPr>
            <w:szCs w:val="21"/>
          </w:rPr>
          <w:t>before</w:t>
        </w:r>
        <w:r>
          <w:rPr>
            <w:szCs w:val="21"/>
          </w:rPr>
          <w:t>_</w:t>
        </w:r>
      </w:ins>
      <w:ins w:id="471" w:author="DELL-PC" w:date="2018-10-15T10:25:00Z">
        <w:r w:rsidR="003F4121">
          <w:rPr>
            <w:szCs w:val="21"/>
          </w:rPr>
          <w:t>run</w:t>
        </w:r>
      </w:ins>
      <w:proofErr w:type="spellEnd"/>
      <w:ins w:id="472" w:author="DELL-PC" w:date="2018-10-15T10:24:00Z">
        <w:r>
          <w:rPr>
            <w:szCs w:val="21"/>
          </w:rPr>
          <w:t>_)</w:t>
        </w:r>
        <w:r w:rsidRPr="00C1624F">
          <w:rPr>
            <w:szCs w:val="21"/>
          </w:rPr>
          <w:t xml:space="preserve"> </w:t>
        </w:r>
        <w:r w:rsidRPr="00145BF4">
          <w:rPr>
            <w:szCs w:val="21"/>
          </w:rPr>
          <w:t xml:space="preserve">(void * </w:t>
        </w:r>
        <w:proofErr w:type="spellStart"/>
        <w:r w:rsidRPr="00145BF4">
          <w:rPr>
            <w:szCs w:val="21"/>
          </w:rPr>
          <w:t>ctx</w:t>
        </w:r>
        <w:proofErr w:type="spellEnd"/>
        <w:r w:rsidRPr="00145BF4">
          <w:rPr>
            <w:szCs w:val="21"/>
          </w:rPr>
          <w:t>);</w:t>
        </w:r>
      </w:ins>
    </w:p>
    <w:p w:rsidR="00B650F4" w:rsidRDefault="00B650F4" w:rsidP="00B650F4">
      <w:pPr>
        <w:pStyle w:val="-0202"/>
        <w:rPr>
          <w:ins w:id="473" w:author="DELL-PC" w:date="2018-10-15T10:24:00Z"/>
        </w:rPr>
      </w:pPr>
      <w:ins w:id="474" w:author="DELL-PC" w:date="2018-10-15T10:24:00Z">
        <w:r>
          <w:rPr>
            <w:rFonts w:hint="eastAsia"/>
          </w:rPr>
          <w:t>参数</w:t>
        </w:r>
      </w:ins>
    </w:p>
    <w:p w:rsidR="00B650F4" w:rsidRDefault="00B650F4" w:rsidP="00B650F4">
      <w:pPr>
        <w:rPr>
          <w:ins w:id="475" w:author="DELL-PC" w:date="2018-10-15T10:24:00Z"/>
          <w:lang w:val="en-US"/>
        </w:rPr>
      </w:pPr>
      <w:proofErr w:type="spellStart"/>
      <w:ins w:id="476" w:author="DELL-PC" w:date="2018-10-15T10:24:00Z">
        <w:r>
          <w:rPr>
            <w:rFonts w:hint="eastAsia"/>
            <w:lang w:val="en-US"/>
          </w:rPr>
          <w:t>c</w:t>
        </w:r>
        <w:r>
          <w:rPr>
            <w:lang w:val="en-US"/>
          </w:rPr>
          <w:t>tx</w:t>
        </w:r>
        <w:proofErr w:type="spellEnd"/>
        <w:r>
          <w:rPr>
            <w:lang w:val="en-US"/>
          </w:rPr>
          <w:t>:</w:t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rFonts w:hint="eastAsia"/>
            <w:lang w:val="en-US"/>
          </w:rPr>
          <w:t>输入参数，上下文参数</w:t>
        </w:r>
      </w:ins>
    </w:p>
    <w:p w:rsidR="00B650F4" w:rsidRDefault="00B650F4" w:rsidP="00B650F4">
      <w:pPr>
        <w:pStyle w:val="-0202"/>
        <w:rPr>
          <w:ins w:id="477" w:author="DELL-PC" w:date="2018-10-15T10:24:00Z"/>
        </w:rPr>
      </w:pPr>
      <w:ins w:id="478" w:author="DELL-PC" w:date="2018-10-15T10:24:00Z">
        <w:r>
          <w:rPr>
            <w:rFonts w:hint="eastAsia"/>
          </w:rPr>
          <w:t>返回值</w:t>
        </w:r>
      </w:ins>
    </w:p>
    <w:p w:rsidR="00B650F4" w:rsidDel="00311D1A" w:rsidRDefault="00B650F4" w:rsidP="00B650F4">
      <w:pPr>
        <w:rPr>
          <w:del w:id="479" w:author="DELL-PC" w:date="2018-10-15T10:24:00Z"/>
          <w:lang w:val="en-US"/>
        </w:rPr>
      </w:pPr>
      <w:ins w:id="480" w:author="DELL-PC" w:date="2018-10-15T10:24:00Z">
        <w:r>
          <w:rPr>
            <w:rFonts w:hint="eastAsia"/>
            <w:lang w:val="en-US"/>
          </w:rPr>
          <w:t>无</w:t>
        </w:r>
      </w:ins>
    </w:p>
    <w:p w:rsidR="00311D1A" w:rsidRDefault="00311D1A" w:rsidP="00B650F4">
      <w:pPr>
        <w:rPr>
          <w:ins w:id="481" w:author="DELL-PC" w:date="2018-10-15T14:42:00Z"/>
          <w:color w:val="FF0000"/>
          <w:lang w:val="en-US"/>
        </w:rPr>
      </w:pPr>
    </w:p>
    <w:p w:rsidR="00311D1A" w:rsidRPr="002C7562" w:rsidRDefault="00311D1A" w:rsidP="00B650F4">
      <w:pPr>
        <w:rPr>
          <w:ins w:id="482" w:author="DELL-PC" w:date="2018-10-15T14:42:00Z"/>
          <w:lang w:val="en-US"/>
        </w:rPr>
      </w:pPr>
      <w:ins w:id="483" w:author="DELL-PC" w:date="2018-10-15T14:42:00Z">
        <w:r>
          <w:rPr>
            <w:rFonts w:hint="eastAsia"/>
            <w:color w:val="FF0000"/>
            <w:lang w:val="en-US"/>
          </w:rPr>
          <w:t>注：再次提醒，</w:t>
        </w:r>
        <w:r w:rsidRPr="00E810AC">
          <w:rPr>
            <w:rFonts w:hint="eastAsia"/>
            <w:color w:val="FF0000"/>
            <w:lang w:val="en-US"/>
          </w:rPr>
          <w:t>为了在出现问题时快速定位问题，开发者</w:t>
        </w:r>
        <w:r>
          <w:rPr>
            <w:rFonts w:hint="eastAsia"/>
            <w:color w:val="FF0000"/>
            <w:lang w:val="en-US"/>
          </w:rPr>
          <w:t>必须</w:t>
        </w:r>
        <w:r w:rsidRPr="00E810AC">
          <w:rPr>
            <w:rFonts w:hint="eastAsia"/>
            <w:color w:val="FF0000"/>
            <w:lang w:val="en-US"/>
          </w:rPr>
          <w:t>在</w:t>
        </w:r>
        <w:proofErr w:type="spellStart"/>
        <w:r w:rsidRPr="00E810AC">
          <w:rPr>
            <w:color w:val="FF0000"/>
            <w:lang w:val="en-US"/>
          </w:rPr>
          <w:t>on_before_ru</w:t>
        </w:r>
        <w:r>
          <w:rPr>
            <w:color w:val="FF0000"/>
            <w:lang w:val="en-US"/>
          </w:rPr>
          <w:t>n</w:t>
        </w:r>
        <w:proofErr w:type="spellEnd"/>
        <w:r>
          <w:rPr>
            <w:color w:val="FF0000"/>
            <w:lang w:val="en-US"/>
          </w:rPr>
          <w:t>_</w:t>
        </w:r>
        <w:r w:rsidRPr="00E810AC">
          <w:rPr>
            <w:rFonts w:hint="eastAsia"/>
            <w:color w:val="FF0000"/>
            <w:lang w:val="en-US"/>
          </w:rPr>
          <w:t>回调函数中，</w:t>
        </w:r>
        <w:r>
          <w:rPr>
            <w:rFonts w:hint="eastAsia"/>
            <w:color w:val="FF0000"/>
            <w:lang w:val="en-US"/>
          </w:rPr>
          <w:t>使用</w:t>
        </w:r>
        <w:proofErr w:type="spellStart"/>
        <w:r>
          <w:rPr>
            <w:rFonts w:hint="eastAsia"/>
            <w:color w:val="FF0000"/>
            <w:lang w:val="en-US"/>
          </w:rPr>
          <w:t>sge_methread_log_create</w:t>
        </w:r>
        <w:proofErr w:type="spellEnd"/>
        <w:r>
          <w:rPr>
            <w:rFonts w:hint="eastAsia"/>
            <w:color w:val="FF0000"/>
            <w:lang w:val="en-US"/>
          </w:rPr>
          <w:t>接口创建</w:t>
        </w:r>
        <w:r>
          <w:rPr>
            <w:rFonts w:hint="eastAsia"/>
            <w:color w:val="FF0000"/>
            <w:lang w:val="en-US"/>
          </w:rPr>
          <w:t>service</w:t>
        </w:r>
        <w:r>
          <w:rPr>
            <w:rFonts w:hint="eastAsia"/>
            <w:color w:val="FF0000"/>
            <w:lang w:val="en-US"/>
          </w:rPr>
          <w:t>线程的</w:t>
        </w:r>
        <w:r w:rsidRPr="00E810AC">
          <w:rPr>
            <w:rFonts w:hint="eastAsia"/>
            <w:color w:val="FF0000"/>
            <w:lang w:val="en-US"/>
          </w:rPr>
          <w:t>日志。</w:t>
        </w:r>
      </w:ins>
    </w:p>
    <w:p w:rsidR="004514BE" w:rsidRDefault="00165FE2" w:rsidP="0054505D">
      <w:pPr>
        <w:pStyle w:val="3"/>
        <w:rPr>
          <w:lang w:val="en-US"/>
        </w:rPr>
      </w:pPr>
      <w:bookmarkStart w:id="484" w:name="_Toc510079840"/>
      <w:bookmarkStart w:id="485" w:name="_Toc510097365"/>
      <w:bookmarkStart w:id="486" w:name="_Toc510098538"/>
      <w:bookmarkStart w:id="487" w:name="_Toc510098760"/>
      <w:bookmarkStart w:id="488" w:name="_Toc510102017"/>
      <w:bookmarkStart w:id="489" w:name="_Toc510102133"/>
      <w:bookmarkStart w:id="490" w:name="_Toc510102515"/>
      <w:bookmarkStart w:id="491" w:name="_Toc14963225"/>
      <w:r>
        <w:rPr>
          <w:rFonts w:hint="eastAsia"/>
          <w:lang w:val="en-US"/>
        </w:rPr>
        <w:t>获取</w:t>
      </w:r>
      <w:r>
        <w:rPr>
          <w:rFonts w:hint="eastAsia"/>
          <w:lang w:val="en-US"/>
        </w:rPr>
        <w:t>service</w:t>
      </w:r>
      <w:r>
        <w:rPr>
          <w:rFonts w:hint="eastAsia"/>
          <w:lang w:val="en-US"/>
        </w:rPr>
        <w:t>运行状态</w:t>
      </w:r>
      <w:r>
        <w:rPr>
          <w:rFonts w:hint="eastAsia"/>
          <w:lang w:val="en-US"/>
        </w:rPr>
        <w:t>-</w:t>
      </w:r>
      <w:proofErr w:type="spellStart"/>
      <w:r w:rsidR="004514BE" w:rsidRPr="00C62B34">
        <w:rPr>
          <w:lang w:val="en-US"/>
        </w:rPr>
        <w:t>sge_service_is_running</w:t>
      </w:r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proofErr w:type="spellEnd"/>
    </w:p>
    <w:p w:rsidR="00CA18EB" w:rsidRDefault="00CA18EB" w:rsidP="00D4013B">
      <w:pPr>
        <w:pStyle w:val="-0202"/>
      </w:pPr>
      <w:r>
        <w:rPr>
          <w:rFonts w:hint="eastAsia"/>
        </w:rPr>
        <w:t>功能说明</w:t>
      </w:r>
    </w:p>
    <w:p w:rsidR="00727D10" w:rsidRPr="00727D10" w:rsidRDefault="00614624" w:rsidP="00E459C4">
      <w:pPr>
        <w:rPr>
          <w:lang w:val="en-US"/>
        </w:rPr>
      </w:pPr>
      <w:r>
        <w:rPr>
          <w:rFonts w:hint="eastAsia"/>
          <w:lang w:val="en-US"/>
        </w:rPr>
        <w:t>获取连接管理</w:t>
      </w:r>
      <w:r w:rsidR="00EE0932">
        <w:rPr>
          <w:rFonts w:hint="eastAsia"/>
          <w:lang w:val="en-US"/>
        </w:rPr>
        <w:t>service</w:t>
      </w:r>
      <w:r>
        <w:rPr>
          <w:rFonts w:hint="eastAsia"/>
          <w:lang w:val="en-US"/>
        </w:rPr>
        <w:t>的运行状态</w:t>
      </w:r>
      <w:r w:rsidR="0039422D">
        <w:rPr>
          <w:rFonts w:hint="eastAsia"/>
          <w:lang w:val="en-US"/>
        </w:rPr>
        <w:t>。</w:t>
      </w:r>
    </w:p>
    <w:p w:rsidR="00CA18EB" w:rsidRDefault="00CA18EB" w:rsidP="00D4013B">
      <w:pPr>
        <w:pStyle w:val="-0202"/>
      </w:pPr>
      <w:r>
        <w:rPr>
          <w:rFonts w:hint="eastAsia"/>
        </w:rPr>
        <w:t>函数原型</w:t>
      </w:r>
    </w:p>
    <w:p w:rsidR="000E1815" w:rsidRPr="000E1815" w:rsidRDefault="000E1815" w:rsidP="00E459C4">
      <w:pPr>
        <w:rPr>
          <w:lang w:val="en-US"/>
        </w:rPr>
      </w:pPr>
      <w:r w:rsidRPr="000E1815">
        <w:rPr>
          <w:lang w:val="en-US"/>
        </w:rPr>
        <w:t xml:space="preserve">int </w:t>
      </w:r>
      <w:proofErr w:type="spellStart"/>
      <w:r w:rsidRPr="000E1815">
        <w:rPr>
          <w:lang w:val="en-US"/>
        </w:rPr>
        <w:t>sge_service_is_</w:t>
      </w:r>
      <w:proofErr w:type="gramStart"/>
      <w:r w:rsidRPr="000E1815">
        <w:rPr>
          <w:lang w:val="en-US"/>
        </w:rPr>
        <w:t>running</w:t>
      </w:r>
      <w:proofErr w:type="spellEnd"/>
      <w:r w:rsidRPr="000E1815">
        <w:rPr>
          <w:lang w:val="en-US"/>
        </w:rPr>
        <w:t>(</w:t>
      </w:r>
      <w:proofErr w:type="spellStart"/>
      <w:proofErr w:type="gramEnd"/>
      <w:r w:rsidRPr="000E1815">
        <w:rPr>
          <w:lang w:val="en-US"/>
        </w:rPr>
        <w:t>sge_service_t</w:t>
      </w:r>
      <w:proofErr w:type="spellEnd"/>
      <w:r w:rsidRPr="000E1815">
        <w:rPr>
          <w:lang w:val="en-US"/>
        </w:rPr>
        <w:t xml:space="preserve"> * </w:t>
      </w:r>
      <w:proofErr w:type="spellStart"/>
      <w:r w:rsidRPr="000E1815">
        <w:rPr>
          <w:lang w:val="en-US"/>
        </w:rPr>
        <w:t>ptr</w:t>
      </w:r>
      <w:proofErr w:type="spellEnd"/>
      <w:r w:rsidRPr="000E1815">
        <w:rPr>
          <w:lang w:val="en-US"/>
        </w:rPr>
        <w:t>);</w:t>
      </w:r>
    </w:p>
    <w:p w:rsidR="00CA18EB" w:rsidRDefault="00CA18EB" w:rsidP="00D4013B">
      <w:pPr>
        <w:pStyle w:val="-0202"/>
      </w:pPr>
      <w:r>
        <w:rPr>
          <w:rFonts w:hint="eastAsia"/>
        </w:rPr>
        <w:t>参数</w:t>
      </w:r>
    </w:p>
    <w:p w:rsidR="00D14C10" w:rsidRPr="00D14C10" w:rsidRDefault="00F80B49" w:rsidP="00E459C4">
      <w:pPr>
        <w:rPr>
          <w:lang w:val="en-US"/>
        </w:rPr>
      </w:pPr>
      <w:proofErr w:type="spellStart"/>
      <w:r>
        <w:rPr>
          <w:rFonts w:hint="eastAsia"/>
          <w:lang w:val="en-US"/>
        </w:rPr>
        <w:t>ptr</w:t>
      </w:r>
      <w:proofErr w:type="spellEnd"/>
      <w:r>
        <w:rPr>
          <w:lang w:val="en-US"/>
        </w:rPr>
        <w:t>:</w:t>
      </w:r>
      <w:r w:rsidRPr="004369CC">
        <w:rPr>
          <w:rFonts w:hint="eastAsia"/>
          <w:lang w:val="en-US"/>
        </w:rPr>
        <w:t xml:space="preserve"> </w:t>
      </w:r>
      <w:r w:rsidR="00FE4A7E">
        <w:rPr>
          <w:lang w:val="en-US"/>
        </w:rPr>
        <w:tab/>
      </w:r>
      <w:r w:rsidR="00C37D3F">
        <w:rPr>
          <w:lang w:val="en-US"/>
        </w:rPr>
        <w:tab/>
      </w:r>
      <w:r w:rsidR="005F7D25">
        <w:rPr>
          <w:lang w:val="en-US"/>
        </w:rPr>
        <w:tab/>
      </w:r>
      <w:r w:rsidR="005F7D25">
        <w:rPr>
          <w:lang w:val="en-US"/>
        </w:rPr>
        <w:tab/>
      </w:r>
      <w:r w:rsidR="008F29D2">
        <w:rPr>
          <w:rFonts w:hint="eastAsia"/>
          <w:lang w:val="en-US"/>
        </w:rPr>
        <w:t>输入参数</w:t>
      </w:r>
      <w:r>
        <w:rPr>
          <w:rFonts w:hint="eastAsia"/>
          <w:lang w:val="en-US"/>
        </w:rPr>
        <w:t>，</w:t>
      </w:r>
      <w:r w:rsidR="007F706D">
        <w:rPr>
          <w:rFonts w:hint="eastAsia"/>
          <w:lang w:val="en-US"/>
        </w:rPr>
        <w:t>s</w:t>
      </w:r>
      <w:r w:rsidR="007F706D">
        <w:rPr>
          <w:lang w:val="en-US"/>
        </w:rPr>
        <w:t>ervice</w:t>
      </w:r>
      <w:r w:rsidR="007F706D">
        <w:rPr>
          <w:rFonts w:hint="eastAsia"/>
          <w:lang w:val="en-US"/>
        </w:rPr>
        <w:t>结构指针</w:t>
      </w:r>
    </w:p>
    <w:p w:rsidR="00CA18EB" w:rsidRDefault="00CA18EB" w:rsidP="00D4013B">
      <w:pPr>
        <w:pStyle w:val="-0202"/>
      </w:pPr>
      <w:r>
        <w:rPr>
          <w:rFonts w:hint="eastAsia"/>
        </w:rPr>
        <w:t>返回值</w:t>
      </w:r>
    </w:p>
    <w:p w:rsidR="0003462F" w:rsidRDefault="00746F40" w:rsidP="00E459C4">
      <w:pPr>
        <w:rPr>
          <w:lang w:val="en-US"/>
        </w:rPr>
      </w:pPr>
      <w:r>
        <w:rPr>
          <w:rFonts w:hint="eastAsia"/>
          <w:lang w:val="en-US"/>
        </w:rPr>
        <w:t>1</w:t>
      </w:r>
      <w:r w:rsidR="00640049">
        <w:rPr>
          <w:lang w:val="en-US"/>
        </w:rPr>
        <w:t>:</w:t>
      </w:r>
      <w:r w:rsidR="00A9685E">
        <w:rPr>
          <w:lang w:val="en-US"/>
        </w:rPr>
        <w:tab/>
      </w:r>
      <w:r w:rsidR="00C37D3F">
        <w:rPr>
          <w:lang w:val="en-US"/>
        </w:rPr>
        <w:tab/>
      </w:r>
      <w:r w:rsidR="005F7D25">
        <w:rPr>
          <w:lang w:val="en-US"/>
        </w:rPr>
        <w:tab/>
      </w:r>
      <w:r w:rsidR="005F7D25">
        <w:rPr>
          <w:lang w:val="en-US"/>
        </w:rPr>
        <w:tab/>
      </w:r>
      <w:r>
        <w:rPr>
          <w:rFonts w:hint="eastAsia"/>
          <w:lang w:val="en-US"/>
        </w:rPr>
        <w:t>服务正在运行</w:t>
      </w:r>
    </w:p>
    <w:p w:rsidR="00CA18EB" w:rsidRPr="00CA18EB" w:rsidRDefault="00746F40" w:rsidP="00E459C4">
      <w:pPr>
        <w:rPr>
          <w:lang w:val="en-US"/>
        </w:rPr>
      </w:pPr>
      <w:r>
        <w:rPr>
          <w:rFonts w:hint="eastAsia"/>
          <w:lang w:val="en-US"/>
        </w:rPr>
        <w:t>0</w:t>
      </w:r>
      <w:r w:rsidR="00640049">
        <w:rPr>
          <w:lang w:val="en-US"/>
        </w:rPr>
        <w:t>:</w:t>
      </w:r>
      <w:r w:rsidR="0003462F">
        <w:rPr>
          <w:lang w:val="en-US"/>
        </w:rPr>
        <w:tab/>
      </w:r>
      <w:r w:rsidR="00C37D3F">
        <w:rPr>
          <w:lang w:val="en-US"/>
        </w:rPr>
        <w:tab/>
      </w:r>
      <w:r w:rsidR="005F7D25">
        <w:rPr>
          <w:lang w:val="en-US"/>
        </w:rPr>
        <w:tab/>
      </w:r>
      <w:r w:rsidR="005F7D25">
        <w:rPr>
          <w:lang w:val="en-US"/>
        </w:rPr>
        <w:tab/>
      </w:r>
      <w:r>
        <w:rPr>
          <w:rFonts w:hint="eastAsia"/>
          <w:lang w:val="en-US"/>
        </w:rPr>
        <w:t>服务</w:t>
      </w:r>
      <w:r w:rsidR="00A07D49">
        <w:rPr>
          <w:rFonts w:hint="eastAsia"/>
          <w:lang w:val="en-US"/>
        </w:rPr>
        <w:t>未运行</w:t>
      </w:r>
    </w:p>
    <w:p w:rsidR="004514BE" w:rsidRDefault="00F87897" w:rsidP="0054505D">
      <w:pPr>
        <w:pStyle w:val="3"/>
        <w:rPr>
          <w:lang w:val="en-US"/>
        </w:rPr>
      </w:pPr>
      <w:bookmarkStart w:id="492" w:name="_Toc510079841"/>
      <w:bookmarkStart w:id="493" w:name="_Toc510097366"/>
      <w:bookmarkStart w:id="494" w:name="_Toc510098539"/>
      <w:bookmarkStart w:id="495" w:name="_Toc510098761"/>
      <w:bookmarkStart w:id="496" w:name="_Toc510102018"/>
      <w:bookmarkStart w:id="497" w:name="_Toc510102134"/>
      <w:bookmarkStart w:id="498" w:name="_Toc510102516"/>
      <w:bookmarkStart w:id="499" w:name="_Toc14963226"/>
      <w:r>
        <w:rPr>
          <w:rFonts w:hint="eastAsia"/>
          <w:lang w:val="en-US"/>
        </w:rPr>
        <w:t>停止</w:t>
      </w:r>
      <w:r>
        <w:rPr>
          <w:rFonts w:hint="eastAsia"/>
          <w:lang w:val="en-US"/>
        </w:rPr>
        <w:t>service</w:t>
      </w:r>
      <w:r>
        <w:rPr>
          <w:lang w:val="en-US"/>
        </w:rPr>
        <w:t>-</w:t>
      </w:r>
      <w:proofErr w:type="spellStart"/>
      <w:r w:rsidR="004514BE" w:rsidRPr="00C62B34">
        <w:rPr>
          <w:lang w:val="en-US"/>
        </w:rPr>
        <w:t>sge_service_stop</w:t>
      </w:r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proofErr w:type="spellEnd"/>
    </w:p>
    <w:p w:rsidR="00CA18EB" w:rsidRDefault="00CA18EB" w:rsidP="00D4013B">
      <w:pPr>
        <w:pStyle w:val="-0202"/>
      </w:pPr>
      <w:r>
        <w:rPr>
          <w:rFonts w:hint="eastAsia"/>
        </w:rPr>
        <w:t>功能说明</w:t>
      </w:r>
    </w:p>
    <w:p w:rsidR="002E6D78" w:rsidRPr="002E6D78" w:rsidRDefault="002E6D78" w:rsidP="00E459C4">
      <w:pPr>
        <w:rPr>
          <w:lang w:val="en-US"/>
        </w:rPr>
      </w:pPr>
      <w:r>
        <w:rPr>
          <w:rFonts w:hint="eastAsia"/>
          <w:lang w:val="en-US"/>
        </w:rPr>
        <w:t>停止</w:t>
      </w:r>
      <w:r w:rsidR="00C74CFE">
        <w:rPr>
          <w:rFonts w:hint="eastAsia"/>
          <w:lang w:val="en-US"/>
        </w:rPr>
        <w:t>连接管理</w:t>
      </w:r>
      <w:r w:rsidR="002E2F82">
        <w:rPr>
          <w:rFonts w:hint="eastAsia"/>
          <w:lang w:val="en-US"/>
        </w:rPr>
        <w:t>service</w:t>
      </w:r>
      <w:r w:rsidR="002E2F82">
        <w:rPr>
          <w:rFonts w:hint="eastAsia"/>
          <w:lang w:val="en-US"/>
        </w:rPr>
        <w:t>。</w:t>
      </w:r>
    </w:p>
    <w:p w:rsidR="00CA18EB" w:rsidRDefault="00CA18EB" w:rsidP="00D4013B">
      <w:pPr>
        <w:pStyle w:val="-0202"/>
      </w:pPr>
      <w:r>
        <w:rPr>
          <w:rFonts w:hint="eastAsia"/>
        </w:rPr>
        <w:t>函数原型</w:t>
      </w:r>
    </w:p>
    <w:p w:rsidR="00236358" w:rsidRPr="00236358" w:rsidRDefault="00236358" w:rsidP="00E459C4">
      <w:pPr>
        <w:rPr>
          <w:lang w:val="en-US"/>
        </w:rPr>
      </w:pPr>
      <w:r w:rsidRPr="00236358">
        <w:rPr>
          <w:lang w:val="en-US"/>
        </w:rPr>
        <w:t xml:space="preserve">int </w:t>
      </w:r>
      <w:proofErr w:type="spellStart"/>
      <w:r w:rsidRPr="00236358">
        <w:rPr>
          <w:lang w:val="en-US"/>
        </w:rPr>
        <w:t>sge_service_</w:t>
      </w:r>
      <w:proofErr w:type="gramStart"/>
      <w:r w:rsidRPr="00236358">
        <w:rPr>
          <w:lang w:val="en-US"/>
        </w:rPr>
        <w:t>stop</w:t>
      </w:r>
      <w:proofErr w:type="spellEnd"/>
      <w:r w:rsidRPr="00236358">
        <w:rPr>
          <w:lang w:val="en-US"/>
        </w:rPr>
        <w:t>(</w:t>
      </w:r>
      <w:proofErr w:type="spellStart"/>
      <w:proofErr w:type="gramEnd"/>
      <w:r w:rsidRPr="00236358">
        <w:rPr>
          <w:lang w:val="en-US"/>
        </w:rPr>
        <w:t>sge_service_t</w:t>
      </w:r>
      <w:proofErr w:type="spellEnd"/>
      <w:r w:rsidRPr="00236358">
        <w:rPr>
          <w:lang w:val="en-US"/>
        </w:rPr>
        <w:t xml:space="preserve"> * </w:t>
      </w:r>
      <w:proofErr w:type="spellStart"/>
      <w:r w:rsidRPr="00236358">
        <w:rPr>
          <w:lang w:val="en-US"/>
        </w:rPr>
        <w:t>ptr</w:t>
      </w:r>
      <w:proofErr w:type="spellEnd"/>
      <w:r w:rsidRPr="00236358">
        <w:rPr>
          <w:lang w:val="en-US"/>
        </w:rPr>
        <w:t>);</w:t>
      </w:r>
    </w:p>
    <w:p w:rsidR="00CA18EB" w:rsidRDefault="00CA18EB" w:rsidP="00D4013B">
      <w:pPr>
        <w:pStyle w:val="-0202"/>
      </w:pPr>
      <w:r>
        <w:rPr>
          <w:rFonts w:hint="eastAsia"/>
        </w:rPr>
        <w:t>参数</w:t>
      </w:r>
    </w:p>
    <w:p w:rsidR="00616530" w:rsidRPr="00616530" w:rsidRDefault="00616530" w:rsidP="00E459C4">
      <w:pPr>
        <w:rPr>
          <w:lang w:val="en-US"/>
        </w:rPr>
      </w:pPr>
      <w:proofErr w:type="spellStart"/>
      <w:r>
        <w:rPr>
          <w:rFonts w:hint="eastAsia"/>
          <w:lang w:val="en-US"/>
        </w:rPr>
        <w:t>ptr</w:t>
      </w:r>
      <w:proofErr w:type="spellEnd"/>
      <w:r w:rsidR="00A854B2">
        <w:rPr>
          <w:rFonts w:hint="eastAsia"/>
          <w:lang w:val="en-US"/>
        </w:rPr>
        <w:t>:</w:t>
      </w:r>
      <w:r w:rsidR="00A854B2">
        <w:rPr>
          <w:lang w:val="en-US"/>
        </w:rPr>
        <w:tab/>
      </w:r>
      <w:r w:rsidR="00697803">
        <w:rPr>
          <w:lang w:val="en-US"/>
        </w:rPr>
        <w:tab/>
      </w:r>
      <w:r w:rsidR="00EE184C">
        <w:rPr>
          <w:lang w:val="en-US"/>
        </w:rPr>
        <w:tab/>
      </w:r>
      <w:r w:rsidR="00EE184C">
        <w:rPr>
          <w:lang w:val="en-US"/>
        </w:rPr>
        <w:tab/>
      </w:r>
      <w:r w:rsidR="008F29D2">
        <w:rPr>
          <w:rFonts w:hint="eastAsia"/>
          <w:lang w:val="en-US"/>
        </w:rPr>
        <w:t>输入参数</w:t>
      </w:r>
      <w:r>
        <w:rPr>
          <w:rFonts w:hint="eastAsia"/>
          <w:lang w:val="en-US"/>
        </w:rPr>
        <w:t>，</w:t>
      </w:r>
      <w:r w:rsidR="007F706D">
        <w:rPr>
          <w:rFonts w:hint="eastAsia"/>
          <w:lang w:val="en-US"/>
        </w:rPr>
        <w:t>s</w:t>
      </w:r>
      <w:r w:rsidR="007F706D">
        <w:rPr>
          <w:lang w:val="en-US"/>
        </w:rPr>
        <w:t>ervice</w:t>
      </w:r>
      <w:r w:rsidR="007F706D">
        <w:rPr>
          <w:rFonts w:hint="eastAsia"/>
          <w:lang w:val="en-US"/>
        </w:rPr>
        <w:t>结构指针</w:t>
      </w:r>
    </w:p>
    <w:p w:rsidR="00CA18EB" w:rsidRDefault="00CA18EB" w:rsidP="00D4013B">
      <w:pPr>
        <w:pStyle w:val="-0202"/>
      </w:pPr>
      <w:r>
        <w:rPr>
          <w:rFonts w:hint="eastAsia"/>
        </w:rPr>
        <w:t>返回值</w:t>
      </w:r>
    </w:p>
    <w:p w:rsidR="00172E0F" w:rsidRDefault="00172E0F" w:rsidP="00172E0F">
      <w:pPr>
        <w:rPr>
          <w:lang w:val="en-US"/>
        </w:rPr>
      </w:pPr>
      <w:r>
        <w:rPr>
          <w:rFonts w:hint="eastAsia"/>
          <w:lang w:val="en-US"/>
        </w:rPr>
        <w:t>0</w:t>
      </w:r>
      <w:r>
        <w:rPr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="00EE184C">
        <w:rPr>
          <w:lang w:val="en-US"/>
        </w:rPr>
        <w:tab/>
      </w:r>
      <w:r w:rsidR="00EE184C">
        <w:rPr>
          <w:lang w:val="en-US"/>
        </w:rPr>
        <w:tab/>
      </w:r>
      <w:r>
        <w:rPr>
          <w:rFonts w:hint="eastAsia"/>
          <w:lang w:val="en-US"/>
        </w:rPr>
        <w:t>成功</w:t>
      </w:r>
    </w:p>
    <w:p w:rsidR="00CA18EB" w:rsidRDefault="00172E0F" w:rsidP="00172E0F">
      <w:pPr>
        <w:rPr>
          <w:ins w:id="500" w:author="DELL-PC" w:date="2018-10-15T10:19:00Z"/>
          <w:lang w:val="en-US"/>
        </w:rPr>
      </w:pPr>
      <w:r>
        <w:rPr>
          <w:rFonts w:hint="eastAsia"/>
          <w:lang w:val="en-US"/>
        </w:rPr>
        <w:lastRenderedPageBreak/>
        <w:t>非</w:t>
      </w:r>
      <w:r>
        <w:rPr>
          <w:rFonts w:hint="eastAsia"/>
          <w:lang w:val="en-US"/>
        </w:rPr>
        <w:t>0</w:t>
      </w:r>
      <w:r>
        <w:rPr>
          <w:lang w:val="en-US"/>
        </w:rPr>
        <w:t>:</w:t>
      </w:r>
      <w:r>
        <w:rPr>
          <w:lang w:val="en-US"/>
        </w:rPr>
        <w:tab/>
      </w:r>
      <w:r w:rsidR="00EE184C">
        <w:rPr>
          <w:lang w:val="en-US"/>
        </w:rPr>
        <w:tab/>
      </w:r>
      <w:r w:rsidR="00EE184C">
        <w:rPr>
          <w:lang w:val="en-US"/>
        </w:rPr>
        <w:tab/>
      </w:r>
      <w:r>
        <w:rPr>
          <w:rFonts w:hint="eastAsia"/>
          <w:lang w:val="en-US"/>
        </w:rPr>
        <w:t>失败</w:t>
      </w:r>
    </w:p>
    <w:p w:rsidR="00122E39" w:rsidRDefault="00122E39" w:rsidP="0054505D">
      <w:pPr>
        <w:pStyle w:val="3"/>
        <w:rPr>
          <w:ins w:id="501" w:author="DELL-PC" w:date="2018-10-15T10:19:00Z"/>
        </w:rPr>
      </w:pPr>
      <w:bookmarkStart w:id="502" w:name="_Toc14963227"/>
      <w:ins w:id="503" w:author="DELL-PC" w:date="2018-10-15T10:21:00Z">
        <w:r>
          <w:t>s</w:t>
        </w:r>
      </w:ins>
      <w:ins w:id="504" w:author="DELL-PC" w:date="2018-10-15T10:19:00Z">
        <w:r>
          <w:rPr>
            <w:rFonts w:hint="eastAsia"/>
          </w:rPr>
          <w:t>ervic</w:t>
        </w:r>
        <w:r>
          <w:t>e</w:t>
        </w:r>
      </w:ins>
      <w:ins w:id="505" w:author="DELL-PC" w:date="2018-10-15T10:20:00Z">
        <w:r>
          <w:rPr>
            <w:rFonts w:hint="eastAsia"/>
          </w:rPr>
          <w:t>停止后</w:t>
        </w:r>
      </w:ins>
      <w:ins w:id="506" w:author="DELL-PC" w:date="2018-10-15T10:19:00Z">
        <w:r>
          <w:rPr>
            <w:rFonts w:hint="eastAsia"/>
          </w:rPr>
          <w:t>回</w:t>
        </w:r>
        <w:proofErr w:type="gramStart"/>
        <w:r>
          <w:rPr>
            <w:rFonts w:hint="eastAsia"/>
          </w:rPr>
          <w:t>调函数</w:t>
        </w:r>
        <w:proofErr w:type="gramEnd"/>
        <w:r>
          <w:rPr>
            <w:rFonts w:hint="eastAsia"/>
          </w:rPr>
          <w:t>-</w:t>
        </w:r>
        <w:proofErr w:type="spellStart"/>
        <w:r>
          <w:t>on_</w:t>
        </w:r>
      </w:ins>
      <w:ins w:id="507" w:author="DELL-PC" w:date="2018-10-15T10:21:00Z">
        <w:r>
          <w:t>after</w:t>
        </w:r>
        <w:proofErr w:type="spellEnd"/>
        <w:r>
          <w:rPr>
            <w:lang w:val="en-US"/>
          </w:rPr>
          <w:t>_stop</w:t>
        </w:r>
      </w:ins>
      <w:ins w:id="508" w:author="DELL-PC" w:date="2018-10-15T10:19:00Z">
        <w:r>
          <w:t>_</w:t>
        </w:r>
        <w:bookmarkEnd w:id="502"/>
      </w:ins>
    </w:p>
    <w:p w:rsidR="00122E39" w:rsidRDefault="00122E39" w:rsidP="00122E39">
      <w:pPr>
        <w:pStyle w:val="-0202"/>
        <w:rPr>
          <w:ins w:id="509" w:author="DELL-PC" w:date="2018-10-15T10:19:00Z"/>
        </w:rPr>
      </w:pPr>
      <w:ins w:id="510" w:author="DELL-PC" w:date="2018-10-15T10:19:00Z">
        <w:r>
          <w:rPr>
            <w:rFonts w:hint="eastAsia"/>
          </w:rPr>
          <w:t>功能说明</w:t>
        </w:r>
      </w:ins>
    </w:p>
    <w:p w:rsidR="00122E39" w:rsidRPr="00B21535" w:rsidRDefault="00122E39" w:rsidP="00122E39">
      <w:pPr>
        <w:rPr>
          <w:ins w:id="511" w:author="DELL-PC" w:date="2018-10-15T10:19:00Z"/>
          <w:lang w:val="en-US"/>
        </w:rPr>
      </w:pPr>
      <w:ins w:id="512" w:author="DELL-PC" w:date="2018-10-15T10:20:00Z">
        <w:r>
          <w:rPr>
            <w:lang w:val="en-US"/>
          </w:rPr>
          <w:t>s</w:t>
        </w:r>
        <w:r>
          <w:rPr>
            <w:rFonts w:hint="eastAsia"/>
            <w:lang w:val="en-US"/>
          </w:rPr>
          <w:t>ervice</w:t>
        </w:r>
        <w:r>
          <w:rPr>
            <w:rFonts w:hint="eastAsia"/>
            <w:lang w:val="en-US"/>
          </w:rPr>
          <w:t>运行结束后</w:t>
        </w:r>
      </w:ins>
      <w:ins w:id="513" w:author="DELL-PC" w:date="2018-10-15T10:19:00Z">
        <w:r>
          <w:rPr>
            <w:rFonts w:hint="eastAsia"/>
            <w:lang w:val="en-US"/>
          </w:rPr>
          <w:t>，该回</w:t>
        </w:r>
        <w:proofErr w:type="gramStart"/>
        <w:r>
          <w:rPr>
            <w:rFonts w:hint="eastAsia"/>
            <w:lang w:val="en-US"/>
          </w:rPr>
          <w:t>调函数</w:t>
        </w:r>
        <w:proofErr w:type="gramEnd"/>
        <w:r>
          <w:rPr>
            <w:rFonts w:hint="eastAsia"/>
            <w:lang w:val="en-US"/>
          </w:rPr>
          <w:t>会被调用</w:t>
        </w:r>
      </w:ins>
      <w:ins w:id="514" w:author="DELL-PC" w:date="2018-10-15T10:20:00Z">
        <w:r>
          <w:rPr>
            <w:rFonts w:hint="eastAsia"/>
            <w:lang w:val="en-US"/>
          </w:rPr>
          <w:t>，方便用户做一</w:t>
        </w:r>
      </w:ins>
      <w:ins w:id="515" w:author="DELL-PC" w:date="2018-10-15T10:23:00Z">
        <w:r w:rsidR="0048536B">
          <w:rPr>
            <w:rFonts w:hint="eastAsia"/>
            <w:lang w:val="en-US"/>
          </w:rPr>
          <w:t>些</w:t>
        </w:r>
      </w:ins>
      <w:ins w:id="516" w:author="DELL-PC" w:date="2018-10-15T10:20:00Z">
        <w:r>
          <w:rPr>
            <w:rFonts w:hint="eastAsia"/>
            <w:lang w:val="en-US"/>
          </w:rPr>
          <w:t>清理工作</w:t>
        </w:r>
      </w:ins>
      <w:ins w:id="517" w:author="DELL-PC" w:date="2018-10-15T10:19:00Z">
        <w:r>
          <w:rPr>
            <w:rFonts w:hint="eastAsia"/>
            <w:lang w:val="en-US"/>
          </w:rPr>
          <w:t>。</w:t>
        </w:r>
      </w:ins>
    </w:p>
    <w:p w:rsidR="00122E39" w:rsidRDefault="00122E39" w:rsidP="00122E39">
      <w:pPr>
        <w:pStyle w:val="-0202"/>
        <w:rPr>
          <w:ins w:id="518" w:author="DELL-PC" w:date="2018-10-15T10:19:00Z"/>
        </w:rPr>
      </w:pPr>
      <w:ins w:id="519" w:author="DELL-PC" w:date="2018-10-15T10:19:00Z">
        <w:r>
          <w:rPr>
            <w:rFonts w:hint="eastAsia"/>
          </w:rPr>
          <w:t>函数原型</w:t>
        </w:r>
      </w:ins>
    </w:p>
    <w:p w:rsidR="00122E39" w:rsidRPr="00917D00" w:rsidRDefault="00122E39" w:rsidP="00122E39">
      <w:pPr>
        <w:rPr>
          <w:ins w:id="520" w:author="DELL-PC" w:date="2018-10-15T10:19:00Z"/>
        </w:rPr>
      </w:pPr>
      <w:ins w:id="521" w:author="DELL-PC" w:date="2018-10-15T10:19:00Z">
        <w:r>
          <w:rPr>
            <w:szCs w:val="21"/>
          </w:rPr>
          <w:t>void</w:t>
        </w:r>
        <w:r w:rsidRPr="00145BF4">
          <w:rPr>
            <w:szCs w:val="21"/>
          </w:rPr>
          <w:t xml:space="preserve"> (*</w:t>
        </w:r>
        <w:proofErr w:type="spellStart"/>
        <w:r w:rsidRPr="00C1624F">
          <w:rPr>
            <w:szCs w:val="21"/>
          </w:rPr>
          <w:t>on_</w:t>
        </w:r>
      </w:ins>
      <w:ins w:id="522" w:author="DELL-PC" w:date="2018-10-15T10:21:00Z">
        <w:r>
          <w:rPr>
            <w:szCs w:val="21"/>
          </w:rPr>
          <w:t>after_s</w:t>
        </w:r>
      </w:ins>
      <w:ins w:id="523" w:author="DELL-PC" w:date="2018-10-15T10:24:00Z">
        <w:r w:rsidR="009C24C3">
          <w:rPr>
            <w:szCs w:val="21"/>
          </w:rPr>
          <w:t>to</w:t>
        </w:r>
      </w:ins>
      <w:ins w:id="524" w:author="DELL-PC" w:date="2018-10-15T10:21:00Z">
        <w:r>
          <w:rPr>
            <w:szCs w:val="21"/>
          </w:rPr>
          <w:t>p</w:t>
        </w:r>
      </w:ins>
      <w:proofErr w:type="spellEnd"/>
      <w:ins w:id="525" w:author="DELL-PC" w:date="2018-10-15T10:19:00Z">
        <w:r>
          <w:rPr>
            <w:szCs w:val="21"/>
          </w:rPr>
          <w:t>_)</w:t>
        </w:r>
        <w:r w:rsidRPr="00C1624F">
          <w:rPr>
            <w:szCs w:val="21"/>
          </w:rPr>
          <w:t xml:space="preserve"> </w:t>
        </w:r>
        <w:r w:rsidRPr="00145BF4">
          <w:rPr>
            <w:szCs w:val="21"/>
          </w:rPr>
          <w:t xml:space="preserve">(void * </w:t>
        </w:r>
        <w:proofErr w:type="spellStart"/>
        <w:r w:rsidRPr="00145BF4">
          <w:rPr>
            <w:szCs w:val="21"/>
          </w:rPr>
          <w:t>ctx</w:t>
        </w:r>
        <w:proofErr w:type="spellEnd"/>
        <w:r w:rsidRPr="00145BF4">
          <w:rPr>
            <w:szCs w:val="21"/>
          </w:rPr>
          <w:t>);</w:t>
        </w:r>
      </w:ins>
    </w:p>
    <w:p w:rsidR="00122E39" w:rsidRDefault="00122E39" w:rsidP="00122E39">
      <w:pPr>
        <w:pStyle w:val="-0202"/>
        <w:rPr>
          <w:ins w:id="526" w:author="DELL-PC" w:date="2018-10-15T10:19:00Z"/>
        </w:rPr>
      </w:pPr>
      <w:ins w:id="527" w:author="DELL-PC" w:date="2018-10-15T10:19:00Z">
        <w:r>
          <w:rPr>
            <w:rFonts w:hint="eastAsia"/>
          </w:rPr>
          <w:t>参数</w:t>
        </w:r>
      </w:ins>
    </w:p>
    <w:p w:rsidR="00122E39" w:rsidRDefault="00122E39" w:rsidP="00122E39">
      <w:pPr>
        <w:rPr>
          <w:ins w:id="528" w:author="DELL-PC" w:date="2018-10-15T10:19:00Z"/>
          <w:lang w:val="en-US"/>
        </w:rPr>
      </w:pPr>
      <w:proofErr w:type="spellStart"/>
      <w:ins w:id="529" w:author="DELL-PC" w:date="2018-10-15T10:19:00Z">
        <w:r>
          <w:rPr>
            <w:rFonts w:hint="eastAsia"/>
            <w:lang w:val="en-US"/>
          </w:rPr>
          <w:t>c</w:t>
        </w:r>
        <w:r>
          <w:rPr>
            <w:lang w:val="en-US"/>
          </w:rPr>
          <w:t>tx</w:t>
        </w:r>
        <w:proofErr w:type="spellEnd"/>
        <w:r>
          <w:rPr>
            <w:lang w:val="en-US"/>
          </w:rPr>
          <w:t>:</w:t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rFonts w:hint="eastAsia"/>
            <w:lang w:val="en-US"/>
          </w:rPr>
          <w:t>输入参数，上下文参数</w:t>
        </w:r>
      </w:ins>
    </w:p>
    <w:p w:rsidR="00122E39" w:rsidRDefault="00122E39" w:rsidP="00122E39">
      <w:pPr>
        <w:pStyle w:val="-0202"/>
        <w:rPr>
          <w:ins w:id="530" w:author="DELL-PC" w:date="2018-10-15T10:19:00Z"/>
        </w:rPr>
      </w:pPr>
      <w:ins w:id="531" w:author="DELL-PC" w:date="2018-10-15T10:19:00Z">
        <w:r>
          <w:rPr>
            <w:rFonts w:hint="eastAsia"/>
          </w:rPr>
          <w:t>返回值</w:t>
        </w:r>
      </w:ins>
    </w:p>
    <w:p w:rsidR="00122E39" w:rsidRDefault="00122E39" w:rsidP="00122E39">
      <w:pPr>
        <w:rPr>
          <w:lang w:val="en-US"/>
        </w:rPr>
      </w:pPr>
      <w:ins w:id="532" w:author="DELL-PC" w:date="2018-10-15T10:19:00Z">
        <w:r>
          <w:rPr>
            <w:rFonts w:hint="eastAsia"/>
            <w:lang w:val="en-US"/>
          </w:rPr>
          <w:t>无</w:t>
        </w:r>
      </w:ins>
    </w:p>
    <w:p w:rsidR="00197C94" w:rsidRPr="00CA18EB" w:rsidRDefault="00197C94" w:rsidP="00AB1FEA">
      <w:pPr>
        <w:pStyle w:val="2"/>
        <w:rPr>
          <w:lang w:val="en-US"/>
        </w:rPr>
      </w:pPr>
      <w:bookmarkStart w:id="533" w:name="_Toc510079842"/>
      <w:bookmarkStart w:id="534" w:name="_Toc510097367"/>
      <w:bookmarkStart w:id="535" w:name="_Toc510098540"/>
      <w:bookmarkStart w:id="536" w:name="_Toc510098762"/>
      <w:bookmarkStart w:id="537" w:name="_Toc510102019"/>
      <w:bookmarkStart w:id="538" w:name="_Toc510102135"/>
      <w:bookmarkStart w:id="539" w:name="_Toc510102517"/>
      <w:bookmarkStart w:id="540" w:name="_Toc14963228"/>
      <w:r>
        <w:rPr>
          <w:rFonts w:hint="eastAsia"/>
          <w:lang w:val="en-US"/>
        </w:rPr>
        <w:t>连接类</w:t>
      </w:r>
      <w:bookmarkEnd w:id="533"/>
      <w:bookmarkEnd w:id="534"/>
      <w:bookmarkEnd w:id="535"/>
      <w:bookmarkEnd w:id="536"/>
      <w:bookmarkEnd w:id="537"/>
      <w:bookmarkEnd w:id="538"/>
      <w:bookmarkEnd w:id="539"/>
      <w:bookmarkEnd w:id="540"/>
    </w:p>
    <w:p w:rsidR="00CF00A0" w:rsidRDefault="00CF00A0" w:rsidP="0054505D">
      <w:pPr>
        <w:pStyle w:val="3"/>
        <w:rPr>
          <w:lang w:val="en-US"/>
        </w:rPr>
      </w:pPr>
      <w:bookmarkStart w:id="541" w:name="_Toc14963229"/>
      <w:bookmarkStart w:id="542" w:name="_Toc510079843"/>
      <w:bookmarkStart w:id="543" w:name="_Toc510097368"/>
      <w:bookmarkStart w:id="544" w:name="_Toc510098541"/>
      <w:bookmarkStart w:id="545" w:name="_Toc510098763"/>
      <w:bookmarkStart w:id="546" w:name="_Toc510102020"/>
      <w:bookmarkStart w:id="547" w:name="_Toc510102136"/>
      <w:bookmarkStart w:id="548" w:name="_Toc510102518"/>
      <w:r>
        <w:rPr>
          <w:rFonts w:hint="eastAsia"/>
          <w:lang w:val="en-US"/>
        </w:rPr>
        <w:t>创建</w:t>
      </w:r>
      <w:r>
        <w:rPr>
          <w:rFonts w:hint="eastAsia"/>
          <w:lang w:val="en-US"/>
        </w:rPr>
        <w:t>session-</w:t>
      </w:r>
      <w:r w:rsidRPr="00BD08BF">
        <w:rPr>
          <w:lang w:val="en-US"/>
        </w:rPr>
        <w:t>sge_session_</w:t>
      </w:r>
      <w:r>
        <w:rPr>
          <w:lang w:val="en-US"/>
        </w:rPr>
        <w:t>create</w:t>
      </w:r>
      <w:ins w:id="549" w:author="DELL-PC" w:date="2019-07-25T16:02:00Z">
        <w:r w:rsidR="00DA39BB">
          <w:rPr>
            <w:lang w:val="en-US"/>
          </w:rPr>
          <w:t>/sge_session_create_with_connect_timeout</w:t>
        </w:r>
      </w:ins>
      <w:bookmarkEnd w:id="541"/>
    </w:p>
    <w:p w:rsidR="000B365C" w:rsidRDefault="000B365C" w:rsidP="000B365C">
      <w:pPr>
        <w:pStyle w:val="-0202"/>
      </w:pPr>
      <w:r>
        <w:rPr>
          <w:rFonts w:hint="eastAsia"/>
        </w:rPr>
        <w:t>功能说明</w:t>
      </w:r>
    </w:p>
    <w:p w:rsidR="000B365C" w:rsidRDefault="000B365C" w:rsidP="000B365C">
      <w:pPr>
        <w:ind w:firstLine="0"/>
        <w:rPr>
          <w:lang w:val="en-US"/>
        </w:rPr>
      </w:pPr>
      <w:r>
        <w:rPr>
          <w:lang w:val="en-US"/>
        </w:rPr>
        <w:tab/>
      </w:r>
      <w:r>
        <w:rPr>
          <w:rFonts w:hint="eastAsia"/>
          <w:lang w:val="en-US"/>
        </w:rPr>
        <w:t>创建连接</w:t>
      </w:r>
      <w:r w:rsidR="00AD690C">
        <w:rPr>
          <w:rFonts w:hint="eastAsia"/>
          <w:lang w:val="en-US"/>
        </w:rPr>
        <w:t>对象</w:t>
      </w:r>
      <w:r w:rsidR="00966856">
        <w:rPr>
          <w:rFonts w:hint="eastAsia"/>
          <w:lang w:val="en-US"/>
        </w:rPr>
        <w:t>。</w:t>
      </w:r>
    </w:p>
    <w:p w:rsidR="00AD690C" w:rsidRDefault="00AD690C" w:rsidP="00AD690C">
      <w:pPr>
        <w:pStyle w:val="-0202"/>
      </w:pPr>
      <w:r>
        <w:rPr>
          <w:rFonts w:hint="eastAsia"/>
        </w:rPr>
        <w:t>函数原型</w:t>
      </w:r>
    </w:p>
    <w:p w:rsidR="00AD690C" w:rsidRDefault="00AD690C" w:rsidP="00AD690C">
      <w:pPr>
        <w:rPr>
          <w:ins w:id="550" w:author="DELL-PC" w:date="2019-07-25T16:03:00Z"/>
          <w:lang w:val="en-US"/>
        </w:rPr>
      </w:pPr>
      <w:proofErr w:type="spellStart"/>
      <w:r w:rsidRPr="004E517A">
        <w:rPr>
          <w:lang w:val="en-US"/>
        </w:rPr>
        <w:t>sge_session_t</w:t>
      </w:r>
      <w:proofErr w:type="spellEnd"/>
      <w:r w:rsidRPr="004E517A">
        <w:rPr>
          <w:lang w:val="en-US"/>
        </w:rPr>
        <w:t xml:space="preserve"> * </w:t>
      </w:r>
      <w:proofErr w:type="spellStart"/>
      <w:r w:rsidRPr="004E517A">
        <w:rPr>
          <w:lang w:val="en-US"/>
        </w:rPr>
        <w:t>sge_session_</w:t>
      </w:r>
      <w:proofErr w:type="gramStart"/>
      <w:r>
        <w:rPr>
          <w:lang w:val="en-US"/>
        </w:rPr>
        <w:t>create</w:t>
      </w:r>
      <w:proofErr w:type="spellEnd"/>
      <w:r w:rsidRPr="004E517A">
        <w:rPr>
          <w:lang w:val="en-US"/>
        </w:rPr>
        <w:t>(</w:t>
      </w:r>
      <w:proofErr w:type="spellStart"/>
      <w:proofErr w:type="gramEnd"/>
      <w:r w:rsidRPr="004E517A">
        <w:rPr>
          <w:lang w:val="en-US"/>
        </w:rPr>
        <w:t>sge_service_t</w:t>
      </w:r>
      <w:proofErr w:type="spellEnd"/>
      <w:r w:rsidRPr="004E517A">
        <w:rPr>
          <w:lang w:val="en-US"/>
        </w:rPr>
        <w:t xml:space="preserve"> * service, const char * </w:t>
      </w:r>
      <w:proofErr w:type="spellStart"/>
      <w:r w:rsidRPr="004E517A">
        <w:rPr>
          <w:lang w:val="en-US"/>
        </w:rPr>
        <w:t>ip</w:t>
      </w:r>
      <w:proofErr w:type="spellEnd"/>
      <w:r w:rsidRPr="004E517A">
        <w:rPr>
          <w:lang w:val="en-US"/>
        </w:rPr>
        <w:t xml:space="preserve">, int port, </w:t>
      </w:r>
      <w:proofErr w:type="spellStart"/>
      <w:r w:rsidRPr="004E517A">
        <w:rPr>
          <w:lang w:val="en-US"/>
        </w:rPr>
        <w:t>sge_session_callbacks_t</w:t>
      </w:r>
      <w:proofErr w:type="spellEnd"/>
      <w:r w:rsidRPr="004E517A">
        <w:rPr>
          <w:lang w:val="en-US"/>
        </w:rPr>
        <w:t xml:space="preserve"> * </w:t>
      </w:r>
      <w:proofErr w:type="spellStart"/>
      <w:r w:rsidRPr="004E517A">
        <w:rPr>
          <w:lang w:val="en-US"/>
        </w:rPr>
        <w:t>cbs</w:t>
      </w:r>
      <w:proofErr w:type="spellEnd"/>
      <w:r w:rsidRPr="004E517A">
        <w:rPr>
          <w:lang w:val="en-US"/>
        </w:rPr>
        <w:t xml:space="preserve">, int </w:t>
      </w:r>
      <w:proofErr w:type="spellStart"/>
      <w:r w:rsidRPr="004E517A">
        <w:rPr>
          <w:lang w:val="en-US"/>
        </w:rPr>
        <w:t>heartbeat_send_interval</w:t>
      </w:r>
      <w:proofErr w:type="spellEnd"/>
      <w:r w:rsidRPr="004E517A">
        <w:rPr>
          <w:lang w:val="en-US"/>
        </w:rPr>
        <w:t xml:space="preserve">, int </w:t>
      </w:r>
      <w:proofErr w:type="spellStart"/>
      <w:r w:rsidRPr="004E517A">
        <w:rPr>
          <w:lang w:val="en-US"/>
        </w:rPr>
        <w:t>heartbeat_timeout</w:t>
      </w:r>
      <w:proofErr w:type="spellEnd"/>
      <w:r w:rsidRPr="004E517A">
        <w:rPr>
          <w:lang w:val="en-US"/>
        </w:rPr>
        <w:t xml:space="preserve">, void * </w:t>
      </w:r>
      <w:proofErr w:type="spellStart"/>
      <w:r w:rsidRPr="004E517A">
        <w:rPr>
          <w:lang w:val="en-US"/>
        </w:rPr>
        <w:t>ctx</w:t>
      </w:r>
      <w:proofErr w:type="spellEnd"/>
      <w:r w:rsidRPr="004E517A">
        <w:rPr>
          <w:lang w:val="en-US"/>
        </w:rPr>
        <w:t>);</w:t>
      </w:r>
    </w:p>
    <w:p w:rsidR="00E662BC" w:rsidRPr="00E662BC" w:rsidRDefault="00E662BC" w:rsidP="00E662BC">
      <w:pPr>
        <w:rPr>
          <w:lang w:val="en-US"/>
        </w:rPr>
      </w:pPr>
      <w:proofErr w:type="spellStart"/>
      <w:ins w:id="551" w:author="DELL-PC" w:date="2019-07-25T16:03:00Z">
        <w:r w:rsidRPr="004E517A">
          <w:rPr>
            <w:lang w:val="en-US"/>
          </w:rPr>
          <w:t>sge_session_t</w:t>
        </w:r>
        <w:proofErr w:type="spellEnd"/>
        <w:r w:rsidRPr="004E517A">
          <w:rPr>
            <w:lang w:val="en-US"/>
          </w:rPr>
          <w:t xml:space="preserve"> * </w:t>
        </w:r>
        <w:proofErr w:type="spellStart"/>
        <w:r w:rsidRPr="004E517A">
          <w:rPr>
            <w:lang w:val="en-US"/>
          </w:rPr>
          <w:t>sge_session_</w:t>
        </w:r>
        <w:r>
          <w:rPr>
            <w:lang w:val="en-US"/>
          </w:rPr>
          <w:t>create_with_connect_timeout</w:t>
        </w:r>
        <w:proofErr w:type="spellEnd"/>
        <w:r w:rsidRPr="004E517A">
          <w:rPr>
            <w:lang w:val="en-US"/>
          </w:rPr>
          <w:t>(</w:t>
        </w:r>
        <w:proofErr w:type="spellStart"/>
        <w:r w:rsidRPr="004E517A">
          <w:rPr>
            <w:lang w:val="en-US"/>
          </w:rPr>
          <w:t>sge_service_t</w:t>
        </w:r>
        <w:proofErr w:type="spellEnd"/>
        <w:r w:rsidRPr="004E517A">
          <w:rPr>
            <w:lang w:val="en-US"/>
          </w:rPr>
          <w:t xml:space="preserve"> * service, const char * </w:t>
        </w:r>
        <w:proofErr w:type="spellStart"/>
        <w:r w:rsidRPr="004E517A">
          <w:rPr>
            <w:lang w:val="en-US"/>
          </w:rPr>
          <w:t>ip</w:t>
        </w:r>
        <w:proofErr w:type="spellEnd"/>
        <w:r w:rsidRPr="004E517A">
          <w:rPr>
            <w:lang w:val="en-US"/>
          </w:rPr>
          <w:t xml:space="preserve">, int port, </w:t>
        </w:r>
      </w:ins>
      <w:ins w:id="552" w:author="DELL-PC" w:date="2019-07-25T16:04:00Z">
        <w:r w:rsidRPr="00E662BC">
          <w:rPr>
            <w:lang w:val="en-US"/>
          </w:rPr>
          <w:t xml:space="preserve">unsigned long </w:t>
        </w:r>
        <w:proofErr w:type="spellStart"/>
        <w:r w:rsidRPr="00E662BC">
          <w:rPr>
            <w:lang w:val="en-US"/>
          </w:rPr>
          <w:t>long</w:t>
        </w:r>
        <w:proofErr w:type="spellEnd"/>
        <w:r w:rsidRPr="00E662BC">
          <w:rPr>
            <w:lang w:val="en-US"/>
          </w:rPr>
          <w:t xml:space="preserve"> </w:t>
        </w:r>
        <w:proofErr w:type="spellStart"/>
        <w:r w:rsidRPr="00E662BC">
          <w:rPr>
            <w:lang w:val="en-US"/>
          </w:rPr>
          <w:t>connect_time_ms</w:t>
        </w:r>
        <w:proofErr w:type="spellEnd"/>
        <w:r w:rsidRPr="00E662BC">
          <w:rPr>
            <w:lang w:val="en-US"/>
          </w:rPr>
          <w:t>,</w:t>
        </w:r>
      </w:ins>
      <w:ins w:id="553" w:author="DELL-PC" w:date="2019-07-25T16:03:00Z">
        <w:r>
          <w:rPr>
            <w:lang w:val="en-US"/>
          </w:rPr>
          <w:t xml:space="preserve"> </w:t>
        </w:r>
        <w:proofErr w:type="spellStart"/>
        <w:r w:rsidRPr="004E517A">
          <w:rPr>
            <w:lang w:val="en-US"/>
          </w:rPr>
          <w:t>sge_session_callbacks_t</w:t>
        </w:r>
        <w:proofErr w:type="spellEnd"/>
        <w:r w:rsidRPr="004E517A">
          <w:rPr>
            <w:lang w:val="en-US"/>
          </w:rPr>
          <w:t xml:space="preserve"> * </w:t>
        </w:r>
        <w:proofErr w:type="spellStart"/>
        <w:r w:rsidRPr="004E517A">
          <w:rPr>
            <w:lang w:val="en-US"/>
          </w:rPr>
          <w:t>cbs</w:t>
        </w:r>
        <w:proofErr w:type="spellEnd"/>
        <w:r w:rsidRPr="004E517A">
          <w:rPr>
            <w:lang w:val="en-US"/>
          </w:rPr>
          <w:t xml:space="preserve">, int </w:t>
        </w:r>
        <w:proofErr w:type="spellStart"/>
        <w:r w:rsidRPr="004E517A">
          <w:rPr>
            <w:lang w:val="en-US"/>
          </w:rPr>
          <w:t>heartbeat_send_interval</w:t>
        </w:r>
        <w:proofErr w:type="spellEnd"/>
        <w:r w:rsidRPr="004E517A">
          <w:rPr>
            <w:lang w:val="en-US"/>
          </w:rPr>
          <w:t xml:space="preserve">, int </w:t>
        </w:r>
        <w:proofErr w:type="spellStart"/>
        <w:r w:rsidRPr="004E517A">
          <w:rPr>
            <w:lang w:val="en-US"/>
          </w:rPr>
          <w:t>heartbeat_timeout</w:t>
        </w:r>
        <w:proofErr w:type="spellEnd"/>
        <w:r w:rsidRPr="004E517A">
          <w:rPr>
            <w:lang w:val="en-US"/>
          </w:rPr>
          <w:t xml:space="preserve">, void * </w:t>
        </w:r>
        <w:proofErr w:type="spellStart"/>
        <w:r w:rsidRPr="004E517A">
          <w:rPr>
            <w:lang w:val="en-US"/>
          </w:rPr>
          <w:t>ctx</w:t>
        </w:r>
        <w:proofErr w:type="spellEnd"/>
        <w:r w:rsidRPr="004E517A">
          <w:rPr>
            <w:lang w:val="en-US"/>
          </w:rPr>
          <w:t>);</w:t>
        </w:r>
      </w:ins>
    </w:p>
    <w:p w:rsidR="00AD690C" w:rsidRDefault="00AD690C" w:rsidP="00AD690C">
      <w:pPr>
        <w:pStyle w:val="-0202"/>
      </w:pPr>
      <w:r>
        <w:rPr>
          <w:rFonts w:hint="eastAsia"/>
        </w:rPr>
        <w:t>参数</w:t>
      </w:r>
    </w:p>
    <w:p w:rsidR="00AD690C" w:rsidRDefault="00AD690C" w:rsidP="00AD690C">
      <w:pPr>
        <w:rPr>
          <w:lang w:val="en-US"/>
        </w:rPr>
      </w:pPr>
      <w:r>
        <w:rPr>
          <w:rFonts w:hint="eastAsia"/>
          <w:lang w:val="en-US"/>
        </w:rPr>
        <w:t>servi</w:t>
      </w:r>
      <w:r>
        <w:rPr>
          <w:lang w:val="en-US"/>
        </w:rPr>
        <w:t>ce: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rFonts w:hint="eastAsia"/>
          <w:lang w:val="en-US"/>
        </w:rPr>
        <w:t>输入参数，</w:t>
      </w:r>
      <w:r>
        <w:rPr>
          <w:rFonts w:hint="eastAsia"/>
          <w:lang w:val="en-US"/>
        </w:rPr>
        <w:t>s</w:t>
      </w:r>
      <w:r>
        <w:rPr>
          <w:lang w:val="en-US"/>
        </w:rPr>
        <w:t>ervice</w:t>
      </w:r>
      <w:r>
        <w:rPr>
          <w:rFonts w:hint="eastAsia"/>
          <w:lang w:val="en-US"/>
        </w:rPr>
        <w:t>结构指针</w:t>
      </w:r>
    </w:p>
    <w:p w:rsidR="00AD690C" w:rsidRDefault="00AD690C" w:rsidP="00AD690C">
      <w:pPr>
        <w:rPr>
          <w:lang w:val="en-US"/>
        </w:rPr>
      </w:pPr>
      <w:proofErr w:type="spellStart"/>
      <w:r>
        <w:rPr>
          <w:rFonts w:hint="eastAsia"/>
          <w:lang w:val="en-US"/>
        </w:rPr>
        <w:t>i</w:t>
      </w:r>
      <w:r>
        <w:rPr>
          <w:lang w:val="en-US"/>
        </w:rPr>
        <w:t>p</w:t>
      </w:r>
      <w:proofErr w:type="spellEnd"/>
      <w:r>
        <w:rPr>
          <w:lang w:val="en-US"/>
        </w:rPr>
        <w:t>:</w:t>
      </w:r>
      <w:r w:rsidRPr="00CA3F86">
        <w:rPr>
          <w:rFonts w:hint="eastAsia"/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rFonts w:hint="eastAsia"/>
          <w:lang w:val="en-US"/>
        </w:rPr>
        <w:t>输入参数，前置</w:t>
      </w:r>
      <w:proofErr w:type="spellStart"/>
      <w:r>
        <w:rPr>
          <w:rFonts w:hint="eastAsia"/>
          <w:lang w:val="en-US"/>
        </w:rPr>
        <w:t>ip</w:t>
      </w:r>
      <w:proofErr w:type="spellEnd"/>
      <w:r>
        <w:rPr>
          <w:rFonts w:hint="eastAsia"/>
          <w:lang w:val="en-US"/>
        </w:rPr>
        <w:t>地址</w:t>
      </w:r>
    </w:p>
    <w:p w:rsidR="00AD690C" w:rsidRDefault="00AD690C" w:rsidP="00AD690C">
      <w:pPr>
        <w:rPr>
          <w:ins w:id="554" w:author="DELL-PC" w:date="2019-07-25T16:04:00Z"/>
          <w:lang w:val="en-US"/>
        </w:rPr>
      </w:pPr>
      <w:r>
        <w:rPr>
          <w:rFonts w:hint="eastAsia"/>
          <w:lang w:val="en-US"/>
        </w:rPr>
        <w:t>p</w:t>
      </w:r>
      <w:r>
        <w:rPr>
          <w:lang w:val="en-US"/>
        </w:rPr>
        <w:t>ort:</w:t>
      </w:r>
      <w:r w:rsidRPr="00CA3F86">
        <w:rPr>
          <w:rFonts w:hint="eastAsia"/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rFonts w:hint="eastAsia"/>
          <w:lang w:val="en-US"/>
        </w:rPr>
        <w:t>输入参数，前置端口</w:t>
      </w:r>
    </w:p>
    <w:p w:rsidR="00A6778E" w:rsidRDefault="00A6778E" w:rsidP="00AD690C">
      <w:pPr>
        <w:rPr>
          <w:lang w:val="en-US"/>
        </w:rPr>
      </w:pPr>
      <w:proofErr w:type="spellStart"/>
      <w:ins w:id="555" w:author="DELL-PC" w:date="2019-07-25T16:04:00Z">
        <w:r>
          <w:rPr>
            <w:lang w:val="en-US"/>
          </w:rPr>
          <w:t>connect</w:t>
        </w:r>
        <w:r>
          <w:rPr>
            <w:rFonts w:hint="eastAsia"/>
            <w:lang w:val="en-US"/>
          </w:rPr>
          <w:t>_</w:t>
        </w:r>
        <w:r>
          <w:rPr>
            <w:lang w:val="en-US"/>
          </w:rPr>
          <w:t>timeout</w:t>
        </w:r>
        <w:proofErr w:type="spellEnd"/>
        <w:r>
          <w:rPr>
            <w:lang w:val="en-US"/>
          </w:rPr>
          <w:t xml:space="preserve">  </w:t>
        </w:r>
        <w:r>
          <w:rPr>
            <w:rFonts w:hint="eastAsia"/>
            <w:lang w:val="en-US"/>
          </w:rPr>
          <w:t>输入参数，</w:t>
        </w:r>
        <w:r w:rsidR="00B07BED">
          <w:rPr>
            <w:rFonts w:hint="eastAsia"/>
            <w:lang w:val="en-US"/>
          </w:rPr>
          <w:t>连接</w:t>
        </w:r>
      </w:ins>
      <w:ins w:id="556" w:author="DELL-PC" w:date="2019-07-25T16:05:00Z">
        <w:r w:rsidR="00B07BED">
          <w:rPr>
            <w:rFonts w:hint="eastAsia"/>
            <w:lang w:val="en-US"/>
          </w:rPr>
          <w:t>超时时间（单位毫秒）</w:t>
        </w:r>
      </w:ins>
    </w:p>
    <w:p w:rsidR="00AD690C" w:rsidRDefault="00AD690C" w:rsidP="00AD690C">
      <w:pPr>
        <w:rPr>
          <w:lang w:val="en-US"/>
        </w:rPr>
      </w:pPr>
      <w:proofErr w:type="spellStart"/>
      <w:r>
        <w:rPr>
          <w:lang w:val="en-US"/>
        </w:rPr>
        <w:t>cbs</w:t>
      </w:r>
      <w:proofErr w:type="spellEnd"/>
      <w:r>
        <w:rPr>
          <w:lang w:val="en-US"/>
        </w:rPr>
        <w:t>:</w:t>
      </w:r>
      <w:r w:rsidRPr="00CA3F86">
        <w:rPr>
          <w:rFonts w:hint="eastAsia"/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rFonts w:hint="eastAsia"/>
          <w:lang w:val="en-US"/>
        </w:rPr>
        <w:t>输入参数，</w:t>
      </w:r>
      <w:r w:rsidRPr="00145BF4">
        <w:rPr>
          <w:rFonts w:hint="eastAsia"/>
          <w:szCs w:val="21"/>
        </w:rPr>
        <w:t>接收处理函数，</w:t>
      </w:r>
      <w:r>
        <w:rPr>
          <w:rFonts w:hint="eastAsia"/>
          <w:szCs w:val="21"/>
        </w:rPr>
        <w:t>定义了</w:t>
      </w:r>
      <w:r w:rsidRPr="00145BF4">
        <w:rPr>
          <w:szCs w:val="21"/>
        </w:rPr>
        <w:t>如</w:t>
      </w:r>
      <w:r>
        <w:rPr>
          <w:rFonts w:hint="eastAsia"/>
          <w:szCs w:val="21"/>
        </w:rPr>
        <w:t>下</w:t>
      </w:r>
      <w:r w:rsidRPr="00145BF4">
        <w:rPr>
          <w:szCs w:val="21"/>
        </w:rPr>
        <w:t>三个回调函数</w:t>
      </w:r>
    </w:p>
    <w:p w:rsidR="00AD690C" w:rsidRPr="00145BF4" w:rsidRDefault="00AD690C" w:rsidP="00AD690C">
      <w:pPr>
        <w:ind w:firstLineChars="202" w:firstLine="426"/>
        <w:rPr>
          <w:szCs w:val="21"/>
        </w:rPr>
      </w:pPr>
      <w:r w:rsidRPr="00145BF4">
        <w:rPr>
          <w:rFonts w:hint="eastAsia"/>
          <w:szCs w:val="21"/>
        </w:rPr>
        <w:t>类型</w:t>
      </w:r>
      <w:r w:rsidRPr="00145BF4">
        <w:rPr>
          <w:szCs w:val="21"/>
        </w:rPr>
        <w:t>定义为：</w:t>
      </w:r>
    </w:p>
    <w:p w:rsidR="00AD690C" w:rsidRPr="00145BF4" w:rsidRDefault="00AD690C" w:rsidP="00E83B9B">
      <w:pPr>
        <w:ind w:firstLineChars="199" w:firstLine="419"/>
        <w:rPr>
          <w:szCs w:val="21"/>
        </w:rPr>
      </w:pPr>
      <w:r w:rsidRPr="00145BF4">
        <w:rPr>
          <w:szCs w:val="21"/>
        </w:rPr>
        <w:t>typedef struct {</w:t>
      </w:r>
    </w:p>
    <w:p w:rsidR="00AD690C" w:rsidRPr="00145BF4" w:rsidRDefault="00AD690C" w:rsidP="00E83B9B">
      <w:pPr>
        <w:ind w:firstLineChars="300" w:firstLine="632"/>
        <w:rPr>
          <w:szCs w:val="21"/>
        </w:rPr>
      </w:pPr>
      <w:r w:rsidRPr="00145BF4">
        <w:rPr>
          <w:szCs w:val="21"/>
        </w:rPr>
        <w:t>void (*</w:t>
      </w:r>
      <w:proofErr w:type="spellStart"/>
      <w:r w:rsidRPr="00D6581D">
        <w:rPr>
          <w:szCs w:val="21"/>
        </w:rPr>
        <w:t>on_read</w:t>
      </w:r>
      <w:proofErr w:type="spellEnd"/>
      <w:proofErr w:type="gramStart"/>
      <w:r w:rsidRPr="00D6581D">
        <w:rPr>
          <w:szCs w:val="21"/>
        </w:rPr>
        <w:t>_</w:t>
      </w:r>
      <w:r w:rsidRPr="00145BF4">
        <w:rPr>
          <w:szCs w:val="21"/>
        </w:rPr>
        <w:t>)(</w:t>
      </w:r>
      <w:proofErr w:type="spellStart"/>
      <w:proofErr w:type="gramEnd"/>
      <w:r w:rsidRPr="00145BF4">
        <w:rPr>
          <w:szCs w:val="21"/>
        </w:rPr>
        <w:t>const</w:t>
      </w:r>
      <w:proofErr w:type="spellEnd"/>
      <w:r w:rsidRPr="00145BF4">
        <w:rPr>
          <w:szCs w:val="21"/>
        </w:rPr>
        <w:t xml:space="preserve"> char * </w:t>
      </w:r>
      <w:proofErr w:type="spellStart"/>
      <w:r>
        <w:rPr>
          <w:szCs w:val="21"/>
        </w:rPr>
        <w:t>gtp_</w:t>
      </w:r>
      <w:r w:rsidRPr="00145BF4">
        <w:rPr>
          <w:szCs w:val="21"/>
        </w:rPr>
        <w:t>msg</w:t>
      </w:r>
      <w:proofErr w:type="spellEnd"/>
      <w:r w:rsidRPr="00145BF4">
        <w:rPr>
          <w:szCs w:val="21"/>
        </w:rPr>
        <w:t xml:space="preserve">, </w:t>
      </w:r>
      <w:r>
        <w:rPr>
          <w:szCs w:val="21"/>
        </w:rPr>
        <w:t xml:space="preserve">unsigned int </w:t>
      </w:r>
      <w:proofErr w:type="spellStart"/>
      <w:r>
        <w:rPr>
          <w:szCs w:val="21"/>
        </w:rPr>
        <w:t>len</w:t>
      </w:r>
      <w:proofErr w:type="spellEnd"/>
      <w:r>
        <w:rPr>
          <w:szCs w:val="21"/>
        </w:rPr>
        <w:t xml:space="preserve">, </w:t>
      </w:r>
      <w:r w:rsidRPr="00145BF4">
        <w:rPr>
          <w:szCs w:val="21"/>
        </w:rPr>
        <w:t>int type,</w:t>
      </w:r>
      <w:r>
        <w:rPr>
          <w:szCs w:val="21"/>
        </w:rPr>
        <w:t xml:space="preserve"> </w:t>
      </w:r>
      <w:r w:rsidRPr="00145BF4">
        <w:rPr>
          <w:szCs w:val="21"/>
        </w:rPr>
        <w:t xml:space="preserve">void * </w:t>
      </w:r>
      <w:proofErr w:type="spellStart"/>
      <w:r w:rsidRPr="00145BF4">
        <w:rPr>
          <w:szCs w:val="21"/>
        </w:rPr>
        <w:t>ctx</w:t>
      </w:r>
      <w:proofErr w:type="spellEnd"/>
      <w:r w:rsidRPr="00145BF4">
        <w:rPr>
          <w:szCs w:val="21"/>
        </w:rPr>
        <w:t>);</w:t>
      </w:r>
    </w:p>
    <w:p w:rsidR="00AD690C" w:rsidRPr="00145BF4" w:rsidRDefault="00AD690C" w:rsidP="00E83B9B">
      <w:pPr>
        <w:ind w:firstLineChars="299" w:firstLine="630"/>
        <w:rPr>
          <w:szCs w:val="21"/>
        </w:rPr>
      </w:pPr>
      <w:r w:rsidRPr="00145BF4">
        <w:rPr>
          <w:szCs w:val="21"/>
        </w:rPr>
        <w:t>void (*</w:t>
      </w:r>
      <w:proofErr w:type="spellStart"/>
      <w:r w:rsidRPr="00C1624F">
        <w:rPr>
          <w:szCs w:val="21"/>
        </w:rPr>
        <w:t>on_connected</w:t>
      </w:r>
      <w:proofErr w:type="spellEnd"/>
      <w:r>
        <w:rPr>
          <w:szCs w:val="21"/>
        </w:rPr>
        <w:t>_)</w:t>
      </w:r>
      <w:r w:rsidRPr="00C1624F">
        <w:rPr>
          <w:szCs w:val="21"/>
        </w:rPr>
        <w:t xml:space="preserve"> </w:t>
      </w:r>
      <w:r w:rsidRPr="00145BF4">
        <w:rPr>
          <w:szCs w:val="21"/>
        </w:rPr>
        <w:t xml:space="preserve">(void * </w:t>
      </w:r>
      <w:proofErr w:type="spellStart"/>
      <w:r w:rsidRPr="00145BF4">
        <w:rPr>
          <w:szCs w:val="21"/>
        </w:rPr>
        <w:t>ctx</w:t>
      </w:r>
      <w:proofErr w:type="spellEnd"/>
      <w:r w:rsidRPr="00145BF4">
        <w:rPr>
          <w:szCs w:val="21"/>
        </w:rPr>
        <w:t xml:space="preserve">); </w:t>
      </w:r>
    </w:p>
    <w:p w:rsidR="00AD690C" w:rsidRPr="00145BF4" w:rsidRDefault="00AD690C" w:rsidP="00E83B9B">
      <w:pPr>
        <w:ind w:firstLineChars="299" w:firstLine="630"/>
        <w:rPr>
          <w:szCs w:val="21"/>
        </w:rPr>
      </w:pPr>
      <w:r w:rsidRPr="00145BF4">
        <w:rPr>
          <w:szCs w:val="21"/>
        </w:rPr>
        <w:t>void (*</w:t>
      </w:r>
      <w:proofErr w:type="spellStart"/>
      <w:r>
        <w:rPr>
          <w:szCs w:val="21"/>
        </w:rPr>
        <w:t>on</w:t>
      </w:r>
      <w:r w:rsidRPr="00145BF4">
        <w:rPr>
          <w:szCs w:val="21"/>
        </w:rPr>
        <w:t>_disconnected</w:t>
      </w:r>
      <w:proofErr w:type="spellEnd"/>
      <w:proofErr w:type="gramStart"/>
      <w:r w:rsidRPr="00145BF4">
        <w:rPr>
          <w:szCs w:val="21"/>
        </w:rPr>
        <w:t>_)(</w:t>
      </w:r>
      <w:proofErr w:type="gramEnd"/>
      <w:r>
        <w:rPr>
          <w:szCs w:val="21"/>
        </w:rPr>
        <w:t xml:space="preserve">int </w:t>
      </w:r>
      <w:proofErr w:type="spellStart"/>
      <w:r>
        <w:rPr>
          <w:szCs w:val="21"/>
        </w:rPr>
        <w:t>error_no</w:t>
      </w:r>
      <w:proofErr w:type="spellEnd"/>
      <w:r>
        <w:rPr>
          <w:szCs w:val="21"/>
        </w:rPr>
        <w:t>,</w:t>
      </w:r>
      <w:r w:rsidRPr="00145BF4">
        <w:rPr>
          <w:szCs w:val="21"/>
        </w:rPr>
        <w:t xml:space="preserve"> void * </w:t>
      </w:r>
      <w:proofErr w:type="spellStart"/>
      <w:r w:rsidRPr="00145BF4">
        <w:rPr>
          <w:szCs w:val="21"/>
        </w:rPr>
        <w:t>ctx</w:t>
      </w:r>
      <w:proofErr w:type="spellEnd"/>
      <w:r w:rsidRPr="00145BF4">
        <w:rPr>
          <w:szCs w:val="21"/>
        </w:rPr>
        <w:t xml:space="preserve">); </w:t>
      </w:r>
    </w:p>
    <w:p w:rsidR="00AD690C" w:rsidRPr="00145BF4" w:rsidRDefault="00AD690C" w:rsidP="00E83B9B">
      <w:pPr>
        <w:ind w:firstLineChars="199" w:firstLine="419"/>
        <w:rPr>
          <w:szCs w:val="21"/>
        </w:rPr>
      </w:pPr>
      <w:r w:rsidRPr="00145BF4">
        <w:rPr>
          <w:szCs w:val="21"/>
        </w:rPr>
        <w:t>} </w:t>
      </w:r>
      <w:proofErr w:type="spellStart"/>
      <w:r w:rsidRPr="00710565">
        <w:t>sge_session_callbacks_t</w:t>
      </w:r>
      <w:proofErr w:type="spellEnd"/>
      <w:r w:rsidRPr="00145BF4">
        <w:rPr>
          <w:szCs w:val="21"/>
        </w:rPr>
        <w:t>;</w:t>
      </w:r>
    </w:p>
    <w:p w:rsidR="00AD690C" w:rsidRPr="00145BF4" w:rsidRDefault="00AD690C" w:rsidP="00AD690C">
      <w:pPr>
        <w:ind w:leftChars="100" w:left="211" w:firstLineChars="202" w:firstLine="426"/>
        <w:rPr>
          <w:szCs w:val="21"/>
        </w:rPr>
      </w:pPr>
      <w:proofErr w:type="spellStart"/>
      <w:r w:rsidRPr="00D6581D">
        <w:rPr>
          <w:szCs w:val="21"/>
        </w:rPr>
        <w:t>on_read</w:t>
      </w:r>
      <w:proofErr w:type="spellEnd"/>
      <w:r w:rsidRPr="00D6581D">
        <w:rPr>
          <w:szCs w:val="21"/>
        </w:rPr>
        <w:t>_</w:t>
      </w:r>
      <w:r>
        <w:rPr>
          <w:szCs w:val="21"/>
        </w:rPr>
        <w:tab/>
      </w:r>
      <w:r>
        <w:rPr>
          <w:szCs w:val="21"/>
        </w:rPr>
        <w:tab/>
      </w:r>
      <w:r w:rsidRPr="00145BF4">
        <w:rPr>
          <w:szCs w:val="21"/>
        </w:rPr>
        <w:tab/>
      </w:r>
      <w:r w:rsidRPr="00145BF4">
        <w:rPr>
          <w:szCs w:val="21"/>
        </w:rPr>
        <w:tab/>
      </w:r>
      <w:r w:rsidRPr="00145BF4">
        <w:rPr>
          <w:rFonts w:hint="eastAsia"/>
          <w:szCs w:val="21"/>
        </w:rPr>
        <w:t>接收</w:t>
      </w:r>
      <w:r w:rsidRPr="00145BF4">
        <w:rPr>
          <w:szCs w:val="21"/>
        </w:rPr>
        <w:t>消息后的回调</w:t>
      </w:r>
    </w:p>
    <w:p w:rsidR="00AD690C" w:rsidRPr="00145BF4" w:rsidRDefault="00AD690C" w:rsidP="00AD690C">
      <w:pPr>
        <w:ind w:leftChars="100" w:left="211" w:firstLineChars="202" w:firstLine="426"/>
        <w:rPr>
          <w:szCs w:val="21"/>
        </w:rPr>
      </w:pPr>
      <w:proofErr w:type="spellStart"/>
      <w:r w:rsidRPr="00C1624F">
        <w:rPr>
          <w:szCs w:val="21"/>
        </w:rPr>
        <w:t>on_connected</w:t>
      </w:r>
      <w:proofErr w:type="spellEnd"/>
      <w:r>
        <w:rPr>
          <w:szCs w:val="21"/>
        </w:rPr>
        <w:t>_</w:t>
      </w:r>
      <w:r>
        <w:rPr>
          <w:szCs w:val="21"/>
        </w:rPr>
        <w:tab/>
      </w:r>
      <w:r w:rsidRPr="00145BF4">
        <w:rPr>
          <w:szCs w:val="21"/>
        </w:rPr>
        <w:t xml:space="preserve"> </w:t>
      </w:r>
      <w:r w:rsidRPr="00145BF4">
        <w:rPr>
          <w:szCs w:val="21"/>
        </w:rPr>
        <w:tab/>
      </w:r>
      <w:r>
        <w:rPr>
          <w:szCs w:val="21"/>
        </w:rPr>
        <w:tab/>
      </w:r>
      <w:r w:rsidRPr="00145BF4">
        <w:rPr>
          <w:rFonts w:hint="eastAsia"/>
          <w:szCs w:val="21"/>
        </w:rPr>
        <w:t>连接</w:t>
      </w:r>
      <w:r w:rsidRPr="00145BF4">
        <w:rPr>
          <w:szCs w:val="21"/>
        </w:rPr>
        <w:t>成功后的回调</w:t>
      </w:r>
    </w:p>
    <w:p w:rsidR="00AD690C" w:rsidRPr="00145BF4" w:rsidRDefault="00AD690C" w:rsidP="00AD690C">
      <w:pPr>
        <w:ind w:leftChars="100" w:left="211" w:firstLineChars="202" w:firstLine="426"/>
        <w:rPr>
          <w:szCs w:val="21"/>
        </w:rPr>
      </w:pPr>
      <w:proofErr w:type="spellStart"/>
      <w:r>
        <w:rPr>
          <w:szCs w:val="21"/>
        </w:rPr>
        <w:t>on</w:t>
      </w:r>
      <w:r w:rsidRPr="00145BF4">
        <w:rPr>
          <w:szCs w:val="21"/>
        </w:rPr>
        <w:t>_disconnected</w:t>
      </w:r>
      <w:proofErr w:type="spellEnd"/>
      <w:r w:rsidRPr="00145BF4">
        <w:rPr>
          <w:szCs w:val="21"/>
        </w:rPr>
        <w:t>_</w:t>
      </w:r>
      <w:r>
        <w:rPr>
          <w:szCs w:val="21"/>
        </w:rPr>
        <w:tab/>
      </w:r>
      <w:r w:rsidRPr="00145BF4">
        <w:rPr>
          <w:szCs w:val="21"/>
        </w:rPr>
        <w:tab/>
      </w:r>
      <w:r w:rsidRPr="00145BF4">
        <w:rPr>
          <w:rFonts w:hint="eastAsia"/>
          <w:szCs w:val="21"/>
        </w:rPr>
        <w:t>断开</w:t>
      </w:r>
      <w:r w:rsidRPr="00145BF4">
        <w:rPr>
          <w:szCs w:val="21"/>
        </w:rPr>
        <w:t>连接后的回调</w:t>
      </w:r>
    </w:p>
    <w:p w:rsidR="00AD690C" w:rsidRPr="00145BF4" w:rsidRDefault="00AD690C" w:rsidP="00AD690C">
      <w:pPr>
        <w:ind w:leftChars="100" w:left="211" w:firstLineChars="202" w:firstLine="426"/>
        <w:rPr>
          <w:szCs w:val="21"/>
        </w:rPr>
      </w:pPr>
      <w:r w:rsidRPr="00145BF4">
        <w:rPr>
          <w:rFonts w:hint="eastAsia"/>
          <w:szCs w:val="21"/>
        </w:rPr>
        <w:t>详细</w:t>
      </w:r>
      <w:r w:rsidRPr="00145BF4">
        <w:rPr>
          <w:szCs w:val="21"/>
        </w:rPr>
        <w:t>说明参考</w:t>
      </w:r>
      <w:r w:rsidRPr="00145BF4">
        <w:rPr>
          <w:rFonts w:hint="eastAsia"/>
          <w:szCs w:val="21"/>
        </w:rPr>
        <w:t>后续</w:t>
      </w:r>
      <w:r w:rsidRPr="00145BF4">
        <w:rPr>
          <w:szCs w:val="21"/>
        </w:rPr>
        <w:t>章节</w:t>
      </w:r>
      <w:r w:rsidRPr="00145BF4">
        <w:rPr>
          <w:rFonts w:hint="eastAsia"/>
          <w:szCs w:val="21"/>
        </w:rPr>
        <w:t>对应</w:t>
      </w:r>
      <w:r w:rsidRPr="00145BF4">
        <w:rPr>
          <w:szCs w:val="21"/>
        </w:rPr>
        <w:t>的说明</w:t>
      </w:r>
      <w:r>
        <w:rPr>
          <w:rFonts w:hint="eastAsia"/>
          <w:szCs w:val="21"/>
        </w:rPr>
        <w:t>；</w:t>
      </w:r>
    </w:p>
    <w:p w:rsidR="00AD690C" w:rsidRDefault="00AD690C">
      <w:pPr>
        <w:ind w:left="2940" w:hanging="2516"/>
        <w:rPr>
          <w:lang w:val="en-US"/>
        </w:rPr>
        <w:pPrChange w:id="557" w:author="DELL-PC" w:date="2019-09-19T16:38:00Z">
          <w:pPr/>
        </w:pPrChange>
      </w:pPr>
      <w:proofErr w:type="spellStart"/>
      <w:r w:rsidRPr="004E517A">
        <w:rPr>
          <w:lang w:val="en-US"/>
        </w:rPr>
        <w:t>heartbeat_send_interval</w:t>
      </w:r>
      <w:proofErr w:type="spellEnd"/>
      <w:r>
        <w:rPr>
          <w:lang w:val="en-US"/>
        </w:rPr>
        <w:t>:</w:t>
      </w:r>
      <w:r w:rsidRPr="00CA3F86">
        <w:rPr>
          <w:rFonts w:hint="eastAsia"/>
          <w:lang w:val="en-US"/>
        </w:rPr>
        <w:t xml:space="preserve"> </w:t>
      </w:r>
      <w:r>
        <w:rPr>
          <w:lang w:val="en-US"/>
        </w:rPr>
        <w:tab/>
      </w:r>
      <w:r>
        <w:rPr>
          <w:rFonts w:hint="eastAsia"/>
          <w:lang w:val="en-US"/>
        </w:rPr>
        <w:t>输入参数，</w:t>
      </w:r>
      <w:r>
        <w:rPr>
          <w:rFonts w:hint="eastAsia"/>
        </w:rPr>
        <w:t>发送心跳报文的间隔时间（单位</w:t>
      </w:r>
      <w:proofErr w:type="gramStart"/>
      <w:r>
        <w:rPr>
          <w:rFonts w:hint="eastAsia"/>
        </w:rPr>
        <w:t>秒</w:t>
      </w:r>
      <w:proofErr w:type="gramEnd"/>
      <w:r>
        <w:rPr>
          <w:rFonts w:hint="eastAsia"/>
        </w:rPr>
        <w:t>）</w:t>
      </w:r>
      <w:ins w:id="558" w:author="DELL-PC" w:date="2018-10-17T14:03:00Z">
        <w:r w:rsidR="00270EFA">
          <w:rPr>
            <w:rFonts w:hint="eastAsia"/>
          </w:rPr>
          <w:t>，</w:t>
        </w:r>
      </w:ins>
      <w:ins w:id="559" w:author="DELL-PC" w:date="2019-09-19T16:37:00Z">
        <w:r w:rsidR="001B3D89">
          <w:rPr>
            <w:rFonts w:hint="eastAsia"/>
          </w:rPr>
          <w:t>建议</w:t>
        </w:r>
      </w:ins>
      <w:ins w:id="560" w:author="DELL-PC" w:date="2019-09-19T16:38:00Z">
        <w:r w:rsidR="001B3D89">
          <w:rPr>
            <w:rFonts w:hint="eastAsia"/>
          </w:rPr>
          <w:t>值</w:t>
        </w:r>
        <w:r w:rsidR="001B3D89">
          <w:rPr>
            <w:rFonts w:hint="eastAsia"/>
          </w:rPr>
          <w:lastRenderedPageBreak/>
          <w:t>2</w:t>
        </w:r>
        <w:r w:rsidR="001B3D89">
          <w:t>0</w:t>
        </w:r>
      </w:ins>
    </w:p>
    <w:p w:rsidR="00AD690C" w:rsidRDefault="00AD690C">
      <w:pPr>
        <w:ind w:left="2936" w:hanging="2516"/>
        <w:rPr>
          <w:lang w:val="en-US"/>
        </w:rPr>
        <w:pPrChange w:id="561" w:author="DELL-PC" w:date="2019-09-19T16:42:00Z">
          <w:pPr/>
        </w:pPrChange>
      </w:pPr>
      <w:proofErr w:type="spellStart"/>
      <w:r w:rsidRPr="004E517A">
        <w:rPr>
          <w:lang w:val="en-US"/>
        </w:rPr>
        <w:t>heartbeat_timeout</w:t>
      </w:r>
      <w:proofErr w:type="spellEnd"/>
      <w:r>
        <w:rPr>
          <w:lang w:val="en-US"/>
        </w:rPr>
        <w:t>:</w:t>
      </w:r>
      <w:r w:rsidRPr="00CA3F86">
        <w:rPr>
          <w:rFonts w:hint="eastAsia"/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rFonts w:hint="eastAsia"/>
          <w:lang w:val="en-US"/>
        </w:rPr>
        <w:t>输入参数，</w:t>
      </w:r>
      <w:r>
        <w:rPr>
          <w:rFonts w:hint="eastAsia"/>
        </w:rPr>
        <w:t>心跳超时时间（单位</w:t>
      </w:r>
      <w:proofErr w:type="gramStart"/>
      <w:r>
        <w:rPr>
          <w:rFonts w:hint="eastAsia"/>
        </w:rPr>
        <w:t>秒</w:t>
      </w:r>
      <w:proofErr w:type="gramEnd"/>
      <w:r>
        <w:rPr>
          <w:rFonts w:hint="eastAsia"/>
        </w:rPr>
        <w:t>）</w:t>
      </w:r>
      <w:ins w:id="562" w:author="DELL-PC" w:date="2019-09-19T16:40:00Z">
        <w:r w:rsidR="001B3D89">
          <w:rPr>
            <w:rFonts w:hint="eastAsia"/>
          </w:rPr>
          <w:t>，</w:t>
        </w:r>
      </w:ins>
      <w:ins w:id="563" w:author="DELL-PC" w:date="2019-09-19T16:41:00Z">
        <w:r w:rsidR="001B3D89">
          <w:rPr>
            <w:rFonts w:hint="eastAsia"/>
          </w:rPr>
          <w:t>不得</w:t>
        </w:r>
      </w:ins>
      <w:ins w:id="564" w:author="DELL-PC" w:date="2019-09-19T16:42:00Z">
        <w:r w:rsidR="001B3D89">
          <w:rPr>
            <w:rFonts w:hint="eastAsia"/>
          </w:rPr>
          <w:t>小于</w:t>
        </w:r>
        <w:r w:rsidR="001B3D89">
          <w:rPr>
            <w:rFonts w:hint="eastAsia"/>
          </w:rPr>
          <w:t>2</w:t>
        </w:r>
        <w:r w:rsidR="001B3D89">
          <w:t>0</w:t>
        </w:r>
        <w:r w:rsidR="001B3D89">
          <w:rPr>
            <w:rFonts w:hint="eastAsia"/>
          </w:rPr>
          <w:t>，</w:t>
        </w:r>
      </w:ins>
      <w:ins w:id="565" w:author="DELL-PC" w:date="2019-09-19T16:40:00Z">
        <w:r w:rsidR="001B3D89">
          <w:rPr>
            <w:rFonts w:hint="eastAsia"/>
          </w:rPr>
          <w:t>建议值</w:t>
        </w:r>
        <w:r w:rsidR="001B3D89">
          <w:rPr>
            <w:rFonts w:hint="eastAsia"/>
          </w:rPr>
          <w:t>6</w:t>
        </w:r>
        <w:r w:rsidR="001B3D89">
          <w:t>0</w:t>
        </w:r>
      </w:ins>
    </w:p>
    <w:p w:rsidR="00AD690C" w:rsidRPr="00932BD4" w:rsidRDefault="00AD690C" w:rsidP="00AD690C">
      <w:pPr>
        <w:rPr>
          <w:lang w:val="en-US"/>
        </w:rPr>
      </w:pPr>
      <w:proofErr w:type="spellStart"/>
      <w:r>
        <w:rPr>
          <w:rFonts w:hint="eastAsia"/>
          <w:lang w:val="en-US"/>
        </w:rPr>
        <w:t>c</w:t>
      </w:r>
      <w:r>
        <w:rPr>
          <w:lang w:val="en-US"/>
        </w:rPr>
        <w:t>tx</w:t>
      </w:r>
      <w:proofErr w:type="spellEnd"/>
      <w:r>
        <w:rPr>
          <w:lang w:val="en-US"/>
        </w:rPr>
        <w:t>:</w:t>
      </w:r>
      <w:r w:rsidRPr="00CA3F86">
        <w:rPr>
          <w:rFonts w:hint="eastAsia"/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rFonts w:hint="eastAsia"/>
          <w:lang w:val="en-US"/>
        </w:rPr>
        <w:t>输入参数，</w:t>
      </w:r>
      <w:r w:rsidRPr="00145BF4">
        <w:rPr>
          <w:rFonts w:hint="eastAsia"/>
          <w:szCs w:val="21"/>
        </w:rPr>
        <w:t>上下文</w:t>
      </w:r>
      <w:r w:rsidRPr="00145BF4">
        <w:rPr>
          <w:szCs w:val="21"/>
        </w:rPr>
        <w:t>参数</w:t>
      </w:r>
      <w:r w:rsidR="00932BD4">
        <w:rPr>
          <w:rFonts w:hint="eastAsia"/>
          <w:szCs w:val="21"/>
          <w:lang w:val="en-US"/>
        </w:rPr>
        <w:t>（</w:t>
      </w:r>
      <w:proofErr w:type="gramStart"/>
      <w:r w:rsidR="00932BD4">
        <w:rPr>
          <w:rFonts w:hint="eastAsia"/>
          <w:lang w:val="en-US"/>
        </w:rPr>
        <w:t>传入回调函</w:t>
      </w:r>
      <w:proofErr w:type="gramEnd"/>
      <w:r w:rsidR="00932BD4">
        <w:rPr>
          <w:rFonts w:hint="eastAsia"/>
          <w:lang w:val="en-US"/>
        </w:rPr>
        <w:t>数</w:t>
      </w:r>
      <w:r w:rsidR="00932BD4">
        <w:rPr>
          <w:rFonts w:hint="eastAsia"/>
          <w:szCs w:val="21"/>
          <w:lang w:val="en-US"/>
        </w:rPr>
        <w:t>）</w:t>
      </w:r>
    </w:p>
    <w:p w:rsidR="00AD690C" w:rsidRDefault="00AD690C" w:rsidP="00AD690C">
      <w:pPr>
        <w:pStyle w:val="-0202"/>
      </w:pPr>
      <w:r>
        <w:rPr>
          <w:rFonts w:hint="eastAsia"/>
        </w:rPr>
        <w:t>返回值</w:t>
      </w:r>
    </w:p>
    <w:p w:rsidR="00AD690C" w:rsidRDefault="00AD690C" w:rsidP="00AD690C">
      <w:proofErr w:type="spellStart"/>
      <w:r w:rsidRPr="00FC4B24">
        <w:rPr>
          <w:lang w:val="en-US"/>
        </w:rPr>
        <w:t>sge_</w:t>
      </w:r>
      <w:r>
        <w:rPr>
          <w:lang w:val="en-US"/>
        </w:rPr>
        <w:t>session</w:t>
      </w:r>
      <w:r w:rsidRPr="00FC4B24">
        <w:rPr>
          <w:lang w:val="en-US"/>
        </w:rPr>
        <w:t>_t</w:t>
      </w:r>
      <w:proofErr w:type="spellEnd"/>
      <w:r>
        <w:t>*:</w:t>
      </w:r>
      <w:r>
        <w:tab/>
      </w:r>
      <w:r>
        <w:rPr>
          <w:rFonts w:hint="eastAsia"/>
        </w:rPr>
        <w:t>成功，返回</w:t>
      </w:r>
      <w:r>
        <w:rPr>
          <w:rFonts w:hint="eastAsia"/>
        </w:rPr>
        <w:t>session</w:t>
      </w:r>
      <w:r>
        <w:rPr>
          <w:rFonts w:hint="eastAsia"/>
        </w:rPr>
        <w:t>结构指针</w:t>
      </w:r>
    </w:p>
    <w:p w:rsidR="00AD690C" w:rsidRPr="00AD690C" w:rsidRDefault="00AD690C" w:rsidP="00AD690C">
      <w:pPr>
        <w:rPr>
          <w:szCs w:val="21"/>
        </w:rPr>
      </w:pPr>
      <w:r w:rsidRPr="003865F4">
        <w:rPr>
          <w:szCs w:val="21"/>
        </w:rPr>
        <w:t>NULL</w:t>
      </w:r>
      <w:r w:rsidRPr="003865F4">
        <w:rPr>
          <w:szCs w:val="21"/>
        </w:rPr>
        <w:tab/>
      </w:r>
      <w:r w:rsidRPr="003865F4">
        <w:rPr>
          <w:szCs w:val="21"/>
        </w:rPr>
        <w:tab/>
      </w:r>
      <w:r w:rsidRPr="003865F4">
        <w:rPr>
          <w:szCs w:val="21"/>
        </w:rPr>
        <w:tab/>
      </w:r>
      <w:r w:rsidRPr="003865F4">
        <w:rPr>
          <w:rFonts w:hint="eastAsia"/>
          <w:szCs w:val="21"/>
        </w:rPr>
        <w:t>失败</w:t>
      </w:r>
    </w:p>
    <w:p w:rsidR="00CF00A0" w:rsidRDefault="00CF00A0" w:rsidP="0054505D">
      <w:pPr>
        <w:pStyle w:val="3"/>
        <w:rPr>
          <w:lang w:val="en-US"/>
        </w:rPr>
      </w:pPr>
      <w:bookmarkStart w:id="566" w:name="_Toc14963230"/>
      <w:r>
        <w:rPr>
          <w:rFonts w:hint="eastAsia"/>
          <w:lang w:val="en-US"/>
        </w:rPr>
        <w:t>销毁</w:t>
      </w:r>
      <w:r>
        <w:rPr>
          <w:rFonts w:hint="eastAsia"/>
          <w:lang w:val="en-US"/>
        </w:rPr>
        <w:t>session-</w:t>
      </w:r>
      <w:proofErr w:type="spellStart"/>
      <w:r w:rsidRPr="00BD08BF">
        <w:rPr>
          <w:lang w:val="en-US"/>
        </w:rPr>
        <w:t>sge_session_</w:t>
      </w:r>
      <w:r>
        <w:rPr>
          <w:lang w:val="en-US"/>
        </w:rPr>
        <w:t>destroy</w:t>
      </w:r>
      <w:bookmarkEnd w:id="566"/>
      <w:proofErr w:type="spellEnd"/>
    </w:p>
    <w:p w:rsidR="00966856" w:rsidRDefault="00966856" w:rsidP="00966856">
      <w:pPr>
        <w:pStyle w:val="-0202"/>
      </w:pPr>
      <w:r>
        <w:rPr>
          <w:rFonts w:hint="eastAsia"/>
        </w:rPr>
        <w:t>功能说明</w:t>
      </w:r>
    </w:p>
    <w:p w:rsidR="00966856" w:rsidRDefault="00966856" w:rsidP="00966856">
      <w:pPr>
        <w:ind w:firstLine="0"/>
        <w:rPr>
          <w:lang w:val="en-US"/>
        </w:rPr>
      </w:pPr>
      <w:r>
        <w:rPr>
          <w:lang w:val="en-US"/>
        </w:rPr>
        <w:tab/>
      </w:r>
      <w:r>
        <w:rPr>
          <w:rFonts w:hint="eastAsia"/>
          <w:lang w:val="en-US"/>
        </w:rPr>
        <w:t>销毁连接对象。</w:t>
      </w:r>
    </w:p>
    <w:p w:rsidR="00A652F9" w:rsidRDefault="00A652F9" w:rsidP="00A652F9">
      <w:pPr>
        <w:pStyle w:val="-0202"/>
      </w:pPr>
      <w:r>
        <w:rPr>
          <w:rFonts w:hint="eastAsia"/>
        </w:rPr>
        <w:t>函数原型</w:t>
      </w:r>
    </w:p>
    <w:p w:rsidR="00A652F9" w:rsidRPr="00810A66" w:rsidRDefault="00A652F9" w:rsidP="00A652F9">
      <w:pPr>
        <w:rPr>
          <w:lang w:val="en-US"/>
        </w:rPr>
      </w:pPr>
      <w:del w:id="567" w:author="DELL-PC" w:date="2018-10-31T10:21:00Z">
        <w:r w:rsidDel="000F4038">
          <w:rPr>
            <w:lang w:val="en-US"/>
          </w:rPr>
          <w:delText>int</w:delText>
        </w:r>
        <w:r w:rsidRPr="004E517A" w:rsidDel="000F4038">
          <w:rPr>
            <w:lang w:val="en-US"/>
          </w:rPr>
          <w:delText xml:space="preserve"> </w:delText>
        </w:r>
      </w:del>
      <w:ins w:id="568" w:author="DELL-PC" w:date="2019-09-19T16:44:00Z">
        <w:r w:rsidR="002B09E2">
          <w:rPr>
            <w:lang w:val="en-US"/>
          </w:rPr>
          <w:t>int</w:t>
        </w:r>
      </w:ins>
      <w:ins w:id="569" w:author="DELL-PC" w:date="2018-10-31T10:21:00Z">
        <w:r w:rsidR="000F4038" w:rsidRPr="004E517A">
          <w:rPr>
            <w:lang w:val="en-US"/>
          </w:rPr>
          <w:t xml:space="preserve"> </w:t>
        </w:r>
      </w:ins>
      <w:proofErr w:type="spellStart"/>
      <w:r w:rsidRPr="004E517A">
        <w:rPr>
          <w:lang w:val="en-US"/>
        </w:rPr>
        <w:t>sge_session_</w:t>
      </w:r>
      <w:proofErr w:type="gramStart"/>
      <w:r>
        <w:rPr>
          <w:lang w:val="en-US"/>
        </w:rPr>
        <w:t>destroy</w:t>
      </w:r>
      <w:proofErr w:type="spellEnd"/>
      <w:r w:rsidRPr="004E517A">
        <w:rPr>
          <w:lang w:val="en-US"/>
        </w:rPr>
        <w:t>(</w:t>
      </w:r>
      <w:proofErr w:type="spellStart"/>
      <w:proofErr w:type="gramEnd"/>
      <w:r w:rsidRPr="004E517A">
        <w:rPr>
          <w:lang w:val="en-US"/>
        </w:rPr>
        <w:t>sge_s</w:t>
      </w:r>
      <w:r>
        <w:rPr>
          <w:lang w:val="en-US"/>
        </w:rPr>
        <w:t>ession_t</w:t>
      </w:r>
      <w:proofErr w:type="spellEnd"/>
      <w:r w:rsidRPr="004E517A">
        <w:rPr>
          <w:lang w:val="en-US"/>
        </w:rPr>
        <w:t xml:space="preserve"> * </w:t>
      </w:r>
      <w:proofErr w:type="spellStart"/>
      <w:r>
        <w:rPr>
          <w:lang w:val="en-US"/>
        </w:rPr>
        <w:t>ptr</w:t>
      </w:r>
      <w:proofErr w:type="spellEnd"/>
      <w:r w:rsidRPr="004E517A">
        <w:rPr>
          <w:lang w:val="en-US"/>
        </w:rPr>
        <w:t>);</w:t>
      </w:r>
    </w:p>
    <w:p w:rsidR="00A652F9" w:rsidRDefault="00A652F9" w:rsidP="00A652F9">
      <w:pPr>
        <w:pStyle w:val="-0202"/>
      </w:pPr>
      <w:r>
        <w:rPr>
          <w:rFonts w:hint="eastAsia"/>
        </w:rPr>
        <w:t>参数</w:t>
      </w:r>
    </w:p>
    <w:p w:rsidR="00A652F9" w:rsidRDefault="00A652F9" w:rsidP="00A652F9">
      <w:pPr>
        <w:rPr>
          <w:lang w:val="en-US"/>
        </w:rPr>
      </w:pPr>
      <w:proofErr w:type="spellStart"/>
      <w:r>
        <w:rPr>
          <w:lang w:val="en-US"/>
        </w:rPr>
        <w:t>ptr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rFonts w:hint="eastAsia"/>
          <w:lang w:val="en-US"/>
        </w:rPr>
        <w:t>输入参数，</w:t>
      </w:r>
      <w:r>
        <w:rPr>
          <w:lang w:val="en-US"/>
        </w:rPr>
        <w:t>session</w:t>
      </w:r>
      <w:r>
        <w:rPr>
          <w:rFonts w:hint="eastAsia"/>
          <w:lang w:val="en-US"/>
        </w:rPr>
        <w:t>结构指针</w:t>
      </w:r>
    </w:p>
    <w:p w:rsidR="00A652F9" w:rsidRDefault="00A652F9" w:rsidP="00A652F9">
      <w:pPr>
        <w:pStyle w:val="-0202"/>
      </w:pPr>
      <w:r>
        <w:rPr>
          <w:rFonts w:hint="eastAsia"/>
        </w:rPr>
        <w:t>返回值</w:t>
      </w:r>
    </w:p>
    <w:p w:rsidR="00A652F9" w:rsidDel="000F4038" w:rsidRDefault="00A652F9" w:rsidP="00A652F9">
      <w:pPr>
        <w:rPr>
          <w:del w:id="570" w:author="DELL-PC" w:date="2018-10-31T10:22:00Z"/>
        </w:rPr>
      </w:pPr>
      <w:del w:id="571" w:author="DELL-PC" w:date="2018-10-31T10:22:00Z">
        <w:r w:rsidDel="000F4038">
          <w:rPr>
            <w:lang w:val="en-US"/>
          </w:rPr>
          <w:delText>0</w:delText>
        </w:r>
        <w:r w:rsidDel="000F4038">
          <w:delText>:</w:delText>
        </w:r>
        <w:r w:rsidDel="000F4038">
          <w:tab/>
        </w:r>
        <w:r w:rsidDel="000F4038">
          <w:tab/>
        </w:r>
        <w:r w:rsidDel="000F4038">
          <w:tab/>
        </w:r>
        <w:r w:rsidDel="000F4038">
          <w:tab/>
        </w:r>
        <w:r w:rsidDel="000F4038">
          <w:rPr>
            <w:rFonts w:hint="eastAsia"/>
          </w:rPr>
          <w:delText>成功</w:delText>
        </w:r>
      </w:del>
    </w:p>
    <w:p w:rsidR="007A3E92" w:rsidRDefault="007A3E92" w:rsidP="007A3E92">
      <w:pPr>
        <w:rPr>
          <w:ins w:id="572" w:author="DELL-PC" w:date="2019-09-19T16:45:00Z"/>
          <w:lang w:val="en-US"/>
        </w:rPr>
      </w:pPr>
      <w:ins w:id="573" w:author="DELL-PC" w:date="2019-09-19T16:45:00Z">
        <w:r>
          <w:rPr>
            <w:rFonts w:hint="eastAsia"/>
            <w:lang w:val="en-US"/>
          </w:rPr>
          <w:t>0</w:t>
        </w:r>
        <w:r>
          <w:rPr>
            <w:lang w:val="en-US"/>
          </w:rPr>
          <w:t>:</w:t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rFonts w:hint="eastAsia"/>
            <w:lang w:val="en-US"/>
          </w:rPr>
          <w:t>成功</w:t>
        </w:r>
      </w:ins>
    </w:p>
    <w:p w:rsidR="007A3E92" w:rsidRDefault="007A3E92" w:rsidP="007A3E92">
      <w:pPr>
        <w:rPr>
          <w:ins w:id="574" w:author="DELL-PC" w:date="2019-09-19T16:45:00Z"/>
          <w:lang w:val="en-US"/>
        </w:rPr>
      </w:pPr>
      <w:ins w:id="575" w:author="DELL-PC" w:date="2019-09-19T16:45:00Z">
        <w:r>
          <w:rPr>
            <w:rFonts w:hint="eastAsia"/>
            <w:lang w:val="en-US"/>
          </w:rPr>
          <w:t>非</w:t>
        </w:r>
        <w:r>
          <w:rPr>
            <w:rFonts w:hint="eastAsia"/>
            <w:lang w:val="en-US"/>
          </w:rPr>
          <w:t>0</w:t>
        </w:r>
        <w:r>
          <w:rPr>
            <w:lang w:val="en-US"/>
          </w:rPr>
          <w:t>:</w:t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rFonts w:hint="eastAsia"/>
            <w:lang w:val="en-US"/>
          </w:rPr>
          <w:t>失败</w:t>
        </w:r>
      </w:ins>
    </w:p>
    <w:p w:rsidR="00966856" w:rsidRPr="00A652F9" w:rsidDel="007A3E92" w:rsidRDefault="00A652F9" w:rsidP="00A652F9">
      <w:pPr>
        <w:rPr>
          <w:del w:id="576" w:author="DELL-PC" w:date="2019-09-19T16:45:00Z"/>
          <w:rFonts w:hint="eastAsia"/>
          <w:szCs w:val="21"/>
        </w:rPr>
      </w:pPr>
      <w:del w:id="577" w:author="DELL-PC" w:date="2018-10-31T10:22:00Z">
        <w:r w:rsidDel="000F4038">
          <w:rPr>
            <w:rFonts w:hint="eastAsia"/>
            <w:szCs w:val="21"/>
          </w:rPr>
          <w:delText>非</w:delText>
        </w:r>
        <w:r w:rsidDel="000F4038">
          <w:rPr>
            <w:rFonts w:hint="eastAsia"/>
            <w:szCs w:val="21"/>
          </w:rPr>
          <w:delText>0</w:delText>
        </w:r>
        <w:r w:rsidDel="000F4038">
          <w:rPr>
            <w:rFonts w:hint="eastAsia"/>
            <w:szCs w:val="21"/>
          </w:rPr>
          <w:delText>：</w:delText>
        </w:r>
        <w:r w:rsidRPr="003865F4" w:rsidDel="000F4038">
          <w:rPr>
            <w:szCs w:val="21"/>
          </w:rPr>
          <w:tab/>
        </w:r>
        <w:r w:rsidRPr="003865F4" w:rsidDel="000F4038">
          <w:rPr>
            <w:szCs w:val="21"/>
          </w:rPr>
          <w:tab/>
        </w:r>
        <w:r w:rsidRPr="003865F4" w:rsidDel="000F4038">
          <w:rPr>
            <w:szCs w:val="21"/>
          </w:rPr>
          <w:tab/>
        </w:r>
        <w:r w:rsidRPr="003865F4" w:rsidDel="000F4038">
          <w:rPr>
            <w:rFonts w:hint="eastAsia"/>
            <w:szCs w:val="21"/>
          </w:rPr>
          <w:delText>失败</w:delText>
        </w:r>
      </w:del>
    </w:p>
    <w:p w:rsidR="004514BE" w:rsidRDefault="00CF00A0" w:rsidP="0054505D">
      <w:pPr>
        <w:pStyle w:val="3"/>
        <w:rPr>
          <w:lang w:val="en-US"/>
        </w:rPr>
      </w:pPr>
      <w:bookmarkStart w:id="578" w:name="_Toc14963231"/>
      <w:r>
        <w:rPr>
          <w:rFonts w:hint="eastAsia"/>
          <w:lang w:val="en-US"/>
        </w:rPr>
        <w:t>建立</w:t>
      </w:r>
      <w:r w:rsidR="005B5DCC">
        <w:rPr>
          <w:rFonts w:hint="eastAsia"/>
          <w:lang w:val="en-US"/>
        </w:rPr>
        <w:t>连接</w:t>
      </w:r>
      <w:r w:rsidR="005B5DCC">
        <w:rPr>
          <w:rFonts w:hint="eastAsia"/>
          <w:lang w:val="en-US"/>
        </w:rPr>
        <w:t>-</w:t>
      </w:r>
      <w:proofErr w:type="spellStart"/>
      <w:r w:rsidR="004514BE" w:rsidRPr="00BD08BF">
        <w:rPr>
          <w:lang w:val="en-US"/>
        </w:rPr>
        <w:t>sge_session_</w:t>
      </w:r>
      <w:r w:rsidR="00E92164">
        <w:rPr>
          <w:lang w:val="en-US"/>
        </w:rPr>
        <w:t>connect</w:t>
      </w:r>
      <w:bookmarkEnd w:id="542"/>
      <w:bookmarkEnd w:id="543"/>
      <w:bookmarkEnd w:id="544"/>
      <w:bookmarkEnd w:id="545"/>
      <w:bookmarkEnd w:id="546"/>
      <w:bookmarkEnd w:id="547"/>
      <w:bookmarkEnd w:id="548"/>
      <w:bookmarkEnd w:id="578"/>
      <w:proofErr w:type="spellEnd"/>
    </w:p>
    <w:p w:rsidR="00065188" w:rsidRDefault="00065188" w:rsidP="00D4013B">
      <w:pPr>
        <w:pStyle w:val="-0202"/>
      </w:pPr>
      <w:r>
        <w:rPr>
          <w:rFonts w:hint="eastAsia"/>
        </w:rPr>
        <w:t>功能说明</w:t>
      </w:r>
    </w:p>
    <w:p w:rsidR="002211CC" w:rsidRDefault="00CF00A0" w:rsidP="00E459C4">
      <w:pPr>
        <w:rPr>
          <w:lang w:val="en-US"/>
        </w:rPr>
      </w:pPr>
      <w:r>
        <w:rPr>
          <w:rFonts w:hint="eastAsia"/>
          <w:lang w:val="en-US"/>
        </w:rPr>
        <w:t>建立网络</w:t>
      </w:r>
      <w:r w:rsidR="00CA0FDD">
        <w:rPr>
          <w:rFonts w:hint="eastAsia"/>
          <w:lang w:val="en-US"/>
        </w:rPr>
        <w:t>连接</w:t>
      </w:r>
      <w:r w:rsidR="00D219FC">
        <w:rPr>
          <w:rFonts w:hint="eastAsia"/>
          <w:lang w:val="en-US"/>
        </w:rPr>
        <w:t>，</w:t>
      </w:r>
      <w:r w:rsidR="00A31E85">
        <w:rPr>
          <w:rFonts w:hint="eastAsia"/>
          <w:lang w:val="en-US"/>
        </w:rPr>
        <w:t>并注册到相应的连接管理</w:t>
      </w:r>
      <w:r w:rsidR="00A31E85">
        <w:rPr>
          <w:rFonts w:hint="eastAsia"/>
          <w:lang w:val="en-US"/>
        </w:rPr>
        <w:t>service</w:t>
      </w:r>
      <w:r w:rsidR="00A31E85">
        <w:rPr>
          <w:rFonts w:hint="eastAsia"/>
          <w:lang w:val="en-US"/>
        </w:rPr>
        <w:t>，</w:t>
      </w:r>
      <w:r w:rsidR="00E14F7B">
        <w:rPr>
          <w:rFonts w:hint="eastAsia"/>
          <w:lang w:val="en-US"/>
        </w:rPr>
        <w:t>交</w:t>
      </w:r>
      <w:r w:rsidR="00A31E85">
        <w:rPr>
          <w:rFonts w:hint="eastAsia"/>
          <w:lang w:val="en-US"/>
        </w:rPr>
        <w:t>由</w:t>
      </w:r>
      <w:r w:rsidR="00A31E85">
        <w:rPr>
          <w:rFonts w:hint="eastAsia"/>
          <w:lang w:val="en-US"/>
        </w:rPr>
        <w:t>service</w:t>
      </w:r>
      <w:r w:rsidR="004D6EC2">
        <w:rPr>
          <w:rFonts w:hint="eastAsia"/>
          <w:lang w:val="en-US"/>
        </w:rPr>
        <w:t>进行</w:t>
      </w:r>
      <w:r w:rsidR="00A31E85">
        <w:rPr>
          <w:rFonts w:hint="eastAsia"/>
          <w:lang w:val="en-US"/>
        </w:rPr>
        <w:t>管理。</w:t>
      </w:r>
    </w:p>
    <w:p w:rsidR="006B07DA" w:rsidRDefault="00E14F7B" w:rsidP="00E459C4">
      <w:pPr>
        <w:rPr>
          <w:lang w:val="en-US"/>
        </w:rPr>
      </w:pPr>
      <w:r>
        <w:rPr>
          <w:rFonts w:hint="eastAsia"/>
          <w:lang w:val="en-US"/>
        </w:rPr>
        <w:t>接口是异步接口，网络建立完成</w:t>
      </w:r>
      <w:r w:rsidR="00AF6D28">
        <w:rPr>
          <w:rFonts w:hint="eastAsia"/>
          <w:lang w:val="en-US"/>
        </w:rPr>
        <w:t>后由注册的回</w:t>
      </w:r>
      <w:proofErr w:type="gramStart"/>
      <w:r w:rsidR="00AF6D28">
        <w:rPr>
          <w:rFonts w:hint="eastAsia"/>
          <w:lang w:val="en-US"/>
        </w:rPr>
        <w:t>调函数</w:t>
      </w:r>
      <w:proofErr w:type="gramEnd"/>
      <w:r w:rsidR="00AF6D28">
        <w:rPr>
          <w:rFonts w:hint="eastAsia"/>
          <w:lang w:val="en-US"/>
        </w:rPr>
        <w:t>进行通知。</w:t>
      </w:r>
      <w:r w:rsidR="0019011B">
        <w:rPr>
          <w:rFonts w:hint="eastAsia"/>
          <w:lang w:val="en-US"/>
        </w:rPr>
        <w:t>详见参数</w:t>
      </w:r>
      <w:proofErr w:type="spellStart"/>
      <w:r w:rsidR="0019011B">
        <w:rPr>
          <w:rFonts w:hint="eastAsia"/>
          <w:lang w:val="en-US"/>
        </w:rPr>
        <w:t>cbs</w:t>
      </w:r>
      <w:proofErr w:type="spellEnd"/>
      <w:r w:rsidR="0019011B">
        <w:rPr>
          <w:rFonts w:hint="eastAsia"/>
          <w:lang w:val="en-US"/>
        </w:rPr>
        <w:t>说明。</w:t>
      </w:r>
    </w:p>
    <w:p w:rsidR="003805B5" w:rsidRPr="001E4003" w:rsidRDefault="003805B5" w:rsidP="00E459C4">
      <w:pPr>
        <w:rPr>
          <w:b/>
          <w:lang w:val="en-US"/>
        </w:rPr>
      </w:pPr>
      <w:r w:rsidRPr="001E4003">
        <w:rPr>
          <w:rFonts w:hint="eastAsia"/>
          <w:b/>
          <w:lang w:val="en-US"/>
        </w:rPr>
        <w:t>注：</w:t>
      </w:r>
      <w:proofErr w:type="spellStart"/>
      <w:r w:rsidRPr="001E4003">
        <w:rPr>
          <w:b/>
          <w:lang w:val="en-US"/>
        </w:rPr>
        <w:t>sge_session_connect</w:t>
      </w:r>
      <w:proofErr w:type="spellEnd"/>
      <w:r w:rsidRPr="001E4003">
        <w:rPr>
          <w:rFonts w:hint="eastAsia"/>
          <w:b/>
          <w:lang w:val="en-US"/>
        </w:rPr>
        <w:t>可以在</w:t>
      </w:r>
      <w:proofErr w:type="spellStart"/>
      <w:r w:rsidRPr="001E4003">
        <w:rPr>
          <w:b/>
          <w:lang w:val="en-US"/>
        </w:rPr>
        <w:t>sge_service_run</w:t>
      </w:r>
      <w:proofErr w:type="spellEnd"/>
      <w:r w:rsidRPr="001E4003">
        <w:rPr>
          <w:rFonts w:hint="eastAsia"/>
          <w:b/>
          <w:lang w:val="en-US"/>
        </w:rPr>
        <w:t>在前调用也可以在</w:t>
      </w:r>
      <w:proofErr w:type="spellStart"/>
      <w:r w:rsidRPr="001E4003">
        <w:rPr>
          <w:b/>
          <w:lang w:val="en-US"/>
        </w:rPr>
        <w:t>sge_service_run</w:t>
      </w:r>
      <w:proofErr w:type="spellEnd"/>
      <w:r w:rsidRPr="001E4003">
        <w:rPr>
          <w:rFonts w:hint="eastAsia"/>
          <w:b/>
          <w:lang w:val="en-US"/>
        </w:rPr>
        <w:t>之后调用</w:t>
      </w:r>
      <w:r w:rsidR="00BC0A9F">
        <w:rPr>
          <w:rFonts w:hint="eastAsia"/>
          <w:b/>
          <w:lang w:val="en-US"/>
        </w:rPr>
        <w:t>，</w:t>
      </w:r>
      <w:r w:rsidR="001E4003">
        <w:rPr>
          <w:rFonts w:hint="eastAsia"/>
          <w:b/>
          <w:lang w:val="en-US"/>
        </w:rPr>
        <w:t>但</w:t>
      </w:r>
      <w:r w:rsidR="00BC0A9F">
        <w:rPr>
          <w:rFonts w:hint="eastAsia"/>
          <w:b/>
          <w:lang w:val="en-US"/>
        </w:rPr>
        <w:t>只有在</w:t>
      </w:r>
      <w:r w:rsidR="003748C3" w:rsidRPr="001E4003">
        <w:rPr>
          <w:rFonts w:hint="eastAsia"/>
          <w:b/>
          <w:lang w:val="en-US"/>
        </w:rPr>
        <w:t>service</w:t>
      </w:r>
      <w:r w:rsidR="003748C3" w:rsidRPr="001E4003">
        <w:rPr>
          <w:rFonts w:hint="eastAsia"/>
          <w:b/>
          <w:lang w:val="en-US"/>
        </w:rPr>
        <w:t>启动后才能完成连接建立。</w:t>
      </w:r>
    </w:p>
    <w:p w:rsidR="00065188" w:rsidRDefault="00065188" w:rsidP="00D4013B">
      <w:pPr>
        <w:pStyle w:val="-0202"/>
      </w:pPr>
      <w:r>
        <w:rPr>
          <w:rFonts w:hint="eastAsia"/>
        </w:rPr>
        <w:t>函数原型</w:t>
      </w:r>
    </w:p>
    <w:p w:rsidR="00810A66" w:rsidRPr="00810A66" w:rsidRDefault="00AD690C" w:rsidP="00E459C4">
      <w:pPr>
        <w:rPr>
          <w:lang w:val="en-US"/>
        </w:rPr>
      </w:pPr>
      <w:r>
        <w:rPr>
          <w:lang w:val="en-US"/>
        </w:rPr>
        <w:t>int</w:t>
      </w:r>
      <w:r w:rsidR="004E517A" w:rsidRPr="004E517A">
        <w:rPr>
          <w:lang w:val="en-US"/>
        </w:rPr>
        <w:t xml:space="preserve"> </w:t>
      </w:r>
      <w:proofErr w:type="spellStart"/>
      <w:r w:rsidR="004E517A" w:rsidRPr="004E517A">
        <w:rPr>
          <w:lang w:val="en-US"/>
        </w:rPr>
        <w:t>sge_session_</w:t>
      </w:r>
      <w:proofErr w:type="gramStart"/>
      <w:r w:rsidR="004E517A" w:rsidRPr="004E517A">
        <w:rPr>
          <w:lang w:val="en-US"/>
        </w:rPr>
        <w:t>connect</w:t>
      </w:r>
      <w:proofErr w:type="spellEnd"/>
      <w:r w:rsidR="004E517A" w:rsidRPr="004E517A">
        <w:rPr>
          <w:lang w:val="en-US"/>
        </w:rPr>
        <w:t>(</w:t>
      </w:r>
      <w:proofErr w:type="spellStart"/>
      <w:proofErr w:type="gramEnd"/>
      <w:r w:rsidR="004E517A" w:rsidRPr="004E517A">
        <w:rPr>
          <w:lang w:val="en-US"/>
        </w:rPr>
        <w:t>sge_s</w:t>
      </w:r>
      <w:r>
        <w:rPr>
          <w:lang w:val="en-US"/>
        </w:rPr>
        <w:t>ession_t</w:t>
      </w:r>
      <w:proofErr w:type="spellEnd"/>
      <w:r w:rsidR="004E517A" w:rsidRPr="004E517A">
        <w:rPr>
          <w:lang w:val="en-US"/>
        </w:rPr>
        <w:t xml:space="preserve"> * </w:t>
      </w:r>
      <w:proofErr w:type="spellStart"/>
      <w:r>
        <w:rPr>
          <w:lang w:val="en-US"/>
        </w:rPr>
        <w:t>ptr</w:t>
      </w:r>
      <w:proofErr w:type="spellEnd"/>
      <w:r w:rsidR="004E517A" w:rsidRPr="004E517A">
        <w:rPr>
          <w:lang w:val="en-US"/>
        </w:rPr>
        <w:t>);</w:t>
      </w:r>
    </w:p>
    <w:p w:rsidR="00065188" w:rsidRDefault="00065188" w:rsidP="00D4013B">
      <w:pPr>
        <w:pStyle w:val="-0202"/>
      </w:pPr>
      <w:r>
        <w:rPr>
          <w:rFonts w:hint="eastAsia"/>
        </w:rPr>
        <w:t>参数</w:t>
      </w:r>
    </w:p>
    <w:p w:rsidR="00E8479F" w:rsidRDefault="00AD690C" w:rsidP="00E459C4">
      <w:pPr>
        <w:rPr>
          <w:lang w:val="en-US"/>
        </w:rPr>
      </w:pPr>
      <w:proofErr w:type="spellStart"/>
      <w:r>
        <w:rPr>
          <w:lang w:val="en-US"/>
        </w:rPr>
        <w:t>ptr</w:t>
      </w:r>
      <w:proofErr w:type="spellEnd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8F29D2">
        <w:rPr>
          <w:rFonts w:hint="eastAsia"/>
          <w:lang w:val="en-US"/>
        </w:rPr>
        <w:t>输入参数</w:t>
      </w:r>
      <w:r w:rsidR="006D795F">
        <w:rPr>
          <w:rFonts w:hint="eastAsia"/>
          <w:lang w:val="en-US"/>
        </w:rPr>
        <w:t>，</w:t>
      </w:r>
      <w:r>
        <w:rPr>
          <w:lang w:val="en-US"/>
        </w:rPr>
        <w:t>session</w:t>
      </w:r>
      <w:r w:rsidR="00094CBB">
        <w:rPr>
          <w:rFonts w:hint="eastAsia"/>
          <w:lang w:val="en-US"/>
        </w:rPr>
        <w:t>结构指针</w:t>
      </w:r>
    </w:p>
    <w:p w:rsidR="00065188" w:rsidRDefault="00065188" w:rsidP="00D4013B">
      <w:pPr>
        <w:pStyle w:val="-0202"/>
      </w:pPr>
      <w:r>
        <w:rPr>
          <w:rFonts w:hint="eastAsia"/>
        </w:rPr>
        <w:t>返回值</w:t>
      </w:r>
    </w:p>
    <w:p w:rsidR="00F33A84" w:rsidRDefault="00AD690C" w:rsidP="00F33A84">
      <w:r>
        <w:rPr>
          <w:lang w:val="en-US"/>
        </w:rPr>
        <w:t>0</w:t>
      </w:r>
      <w:r w:rsidR="00F33A84">
        <w:t>:</w:t>
      </w:r>
      <w:r w:rsidR="00F33A84">
        <w:tab/>
      </w:r>
      <w:r>
        <w:tab/>
      </w:r>
      <w:r>
        <w:tab/>
      </w:r>
      <w:r>
        <w:tab/>
      </w:r>
      <w:r w:rsidR="00F33A84">
        <w:rPr>
          <w:rFonts w:hint="eastAsia"/>
        </w:rPr>
        <w:t>成功</w:t>
      </w:r>
    </w:p>
    <w:p w:rsidR="003805B5" w:rsidRDefault="00AD690C" w:rsidP="003805B5">
      <w:pPr>
        <w:rPr>
          <w:szCs w:val="21"/>
        </w:rPr>
      </w:pPr>
      <w:r>
        <w:rPr>
          <w:rFonts w:hint="eastAsia"/>
          <w:szCs w:val="21"/>
        </w:rPr>
        <w:t>非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：</w:t>
      </w:r>
      <w:r w:rsidR="00F33A84" w:rsidRPr="003865F4">
        <w:rPr>
          <w:szCs w:val="21"/>
        </w:rPr>
        <w:tab/>
      </w:r>
      <w:r w:rsidR="00F33A84" w:rsidRPr="003865F4">
        <w:rPr>
          <w:szCs w:val="21"/>
        </w:rPr>
        <w:tab/>
      </w:r>
      <w:r w:rsidR="00F33A84" w:rsidRPr="003865F4">
        <w:rPr>
          <w:szCs w:val="21"/>
        </w:rPr>
        <w:tab/>
      </w:r>
      <w:r w:rsidR="00F33A84" w:rsidRPr="003865F4">
        <w:rPr>
          <w:rFonts w:hint="eastAsia"/>
          <w:szCs w:val="21"/>
        </w:rPr>
        <w:t>失败</w:t>
      </w:r>
    </w:p>
    <w:p w:rsidR="00C3563C" w:rsidRDefault="00C3563C" w:rsidP="0054505D">
      <w:pPr>
        <w:pStyle w:val="3"/>
      </w:pPr>
      <w:bookmarkStart w:id="579" w:name="_Toc510079844"/>
      <w:bookmarkStart w:id="580" w:name="_Toc510097369"/>
      <w:bookmarkStart w:id="581" w:name="_Toc510098542"/>
      <w:bookmarkStart w:id="582" w:name="_Toc510098764"/>
      <w:bookmarkStart w:id="583" w:name="_Toc510102021"/>
      <w:bookmarkStart w:id="584" w:name="_Toc510102137"/>
      <w:bookmarkStart w:id="585" w:name="_Toc510102519"/>
      <w:bookmarkStart w:id="586" w:name="_Toc14963232"/>
      <w:r>
        <w:rPr>
          <w:rFonts w:hint="eastAsia"/>
        </w:rPr>
        <w:t>网络连接成功的回</w:t>
      </w:r>
      <w:proofErr w:type="gramStart"/>
      <w:r>
        <w:rPr>
          <w:rFonts w:hint="eastAsia"/>
        </w:rPr>
        <w:t>调函数</w:t>
      </w:r>
      <w:proofErr w:type="gramEnd"/>
      <w:r w:rsidR="00C85C38">
        <w:rPr>
          <w:rFonts w:hint="eastAsia"/>
        </w:rPr>
        <w:t>-</w:t>
      </w:r>
      <w:proofErr w:type="spellStart"/>
      <w:r w:rsidR="007B6C12">
        <w:t>on_connected</w:t>
      </w:r>
      <w:proofErr w:type="spellEnd"/>
      <w:r w:rsidR="007B6C12">
        <w:t>_</w:t>
      </w:r>
      <w:bookmarkEnd w:id="579"/>
      <w:bookmarkEnd w:id="580"/>
      <w:bookmarkEnd w:id="581"/>
      <w:bookmarkEnd w:id="582"/>
      <w:bookmarkEnd w:id="583"/>
      <w:bookmarkEnd w:id="584"/>
      <w:bookmarkEnd w:id="585"/>
      <w:bookmarkEnd w:id="586"/>
    </w:p>
    <w:p w:rsidR="00F54E3F" w:rsidRDefault="00F54E3F" w:rsidP="00D4013B">
      <w:pPr>
        <w:pStyle w:val="-0202"/>
      </w:pPr>
      <w:r>
        <w:rPr>
          <w:rFonts w:hint="eastAsia"/>
        </w:rPr>
        <w:t>功能说明</w:t>
      </w:r>
    </w:p>
    <w:p w:rsidR="00F54E3F" w:rsidRPr="00B21535" w:rsidRDefault="009A15BF" w:rsidP="00F54E3F">
      <w:pPr>
        <w:rPr>
          <w:lang w:val="en-US"/>
        </w:rPr>
      </w:pPr>
      <w:r>
        <w:rPr>
          <w:rFonts w:hint="eastAsia"/>
          <w:lang w:val="en-US"/>
        </w:rPr>
        <w:t>网络连接成功</w:t>
      </w:r>
      <w:r w:rsidR="00C45F08">
        <w:rPr>
          <w:rFonts w:hint="eastAsia"/>
          <w:lang w:val="en-US"/>
        </w:rPr>
        <w:t>后，</w:t>
      </w:r>
      <w:r w:rsidR="00AE0292">
        <w:rPr>
          <w:rFonts w:hint="eastAsia"/>
          <w:lang w:val="en-US"/>
        </w:rPr>
        <w:t>该</w:t>
      </w:r>
      <w:r w:rsidR="00E96F70">
        <w:rPr>
          <w:rFonts w:hint="eastAsia"/>
          <w:lang w:val="en-US"/>
        </w:rPr>
        <w:t>回</w:t>
      </w:r>
      <w:proofErr w:type="gramStart"/>
      <w:r w:rsidR="00E96F70">
        <w:rPr>
          <w:rFonts w:hint="eastAsia"/>
          <w:lang w:val="en-US"/>
        </w:rPr>
        <w:t>调</w:t>
      </w:r>
      <w:r w:rsidR="005B53E0">
        <w:rPr>
          <w:rFonts w:hint="eastAsia"/>
          <w:lang w:val="en-US"/>
        </w:rPr>
        <w:t>函数</w:t>
      </w:r>
      <w:proofErr w:type="gramEnd"/>
      <w:r w:rsidR="00AE0292">
        <w:rPr>
          <w:rFonts w:hint="eastAsia"/>
          <w:lang w:val="en-US"/>
        </w:rPr>
        <w:t>会被调用</w:t>
      </w:r>
      <w:r w:rsidR="005922B0">
        <w:rPr>
          <w:rFonts w:hint="eastAsia"/>
          <w:lang w:val="en-US"/>
        </w:rPr>
        <w:t>。</w:t>
      </w:r>
    </w:p>
    <w:p w:rsidR="00F54E3F" w:rsidRDefault="00F54E3F" w:rsidP="00D4013B">
      <w:pPr>
        <w:pStyle w:val="-0202"/>
      </w:pPr>
      <w:r>
        <w:rPr>
          <w:rFonts w:hint="eastAsia"/>
        </w:rPr>
        <w:t>函数原型</w:t>
      </w:r>
    </w:p>
    <w:p w:rsidR="00F54E3F" w:rsidRPr="00917D00" w:rsidRDefault="0018356E" w:rsidP="00F54E3F">
      <w:r>
        <w:rPr>
          <w:szCs w:val="21"/>
        </w:rPr>
        <w:t>void</w:t>
      </w:r>
      <w:r w:rsidR="005456B0" w:rsidRPr="00145BF4">
        <w:rPr>
          <w:szCs w:val="21"/>
        </w:rPr>
        <w:t xml:space="preserve"> (*</w:t>
      </w:r>
      <w:proofErr w:type="spellStart"/>
      <w:r w:rsidR="005456B0" w:rsidRPr="00C1624F">
        <w:rPr>
          <w:szCs w:val="21"/>
        </w:rPr>
        <w:t>on_connected</w:t>
      </w:r>
      <w:proofErr w:type="spellEnd"/>
      <w:r w:rsidR="005456B0">
        <w:rPr>
          <w:szCs w:val="21"/>
        </w:rPr>
        <w:t>_)</w:t>
      </w:r>
      <w:r w:rsidR="005456B0" w:rsidRPr="00C1624F">
        <w:rPr>
          <w:szCs w:val="21"/>
        </w:rPr>
        <w:t xml:space="preserve"> </w:t>
      </w:r>
      <w:r w:rsidR="005456B0" w:rsidRPr="00145BF4">
        <w:rPr>
          <w:szCs w:val="21"/>
        </w:rPr>
        <w:t xml:space="preserve">(void * </w:t>
      </w:r>
      <w:proofErr w:type="spellStart"/>
      <w:r w:rsidR="005456B0" w:rsidRPr="00145BF4">
        <w:rPr>
          <w:szCs w:val="21"/>
        </w:rPr>
        <w:t>ctx</w:t>
      </w:r>
      <w:proofErr w:type="spellEnd"/>
      <w:r w:rsidR="005456B0" w:rsidRPr="00145BF4">
        <w:rPr>
          <w:szCs w:val="21"/>
        </w:rPr>
        <w:t>);</w:t>
      </w:r>
    </w:p>
    <w:p w:rsidR="00F54E3F" w:rsidRDefault="00F54E3F" w:rsidP="00D4013B">
      <w:pPr>
        <w:pStyle w:val="-0202"/>
      </w:pPr>
      <w:r>
        <w:rPr>
          <w:rFonts w:hint="eastAsia"/>
        </w:rPr>
        <w:t>参数</w:t>
      </w:r>
    </w:p>
    <w:p w:rsidR="002D6703" w:rsidRDefault="002D6703" w:rsidP="00F54E3F">
      <w:pPr>
        <w:rPr>
          <w:lang w:val="en-US"/>
        </w:rPr>
      </w:pPr>
      <w:proofErr w:type="spellStart"/>
      <w:r>
        <w:rPr>
          <w:rFonts w:hint="eastAsia"/>
          <w:lang w:val="en-US"/>
        </w:rPr>
        <w:t>c</w:t>
      </w:r>
      <w:r>
        <w:rPr>
          <w:lang w:val="en-US"/>
        </w:rPr>
        <w:t>tx</w:t>
      </w:r>
      <w:proofErr w:type="spellEnd"/>
      <w:r>
        <w:rPr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="00AF6D28">
        <w:rPr>
          <w:lang w:val="en-US"/>
        </w:rPr>
        <w:tab/>
      </w:r>
      <w:r w:rsidR="00AF6D28">
        <w:rPr>
          <w:lang w:val="en-US"/>
        </w:rPr>
        <w:tab/>
      </w:r>
      <w:r>
        <w:rPr>
          <w:rFonts w:hint="eastAsia"/>
          <w:lang w:val="en-US"/>
        </w:rPr>
        <w:t>输入参数，</w:t>
      </w:r>
      <w:r w:rsidR="00396074">
        <w:rPr>
          <w:rFonts w:hint="eastAsia"/>
          <w:lang w:val="en-US"/>
        </w:rPr>
        <w:t>上下文参数</w:t>
      </w:r>
    </w:p>
    <w:p w:rsidR="00F54E3F" w:rsidRDefault="00F54E3F" w:rsidP="00D4013B">
      <w:pPr>
        <w:pStyle w:val="-0202"/>
      </w:pPr>
      <w:r>
        <w:rPr>
          <w:rFonts w:hint="eastAsia"/>
        </w:rPr>
        <w:t>返回值</w:t>
      </w:r>
    </w:p>
    <w:p w:rsidR="00C64C60" w:rsidRPr="008A1F52" w:rsidRDefault="008A1F52" w:rsidP="008A1F52">
      <w:pPr>
        <w:rPr>
          <w:lang w:val="en-US"/>
        </w:rPr>
      </w:pPr>
      <w:r>
        <w:rPr>
          <w:rFonts w:hint="eastAsia"/>
          <w:lang w:val="en-US"/>
        </w:rPr>
        <w:t>无</w:t>
      </w:r>
    </w:p>
    <w:p w:rsidR="00CC643D" w:rsidRDefault="00CC643D" w:rsidP="0054505D">
      <w:pPr>
        <w:pStyle w:val="3"/>
        <w:rPr>
          <w:lang w:val="en-US"/>
        </w:rPr>
      </w:pPr>
      <w:bookmarkStart w:id="587" w:name="_Toc510079845"/>
      <w:bookmarkStart w:id="588" w:name="_Toc510097370"/>
      <w:bookmarkStart w:id="589" w:name="_Toc510098543"/>
      <w:bookmarkStart w:id="590" w:name="_Toc510098765"/>
      <w:bookmarkStart w:id="591" w:name="_Toc510102022"/>
      <w:bookmarkStart w:id="592" w:name="_Toc510102138"/>
      <w:bookmarkStart w:id="593" w:name="_Toc510102520"/>
      <w:bookmarkStart w:id="594" w:name="_Toc14963233"/>
      <w:r>
        <w:rPr>
          <w:rFonts w:hint="eastAsia"/>
          <w:lang w:val="en-US"/>
        </w:rPr>
        <w:t>断开连接</w:t>
      </w:r>
      <w:r>
        <w:rPr>
          <w:rFonts w:hint="eastAsia"/>
          <w:lang w:val="en-US"/>
        </w:rPr>
        <w:t>-</w:t>
      </w:r>
      <w:proofErr w:type="spellStart"/>
      <w:r w:rsidRPr="002E2F8C">
        <w:rPr>
          <w:lang w:val="en-US"/>
        </w:rPr>
        <w:t>sge_session_disconnect</w:t>
      </w:r>
      <w:bookmarkEnd w:id="587"/>
      <w:bookmarkEnd w:id="588"/>
      <w:bookmarkEnd w:id="589"/>
      <w:bookmarkEnd w:id="590"/>
      <w:bookmarkEnd w:id="591"/>
      <w:bookmarkEnd w:id="592"/>
      <w:bookmarkEnd w:id="593"/>
      <w:bookmarkEnd w:id="594"/>
      <w:proofErr w:type="spellEnd"/>
    </w:p>
    <w:p w:rsidR="00CC643D" w:rsidRDefault="00CC643D" w:rsidP="00D4013B">
      <w:pPr>
        <w:pStyle w:val="-0202"/>
      </w:pPr>
      <w:r>
        <w:rPr>
          <w:rFonts w:hint="eastAsia"/>
        </w:rPr>
        <w:lastRenderedPageBreak/>
        <w:t>功能说明</w:t>
      </w:r>
    </w:p>
    <w:p w:rsidR="00CC643D" w:rsidRPr="007575BE" w:rsidRDefault="00CC643D" w:rsidP="00CC643D">
      <w:r>
        <w:rPr>
          <w:rFonts w:hint="eastAsia"/>
        </w:rPr>
        <w:t>断开与</w:t>
      </w:r>
      <w:r w:rsidR="00ED3467">
        <w:rPr>
          <w:rFonts w:hint="eastAsia"/>
        </w:rPr>
        <w:t>前置</w:t>
      </w:r>
      <w:r>
        <w:rPr>
          <w:rFonts w:hint="eastAsia"/>
        </w:rPr>
        <w:t>的连接</w:t>
      </w:r>
      <w:r w:rsidR="005069EE">
        <w:rPr>
          <w:rFonts w:hint="eastAsia"/>
        </w:rPr>
        <w:t>。</w:t>
      </w:r>
    </w:p>
    <w:p w:rsidR="00CC643D" w:rsidRDefault="00CC643D" w:rsidP="00D4013B">
      <w:pPr>
        <w:pStyle w:val="-0202"/>
      </w:pPr>
      <w:r>
        <w:rPr>
          <w:rFonts w:hint="eastAsia"/>
        </w:rPr>
        <w:t>函数原型</w:t>
      </w:r>
    </w:p>
    <w:p w:rsidR="00CC643D" w:rsidRPr="009B1DF8" w:rsidRDefault="00CC643D" w:rsidP="00CC643D">
      <w:pPr>
        <w:rPr>
          <w:lang w:val="en-US"/>
        </w:rPr>
      </w:pPr>
      <w:r w:rsidRPr="00157408">
        <w:rPr>
          <w:lang w:val="en-US"/>
        </w:rPr>
        <w:t xml:space="preserve">int </w:t>
      </w:r>
      <w:proofErr w:type="spellStart"/>
      <w:r w:rsidRPr="00157408">
        <w:rPr>
          <w:lang w:val="en-US"/>
        </w:rPr>
        <w:t>sge_session_</w:t>
      </w:r>
      <w:proofErr w:type="gramStart"/>
      <w:r w:rsidRPr="00157408">
        <w:rPr>
          <w:lang w:val="en-US"/>
        </w:rPr>
        <w:t>disconnect</w:t>
      </w:r>
      <w:proofErr w:type="spellEnd"/>
      <w:r w:rsidRPr="00157408">
        <w:rPr>
          <w:lang w:val="en-US"/>
        </w:rPr>
        <w:t>(</w:t>
      </w:r>
      <w:proofErr w:type="spellStart"/>
      <w:proofErr w:type="gramEnd"/>
      <w:r w:rsidRPr="00157408">
        <w:rPr>
          <w:lang w:val="en-US"/>
        </w:rPr>
        <w:t>sge_session_t</w:t>
      </w:r>
      <w:proofErr w:type="spellEnd"/>
      <w:r w:rsidRPr="00157408">
        <w:rPr>
          <w:lang w:val="en-US"/>
        </w:rPr>
        <w:t xml:space="preserve"> * </w:t>
      </w:r>
      <w:proofErr w:type="spellStart"/>
      <w:r w:rsidRPr="00157408">
        <w:rPr>
          <w:lang w:val="en-US"/>
        </w:rPr>
        <w:t>ptr</w:t>
      </w:r>
      <w:proofErr w:type="spellEnd"/>
      <w:r w:rsidRPr="00157408">
        <w:rPr>
          <w:lang w:val="en-US"/>
        </w:rPr>
        <w:t>);</w:t>
      </w:r>
    </w:p>
    <w:p w:rsidR="00CC643D" w:rsidRDefault="00CC643D" w:rsidP="00D4013B">
      <w:pPr>
        <w:pStyle w:val="-0202"/>
      </w:pPr>
      <w:r>
        <w:rPr>
          <w:rFonts w:hint="eastAsia"/>
        </w:rPr>
        <w:t>参数</w:t>
      </w:r>
    </w:p>
    <w:p w:rsidR="00CC643D" w:rsidRPr="00157408" w:rsidRDefault="00CC643D" w:rsidP="00CC643D">
      <w:pPr>
        <w:rPr>
          <w:lang w:val="en-US"/>
        </w:rPr>
      </w:pPr>
      <w:proofErr w:type="spellStart"/>
      <w:r>
        <w:rPr>
          <w:rFonts w:hint="eastAsia"/>
          <w:lang w:val="en-US"/>
        </w:rPr>
        <w:t>ptr</w:t>
      </w:r>
      <w:proofErr w:type="spellEnd"/>
      <w:r>
        <w:rPr>
          <w:rFonts w:hint="eastAsia"/>
          <w:lang w:val="en-US"/>
        </w:rPr>
        <w:t>：</w:t>
      </w:r>
      <w:r w:rsidR="00963DB9">
        <w:rPr>
          <w:lang w:val="en-US"/>
        </w:rPr>
        <w:tab/>
      </w:r>
      <w:r w:rsidR="00AF6D28">
        <w:rPr>
          <w:lang w:val="en-US"/>
        </w:rPr>
        <w:tab/>
      </w:r>
      <w:r w:rsidR="00AF6D28">
        <w:rPr>
          <w:lang w:val="en-US"/>
        </w:rPr>
        <w:tab/>
      </w:r>
      <w:r w:rsidR="008F29D2">
        <w:rPr>
          <w:rFonts w:hint="eastAsia"/>
          <w:lang w:val="en-US"/>
        </w:rPr>
        <w:t>输入参数</w:t>
      </w:r>
      <w:r>
        <w:rPr>
          <w:rFonts w:hint="eastAsia"/>
          <w:lang w:val="en-US"/>
        </w:rPr>
        <w:t>，</w:t>
      </w:r>
      <w:r>
        <w:rPr>
          <w:rFonts w:hint="eastAsia"/>
          <w:lang w:val="en-US"/>
        </w:rPr>
        <w:t>session</w:t>
      </w:r>
      <w:r>
        <w:rPr>
          <w:rFonts w:hint="eastAsia"/>
          <w:lang w:val="en-US"/>
        </w:rPr>
        <w:t>结构指针</w:t>
      </w:r>
    </w:p>
    <w:p w:rsidR="00CC643D" w:rsidRDefault="00CC643D" w:rsidP="00D4013B">
      <w:pPr>
        <w:pStyle w:val="-0202"/>
      </w:pPr>
      <w:r>
        <w:rPr>
          <w:rFonts w:hint="eastAsia"/>
        </w:rPr>
        <w:t>返回值</w:t>
      </w:r>
    </w:p>
    <w:p w:rsidR="002370E2" w:rsidRDefault="002370E2" w:rsidP="002370E2">
      <w:pPr>
        <w:rPr>
          <w:lang w:val="en-US"/>
        </w:rPr>
      </w:pPr>
      <w:r>
        <w:rPr>
          <w:rFonts w:hint="eastAsia"/>
          <w:lang w:val="en-US"/>
        </w:rPr>
        <w:t>0</w:t>
      </w:r>
      <w:r>
        <w:rPr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="00AF6D28">
        <w:rPr>
          <w:lang w:val="en-US"/>
        </w:rPr>
        <w:tab/>
      </w:r>
      <w:r w:rsidR="00AF6D28">
        <w:rPr>
          <w:lang w:val="en-US"/>
        </w:rPr>
        <w:tab/>
      </w:r>
      <w:r>
        <w:rPr>
          <w:rFonts w:hint="eastAsia"/>
          <w:lang w:val="en-US"/>
        </w:rPr>
        <w:t>成功</w:t>
      </w:r>
    </w:p>
    <w:p w:rsidR="002370E2" w:rsidRDefault="002370E2" w:rsidP="002370E2">
      <w:pPr>
        <w:rPr>
          <w:lang w:val="en-US"/>
        </w:rPr>
      </w:pPr>
      <w:r>
        <w:rPr>
          <w:rFonts w:hint="eastAsia"/>
          <w:lang w:val="en-US"/>
        </w:rPr>
        <w:t>非</w:t>
      </w:r>
      <w:r>
        <w:rPr>
          <w:rFonts w:hint="eastAsia"/>
          <w:lang w:val="en-US"/>
        </w:rPr>
        <w:t>0</w:t>
      </w:r>
      <w:r>
        <w:rPr>
          <w:lang w:val="en-US"/>
        </w:rPr>
        <w:t>:</w:t>
      </w:r>
      <w:r>
        <w:rPr>
          <w:lang w:val="en-US"/>
        </w:rPr>
        <w:tab/>
      </w:r>
      <w:r w:rsidR="00AF6D28">
        <w:rPr>
          <w:lang w:val="en-US"/>
        </w:rPr>
        <w:tab/>
      </w:r>
      <w:r w:rsidR="00AF6D28">
        <w:rPr>
          <w:lang w:val="en-US"/>
        </w:rPr>
        <w:tab/>
      </w:r>
      <w:r>
        <w:rPr>
          <w:rFonts w:hint="eastAsia"/>
          <w:lang w:val="en-US"/>
        </w:rPr>
        <w:t>失败</w:t>
      </w:r>
    </w:p>
    <w:p w:rsidR="000D503F" w:rsidRDefault="000D503F" w:rsidP="0054505D">
      <w:pPr>
        <w:pStyle w:val="3"/>
      </w:pPr>
      <w:bookmarkStart w:id="595" w:name="_Toc510079846"/>
      <w:bookmarkStart w:id="596" w:name="_Toc510097371"/>
      <w:bookmarkStart w:id="597" w:name="_Toc510098544"/>
      <w:bookmarkStart w:id="598" w:name="_Toc510098766"/>
      <w:bookmarkStart w:id="599" w:name="_Toc510102023"/>
      <w:bookmarkStart w:id="600" w:name="_Toc510102139"/>
      <w:bookmarkStart w:id="601" w:name="_Toc510102521"/>
      <w:bookmarkStart w:id="602" w:name="_Toc14963234"/>
      <w:r>
        <w:rPr>
          <w:rFonts w:hint="eastAsia"/>
        </w:rPr>
        <w:t>网络连接</w:t>
      </w:r>
      <w:r w:rsidR="00555E7D">
        <w:rPr>
          <w:rFonts w:hint="eastAsia"/>
        </w:rPr>
        <w:t>断开</w:t>
      </w:r>
      <w:r>
        <w:rPr>
          <w:rFonts w:hint="eastAsia"/>
        </w:rPr>
        <w:t>的回</w:t>
      </w:r>
      <w:proofErr w:type="gramStart"/>
      <w:r>
        <w:rPr>
          <w:rFonts w:hint="eastAsia"/>
        </w:rPr>
        <w:t>调函数</w:t>
      </w:r>
      <w:proofErr w:type="gramEnd"/>
      <w:r>
        <w:rPr>
          <w:rFonts w:hint="eastAsia"/>
        </w:rPr>
        <w:t>-</w:t>
      </w:r>
      <w:proofErr w:type="spellStart"/>
      <w:r>
        <w:t>on_</w:t>
      </w:r>
      <w:r w:rsidR="002D5B43">
        <w:t>dis</w:t>
      </w:r>
      <w:r>
        <w:t>connected</w:t>
      </w:r>
      <w:proofErr w:type="spellEnd"/>
      <w:r>
        <w:t>_</w:t>
      </w:r>
      <w:bookmarkEnd w:id="595"/>
      <w:bookmarkEnd w:id="596"/>
      <w:bookmarkEnd w:id="597"/>
      <w:bookmarkEnd w:id="598"/>
      <w:bookmarkEnd w:id="599"/>
      <w:bookmarkEnd w:id="600"/>
      <w:bookmarkEnd w:id="601"/>
      <w:bookmarkEnd w:id="602"/>
    </w:p>
    <w:p w:rsidR="000D503F" w:rsidRDefault="000D503F" w:rsidP="00D4013B">
      <w:pPr>
        <w:pStyle w:val="-0202"/>
      </w:pPr>
      <w:r>
        <w:rPr>
          <w:rFonts w:hint="eastAsia"/>
        </w:rPr>
        <w:t>功能说明</w:t>
      </w:r>
    </w:p>
    <w:p w:rsidR="000D503F" w:rsidRPr="00B21535" w:rsidRDefault="00C14353" w:rsidP="000D503F">
      <w:pPr>
        <w:rPr>
          <w:lang w:val="en-US"/>
        </w:rPr>
      </w:pPr>
      <w:r>
        <w:rPr>
          <w:rFonts w:hint="eastAsia"/>
          <w:lang w:val="en-US"/>
        </w:rPr>
        <w:t>网络断开连接时，</w:t>
      </w:r>
      <w:r w:rsidR="008E0BB7">
        <w:rPr>
          <w:rFonts w:hint="eastAsia"/>
          <w:lang w:val="en-US"/>
        </w:rPr>
        <w:t>该</w:t>
      </w:r>
      <w:r>
        <w:rPr>
          <w:rFonts w:hint="eastAsia"/>
          <w:lang w:val="en-US"/>
        </w:rPr>
        <w:t>回</w:t>
      </w:r>
      <w:proofErr w:type="gramStart"/>
      <w:r>
        <w:rPr>
          <w:rFonts w:hint="eastAsia"/>
          <w:lang w:val="en-US"/>
        </w:rPr>
        <w:t>调函数</w:t>
      </w:r>
      <w:proofErr w:type="gramEnd"/>
      <w:r w:rsidR="008E0BB7">
        <w:rPr>
          <w:rFonts w:hint="eastAsia"/>
          <w:lang w:val="en-US"/>
        </w:rPr>
        <w:t>会被调用</w:t>
      </w:r>
      <w:r w:rsidR="004F3726">
        <w:rPr>
          <w:rFonts w:hint="eastAsia"/>
          <w:lang w:val="en-US"/>
        </w:rPr>
        <w:t>。</w:t>
      </w:r>
    </w:p>
    <w:p w:rsidR="000D503F" w:rsidRDefault="000D503F" w:rsidP="00D4013B">
      <w:pPr>
        <w:pStyle w:val="-0202"/>
      </w:pPr>
      <w:r>
        <w:rPr>
          <w:rFonts w:hint="eastAsia"/>
        </w:rPr>
        <w:t>函数原型</w:t>
      </w:r>
    </w:p>
    <w:p w:rsidR="000D503F" w:rsidRPr="00917D00" w:rsidRDefault="008A1F52" w:rsidP="000D503F">
      <w:r>
        <w:rPr>
          <w:szCs w:val="21"/>
        </w:rPr>
        <w:t>void</w:t>
      </w:r>
      <w:r w:rsidR="00830CEE" w:rsidRPr="00145BF4">
        <w:rPr>
          <w:szCs w:val="21"/>
        </w:rPr>
        <w:t xml:space="preserve"> (*</w:t>
      </w:r>
      <w:proofErr w:type="spellStart"/>
      <w:r w:rsidR="00830CEE">
        <w:rPr>
          <w:szCs w:val="21"/>
        </w:rPr>
        <w:t>on</w:t>
      </w:r>
      <w:r w:rsidR="00830CEE" w:rsidRPr="00145BF4">
        <w:rPr>
          <w:szCs w:val="21"/>
        </w:rPr>
        <w:t>_disconnected</w:t>
      </w:r>
      <w:proofErr w:type="spellEnd"/>
      <w:proofErr w:type="gramStart"/>
      <w:r w:rsidR="00830CEE" w:rsidRPr="00145BF4">
        <w:rPr>
          <w:szCs w:val="21"/>
        </w:rPr>
        <w:t>_)(</w:t>
      </w:r>
      <w:proofErr w:type="gramEnd"/>
      <w:r w:rsidR="00830CEE">
        <w:rPr>
          <w:szCs w:val="21"/>
        </w:rPr>
        <w:t xml:space="preserve">int </w:t>
      </w:r>
      <w:proofErr w:type="spellStart"/>
      <w:r w:rsidR="00830CEE">
        <w:rPr>
          <w:szCs w:val="21"/>
        </w:rPr>
        <w:t>error_no</w:t>
      </w:r>
      <w:proofErr w:type="spellEnd"/>
      <w:r w:rsidR="00830CEE">
        <w:rPr>
          <w:szCs w:val="21"/>
        </w:rPr>
        <w:t>,</w:t>
      </w:r>
      <w:r w:rsidR="00830CEE" w:rsidRPr="00145BF4">
        <w:rPr>
          <w:szCs w:val="21"/>
        </w:rPr>
        <w:t xml:space="preserve"> void * </w:t>
      </w:r>
      <w:proofErr w:type="spellStart"/>
      <w:r w:rsidR="00830CEE" w:rsidRPr="00145BF4">
        <w:rPr>
          <w:szCs w:val="21"/>
        </w:rPr>
        <w:t>ctx</w:t>
      </w:r>
      <w:proofErr w:type="spellEnd"/>
      <w:r w:rsidR="00830CEE" w:rsidRPr="00145BF4">
        <w:rPr>
          <w:szCs w:val="21"/>
        </w:rPr>
        <w:t>);</w:t>
      </w:r>
    </w:p>
    <w:p w:rsidR="000D503F" w:rsidRDefault="000D503F" w:rsidP="00D4013B">
      <w:pPr>
        <w:pStyle w:val="-0202"/>
      </w:pPr>
      <w:r>
        <w:rPr>
          <w:rFonts w:hint="eastAsia"/>
        </w:rPr>
        <w:t>参数</w:t>
      </w:r>
    </w:p>
    <w:p w:rsidR="006F4FB8" w:rsidDel="006F4FB8" w:rsidRDefault="003F5859">
      <w:pPr>
        <w:rPr>
          <w:del w:id="603" w:author="DELL-PC" w:date="2018-10-15T10:38:00Z"/>
          <w:lang w:val="en-US"/>
        </w:rPr>
      </w:pPr>
      <w:proofErr w:type="spellStart"/>
      <w:r>
        <w:rPr>
          <w:rFonts w:hint="eastAsia"/>
          <w:lang w:val="en-US"/>
        </w:rPr>
        <w:t>e</w:t>
      </w:r>
      <w:r>
        <w:rPr>
          <w:lang w:val="en-US"/>
        </w:rPr>
        <w:t>rror_no</w:t>
      </w:r>
      <w:proofErr w:type="spellEnd"/>
      <w:r>
        <w:rPr>
          <w:lang w:val="en-US"/>
        </w:rPr>
        <w:t>:</w:t>
      </w:r>
      <w:r>
        <w:rPr>
          <w:lang w:val="en-US"/>
        </w:rPr>
        <w:tab/>
      </w:r>
      <w:r w:rsidR="00F50A69">
        <w:rPr>
          <w:lang w:val="en-US"/>
        </w:rPr>
        <w:tab/>
      </w:r>
      <w:r w:rsidR="000E0248">
        <w:rPr>
          <w:lang w:val="en-US"/>
        </w:rPr>
        <w:tab/>
      </w:r>
      <w:r>
        <w:rPr>
          <w:rFonts w:hint="eastAsia"/>
          <w:lang w:val="en-US"/>
        </w:rPr>
        <w:t>输入参数，</w:t>
      </w:r>
      <w:r w:rsidR="00EE5E88">
        <w:rPr>
          <w:rFonts w:hint="eastAsia"/>
          <w:lang w:val="en-US"/>
        </w:rPr>
        <w:t>错误代码</w:t>
      </w:r>
    </w:p>
    <w:p w:rsidR="006F4FB8" w:rsidRDefault="006F4FB8">
      <w:pPr>
        <w:rPr>
          <w:ins w:id="604" w:author="DELL-PC" w:date="2018-10-15T10:40:00Z"/>
          <w:lang w:val="en-US"/>
        </w:rPr>
        <w:pPrChange w:id="605" w:author="DELL-PC" w:date="2018-10-17T10:00:00Z">
          <w:pPr>
            <w:ind w:left="1680"/>
          </w:pPr>
        </w:pPrChange>
      </w:pPr>
      <w:ins w:id="606" w:author="DELL-PC" w:date="2018-10-15T10:40:00Z">
        <w:r>
          <w:rPr>
            <w:rFonts w:hint="eastAsia"/>
            <w:lang w:val="en-US"/>
          </w:rPr>
          <w:t>取值：</w:t>
        </w:r>
      </w:ins>
    </w:p>
    <w:p w:rsidR="006F4FB8" w:rsidRDefault="006F4FB8" w:rsidP="006F4FB8">
      <w:pPr>
        <w:ind w:left="2100"/>
        <w:rPr>
          <w:ins w:id="607" w:author="DELL-PC" w:date="2018-10-15T10:40:00Z"/>
          <w:lang w:val="en-US"/>
        </w:rPr>
      </w:pPr>
      <w:ins w:id="608" w:author="DELL-PC" w:date="2018-10-15T10:40:00Z">
        <w:r>
          <w:rPr>
            <w:lang w:val="en-US"/>
          </w:rPr>
          <w:t>1</w:t>
        </w:r>
      </w:ins>
      <w:ins w:id="609" w:author="DELL-PC" w:date="2018-10-17T10:01:00Z">
        <w:r w:rsidR="00433166">
          <w:rPr>
            <w:rFonts w:hint="eastAsia"/>
            <w:lang w:val="en-US"/>
          </w:rPr>
          <w:t>：</w:t>
        </w:r>
      </w:ins>
      <w:ins w:id="610" w:author="DELL-PC" w:date="2018-10-15T10:40:00Z">
        <w:r>
          <w:rPr>
            <w:lang w:val="en-US"/>
          </w:rPr>
          <w:tab/>
          <w:t>API</w:t>
        </w:r>
        <w:proofErr w:type="gramStart"/>
        <w:r>
          <w:rPr>
            <w:rFonts w:hint="eastAsia"/>
            <w:lang w:val="en-US"/>
          </w:rPr>
          <w:t>端</w:t>
        </w:r>
      </w:ins>
      <w:ins w:id="611" w:author="DELL-PC" w:date="2018-10-15T10:41:00Z">
        <w:r>
          <w:rPr>
            <w:rFonts w:hint="eastAsia"/>
            <w:lang w:val="en-US"/>
          </w:rPr>
          <w:t>主动</w:t>
        </w:r>
        <w:proofErr w:type="gramEnd"/>
        <w:r>
          <w:rPr>
            <w:rFonts w:hint="eastAsia"/>
            <w:lang w:val="en-US"/>
          </w:rPr>
          <w:t>调用</w:t>
        </w:r>
        <w:proofErr w:type="spellStart"/>
        <w:r w:rsidRPr="002E2F8C">
          <w:rPr>
            <w:lang w:val="en-US"/>
          </w:rPr>
          <w:t>sge_session_disconnect</w:t>
        </w:r>
        <w:proofErr w:type="spellEnd"/>
        <w:r>
          <w:rPr>
            <w:rFonts w:hint="eastAsia"/>
            <w:lang w:val="en-US"/>
          </w:rPr>
          <w:t>断开连接</w:t>
        </w:r>
      </w:ins>
    </w:p>
    <w:p w:rsidR="006F4FB8" w:rsidRDefault="006F4FB8" w:rsidP="006F4FB8">
      <w:pPr>
        <w:ind w:left="2100"/>
        <w:rPr>
          <w:ins w:id="612" w:author="DELL-PC" w:date="2018-10-15T10:40:00Z"/>
          <w:lang w:val="en-US"/>
        </w:rPr>
      </w:pPr>
      <w:ins w:id="613" w:author="DELL-PC" w:date="2018-10-15T10:40:00Z">
        <w:r>
          <w:rPr>
            <w:lang w:val="en-US"/>
          </w:rPr>
          <w:t>2</w:t>
        </w:r>
      </w:ins>
      <w:ins w:id="614" w:author="DELL-PC" w:date="2018-10-17T10:01:00Z">
        <w:r w:rsidR="00433166">
          <w:rPr>
            <w:rFonts w:hint="eastAsia"/>
            <w:lang w:val="en-US"/>
          </w:rPr>
          <w:t>：</w:t>
        </w:r>
      </w:ins>
      <w:ins w:id="615" w:author="DELL-PC" w:date="2018-10-15T10:41:00Z">
        <w:r>
          <w:rPr>
            <w:lang w:val="en-US"/>
          </w:rPr>
          <w:tab/>
          <w:t>API</w:t>
        </w:r>
        <w:r>
          <w:rPr>
            <w:rFonts w:hint="eastAsia"/>
            <w:lang w:val="en-US"/>
          </w:rPr>
          <w:t>被动断开连接（包括网络</w:t>
        </w:r>
      </w:ins>
      <w:ins w:id="616" w:author="DELL-PC" w:date="2018-10-15T10:42:00Z">
        <w:r>
          <w:rPr>
            <w:rFonts w:hint="eastAsia"/>
            <w:lang w:val="en-US"/>
          </w:rPr>
          <w:t>原因</w:t>
        </w:r>
      </w:ins>
      <w:ins w:id="617" w:author="DELL-PC" w:date="2018-10-15T10:41:00Z">
        <w:r>
          <w:rPr>
            <w:rFonts w:hint="eastAsia"/>
            <w:lang w:val="en-US"/>
          </w:rPr>
          <w:t>，服务端断开连接</w:t>
        </w:r>
      </w:ins>
      <w:ins w:id="618" w:author="DELL-PC" w:date="2018-10-15T10:43:00Z">
        <w:r>
          <w:rPr>
            <w:rFonts w:hint="eastAsia"/>
            <w:lang w:val="en-US"/>
          </w:rPr>
          <w:t>等</w:t>
        </w:r>
      </w:ins>
      <w:ins w:id="619" w:author="DELL-PC" w:date="2018-10-15T10:41:00Z">
        <w:r>
          <w:rPr>
            <w:rFonts w:hint="eastAsia"/>
            <w:lang w:val="en-US"/>
          </w:rPr>
          <w:t>）</w:t>
        </w:r>
      </w:ins>
    </w:p>
    <w:p w:rsidR="006F4FB8" w:rsidRPr="006F4FB8" w:rsidRDefault="006F4FB8">
      <w:pPr>
        <w:ind w:left="2100"/>
        <w:rPr>
          <w:ins w:id="620" w:author="DELL-PC" w:date="2018-10-15T10:40:00Z"/>
          <w:lang w:val="en-US"/>
        </w:rPr>
        <w:pPrChange w:id="621" w:author="DELL-PC" w:date="2018-10-15T10:40:00Z">
          <w:pPr/>
        </w:pPrChange>
      </w:pPr>
      <w:ins w:id="622" w:author="DELL-PC" w:date="2018-10-15T10:42:00Z">
        <w:r>
          <w:rPr>
            <w:lang w:val="en-US"/>
          </w:rPr>
          <w:t>3</w:t>
        </w:r>
      </w:ins>
      <w:ins w:id="623" w:author="DELL-PC" w:date="2018-10-17T10:01:00Z">
        <w:r w:rsidR="00433166">
          <w:rPr>
            <w:rFonts w:hint="eastAsia"/>
            <w:lang w:val="en-US"/>
          </w:rPr>
          <w:t>：</w:t>
        </w:r>
      </w:ins>
      <w:ins w:id="624" w:author="DELL-PC" w:date="2018-10-15T10:42:00Z">
        <w:r>
          <w:rPr>
            <w:lang w:val="en-US"/>
          </w:rPr>
          <w:tab/>
          <w:t>API</w:t>
        </w:r>
        <w:r>
          <w:rPr>
            <w:rFonts w:hint="eastAsia"/>
            <w:lang w:val="en-US"/>
          </w:rPr>
          <w:t>检测到心跳超时断开连接</w:t>
        </w:r>
      </w:ins>
    </w:p>
    <w:p w:rsidR="003C3329" w:rsidRDefault="003C3329" w:rsidP="003C3329">
      <w:pPr>
        <w:rPr>
          <w:lang w:val="en-US"/>
        </w:rPr>
      </w:pPr>
      <w:proofErr w:type="spellStart"/>
      <w:r>
        <w:rPr>
          <w:rFonts w:hint="eastAsia"/>
          <w:lang w:val="en-US"/>
        </w:rPr>
        <w:t>c</w:t>
      </w:r>
      <w:r>
        <w:rPr>
          <w:lang w:val="en-US"/>
        </w:rPr>
        <w:t>tx</w:t>
      </w:r>
      <w:proofErr w:type="spellEnd"/>
      <w:r>
        <w:rPr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0E0248">
        <w:rPr>
          <w:lang w:val="en-US"/>
        </w:rPr>
        <w:tab/>
      </w:r>
      <w:r>
        <w:rPr>
          <w:rFonts w:hint="eastAsia"/>
          <w:lang w:val="en-US"/>
        </w:rPr>
        <w:t>输入参数，上下文参数</w:t>
      </w:r>
    </w:p>
    <w:p w:rsidR="000D503F" w:rsidRDefault="000D503F" w:rsidP="00D4013B">
      <w:pPr>
        <w:pStyle w:val="-0202"/>
      </w:pPr>
      <w:r>
        <w:rPr>
          <w:rFonts w:hint="eastAsia"/>
        </w:rPr>
        <w:t>返回值</w:t>
      </w:r>
    </w:p>
    <w:p w:rsidR="00AB4DEC" w:rsidRPr="00EE271E" w:rsidRDefault="00AB4DEC" w:rsidP="00AB4DEC">
      <w:pPr>
        <w:rPr>
          <w:lang w:val="en-US"/>
        </w:rPr>
      </w:pPr>
      <w:bookmarkStart w:id="625" w:name="_Toc510079847"/>
      <w:bookmarkStart w:id="626" w:name="_Toc510097372"/>
      <w:bookmarkStart w:id="627" w:name="_Toc510098545"/>
      <w:bookmarkStart w:id="628" w:name="_Toc510098767"/>
      <w:bookmarkStart w:id="629" w:name="_Toc510102024"/>
      <w:bookmarkStart w:id="630" w:name="_Toc510102140"/>
      <w:bookmarkStart w:id="631" w:name="_Toc510102522"/>
      <w:r>
        <w:rPr>
          <w:rFonts w:hint="eastAsia"/>
          <w:lang w:val="en-US"/>
        </w:rPr>
        <w:t>无</w:t>
      </w:r>
    </w:p>
    <w:p w:rsidR="004514BE" w:rsidRDefault="007C2DE5" w:rsidP="0054505D">
      <w:pPr>
        <w:pStyle w:val="3"/>
        <w:rPr>
          <w:lang w:val="en-US"/>
        </w:rPr>
      </w:pPr>
      <w:bookmarkStart w:id="632" w:name="_Toc14963235"/>
      <w:r>
        <w:rPr>
          <w:rFonts w:hint="eastAsia"/>
          <w:lang w:val="en-US"/>
        </w:rPr>
        <w:t>获取</w:t>
      </w:r>
      <w:r w:rsidR="003750B1">
        <w:rPr>
          <w:rFonts w:hint="eastAsia"/>
          <w:lang w:val="en-US"/>
        </w:rPr>
        <w:t>连接状态</w:t>
      </w:r>
      <w:r w:rsidR="007203D1">
        <w:rPr>
          <w:rFonts w:hint="eastAsia"/>
          <w:lang w:val="en-US"/>
        </w:rPr>
        <w:t>-</w:t>
      </w:r>
      <w:proofErr w:type="spellStart"/>
      <w:r w:rsidR="004514BE" w:rsidRPr="002E2F8C">
        <w:rPr>
          <w:lang w:val="en-US"/>
        </w:rPr>
        <w:t>sge_session_is_connected</w:t>
      </w:r>
      <w:bookmarkEnd w:id="625"/>
      <w:bookmarkEnd w:id="626"/>
      <w:bookmarkEnd w:id="627"/>
      <w:bookmarkEnd w:id="628"/>
      <w:bookmarkEnd w:id="629"/>
      <w:bookmarkEnd w:id="630"/>
      <w:bookmarkEnd w:id="631"/>
      <w:bookmarkEnd w:id="632"/>
      <w:proofErr w:type="spellEnd"/>
    </w:p>
    <w:p w:rsidR="004542AE" w:rsidRDefault="004542AE" w:rsidP="00D4013B">
      <w:pPr>
        <w:pStyle w:val="-0202"/>
      </w:pPr>
      <w:r>
        <w:rPr>
          <w:rFonts w:hint="eastAsia"/>
        </w:rPr>
        <w:t>功能说明</w:t>
      </w:r>
    </w:p>
    <w:p w:rsidR="00D85479" w:rsidRPr="00D85479" w:rsidRDefault="0022081C" w:rsidP="00E459C4">
      <w:pPr>
        <w:rPr>
          <w:lang w:val="en-US"/>
        </w:rPr>
      </w:pPr>
      <w:r>
        <w:rPr>
          <w:rFonts w:hint="eastAsia"/>
          <w:lang w:val="en-US"/>
        </w:rPr>
        <w:t>获取</w:t>
      </w:r>
      <w:r w:rsidR="00C97691">
        <w:rPr>
          <w:rFonts w:hint="eastAsia"/>
          <w:lang w:val="en-US"/>
        </w:rPr>
        <w:t>连接</w:t>
      </w:r>
      <w:r w:rsidR="00DA39CA">
        <w:rPr>
          <w:rFonts w:hint="eastAsia"/>
          <w:lang w:val="en-US"/>
        </w:rPr>
        <w:t>状态</w:t>
      </w:r>
      <w:r w:rsidR="00B71C2A">
        <w:rPr>
          <w:rFonts w:hint="eastAsia"/>
          <w:lang w:val="en-US"/>
        </w:rPr>
        <w:t>。</w:t>
      </w:r>
    </w:p>
    <w:p w:rsidR="004542AE" w:rsidRDefault="004542AE" w:rsidP="00D4013B">
      <w:pPr>
        <w:pStyle w:val="-0202"/>
      </w:pPr>
      <w:r>
        <w:rPr>
          <w:rFonts w:hint="eastAsia"/>
        </w:rPr>
        <w:t>函数原型</w:t>
      </w:r>
    </w:p>
    <w:p w:rsidR="00052179" w:rsidRPr="00052179" w:rsidRDefault="00BD0F55" w:rsidP="00E459C4">
      <w:pPr>
        <w:rPr>
          <w:lang w:val="en-US"/>
        </w:rPr>
      </w:pPr>
      <w:r>
        <w:rPr>
          <w:lang w:val="en-US"/>
        </w:rPr>
        <w:t>int</w:t>
      </w:r>
      <w:r w:rsidR="005D7CB2" w:rsidRPr="005D7CB2">
        <w:rPr>
          <w:lang w:val="en-US"/>
        </w:rPr>
        <w:t xml:space="preserve"> </w:t>
      </w:r>
      <w:proofErr w:type="spellStart"/>
      <w:r w:rsidR="005D7CB2" w:rsidRPr="005D7CB2">
        <w:rPr>
          <w:lang w:val="en-US"/>
        </w:rPr>
        <w:t>sge_session_is_</w:t>
      </w:r>
      <w:proofErr w:type="gramStart"/>
      <w:r w:rsidR="005D7CB2" w:rsidRPr="005D7CB2">
        <w:rPr>
          <w:lang w:val="en-US"/>
        </w:rPr>
        <w:t>connected</w:t>
      </w:r>
      <w:proofErr w:type="spellEnd"/>
      <w:r w:rsidR="005D7CB2" w:rsidRPr="005D7CB2">
        <w:rPr>
          <w:lang w:val="en-US"/>
        </w:rPr>
        <w:t>(</w:t>
      </w:r>
      <w:proofErr w:type="spellStart"/>
      <w:proofErr w:type="gramEnd"/>
      <w:r w:rsidR="005D7CB2" w:rsidRPr="005D7CB2">
        <w:rPr>
          <w:lang w:val="en-US"/>
        </w:rPr>
        <w:t>sge_session_t</w:t>
      </w:r>
      <w:proofErr w:type="spellEnd"/>
      <w:r w:rsidR="005D7CB2" w:rsidRPr="005D7CB2">
        <w:rPr>
          <w:lang w:val="en-US"/>
        </w:rPr>
        <w:t xml:space="preserve"> * </w:t>
      </w:r>
      <w:proofErr w:type="spellStart"/>
      <w:r w:rsidR="005D7CB2" w:rsidRPr="005D7CB2">
        <w:rPr>
          <w:lang w:val="en-US"/>
        </w:rPr>
        <w:t>ptr</w:t>
      </w:r>
      <w:proofErr w:type="spellEnd"/>
      <w:r w:rsidR="005D7CB2" w:rsidRPr="005D7CB2">
        <w:rPr>
          <w:lang w:val="en-US"/>
        </w:rPr>
        <w:t>);</w:t>
      </w:r>
    </w:p>
    <w:p w:rsidR="004542AE" w:rsidRDefault="004542AE" w:rsidP="00D4013B">
      <w:pPr>
        <w:pStyle w:val="-0202"/>
      </w:pPr>
      <w:r>
        <w:rPr>
          <w:rFonts w:hint="eastAsia"/>
        </w:rPr>
        <w:t>参数</w:t>
      </w:r>
    </w:p>
    <w:p w:rsidR="00EA37A8" w:rsidRPr="00EA37A8" w:rsidRDefault="00B965AB" w:rsidP="00E459C4">
      <w:pPr>
        <w:rPr>
          <w:lang w:val="en-US"/>
        </w:rPr>
      </w:pPr>
      <w:proofErr w:type="spellStart"/>
      <w:r>
        <w:rPr>
          <w:rFonts w:hint="eastAsia"/>
          <w:lang w:val="en-US"/>
        </w:rPr>
        <w:t>ptr</w:t>
      </w:r>
      <w:proofErr w:type="spellEnd"/>
      <w:r>
        <w:rPr>
          <w:rFonts w:hint="eastAsia"/>
          <w:lang w:val="en-US"/>
        </w:rPr>
        <w:t>：</w:t>
      </w:r>
      <w:r w:rsidR="00BE39A0">
        <w:rPr>
          <w:lang w:val="en-US"/>
        </w:rPr>
        <w:tab/>
      </w:r>
      <w:r w:rsidR="00C513C7">
        <w:rPr>
          <w:lang w:val="en-US"/>
        </w:rPr>
        <w:tab/>
      </w:r>
      <w:r w:rsidR="00C513C7">
        <w:rPr>
          <w:lang w:val="en-US"/>
        </w:rPr>
        <w:tab/>
      </w:r>
      <w:r w:rsidR="008F29D2">
        <w:rPr>
          <w:rFonts w:hint="eastAsia"/>
          <w:lang w:val="en-US"/>
        </w:rPr>
        <w:t>输入参数</w:t>
      </w:r>
      <w:r w:rsidR="001D0165">
        <w:rPr>
          <w:rFonts w:hint="eastAsia"/>
          <w:lang w:val="en-US"/>
        </w:rPr>
        <w:t>，</w:t>
      </w:r>
      <w:r w:rsidR="00866980">
        <w:rPr>
          <w:rFonts w:hint="eastAsia"/>
          <w:lang w:val="en-US"/>
        </w:rPr>
        <w:t>session</w:t>
      </w:r>
      <w:r w:rsidR="00901180">
        <w:rPr>
          <w:rFonts w:hint="eastAsia"/>
          <w:lang w:val="en-US"/>
        </w:rPr>
        <w:t>结构指针</w:t>
      </w:r>
    </w:p>
    <w:p w:rsidR="004542AE" w:rsidRDefault="004542AE" w:rsidP="00D4013B">
      <w:pPr>
        <w:pStyle w:val="-0202"/>
      </w:pPr>
      <w:r>
        <w:rPr>
          <w:rFonts w:hint="eastAsia"/>
        </w:rPr>
        <w:t>返回值</w:t>
      </w:r>
    </w:p>
    <w:p w:rsidR="002370E2" w:rsidRDefault="002370E2" w:rsidP="002370E2">
      <w:pPr>
        <w:rPr>
          <w:lang w:val="en-US"/>
        </w:rPr>
      </w:pPr>
      <w:r>
        <w:rPr>
          <w:lang w:val="en-US"/>
        </w:rPr>
        <w:t>1:</w:t>
      </w:r>
      <w:r>
        <w:rPr>
          <w:lang w:val="en-US"/>
        </w:rPr>
        <w:tab/>
      </w:r>
      <w:r>
        <w:rPr>
          <w:lang w:val="en-US"/>
        </w:rPr>
        <w:tab/>
      </w:r>
      <w:r w:rsidR="00C513C7">
        <w:rPr>
          <w:lang w:val="en-US"/>
        </w:rPr>
        <w:tab/>
      </w:r>
      <w:r w:rsidR="00C513C7">
        <w:rPr>
          <w:lang w:val="en-US"/>
        </w:rPr>
        <w:tab/>
      </w:r>
      <w:r>
        <w:rPr>
          <w:rFonts w:hint="eastAsia"/>
          <w:lang w:val="en-US"/>
        </w:rPr>
        <w:t>连接</w:t>
      </w:r>
      <w:r w:rsidR="00F71F1B">
        <w:rPr>
          <w:rFonts w:hint="eastAsia"/>
          <w:lang w:val="en-US"/>
        </w:rPr>
        <w:t>正常</w:t>
      </w:r>
    </w:p>
    <w:p w:rsidR="002370E2" w:rsidRDefault="002370E2" w:rsidP="002370E2">
      <w:pPr>
        <w:rPr>
          <w:lang w:val="en-US"/>
        </w:rPr>
      </w:pPr>
      <w:r>
        <w:rPr>
          <w:rFonts w:hint="eastAsia"/>
          <w:lang w:val="en-US"/>
        </w:rPr>
        <w:t>0</w:t>
      </w:r>
      <w:r>
        <w:rPr>
          <w:lang w:val="en-US"/>
        </w:rPr>
        <w:t>:</w:t>
      </w:r>
      <w:r>
        <w:rPr>
          <w:lang w:val="en-US"/>
        </w:rPr>
        <w:tab/>
      </w:r>
      <w:r w:rsidR="00C513C7">
        <w:rPr>
          <w:lang w:val="en-US"/>
        </w:rPr>
        <w:tab/>
      </w:r>
      <w:r w:rsidR="00C513C7">
        <w:rPr>
          <w:lang w:val="en-US"/>
        </w:rPr>
        <w:tab/>
      </w:r>
      <w:r w:rsidR="00BD0F55">
        <w:rPr>
          <w:lang w:val="en-US"/>
        </w:rPr>
        <w:tab/>
      </w:r>
      <w:r w:rsidR="00F71F1B">
        <w:rPr>
          <w:rFonts w:hint="eastAsia"/>
          <w:lang w:val="en-US"/>
        </w:rPr>
        <w:t>连接断开</w:t>
      </w:r>
    </w:p>
    <w:p w:rsidR="000D503F" w:rsidRDefault="0084221B" w:rsidP="0054505D">
      <w:pPr>
        <w:pStyle w:val="3"/>
      </w:pPr>
      <w:bookmarkStart w:id="633" w:name="_Toc510079849"/>
      <w:bookmarkStart w:id="634" w:name="_Toc510097374"/>
      <w:bookmarkStart w:id="635" w:name="_Toc510098547"/>
      <w:bookmarkStart w:id="636" w:name="_Toc510098769"/>
      <w:bookmarkStart w:id="637" w:name="_Toc510102026"/>
      <w:bookmarkStart w:id="638" w:name="_Toc510102142"/>
      <w:bookmarkStart w:id="639" w:name="_Toc510102524"/>
      <w:bookmarkStart w:id="640" w:name="_Toc14963236"/>
      <w:r>
        <w:rPr>
          <w:rFonts w:hint="eastAsia"/>
        </w:rPr>
        <w:t>接收报文</w:t>
      </w:r>
      <w:r w:rsidR="000D503F">
        <w:rPr>
          <w:rFonts w:hint="eastAsia"/>
        </w:rPr>
        <w:t>的回</w:t>
      </w:r>
      <w:proofErr w:type="gramStart"/>
      <w:r w:rsidR="000D503F">
        <w:rPr>
          <w:rFonts w:hint="eastAsia"/>
        </w:rPr>
        <w:t>调函数</w:t>
      </w:r>
      <w:proofErr w:type="gramEnd"/>
      <w:r w:rsidR="000D503F">
        <w:rPr>
          <w:rFonts w:hint="eastAsia"/>
        </w:rPr>
        <w:t>-</w:t>
      </w:r>
      <w:proofErr w:type="spellStart"/>
      <w:r w:rsidR="000D503F">
        <w:t>on_</w:t>
      </w:r>
      <w:r w:rsidR="00F45267">
        <w:t>read</w:t>
      </w:r>
      <w:proofErr w:type="spellEnd"/>
      <w:r w:rsidR="000D503F">
        <w:t>_</w:t>
      </w:r>
      <w:bookmarkEnd w:id="633"/>
      <w:bookmarkEnd w:id="634"/>
      <w:bookmarkEnd w:id="635"/>
      <w:bookmarkEnd w:id="636"/>
      <w:bookmarkEnd w:id="637"/>
      <w:bookmarkEnd w:id="638"/>
      <w:bookmarkEnd w:id="639"/>
      <w:bookmarkEnd w:id="640"/>
    </w:p>
    <w:p w:rsidR="000D503F" w:rsidRDefault="000D503F" w:rsidP="00D4013B">
      <w:pPr>
        <w:pStyle w:val="-0202"/>
      </w:pPr>
      <w:r>
        <w:rPr>
          <w:rFonts w:hint="eastAsia"/>
        </w:rPr>
        <w:t>功能说明</w:t>
      </w:r>
    </w:p>
    <w:p w:rsidR="00D21FA8" w:rsidRPr="00B21535" w:rsidRDefault="007427E7" w:rsidP="00D21FA8">
      <w:pPr>
        <w:rPr>
          <w:lang w:val="en-US"/>
        </w:rPr>
      </w:pPr>
      <w:r>
        <w:rPr>
          <w:rFonts w:hint="eastAsia"/>
        </w:rPr>
        <w:t>接收到前置返回的应答或者推送的通知流报文时，会</w:t>
      </w:r>
      <w:r w:rsidR="00E745D4">
        <w:rPr>
          <w:rFonts w:hint="eastAsia"/>
        </w:rPr>
        <w:t>回</w:t>
      </w:r>
      <w:r>
        <w:rPr>
          <w:rFonts w:hint="eastAsia"/>
        </w:rPr>
        <w:t>调此函数进行相应的处理</w:t>
      </w:r>
      <w:r w:rsidR="00400CAB">
        <w:rPr>
          <w:rFonts w:hint="eastAsia"/>
          <w:lang w:val="en-US"/>
        </w:rPr>
        <w:t>。</w:t>
      </w:r>
    </w:p>
    <w:p w:rsidR="000D503F" w:rsidRDefault="000D503F" w:rsidP="00D4013B">
      <w:pPr>
        <w:pStyle w:val="-0202"/>
      </w:pPr>
      <w:r>
        <w:rPr>
          <w:rFonts w:hint="eastAsia"/>
        </w:rPr>
        <w:t>函数原型</w:t>
      </w:r>
    </w:p>
    <w:p w:rsidR="000D503F" w:rsidRPr="00917D00" w:rsidRDefault="0018356E" w:rsidP="000D503F">
      <w:r>
        <w:rPr>
          <w:szCs w:val="21"/>
        </w:rPr>
        <w:t>void</w:t>
      </w:r>
      <w:r w:rsidR="000D503F" w:rsidRPr="00145BF4">
        <w:rPr>
          <w:szCs w:val="21"/>
        </w:rPr>
        <w:t xml:space="preserve"> (*</w:t>
      </w:r>
      <w:proofErr w:type="spellStart"/>
      <w:r w:rsidR="000D503F" w:rsidRPr="00D6581D">
        <w:rPr>
          <w:szCs w:val="21"/>
        </w:rPr>
        <w:t>on_read</w:t>
      </w:r>
      <w:proofErr w:type="spellEnd"/>
      <w:proofErr w:type="gramStart"/>
      <w:r w:rsidR="000D503F" w:rsidRPr="00D6581D">
        <w:rPr>
          <w:szCs w:val="21"/>
        </w:rPr>
        <w:t>_</w:t>
      </w:r>
      <w:r w:rsidR="000D503F" w:rsidRPr="00145BF4">
        <w:rPr>
          <w:szCs w:val="21"/>
        </w:rPr>
        <w:t>)(</w:t>
      </w:r>
      <w:proofErr w:type="gramEnd"/>
      <w:r w:rsidR="00C01991" w:rsidRPr="00145BF4">
        <w:rPr>
          <w:szCs w:val="21"/>
        </w:rPr>
        <w:t>int type,</w:t>
      </w:r>
      <w:r w:rsidR="00C01991">
        <w:rPr>
          <w:szCs w:val="21"/>
        </w:rPr>
        <w:t xml:space="preserve"> </w:t>
      </w:r>
      <w:proofErr w:type="spellStart"/>
      <w:r w:rsidR="000D503F" w:rsidRPr="00145BF4">
        <w:rPr>
          <w:szCs w:val="21"/>
        </w:rPr>
        <w:t>const</w:t>
      </w:r>
      <w:proofErr w:type="spellEnd"/>
      <w:r w:rsidR="000D503F" w:rsidRPr="00145BF4">
        <w:rPr>
          <w:szCs w:val="21"/>
        </w:rPr>
        <w:t xml:space="preserve"> char * </w:t>
      </w:r>
      <w:proofErr w:type="spellStart"/>
      <w:r w:rsidR="000D503F">
        <w:rPr>
          <w:szCs w:val="21"/>
        </w:rPr>
        <w:t>gtp_</w:t>
      </w:r>
      <w:r w:rsidR="000D503F" w:rsidRPr="00145BF4">
        <w:rPr>
          <w:szCs w:val="21"/>
        </w:rPr>
        <w:t>msg</w:t>
      </w:r>
      <w:proofErr w:type="spellEnd"/>
      <w:r w:rsidR="000D503F" w:rsidRPr="00145BF4">
        <w:rPr>
          <w:szCs w:val="21"/>
        </w:rPr>
        <w:t xml:space="preserve">, </w:t>
      </w:r>
      <w:r w:rsidR="000D503F">
        <w:rPr>
          <w:szCs w:val="21"/>
        </w:rPr>
        <w:t xml:space="preserve">unsigned int </w:t>
      </w:r>
      <w:proofErr w:type="spellStart"/>
      <w:r w:rsidR="000D503F">
        <w:rPr>
          <w:szCs w:val="21"/>
        </w:rPr>
        <w:t>len</w:t>
      </w:r>
      <w:proofErr w:type="spellEnd"/>
      <w:r w:rsidR="000D503F">
        <w:rPr>
          <w:szCs w:val="21"/>
        </w:rPr>
        <w:t xml:space="preserve">, </w:t>
      </w:r>
      <w:r w:rsidR="000D503F" w:rsidRPr="00145BF4">
        <w:rPr>
          <w:szCs w:val="21"/>
        </w:rPr>
        <w:t xml:space="preserve">void * </w:t>
      </w:r>
      <w:proofErr w:type="spellStart"/>
      <w:r w:rsidR="000D503F" w:rsidRPr="00145BF4">
        <w:rPr>
          <w:szCs w:val="21"/>
        </w:rPr>
        <w:t>ctx</w:t>
      </w:r>
      <w:proofErr w:type="spellEnd"/>
      <w:r w:rsidR="000D503F" w:rsidRPr="00145BF4">
        <w:rPr>
          <w:szCs w:val="21"/>
        </w:rPr>
        <w:t>);</w:t>
      </w:r>
    </w:p>
    <w:p w:rsidR="000D503F" w:rsidRDefault="000D503F" w:rsidP="00D4013B">
      <w:pPr>
        <w:pStyle w:val="-0202"/>
      </w:pPr>
      <w:r>
        <w:rPr>
          <w:rFonts w:hint="eastAsia"/>
        </w:rPr>
        <w:t>参数</w:t>
      </w:r>
    </w:p>
    <w:p w:rsidR="00ED34C2" w:rsidRDefault="00421797" w:rsidP="000D503F">
      <w:pPr>
        <w:rPr>
          <w:lang w:val="en-US"/>
        </w:rPr>
      </w:pPr>
      <w:r>
        <w:rPr>
          <w:lang w:val="en-US"/>
        </w:rPr>
        <w:t>type:</w:t>
      </w:r>
      <w:r w:rsidRPr="00CA3F86">
        <w:rPr>
          <w:rFonts w:hint="eastAsia"/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rFonts w:hint="eastAsia"/>
          <w:lang w:val="en-US"/>
        </w:rPr>
        <w:t>输入参数，报文类型</w:t>
      </w:r>
    </w:p>
    <w:p w:rsidR="00ED34C2" w:rsidRDefault="00ED34C2" w:rsidP="00C22F4C">
      <w:pPr>
        <w:ind w:left="1680"/>
        <w:rPr>
          <w:lang w:val="en-US"/>
        </w:rPr>
      </w:pPr>
      <w:r>
        <w:rPr>
          <w:rFonts w:hint="eastAsia"/>
          <w:lang w:val="en-US"/>
        </w:rPr>
        <w:t>取值：</w:t>
      </w:r>
    </w:p>
    <w:p w:rsidR="00286C0A" w:rsidRDefault="00ED34C2" w:rsidP="00C22F4C">
      <w:pPr>
        <w:ind w:left="2100"/>
        <w:rPr>
          <w:lang w:val="en-US"/>
        </w:rPr>
      </w:pPr>
      <w:r>
        <w:rPr>
          <w:lang w:val="en-US"/>
        </w:rPr>
        <w:lastRenderedPageBreak/>
        <w:t xml:space="preserve">#define </w:t>
      </w:r>
      <w:r w:rsidRPr="00EC3F7D">
        <w:rPr>
          <w:lang w:val="en-US"/>
        </w:rPr>
        <w:t>MSG_TYPE_PLAIN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286C0A">
        <w:rPr>
          <w:lang w:val="en-US"/>
        </w:rPr>
        <w:t>1</w:t>
      </w:r>
      <w:r>
        <w:rPr>
          <w:lang w:val="en-US"/>
        </w:rPr>
        <w:tab/>
        <w:t>//</w:t>
      </w:r>
      <w:r>
        <w:rPr>
          <w:rFonts w:hint="eastAsia"/>
          <w:lang w:val="en-US"/>
        </w:rPr>
        <w:t>表示明文报文</w:t>
      </w:r>
    </w:p>
    <w:p w:rsidR="00ED34C2" w:rsidRDefault="00286C0A" w:rsidP="00C22F4C">
      <w:pPr>
        <w:ind w:left="2100"/>
        <w:rPr>
          <w:lang w:val="en-US"/>
        </w:rPr>
      </w:pPr>
      <w:r>
        <w:rPr>
          <w:lang w:val="en-US"/>
        </w:rPr>
        <w:t xml:space="preserve">#define </w:t>
      </w:r>
      <w:r w:rsidRPr="00EC3F7D">
        <w:rPr>
          <w:lang w:val="en-US"/>
        </w:rPr>
        <w:t>MSG_TYPE_CIPHER</w:t>
      </w:r>
      <w:r>
        <w:rPr>
          <w:lang w:val="en-US"/>
        </w:rPr>
        <w:t xml:space="preserve"> 4 </w:t>
      </w:r>
      <w:r>
        <w:rPr>
          <w:lang w:val="en-US"/>
        </w:rPr>
        <w:tab/>
        <w:t>//</w:t>
      </w:r>
      <w:r>
        <w:rPr>
          <w:rFonts w:hint="eastAsia"/>
          <w:lang w:val="en-US"/>
        </w:rPr>
        <w:t>表示加密报文</w:t>
      </w:r>
    </w:p>
    <w:p w:rsidR="000D503F" w:rsidRDefault="00744EF4" w:rsidP="000D503F">
      <w:pPr>
        <w:rPr>
          <w:lang w:val="en-US"/>
        </w:rPr>
      </w:pPr>
      <w:proofErr w:type="spellStart"/>
      <w:r>
        <w:rPr>
          <w:lang w:val="en-US"/>
        </w:rPr>
        <w:t>gtp_msg</w:t>
      </w:r>
      <w:proofErr w:type="spellEnd"/>
      <w:r w:rsidR="000D503F">
        <w:rPr>
          <w:lang w:val="en-US"/>
        </w:rPr>
        <w:t>:</w:t>
      </w:r>
      <w:r w:rsidR="000D503F">
        <w:rPr>
          <w:lang w:val="en-US"/>
        </w:rPr>
        <w:tab/>
      </w:r>
      <w:r w:rsidR="0018356E">
        <w:rPr>
          <w:lang w:val="en-US"/>
        </w:rPr>
        <w:tab/>
      </w:r>
      <w:r w:rsidR="001E3641">
        <w:rPr>
          <w:lang w:val="en-US"/>
        </w:rPr>
        <w:tab/>
      </w:r>
      <w:r w:rsidR="000D503F">
        <w:rPr>
          <w:rFonts w:hint="eastAsia"/>
          <w:lang w:val="en-US"/>
        </w:rPr>
        <w:t>输入参数，</w:t>
      </w:r>
      <w:proofErr w:type="spellStart"/>
      <w:r w:rsidR="008B0005">
        <w:rPr>
          <w:lang w:val="en-US"/>
        </w:rPr>
        <w:t>gtp</w:t>
      </w:r>
      <w:proofErr w:type="spellEnd"/>
      <w:r w:rsidR="008B0005">
        <w:rPr>
          <w:rFonts w:hint="eastAsia"/>
          <w:lang w:val="en-US"/>
        </w:rPr>
        <w:t>格式</w:t>
      </w:r>
      <w:r w:rsidR="003D621E">
        <w:rPr>
          <w:rFonts w:hint="eastAsia"/>
          <w:lang w:val="en-US"/>
        </w:rPr>
        <w:t>的</w:t>
      </w:r>
      <w:r w:rsidR="008B0005">
        <w:rPr>
          <w:rFonts w:hint="eastAsia"/>
          <w:lang w:val="en-US"/>
        </w:rPr>
        <w:t>报文</w:t>
      </w:r>
    </w:p>
    <w:p w:rsidR="000D503F" w:rsidRDefault="005846F5" w:rsidP="00421797">
      <w:pPr>
        <w:rPr>
          <w:lang w:val="en-US"/>
        </w:rPr>
      </w:pPr>
      <w:proofErr w:type="spellStart"/>
      <w:r>
        <w:rPr>
          <w:lang w:val="en-US"/>
        </w:rPr>
        <w:t>len</w:t>
      </w:r>
      <w:proofErr w:type="spellEnd"/>
      <w:r w:rsidR="000D503F">
        <w:rPr>
          <w:lang w:val="en-US"/>
        </w:rPr>
        <w:t>:</w:t>
      </w:r>
      <w:r w:rsidR="000D503F">
        <w:rPr>
          <w:lang w:val="en-US"/>
        </w:rPr>
        <w:tab/>
      </w:r>
      <w:r w:rsidR="000D503F">
        <w:rPr>
          <w:lang w:val="en-US"/>
        </w:rPr>
        <w:tab/>
      </w:r>
      <w:r w:rsidR="000D503F">
        <w:rPr>
          <w:lang w:val="en-US"/>
        </w:rPr>
        <w:tab/>
      </w:r>
      <w:r w:rsidR="001E3641">
        <w:rPr>
          <w:lang w:val="en-US"/>
        </w:rPr>
        <w:tab/>
      </w:r>
      <w:r w:rsidR="000D503F">
        <w:rPr>
          <w:rFonts w:hint="eastAsia"/>
          <w:lang w:val="en-US"/>
        </w:rPr>
        <w:t>输入参数，</w:t>
      </w:r>
      <w:proofErr w:type="spellStart"/>
      <w:r w:rsidR="00AE6A21">
        <w:rPr>
          <w:rFonts w:hint="eastAsia"/>
          <w:lang w:val="en-US"/>
        </w:rPr>
        <w:t>gtp</w:t>
      </w:r>
      <w:proofErr w:type="spellEnd"/>
      <w:r w:rsidR="00AE6A21">
        <w:rPr>
          <w:rFonts w:hint="eastAsia"/>
          <w:lang w:val="en-US"/>
        </w:rPr>
        <w:t>格式报文</w:t>
      </w:r>
      <w:r w:rsidR="00B73272">
        <w:rPr>
          <w:rFonts w:hint="eastAsia"/>
          <w:lang w:val="en-US"/>
        </w:rPr>
        <w:t>的</w:t>
      </w:r>
      <w:r w:rsidR="00AE6A21">
        <w:rPr>
          <w:rFonts w:hint="eastAsia"/>
          <w:lang w:val="en-US"/>
        </w:rPr>
        <w:t>长度</w:t>
      </w:r>
    </w:p>
    <w:p w:rsidR="000D503F" w:rsidRDefault="005846F5" w:rsidP="000D503F">
      <w:pPr>
        <w:rPr>
          <w:lang w:val="en-US"/>
        </w:rPr>
      </w:pPr>
      <w:proofErr w:type="spellStart"/>
      <w:r>
        <w:rPr>
          <w:lang w:val="en-US"/>
        </w:rPr>
        <w:t>ctx</w:t>
      </w:r>
      <w:proofErr w:type="spellEnd"/>
      <w:r w:rsidR="000D503F">
        <w:rPr>
          <w:lang w:val="en-US"/>
        </w:rPr>
        <w:t>:</w:t>
      </w:r>
      <w:r w:rsidR="000D503F" w:rsidRPr="00CA3F86">
        <w:rPr>
          <w:rFonts w:hint="eastAsia"/>
          <w:lang w:val="en-US"/>
        </w:rPr>
        <w:t xml:space="preserve"> </w:t>
      </w:r>
      <w:r w:rsidR="000D503F">
        <w:rPr>
          <w:lang w:val="en-US"/>
        </w:rPr>
        <w:tab/>
      </w:r>
      <w:r w:rsidR="000D503F">
        <w:rPr>
          <w:lang w:val="en-US"/>
        </w:rPr>
        <w:tab/>
      </w:r>
      <w:r w:rsidR="0099071D">
        <w:rPr>
          <w:lang w:val="en-US"/>
        </w:rPr>
        <w:tab/>
      </w:r>
      <w:r w:rsidR="001E3641">
        <w:rPr>
          <w:lang w:val="en-US"/>
        </w:rPr>
        <w:tab/>
      </w:r>
      <w:r w:rsidR="000D503F">
        <w:rPr>
          <w:rFonts w:hint="eastAsia"/>
          <w:lang w:val="en-US"/>
        </w:rPr>
        <w:t>输入参数，</w:t>
      </w:r>
      <w:r w:rsidR="00C26481">
        <w:rPr>
          <w:rFonts w:hint="eastAsia"/>
          <w:szCs w:val="21"/>
        </w:rPr>
        <w:t>上下文</w:t>
      </w:r>
      <w:r w:rsidR="003A3C76">
        <w:rPr>
          <w:rFonts w:hint="eastAsia"/>
          <w:szCs w:val="21"/>
        </w:rPr>
        <w:t>参数</w:t>
      </w:r>
    </w:p>
    <w:p w:rsidR="000D503F" w:rsidRDefault="000D503F" w:rsidP="00D4013B">
      <w:pPr>
        <w:pStyle w:val="-0202"/>
      </w:pPr>
      <w:r>
        <w:rPr>
          <w:rFonts w:hint="eastAsia"/>
        </w:rPr>
        <w:t>返回值</w:t>
      </w:r>
    </w:p>
    <w:p w:rsidR="004B5400" w:rsidRPr="00EE271E" w:rsidRDefault="004B5400" w:rsidP="004B5400">
      <w:pPr>
        <w:rPr>
          <w:lang w:val="en-US"/>
        </w:rPr>
      </w:pPr>
      <w:bookmarkStart w:id="641" w:name="_Toc510079850"/>
      <w:bookmarkStart w:id="642" w:name="_Toc510097375"/>
      <w:bookmarkStart w:id="643" w:name="_Toc510098548"/>
      <w:bookmarkStart w:id="644" w:name="_Toc510098770"/>
      <w:bookmarkStart w:id="645" w:name="_Toc510102027"/>
      <w:bookmarkStart w:id="646" w:name="_Toc510102143"/>
      <w:bookmarkStart w:id="647" w:name="_Toc510102525"/>
      <w:r>
        <w:rPr>
          <w:rFonts w:hint="eastAsia"/>
          <w:lang w:val="en-US"/>
        </w:rPr>
        <w:t>无</w:t>
      </w:r>
    </w:p>
    <w:p w:rsidR="004514BE" w:rsidRDefault="00833ACA" w:rsidP="0054505D">
      <w:pPr>
        <w:pStyle w:val="3"/>
        <w:rPr>
          <w:lang w:val="en-US"/>
        </w:rPr>
      </w:pPr>
      <w:bookmarkStart w:id="648" w:name="_Toc14963237"/>
      <w:r>
        <w:rPr>
          <w:rFonts w:hint="eastAsia"/>
          <w:lang w:val="en-US"/>
        </w:rPr>
        <w:t>获取连接</w:t>
      </w:r>
      <w:r w:rsidR="00A5590B">
        <w:rPr>
          <w:lang w:val="en-US"/>
        </w:rPr>
        <w:t>IP</w:t>
      </w:r>
      <w:r w:rsidR="00A5590B">
        <w:rPr>
          <w:rFonts w:hint="eastAsia"/>
          <w:lang w:val="en-US"/>
        </w:rPr>
        <w:t>地址</w:t>
      </w:r>
      <w:r>
        <w:rPr>
          <w:lang w:val="en-US"/>
        </w:rPr>
        <w:t>-</w:t>
      </w:r>
      <w:proofErr w:type="spellStart"/>
      <w:r w:rsidR="004514BE" w:rsidRPr="002E2F8C">
        <w:rPr>
          <w:lang w:val="en-US"/>
        </w:rPr>
        <w:t>sge_session_get_ip</w:t>
      </w:r>
      <w:bookmarkEnd w:id="641"/>
      <w:bookmarkEnd w:id="642"/>
      <w:bookmarkEnd w:id="643"/>
      <w:bookmarkEnd w:id="644"/>
      <w:bookmarkEnd w:id="645"/>
      <w:bookmarkEnd w:id="646"/>
      <w:bookmarkEnd w:id="647"/>
      <w:bookmarkEnd w:id="648"/>
      <w:proofErr w:type="spellEnd"/>
    </w:p>
    <w:p w:rsidR="001C1EFF" w:rsidRDefault="001C1EFF" w:rsidP="00D4013B">
      <w:pPr>
        <w:pStyle w:val="-0202"/>
      </w:pPr>
      <w:r>
        <w:rPr>
          <w:rFonts w:hint="eastAsia"/>
        </w:rPr>
        <w:t>功能说明</w:t>
      </w:r>
    </w:p>
    <w:p w:rsidR="00BA150E" w:rsidRPr="00BA150E" w:rsidRDefault="005E5159" w:rsidP="00E459C4">
      <w:pPr>
        <w:rPr>
          <w:lang w:val="en-US"/>
        </w:rPr>
      </w:pPr>
      <w:r>
        <w:rPr>
          <w:rFonts w:hint="eastAsia"/>
          <w:lang w:val="en-US"/>
        </w:rPr>
        <w:t>获取</w:t>
      </w:r>
      <w:r w:rsidR="001E3641">
        <w:rPr>
          <w:rFonts w:hint="eastAsia"/>
          <w:lang w:val="en-US"/>
        </w:rPr>
        <w:t>当前</w:t>
      </w:r>
      <w:r w:rsidR="002B7917">
        <w:rPr>
          <w:rFonts w:hint="eastAsia"/>
          <w:lang w:val="en-US"/>
        </w:rPr>
        <w:t>连接的</w:t>
      </w:r>
      <w:r w:rsidR="00C30853">
        <w:rPr>
          <w:lang w:val="en-US"/>
        </w:rPr>
        <w:t>IP</w:t>
      </w:r>
      <w:r w:rsidR="00BA150E">
        <w:rPr>
          <w:rFonts w:hint="eastAsia"/>
          <w:lang w:val="en-US"/>
        </w:rPr>
        <w:t>地址</w:t>
      </w:r>
      <w:r w:rsidR="00200072">
        <w:rPr>
          <w:rFonts w:hint="eastAsia"/>
          <w:lang w:val="en-US"/>
        </w:rPr>
        <w:t>。</w:t>
      </w:r>
    </w:p>
    <w:p w:rsidR="001C1EFF" w:rsidRDefault="001C1EFF" w:rsidP="00D4013B">
      <w:pPr>
        <w:pStyle w:val="-0202"/>
      </w:pPr>
      <w:r>
        <w:rPr>
          <w:rFonts w:hint="eastAsia"/>
        </w:rPr>
        <w:t>函数原型</w:t>
      </w:r>
    </w:p>
    <w:p w:rsidR="005E5159" w:rsidRPr="005E5159" w:rsidRDefault="00D97482" w:rsidP="00E459C4">
      <w:pPr>
        <w:rPr>
          <w:lang w:val="en-US"/>
        </w:rPr>
      </w:pPr>
      <w:r w:rsidRPr="00D97482">
        <w:rPr>
          <w:lang w:val="en-US"/>
        </w:rPr>
        <w:t xml:space="preserve">const char * </w:t>
      </w:r>
      <w:proofErr w:type="spellStart"/>
      <w:r w:rsidRPr="00D97482">
        <w:rPr>
          <w:lang w:val="en-US"/>
        </w:rPr>
        <w:t>sge_session_get_</w:t>
      </w:r>
      <w:proofErr w:type="gramStart"/>
      <w:r w:rsidRPr="00D97482">
        <w:rPr>
          <w:lang w:val="en-US"/>
        </w:rPr>
        <w:t>ip</w:t>
      </w:r>
      <w:proofErr w:type="spellEnd"/>
      <w:r w:rsidRPr="00D97482">
        <w:rPr>
          <w:lang w:val="en-US"/>
        </w:rPr>
        <w:t>(</w:t>
      </w:r>
      <w:proofErr w:type="spellStart"/>
      <w:proofErr w:type="gramEnd"/>
      <w:r w:rsidRPr="00D97482">
        <w:rPr>
          <w:lang w:val="en-US"/>
        </w:rPr>
        <w:t>sge_session_t</w:t>
      </w:r>
      <w:proofErr w:type="spellEnd"/>
      <w:r w:rsidRPr="00D97482">
        <w:rPr>
          <w:lang w:val="en-US"/>
        </w:rPr>
        <w:t xml:space="preserve"> * </w:t>
      </w:r>
      <w:proofErr w:type="spellStart"/>
      <w:r w:rsidRPr="00D97482">
        <w:rPr>
          <w:lang w:val="en-US"/>
        </w:rPr>
        <w:t>ptr</w:t>
      </w:r>
      <w:proofErr w:type="spellEnd"/>
      <w:r w:rsidRPr="00D97482">
        <w:rPr>
          <w:lang w:val="en-US"/>
        </w:rPr>
        <w:t>);</w:t>
      </w:r>
    </w:p>
    <w:p w:rsidR="001C1EFF" w:rsidRDefault="001C1EFF" w:rsidP="00D4013B">
      <w:pPr>
        <w:pStyle w:val="-0202"/>
      </w:pPr>
      <w:r>
        <w:rPr>
          <w:rFonts w:hint="eastAsia"/>
        </w:rPr>
        <w:t>参数</w:t>
      </w:r>
    </w:p>
    <w:p w:rsidR="00D97482" w:rsidRPr="00D97482" w:rsidRDefault="00693BE0" w:rsidP="00E459C4">
      <w:pPr>
        <w:rPr>
          <w:lang w:val="en-US"/>
        </w:rPr>
      </w:pPr>
      <w:proofErr w:type="spellStart"/>
      <w:r>
        <w:rPr>
          <w:rFonts w:hint="eastAsia"/>
          <w:lang w:val="en-US"/>
        </w:rPr>
        <w:t>ptr</w:t>
      </w:r>
      <w:proofErr w:type="spellEnd"/>
      <w:r>
        <w:rPr>
          <w:rFonts w:hint="eastAsia"/>
          <w:lang w:val="en-US"/>
        </w:rPr>
        <w:t>：</w:t>
      </w:r>
      <w:r w:rsidR="003E0094">
        <w:rPr>
          <w:lang w:val="en-US"/>
        </w:rPr>
        <w:tab/>
      </w:r>
      <w:r w:rsidR="001E3641">
        <w:rPr>
          <w:lang w:val="en-US"/>
        </w:rPr>
        <w:tab/>
      </w:r>
      <w:r w:rsidR="001E3641">
        <w:rPr>
          <w:lang w:val="en-US"/>
        </w:rPr>
        <w:tab/>
      </w:r>
      <w:r w:rsidR="008F29D2">
        <w:rPr>
          <w:rFonts w:hint="eastAsia"/>
          <w:lang w:val="en-US"/>
        </w:rPr>
        <w:t>输入参数</w:t>
      </w:r>
      <w:r>
        <w:rPr>
          <w:rFonts w:hint="eastAsia"/>
          <w:lang w:val="en-US"/>
        </w:rPr>
        <w:t>，</w:t>
      </w:r>
      <w:r>
        <w:rPr>
          <w:rFonts w:hint="eastAsia"/>
          <w:lang w:val="en-US"/>
        </w:rPr>
        <w:t>session</w:t>
      </w:r>
      <w:r>
        <w:rPr>
          <w:rFonts w:hint="eastAsia"/>
          <w:lang w:val="en-US"/>
        </w:rPr>
        <w:t>结构指针</w:t>
      </w:r>
    </w:p>
    <w:p w:rsidR="001C1EFF" w:rsidRDefault="001C1EFF" w:rsidP="00D4013B">
      <w:pPr>
        <w:pStyle w:val="-0202"/>
      </w:pPr>
      <w:r>
        <w:rPr>
          <w:rFonts w:hint="eastAsia"/>
        </w:rPr>
        <w:t>返回值</w:t>
      </w:r>
    </w:p>
    <w:p w:rsidR="00643E3D" w:rsidRDefault="00643E3D" w:rsidP="00643E3D">
      <w:pPr>
        <w:rPr>
          <w:lang w:val="en-US"/>
        </w:rPr>
      </w:pPr>
      <w:r>
        <w:rPr>
          <w:rFonts w:hint="eastAsia"/>
          <w:lang w:val="en-US"/>
        </w:rPr>
        <w:t>c</w:t>
      </w:r>
      <w:r>
        <w:rPr>
          <w:lang w:val="en-US"/>
        </w:rPr>
        <w:t>har*:</w:t>
      </w:r>
      <w:r>
        <w:rPr>
          <w:lang w:val="en-US"/>
        </w:rPr>
        <w:tab/>
      </w:r>
      <w:r w:rsidR="001E3641">
        <w:rPr>
          <w:lang w:val="en-US"/>
        </w:rPr>
        <w:tab/>
      </w:r>
      <w:r w:rsidR="001E3641">
        <w:rPr>
          <w:lang w:val="en-US"/>
        </w:rPr>
        <w:tab/>
      </w:r>
      <w:r>
        <w:rPr>
          <w:rFonts w:hint="eastAsia"/>
          <w:lang w:val="en-US"/>
        </w:rPr>
        <w:t>成功，返回</w:t>
      </w:r>
      <w:r w:rsidR="00D36598">
        <w:rPr>
          <w:rFonts w:hint="eastAsia"/>
          <w:lang w:val="en-US"/>
        </w:rPr>
        <w:t>所</w:t>
      </w:r>
      <w:r>
        <w:rPr>
          <w:rFonts w:hint="eastAsia"/>
          <w:lang w:val="en-US"/>
        </w:rPr>
        <w:t>连接的前置</w:t>
      </w:r>
      <w:r w:rsidR="00091A0D">
        <w:rPr>
          <w:rFonts w:hint="eastAsia"/>
          <w:lang w:val="en-US"/>
        </w:rPr>
        <w:t>的</w:t>
      </w:r>
      <w:r>
        <w:rPr>
          <w:rFonts w:hint="eastAsia"/>
          <w:lang w:val="en-US"/>
        </w:rPr>
        <w:t>I</w:t>
      </w:r>
      <w:r>
        <w:rPr>
          <w:lang w:val="en-US"/>
        </w:rPr>
        <w:t>P</w:t>
      </w:r>
      <w:r>
        <w:rPr>
          <w:rFonts w:hint="eastAsia"/>
          <w:lang w:val="en-US"/>
        </w:rPr>
        <w:t>地址</w:t>
      </w:r>
    </w:p>
    <w:p w:rsidR="00643E3D" w:rsidRPr="00643E3D" w:rsidRDefault="00DB69A7" w:rsidP="00643E3D">
      <w:pPr>
        <w:rPr>
          <w:lang w:val="en-US"/>
        </w:rPr>
      </w:pPr>
      <w:r>
        <w:rPr>
          <w:rFonts w:hint="eastAsia"/>
          <w:lang w:val="en-US"/>
        </w:rPr>
        <w:t>NULL</w:t>
      </w:r>
      <w:r w:rsidR="00643E3D">
        <w:rPr>
          <w:lang w:val="en-US"/>
        </w:rPr>
        <w:t>:</w:t>
      </w:r>
      <w:r w:rsidR="00643E3D">
        <w:rPr>
          <w:lang w:val="en-US"/>
        </w:rPr>
        <w:tab/>
      </w:r>
      <w:r w:rsidR="00643E3D">
        <w:rPr>
          <w:lang w:val="en-US"/>
        </w:rPr>
        <w:tab/>
      </w:r>
      <w:r>
        <w:rPr>
          <w:lang w:val="en-US"/>
        </w:rPr>
        <w:tab/>
      </w:r>
      <w:r w:rsidR="00643E3D">
        <w:rPr>
          <w:rFonts w:hint="eastAsia"/>
          <w:lang w:val="en-US"/>
        </w:rPr>
        <w:t>失败</w:t>
      </w:r>
    </w:p>
    <w:p w:rsidR="004D5583" w:rsidRDefault="004D5583" w:rsidP="0054505D">
      <w:pPr>
        <w:pStyle w:val="3"/>
        <w:rPr>
          <w:lang w:val="en-US"/>
        </w:rPr>
      </w:pPr>
      <w:bookmarkStart w:id="649" w:name="_Toc510079848"/>
      <w:bookmarkStart w:id="650" w:name="_Toc510097373"/>
      <w:bookmarkStart w:id="651" w:name="_Toc510098546"/>
      <w:bookmarkStart w:id="652" w:name="_Toc510098768"/>
      <w:bookmarkStart w:id="653" w:name="_Toc510102025"/>
      <w:bookmarkStart w:id="654" w:name="_Toc510102141"/>
      <w:bookmarkStart w:id="655" w:name="_Toc510102523"/>
      <w:bookmarkStart w:id="656" w:name="_Toc14963238"/>
      <w:bookmarkStart w:id="657" w:name="_Toc510079851"/>
      <w:bookmarkStart w:id="658" w:name="_Toc510097376"/>
      <w:bookmarkStart w:id="659" w:name="_Toc510098549"/>
      <w:bookmarkStart w:id="660" w:name="_Toc510098771"/>
      <w:bookmarkStart w:id="661" w:name="_Toc510102028"/>
      <w:bookmarkStart w:id="662" w:name="_Toc510102144"/>
      <w:bookmarkStart w:id="663" w:name="_Toc510102526"/>
      <w:r>
        <w:rPr>
          <w:rFonts w:hint="eastAsia"/>
          <w:lang w:val="en-US"/>
        </w:rPr>
        <w:t>发送消息</w:t>
      </w:r>
      <w:r>
        <w:rPr>
          <w:rFonts w:hint="eastAsia"/>
          <w:lang w:val="en-US"/>
        </w:rPr>
        <w:t>-</w:t>
      </w:r>
      <w:proofErr w:type="spellStart"/>
      <w:r w:rsidRPr="002E2F8C">
        <w:rPr>
          <w:lang w:val="en-US"/>
        </w:rPr>
        <w:t>sge_session_write</w:t>
      </w:r>
      <w:bookmarkEnd w:id="649"/>
      <w:bookmarkEnd w:id="650"/>
      <w:bookmarkEnd w:id="651"/>
      <w:bookmarkEnd w:id="652"/>
      <w:bookmarkEnd w:id="653"/>
      <w:bookmarkEnd w:id="654"/>
      <w:bookmarkEnd w:id="655"/>
      <w:bookmarkEnd w:id="656"/>
      <w:proofErr w:type="spellEnd"/>
    </w:p>
    <w:p w:rsidR="004D5583" w:rsidRDefault="004D5583" w:rsidP="004D5583">
      <w:pPr>
        <w:pStyle w:val="-0202"/>
      </w:pPr>
      <w:r>
        <w:rPr>
          <w:rFonts w:hint="eastAsia"/>
        </w:rPr>
        <w:t>功能说明</w:t>
      </w:r>
    </w:p>
    <w:p w:rsidR="004D5583" w:rsidRPr="00EF584A" w:rsidRDefault="004D5583" w:rsidP="004D5583">
      <w:pPr>
        <w:rPr>
          <w:lang w:val="en-US"/>
        </w:rPr>
      </w:pPr>
      <w:r>
        <w:rPr>
          <w:rFonts w:hint="eastAsia"/>
          <w:lang w:val="en-US"/>
        </w:rPr>
        <w:t>向前置发送消息报文。</w:t>
      </w:r>
    </w:p>
    <w:p w:rsidR="004D5583" w:rsidRDefault="004D5583" w:rsidP="004D5583">
      <w:pPr>
        <w:pStyle w:val="-0202"/>
      </w:pPr>
      <w:r>
        <w:rPr>
          <w:rFonts w:hint="eastAsia"/>
        </w:rPr>
        <w:t>函数原型</w:t>
      </w:r>
    </w:p>
    <w:p w:rsidR="004D5583" w:rsidRPr="00EF584A" w:rsidRDefault="004D5583" w:rsidP="004D5583">
      <w:pPr>
        <w:rPr>
          <w:lang w:val="en-US"/>
        </w:rPr>
      </w:pPr>
      <w:r w:rsidRPr="00A542EA">
        <w:rPr>
          <w:lang w:val="en-US"/>
        </w:rPr>
        <w:t xml:space="preserve">int </w:t>
      </w:r>
      <w:proofErr w:type="spellStart"/>
      <w:r w:rsidRPr="00A542EA">
        <w:rPr>
          <w:lang w:val="en-US"/>
        </w:rPr>
        <w:t>sge_session_</w:t>
      </w:r>
      <w:proofErr w:type="gramStart"/>
      <w:r w:rsidRPr="00A542EA">
        <w:rPr>
          <w:lang w:val="en-US"/>
        </w:rPr>
        <w:t>write</w:t>
      </w:r>
      <w:proofErr w:type="spellEnd"/>
      <w:r w:rsidRPr="00A542EA">
        <w:rPr>
          <w:lang w:val="en-US"/>
        </w:rPr>
        <w:t>(</w:t>
      </w:r>
      <w:proofErr w:type="spellStart"/>
      <w:proofErr w:type="gramEnd"/>
      <w:r w:rsidRPr="00A542EA">
        <w:rPr>
          <w:lang w:val="en-US"/>
        </w:rPr>
        <w:t>sge_session_t</w:t>
      </w:r>
      <w:proofErr w:type="spellEnd"/>
      <w:r w:rsidRPr="00A542EA">
        <w:rPr>
          <w:lang w:val="en-US"/>
        </w:rPr>
        <w:t xml:space="preserve"> * </w:t>
      </w:r>
      <w:proofErr w:type="spellStart"/>
      <w:r w:rsidRPr="00A542EA">
        <w:rPr>
          <w:lang w:val="en-US"/>
        </w:rPr>
        <w:t>ptr</w:t>
      </w:r>
      <w:proofErr w:type="spellEnd"/>
      <w:r w:rsidRPr="00A542EA">
        <w:rPr>
          <w:lang w:val="en-US"/>
        </w:rPr>
        <w:t xml:space="preserve">, int type, const char * </w:t>
      </w:r>
      <w:proofErr w:type="spellStart"/>
      <w:r w:rsidRPr="00A542EA">
        <w:rPr>
          <w:lang w:val="en-US"/>
        </w:rPr>
        <w:t>gtp_msg</w:t>
      </w:r>
      <w:proofErr w:type="spellEnd"/>
      <w:r w:rsidRPr="00A542EA">
        <w:rPr>
          <w:lang w:val="en-US"/>
        </w:rPr>
        <w:t xml:space="preserve">, unsigned int </w:t>
      </w:r>
      <w:proofErr w:type="spellStart"/>
      <w:r w:rsidRPr="00A542EA">
        <w:rPr>
          <w:lang w:val="en-US"/>
        </w:rPr>
        <w:t>len</w:t>
      </w:r>
      <w:proofErr w:type="spellEnd"/>
      <w:r w:rsidRPr="00A542EA">
        <w:rPr>
          <w:lang w:val="en-US"/>
        </w:rPr>
        <w:t>);</w:t>
      </w:r>
    </w:p>
    <w:p w:rsidR="004D5583" w:rsidRDefault="004D5583" w:rsidP="004D5583">
      <w:pPr>
        <w:pStyle w:val="-0202"/>
      </w:pPr>
      <w:r>
        <w:rPr>
          <w:rFonts w:hint="eastAsia"/>
        </w:rPr>
        <w:t>参数</w:t>
      </w:r>
    </w:p>
    <w:p w:rsidR="004D5583" w:rsidRDefault="004D5583" w:rsidP="004D5583">
      <w:pPr>
        <w:rPr>
          <w:lang w:val="en-US"/>
        </w:rPr>
      </w:pPr>
      <w:proofErr w:type="spellStart"/>
      <w:r>
        <w:rPr>
          <w:rFonts w:hint="eastAsia"/>
          <w:lang w:val="en-US"/>
        </w:rPr>
        <w:t>p</w:t>
      </w:r>
      <w:r>
        <w:rPr>
          <w:lang w:val="en-US"/>
        </w:rPr>
        <w:t>tr</w:t>
      </w:r>
      <w:proofErr w:type="spellEnd"/>
      <w:r>
        <w:rPr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rFonts w:hint="eastAsia"/>
          <w:lang w:val="en-US"/>
        </w:rPr>
        <w:t>输入参数，</w:t>
      </w:r>
      <w:r>
        <w:rPr>
          <w:rFonts w:hint="eastAsia"/>
          <w:lang w:val="en-US"/>
        </w:rPr>
        <w:t>session</w:t>
      </w:r>
      <w:r>
        <w:rPr>
          <w:rFonts w:hint="eastAsia"/>
          <w:lang w:val="en-US"/>
        </w:rPr>
        <w:t>结构指针</w:t>
      </w:r>
    </w:p>
    <w:p w:rsidR="004D5583" w:rsidRDefault="004D5583" w:rsidP="004D5583">
      <w:pPr>
        <w:rPr>
          <w:lang w:val="en-US"/>
        </w:rPr>
      </w:pPr>
      <w:r>
        <w:rPr>
          <w:rFonts w:hint="eastAsia"/>
          <w:lang w:val="en-US"/>
        </w:rPr>
        <w:t>t</w:t>
      </w:r>
      <w:r>
        <w:rPr>
          <w:lang w:val="en-US"/>
        </w:rPr>
        <w:t>ype: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rFonts w:hint="eastAsia"/>
          <w:lang w:val="en-US"/>
        </w:rPr>
        <w:t>输入参数，报文类型</w:t>
      </w:r>
    </w:p>
    <w:p w:rsidR="004D5583" w:rsidRDefault="004D5583" w:rsidP="004D5583">
      <w:pPr>
        <w:ind w:left="1680"/>
        <w:rPr>
          <w:lang w:val="en-US"/>
        </w:rPr>
      </w:pPr>
      <w:r>
        <w:rPr>
          <w:rFonts w:hint="eastAsia"/>
          <w:lang w:val="en-US"/>
        </w:rPr>
        <w:t>取值：</w:t>
      </w:r>
    </w:p>
    <w:p w:rsidR="004D5583" w:rsidRDefault="004D5583" w:rsidP="004D5583">
      <w:pPr>
        <w:ind w:left="2100"/>
        <w:rPr>
          <w:lang w:val="en-US"/>
        </w:rPr>
      </w:pPr>
      <w:r>
        <w:rPr>
          <w:lang w:val="en-US"/>
        </w:rPr>
        <w:t xml:space="preserve">#define </w:t>
      </w:r>
      <w:r w:rsidRPr="00EC3F7D">
        <w:rPr>
          <w:lang w:val="en-US"/>
        </w:rPr>
        <w:t>MSG_TYPE_PLAIN</w:t>
      </w:r>
      <w:r>
        <w:rPr>
          <w:lang w:val="en-US"/>
        </w:rPr>
        <w:t xml:space="preserve"> </w:t>
      </w:r>
      <w:r>
        <w:rPr>
          <w:lang w:val="en-US"/>
        </w:rPr>
        <w:tab/>
        <w:t xml:space="preserve">1 </w:t>
      </w:r>
      <w:r>
        <w:rPr>
          <w:lang w:val="en-US"/>
        </w:rPr>
        <w:tab/>
        <w:t>//</w:t>
      </w:r>
      <w:r>
        <w:rPr>
          <w:rFonts w:hint="eastAsia"/>
          <w:lang w:val="en-US"/>
        </w:rPr>
        <w:t>表示明文报文</w:t>
      </w:r>
    </w:p>
    <w:p w:rsidR="004D5583" w:rsidRDefault="004D5583" w:rsidP="004D5583">
      <w:pPr>
        <w:ind w:left="2100"/>
        <w:rPr>
          <w:lang w:val="en-US"/>
        </w:rPr>
      </w:pPr>
      <w:r>
        <w:rPr>
          <w:lang w:val="en-US"/>
        </w:rPr>
        <w:t xml:space="preserve">#define </w:t>
      </w:r>
      <w:r w:rsidRPr="00EC3F7D">
        <w:rPr>
          <w:lang w:val="en-US"/>
        </w:rPr>
        <w:t>MSG_TYPE_CIPHER</w:t>
      </w:r>
      <w:r>
        <w:rPr>
          <w:lang w:val="en-US"/>
        </w:rPr>
        <w:t xml:space="preserve"> 4 </w:t>
      </w:r>
      <w:r>
        <w:rPr>
          <w:lang w:val="en-US"/>
        </w:rPr>
        <w:tab/>
        <w:t>//</w:t>
      </w:r>
      <w:r>
        <w:rPr>
          <w:rFonts w:hint="eastAsia"/>
          <w:lang w:val="en-US"/>
        </w:rPr>
        <w:t>表示加密报文</w:t>
      </w:r>
    </w:p>
    <w:p w:rsidR="004D5583" w:rsidRDefault="004D5583" w:rsidP="004D5583">
      <w:pPr>
        <w:rPr>
          <w:lang w:val="en-US"/>
        </w:rPr>
      </w:pPr>
      <w:proofErr w:type="spellStart"/>
      <w:r>
        <w:rPr>
          <w:rFonts w:hint="eastAsia"/>
          <w:lang w:val="en-US"/>
        </w:rPr>
        <w:t>g</w:t>
      </w:r>
      <w:r>
        <w:rPr>
          <w:lang w:val="en-US"/>
        </w:rPr>
        <w:t>tp_msg</w:t>
      </w:r>
      <w:proofErr w:type="spellEnd"/>
      <w:r>
        <w:rPr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rFonts w:hint="eastAsia"/>
          <w:lang w:val="en-US"/>
        </w:rPr>
        <w:t>输入参数，</w:t>
      </w:r>
      <w:proofErr w:type="spellStart"/>
      <w:r>
        <w:rPr>
          <w:rFonts w:hint="eastAsia"/>
          <w:lang w:val="en-US"/>
        </w:rPr>
        <w:t>gtp</w:t>
      </w:r>
      <w:proofErr w:type="spellEnd"/>
      <w:r>
        <w:rPr>
          <w:rFonts w:hint="eastAsia"/>
          <w:lang w:val="en-US"/>
        </w:rPr>
        <w:t>格式报文</w:t>
      </w:r>
    </w:p>
    <w:p w:rsidR="004D5583" w:rsidRPr="00EF584A" w:rsidRDefault="004D5583" w:rsidP="004D5583">
      <w:pPr>
        <w:rPr>
          <w:lang w:val="en-US"/>
        </w:rPr>
      </w:pPr>
      <w:proofErr w:type="spellStart"/>
      <w:r>
        <w:rPr>
          <w:rFonts w:hint="eastAsia"/>
          <w:lang w:val="en-US"/>
        </w:rPr>
        <w:t>l</w:t>
      </w:r>
      <w:r>
        <w:rPr>
          <w:lang w:val="en-US"/>
        </w:rPr>
        <w:t>en</w:t>
      </w:r>
      <w:proofErr w:type="spellEnd"/>
      <w:r>
        <w:rPr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rFonts w:hint="eastAsia"/>
          <w:lang w:val="en-US"/>
        </w:rPr>
        <w:t>输入参数，</w:t>
      </w:r>
      <w:proofErr w:type="spellStart"/>
      <w:r>
        <w:rPr>
          <w:rFonts w:hint="eastAsia"/>
          <w:lang w:val="en-US"/>
        </w:rPr>
        <w:t>gtp</w:t>
      </w:r>
      <w:proofErr w:type="spellEnd"/>
      <w:r>
        <w:rPr>
          <w:rFonts w:hint="eastAsia"/>
          <w:lang w:val="en-US"/>
        </w:rPr>
        <w:t>格式报文的长度</w:t>
      </w:r>
    </w:p>
    <w:p w:rsidR="004D5583" w:rsidRDefault="004D5583" w:rsidP="004D5583">
      <w:pPr>
        <w:pStyle w:val="-0202"/>
      </w:pPr>
      <w:r>
        <w:rPr>
          <w:rFonts w:hint="eastAsia"/>
        </w:rPr>
        <w:t>返回值</w:t>
      </w:r>
    </w:p>
    <w:p w:rsidR="004D5583" w:rsidRDefault="004D5583" w:rsidP="004D5583">
      <w:pPr>
        <w:rPr>
          <w:lang w:val="en-US"/>
        </w:rPr>
      </w:pPr>
      <w:r>
        <w:rPr>
          <w:rFonts w:hint="eastAsia"/>
          <w:lang w:val="en-US"/>
        </w:rPr>
        <w:t>0</w:t>
      </w:r>
      <w:r>
        <w:rPr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rFonts w:hint="eastAsia"/>
          <w:lang w:val="en-US"/>
        </w:rPr>
        <w:t>成功</w:t>
      </w:r>
    </w:p>
    <w:p w:rsidR="004D5583" w:rsidRPr="00DE51A5" w:rsidRDefault="004D5583" w:rsidP="004D5583">
      <w:pPr>
        <w:rPr>
          <w:lang w:val="en-US"/>
        </w:rPr>
      </w:pPr>
      <w:r>
        <w:rPr>
          <w:rFonts w:hint="eastAsia"/>
          <w:lang w:val="en-US"/>
        </w:rPr>
        <w:t>非</w:t>
      </w:r>
      <w:r>
        <w:rPr>
          <w:rFonts w:hint="eastAsia"/>
          <w:lang w:val="en-US"/>
        </w:rPr>
        <w:t>0</w:t>
      </w:r>
      <w:r>
        <w:rPr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rFonts w:hint="eastAsia"/>
          <w:lang w:val="en-US"/>
        </w:rPr>
        <w:t>失败</w:t>
      </w:r>
    </w:p>
    <w:p w:rsidR="004514BE" w:rsidRDefault="009327E6" w:rsidP="0054505D">
      <w:pPr>
        <w:pStyle w:val="3"/>
        <w:rPr>
          <w:lang w:val="en-US"/>
        </w:rPr>
      </w:pPr>
      <w:bookmarkStart w:id="664" w:name="_Toc14963239"/>
      <w:r>
        <w:rPr>
          <w:rFonts w:hint="eastAsia"/>
          <w:lang w:val="en-US"/>
        </w:rPr>
        <w:t>获取连接端口</w:t>
      </w:r>
      <w:r>
        <w:rPr>
          <w:rFonts w:hint="eastAsia"/>
          <w:lang w:val="en-US"/>
        </w:rPr>
        <w:t>-</w:t>
      </w:r>
      <w:proofErr w:type="spellStart"/>
      <w:r w:rsidR="004514BE" w:rsidRPr="002E2F8C">
        <w:rPr>
          <w:lang w:val="en-US"/>
        </w:rPr>
        <w:t>sge_session_get_port</w:t>
      </w:r>
      <w:bookmarkEnd w:id="657"/>
      <w:bookmarkEnd w:id="658"/>
      <w:bookmarkEnd w:id="659"/>
      <w:bookmarkEnd w:id="660"/>
      <w:bookmarkEnd w:id="661"/>
      <w:bookmarkEnd w:id="662"/>
      <w:bookmarkEnd w:id="663"/>
      <w:bookmarkEnd w:id="664"/>
      <w:proofErr w:type="spellEnd"/>
    </w:p>
    <w:p w:rsidR="001C1EFF" w:rsidRDefault="001C1EFF" w:rsidP="00D4013B">
      <w:pPr>
        <w:pStyle w:val="-0202"/>
      </w:pPr>
      <w:r>
        <w:rPr>
          <w:rFonts w:hint="eastAsia"/>
        </w:rPr>
        <w:t>功能说明</w:t>
      </w:r>
    </w:p>
    <w:p w:rsidR="005B4F83" w:rsidRPr="005B4F83" w:rsidRDefault="00C47C22" w:rsidP="00E459C4">
      <w:pPr>
        <w:rPr>
          <w:lang w:val="en-US"/>
        </w:rPr>
      </w:pPr>
      <w:r>
        <w:rPr>
          <w:rFonts w:hint="eastAsia"/>
          <w:lang w:val="en-US"/>
        </w:rPr>
        <w:t>获取</w:t>
      </w:r>
      <w:r w:rsidR="000D1AE4">
        <w:rPr>
          <w:rFonts w:hint="eastAsia"/>
          <w:lang w:val="en-US"/>
        </w:rPr>
        <w:t>当前</w:t>
      </w:r>
      <w:r w:rsidR="006F7EE1">
        <w:rPr>
          <w:rFonts w:hint="eastAsia"/>
          <w:lang w:val="en-US"/>
        </w:rPr>
        <w:t>连接的端口</w:t>
      </w:r>
      <w:r w:rsidR="000D1AE4">
        <w:rPr>
          <w:rFonts w:hint="eastAsia"/>
          <w:lang w:val="en-US"/>
        </w:rPr>
        <w:t>。</w:t>
      </w:r>
    </w:p>
    <w:p w:rsidR="001C1EFF" w:rsidRDefault="001C1EFF" w:rsidP="00D4013B">
      <w:pPr>
        <w:pStyle w:val="-0202"/>
      </w:pPr>
      <w:r>
        <w:rPr>
          <w:rFonts w:hint="eastAsia"/>
        </w:rPr>
        <w:t>函数原型</w:t>
      </w:r>
    </w:p>
    <w:p w:rsidR="00E223C1" w:rsidRPr="00E223C1" w:rsidRDefault="00E223C1" w:rsidP="00E459C4">
      <w:pPr>
        <w:rPr>
          <w:lang w:val="en-US"/>
        </w:rPr>
      </w:pPr>
      <w:r w:rsidRPr="00E223C1">
        <w:rPr>
          <w:lang w:val="en-US"/>
        </w:rPr>
        <w:t xml:space="preserve">int </w:t>
      </w:r>
      <w:proofErr w:type="spellStart"/>
      <w:r w:rsidRPr="00E223C1">
        <w:rPr>
          <w:lang w:val="en-US"/>
        </w:rPr>
        <w:t>sge_session_get_</w:t>
      </w:r>
      <w:proofErr w:type="gramStart"/>
      <w:r w:rsidRPr="00E223C1">
        <w:rPr>
          <w:lang w:val="en-US"/>
        </w:rPr>
        <w:t>port</w:t>
      </w:r>
      <w:proofErr w:type="spellEnd"/>
      <w:r w:rsidRPr="00E223C1">
        <w:rPr>
          <w:lang w:val="en-US"/>
        </w:rPr>
        <w:t>(</w:t>
      </w:r>
      <w:proofErr w:type="spellStart"/>
      <w:proofErr w:type="gramEnd"/>
      <w:r w:rsidRPr="00E223C1">
        <w:rPr>
          <w:lang w:val="en-US"/>
        </w:rPr>
        <w:t>sge_session_t</w:t>
      </w:r>
      <w:proofErr w:type="spellEnd"/>
      <w:r w:rsidRPr="00E223C1">
        <w:rPr>
          <w:lang w:val="en-US"/>
        </w:rPr>
        <w:t xml:space="preserve"> * </w:t>
      </w:r>
      <w:proofErr w:type="spellStart"/>
      <w:r w:rsidRPr="00E223C1">
        <w:rPr>
          <w:lang w:val="en-US"/>
        </w:rPr>
        <w:t>ptr</w:t>
      </w:r>
      <w:proofErr w:type="spellEnd"/>
      <w:r w:rsidRPr="00E223C1">
        <w:rPr>
          <w:lang w:val="en-US"/>
        </w:rPr>
        <w:t>);</w:t>
      </w:r>
    </w:p>
    <w:p w:rsidR="001C1EFF" w:rsidRDefault="001C1EFF" w:rsidP="00D4013B">
      <w:pPr>
        <w:pStyle w:val="-0202"/>
      </w:pPr>
      <w:r>
        <w:rPr>
          <w:rFonts w:hint="eastAsia"/>
        </w:rPr>
        <w:t>参数</w:t>
      </w:r>
    </w:p>
    <w:p w:rsidR="00E223C1" w:rsidRPr="005B4F83" w:rsidRDefault="00E223C1" w:rsidP="00E459C4">
      <w:proofErr w:type="spellStart"/>
      <w:r>
        <w:rPr>
          <w:rFonts w:hint="eastAsia"/>
        </w:rPr>
        <w:lastRenderedPageBreak/>
        <w:t>ptr</w:t>
      </w:r>
      <w:proofErr w:type="spellEnd"/>
      <w:r>
        <w:rPr>
          <w:rFonts w:hint="eastAsia"/>
        </w:rPr>
        <w:t>：</w:t>
      </w:r>
      <w:r w:rsidR="00F849AE">
        <w:tab/>
      </w:r>
      <w:r w:rsidR="00091A0D">
        <w:tab/>
      </w:r>
      <w:r w:rsidR="00091A0D">
        <w:tab/>
      </w:r>
      <w:r w:rsidR="008F29D2">
        <w:rPr>
          <w:rFonts w:hint="eastAsia"/>
        </w:rPr>
        <w:t>输入参数</w:t>
      </w:r>
      <w:r>
        <w:rPr>
          <w:rFonts w:hint="eastAsia"/>
        </w:rPr>
        <w:t>，</w:t>
      </w:r>
      <w:r>
        <w:rPr>
          <w:rFonts w:hint="eastAsia"/>
        </w:rPr>
        <w:t>session</w:t>
      </w:r>
      <w:r>
        <w:rPr>
          <w:rFonts w:hint="eastAsia"/>
        </w:rPr>
        <w:t>结构指针</w:t>
      </w:r>
    </w:p>
    <w:p w:rsidR="001C1EFF" w:rsidRDefault="001C1EFF" w:rsidP="00D4013B">
      <w:pPr>
        <w:pStyle w:val="-0202"/>
      </w:pPr>
      <w:r>
        <w:rPr>
          <w:rFonts w:hint="eastAsia"/>
        </w:rPr>
        <w:t>返回值</w:t>
      </w:r>
    </w:p>
    <w:p w:rsidR="00F849AE" w:rsidRDefault="009951F1" w:rsidP="00F849AE">
      <w:pPr>
        <w:rPr>
          <w:lang w:val="en-US"/>
        </w:rPr>
      </w:pPr>
      <w:r>
        <w:rPr>
          <w:rFonts w:hint="eastAsia"/>
          <w:lang w:val="en-US"/>
        </w:rPr>
        <w:t>正整数</w:t>
      </w:r>
      <w:r w:rsidR="00F849AE">
        <w:rPr>
          <w:lang w:val="en-US"/>
        </w:rPr>
        <w:t>:</w:t>
      </w:r>
      <w:r w:rsidR="00F849AE">
        <w:rPr>
          <w:lang w:val="en-US"/>
        </w:rPr>
        <w:tab/>
      </w:r>
      <w:r w:rsidR="00091A0D">
        <w:rPr>
          <w:lang w:val="en-US"/>
        </w:rPr>
        <w:tab/>
      </w:r>
      <w:r w:rsidR="00091A0D">
        <w:rPr>
          <w:lang w:val="en-US"/>
        </w:rPr>
        <w:tab/>
      </w:r>
      <w:r w:rsidR="002D4FC1">
        <w:rPr>
          <w:rFonts w:hint="eastAsia"/>
          <w:lang w:val="en-US"/>
        </w:rPr>
        <w:t>成功，返回</w:t>
      </w:r>
      <w:r w:rsidR="00091A0D">
        <w:rPr>
          <w:rFonts w:hint="eastAsia"/>
          <w:lang w:val="en-US"/>
        </w:rPr>
        <w:t>连接的</w:t>
      </w:r>
      <w:r w:rsidR="009B622A">
        <w:rPr>
          <w:rFonts w:hint="eastAsia"/>
          <w:lang w:val="en-US"/>
        </w:rPr>
        <w:t>前置</w:t>
      </w:r>
      <w:r w:rsidR="002D4FC1">
        <w:rPr>
          <w:rFonts w:hint="eastAsia"/>
          <w:lang w:val="en-US"/>
        </w:rPr>
        <w:t>的端口</w:t>
      </w:r>
    </w:p>
    <w:p w:rsidR="00F849AE" w:rsidRPr="00F849AE" w:rsidRDefault="00F849AE" w:rsidP="00F849AE">
      <w:pPr>
        <w:rPr>
          <w:lang w:val="en-US"/>
        </w:rPr>
      </w:pPr>
      <w:r>
        <w:rPr>
          <w:rFonts w:hint="eastAsia"/>
          <w:lang w:val="en-US"/>
        </w:rPr>
        <w:t>-</w:t>
      </w:r>
      <w:r>
        <w:rPr>
          <w:lang w:val="en-US"/>
        </w:rPr>
        <w:t>1:</w:t>
      </w:r>
      <w:r>
        <w:rPr>
          <w:lang w:val="en-US"/>
        </w:rPr>
        <w:tab/>
      </w:r>
      <w:r w:rsidR="004E1A74">
        <w:rPr>
          <w:lang w:val="en-US"/>
        </w:rPr>
        <w:tab/>
      </w:r>
      <w:r w:rsidR="00091A0D">
        <w:rPr>
          <w:lang w:val="en-US"/>
        </w:rPr>
        <w:tab/>
      </w:r>
      <w:r w:rsidR="00091A0D">
        <w:rPr>
          <w:lang w:val="en-US"/>
        </w:rPr>
        <w:tab/>
      </w:r>
      <w:r>
        <w:rPr>
          <w:rFonts w:hint="eastAsia"/>
          <w:lang w:val="en-US"/>
        </w:rPr>
        <w:t>失败</w:t>
      </w:r>
    </w:p>
    <w:p w:rsidR="004514BE" w:rsidRDefault="0021272B" w:rsidP="0054505D">
      <w:pPr>
        <w:pStyle w:val="3"/>
        <w:rPr>
          <w:lang w:val="en-US"/>
        </w:rPr>
      </w:pPr>
      <w:bookmarkStart w:id="665" w:name="_Toc510079852"/>
      <w:bookmarkStart w:id="666" w:name="_Toc510097377"/>
      <w:bookmarkStart w:id="667" w:name="_Toc510098550"/>
      <w:bookmarkStart w:id="668" w:name="_Toc510098772"/>
      <w:bookmarkStart w:id="669" w:name="_Toc510102029"/>
      <w:bookmarkStart w:id="670" w:name="_Toc510102145"/>
      <w:bookmarkStart w:id="671" w:name="_Toc510102527"/>
      <w:bookmarkStart w:id="672" w:name="_Toc14963240"/>
      <w:r>
        <w:rPr>
          <w:rFonts w:hint="eastAsia"/>
          <w:lang w:val="en-US"/>
        </w:rPr>
        <w:t>获取心跳超时</w:t>
      </w:r>
      <w:r>
        <w:rPr>
          <w:rFonts w:hint="eastAsia"/>
          <w:lang w:val="en-US"/>
        </w:rPr>
        <w:t>-</w:t>
      </w:r>
      <w:proofErr w:type="spellStart"/>
      <w:r w:rsidR="004514BE" w:rsidRPr="002E2F8C">
        <w:rPr>
          <w:lang w:val="en-US"/>
        </w:rPr>
        <w:t>sge_session_get_heartbeat_timeout</w:t>
      </w:r>
      <w:bookmarkEnd w:id="665"/>
      <w:bookmarkEnd w:id="666"/>
      <w:bookmarkEnd w:id="667"/>
      <w:bookmarkEnd w:id="668"/>
      <w:bookmarkEnd w:id="669"/>
      <w:bookmarkEnd w:id="670"/>
      <w:bookmarkEnd w:id="671"/>
      <w:bookmarkEnd w:id="672"/>
      <w:proofErr w:type="spellEnd"/>
    </w:p>
    <w:p w:rsidR="001C1EFF" w:rsidRDefault="001C1EFF" w:rsidP="00D4013B">
      <w:pPr>
        <w:pStyle w:val="-0202"/>
      </w:pPr>
      <w:r>
        <w:rPr>
          <w:rFonts w:hint="eastAsia"/>
        </w:rPr>
        <w:t>功能说明</w:t>
      </w:r>
    </w:p>
    <w:p w:rsidR="00D33236" w:rsidRPr="00D33236" w:rsidRDefault="00266BF9" w:rsidP="00E459C4">
      <w:pPr>
        <w:rPr>
          <w:lang w:val="en-US"/>
        </w:rPr>
      </w:pPr>
      <w:r>
        <w:rPr>
          <w:rFonts w:hint="eastAsia"/>
          <w:lang w:val="en-US"/>
        </w:rPr>
        <w:t>获取心跳超时时间</w:t>
      </w:r>
      <w:r w:rsidR="00DA0732">
        <w:rPr>
          <w:rFonts w:hint="eastAsia"/>
          <w:lang w:val="en-US"/>
        </w:rPr>
        <w:t>。</w:t>
      </w:r>
    </w:p>
    <w:p w:rsidR="001C1EFF" w:rsidRDefault="001C1EFF" w:rsidP="00D4013B">
      <w:pPr>
        <w:pStyle w:val="-0202"/>
      </w:pPr>
      <w:r>
        <w:rPr>
          <w:rFonts w:hint="eastAsia"/>
        </w:rPr>
        <w:t>函数原型</w:t>
      </w:r>
    </w:p>
    <w:p w:rsidR="00744CC9" w:rsidRPr="00744CC9" w:rsidRDefault="00744CC9" w:rsidP="00E459C4">
      <w:pPr>
        <w:rPr>
          <w:lang w:val="en-US"/>
        </w:rPr>
      </w:pPr>
      <w:r w:rsidRPr="00744CC9">
        <w:rPr>
          <w:lang w:val="en-US"/>
        </w:rPr>
        <w:t xml:space="preserve">int </w:t>
      </w:r>
      <w:proofErr w:type="spellStart"/>
      <w:r w:rsidRPr="00744CC9">
        <w:rPr>
          <w:lang w:val="en-US"/>
        </w:rPr>
        <w:t>sge_session_get_heartbeat_</w:t>
      </w:r>
      <w:proofErr w:type="gramStart"/>
      <w:r w:rsidRPr="00744CC9">
        <w:rPr>
          <w:lang w:val="en-US"/>
        </w:rPr>
        <w:t>timeout</w:t>
      </w:r>
      <w:proofErr w:type="spellEnd"/>
      <w:r w:rsidRPr="00744CC9">
        <w:rPr>
          <w:lang w:val="en-US"/>
        </w:rPr>
        <w:t>(</w:t>
      </w:r>
      <w:proofErr w:type="spellStart"/>
      <w:proofErr w:type="gramEnd"/>
      <w:r w:rsidRPr="00744CC9">
        <w:rPr>
          <w:lang w:val="en-US"/>
        </w:rPr>
        <w:t>sge_session_t</w:t>
      </w:r>
      <w:proofErr w:type="spellEnd"/>
      <w:r w:rsidRPr="00744CC9">
        <w:rPr>
          <w:lang w:val="en-US"/>
        </w:rPr>
        <w:t xml:space="preserve"> * </w:t>
      </w:r>
      <w:proofErr w:type="spellStart"/>
      <w:r w:rsidRPr="00744CC9">
        <w:rPr>
          <w:lang w:val="en-US"/>
        </w:rPr>
        <w:t>ptr</w:t>
      </w:r>
      <w:proofErr w:type="spellEnd"/>
      <w:r w:rsidRPr="00744CC9">
        <w:rPr>
          <w:lang w:val="en-US"/>
        </w:rPr>
        <w:t>);</w:t>
      </w:r>
    </w:p>
    <w:p w:rsidR="001C1EFF" w:rsidRDefault="001C1EFF" w:rsidP="00D4013B">
      <w:pPr>
        <w:pStyle w:val="-0202"/>
      </w:pPr>
      <w:r>
        <w:rPr>
          <w:rFonts w:hint="eastAsia"/>
        </w:rPr>
        <w:t>参数</w:t>
      </w:r>
    </w:p>
    <w:p w:rsidR="00EE271E" w:rsidRPr="00EE271E" w:rsidRDefault="00EE271E" w:rsidP="00E459C4">
      <w:pPr>
        <w:rPr>
          <w:lang w:val="en-US"/>
        </w:rPr>
      </w:pPr>
      <w:proofErr w:type="spellStart"/>
      <w:r>
        <w:rPr>
          <w:rFonts w:hint="eastAsia"/>
          <w:lang w:val="en-US"/>
        </w:rPr>
        <w:t>ptr</w:t>
      </w:r>
      <w:proofErr w:type="spellEnd"/>
      <w:r>
        <w:rPr>
          <w:rFonts w:hint="eastAsia"/>
          <w:lang w:val="en-US"/>
        </w:rPr>
        <w:t>：</w:t>
      </w:r>
      <w:r w:rsidR="000079CA">
        <w:rPr>
          <w:lang w:val="en-US"/>
        </w:rPr>
        <w:tab/>
      </w:r>
      <w:r w:rsidR="00B13353">
        <w:rPr>
          <w:lang w:val="en-US"/>
        </w:rPr>
        <w:tab/>
      </w:r>
      <w:r w:rsidR="00B13353">
        <w:rPr>
          <w:lang w:val="en-US"/>
        </w:rPr>
        <w:tab/>
      </w:r>
      <w:r w:rsidR="008F29D2">
        <w:rPr>
          <w:rFonts w:hint="eastAsia"/>
          <w:lang w:val="en-US"/>
        </w:rPr>
        <w:t>输入参数</w:t>
      </w:r>
      <w:r>
        <w:rPr>
          <w:rFonts w:hint="eastAsia"/>
          <w:lang w:val="en-US"/>
        </w:rPr>
        <w:t>，</w:t>
      </w:r>
      <w:r>
        <w:rPr>
          <w:rFonts w:hint="eastAsia"/>
          <w:lang w:val="en-US"/>
        </w:rPr>
        <w:t>session</w:t>
      </w:r>
      <w:r>
        <w:rPr>
          <w:rFonts w:hint="eastAsia"/>
          <w:lang w:val="en-US"/>
        </w:rPr>
        <w:t>结构指针</w:t>
      </w:r>
    </w:p>
    <w:p w:rsidR="001C1EFF" w:rsidRDefault="001C1EFF" w:rsidP="00D4013B">
      <w:pPr>
        <w:pStyle w:val="-0202"/>
      </w:pPr>
      <w:r>
        <w:rPr>
          <w:rFonts w:hint="eastAsia"/>
        </w:rPr>
        <w:t>返回值</w:t>
      </w:r>
    </w:p>
    <w:p w:rsidR="00AE6A02" w:rsidRDefault="00AE6A02" w:rsidP="00AE6A02">
      <w:pPr>
        <w:rPr>
          <w:lang w:val="en-US"/>
        </w:rPr>
      </w:pPr>
      <w:r>
        <w:rPr>
          <w:rFonts w:hint="eastAsia"/>
          <w:lang w:val="en-US"/>
        </w:rPr>
        <w:t>正整数</w:t>
      </w:r>
      <w:r>
        <w:rPr>
          <w:rFonts w:hint="eastAsia"/>
          <w:lang w:val="en-US"/>
        </w:rPr>
        <w:t>:</w:t>
      </w:r>
      <w:r>
        <w:rPr>
          <w:lang w:val="en-US"/>
        </w:rPr>
        <w:tab/>
      </w:r>
      <w:r w:rsidR="00B13353">
        <w:rPr>
          <w:lang w:val="en-US"/>
        </w:rPr>
        <w:tab/>
      </w:r>
      <w:r w:rsidR="00B13353">
        <w:rPr>
          <w:lang w:val="en-US"/>
        </w:rPr>
        <w:tab/>
      </w:r>
      <w:r>
        <w:rPr>
          <w:rFonts w:hint="eastAsia"/>
          <w:lang w:val="en-US"/>
        </w:rPr>
        <w:t>成功，返回心跳包超时时间（单位秒）</w:t>
      </w:r>
    </w:p>
    <w:p w:rsidR="00AE6A02" w:rsidRPr="00AE6A02" w:rsidRDefault="00AE6A02" w:rsidP="00AE6A02">
      <w:pPr>
        <w:rPr>
          <w:lang w:val="en-US"/>
        </w:rPr>
      </w:pPr>
      <w:r>
        <w:rPr>
          <w:rFonts w:hint="eastAsia"/>
          <w:lang w:val="en-US"/>
        </w:rPr>
        <w:t>-</w:t>
      </w:r>
      <w:r>
        <w:rPr>
          <w:lang w:val="en-US"/>
        </w:rPr>
        <w:t>1</w:t>
      </w:r>
      <w:r>
        <w:rPr>
          <w:rFonts w:hint="eastAsia"/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="00B13353">
        <w:rPr>
          <w:lang w:val="en-US"/>
        </w:rPr>
        <w:tab/>
      </w:r>
      <w:r w:rsidR="00B13353">
        <w:rPr>
          <w:lang w:val="en-US"/>
        </w:rPr>
        <w:tab/>
      </w:r>
      <w:r>
        <w:rPr>
          <w:rFonts w:hint="eastAsia"/>
          <w:lang w:val="en-US"/>
        </w:rPr>
        <w:t>失败</w:t>
      </w:r>
    </w:p>
    <w:p w:rsidR="004514BE" w:rsidRDefault="00D01023" w:rsidP="0054505D">
      <w:pPr>
        <w:pStyle w:val="3"/>
        <w:rPr>
          <w:lang w:val="en-US"/>
        </w:rPr>
      </w:pPr>
      <w:bookmarkStart w:id="673" w:name="_Toc510079853"/>
      <w:bookmarkStart w:id="674" w:name="_Toc510097378"/>
      <w:bookmarkStart w:id="675" w:name="_Toc510098551"/>
      <w:bookmarkStart w:id="676" w:name="_Toc510098773"/>
      <w:bookmarkStart w:id="677" w:name="_Toc510102030"/>
      <w:bookmarkStart w:id="678" w:name="_Toc510102146"/>
      <w:bookmarkStart w:id="679" w:name="_Toc510102528"/>
      <w:bookmarkStart w:id="680" w:name="_Toc14963241"/>
      <w:r>
        <w:rPr>
          <w:rFonts w:hint="eastAsia"/>
          <w:lang w:val="en-US"/>
        </w:rPr>
        <w:t>设置心跳超时</w:t>
      </w:r>
      <w:r>
        <w:rPr>
          <w:rFonts w:hint="eastAsia"/>
          <w:lang w:val="en-US"/>
        </w:rPr>
        <w:t>-</w:t>
      </w:r>
      <w:proofErr w:type="spellStart"/>
      <w:r w:rsidR="004514BE" w:rsidRPr="002E2F8C">
        <w:rPr>
          <w:lang w:val="en-US"/>
        </w:rPr>
        <w:t>sge_session_set_heartbeat_timeout</w:t>
      </w:r>
      <w:bookmarkEnd w:id="673"/>
      <w:bookmarkEnd w:id="674"/>
      <w:bookmarkEnd w:id="675"/>
      <w:bookmarkEnd w:id="676"/>
      <w:bookmarkEnd w:id="677"/>
      <w:bookmarkEnd w:id="678"/>
      <w:bookmarkEnd w:id="679"/>
      <w:bookmarkEnd w:id="680"/>
      <w:proofErr w:type="spellEnd"/>
    </w:p>
    <w:p w:rsidR="001C1EFF" w:rsidRDefault="001C1EFF" w:rsidP="00D4013B">
      <w:pPr>
        <w:pStyle w:val="-0202"/>
      </w:pPr>
      <w:r>
        <w:rPr>
          <w:rFonts w:hint="eastAsia"/>
        </w:rPr>
        <w:t>功能说明</w:t>
      </w:r>
    </w:p>
    <w:p w:rsidR="00B13FDA" w:rsidRPr="00B13FDA" w:rsidRDefault="00E757EF" w:rsidP="00B13FDA">
      <w:pPr>
        <w:rPr>
          <w:lang w:val="en-US"/>
        </w:rPr>
      </w:pPr>
      <w:r>
        <w:rPr>
          <w:rFonts w:hint="eastAsia"/>
          <w:lang w:val="en-US"/>
        </w:rPr>
        <w:t>设置心跳超时时间</w:t>
      </w:r>
      <w:r w:rsidR="00394511">
        <w:rPr>
          <w:rFonts w:hint="eastAsia"/>
          <w:lang w:val="en-US"/>
        </w:rPr>
        <w:t>。</w:t>
      </w:r>
    </w:p>
    <w:p w:rsidR="001C1EFF" w:rsidRDefault="001C1EFF" w:rsidP="00D4013B">
      <w:pPr>
        <w:pStyle w:val="-0202"/>
      </w:pPr>
      <w:r>
        <w:rPr>
          <w:rFonts w:hint="eastAsia"/>
        </w:rPr>
        <w:t>函数原型</w:t>
      </w:r>
    </w:p>
    <w:p w:rsidR="00B13FDA" w:rsidRPr="00B13FDA" w:rsidRDefault="00BC10E7" w:rsidP="00B13FDA">
      <w:pPr>
        <w:rPr>
          <w:lang w:val="en-US"/>
        </w:rPr>
      </w:pPr>
      <w:r w:rsidRPr="00BC10E7">
        <w:rPr>
          <w:lang w:val="en-US"/>
        </w:rPr>
        <w:t xml:space="preserve">int </w:t>
      </w:r>
      <w:proofErr w:type="spellStart"/>
      <w:r w:rsidRPr="00BC10E7">
        <w:rPr>
          <w:lang w:val="en-US"/>
        </w:rPr>
        <w:t>sge_session_set_heartbeat_</w:t>
      </w:r>
      <w:proofErr w:type="gramStart"/>
      <w:r w:rsidRPr="00BC10E7">
        <w:rPr>
          <w:lang w:val="en-US"/>
        </w:rPr>
        <w:t>timeout</w:t>
      </w:r>
      <w:proofErr w:type="spellEnd"/>
      <w:r w:rsidRPr="00BC10E7">
        <w:rPr>
          <w:lang w:val="en-US"/>
        </w:rPr>
        <w:t>(</w:t>
      </w:r>
      <w:proofErr w:type="spellStart"/>
      <w:proofErr w:type="gramEnd"/>
      <w:r w:rsidRPr="00BC10E7">
        <w:rPr>
          <w:lang w:val="en-US"/>
        </w:rPr>
        <w:t>sge_session_t</w:t>
      </w:r>
      <w:proofErr w:type="spellEnd"/>
      <w:r w:rsidRPr="00BC10E7">
        <w:rPr>
          <w:lang w:val="en-US"/>
        </w:rPr>
        <w:t xml:space="preserve"> * </w:t>
      </w:r>
      <w:proofErr w:type="spellStart"/>
      <w:r w:rsidRPr="00BC10E7">
        <w:rPr>
          <w:lang w:val="en-US"/>
        </w:rPr>
        <w:t>ptr</w:t>
      </w:r>
      <w:proofErr w:type="spellEnd"/>
      <w:r w:rsidRPr="00BC10E7">
        <w:rPr>
          <w:lang w:val="en-US"/>
        </w:rPr>
        <w:t>, unsigned int second);</w:t>
      </w:r>
    </w:p>
    <w:p w:rsidR="001C1EFF" w:rsidRDefault="001C1EFF" w:rsidP="00D4013B">
      <w:pPr>
        <w:pStyle w:val="-0202"/>
      </w:pPr>
      <w:r>
        <w:rPr>
          <w:rFonts w:hint="eastAsia"/>
        </w:rPr>
        <w:t>参数</w:t>
      </w:r>
    </w:p>
    <w:p w:rsidR="00EE271E" w:rsidRDefault="00EE271E" w:rsidP="00EE271E">
      <w:pPr>
        <w:rPr>
          <w:lang w:val="en-US"/>
        </w:rPr>
      </w:pPr>
      <w:proofErr w:type="spellStart"/>
      <w:r>
        <w:rPr>
          <w:rFonts w:hint="eastAsia"/>
          <w:lang w:val="en-US"/>
        </w:rPr>
        <w:t>ptr</w:t>
      </w:r>
      <w:proofErr w:type="spellEnd"/>
      <w:r>
        <w:rPr>
          <w:rFonts w:hint="eastAsia"/>
          <w:lang w:val="en-US"/>
        </w:rPr>
        <w:t>：</w:t>
      </w:r>
      <w:r w:rsidR="00FF60CD">
        <w:rPr>
          <w:lang w:val="en-US"/>
        </w:rPr>
        <w:tab/>
      </w:r>
      <w:r w:rsidR="00FF60CD">
        <w:rPr>
          <w:lang w:val="en-US"/>
        </w:rPr>
        <w:tab/>
      </w:r>
      <w:r w:rsidR="00B13353">
        <w:rPr>
          <w:lang w:val="en-US"/>
        </w:rPr>
        <w:tab/>
      </w:r>
      <w:r w:rsidR="008F29D2">
        <w:rPr>
          <w:rFonts w:hint="eastAsia"/>
          <w:lang w:val="en-US"/>
        </w:rPr>
        <w:t>输入参数</w:t>
      </w:r>
      <w:r>
        <w:rPr>
          <w:rFonts w:hint="eastAsia"/>
          <w:lang w:val="en-US"/>
        </w:rPr>
        <w:t>，</w:t>
      </w:r>
      <w:r>
        <w:rPr>
          <w:rFonts w:hint="eastAsia"/>
          <w:lang w:val="en-US"/>
        </w:rPr>
        <w:t>session</w:t>
      </w:r>
      <w:r>
        <w:rPr>
          <w:rFonts w:hint="eastAsia"/>
          <w:lang w:val="en-US"/>
        </w:rPr>
        <w:t>结构指针</w:t>
      </w:r>
    </w:p>
    <w:p w:rsidR="009D578E" w:rsidRPr="00EE271E" w:rsidRDefault="009D578E" w:rsidP="00EE271E">
      <w:pPr>
        <w:rPr>
          <w:lang w:val="en-US"/>
        </w:rPr>
      </w:pPr>
      <w:r>
        <w:rPr>
          <w:rFonts w:hint="eastAsia"/>
          <w:lang w:val="en-US"/>
        </w:rPr>
        <w:t>second</w:t>
      </w:r>
      <w:r>
        <w:rPr>
          <w:rFonts w:hint="eastAsia"/>
          <w:lang w:val="en-US"/>
        </w:rPr>
        <w:t>：</w:t>
      </w:r>
      <w:r w:rsidR="00FF60CD">
        <w:rPr>
          <w:lang w:val="en-US"/>
        </w:rPr>
        <w:tab/>
      </w:r>
      <w:r w:rsidR="00CF2CC7">
        <w:rPr>
          <w:lang w:val="en-US"/>
        </w:rPr>
        <w:tab/>
      </w:r>
      <w:r w:rsidR="00B13353">
        <w:rPr>
          <w:lang w:val="en-US"/>
        </w:rPr>
        <w:tab/>
      </w:r>
      <w:r w:rsidR="008F29D2">
        <w:rPr>
          <w:rFonts w:hint="eastAsia"/>
          <w:lang w:val="en-US"/>
        </w:rPr>
        <w:t>输入参数</w:t>
      </w:r>
      <w:r w:rsidR="00725B44">
        <w:rPr>
          <w:rFonts w:hint="eastAsia"/>
          <w:lang w:val="en-US"/>
        </w:rPr>
        <w:t>，</w:t>
      </w:r>
      <w:r w:rsidR="00E03C56">
        <w:rPr>
          <w:rFonts w:hint="eastAsia"/>
          <w:lang w:val="en-US"/>
        </w:rPr>
        <w:t>设置的心跳包超时时间</w:t>
      </w:r>
      <w:r w:rsidR="00E17EF6">
        <w:rPr>
          <w:rFonts w:hint="eastAsia"/>
          <w:lang w:val="en-US"/>
        </w:rPr>
        <w:t>（</w:t>
      </w:r>
      <w:r w:rsidR="009034EE">
        <w:rPr>
          <w:rFonts w:hint="eastAsia"/>
          <w:lang w:val="en-US"/>
        </w:rPr>
        <w:t>单位秒</w:t>
      </w:r>
      <w:r w:rsidR="00E17EF6">
        <w:rPr>
          <w:rFonts w:hint="eastAsia"/>
          <w:lang w:val="en-US"/>
        </w:rPr>
        <w:t>）</w:t>
      </w:r>
      <w:r w:rsidR="00D84B75">
        <w:rPr>
          <w:rFonts w:hint="eastAsia"/>
          <w:lang w:val="en-US"/>
        </w:rPr>
        <w:t>。</w:t>
      </w:r>
      <w:r w:rsidR="00D84B75" w:rsidRPr="00D84B75">
        <w:rPr>
          <w:rFonts w:hint="eastAsia"/>
          <w:color w:val="FF0000"/>
          <w:lang w:val="en-US"/>
        </w:rPr>
        <w:t>注意</w:t>
      </w:r>
      <w:r w:rsidR="00D84B75">
        <w:rPr>
          <w:rFonts w:hint="eastAsia"/>
          <w:color w:val="FF0000"/>
          <w:lang w:val="en-US"/>
        </w:rPr>
        <w:t>：</w:t>
      </w:r>
      <w:r w:rsidR="00D84B75" w:rsidRPr="00D84B75">
        <w:rPr>
          <w:rFonts w:hint="eastAsia"/>
          <w:color w:val="FF0000"/>
          <w:lang w:val="en-US"/>
        </w:rPr>
        <w:t>只能改大</w:t>
      </w:r>
      <w:r w:rsidR="00D84B75">
        <w:rPr>
          <w:rFonts w:hint="eastAsia"/>
          <w:lang w:val="en-US"/>
        </w:rPr>
        <w:t>。</w:t>
      </w:r>
    </w:p>
    <w:p w:rsidR="001C1EFF" w:rsidRDefault="001C1EFF" w:rsidP="00D4013B">
      <w:pPr>
        <w:pStyle w:val="-0202"/>
      </w:pPr>
      <w:r>
        <w:rPr>
          <w:rFonts w:hint="eastAsia"/>
        </w:rPr>
        <w:t>返回值</w:t>
      </w:r>
    </w:p>
    <w:p w:rsidR="00F04F77" w:rsidRDefault="00F04F77" w:rsidP="00F04F77">
      <w:pPr>
        <w:rPr>
          <w:lang w:val="en-US"/>
        </w:rPr>
      </w:pPr>
      <w:r>
        <w:rPr>
          <w:rFonts w:hint="eastAsia"/>
          <w:lang w:val="en-US"/>
        </w:rPr>
        <w:t>0</w:t>
      </w:r>
      <w:r>
        <w:rPr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="00B13353">
        <w:rPr>
          <w:lang w:val="en-US"/>
        </w:rPr>
        <w:tab/>
      </w:r>
      <w:r w:rsidR="00B13353">
        <w:rPr>
          <w:lang w:val="en-US"/>
        </w:rPr>
        <w:tab/>
      </w:r>
      <w:r>
        <w:rPr>
          <w:rFonts w:hint="eastAsia"/>
          <w:lang w:val="en-US"/>
        </w:rPr>
        <w:t>成功</w:t>
      </w:r>
    </w:p>
    <w:p w:rsidR="00F04F77" w:rsidRDefault="00F04F77" w:rsidP="00F04F77">
      <w:pPr>
        <w:rPr>
          <w:lang w:val="en-US"/>
        </w:rPr>
      </w:pPr>
      <w:r>
        <w:rPr>
          <w:rFonts w:hint="eastAsia"/>
          <w:lang w:val="en-US"/>
        </w:rPr>
        <w:t>非</w:t>
      </w:r>
      <w:r>
        <w:rPr>
          <w:rFonts w:hint="eastAsia"/>
          <w:lang w:val="en-US"/>
        </w:rPr>
        <w:t>0</w:t>
      </w:r>
      <w:r>
        <w:rPr>
          <w:lang w:val="en-US"/>
        </w:rPr>
        <w:t>:</w:t>
      </w:r>
      <w:r w:rsidR="00B13353">
        <w:rPr>
          <w:lang w:val="en-US"/>
        </w:rPr>
        <w:tab/>
      </w:r>
      <w:r w:rsidR="00B13353">
        <w:rPr>
          <w:lang w:val="en-US"/>
        </w:rPr>
        <w:tab/>
      </w:r>
      <w:r w:rsidR="00B13353">
        <w:rPr>
          <w:lang w:val="en-US"/>
        </w:rPr>
        <w:tab/>
      </w:r>
      <w:r>
        <w:rPr>
          <w:rFonts w:hint="eastAsia"/>
          <w:lang w:val="en-US"/>
        </w:rPr>
        <w:t>失败</w:t>
      </w:r>
    </w:p>
    <w:p w:rsidR="00D31274" w:rsidRDefault="00D31274" w:rsidP="00AB1FEA">
      <w:pPr>
        <w:pStyle w:val="2"/>
        <w:rPr>
          <w:lang w:val="en-US"/>
        </w:rPr>
      </w:pPr>
      <w:bookmarkStart w:id="681" w:name="_Toc510079854"/>
      <w:bookmarkStart w:id="682" w:name="_Toc510097379"/>
      <w:bookmarkStart w:id="683" w:name="_Toc510098552"/>
      <w:bookmarkStart w:id="684" w:name="_Toc510098774"/>
      <w:bookmarkStart w:id="685" w:name="_Toc510102031"/>
      <w:bookmarkStart w:id="686" w:name="_Toc510102147"/>
      <w:bookmarkStart w:id="687" w:name="_Toc510102529"/>
      <w:bookmarkStart w:id="688" w:name="_Toc14963242"/>
      <w:r>
        <w:rPr>
          <w:rFonts w:hint="eastAsia"/>
          <w:lang w:val="en-US"/>
        </w:rPr>
        <w:t>其他</w:t>
      </w:r>
      <w:bookmarkEnd w:id="681"/>
      <w:bookmarkEnd w:id="682"/>
      <w:bookmarkEnd w:id="683"/>
      <w:bookmarkEnd w:id="684"/>
      <w:bookmarkEnd w:id="685"/>
      <w:bookmarkEnd w:id="686"/>
      <w:bookmarkEnd w:id="687"/>
      <w:bookmarkEnd w:id="688"/>
    </w:p>
    <w:p w:rsidR="004E5932" w:rsidRDefault="004E5932" w:rsidP="0054505D">
      <w:pPr>
        <w:pStyle w:val="3"/>
      </w:pPr>
      <w:bookmarkStart w:id="689" w:name="_Toc509930722"/>
      <w:bookmarkStart w:id="690" w:name="_Toc510079855"/>
      <w:bookmarkStart w:id="691" w:name="_Toc510097380"/>
      <w:bookmarkStart w:id="692" w:name="_Toc510098553"/>
      <w:bookmarkStart w:id="693" w:name="_Toc510098775"/>
      <w:bookmarkStart w:id="694" w:name="_Toc510102032"/>
      <w:bookmarkStart w:id="695" w:name="_Toc510102148"/>
      <w:bookmarkStart w:id="696" w:name="_Toc510102530"/>
      <w:bookmarkStart w:id="697" w:name="_Toc14963243"/>
      <w:r>
        <w:rPr>
          <w:rFonts w:hint="eastAsia"/>
        </w:rPr>
        <w:t>创建</w:t>
      </w:r>
      <w:ins w:id="698" w:author="xiao liu" w:date="2018-10-16T09:15:00Z">
        <w:r w:rsidR="008B36C4">
          <w:rPr>
            <w:rFonts w:hint="eastAsia"/>
          </w:rPr>
          <w:t>连接</w:t>
        </w:r>
        <w:r w:rsidR="008B36C4">
          <w:t>API</w:t>
        </w:r>
        <w:r w:rsidR="008B36C4">
          <w:t>与安全</w:t>
        </w:r>
        <w:r w:rsidR="008B36C4">
          <w:t>API</w:t>
        </w:r>
      </w:ins>
      <w:r>
        <w:rPr>
          <w:rFonts w:hint="eastAsia"/>
        </w:rPr>
        <w:t>日志句柄</w:t>
      </w:r>
      <w:r>
        <w:rPr>
          <w:rFonts w:hint="eastAsia"/>
        </w:rPr>
        <w:t>-</w:t>
      </w:r>
      <w:proofErr w:type="spellStart"/>
      <w:r w:rsidRPr="00623880">
        <w:t>sge_mthread_log_create</w:t>
      </w:r>
      <w:bookmarkEnd w:id="689"/>
      <w:bookmarkEnd w:id="690"/>
      <w:bookmarkEnd w:id="691"/>
      <w:bookmarkEnd w:id="692"/>
      <w:bookmarkEnd w:id="693"/>
      <w:bookmarkEnd w:id="694"/>
      <w:bookmarkEnd w:id="695"/>
      <w:bookmarkEnd w:id="696"/>
      <w:bookmarkEnd w:id="697"/>
      <w:proofErr w:type="spellEnd"/>
    </w:p>
    <w:p w:rsidR="00B548C1" w:rsidRDefault="00B548C1" w:rsidP="00D4013B">
      <w:pPr>
        <w:pStyle w:val="-0202"/>
      </w:pPr>
      <w:r>
        <w:rPr>
          <w:rFonts w:hint="eastAsia"/>
        </w:rPr>
        <w:t>功能说明</w:t>
      </w:r>
    </w:p>
    <w:p w:rsidR="00B548C1" w:rsidRPr="00B13FDA" w:rsidRDefault="00F719CC" w:rsidP="00B548C1">
      <w:pPr>
        <w:rPr>
          <w:lang w:val="en-US"/>
        </w:rPr>
      </w:pPr>
      <w:r>
        <w:rPr>
          <w:rFonts w:hint="eastAsia"/>
          <w:lang w:val="en-US"/>
        </w:rPr>
        <w:t>创建</w:t>
      </w:r>
      <w:ins w:id="699" w:author="xiao liu" w:date="2018-10-16T09:16:00Z">
        <w:r w:rsidR="002635F9">
          <w:rPr>
            <w:rFonts w:hint="eastAsia"/>
            <w:lang w:val="en-US"/>
          </w:rPr>
          <w:t>连接</w:t>
        </w:r>
        <w:r w:rsidR="002635F9">
          <w:rPr>
            <w:lang w:val="en-US"/>
          </w:rPr>
          <w:t>API</w:t>
        </w:r>
        <w:r w:rsidR="002635F9">
          <w:rPr>
            <w:lang w:val="en-US"/>
          </w:rPr>
          <w:t>与安全</w:t>
        </w:r>
        <w:r w:rsidR="002635F9">
          <w:rPr>
            <w:lang w:val="en-US"/>
          </w:rPr>
          <w:t>API</w:t>
        </w:r>
      </w:ins>
      <w:r>
        <w:rPr>
          <w:rFonts w:hint="eastAsia"/>
          <w:lang w:val="en-US"/>
        </w:rPr>
        <w:t>日志句柄</w:t>
      </w:r>
      <w:r w:rsidR="005922B0">
        <w:rPr>
          <w:rFonts w:hint="eastAsia"/>
          <w:lang w:val="en-US"/>
        </w:rPr>
        <w:t>，开始记录</w:t>
      </w:r>
      <w:ins w:id="700" w:author="xiao liu" w:date="2018-10-16T09:16:00Z">
        <w:r w:rsidR="0001017F">
          <w:rPr>
            <w:rFonts w:hint="eastAsia"/>
            <w:lang w:val="en-US"/>
          </w:rPr>
          <w:t>连接</w:t>
        </w:r>
        <w:r w:rsidR="0001017F">
          <w:rPr>
            <w:lang w:val="en-US"/>
          </w:rPr>
          <w:t>API</w:t>
        </w:r>
        <w:r w:rsidR="0001017F">
          <w:rPr>
            <w:rFonts w:hint="eastAsia"/>
            <w:lang w:val="en-US"/>
          </w:rPr>
          <w:t>和</w:t>
        </w:r>
        <w:r w:rsidR="0001017F">
          <w:rPr>
            <w:lang w:val="en-US"/>
          </w:rPr>
          <w:t>安全</w:t>
        </w:r>
        <w:r w:rsidR="0001017F">
          <w:rPr>
            <w:lang w:val="en-US"/>
          </w:rPr>
          <w:t>API</w:t>
        </w:r>
        <w:r w:rsidR="0001017F">
          <w:rPr>
            <w:lang w:val="en-US"/>
          </w:rPr>
          <w:t>的</w:t>
        </w:r>
      </w:ins>
      <w:r w:rsidR="005922B0">
        <w:rPr>
          <w:rFonts w:hint="eastAsia"/>
          <w:lang w:val="en-US"/>
        </w:rPr>
        <w:t>日志</w:t>
      </w:r>
      <w:r w:rsidR="00FE2A10">
        <w:rPr>
          <w:rFonts w:hint="eastAsia"/>
          <w:lang w:val="en-US"/>
        </w:rPr>
        <w:t>。</w:t>
      </w:r>
    </w:p>
    <w:p w:rsidR="00B548C1" w:rsidRDefault="00B548C1" w:rsidP="00D4013B">
      <w:pPr>
        <w:pStyle w:val="-0202"/>
      </w:pPr>
      <w:r>
        <w:rPr>
          <w:rFonts w:hint="eastAsia"/>
        </w:rPr>
        <w:t>函数原型</w:t>
      </w:r>
    </w:p>
    <w:p w:rsidR="00B548C1" w:rsidRPr="00B13FDA" w:rsidRDefault="009B2B09" w:rsidP="00B548C1">
      <w:pPr>
        <w:rPr>
          <w:lang w:val="en-US"/>
        </w:rPr>
      </w:pPr>
      <w:proofErr w:type="spellStart"/>
      <w:r w:rsidRPr="009B2B09">
        <w:rPr>
          <w:lang w:val="en-US"/>
        </w:rPr>
        <w:t>sge_mthread_log_t</w:t>
      </w:r>
      <w:proofErr w:type="spellEnd"/>
      <w:r w:rsidRPr="009B2B09">
        <w:rPr>
          <w:lang w:val="en-US"/>
        </w:rPr>
        <w:t xml:space="preserve"> * </w:t>
      </w:r>
      <w:proofErr w:type="spellStart"/>
      <w:r w:rsidRPr="009B2B09">
        <w:rPr>
          <w:lang w:val="en-US"/>
        </w:rPr>
        <w:t>sge_mthread_log_create</w:t>
      </w:r>
      <w:proofErr w:type="spellEnd"/>
      <w:r w:rsidRPr="009B2B09">
        <w:rPr>
          <w:lang w:val="en-US"/>
        </w:rPr>
        <w:t xml:space="preserve">(const char * </w:t>
      </w:r>
      <w:proofErr w:type="spellStart"/>
      <w:r w:rsidRPr="009B2B09">
        <w:rPr>
          <w:lang w:val="en-US"/>
        </w:rPr>
        <w:t>dir</w:t>
      </w:r>
      <w:proofErr w:type="spellEnd"/>
      <w:r w:rsidRPr="009B2B09">
        <w:rPr>
          <w:lang w:val="en-US"/>
        </w:rPr>
        <w:t xml:space="preserve">, const char * </w:t>
      </w:r>
      <w:proofErr w:type="spellStart"/>
      <w:r w:rsidRPr="009B2B09">
        <w:rPr>
          <w:lang w:val="en-US"/>
        </w:rPr>
        <w:t>log_name</w:t>
      </w:r>
      <w:proofErr w:type="spellEnd"/>
      <w:r w:rsidR="00D84B75">
        <w:rPr>
          <w:rFonts w:hint="eastAsia"/>
          <w:lang w:val="en-US"/>
        </w:rPr>
        <w:t>，</w:t>
      </w:r>
      <w:r w:rsidR="00D84B75">
        <w:rPr>
          <w:rFonts w:hint="eastAsia"/>
          <w:lang w:val="en-US"/>
        </w:rPr>
        <w:t>int</w:t>
      </w:r>
      <w:r w:rsidR="00D84B75">
        <w:rPr>
          <w:lang w:val="en-US"/>
        </w:rPr>
        <w:t xml:space="preserve"> level</w:t>
      </w:r>
      <w:r w:rsidRPr="009B2B09">
        <w:rPr>
          <w:lang w:val="en-US"/>
        </w:rPr>
        <w:t>);</w:t>
      </w:r>
    </w:p>
    <w:p w:rsidR="00B548C1" w:rsidRDefault="00B548C1" w:rsidP="00D4013B">
      <w:pPr>
        <w:pStyle w:val="-0202"/>
      </w:pPr>
      <w:r>
        <w:rPr>
          <w:rFonts w:hint="eastAsia"/>
        </w:rPr>
        <w:t>参数</w:t>
      </w:r>
    </w:p>
    <w:p w:rsidR="00B548C1" w:rsidRDefault="002321AD" w:rsidP="00B548C1">
      <w:pPr>
        <w:rPr>
          <w:lang w:val="en-US"/>
        </w:rPr>
      </w:pPr>
      <w:proofErr w:type="spellStart"/>
      <w:r>
        <w:rPr>
          <w:lang w:val="en-US"/>
        </w:rPr>
        <w:t>dir</w:t>
      </w:r>
      <w:proofErr w:type="spellEnd"/>
      <w:r w:rsidR="00B548C1">
        <w:rPr>
          <w:rFonts w:hint="eastAsia"/>
          <w:lang w:val="en-US"/>
        </w:rPr>
        <w:t>：</w:t>
      </w:r>
      <w:r w:rsidR="00CA6D08">
        <w:rPr>
          <w:lang w:val="en-US"/>
        </w:rPr>
        <w:tab/>
      </w:r>
      <w:r w:rsidR="00CA6D08">
        <w:rPr>
          <w:lang w:val="en-US"/>
        </w:rPr>
        <w:tab/>
      </w:r>
      <w:r w:rsidR="00FE2A10">
        <w:rPr>
          <w:lang w:val="en-US"/>
        </w:rPr>
        <w:tab/>
      </w:r>
      <w:r w:rsidR="008F29D2">
        <w:rPr>
          <w:rFonts w:hint="eastAsia"/>
          <w:lang w:val="en-US"/>
        </w:rPr>
        <w:t>输入参数</w:t>
      </w:r>
      <w:r w:rsidR="00B548C1">
        <w:rPr>
          <w:rFonts w:hint="eastAsia"/>
          <w:lang w:val="en-US"/>
        </w:rPr>
        <w:t>，</w:t>
      </w:r>
      <w:r w:rsidR="00E13F16">
        <w:rPr>
          <w:rFonts w:hint="eastAsia"/>
          <w:lang w:val="en-US"/>
        </w:rPr>
        <w:t>日志存放目录</w:t>
      </w:r>
      <w:r w:rsidR="009E5271">
        <w:rPr>
          <w:rFonts w:hint="eastAsia"/>
          <w:lang w:val="en-US"/>
        </w:rPr>
        <w:t>，注</w:t>
      </w:r>
      <w:r w:rsidR="005D5F02">
        <w:rPr>
          <w:rFonts w:hint="eastAsia"/>
          <w:lang w:val="en-US"/>
        </w:rPr>
        <w:t>：目录必须存在，</w:t>
      </w:r>
      <w:proofErr w:type="spellStart"/>
      <w:r w:rsidR="005D5F02">
        <w:rPr>
          <w:rFonts w:hint="eastAsia"/>
          <w:lang w:val="en-US"/>
        </w:rPr>
        <w:t>api</w:t>
      </w:r>
      <w:proofErr w:type="spellEnd"/>
      <w:r w:rsidR="005D5F02">
        <w:rPr>
          <w:rFonts w:hint="eastAsia"/>
          <w:lang w:val="en-US"/>
        </w:rPr>
        <w:t>不会创建目录</w:t>
      </w:r>
    </w:p>
    <w:p w:rsidR="00B548C1" w:rsidRDefault="002321AD" w:rsidP="00B548C1">
      <w:pPr>
        <w:rPr>
          <w:lang w:val="en-US"/>
        </w:rPr>
      </w:pPr>
      <w:proofErr w:type="spellStart"/>
      <w:r>
        <w:rPr>
          <w:lang w:val="en-US"/>
        </w:rPr>
        <w:t>log_name</w:t>
      </w:r>
      <w:proofErr w:type="spellEnd"/>
      <w:r w:rsidR="00B548C1">
        <w:rPr>
          <w:rFonts w:hint="eastAsia"/>
          <w:lang w:val="en-US"/>
        </w:rPr>
        <w:t>：</w:t>
      </w:r>
      <w:r w:rsidR="00F357D4">
        <w:rPr>
          <w:lang w:val="en-US"/>
        </w:rPr>
        <w:tab/>
      </w:r>
      <w:r w:rsidR="00FE2A10">
        <w:rPr>
          <w:lang w:val="en-US"/>
        </w:rPr>
        <w:tab/>
      </w:r>
      <w:r w:rsidR="008F29D2">
        <w:rPr>
          <w:rFonts w:hint="eastAsia"/>
          <w:lang w:val="en-US"/>
        </w:rPr>
        <w:t>输入参数</w:t>
      </w:r>
      <w:r w:rsidR="00B548C1">
        <w:rPr>
          <w:rFonts w:hint="eastAsia"/>
          <w:lang w:val="en-US"/>
        </w:rPr>
        <w:t>，</w:t>
      </w:r>
      <w:r w:rsidR="00A43795">
        <w:rPr>
          <w:rFonts w:hint="eastAsia"/>
          <w:lang w:val="en-US"/>
        </w:rPr>
        <w:t>日志文件名</w:t>
      </w:r>
    </w:p>
    <w:p w:rsidR="00D84B75" w:rsidRDefault="00D84B75" w:rsidP="00B548C1">
      <w:pPr>
        <w:rPr>
          <w:lang w:val="en-US"/>
        </w:rPr>
      </w:pPr>
      <w:r>
        <w:rPr>
          <w:rFonts w:hint="eastAsia"/>
          <w:lang w:val="en-US"/>
        </w:rPr>
        <w:t>level</w:t>
      </w:r>
      <w:r>
        <w:rPr>
          <w:rFonts w:hint="eastAsia"/>
          <w:lang w:val="en-US"/>
        </w:rPr>
        <w:t>：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rFonts w:hint="eastAsia"/>
          <w:lang w:val="en-US"/>
        </w:rPr>
        <w:t>输入参数，日志等级</w:t>
      </w:r>
    </w:p>
    <w:p w:rsidR="00D84B75" w:rsidRDefault="00D84B75" w:rsidP="00D84B75">
      <w:pPr>
        <w:ind w:left="1680"/>
        <w:rPr>
          <w:lang w:val="en-US"/>
        </w:rPr>
      </w:pPr>
      <w:r>
        <w:rPr>
          <w:rFonts w:hint="eastAsia"/>
          <w:lang w:val="en-US"/>
        </w:rPr>
        <w:t>取值：</w:t>
      </w:r>
    </w:p>
    <w:p w:rsidR="00D84B75" w:rsidRPr="00D84B75" w:rsidRDefault="00D84B75" w:rsidP="00D84B75">
      <w:pPr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D84B75">
        <w:rPr>
          <w:lang w:val="en-US"/>
        </w:rPr>
        <w:t xml:space="preserve">#define LEVEL_DEBUG       </w:t>
      </w:r>
      <w:r w:rsidR="00BE5384">
        <w:rPr>
          <w:lang w:val="en-US"/>
        </w:rPr>
        <w:tab/>
      </w:r>
      <w:r w:rsidRPr="00D84B75">
        <w:rPr>
          <w:lang w:val="en-US"/>
        </w:rPr>
        <w:t>1</w:t>
      </w:r>
    </w:p>
    <w:p w:rsidR="00D84B75" w:rsidRPr="00D84B75" w:rsidRDefault="00D84B75" w:rsidP="00D84B75">
      <w:pPr>
        <w:ind w:left="2100"/>
        <w:rPr>
          <w:lang w:val="en-US"/>
        </w:rPr>
      </w:pPr>
      <w:r w:rsidRPr="00D84B75">
        <w:rPr>
          <w:lang w:val="en-US"/>
        </w:rPr>
        <w:t xml:space="preserve">#define LEVEL_TRACE       </w:t>
      </w:r>
      <w:r w:rsidR="00BE5384">
        <w:rPr>
          <w:lang w:val="en-US"/>
        </w:rPr>
        <w:tab/>
      </w:r>
      <w:r w:rsidRPr="00D84B75">
        <w:rPr>
          <w:lang w:val="en-US"/>
        </w:rPr>
        <w:t>2</w:t>
      </w:r>
    </w:p>
    <w:p w:rsidR="00D84B75" w:rsidRPr="00D84B75" w:rsidRDefault="00D84B75" w:rsidP="00D84B75">
      <w:pPr>
        <w:ind w:left="2100"/>
        <w:rPr>
          <w:lang w:val="en-US"/>
        </w:rPr>
      </w:pPr>
      <w:r w:rsidRPr="00D84B75">
        <w:rPr>
          <w:lang w:val="en-US"/>
        </w:rPr>
        <w:t xml:space="preserve">#define LEVEL_NOTICE      </w:t>
      </w:r>
      <w:r w:rsidR="00BE5384">
        <w:rPr>
          <w:lang w:val="en-US"/>
        </w:rPr>
        <w:tab/>
      </w:r>
      <w:r w:rsidRPr="00D84B75">
        <w:rPr>
          <w:lang w:val="en-US"/>
        </w:rPr>
        <w:t>3</w:t>
      </w:r>
    </w:p>
    <w:p w:rsidR="00D84B75" w:rsidRPr="00D84B75" w:rsidRDefault="00D84B75" w:rsidP="00D84B75">
      <w:pPr>
        <w:ind w:left="2100"/>
        <w:rPr>
          <w:lang w:val="en-US"/>
        </w:rPr>
      </w:pPr>
      <w:r w:rsidRPr="00D84B75">
        <w:rPr>
          <w:lang w:val="en-US"/>
        </w:rPr>
        <w:t xml:space="preserve">#define LEVEL_WARNING     </w:t>
      </w:r>
      <w:r w:rsidR="00BE5384">
        <w:rPr>
          <w:lang w:val="en-US"/>
        </w:rPr>
        <w:tab/>
      </w:r>
      <w:r w:rsidRPr="00D84B75">
        <w:rPr>
          <w:lang w:val="en-US"/>
        </w:rPr>
        <w:t>64</w:t>
      </w:r>
    </w:p>
    <w:p w:rsidR="00D84B75" w:rsidRPr="00D84B75" w:rsidRDefault="00D84B75" w:rsidP="00D84B75">
      <w:pPr>
        <w:ind w:left="2100"/>
        <w:rPr>
          <w:lang w:val="en-US"/>
        </w:rPr>
      </w:pPr>
      <w:r w:rsidRPr="00D84B75">
        <w:rPr>
          <w:lang w:val="en-US"/>
        </w:rPr>
        <w:t xml:space="preserve">#define LEVEL_ERROR       </w:t>
      </w:r>
      <w:r w:rsidR="00BE5384">
        <w:rPr>
          <w:lang w:val="en-US"/>
        </w:rPr>
        <w:tab/>
      </w:r>
      <w:r w:rsidRPr="00D84B75">
        <w:rPr>
          <w:lang w:val="en-US"/>
        </w:rPr>
        <w:t>65</w:t>
      </w:r>
    </w:p>
    <w:p w:rsidR="00D84B75" w:rsidRDefault="00D84B75" w:rsidP="00D84B75">
      <w:pPr>
        <w:ind w:left="2520" w:firstLine="0"/>
        <w:rPr>
          <w:lang w:val="en-US"/>
        </w:rPr>
      </w:pPr>
      <w:r w:rsidRPr="00D84B75">
        <w:rPr>
          <w:lang w:val="en-US"/>
        </w:rPr>
        <w:t xml:space="preserve">#define LEVEL_FATAL       </w:t>
      </w:r>
      <w:r w:rsidR="00BE5384">
        <w:rPr>
          <w:lang w:val="en-US"/>
        </w:rPr>
        <w:tab/>
      </w:r>
      <w:r w:rsidRPr="00D84B75">
        <w:rPr>
          <w:lang w:val="en-US"/>
        </w:rPr>
        <w:t>66</w:t>
      </w:r>
    </w:p>
    <w:p w:rsidR="00B548C1" w:rsidRDefault="00B548C1" w:rsidP="00D4013B">
      <w:pPr>
        <w:pStyle w:val="-0202"/>
      </w:pPr>
      <w:r>
        <w:rPr>
          <w:rFonts w:hint="eastAsia"/>
        </w:rPr>
        <w:t>返回值</w:t>
      </w:r>
    </w:p>
    <w:p w:rsidR="00F04F77" w:rsidRDefault="00D15F47" w:rsidP="00F04F77">
      <w:pPr>
        <w:rPr>
          <w:lang w:val="en-US"/>
        </w:rPr>
      </w:pPr>
      <w:proofErr w:type="spellStart"/>
      <w:r>
        <w:rPr>
          <w:lang w:val="en-US"/>
        </w:rPr>
        <w:t>sge_mthread_log_t</w:t>
      </w:r>
      <w:proofErr w:type="spellEnd"/>
      <w:r>
        <w:rPr>
          <w:lang w:val="en-US"/>
        </w:rPr>
        <w:t>*:</w:t>
      </w:r>
      <w:r w:rsidR="00F04F77">
        <w:rPr>
          <w:lang w:val="en-US"/>
        </w:rPr>
        <w:tab/>
      </w:r>
      <w:r w:rsidR="00874B0A">
        <w:rPr>
          <w:lang w:val="en-US"/>
        </w:rPr>
        <w:tab/>
      </w:r>
      <w:r w:rsidR="00F04F77">
        <w:rPr>
          <w:rFonts w:hint="eastAsia"/>
          <w:lang w:val="en-US"/>
        </w:rPr>
        <w:t>成功</w:t>
      </w:r>
      <w:r>
        <w:rPr>
          <w:rFonts w:hint="eastAsia"/>
          <w:lang w:val="en-US"/>
        </w:rPr>
        <w:t>，</w:t>
      </w:r>
      <w:r w:rsidR="004E0D45">
        <w:rPr>
          <w:rFonts w:hint="eastAsia"/>
          <w:lang w:val="en-US"/>
        </w:rPr>
        <w:t>返回</w:t>
      </w:r>
      <w:proofErr w:type="spellStart"/>
      <w:r w:rsidR="004E0D45">
        <w:rPr>
          <w:rFonts w:hint="eastAsia"/>
          <w:lang w:val="en-US"/>
        </w:rPr>
        <w:t>m</w:t>
      </w:r>
      <w:r w:rsidR="004E0D45">
        <w:rPr>
          <w:lang w:val="en-US"/>
        </w:rPr>
        <w:t>thread_log</w:t>
      </w:r>
      <w:proofErr w:type="spellEnd"/>
      <w:r w:rsidR="00430985">
        <w:rPr>
          <w:rFonts w:hint="eastAsia"/>
          <w:lang w:val="en-US"/>
        </w:rPr>
        <w:t>结构</w:t>
      </w:r>
      <w:r w:rsidR="004E0D45">
        <w:rPr>
          <w:rFonts w:hint="eastAsia"/>
          <w:lang w:val="en-US"/>
        </w:rPr>
        <w:t>指针</w:t>
      </w:r>
    </w:p>
    <w:p w:rsidR="00F04F77" w:rsidRDefault="00D15F47" w:rsidP="00F04F77">
      <w:pPr>
        <w:rPr>
          <w:ins w:id="701" w:author="朱祯祥" w:date="2018-10-17T20:19:00Z"/>
          <w:lang w:val="en-US"/>
        </w:rPr>
      </w:pPr>
      <w:r>
        <w:rPr>
          <w:rFonts w:hint="eastAsia"/>
          <w:lang w:val="en-US"/>
        </w:rPr>
        <w:t>N</w:t>
      </w:r>
      <w:r>
        <w:rPr>
          <w:lang w:val="en-US"/>
        </w:rPr>
        <w:t>ULL</w:t>
      </w:r>
      <w:r w:rsidR="00F04F77">
        <w:rPr>
          <w:lang w:val="en-US"/>
        </w:rPr>
        <w:t>:</w:t>
      </w:r>
      <w:r w:rsidR="00F04F77"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F04F77">
        <w:rPr>
          <w:rFonts w:hint="eastAsia"/>
          <w:lang w:val="en-US"/>
        </w:rPr>
        <w:t>失败</w:t>
      </w:r>
    </w:p>
    <w:p w:rsidR="00645171" w:rsidRDefault="00645171" w:rsidP="00F04F77">
      <w:pPr>
        <w:rPr>
          <w:ins w:id="702" w:author="朱祯祥" w:date="2018-10-17T20:19:00Z"/>
          <w:lang w:val="en-US"/>
        </w:rPr>
      </w:pPr>
    </w:p>
    <w:p w:rsidR="00645171" w:rsidRDefault="00645171" w:rsidP="00F04F77">
      <w:pPr>
        <w:rPr>
          <w:lang w:val="en-US"/>
        </w:rPr>
      </w:pPr>
      <w:ins w:id="703" w:author="朱祯祥" w:date="2018-10-17T20:19:00Z">
        <w:r>
          <w:rPr>
            <w:rFonts w:hint="eastAsia"/>
            <w:lang w:val="en-US"/>
          </w:rPr>
          <w:t>注：创建新线程时需要调用此接口创建</w:t>
        </w:r>
        <w:r>
          <w:rPr>
            <w:rFonts w:hint="eastAsia"/>
            <w:lang w:val="en-US"/>
          </w:rPr>
          <w:t>API</w:t>
        </w:r>
        <w:r>
          <w:rPr>
            <w:rFonts w:hint="eastAsia"/>
            <w:lang w:val="en-US"/>
          </w:rPr>
          <w:t>日志</w:t>
        </w:r>
      </w:ins>
      <w:ins w:id="704" w:author="朱祯祥" w:date="2018-10-17T20:20:00Z">
        <w:r>
          <w:rPr>
            <w:rFonts w:hint="eastAsia"/>
            <w:lang w:val="en-US"/>
          </w:rPr>
          <w:t>，</w:t>
        </w:r>
        <w:proofErr w:type="spellStart"/>
        <w:r>
          <w:rPr>
            <w:rFonts w:hint="eastAsia"/>
            <w:lang w:val="en-US"/>
          </w:rPr>
          <w:t>log_name</w:t>
        </w:r>
        <w:proofErr w:type="spellEnd"/>
        <w:r>
          <w:rPr>
            <w:rFonts w:hint="eastAsia"/>
            <w:lang w:val="en-US"/>
          </w:rPr>
          <w:t>千万不要重名，重名日志将会创建失败。</w:t>
        </w:r>
      </w:ins>
      <w:ins w:id="705" w:author="朱祯祥" w:date="2018-10-17T20:22:00Z">
        <w:r w:rsidR="00141848">
          <w:rPr>
            <w:rFonts w:hint="eastAsia"/>
            <w:lang w:val="en-US"/>
          </w:rPr>
          <w:t>日志创建失败时，</w:t>
        </w:r>
        <w:r w:rsidR="00141848">
          <w:rPr>
            <w:rFonts w:hint="eastAsia"/>
            <w:lang w:val="en-US"/>
          </w:rPr>
          <w:t>API</w:t>
        </w:r>
        <w:r w:rsidR="00141848">
          <w:rPr>
            <w:rFonts w:hint="eastAsia"/>
            <w:lang w:val="en-US"/>
          </w:rPr>
          <w:t>会向屏幕打印相关提示。</w:t>
        </w:r>
      </w:ins>
    </w:p>
    <w:p w:rsidR="004E5932" w:rsidRDefault="004E5932" w:rsidP="0054505D">
      <w:pPr>
        <w:pStyle w:val="3"/>
      </w:pPr>
      <w:bookmarkStart w:id="706" w:name="_Toc509930723"/>
      <w:bookmarkStart w:id="707" w:name="_Toc510079856"/>
      <w:bookmarkStart w:id="708" w:name="_Toc510097381"/>
      <w:bookmarkStart w:id="709" w:name="_Toc510098554"/>
      <w:bookmarkStart w:id="710" w:name="_Toc510098776"/>
      <w:bookmarkStart w:id="711" w:name="_Toc510102033"/>
      <w:bookmarkStart w:id="712" w:name="_Toc510102149"/>
      <w:bookmarkStart w:id="713" w:name="_Toc510102531"/>
      <w:bookmarkStart w:id="714" w:name="_Toc14963244"/>
      <w:r>
        <w:rPr>
          <w:rFonts w:hint="eastAsia"/>
        </w:rPr>
        <w:t>设置</w:t>
      </w:r>
      <w:ins w:id="715" w:author="xiao liu" w:date="2018-10-16T09:17:00Z">
        <w:r w:rsidR="00E675A3">
          <w:rPr>
            <w:rFonts w:hint="eastAsia"/>
          </w:rPr>
          <w:t>连接</w:t>
        </w:r>
        <w:r w:rsidR="00E675A3">
          <w:t>API</w:t>
        </w:r>
        <w:r w:rsidR="00E675A3">
          <w:t>和安全</w:t>
        </w:r>
        <w:r w:rsidR="00E675A3">
          <w:t>API</w:t>
        </w:r>
      </w:ins>
      <w:r>
        <w:rPr>
          <w:rFonts w:hint="eastAsia"/>
        </w:rPr>
        <w:t>日志等级</w:t>
      </w:r>
      <w:r>
        <w:rPr>
          <w:rFonts w:hint="eastAsia"/>
        </w:rPr>
        <w:t>-</w:t>
      </w:r>
      <w:proofErr w:type="spellStart"/>
      <w:r w:rsidRPr="00623880">
        <w:t>sge_mthread_log_set_level</w:t>
      </w:r>
      <w:bookmarkEnd w:id="706"/>
      <w:bookmarkEnd w:id="707"/>
      <w:bookmarkEnd w:id="708"/>
      <w:bookmarkEnd w:id="709"/>
      <w:bookmarkEnd w:id="710"/>
      <w:bookmarkEnd w:id="711"/>
      <w:bookmarkEnd w:id="712"/>
      <w:bookmarkEnd w:id="713"/>
      <w:bookmarkEnd w:id="714"/>
      <w:proofErr w:type="spellEnd"/>
    </w:p>
    <w:p w:rsidR="00292563" w:rsidRDefault="00292563" w:rsidP="00D4013B">
      <w:pPr>
        <w:pStyle w:val="-0202"/>
      </w:pPr>
      <w:r>
        <w:rPr>
          <w:rFonts w:hint="eastAsia"/>
        </w:rPr>
        <w:t>功能说明</w:t>
      </w:r>
    </w:p>
    <w:p w:rsidR="00292563" w:rsidRPr="00B13FDA" w:rsidRDefault="00F43EF9" w:rsidP="00292563">
      <w:pPr>
        <w:rPr>
          <w:lang w:val="en-US"/>
        </w:rPr>
      </w:pPr>
      <w:r>
        <w:rPr>
          <w:rFonts w:hint="eastAsia"/>
          <w:lang w:val="en-US"/>
        </w:rPr>
        <w:t>设置</w:t>
      </w:r>
      <w:ins w:id="716" w:author="xiao liu" w:date="2018-10-16T09:17:00Z">
        <w:r w:rsidR="00E675A3">
          <w:rPr>
            <w:rFonts w:hint="eastAsia"/>
            <w:lang w:val="en-US"/>
          </w:rPr>
          <w:t>连接</w:t>
        </w:r>
        <w:r w:rsidR="00E675A3">
          <w:rPr>
            <w:lang w:val="en-US"/>
          </w:rPr>
          <w:t>API</w:t>
        </w:r>
        <w:r w:rsidR="00E675A3">
          <w:rPr>
            <w:lang w:val="en-US"/>
          </w:rPr>
          <w:t>和安全</w:t>
        </w:r>
        <w:r w:rsidR="00E675A3">
          <w:rPr>
            <w:lang w:val="en-US"/>
          </w:rPr>
          <w:t>API</w:t>
        </w:r>
        <w:r w:rsidR="00E675A3">
          <w:rPr>
            <w:lang w:val="en-US"/>
          </w:rPr>
          <w:t>的</w:t>
        </w:r>
      </w:ins>
      <w:r>
        <w:rPr>
          <w:rFonts w:hint="eastAsia"/>
          <w:lang w:val="en-US"/>
        </w:rPr>
        <w:t>日志级别</w:t>
      </w:r>
      <w:r w:rsidR="00394511">
        <w:rPr>
          <w:rFonts w:hint="eastAsia"/>
          <w:lang w:val="en-US"/>
        </w:rPr>
        <w:t>。</w:t>
      </w:r>
    </w:p>
    <w:p w:rsidR="00292563" w:rsidRDefault="00292563" w:rsidP="00D4013B">
      <w:pPr>
        <w:pStyle w:val="-0202"/>
      </w:pPr>
      <w:r>
        <w:rPr>
          <w:rFonts w:hint="eastAsia"/>
        </w:rPr>
        <w:t>函数原型</w:t>
      </w:r>
    </w:p>
    <w:p w:rsidR="00292563" w:rsidRPr="00B13FDA" w:rsidRDefault="0055472D" w:rsidP="00292563">
      <w:pPr>
        <w:rPr>
          <w:lang w:val="en-US"/>
        </w:rPr>
      </w:pPr>
      <w:r w:rsidRPr="0055472D">
        <w:rPr>
          <w:lang w:val="en-US"/>
        </w:rPr>
        <w:t xml:space="preserve">int </w:t>
      </w:r>
      <w:proofErr w:type="spellStart"/>
      <w:r w:rsidRPr="0055472D">
        <w:rPr>
          <w:lang w:val="en-US"/>
        </w:rPr>
        <w:t>sge_mthread_log_set_</w:t>
      </w:r>
      <w:proofErr w:type="gramStart"/>
      <w:r w:rsidRPr="0055472D">
        <w:rPr>
          <w:lang w:val="en-US"/>
        </w:rPr>
        <w:t>level</w:t>
      </w:r>
      <w:proofErr w:type="spellEnd"/>
      <w:r w:rsidRPr="0055472D">
        <w:rPr>
          <w:lang w:val="en-US"/>
        </w:rPr>
        <w:t>(</w:t>
      </w:r>
      <w:proofErr w:type="spellStart"/>
      <w:proofErr w:type="gramEnd"/>
      <w:r w:rsidRPr="0055472D">
        <w:rPr>
          <w:lang w:val="en-US"/>
        </w:rPr>
        <w:t>sge_mthread_log_t</w:t>
      </w:r>
      <w:proofErr w:type="spellEnd"/>
      <w:r w:rsidRPr="0055472D">
        <w:rPr>
          <w:lang w:val="en-US"/>
        </w:rPr>
        <w:t xml:space="preserve"> * </w:t>
      </w:r>
      <w:proofErr w:type="spellStart"/>
      <w:r w:rsidRPr="0055472D">
        <w:rPr>
          <w:lang w:val="en-US"/>
        </w:rPr>
        <w:t>ptr</w:t>
      </w:r>
      <w:proofErr w:type="spellEnd"/>
      <w:r w:rsidRPr="0055472D">
        <w:rPr>
          <w:lang w:val="en-US"/>
        </w:rPr>
        <w:t>, int level);</w:t>
      </w:r>
    </w:p>
    <w:p w:rsidR="00292563" w:rsidRDefault="00292563" w:rsidP="00D4013B">
      <w:pPr>
        <w:pStyle w:val="-0202"/>
      </w:pPr>
      <w:r>
        <w:rPr>
          <w:rFonts w:hint="eastAsia"/>
        </w:rPr>
        <w:t>参数</w:t>
      </w:r>
    </w:p>
    <w:p w:rsidR="00292563" w:rsidRDefault="00292563" w:rsidP="00292563">
      <w:pPr>
        <w:rPr>
          <w:lang w:val="en-US"/>
        </w:rPr>
      </w:pPr>
      <w:proofErr w:type="spellStart"/>
      <w:r>
        <w:rPr>
          <w:rFonts w:hint="eastAsia"/>
          <w:lang w:val="en-US"/>
        </w:rPr>
        <w:t>ptr</w:t>
      </w:r>
      <w:proofErr w:type="spellEnd"/>
      <w:r w:rsidR="001B45B3">
        <w:rPr>
          <w:lang w:val="en-US"/>
        </w:rPr>
        <w:t>:</w:t>
      </w:r>
      <w:r w:rsidR="001B45B3">
        <w:rPr>
          <w:lang w:val="en-US"/>
        </w:rPr>
        <w:tab/>
      </w:r>
      <w:r w:rsidR="001B45B3">
        <w:rPr>
          <w:lang w:val="en-US"/>
        </w:rPr>
        <w:tab/>
      </w:r>
      <w:r w:rsidR="00FE2A10">
        <w:rPr>
          <w:lang w:val="en-US"/>
        </w:rPr>
        <w:tab/>
      </w:r>
      <w:r w:rsidR="00FE2A10">
        <w:rPr>
          <w:lang w:val="en-US"/>
        </w:rPr>
        <w:tab/>
      </w:r>
      <w:r>
        <w:rPr>
          <w:rFonts w:hint="eastAsia"/>
          <w:lang w:val="en-US"/>
        </w:rPr>
        <w:t>输入参数，</w:t>
      </w:r>
      <w:proofErr w:type="spellStart"/>
      <w:r w:rsidR="004E0D45">
        <w:rPr>
          <w:rFonts w:hint="eastAsia"/>
          <w:lang w:val="en-US"/>
        </w:rPr>
        <w:t>m</w:t>
      </w:r>
      <w:r w:rsidR="004E0D45">
        <w:rPr>
          <w:lang w:val="en-US"/>
        </w:rPr>
        <w:t>thread_log</w:t>
      </w:r>
      <w:proofErr w:type="spellEnd"/>
      <w:r w:rsidR="00430985">
        <w:rPr>
          <w:rFonts w:hint="eastAsia"/>
          <w:lang w:val="en-US"/>
        </w:rPr>
        <w:t>结构</w:t>
      </w:r>
      <w:r w:rsidR="004E0D45">
        <w:rPr>
          <w:rFonts w:hint="eastAsia"/>
          <w:lang w:val="en-US"/>
        </w:rPr>
        <w:t>指针</w:t>
      </w:r>
      <w:ins w:id="717" w:author="xiao liu" w:date="2018-10-16T09:22:00Z">
        <w:r w:rsidR="00606A55">
          <w:rPr>
            <w:rFonts w:hint="eastAsia"/>
            <w:lang w:val="en-US"/>
          </w:rPr>
          <w:t>，</w:t>
        </w:r>
        <w:proofErr w:type="spellStart"/>
        <w:r w:rsidR="00606A55" w:rsidRPr="009B2B09">
          <w:rPr>
            <w:lang w:val="en-US"/>
          </w:rPr>
          <w:t>sge_mthread_log_create</w:t>
        </w:r>
        <w:proofErr w:type="spellEnd"/>
        <w:r w:rsidR="00606A55">
          <w:rPr>
            <w:rFonts w:hint="eastAsia"/>
            <w:lang w:val="en-US"/>
          </w:rPr>
          <w:t>的</w:t>
        </w:r>
        <w:r w:rsidR="00606A55">
          <w:rPr>
            <w:lang w:val="en-US"/>
          </w:rPr>
          <w:t>返回值</w:t>
        </w:r>
      </w:ins>
    </w:p>
    <w:p w:rsidR="001B45B3" w:rsidRDefault="001B45B3" w:rsidP="00292563">
      <w:pPr>
        <w:rPr>
          <w:lang w:val="en-US"/>
        </w:rPr>
      </w:pPr>
      <w:r>
        <w:rPr>
          <w:rFonts w:hint="eastAsia"/>
          <w:lang w:val="en-US"/>
        </w:rPr>
        <w:t>l</w:t>
      </w:r>
      <w:r>
        <w:rPr>
          <w:lang w:val="en-US"/>
        </w:rPr>
        <w:t>evel:</w:t>
      </w:r>
      <w:r>
        <w:rPr>
          <w:lang w:val="en-US"/>
        </w:rPr>
        <w:tab/>
      </w:r>
      <w:r w:rsidR="00FE2A10">
        <w:rPr>
          <w:lang w:val="en-US"/>
        </w:rPr>
        <w:tab/>
      </w:r>
      <w:r w:rsidR="00FE2A10">
        <w:rPr>
          <w:lang w:val="en-US"/>
        </w:rPr>
        <w:tab/>
      </w:r>
      <w:r>
        <w:rPr>
          <w:rFonts w:hint="eastAsia"/>
          <w:lang w:val="en-US"/>
        </w:rPr>
        <w:t>日志级别</w:t>
      </w:r>
    </w:p>
    <w:p w:rsidR="00ED34C2" w:rsidRDefault="00ED34C2" w:rsidP="0094743D">
      <w:pPr>
        <w:ind w:left="1680"/>
        <w:rPr>
          <w:lang w:val="en-US"/>
        </w:rPr>
      </w:pPr>
      <w:r>
        <w:rPr>
          <w:rFonts w:hint="eastAsia"/>
          <w:lang w:val="en-US"/>
        </w:rPr>
        <w:t>取值：</w:t>
      </w:r>
    </w:p>
    <w:p w:rsidR="00ED34C2" w:rsidRDefault="00FE13FD" w:rsidP="00FE13FD">
      <w:pPr>
        <w:ind w:left="2100"/>
        <w:rPr>
          <w:lang w:val="en-US"/>
        </w:rPr>
      </w:pPr>
      <w:r>
        <w:rPr>
          <w:lang w:val="en-US"/>
        </w:rPr>
        <w:t>#</w:t>
      </w:r>
      <w:r w:rsidR="00ED34C2">
        <w:rPr>
          <w:lang w:val="en-US"/>
        </w:rPr>
        <w:t>define</w:t>
      </w:r>
      <w:r w:rsidR="009A4522">
        <w:rPr>
          <w:lang w:val="en-US"/>
        </w:rPr>
        <w:t xml:space="preserve"> </w:t>
      </w:r>
      <w:r w:rsidR="00336F6A">
        <w:rPr>
          <w:lang w:val="en-US"/>
        </w:rPr>
        <w:t>LEVEL_</w:t>
      </w:r>
      <w:r w:rsidR="009A4522">
        <w:rPr>
          <w:lang w:val="en-US"/>
        </w:rPr>
        <w:t>DEBUG</w:t>
      </w:r>
      <w:r w:rsidR="009A4522">
        <w:rPr>
          <w:lang w:val="en-US"/>
        </w:rPr>
        <w:tab/>
      </w:r>
      <w:r w:rsidR="00BE5384">
        <w:rPr>
          <w:lang w:val="en-US"/>
        </w:rPr>
        <w:tab/>
      </w:r>
      <w:r w:rsidR="00AB246C">
        <w:rPr>
          <w:lang w:val="en-US"/>
        </w:rPr>
        <w:tab/>
      </w:r>
      <w:r w:rsidR="002D1BF2">
        <w:rPr>
          <w:lang w:val="en-US"/>
        </w:rPr>
        <w:t>1</w:t>
      </w:r>
    </w:p>
    <w:p w:rsidR="002D1BF2" w:rsidRDefault="002D1BF2" w:rsidP="002D1BF2">
      <w:pPr>
        <w:ind w:left="2100"/>
        <w:rPr>
          <w:lang w:val="en-US"/>
        </w:rPr>
      </w:pPr>
      <w:r>
        <w:rPr>
          <w:rFonts w:hint="eastAsia"/>
          <w:lang w:val="en-US"/>
        </w:rPr>
        <w:t>#</w:t>
      </w:r>
      <w:r>
        <w:rPr>
          <w:lang w:val="en-US"/>
        </w:rPr>
        <w:t>define LEVEL_TRACE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2</w:t>
      </w:r>
    </w:p>
    <w:p w:rsidR="009A4522" w:rsidRDefault="009A4522" w:rsidP="0094743D">
      <w:pPr>
        <w:ind w:left="2100"/>
        <w:rPr>
          <w:lang w:val="en-US"/>
        </w:rPr>
      </w:pPr>
      <w:r>
        <w:rPr>
          <w:rFonts w:hint="eastAsia"/>
          <w:lang w:val="en-US"/>
        </w:rPr>
        <w:t>#</w:t>
      </w:r>
      <w:r>
        <w:rPr>
          <w:lang w:val="en-US"/>
        </w:rPr>
        <w:t xml:space="preserve">define </w:t>
      </w:r>
      <w:r w:rsidR="00336F6A">
        <w:rPr>
          <w:lang w:val="en-US"/>
        </w:rPr>
        <w:t>LEVEL_</w:t>
      </w:r>
      <w:r w:rsidR="002D1BF2" w:rsidRPr="00D84B75">
        <w:rPr>
          <w:lang w:val="en-US"/>
        </w:rPr>
        <w:t>NOTICE</w:t>
      </w:r>
      <w:r>
        <w:rPr>
          <w:lang w:val="en-US"/>
        </w:rPr>
        <w:tab/>
      </w:r>
      <w:r w:rsidR="00BE5384">
        <w:rPr>
          <w:lang w:val="en-US"/>
        </w:rPr>
        <w:tab/>
      </w:r>
      <w:r w:rsidR="00AB246C">
        <w:rPr>
          <w:lang w:val="en-US"/>
        </w:rPr>
        <w:tab/>
        <w:t>3</w:t>
      </w:r>
    </w:p>
    <w:p w:rsidR="009A4522" w:rsidRDefault="009A4522" w:rsidP="0094743D">
      <w:pPr>
        <w:ind w:left="2100"/>
        <w:rPr>
          <w:lang w:val="en-US"/>
        </w:rPr>
      </w:pPr>
      <w:r>
        <w:rPr>
          <w:rFonts w:hint="eastAsia"/>
          <w:lang w:val="en-US"/>
        </w:rPr>
        <w:t>#</w:t>
      </w:r>
      <w:r>
        <w:rPr>
          <w:lang w:val="en-US"/>
        </w:rPr>
        <w:t xml:space="preserve">define </w:t>
      </w:r>
      <w:r w:rsidR="00BE5384" w:rsidRPr="00D84B75">
        <w:rPr>
          <w:lang w:val="en-US"/>
        </w:rPr>
        <w:t>LEVEL_WARNING</w:t>
      </w:r>
      <w:r>
        <w:rPr>
          <w:lang w:val="en-US"/>
        </w:rPr>
        <w:tab/>
      </w:r>
      <w:r w:rsidR="00BE5384">
        <w:rPr>
          <w:lang w:val="en-US"/>
        </w:rPr>
        <w:tab/>
      </w:r>
      <w:r w:rsidR="00AB246C">
        <w:rPr>
          <w:lang w:val="en-US"/>
        </w:rPr>
        <w:t>64</w:t>
      </w:r>
    </w:p>
    <w:p w:rsidR="009A4522" w:rsidRDefault="009A4522" w:rsidP="0094743D">
      <w:pPr>
        <w:ind w:left="2100"/>
        <w:rPr>
          <w:lang w:val="en-US"/>
        </w:rPr>
      </w:pPr>
      <w:r>
        <w:rPr>
          <w:rFonts w:hint="eastAsia"/>
          <w:lang w:val="en-US"/>
        </w:rPr>
        <w:t>#</w:t>
      </w:r>
      <w:r>
        <w:rPr>
          <w:lang w:val="en-US"/>
        </w:rPr>
        <w:t xml:space="preserve">define </w:t>
      </w:r>
      <w:r w:rsidR="00336F6A">
        <w:rPr>
          <w:lang w:val="en-US"/>
        </w:rPr>
        <w:t>LEVEL_</w:t>
      </w:r>
      <w:r>
        <w:rPr>
          <w:lang w:val="en-US"/>
        </w:rPr>
        <w:t>E</w:t>
      </w:r>
      <w:r w:rsidR="007B74A6">
        <w:rPr>
          <w:lang w:val="en-US"/>
        </w:rPr>
        <w:t>RROR</w:t>
      </w:r>
      <w:r>
        <w:rPr>
          <w:lang w:val="en-US"/>
        </w:rPr>
        <w:tab/>
      </w:r>
      <w:r w:rsidR="00BE5384">
        <w:rPr>
          <w:lang w:val="en-US"/>
        </w:rPr>
        <w:tab/>
      </w:r>
      <w:r w:rsidR="00AB246C">
        <w:rPr>
          <w:lang w:val="en-US"/>
        </w:rPr>
        <w:tab/>
        <w:t>65</w:t>
      </w:r>
    </w:p>
    <w:p w:rsidR="009A4522" w:rsidRDefault="009A4522" w:rsidP="0094743D">
      <w:pPr>
        <w:ind w:left="2100"/>
        <w:rPr>
          <w:lang w:val="en-US"/>
        </w:rPr>
      </w:pPr>
      <w:r>
        <w:rPr>
          <w:rFonts w:hint="eastAsia"/>
          <w:lang w:val="en-US"/>
        </w:rPr>
        <w:t>#</w:t>
      </w:r>
      <w:r>
        <w:rPr>
          <w:lang w:val="en-US"/>
        </w:rPr>
        <w:t xml:space="preserve">define </w:t>
      </w:r>
      <w:r w:rsidR="00336F6A">
        <w:rPr>
          <w:lang w:val="en-US"/>
        </w:rPr>
        <w:t>LEVEL_</w:t>
      </w:r>
      <w:r>
        <w:rPr>
          <w:lang w:val="en-US"/>
        </w:rPr>
        <w:t>F</w:t>
      </w:r>
      <w:r w:rsidR="007B74A6">
        <w:rPr>
          <w:lang w:val="en-US"/>
        </w:rPr>
        <w:t>ATAL</w:t>
      </w:r>
      <w:r>
        <w:rPr>
          <w:lang w:val="en-US"/>
        </w:rPr>
        <w:tab/>
      </w:r>
      <w:r w:rsidR="00BE5384">
        <w:rPr>
          <w:lang w:val="en-US"/>
        </w:rPr>
        <w:tab/>
      </w:r>
      <w:r w:rsidR="00AB246C">
        <w:rPr>
          <w:lang w:val="en-US"/>
        </w:rPr>
        <w:tab/>
        <w:t>66</w:t>
      </w:r>
    </w:p>
    <w:p w:rsidR="00292563" w:rsidRDefault="00292563" w:rsidP="00D4013B">
      <w:pPr>
        <w:pStyle w:val="-0202"/>
      </w:pPr>
      <w:r>
        <w:rPr>
          <w:rFonts w:hint="eastAsia"/>
        </w:rPr>
        <w:t>返回值</w:t>
      </w:r>
    </w:p>
    <w:p w:rsidR="00292563" w:rsidRDefault="00292563" w:rsidP="00292563">
      <w:pPr>
        <w:rPr>
          <w:lang w:val="en-US"/>
        </w:rPr>
      </w:pPr>
      <w:r>
        <w:rPr>
          <w:rFonts w:hint="eastAsia"/>
          <w:lang w:val="en-US"/>
        </w:rPr>
        <w:t>0</w:t>
      </w:r>
      <w:r>
        <w:rPr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="00FE2A10">
        <w:rPr>
          <w:lang w:val="en-US"/>
        </w:rPr>
        <w:tab/>
      </w:r>
      <w:r w:rsidR="00FE2A10">
        <w:rPr>
          <w:lang w:val="en-US"/>
        </w:rPr>
        <w:tab/>
      </w:r>
      <w:r>
        <w:rPr>
          <w:rFonts w:hint="eastAsia"/>
          <w:lang w:val="en-US"/>
        </w:rPr>
        <w:t>成功</w:t>
      </w:r>
    </w:p>
    <w:p w:rsidR="00292563" w:rsidRDefault="00292563" w:rsidP="00292563">
      <w:pPr>
        <w:rPr>
          <w:lang w:val="en-US"/>
        </w:rPr>
      </w:pPr>
      <w:r>
        <w:rPr>
          <w:rFonts w:hint="eastAsia"/>
          <w:lang w:val="en-US"/>
        </w:rPr>
        <w:t>非</w:t>
      </w:r>
      <w:r>
        <w:rPr>
          <w:rFonts w:hint="eastAsia"/>
          <w:lang w:val="en-US"/>
        </w:rPr>
        <w:t>0</w:t>
      </w:r>
      <w:r>
        <w:rPr>
          <w:lang w:val="en-US"/>
        </w:rPr>
        <w:t>:</w:t>
      </w:r>
      <w:r>
        <w:rPr>
          <w:lang w:val="en-US"/>
        </w:rPr>
        <w:tab/>
      </w:r>
      <w:r w:rsidR="00FE2A10">
        <w:rPr>
          <w:lang w:val="en-US"/>
        </w:rPr>
        <w:tab/>
      </w:r>
      <w:r w:rsidR="00FE2A10">
        <w:rPr>
          <w:lang w:val="en-US"/>
        </w:rPr>
        <w:tab/>
      </w:r>
      <w:r>
        <w:rPr>
          <w:rFonts w:hint="eastAsia"/>
          <w:lang w:val="en-US"/>
        </w:rPr>
        <w:t>失败</w:t>
      </w:r>
    </w:p>
    <w:p w:rsidR="004E5932" w:rsidRDefault="004E5932" w:rsidP="0054505D">
      <w:pPr>
        <w:pStyle w:val="3"/>
      </w:pPr>
      <w:bookmarkStart w:id="718" w:name="_Toc509930724"/>
      <w:bookmarkStart w:id="719" w:name="_Toc510079857"/>
      <w:bookmarkStart w:id="720" w:name="_Toc510097382"/>
      <w:bookmarkStart w:id="721" w:name="_Toc510098555"/>
      <w:bookmarkStart w:id="722" w:name="_Toc510098777"/>
      <w:bookmarkStart w:id="723" w:name="_Toc510102034"/>
      <w:bookmarkStart w:id="724" w:name="_Toc510102150"/>
      <w:bookmarkStart w:id="725" w:name="_Toc510102532"/>
      <w:bookmarkStart w:id="726" w:name="_Toc14963245"/>
      <w:r>
        <w:rPr>
          <w:rFonts w:hint="eastAsia"/>
        </w:rPr>
        <w:t>释放</w:t>
      </w:r>
      <w:ins w:id="727" w:author="xiao liu" w:date="2018-10-16T09:17:00Z">
        <w:r w:rsidR="001D758D">
          <w:rPr>
            <w:rFonts w:hint="eastAsia"/>
          </w:rPr>
          <w:t>连接</w:t>
        </w:r>
        <w:r w:rsidR="001D758D">
          <w:t>API</w:t>
        </w:r>
        <w:r w:rsidR="001D758D">
          <w:t>和安全</w:t>
        </w:r>
        <w:r w:rsidR="001D758D">
          <w:t>API</w:t>
        </w:r>
      </w:ins>
      <w:r>
        <w:rPr>
          <w:rFonts w:hint="eastAsia"/>
        </w:rPr>
        <w:t>日志句柄</w:t>
      </w:r>
      <w:r>
        <w:rPr>
          <w:rFonts w:hint="eastAsia"/>
        </w:rPr>
        <w:t>-</w:t>
      </w:r>
      <w:proofErr w:type="spellStart"/>
      <w:r>
        <w:t>sge_mthread_log_destroy</w:t>
      </w:r>
      <w:bookmarkEnd w:id="718"/>
      <w:bookmarkEnd w:id="719"/>
      <w:bookmarkEnd w:id="720"/>
      <w:bookmarkEnd w:id="721"/>
      <w:bookmarkEnd w:id="722"/>
      <w:bookmarkEnd w:id="723"/>
      <w:bookmarkEnd w:id="724"/>
      <w:bookmarkEnd w:id="725"/>
      <w:bookmarkEnd w:id="726"/>
      <w:proofErr w:type="spellEnd"/>
    </w:p>
    <w:p w:rsidR="00292563" w:rsidRDefault="00292563" w:rsidP="00D4013B">
      <w:pPr>
        <w:pStyle w:val="-0202"/>
      </w:pPr>
      <w:r>
        <w:rPr>
          <w:rFonts w:hint="eastAsia"/>
        </w:rPr>
        <w:t>功能说明</w:t>
      </w:r>
    </w:p>
    <w:p w:rsidR="00292563" w:rsidRPr="00B13FDA" w:rsidRDefault="00EC3ADF" w:rsidP="00292563">
      <w:pPr>
        <w:rPr>
          <w:lang w:val="en-US"/>
        </w:rPr>
      </w:pPr>
      <w:r>
        <w:rPr>
          <w:rFonts w:hint="eastAsia"/>
          <w:lang w:val="en-US"/>
        </w:rPr>
        <w:t>停止记录</w:t>
      </w:r>
      <w:ins w:id="728" w:author="xiao liu" w:date="2018-10-16T09:17:00Z">
        <w:r w:rsidR="00DD5975">
          <w:rPr>
            <w:rFonts w:hint="eastAsia"/>
            <w:lang w:val="en-US"/>
          </w:rPr>
          <w:t>连接</w:t>
        </w:r>
        <w:r w:rsidR="00DD5975">
          <w:rPr>
            <w:lang w:val="en-US"/>
          </w:rPr>
          <w:t>API</w:t>
        </w:r>
        <w:r w:rsidR="00DD5975">
          <w:rPr>
            <w:lang w:val="en-US"/>
          </w:rPr>
          <w:t>和安全</w:t>
        </w:r>
        <w:r w:rsidR="00DD5975">
          <w:rPr>
            <w:lang w:val="en-US"/>
          </w:rPr>
          <w:t>API</w:t>
        </w:r>
      </w:ins>
      <w:ins w:id="729" w:author="xiao liu" w:date="2018-10-16T09:18:00Z">
        <w:r w:rsidR="00DD5975">
          <w:rPr>
            <w:lang w:val="en-US"/>
          </w:rPr>
          <w:t>的</w:t>
        </w:r>
      </w:ins>
      <w:r>
        <w:rPr>
          <w:rFonts w:hint="eastAsia"/>
          <w:lang w:val="en-US"/>
        </w:rPr>
        <w:t>日志，</w:t>
      </w:r>
      <w:r w:rsidR="001D5CD2">
        <w:rPr>
          <w:rFonts w:hint="eastAsia"/>
          <w:lang w:val="en-US"/>
        </w:rPr>
        <w:t>释放资源</w:t>
      </w:r>
      <w:r w:rsidR="00394511">
        <w:rPr>
          <w:rFonts w:hint="eastAsia"/>
          <w:lang w:val="en-US"/>
        </w:rPr>
        <w:t>。</w:t>
      </w:r>
    </w:p>
    <w:p w:rsidR="00292563" w:rsidRDefault="00292563" w:rsidP="00D4013B">
      <w:pPr>
        <w:pStyle w:val="-0202"/>
      </w:pPr>
      <w:r>
        <w:rPr>
          <w:rFonts w:hint="eastAsia"/>
        </w:rPr>
        <w:t>函数原型</w:t>
      </w:r>
    </w:p>
    <w:p w:rsidR="00292563" w:rsidRPr="00B13FDA" w:rsidRDefault="0079543F" w:rsidP="00292563">
      <w:pPr>
        <w:rPr>
          <w:lang w:val="en-US"/>
        </w:rPr>
      </w:pPr>
      <w:r w:rsidRPr="0079543F">
        <w:rPr>
          <w:lang w:val="en-US"/>
        </w:rPr>
        <w:t xml:space="preserve">int </w:t>
      </w:r>
      <w:proofErr w:type="spellStart"/>
      <w:r w:rsidRPr="0079543F">
        <w:rPr>
          <w:lang w:val="en-US"/>
        </w:rPr>
        <w:t>sge_mthread_log_</w:t>
      </w:r>
      <w:proofErr w:type="gramStart"/>
      <w:r w:rsidRPr="0079543F">
        <w:rPr>
          <w:lang w:val="en-US"/>
        </w:rPr>
        <w:t>destroy</w:t>
      </w:r>
      <w:proofErr w:type="spellEnd"/>
      <w:r w:rsidRPr="0079543F">
        <w:rPr>
          <w:lang w:val="en-US"/>
        </w:rPr>
        <w:t>(</w:t>
      </w:r>
      <w:proofErr w:type="spellStart"/>
      <w:proofErr w:type="gramEnd"/>
      <w:r w:rsidRPr="0079543F">
        <w:rPr>
          <w:lang w:val="en-US"/>
        </w:rPr>
        <w:t>sge_mthread_log_t</w:t>
      </w:r>
      <w:proofErr w:type="spellEnd"/>
      <w:r w:rsidRPr="0079543F">
        <w:rPr>
          <w:lang w:val="en-US"/>
        </w:rPr>
        <w:t xml:space="preserve"> * </w:t>
      </w:r>
      <w:proofErr w:type="spellStart"/>
      <w:r w:rsidRPr="0079543F">
        <w:rPr>
          <w:lang w:val="en-US"/>
        </w:rPr>
        <w:t>ptr</w:t>
      </w:r>
      <w:proofErr w:type="spellEnd"/>
      <w:r w:rsidRPr="0079543F">
        <w:rPr>
          <w:lang w:val="en-US"/>
        </w:rPr>
        <w:t>);</w:t>
      </w:r>
    </w:p>
    <w:p w:rsidR="00292563" w:rsidRDefault="00292563" w:rsidP="00D4013B">
      <w:pPr>
        <w:pStyle w:val="-0202"/>
      </w:pPr>
      <w:r>
        <w:rPr>
          <w:rFonts w:hint="eastAsia"/>
        </w:rPr>
        <w:t>参数</w:t>
      </w:r>
    </w:p>
    <w:p w:rsidR="00292563" w:rsidRDefault="007133B7" w:rsidP="00292563">
      <w:pPr>
        <w:rPr>
          <w:lang w:val="en-US"/>
        </w:rPr>
      </w:pPr>
      <w:proofErr w:type="spellStart"/>
      <w:r>
        <w:rPr>
          <w:rFonts w:hint="eastAsia"/>
          <w:lang w:val="en-US"/>
        </w:rPr>
        <w:lastRenderedPageBreak/>
        <w:t>ptr</w:t>
      </w:r>
      <w:proofErr w:type="spellEnd"/>
      <w:r>
        <w:rPr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="00394511">
        <w:rPr>
          <w:lang w:val="en-US"/>
        </w:rPr>
        <w:tab/>
      </w:r>
      <w:r w:rsidR="00394511">
        <w:rPr>
          <w:lang w:val="en-US"/>
        </w:rPr>
        <w:tab/>
      </w:r>
      <w:r>
        <w:rPr>
          <w:rFonts w:hint="eastAsia"/>
          <w:lang w:val="en-US"/>
        </w:rPr>
        <w:t>输入参数，</w:t>
      </w:r>
      <w:proofErr w:type="spellStart"/>
      <w:r>
        <w:rPr>
          <w:rFonts w:hint="eastAsia"/>
          <w:lang w:val="en-US"/>
        </w:rPr>
        <w:t>m</w:t>
      </w:r>
      <w:r>
        <w:rPr>
          <w:lang w:val="en-US"/>
        </w:rPr>
        <w:t>thread_log</w:t>
      </w:r>
      <w:proofErr w:type="spellEnd"/>
      <w:r w:rsidR="00430985">
        <w:rPr>
          <w:rFonts w:hint="eastAsia"/>
          <w:lang w:val="en-US"/>
        </w:rPr>
        <w:t>结构</w:t>
      </w:r>
      <w:r>
        <w:rPr>
          <w:rFonts w:hint="eastAsia"/>
          <w:lang w:val="en-US"/>
        </w:rPr>
        <w:t>指针</w:t>
      </w:r>
      <w:ins w:id="730" w:author="xiao liu" w:date="2018-10-16T09:22:00Z">
        <w:r w:rsidR="00097D04">
          <w:rPr>
            <w:rFonts w:hint="eastAsia"/>
            <w:lang w:val="en-US"/>
          </w:rPr>
          <w:t>，</w:t>
        </w:r>
        <w:proofErr w:type="spellStart"/>
        <w:r w:rsidR="00097D04" w:rsidRPr="009B2B09">
          <w:rPr>
            <w:lang w:val="en-US"/>
          </w:rPr>
          <w:t>sge_mthread_log_create</w:t>
        </w:r>
        <w:proofErr w:type="spellEnd"/>
        <w:r w:rsidR="00097D04">
          <w:rPr>
            <w:rFonts w:hint="eastAsia"/>
            <w:lang w:val="en-US"/>
          </w:rPr>
          <w:t>的</w:t>
        </w:r>
        <w:r w:rsidR="00097D04">
          <w:rPr>
            <w:lang w:val="en-US"/>
          </w:rPr>
          <w:t>返回值</w:t>
        </w:r>
      </w:ins>
    </w:p>
    <w:p w:rsidR="00292563" w:rsidRDefault="00292563" w:rsidP="00D4013B">
      <w:pPr>
        <w:pStyle w:val="-0202"/>
      </w:pPr>
      <w:r>
        <w:rPr>
          <w:rFonts w:hint="eastAsia"/>
        </w:rPr>
        <w:t>返回值</w:t>
      </w:r>
    </w:p>
    <w:p w:rsidR="00292563" w:rsidRDefault="00292563" w:rsidP="00292563">
      <w:pPr>
        <w:rPr>
          <w:lang w:val="en-US"/>
        </w:rPr>
      </w:pPr>
      <w:r>
        <w:rPr>
          <w:rFonts w:hint="eastAsia"/>
          <w:lang w:val="en-US"/>
        </w:rPr>
        <w:t>0</w:t>
      </w:r>
      <w:r>
        <w:rPr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="00394511">
        <w:rPr>
          <w:lang w:val="en-US"/>
        </w:rPr>
        <w:tab/>
      </w:r>
      <w:r w:rsidR="00394511">
        <w:rPr>
          <w:lang w:val="en-US"/>
        </w:rPr>
        <w:tab/>
      </w:r>
      <w:r>
        <w:rPr>
          <w:rFonts w:hint="eastAsia"/>
          <w:lang w:val="en-US"/>
        </w:rPr>
        <w:t>成功</w:t>
      </w:r>
    </w:p>
    <w:p w:rsidR="00292563" w:rsidRDefault="00292563" w:rsidP="00292563">
      <w:pPr>
        <w:rPr>
          <w:lang w:val="en-US"/>
        </w:rPr>
      </w:pPr>
      <w:r>
        <w:rPr>
          <w:rFonts w:hint="eastAsia"/>
          <w:lang w:val="en-US"/>
        </w:rPr>
        <w:t>非</w:t>
      </w:r>
      <w:r>
        <w:rPr>
          <w:rFonts w:hint="eastAsia"/>
          <w:lang w:val="en-US"/>
        </w:rPr>
        <w:t>0</w:t>
      </w:r>
      <w:r>
        <w:rPr>
          <w:lang w:val="en-US"/>
        </w:rPr>
        <w:t>:</w:t>
      </w:r>
      <w:r>
        <w:rPr>
          <w:lang w:val="en-US"/>
        </w:rPr>
        <w:tab/>
      </w:r>
      <w:r w:rsidR="00394511">
        <w:rPr>
          <w:lang w:val="en-US"/>
        </w:rPr>
        <w:tab/>
      </w:r>
      <w:r w:rsidR="00394511">
        <w:rPr>
          <w:lang w:val="en-US"/>
        </w:rPr>
        <w:tab/>
      </w:r>
      <w:r>
        <w:rPr>
          <w:rFonts w:hint="eastAsia"/>
          <w:lang w:val="en-US"/>
        </w:rPr>
        <w:t>失败</w:t>
      </w:r>
    </w:p>
    <w:p w:rsidR="004E5932" w:rsidRDefault="004E5932" w:rsidP="0054505D">
      <w:pPr>
        <w:pStyle w:val="3"/>
      </w:pPr>
      <w:bookmarkStart w:id="731" w:name="_Toc509930725"/>
      <w:bookmarkStart w:id="732" w:name="_Toc510079858"/>
      <w:bookmarkStart w:id="733" w:name="_Toc510097383"/>
      <w:bookmarkStart w:id="734" w:name="_Toc510098556"/>
      <w:bookmarkStart w:id="735" w:name="_Toc510098778"/>
      <w:bookmarkStart w:id="736" w:name="_Toc510102035"/>
      <w:bookmarkStart w:id="737" w:name="_Toc510102151"/>
      <w:bookmarkStart w:id="738" w:name="_Toc510102533"/>
      <w:bookmarkStart w:id="739" w:name="_Toc14963246"/>
      <w:r>
        <w:rPr>
          <w:rFonts w:hint="eastAsia"/>
        </w:rPr>
        <w:t>获取</w:t>
      </w:r>
      <w:ins w:id="740" w:author="xiao liu" w:date="2018-10-16T09:18:00Z">
        <w:r w:rsidR="00E771A2">
          <w:rPr>
            <w:rFonts w:hint="eastAsia"/>
          </w:rPr>
          <w:t>连接</w:t>
        </w:r>
        <w:r w:rsidR="00E771A2">
          <w:t>API</w:t>
        </w:r>
        <w:r w:rsidR="00E771A2">
          <w:rPr>
            <w:rFonts w:hint="eastAsia"/>
          </w:rPr>
          <w:t>和</w:t>
        </w:r>
        <w:r w:rsidR="00E771A2">
          <w:t>安全</w:t>
        </w:r>
        <w:r w:rsidR="00E771A2">
          <w:t>API</w:t>
        </w:r>
      </w:ins>
      <w:r>
        <w:rPr>
          <w:rFonts w:hint="eastAsia"/>
        </w:rPr>
        <w:t>日志目录</w:t>
      </w:r>
      <w:r>
        <w:rPr>
          <w:rFonts w:hint="eastAsia"/>
        </w:rPr>
        <w:t>-</w:t>
      </w:r>
      <w:proofErr w:type="spellStart"/>
      <w:r w:rsidRPr="00623880">
        <w:t>sge_mthread_log_get_dir</w:t>
      </w:r>
      <w:bookmarkEnd w:id="731"/>
      <w:bookmarkEnd w:id="732"/>
      <w:bookmarkEnd w:id="733"/>
      <w:bookmarkEnd w:id="734"/>
      <w:bookmarkEnd w:id="735"/>
      <w:bookmarkEnd w:id="736"/>
      <w:bookmarkEnd w:id="737"/>
      <w:bookmarkEnd w:id="738"/>
      <w:bookmarkEnd w:id="739"/>
      <w:proofErr w:type="spellEnd"/>
    </w:p>
    <w:p w:rsidR="00292563" w:rsidRDefault="00292563" w:rsidP="00D4013B">
      <w:pPr>
        <w:pStyle w:val="-0202"/>
      </w:pPr>
      <w:r>
        <w:rPr>
          <w:rFonts w:hint="eastAsia"/>
        </w:rPr>
        <w:t>功能说明</w:t>
      </w:r>
    </w:p>
    <w:p w:rsidR="00292563" w:rsidRPr="00B13FDA" w:rsidRDefault="005D4141" w:rsidP="00292563">
      <w:pPr>
        <w:rPr>
          <w:lang w:val="en-US"/>
        </w:rPr>
      </w:pPr>
      <w:r>
        <w:rPr>
          <w:rFonts w:hint="eastAsia"/>
          <w:lang w:val="en-US"/>
        </w:rPr>
        <w:t>获取</w:t>
      </w:r>
      <w:ins w:id="741" w:author="xiao liu" w:date="2018-10-16T09:18:00Z">
        <w:r w:rsidR="00E771A2">
          <w:rPr>
            <w:rFonts w:hint="eastAsia"/>
            <w:lang w:val="en-US"/>
          </w:rPr>
          <w:t>连接</w:t>
        </w:r>
        <w:r w:rsidR="00E771A2">
          <w:rPr>
            <w:lang w:val="en-US"/>
          </w:rPr>
          <w:t>API</w:t>
        </w:r>
        <w:r w:rsidR="00E771A2">
          <w:rPr>
            <w:lang w:val="en-US"/>
          </w:rPr>
          <w:t>和安全</w:t>
        </w:r>
        <w:r w:rsidR="00E771A2">
          <w:rPr>
            <w:lang w:val="en-US"/>
          </w:rPr>
          <w:t>API</w:t>
        </w:r>
      </w:ins>
      <w:r w:rsidR="00DF455E">
        <w:rPr>
          <w:rFonts w:hint="eastAsia"/>
          <w:lang w:val="en-US"/>
        </w:rPr>
        <w:t>日志存放的</w:t>
      </w:r>
      <w:r w:rsidR="0043082E">
        <w:rPr>
          <w:rFonts w:hint="eastAsia"/>
          <w:lang w:val="en-US"/>
        </w:rPr>
        <w:t>目录</w:t>
      </w:r>
      <w:r w:rsidR="00394511">
        <w:rPr>
          <w:rFonts w:hint="eastAsia"/>
          <w:lang w:val="en-US"/>
        </w:rPr>
        <w:t>。</w:t>
      </w:r>
    </w:p>
    <w:p w:rsidR="00292563" w:rsidRDefault="00292563" w:rsidP="00D4013B">
      <w:pPr>
        <w:pStyle w:val="-0202"/>
      </w:pPr>
      <w:r>
        <w:rPr>
          <w:rFonts w:hint="eastAsia"/>
        </w:rPr>
        <w:t>函数原型</w:t>
      </w:r>
    </w:p>
    <w:p w:rsidR="00292563" w:rsidRPr="00B13FDA" w:rsidRDefault="008E111B" w:rsidP="00292563">
      <w:pPr>
        <w:rPr>
          <w:lang w:val="en-US"/>
        </w:rPr>
      </w:pPr>
      <w:r w:rsidRPr="008E111B">
        <w:rPr>
          <w:lang w:val="en-US"/>
        </w:rPr>
        <w:t xml:space="preserve">const char * </w:t>
      </w:r>
      <w:proofErr w:type="spellStart"/>
      <w:r w:rsidRPr="008E111B">
        <w:rPr>
          <w:lang w:val="en-US"/>
        </w:rPr>
        <w:t>sge_mthread_log_get_</w:t>
      </w:r>
      <w:proofErr w:type="gramStart"/>
      <w:r w:rsidRPr="008E111B">
        <w:rPr>
          <w:lang w:val="en-US"/>
        </w:rPr>
        <w:t>dir</w:t>
      </w:r>
      <w:proofErr w:type="spellEnd"/>
      <w:r w:rsidRPr="008E111B">
        <w:rPr>
          <w:lang w:val="en-US"/>
        </w:rPr>
        <w:t>(</w:t>
      </w:r>
      <w:proofErr w:type="spellStart"/>
      <w:proofErr w:type="gramEnd"/>
      <w:r w:rsidRPr="008E111B">
        <w:rPr>
          <w:lang w:val="en-US"/>
        </w:rPr>
        <w:t>sge_mthread_log_t</w:t>
      </w:r>
      <w:proofErr w:type="spellEnd"/>
      <w:r w:rsidRPr="008E111B">
        <w:rPr>
          <w:lang w:val="en-US"/>
        </w:rPr>
        <w:t xml:space="preserve"> * </w:t>
      </w:r>
      <w:proofErr w:type="spellStart"/>
      <w:r w:rsidRPr="008E111B">
        <w:rPr>
          <w:lang w:val="en-US"/>
        </w:rPr>
        <w:t>ptr</w:t>
      </w:r>
      <w:proofErr w:type="spellEnd"/>
      <w:r w:rsidRPr="008E111B">
        <w:rPr>
          <w:lang w:val="en-US"/>
        </w:rPr>
        <w:t>);</w:t>
      </w:r>
    </w:p>
    <w:p w:rsidR="00292563" w:rsidRDefault="00292563" w:rsidP="00D4013B">
      <w:pPr>
        <w:pStyle w:val="-0202"/>
      </w:pPr>
      <w:r>
        <w:rPr>
          <w:rFonts w:hint="eastAsia"/>
        </w:rPr>
        <w:t>参数</w:t>
      </w:r>
    </w:p>
    <w:p w:rsidR="00A35CAC" w:rsidRPr="00EE271E" w:rsidRDefault="00A35CAC" w:rsidP="00A35CAC">
      <w:pPr>
        <w:rPr>
          <w:lang w:val="en-US"/>
        </w:rPr>
      </w:pPr>
      <w:proofErr w:type="spellStart"/>
      <w:r>
        <w:rPr>
          <w:rFonts w:hint="eastAsia"/>
          <w:lang w:val="en-US"/>
        </w:rPr>
        <w:t>ptr</w:t>
      </w:r>
      <w:proofErr w:type="spellEnd"/>
      <w:r>
        <w:rPr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="00394511">
        <w:rPr>
          <w:lang w:val="en-US"/>
        </w:rPr>
        <w:tab/>
      </w:r>
      <w:r w:rsidR="00394511">
        <w:rPr>
          <w:lang w:val="en-US"/>
        </w:rPr>
        <w:tab/>
      </w:r>
      <w:r>
        <w:rPr>
          <w:rFonts w:hint="eastAsia"/>
          <w:lang w:val="en-US"/>
        </w:rPr>
        <w:t>输入参数，</w:t>
      </w:r>
      <w:proofErr w:type="spellStart"/>
      <w:r>
        <w:rPr>
          <w:rFonts w:hint="eastAsia"/>
          <w:lang w:val="en-US"/>
        </w:rPr>
        <w:t>m</w:t>
      </w:r>
      <w:r>
        <w:rPr>
          <w:lang w:val="en-US"/>
        </w:rPr>
        <w:t>thread_log</w:t>
      </w:r>
      <w:proofErr w:type="spellEnd"/>
      <w:r w:rsidR="00F471F6">
        <w:rPr>
          <w:rFonts w:hint="eastAsia"/>
          <w:lang w:val="en-US"/>
        </w:rPr>
        <w:t>结构</w:t>
      </w:r>
      <w:r>
        <w:rPr>
          <w:rFonts w:hint="eastAsia"/>
          <w:lang w:val="en-US"/>
        </w:rPr>
        <w:t>指针</w:t>
      </w:r>
      <w:ins w:id="742" w:author="xiao liu" w:date="2018-10-16T09:22:00Z">
        <w:r w:rsidR="00097D04">
          <w:rPr>
            <w:rFonts w:hint="eastAsia"/>
            <w:lang w:val="en-US"/>
          </w:rPr>
          <w:t>，</w:t>
        </w:r>
        <w:proofErr w:type="spellStart"/>
        <w:r w:rsidR="00097D04" w:rsidRPr="009B2B09">
          <w:rPr>
            <w:lang w:val="en-US"/>
          </w:rPr>
          <w:t>sge_mthread_log_create</w:t>
        </w:r>
        <w:proofErr w:type="spellEnd"/>
        <w:r w:rsidR="00097D04">
          <w:rPr>
            <w:rFonts w:hint="eastAsia"/>
            <w:lang w:val="en-US"/>
          </w:rPr>
          <w:t>的</w:t>
        </w:r>
        <w:r w:rsidR="00097D04">
          <w:rPr>
            <w:lang w:val="en-US"/>
          </w:rPr>
          <w:t>返回值</w:t>
        </w:r>
      </w:ins>
    </w:p>
    <w:p w:rsidR="00292563" w:rsidRPr="00EE271E" w:rsidRDefault="00292563" w:rsidP="00292563">
      <w:pPr>
        <w:rPr>
          <w:lang w:val="en-US"/>
        </w:rPr>
      </w:pPr>
    </w:p>
    <w:p w:rsidR="00292563" w:rsidRDefault="00292563" w:rsidP="00D4013B">
      <w:pPr>
        <w:pStyle w:val="-0202"/>
      </w:pPr>
      <w:r>
        <w:rPr>
          <w:rFonts w:hint="eastAsia"/>
        </w:rPr>
        <w:t>返回值</w:t>
      </w:r>
    </w:p>
    <w:p w:rsidR="00292563" w:rsidRDefault="00414DF4" w:rsidP="00292563">
      <w:pPr>
        <w:rPr>
          <w:lang w:val="en-US"/>
        </w:rPr>
      </w:pPr>
      <w:r>
        <w:rPr>
          <w:lang w:val="en-US"/>
        </w:rPr>
        <w:t>char*</w:t>
      </w:r>
      <w:r w:rsidR="00292563">
        <w:rPr>
          <w:lang w:val="en-US"/>
        </w:rPr>
        <w:t>:</w:t>
      </w:r>
      <w:r w:rsidR="00292563">
        <w:rPr>
          <w:lang w:val="en-US"/>
        </w:rPr>
        <w:tab/>
      </w:r>
      <w:r w:rsidR="00292563">
        <w:rPr>
          <w:lang w:val="en-US"/>
        </w:rPr>
        <w:tab/>
      </w:r>
      <w:r w:rsidR="00394511">
        <w:rPr>
          <w:lang w:val="en-US"/>
        </w:rPr>
        <w:tab/>
      </w:r>
      <w:r w:rsidR="00292563">
        <w:rPr>
          <w:rFonts w:hint="eastAsia"/>
          <w:lang w:val="en-US"/>
        </w:rPr>
        <w:t>成功</w:t>
      </w:r>
    </w:p>
    <w:p w:rsidR="00292563" w:rsidRDefault="006927EA" w:rsidP="00292563">
      <w:pPr>
        <w:rPr>
          <w:lang w:val="en-US"/>
        </w:rPr>
      </w:pPr>
      <w:r>
        <w:rPr>
          <w:rFonts w:hint="eastAsia"/>
          <w:lang w:val="en-US"/>
        </w:rPr>
        <w:t>NULL</w:t>
      </w:r>
      <w:r w:rsidR="00292563">
        <w:rPr>
          <w:lang w:val="en-US"/>
        </w:rPr>
        <w:t>:</w:t>
      </w:r>
      <w:r w:rsidR="00292563">
        <w:rPr>
          <w:lang w:val="en-US"/>
        </w:rPr>
        <w:tab/>
      </w:r>
      <w:r w:rsidR="00394511">
        <w:rPr>
          <w:lang w:val="en-US"/>
        </w:rPr>
        <w:tab/>
      </w:r>
      <w:r w:rsidR="00394511">
        <w:rPr>
          <w:lang w:val="en-US"/>
        </w:rPr>
        <w:tab/>
      </w:r>
      <w:r w:rsidR="00292563">
        <w:rPr>
          <w:rFonts w:hint="eastAsia"/>
          <w:lang w:val="en-US"/>
        </w:rPr>
        <w:t>失败</w:t>
      </w:r>
    </w:p>
    <w:p w:rsidR="004E5932" w:rsidRDefault="004E5932" w:rsidP="0054505D">
      <w:pPr>
        <w:pStyle w:val="3"/>
      </w:pPr>
      <w:bookmarkStart w:id="743" w:name="_Toc509930726"/>
      <w:bookmarkStart w:id="744" w:name="_Toc510079859"/>
      <w:bookmarkStart w:id="745" w:name="_Toc510097384"/>
      <w:bookmarkStart w:id="746" w:name="_Toc510098557"/>
      <w:bookmarkStart w:id="747" w:name="_Toc510098779"/>
      <w:bookmarkStart w:id="748" w:name="_Toc510102036"/>
      <w:bookmarkStart w:id="749" w:name="_Toc510102152"/>
      <w:bookmarkStart w:id="750" w:name="_Toc510102534"/>
      <w:bookmarkStart w:id="751" w:name="_Toc14963247"/>
      <w:r>
        <w:rPr>
          <w:rFonts w:hint="eastAsia"/>
        </w:rPr>
        <w:t>获取</w:t>
      </w:r>
      <w:ins w:id="752" w:author="xiao liu" w:date="2018-10-16T09:19:00Z">
        <w:r w:rsidR="007069E9">
          <w:rPr>
            <w:rFonts w:hint="eastAsia"/>
          </w:rPr>
          <w:t>连接</w:t>
        </w:r>
        <w:r w:rsidR="007069E9">
          <w:t>API</w:t>
        </w:r>
        <w:r w:rsidR="007069E9">
          <w:t>和安全</w:t>
        </w:r>
        <w:r w:rsidR="007069E9">
          <w:t>API</w:t>
        </w:r>
      </w:ins>
      <w:r>
        <w:rPr>
          <w:rFonts w:hint="eastAsia"/>
        </w:rPr>
        <w:t>日志文件名</w:t>
      </w:r>
      <w:r>
        <w:rPr>
          <w:rFonts w:hint="eastAsia"/>
        </w:rPr>
        <w:t>-</w:t>
      </w:r>
      <w:proofErr w:type="spellStart"/>
      <w:r w:rsidRPr="00623880">
        <w:t>sge_mthread_log_get_name</w:t>
      </w:r>
      <w:bookmarkEnd w:id="743"/>
      <w:bookmarkEnd w:id="744"/>
      <w:bookmarkEnd w:id="745"/>
      <w:bookmarkEnd w:id="746"/>
      <w:bookmarkEnd w:id="747"/>
      <w:bookmarkEnd w:id="748"/>
      <w:bookmarkEnd w:id="749"/>
      <w:bookmarkEnd w:id="750"/>
      <w:bookmarkEnd w:id="751"/>
      <w:proofErr w:type="spellEnd"/>
    </w:p>
    <w:p w:rsidR="00292563" w:rsidRDefault="00292563" w:rsidP="00D4013B">
      <w:pPr>
        <w:pStyle w:val="-0202"/>
      </w:pPr>
      <w:r>
        <w:rPr>
          <w:rFonts w:hint="eastAsia"/>
        </w:rPr>
        <w:t>功能说明</w:t>
      </w:r>
    </w:p>
    <w:p w:rsidR="00292563" w:rsidRPr="00B13FDA" w:rsidRDefault="00FC10F1" w:rsidP="00292563">
      <w:pPr>
        <w:rPr>
          <w:lang w:val="en-US"/>
        </w:rPr>
      </w:pPr>
      <w:r>
        <w:rPr>
          <w:rFonts w:hint="eastAsia"/>
          <w:lang w:val="en-US"/>
        </w:rPr>
        <w:t>获取</w:t>
      </w:r>
      <w:ins w:id="753" w:author="xiao liu" w:date="2018-10-16T09:19:00Z">
        <w:r w:rsidR="00E16D6F">
          <w:rPr>
            <w:rFonts w:hint="eastAsia"/>
            <w:lang w:val="en-US"/>
          </w:rPr>
          <w:t>连接</w:t>
        </w:r>
        <w:r w:rsidR="00E16D6F">
          <w:rPr>
            <w:lang w:val="en-US"/>
          </w:rPr>
          <w:t>API</w:t>
        </w:r>
        <w:r w:rsidR="00E16D6F">
          <w:rPr>
            <w:lang w:val="en-US"/>
          </w:rPr>
          <w:t>和安全</w:t>
        </w:r>
        <w:proofErr w:type="spellStart"/>
        <w:r w:rsidR="00E16D6F">
          <w:rPr>
            <w:lang w:val="en-US"/>
          </w:rPr>
          <w:t>APi</w:t>
        </w:r>
      </w:ins>
      <w:proofErr w:type="spellEnd"/>
      <w:r>
        <w:rPr>
          <w:rFonts w:hint="eastAsia"/>
          <w:lang w:val="en-US"/>
        </w:rPr>
        <w:t>日志文件名称</w:t>
      </w:r>
      <w:r w:rsidR="00394511">
        <w:rPr>
          <w:rFonts w:hint="eastAsia"/>
          <w:lang w:val="en-US"/>
        </w:rPr>
        <w:t>。</w:t>
      </w:r>
    </w:p>
    <w:p w:rsidR="00292563" w:rsidRDefault="00292563" w:rsidP="00D4013B">
      <w:pPr>
        <w:pStyle w:val="-0202"/>
      </w:pPr>
      <w:r>
        <w:rPr>
          <w:rFonts w:hint="eastAsia"/>
        </w:rPr>
        <w:t>函数原型</w:t>
      </w:r>
    </w:p>
    <w:p w:rsidR="00292563" w:rsidRPr="00B13FDA" w:rsidRDefault="009D198B" w:rsidP="00292563">
      <w:pPr>
        <w:rPr>
          <w:lang w:val="en-US"/>
        </w:rPr>
      </w:pPr>
      <w:r w:rsidRPr="009D198B">
        <w:rPr>
          <w:lang w:val="en-US"/>
        </w:rPr>
        <w:t xml:space="preserve">const char * </w:t>
      </w:r>
      <w:proofErr w:type="spellStart"/>
      <w:r w:rsidRPr="009D198B">
        <w:rPr>
          <w:lang w:val="en-US"/>
        </w:rPr>
        <w:t>sge_mthread_log_get_</w:t>
      </w:r>
      <w:proofErr w:type="gramStart"/>
      <w:r w:rsidRPr="009D198B">
        <w:rPr>
          <w:lang w:val="en-US"/>
        </w:rPr>
        <w:t>name</w:t>
      </w:r>
      <w:proofErr w:type="spellEnd"/>
      <w:r w:rsidRPr="009D198B">
        <w:rPr>
          <w:lang w:val="en-US"/>
        </w:rPr>
        <w:t>(</w:t>
      </w:r>
      <w:proofErr w:type="spellStart"/>
      <w:proofErr w:type="gramEnd"/>
      <w:r w:rsidRPr="009D198B">
        <w:rPr>
          <w:lang w:val="en-US"/>
        </w:rPr>
        <w:t>sge_mthread_log_t</w:t>
      </w:r>
      <w:proofErr w:type="spellEnd"/>
      <w:r w:rsidRPr="009D198B">
        <w:rPr>
          <w:lang w:val="en-US"/>
        </w:rPr>
        <w:t xml:space="preserve"> * </w:t>
      </w:r>
      <w:proofErr w:type="spellStart"/>
      <w:r w:rsidRPr="009D198B">
        <w:rPr>
          <w:lang w:val="en-US"/>
        </w:rPr>
        <w:t>ptr</w:t>
      </w:r>
      <w:proofErr w:type="spellEnd"/>
      <w:r w:rsidRPr="009D198B">
        <w:rPr>
          <w:lang w:val="en-US"/>
        </w:rPr>
        <w:t>);</w:t>
      </w:r>
    </w:p>
    <w:p w:rsidR="00292563" w:rsidRDefault="00292563" w:rsidP="00D4013B">
      <w:pPr>
        <w:pStyle w:val="-0202"/>
      </w:pPr>
      <w:r>
        <w:rPr>
          <w:rFonts w:hint="eastAsia"/>
        </w:rPr>
        <w:t>参数</w:t>
      </w:r>
    </w:p>
    <w:p w:rsidR="00292563" w:rsidRDefault="0085247E" w:rsidP="00292563">
      <w:pPr>
        <w:rPr>
          <w:lang w:val="en-US"/>
        </w:rPr>
      </w:pPr>
      <w:proofErr w:type="spellStart"/>
      <w:r>
        <w:rPr>
          <w:rFonts w:hint="eastAsia"/>
          <w:lang w:val="en-US"/>
        </w:rPr>
        <w:t>ptr</w:t>
      </w:r>
      <w:proofErr w:type="spellEnd"/>
      <w:r>
        <w:rPr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="00394511">
        <w:rPr>
          <w:lang w:val="en-US"/>
        </w:rPr>
        <w:tab/>
      </w:r>
      <w:r w:rsidR="00394511">
        <w:rPr>
          <w:lang w:val="en-US"/>
        </w:rPr>
        <w:tab/>
      </w:r>
      <w:r>
        <w:rPr>
          <w:rFonts w:hint="eastAsia"/>
          <w:lang w:val="en-US"/>
        </w:rPr>
        <w:t>输入参数，</w:t>
      </w:r>
      <w:proofErr w:type="spellStart"/>
      <w:r>
        <w:rPr>
          <w:rFonts w:hint="eastAsia"/>
          <w:lang w:val="en-US"/>
        </w:rPr>
        <w:t>m</w:t>
      </w:r>
      <w:r>
        <w:rPr>
          <w:lang w:val="en-US"/>
        </w:rPr>
        <w:t>thread_log</w:t>
      </w:r>
      <w:proofErr w:type="spellEnd"/>
      <w:r w:rsidR="006816C0">
        <w:rPr>
          <w:rFonts w:hint="eastAsia"/>
          <w:lang w:val="en-US"/>
        </w:rPr>
        <w:t>结构</w:t>
      </w:r>
      <w:r>
        <w:rPr>
          <w:rFonts w:hint="eastAsia"/>
          <w:lang w:val="en-US"/>
        </w:rPr>
        <w:t>指针</w:t>
      </w:r>
      <w:ins w:id="754" w:author="xiao liu" w:date="2018-10-16T09:22:00Z">
        <w:r w:rsidR="00097D04">
          <w:rPr>
            <w:rFonts w:hint="eastAsia"/>
            <w:lang w:val="en-US"/>
          </w:rPr>
          <w:t>，</w:t>
        </w:r>
        <w:proofErr w:type="spellStart"/>
        <w:r w:rsidR="00097D04" w:rsidRPr="009B2B09">
          <w:rPr>
            <w:lang w:val="en-US"/>
          </w:rPr>
          <w:t>sge_mthread_log_create</w:t>
        </w:r>
        <w:proofErr w:type="spellEnd"/>
        <w:r w:rsidR="00097D04">
          <w:rPr>
            <w:rFonts w:hint="eastAsia"/>
            <w:lang w:val="en-US"/>
          </w:rPr>
          <w:t>的</w:t>
        </w:r>
        <w:r w:rsidR="00097D04">
          <w:rPr>
            <w:lang w:val="en-US"/>
          </w:rPr>
          <w:t>返回值</w:t>
        </w:r>
      </w:ins>
    </w:p>
    <w:p w:rsidR="00292563" w:rsidRDefault="00292563" w:rsidP="00D4013B">
      <w:pPr>
        <w:pStyle w:val="-0202"/>
      </w:pPr>
      <w:r>
        <w:rPr>
          <w:rFonts w:hint="eastAsia"/>
        </w:rPr>
        <w:t>返回值</w:t>
      </w:r>
    </w:p>
    <w:p w:rsidR="00292563" w:rsidRDefault="00414DF4" w:rsidP="00292563">
      <w:pPr>
        <w:rPr>
          <w:lang w:val="en-US"/>
        </w:rPr>
      </w:pPr>
      <w:r>
        <w:rPr>
          <w:lang w:val="en-US"/>
        </w:rPr>
        <w:t>char*</w:t>
      </w:r>
      <w:r w:rsidR="00292563">
        <w:rPr>
          <w:lang w:val="en-US"/>
        </w:rPr>
        <w:t>:</w:t>
      </w:r>
      <w:r w:rsidR="00292563">
        <w:rPr>
          <w:lang w:val="en-US"/>
        </w:rPr>
        <w:tab/>
      </w:r>
      <w:r w:rsidR="00292563">
        <w:rPr>
          <w:lang w:val="en-US"/>
        </w:rPr>
        <w:tab/>
      </w:r>
      <w:r w:rsidR="00394511">
        <w:rPr>
          <w:lang w:val="en-US"/>
        </w:rPr>
        <w:tab/>
      </w:r>
      <w:r w:rsidR="00292563">
        <w:rPr>
          <w:rFonts w:hint="eastAsia"/>
          <w:lang w:val="en-US"/>
        </w:rPr>
        <w:t>成功</w:t>
      </w:r>
    </w:p>
    <w:p w:rsidR="00292563" w:rsidRDefault="00BB0BA6" w:rsidP="00292563">
      <w:pPr>
        <w:rPr>
          <w:lang w:val="en-US"/>
        </w:rPr>
      </w:pPr>
      <w:r>
        <w:rPr>
          <w:rFonts w:hint="eastAsia"/>
          <w:lang w:val="en-US"/>
        </w:rPr>
        <w:t>NULL</w:t>
      </w:r>
      <w:r w:rsidR="00292563">
        <w:rPr>
          <w:lang w:val="en-US"/>
        </w:rPr>
        <w:t>:</w:t>
      </w:r>
      <w:r w:rsidR="00292563">
        <w:rPr>
          <w:lang w:val="en-US"/>
        </w:rPr>
        <w:tab/>
      </w:r>
      <w:r w:rsidR="00394511">
        <w:rPr>
          <w:lang w:val="en-US"/>
        </w:rPr>
        <w:tab/>
      </w:r>
      <w:r w:rsidR="00394511">
        <w:rPr>
          <w:lang w:val="en-US"/>
        </w:rPr>
        <w:tab/>
      </w:r>
      <w:r w:rsidR="00292563">
        <w:rPr>
          <w:rFonts w:hint="eastAsia"/>
          <w:lang w:val="en-US"/>
        </w:rPr>
        <w:t>失败</w:t>
      </w:r>
    </w:p>
    <w:p w:rsidR="004E5932" w:rsidRDefault="004E5932" w:rsidP="0054505D">
      <w:pPr>
        <w:pStyle w:val="3"/>
      </w:pPr>
      <w:bookmarkStart w:id="755" w:name="_Toc509930727"/>
      <w:bookmarkStart w:id="756" w:name="_Toc510079860"/>
      <w:bookmarkStart w:id="757" w:name="_Toc510097385"/>
      <w:bookmarkStart w:id="758" w:name="_Toc510098558"/>
      <w:bookmarkStart w:id="759" w:name="_Toc510098780"/>
      <w:bookmarkStart w:id="760" w:name="_Toc510102037"/>
      <w:bookmarkStart w:id="761" w:name="_Toc510102153"/>
      <w:bookmarkStart w:id="762" w:name="_Toc510102535"/>
      <w:bookmarkStart w:id="763" w:name="_Toc14963248"/>
      <w:r>
        <w:rPr>
          <w:rFonts w:hint="eastAsia"/>
        </w:rPr>
        <w:t>获取</w:t>
      </w:r>
      <w:ins w:id="764" w:author="xiao liu" w:date="2018-10-16T09:19:00Z">
        <w:r w:rsidR="009962BA">
          <w:rPr>
            <w:rFonts w:hint="eastAsia"/>
          </w:rPr>
          <w:t>连接</w:t>
        </w:r>
        <w:r w:rsidR="009962BA">
          <w:t>API</w:t>
        </w:r>
        <w:r w:rsidR="009962BA">
          <w:t>和安全</w:t>
        </w:r>
        <w:r w:rsidR="009962BA">
          <w:t>API</w:t>
        </w:r>
      </w:ins>
      <w:r>
        <w:rPr>
          <w:rFonts w:hint="eastAsia"/>
        </w:rPr>
        <w:t>日志路径</w:t>
      </w:r>
      <w:r>
        <w:rPr>
          <w:rFonts w:hint="eastAsia"/>
        </w:rPr>
        <w:t>-</w:t>
      </w:r>
      <w:proofErr w:type="spellStart"/>
      <w:r w:rsidRPr="00623880">
        <w:t>sge_mthread_log_get_path</w:t>
      </w:r>
      <w:bookmarkEnd w:id="755"/>
      <w:bookmarkEnd w:id="756"/>
      <w:bookmarkEnd w:id="757"/>
      <w:bookmarkEnd w:id="758"/>
      <w:bookmarkEnd w:id="759"/>
      <w:bookmarkEnd w:id="760"/>
      <w:bookmarkEnd w:id="761"/>
      <w:bookmarkEnd w:id="762"/>
      <w:bookmarkEnd w:id="763"/>
      <w:proofErr w:type="spellEnd"/>
    </w:p>
    <w:p w:rsidR="00292563" w:rsidRDefault="00292563" w:rsidP="00D4013B">
      <w:pPr>
        <w:pStyle w:val="-0202"/>
      </w:pPr>
      <w:r>
        <w:rPr>
          <w:rFonts w:hint="eastAsia"/>
        </w:rPr>
        <w:t>功能说明</w:t>
      </w:r>
    </w:p>
    <w:p w:rsidR="00292563" w:rsidRPr="00B13FDA" w:rsidRDefault="00C11C5E" w:rsidP="00292563">
      <w:pPr>
        <w:rPr>
          <w:lang w:val="en-US"/>
        </w:rPr>
      </w:pPr>
      <w:r>
        <w:rPr>
          <w:rFonts w:hint="eastAsia"/>
          <w:lang w:val="en-US"/>
        </w:rPr>
        <w:t>获取</w:t>
      </w:r>
      <w:ins w:id="765" w:author="xiao liu" w:date="2018-10-16T09:20:00Z">
        <w:r w:rsidR="00E03197">
          <w:rPr>
            <w:rFonts w:hint="eastAsia"/>
            <w:lang w:val="en-US"/>
          </w:rPr>
          <w:t>连接</w:t>
        </w:r>
        <w:r w:rsidR="00E03197">
          <w:rPr>
            <w:lang w:val="en-US"/>
          </w:rPr>
          <w:t>API</w:t>
        </w:r>
        <w:r w:rsidR="00E03197">
          <w:rPr>
            <w:lang w:val="en-US"/>
          </w:rPr>
          <w:t>和安全</w:t>
        </w:r>
        <w:r w:rsidR="00E03197">
          <w:rPr>
            <w:lang w:val="en-US"/>
          </w:rPr>
          <w:t>API</w:t>
        </w:r>
      </w:ins>
      <w:r>
        <w:rPr>
          <w:rFonts w:hint="eastAsia"/>
          <w:lang w:val="en-US"/>
        </w:rPr>
        <w:t>日志存放的</w:t>
      </w:r>
      <w:r w:rsidR="00394511">
        <w:rPr>
          <w:rFonts w:hint="eastAsia"/>
          <w:lang w:val="en-US"/>
        </w:rPr>
        <w:t>完整</w:t>
      </w:r>
      <w:r>
        <w:rPr>
          <w:rFonts w:hint="eastAsia"/>
          <w:lang w:val="en-US"/>
        </w:rPr>
        <w:t>路径</w:t>
      </w:r>
      <w:r w:rsidR="005B4730">
        <w:rPr>
          <w:rFonts w:hint="eastAsia"/>
          <w:lang w:val="en-US"/>
        </w:rPr>
        <w:t>，包含目录和文件名</w:t>
      </w:r>
      <w:r w:rsidR="00394511">
        <w:rPr>
          <w:rFonts w:hint="eastAsia"/>
          <w:lang w:val="en-US"/>
        </w:rPr>
        <w:t>。</w:t>
      </w:r>
    </w:p>
    <w:p w:rsidR="00292563" w:rsidRDefault="00292563" w:rsidP="00D4013B">
      <w:pPr>
        <w:pStyle w:val="-0202"/>
      </w:pPr>
      <w:r>
        <w:rPr>
          <w:rFonts w:hint="eastAsia"/>
        </w:rPr>
        <w:t>函数原型</w:t>
      </w:r>
    </w:p>
    <w:p w:rsidR="00292563" w:rsidRPr="00B13FDA" w:rsidRDefault="00FF7AD7" w:rsidP="00292563">
      <w:pPr>
        <w:rPr>
          <w:lang w:val="en-US"/>
        </w:rPr>
      </w:pPr>
      <w:r w:rsidRPr="00FF7AD7">
        <w:rPr>
          <w:lang w:val="en-US"/>
        </w:rPr>
        <w:t xml:space="preserve">const char * </w:t>
      </w:r>
      <w:proofErr w:type="spellStart"/>
      <w:r w:rsidRPr="00FF7AD7">
        <w:rPr>
          <w:lang w:val="en-US"/>
        </w:rPr>
        <w:t>sge_mthread_log_get_</w:t>
      </w:r>
      <w:proofErr w:type="gramStart"/>
      <w:r w:rsidRPr="00FF7AD7">
        <w:rPr>
          <w:lang w:val="en-US"/>
        </w:rPr>
        <w:t>path</w:t>
      </w:r>
      <w:proofErr w:type="spellEnd"/>
      <w:r w:rsidRPr="00FF7AD7">
        <w:rPr>
          <w:lang w:val="en-US"/>
        </w:rPr>
        <w:t>(</w:t>
      </w:r>
      <w:proofErr w:type="spellStart"/>
      <w:proofErr w:type="gramEnd"/>
      <w:r w:rsidRPr="00FF7AD7">
        <w:rPr>
          <w:lang w:val="en-US"/>
        </w:rPr>
        <w:t>sge_mthread_log_t</w:t>
      </w:r>
      <w:proofErr w:type="spellEnd"/>
      <w:r w:rsidRPr="00FF7AD7">
        <w:rPr>
          <w:lang w:val="en-US"/>
        </w:rPr>
        <w:t xml:space="preserve"> * </w:t>
      </w:r>
      <w:proofErr w:type="spellStart"/>
      <w:r w:rsidRPr="00FF7AD7">
        <w:rPr>
          <w:lang w:val="en-US"/>
        </w:rPr>
        <w:t>ptr</w:t>
      </w:r>
      <w:proofErr w:type="spellEnd"/>
      <w:r w:rsidRPr="00FF7AD7">
        <w:rPr>
          <w:lang w:val="en-US"/>
        </w:rPr>
        <w:t>);</w:t>
      </w:r>
    </w:p>
    <w:p w:rsidR="00292563" w:rsidRDefault="00292563" w:rsidP="00D4013B">
      <w:pPr>
        <w:pStyle w:val="-0202"/>
      </w:pPr>
      <w:r>
        <w:rPr>
          <w:rFonts w:hint="eastAsia"/>
        </w:rPr>
        <w:t>参数</w:t>
      </w:r>
    </w:p>
    <w:p w:rsidR="00292563" w:rsidRPr="00EE271E" w:rsidRDefault="008E524A" w:rsidP="00292563">
      <w:pPr>
        <w:rPr>
          <w:lang w:val="en-US"/>
        </w:rPr>
      </w:pPr>
      <w:proofErr w:type="spellStart"/>
      <w:r>
        <w:rPr>
          <w:rFonts w:hint="eastAsia"/>
          <w:lang w:val="en-US"/>
        </w:rPr>
        <w:lastRenderedPageBreak/>
        <w:t>ptr</w:t>
      </w:r>
      <w:proofErr w:type="spellEnd"/>
      <w:r>
        <w:rPr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="00394511">
        <w:rPr>
          <w:lang w:val="en-US"/>
        </w:rPr>
        <w:tab/>
      </w:r>
      <w:r w:rsidR="00394511">
        <w:rPr>
          <w:lang w:val="en-US"/>
        </w:rPr>
        <w:tab/>
      </w:r>
      <w:r>
        <w:rPr>
          <w:rFonts w:hint="eastAsia"/>
          <w:lang w:val="en-US"/>
        </w:rPr>
        <w:t>输入参数，</w:t>
      </w:r>
      <w:proofErr w:type="spellStart"/>
      <w:r>
        <w:rPr>
          <w:rFonts w:hint="eastAsia"/>
          <w:lang w:val="en-US"/>
        </w:rPr>
        <w:t>m</w:t>
      </w:r>
      <w:r>
        <w:rPr>
          <w:lang w:val="en-US"/>
        </w:rPr>
        <w:t>thread_log</w:t>
      </w:r>
      <w:proofErr w:type="spellEnd"/>
      <w:r w:rsidR="00430985">
        <w:rPr>
          <w:rFonts w:hint="eastAsia"/>
          <w:lang w:val="en-US"/>
        </w:rPr>
        <w:t>结构</w:t>
      </w:r>
      <w:r>
        <w:rPr>
          <w:rFonts w:hint="eastAsia"/>
          <w:lang w:val="en-US"/>
        </w:rPr>
        <w:t>指针</w:t>
      </w:r>
      <w:ins w:id="766" w:author="xiao liu" w:date="2018-10-16T09:22:00Z">
        <w:r w:rsidR="00097D04">
          <w:rPr>
            <w:rFonts w:hint="eastAsia"/>
            <w:lang w:val="en-US"/>
          </w:rPr>
          <w:t>，</w:t>
        </w:r>
        <w:proofErr w:type="spellStart"/>
        <w:r w:rsidR="00097D04" w:rsidRPr="009B2B09">
          <w:rPr>
            <w:lang w:val="en-US"/>
          </w:rPr>
          <w:t>sge_mthread_log_create</w:t>
        </w:r>
        <w:proofErr w:type="spellEnd"/>
        <w:r w:rsidR="00097D04">
          <w:rPr>
            <w:rFonts w:hint="eastAsia"/>
            <w:lang w:val="en-US"/>
          </w:rPr>
          <w:t>的</w:t>
        </w:r>
        <w:r w:rsidR="00097D04">
          <w:rPr>
            <w:lang w:val="en-US"/>
          </w:rPr>
          <w:t>返回值</w:t>
        </w:r>
      </w:ins>
    </w:p>
    <w:p w:rsidR="00292563" w:rsidRDefault="00292563" w:rsidP="00D4013B">
      <w:pPr>
        <w:pStyle w:val="-0202"/>
      </w:pPr>
      <w:r>
        <w:rPr>
          <w:rFonts w:hint="eastAsia"/>
        </w:rPr>
        <w:t>返回值</w:t>
      </w:r>
    </w:p>
    <w:p w:rsidR="00292563" w:rsidRDefault="00414DF4" w:rsidP="00292563">
      <w:pPr>
        <w:rPr>
          <w:lang w:val="en-US"/>
        </w:rPr>
      </w:pPr>
      <w:r>
        <w:rPr>
          <w:lang w:val="en-US"/>
        </w:rPr>
        <w:t>char*</w:t>
      </w:r>
      <w:r w:rsidR="00292563">
        <w:rPr>
          <w:lang w:val="en-US"/>
        </w:rPr>
        <w:t>:</w:t>
      </w:r>
      <w:r w:rsidR="00292563">
        <w:rPr>
          <w:lang w:val="en-US"/>
        </w:rPr>
        <w:tab/>
      </w:r>
      <w:r w:rsidR="00292563">
        <w:rPr>
          <w:lang w:val="en-US"/>
        </w:rPr>
        <w:tab/>
      </w:r>
      <w:r w:rsidR="00394511">
        <w:rPr>
          <w:lang w:val="en-US"/>
        </w:rPr>
        <w:tab/>
      </w:r>
      <w:r w:rsidR="00292563">
        <w:rPr>
          <w:rFonts w:hint="eastAsia"/>
          <w:lang w:val="en-US"/>
        </w:rPr>
        <w:t>成功</w:t>
      </w:r>
    </w:p>
    <w:p w:rsidR="00292563" w:rsidRDefault="00CE47E3" w:rsidP="00292563">
      <w:pPr>
        <w:rPr>
          <w:ins w:id="767" w:author="DELL-PC" w:date="2018-10-15T14:50:00Z"/>
          <w:lang w:val="en-US"/>
        </w:rPr>
      </w:pPr>
      <w:r>
        <w:rPr>
          <w:rFonts w:hint="eastAsia"/>
          <w:lang w:val="en-US"/>
        </w:rPr>
        <w:t>NULL</w:t>
      </w:r>
      <w:r w:rsidR="00292563">
        <w:rPr>
          <w:lang w:val="en-US"/>
        </w:rPr>
        <w:t>:</w:t>
      </w:r>
      <w:r w:rsidR="00292563">
        <w:rPr>
          <w:lang w:val="en-US"/>
        </w:rPr>
        <w:tab/>
      </w:r>
      <w:r w:rsidR="00394511">
        <w:rPr>
          <w:lang w:val="en-US"/>
        </w:rPr>
        <w:tab/>
      </w:r>
      <w:r w:rsidR="00394511">
        <w:rPr>
          <w:lang w:val="en-US"/>
        </w:rPr>
        <w:tab/>
      </w:r>
      <w:r w:rsidR="00292563">
        <w:rPr>
          <w:rFonts w:hint="eastAsia"/>
          <w:lang w:val="en-US"/>
        </w:rPr>
        <w:t>失败</w:t>
      </w:r>
    </w:p>
    <w:p w:rsidR="00311D1A" w:rsidRDefault="00311D1A" w:rsidP="0054505D">
      <w:pPr>
        <w:pStyle w:val="3"/>
        <w:rPr>
          <w:ins w:id="768" w:author="DELL-PC" w:date="2018-10-15T14:50:00Z"/>
        </w:rPr>
      </w:pPr>
      <w:bookmarkStart w:id="769" w:name="_Toc14963249"/>
      <w:ins w:id="770" w:author="DELL-PC" w:date="2018-10-15T14:50:00Z">
        <w:r>
          <w:rPr>
            <w:rFonts w:hint="eastAsia"/>
          </w:rPr>
          <w:t>创建</w:t>
        </w:r>
      </w:ins>
      <w:ins w:id="771" w:author="xiao liu" w:date="2018-10-16T09:20:00Z">
        <w:r w:rsidR="0034310F">
          <w:rPr>
            <w:rFonts w:hint="eastAsia"/>
          </w:rPr>
          <w:t>连接</w:t>
        </w:r>
        <w:r w:rsidR="0034310F">
          <w:t>API</w:t>
        </w:r>
      </w:ins>
      <w:ins w:id="772" w:author="DELL-PC" w:date="2018-10-15T14:50:00Z">
        <w:r>
          <w:rPr>
            <w:rFonts w:hint="eastAsia"/>
          </w:rPr>
          <w:t>日志句柄</w:t>
        </w:r>
        <w:r>
          <w:rPr>
            <w:rFonts w:hint="eastAsia"/>
          </w:rPr>
          <w:t>-</w:t>
        </w:r>
        <w:proofErr w:type="spellStart"/>
        <w:r w:rsidRPr="00623880">
          <w:t>sge_mthread</w:t>
        </w:r>
        <w:proofErr w:type="spellEnd"/>
        <w:r>
          <w:rPr>
            <w:lang w:val="en-US"/>
          </w:rPr>
          <w:t>_link</w:t>
        </w:r>
        <w:r w:rsidRPr="00623880">
          <w:t>_</w:t>
        </w:r>
        <w:proofErr w:type="spellStart"/>
        <w:r w:rsidRPr="00623880">
          <w:t>log_create</w:t>
        </w:r>
        <w:bookmarkEnd w:id="769"/>
        <w:proofErr w:type="spellEnd"/>
      </w:ins>
    </w:p>
    <w:p w:rsidR="00311D1A" w:rsidRDefault="00311D1A" w:rsidP="00311D1A">
      <w:pPr>
        <w:pStyle w:val="-0202"/>
        <w:rPr>
          <w:ins w:id="773" w:author="DELL-PC" w:date="2018-10-15T14:50:00Z"/>
        </w:rPr>
      </w:pPr>
      <w:ins w:id="774" w:author="DELL-PC" w:date="2018-10-15T14:50:00Z">
        <w:r>
          <w:rPr>
            <w:rFonts w:hint="eastAsia"/>
          </w:rPr>
          <w:t>功能说明</w:t>
        </w:r>
      </w:ins>
    </w:p>
    <w:p w:rsidR="00311D1A" w:rsidRPr="00B13FDA" w:rsidRDefault="0034310F" w:rsidP="00311D1A">
      <w:pPr>
        <w:rPr>
          <w:ins w:id="775" w:author="DELL-PC" w:date="2018-10-15T14:50:00Z"/>
          <w:lang w:val="en-US"/>
        </w:rPr>
      </w:pPr>
      <w:proofErr w:type="gramStart"/>
      <w:ins w:id="776" w:author="xiao liu" w:date="2018-10-16T09:20:00Z">
        <w:r>
          <w:rPr>
            <w:rFonts w:hint="eastAsia"/>
            <w:lang w:val="en-US"/>
          </w:rPr>
          <w:t>仅</w:t>
        </w:r>
      </w:ins>
      <w:ins w:id="777" w:author="DELL-PC" w:date="2018-10-15T14:50:00Z">
        <w:r w:rsidR="00311D1A">
          <w:rPr>
            <w:rFonts w:hint="eastAsia"/>
            <w:lang w:val="en-US"/>
          </w:rPr>
          <w:t>创建</w:t>
        </w:r>
      </w:ins>
      <w:proofErr w:type="gramEnd"/>
      <w:ins w:id="778" w:author="xiao liu" w:date="2018-10-16T09:20:00Z">
        <w:r>
          <w:rPr>
            <w:rFonts w:hint="eastAsia"/>
            <w:lang w:val="en-US"/>
          </w:rPr>
          <w:t>连接</w:t>
        </w:r>
        <w:r>
          <w:rPr>
            <w:lang w:val="en-US"/>
          </w:rPr>
          <w:t>API</w:t>
        </w:r>
      </w:ins>
      <w:ins w:id="779" w:author="DELL-PC" w:date="2018-10-15T14:50:00Z">
        <w:r w:rsidR="00311D1A">
          <w:rPr>
            <w:rFonts w:hint="eastAsia"/>
            <w:lang w:val="en-US"/>
          </w:rPr>
          <w:t>日志句柄，开始记录</w:t>
        </w:r>
      </w:ins>
      <w:ins w:id="780" w:author="xiao liu" w:date="2018-10-16T09:20:00Z">
        <w:r>
          <w:rPr>
            <w:rFonts w:hint="eastAsia"/>
            <w:lang w:val="en-US"/>
          </w:rPr>
          <w:t>连接</w:t>
        </w:r>
        <w:r>
          <w:rPr>
            <w:lang w:val="en-US"/>
          </w:rPr>
          <w:t>API</w:t>
        </w:r>
        <w:r>
          <w:rPr>
            <w:lang w:val="en-US"/>
          </w:rPr>
          <w:t>的</w:t>
        </w:r>
      </w:ins>
      <w:ins w:id="781" w:author="DELL-PC" w:date="2018-10-15T14:50:00Z">
        <w:r w:rsidR="00311D1A">
          <w:rPr>
            <w:rFonts w:hint="eastAsia"/>
            <w:lang w:val="en-US"/>
          </w:rPr>
          <w:t>日志。</w:t>
        </w:r>
      </w:ins>
    </w:p>
    <w:p w:rsidR="00311D1A" w:rsidRDefault="00311D1A" w:rsidP="00311D1A">
      <w:pPr>
        <w:pStyle w:val="-0202"/>
        <w:rPr>
          <w:ins w:id="782" w:author="DELL-PC" w:date="2018-10-15T14:50:00Z"/>
        </w:rPr>
      </w:pPr>
      <w:ins w:id="783" w:author="DELL-PC" w:date="2018-10-15T14:50:00Z">
        <w:r>
          <w:rPr>
            <w:rFonts w:hint="eastAsia"/>
          </w:rPr>
          <w:t>函数原型</w:t>
        </w:r>
      </w:ins>
    </w:p>
    <w:p w:rsidR="00311D1A" w:rsidRPr="00B13FDA" w:rsidRDefault="00311D1A" w:rsidP="00311D1A">
      <w:pPr>
        <w:rPr>
          <w:ins w:id="784" w:author="DELL-PC" w:date="2018-10-15T14:50:00Z"/>
          <w:lang w:val="en-US"/>
        </w:rPr>
      </w:pPr>
      <w:proofErr w:type="spellStart"/>
      <w:ins w:id="785" w:author="DELL-PC" w:date="2018-10-15T14:50:00Z">
        <w:r w:rsidRPr="009B2B09">
          <w:rPr>
            <w:lang w:val="en-US"/>
          </w:rPr>
          <w:t>sge_mthread_log_t</w:t>
        </w:r>
        <w:proofErr w:type="spellEnd"/>
        <w:r w:rsidRPr="009B2B09">
          <w:rPr>
            <w:lang w:val="en-US"/>
          </w:rPr>
          <w:t xml:space="preserve"> * </w:t>
        </w:r>
        <w:proofErr w:type="spellStart"/>
        <w:r w:rsidRPr="009B2B09">
          <w:rPr>
            <w:lang w:val="en-US"/>
          </w:rPr>
          <w:t>sge_mthread</w:t>
        </w:r>
        <w:r>
          <w:rPr>
            <w:lang w:val="en-US"/>
          </w:rPr>
          <w:t>_link</w:t>
        </w:r>
        <w:del w:id="786" w:author="xiao liu" w:date="2018-10-16T15:37:00Z">
          <w:r w:rsidRPr="009B2B09" w:rsidDel="000566D2">
            <w:rPr>
              <w:lang w:val="en-US"/>
            </w:rPr>
            <w:delText xml:space="preserve"> </w:delText>
          </w:r>
        </w:del>
        <w:r w:rsidRPr="009B2B09">
          <w:rPr>
            <w:lang w:val="en-US"/>
          </w:rPr>
          <w:t>_log_create</w:t>
        </w:r>
        <w:proofErr w:type="spellEnd"/>
        <w:r w:rsidRPr="009B2B09">
          <w:rPr>
            <w:lang w:val="en-US"/>
          </w:rPr>
          <w:t xml:space="preserve">(const char * </w:t>
        </w:r>
        <w:proofErr w:type="spellStart"/>
        <w:r w:rsidRPr="009B2B09">
          <w:rPr>
            <w:lang w:val="en-US"/>
          </w:rPr>
          <w:t>dir</w:t>
        </w:r>
        <w:proofErr w:type="spellEnd"/>
        <w:r w:rsidRPr="009B2B09">
          <w:rPr>
            <w:lang w:val="en-US"/>
          </w:rPr>
          <w:t xml:space="preserve">, const char * </w:t>
        </w:r>
        <w:proofErr w:type="spellStart"/>
        <w:r w:rsidRPr="009B2B09">
          <w:rPr>
            <w:lang w:val="en-US"/>
          </w:rPr>
          <w:t>log_name</w:t>
        </w:r>
        <w:proofErr w:type="spellEnd"/>
        <w:r>
          <w:rPr>
            <w:rFonts w:hint="eastAsia"/>
            <w:lang w:val="en-US"/>
          </w:rPr>
          <w:t>，</w:t>
        </w:r>
        <w:r>
          <w:rPr>
            <w:rFonts w:hint="eastAsia"/>
            <w:lang w:val="en-US"/>
          </w:rPr>
          <w:t>int</w:t>
        </w:r>
        <w:r>
          <w:rPr>
            <w:lang w:val="en-US"/>
          </w:rPr>
          <w:t xml:space="preserve"> level</w:t>
        </w:r>
        <w:r w:rsidRPr="009B2B09">
          <w:rPr>
            <w:lang w:val="en-US"/>
          </w:rPr>
          <w:t>);</w:t>
        </w:r>
      </w:ins>
    </w:p>
    <w:p w:rsidR="00311D1A" w:rsidRDefault="00311D1A" w:rsidP="00311D1A">
      <w:pPr>
        <w:pStyle w:val="-0202"/>
        <w:rPr>
          <w:ins w:id="787" w:author="DELL-PC" w:date="2018-10-15T14:50:00Z"/>
        </w:rPr>
      </w:pPr>
      <w:ins w:id="788" w:author="DELL-PC" w:date="2018-10-15T14:50:00Z">
        <w:r>
          <w:rPr>
            <w:rFonts w:hint="eastAsia"/>
          </w:rPr>
          <w:t>参数</w:t>
        </w:r>
      </w:ins>
    </w:p>
    <w:p w:rsidR="00311D1A" w:rsidRDefault="00311D1A" w:rsidP="00311D1A">
      <w:pPr>
        <w:rPr>
          <w:ins w:id="789" w:author="DELL-PC" w:date="2018-10-15T14:50:00Z"/>
          <w:lang w:val="en-US"/>
        </w:rPr>
      </w:pPr>
      <w:proofErr w:type="spellStart"/>
      <w:ins w:id="790" w:author="DELL-PC" w:date="2018-10-15T14:50:00Z">
        <w:r>
          <w:rPr>
            <w:lang w:val="en-US"/>
          </w:rPr>
          <w:t>dir</w:t>
        </w:r>
        <w:proofErr w:type="spellEnd"/>
        <w:r>
          <w:rPr>
            <w:rFonts w:hint="eastAsia"/>
            <w:lang w:val="en-US"/>
          </w:rPr>
          <w:t>：</w:t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rFonts w:hint="eastAsia"/>
            <w:lang w:val="en-US"/>
          </w:rPr>
          <w:t>输入参数，日志存放目录，注：目录必须存在，</w:t>
        </w:r>
        <w:proofErr w:type="spellStart"/>
        <w:r>
          <w:rPr>
            <w:rFonts w:hint="eastAsia"/>
            <w:lang w:val="en-US"/>
          </w:rPr>
          <w:t>api</w:t>
        </w:r>
        <w:proofErr w:type="spellEnd"/>
        <w:r>
          <w:rPr>
            <w:rFonts w:hint="eastAsia"/>
            <w:lang w:val="en-US"/>
          </w:rPr>
          <w:t>不会创建目录</w:t>
        </w:r>
      </w:ins>
    </w:p>
    <w:p w:rsidR="00311D1A" w:rsidRDefault="00311D1A" w:rsidP="00311D1A">
      <w:pPr>
        <w:rPr>
          <w:ins w:id="791" w:author="DELL-PC" w:date="2018-10-15T14:50:00Z"/>
          <w:lang w:val="en-US"/>
        </w:rPr>
      </w:pPr>
      <w:proofErr w:type="spellStart"/>
      <w:ins w:id="792" w:author="DELL-PC" w:date="2018-10-15T14:50:00Z">
        <w:r>
          <w:rPr>
            <w:lang w:val="en-US"/>
          </w:rPr>
          <w:t>log_name</w:t>
        </w:r>
        <w:proofErr w:type="spellEnd"/>
        <w:r>
          <w:rPr>
            <w:rFonts w:hint="eastAsia"/>
            <w:lang w:val="en-US"/>
          </w:rPr>
          <w:t>：</w:t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rFonts w:hint="eastAsia"/>
            <w:lang w:val="en-US"/>
          </w:rPr>
          <w:t>输入参数，日志文件名</w:t>
        </w:r>
      </w:ins>
    </w:p>
    <w:p w:rsidR="00311D1A" w:rsidRDefault="00311D1A" w:rsidP="00311D1A">
      <w:pPr>
        <w:rPr>
          <w:ins w:id="793" w:author="DELL-PC" w:date="2018-10-15T14:50:00Z"/>
          <w:lang w:val="en-US"/>
        </w:rPr>
      </w:pPr>
      <w:ins w:id="794" w:author="DELL-PC" w:date="2018-10-15T14:50:00Z">
        <w:r>
          <w:rPr>
            <w:rFonts w:hint="eastAsia"/>
            <w:lang w:val="en-US"/>
          </w:rPr>
          <w:t>level</w:t>
        </w:r>
        <w:r>
          <w:rPr>
            <w:rFonts w:hint="eastAsia"/>
            <w:lang w:val="en-US"/>
          </w:rPr>
          <w:t>：</w:t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rFonts w:hint="eastAsia"/>
            <w:lang w:val="en-US"/>
          </w:rPr>
          <w:t>输入参数，日志等级</w:t>
        </w:r>
      </w:ins>
    </w:p>
    <w:p w:rsidR="00311D1A" w:rsidRDefault="00311D1A" w:rsidP="00311D1A">
      <w:pPr>
        <w:ind w:left="1680"/>
        <w:rPr>
          <w:ins w:id="795" w:author="DELL-PC" w:date="2018-10-15T14:50:00Z"/>
          <w:lang w:val="en-US"/>
        </w:rPr>
      </w:pPr>
      <w:ins w:id="796" w:author="DELL-PC" w:date="2018-10-15T14:50:00Z">
        <w:r>
          <w:rPr>
            <w:rFonts w:hint="eastAsia"/>
            <w:lang w:val="en-US"/>
          </w:rPr>
          <w:t>取值：</w:t>
        </w:r>
      </w:ins>
    </w:p>
    <w:p w:rsidR="00311D1A" w:rsidRPr="00D84B75" w:rsidRDefault="00311D1A" w:rsidP="00311D1A">
      <w:pPr>
        <w:rPr>
          <w:ins w:id="797" w:author="DELL-PC" w:date="2018-10-15T14:50:00Z"/>
          <w:lang w:val="en-US"/>
        </w:rPr>
      </w:pPr>
      <w:ins w:id="798" w:author="DELL-PC" w:date="2018-10-15T14:50:00Z"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 w:rsidRPr="00D84B75">
          <w:rPr>
            <w:lang w:val="en-US"/>
          </w:rPr>
          <w:t xml:space="preserve">#define LEVEL_DEBUG       </w:t>
        </w:r>
        <w:r>
          <w:rPr>
            <w:lang w:val="en-US"/>
          </w:rPr>
          <w:tab/>
        </w:r>
        <w:r w:rsidRPr="00D84B75">
          <w:rPr>
            <w:lang w:val="en-US"/>
          </w:rPr>
          <w:t>1</w:t>
        </w:r>
      </w:ins>
    </w:p>
    <w:p w:rsidR="00311D1A" w:rsidRPr="00D84B75" w:rsidRDefault="00311D1A" w:rsidP="00311D1A">
      <w:pPr>
        <w:ind w:left="2100"/>
        <w:rPr>
          <w:ins w:id="799" w:author="DELL-PC" w:date="2018-10-15T14:50:00Z"/>
          <w:lang w:val="en-US"/>
        </w:rPr>
      </w:pPr>
      <w:ins w:id="800" w:author="DELL-PC" w:date="2018-10-15T14:50:00Z">
        <w:r w:rsidRPr="00D84B75">
          <w:rPr>
            <w:lang w:val="en-US"/>
          </w:rPr>
          <w:t xml:space="preserve">#define LEVEL_TRACE       </w:t>
        </w:r>
        <w:r>
          <w:rPr>
            <w:lang w:val="en-US"/>
          </w:rPr>
          <w:tab/>
        </w:r>
        <w:r w:rsidRPr="00D84B75">
          <w:rPr>
            <w:lang w:val="en-US"/>
          </w:rPr>
          <w:t>2</w:t>
        </w:r>
      </w:ins>
    </w:p>
    <w:p w:rsidR="00311D1A" w:rsidRPr="00D84B75" w:rsidRDefault="00311D1A" w:rsidP="00311D1A">
      <w:pPr>
        <w:ind w:left="2100"/>
        <w:rPr>
          <w:ins w:id="801" w:author="DELL-PC" w:date="2018-10-15T14:50:00Z"/>
          <w:lang w:val="en-US"/>
        </w:rPr>
      </w:pPr>
      <w:ins w:id="802" w:author="DELL-PC" w:date="2018-10-15T14:50:00Z">
        <w:r w:rsidRPr="00D84B75">
          <w:rPr>
            <w:lang w:val="en-US"/>
          </w:rPr>
          <w:t xml:space="preserve">#define LEVEL_NOTICE      </w:t>
        </w:r>
        <w:r>
          <w:rPr>
            <w:lang w:val="en-US"/>
          </w:rPr>
          <w:tab/>
        </w:r>
        <w:r w:rsidRPr="00D84B75">
          <w:rPr>
            <w:lang w:val="en-US"/>
          </w:rPr>
          <w:t>3</w:t>
        </w:r>
      </w:ins>
    </w:p>
    <w:p w:rsidR="00311D1A" w:rsidRPr="00D84B75" w:rsidRDefault="00311D1A" w:rsidP="00311D1A">
      <w:pPr>
        <w:ind w:left="2100"/>
        <w:rPr>
          <w:ins w:id="803" w:author="DELL-PC" w:date="2018-10-15T14:50:00Z"/>
          <w:lang w:val="en-US"/>
        </w:rPr>
      </w:pPr>
      <w:ins w:id="804" w:author="DELL-PC" w:date="2018-10-15T14:50:00Z">
        <w:r w:rsidRPr="00D84B75">
          <w:rPr>
            <w:lang w:val="en-US"/>
          </w:rPr>
          <w:t xml:space="preserve">#define LEVEL_WARNING     </w:t>
        </w:r>
        <w:r>
          <w:rPr>
            <w:lang w:val="en-US"/>
          </w:rPr>
          <w:tab/>
        </w:r>
        <w:r w:rsidRPr="00D84B75">
          <w:rPr>
            <w:lang w:val="en-US"/>
          </w:rPr>
          <w:t>64</w:t>
        </w:r>
      </w:ins>
    </w:p>
    <w:p w:rsidR="00311D1A" w:rsidRPr="00D84B75" w:rsidRDefault="00311D1A" w:rsidP="00311D1A">
      <w:pPr>
        <w:ind w:left="2100"/>
        <w:rPr>
          <w:ins w:id="805" w:author="DELL-PC" w:date="2018-10-15T14:50:00Z"/>
          <w:lang w:val="en-US"/>
        </w:rPr>
      </w:pPr>
      <w:ins w:id="806" w:author="DELL-PC" w:date="2018-10-15T14:50:00Z">
        <w:r w:rsidRPr="00D84B75">
          <w:rPr>
            <w:lang w:val="en-US"/>
          </w:rPr>
          <w:t xml:space="preserve">#define LEVEL_ERROR       </w:t>
        </w:r>
        <w:r>
          <w:rPr>
            <w:lang w:val="en-US"/>
          </w:rPr>
          <w:tab/>
        </w:r>
        <w:r w:rsidRPr="00D84B75">
          <w:rPr>
            <w:lang w:val="en-US"/>
          </w:rPr>
          <w:t>65</w:t>
        </w:r>
      </w:ins>
    </w:p>
    <w:p w:rsidR="00311D1A" w:rsidRDefault="00311D1A" w:rsidP="00311D1A">
      <w:pPr>
        <w:ind w:left="2520" w:firstLine="0"/>
        <w:rPr>
          <w:ins w:id="807" w:author="DELL-PC" w:date="2018-10-15T14:50:00Z"/>
          <w:lang w:val="en-US"/>
        </w:rPr>
      </w:pPr>
      <w:ins w:id="808" w:author="DELL-PC" w:date="2018-10-15T14:50:00Z">
        <w:r w:rsidRPr="00D84B75">
          <w:rPr>
            <w:lang w:val="en-US"/>
          </w:rPr>
          <w:t xml:space="preserve">#define LEVEL_FATAL       </w:t>
        </w:r>
        <w:r>
          <w:rPr>
            <w:lang w:val="en-US"/>
          </w:rPr>
          <w:tab/>
        </w:r>
        <w:r w:rsidRPr="00D84B75">
          <w:rPr>
            <w:lang w:val="en-US"/>
          </w:rPr>
          <w:t>66</w:t>
        </w:r>
      </w:ins>
    </w:p>
    <w:p w:rsidR="00311D1A" w:rsidRDefault="00311D1A" w:rsidP="00311D1A">
      <w:pPr>
        <w:pStyle w:val="-0202"/>
        <w:rPr>
          <w:ins w:id="809" w:author="DELL-PC" w:date="2018-10-15T14:50:00Z"/>
        </w:rPr>
      </w:pPr>
      <w:ins w:id="810" w:author="DELL-PC" w:date="2018-10-15T14:50:00Z">
        <w:r>
          <w:rPr>
            <w:rFonts w:hint="eastAsia"/>
          </w:rPr>
          <w:t>返回值</w:t>
        </w:r>
      </w:ins>
    </w:p>
    <w:p w:rsidR="00311D1A" w:rsidRDefault="00311D1A" w:rsidP="00311D1A">
      <w:pPr>
        <w:rPr>
          <w:ins w:id="811" w:author="DELL-PC" w:date="2018-10-15T14:50:00Z"/>
          <w:lang w:val="en-US"/>
        </w:rPr>
      </w:pPr>
      <w:proofErr w:type="spellStart"/>
      <w:ins w:id="812" w:author="DELL-PC" w:date="2018-10-15T14:50:00Z">
        <w:r>
          <w:rPr>
            <w:lang w:val="en-US"/>
          </w:rPr>
          <w:t>sge_mthread_log_t</w:t>
        </w:r>
        <w:proofErr w:type="spellEnd"/>
        <w:r>
          <w:rPr>
            <w:lang w:val="en-US"/>
          </w:rPr>
          <w:t>*:</w:t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rFonts w:hint="eastAsia"/>
            <w:lang w:val="en-US"/>
          </w:rPr>
          <w:t>成功，返回</w:t>
        </w:r>
        <w:proofErr w:type="spellStart"/>
        <w:r>
          <w:rPr>
            <w:rFonts w:hint="eastAsia"/>
            <w:lang w:val="en-US"/>
          </w:rPr>
          <w:t>m</w:t>
        </w:r>
        <w:r>
          <w:rPr>
            <w:lang w:val="en-US"/>
          </w:rPr>
          <w:t>thread_log</w:t>
        </w:r>
        <w:proofErr w:type="spellEnd"/>
        <w:r>
          <w:rPr>
            <w:rFonts w:hint="eastAsia"/>
            <w:lang w:val="en-US"/>
          </w:rPr>
          <w:t>结构指针</w:t>
        </w:r>
      </w:ins>
    </w:p>
    <w:p w:rsidR="00311D1A" w:rsidRDefault="00311D1A" w:rsidP="00311D1A">
      <w:pPr>
        <w:rPr>
          <w:ins w:id="813" w:author="朱祯祥" w:date="2018-10-17T20:15:00Z"/>
          <w:lang w:val="en-US"/>
        </w:rPr>
      </w:pPr>
      <w:ins w:id="814" w:author="DELL-PC" w:date="2018-10-15T14:50:00Z">
        <w:r>
          <w:rPr>
            <w:rFonts w:hint="eastAsia"/>
            <w:lang w:val="en-US"/>
          </w:rPr>
          <w:t>N</w:t>
        </w:r>
        <w:r>
          <w:rPr>
            <w:lang w:val="en-US"/>
          </w:rPr>
          <w:t>ULL:</w:t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rFonts w:hint="eastAsia"/>
            <w:lang w:val="en-US"/>
          </w:rPr>
          <w:t>失败</w:t>
        </w:r>
      </w:ins>
    </w:p>
    <w:p w:rsidR="000E621B" w:rsidRDefault="000E621B" w:rsidP="00311D1A">
      <w:pPr>
        <w:rPr>
          <w:ins w:id="815" w:author="朱祯祥" w:date="2018-10-17T20:15:00Z"/>
          <w:lang w:val="en-US"/>
        </w:rPr>
      </w:pPr>
    </w:p>
    <w:p w:rsidR="000E621B" w:rsidRDefault="000E621B" w:rsidP="00311D1A">
      <w:pPr>
        <w:rPr>
          <w:ins w:id="816" w:author="DELL-PC" w:date="2018-10-15T14:50:00Z"/>
          <w:lang w:val="en-US"/>
        </w:rPr>
      </w:pPr>
      <w:ins w:id="817" w:author="朱祯祥" w:date="2018-10-17T20:15:00Z">
        <w:r>
          <w:rPr>
            <w:rFonts w:hint="eastAsia"/>
            <w:lang w:val="en-US"/>
          </w:rPr>
          <w:t>注：</w:t>
        </w:r>
      </w:ins>
      <w:ins w:id="818" w:author="朱祯祥" w:date="2018-10-17T20:16:00Z">
        <w:r>
          <w:rPr>
            <w:rFonts w:hint="eastAsia"/>
            <w:lang w:val="en-US"/>
          </w:rPr>
          <w:t>创建新线程时需要调用此</w:t>
        </w:r>
      </w:ins>
      <w:ins w:id="819" w:author="朱祯祥" w:date="2018-10-17T20:17:00Z">
        <w:r>
          <w:rPr>
            <w:rFonts w:hint="eastAsia"/>
            <w:lang w:val="en-US"/>
          </w:rPr>
          <w:t>接口创建</w:t>
        </w:r>
        <w:r>
          <w:rPr>
            <w:rFonts w:hint="eastAsia"/>
            <w:lang w:val="en-US"/>
          </w:rPr>
          <w:t>API</w:t>
        </w:r>
        <w:r>
          <w:rPr>
            <w:rFonts w:hint="eastAsia"/>
            <w:lang w:val="en-US"/>
          </w:rPr>
          <w:t>日志，</w:t>
        </w:r>
      </w:ins>
      <w:proofErr w:type="spellStart"/>
      <w:ins w:id="820" w:author="朱祯祥" w:date="2018-10-17T20:18:00Z">
        <w:r>
          <w:rPr>
            <w:rFonts w:hint="eastAsia"/>
            <w:lang w:val="en-US"/>
          </w:rPr>
          <w:t>log_name</w:t>
        </w:r>
        <w:proofErr w:type="spellEnd"/>
        <w:r>
          <w:rPr>
            <w:rFonts w:hint="eastAsia"/>
            <w:lang w:val="en-US"/>
          </w:rPr>
          <w:t>千万不要重名，重名日志会混乱</w:t>
        </w:r>
      </w:ins>
      <w:ins w:id="821" w:author="朱祯祥" w:date="2018-10-17T20:19:00Z">
        <w:r>
          <w:rPr>
            <w:rFonts w:hint="eastAsia"/>
            <w:lang w:val="en-US"/>
          </w:rPr>
          <w:t>，不利于出问题时定位问题</w:t>
        </w:r>
      </w:ins>
      <w:ins w:id="822" w:author="朱祯祥" w:date="2018-10-17T20:18:00Z">
        <w:r>
          <w:rPr>
            <w:rFonts w:hint="eastAsia"/>
            <w:lang w:val="en-US"/>
          </w:rPr>
          <w:t>。</w:t>
        </w:r>
      </w:ins>
      <w:ins w:id="823" w:author="朱祯祥" w:date="2018-10-17T20:21:00Z">
        <w:r w:rsidR="00645171">
          <w:rPr>
            <w:rFonts w:hint="eastAsia"/>
            <w:lang w:val="en-US"/>
          </w:rPr>
          <w:t>另：日志创建失败</w:t>
        </w:r>
        <w:r w:rsidR="00141848">
          <w:rPr>
            <w:rFonts w:hint="eastAsia"/>
            <w:lang w:val="en-US"/>
          </w:rPr>
          <w:t>时</w:t>
        </w:r>
        <w:r w:rsidR="00645171">
          <w:rPr>
            <w:rFonts w:hint="eastAsia"/>
            <w:lang w:val="en-US"/>
          </w:rPr>
          <w:t>，</w:t>
        </w:r>
        <w:r w:rsidR="00645171">
          <w:rPr>
            <w:rFonts w:hint="eastAsia"/>
            <w:lang w:val="en-US"/>
          </w:rPr>
          <w:t>API</w:t>
        </w:r>
        <w:r w:rsidR="00645171">
          <w:rPr>
            <w:rFonts w:hint="eastAsia"/>
            <w:lang w:val="en-US"/>
          </w:rPr>
          <w:t>会向屏幕打印相关提示。</w:t>
        </w:r>
      </w:ins>
    </w:p>
    <w:p w:rsidR="00311D1A" w:rsidRDefault="00311D1A" w:rsidP="0054505D">
      <w:pPr>
        <w:pStyle w:val="3"/>
        <w:rPr>
          <w:ins w:id="824" w:author="DELL-PC" w:date="2018-10-15T14:50:00Z"/>
        </w:rPr>
      </w:pPr>
      <w:bookmarkStart w:id="825" w:name="_Toc14963250"/>
      <w:ins w:id="826" w:author="DELL-PC" w:date="2018-10-15T14:50:00Z">
        <w:r>
          <w:rPr>
            <w:rFonts w:hint="eastAsia"/>
          </w:rPr>
          <w:t>设置</w:t>
        </w:r>
      </w:ins>
      <w:ins w:id="827" w:author="xiao liu" w:date="2018-10-16T09:21:00Z">
        <w:r w:rsidR="00F14A5B">
          <w:rPr>
            <w:rFonts w:hint="eastAsia"/>
          </w:rPr>
          <w:t>连接</w:t>
        </w:r>
        <w:proofErr w:type="spellStart"/>
        <w:r w:rsidR="00F14A5B">
          <w:t>APi</w:t>
        </w:r>
      </w:ins>
      <w:proofErr w:type="spellEnd"/>
      <w:ins w:id="828" w:author="DELL-PC" w:date="2018-10-15T14:50:00Z">
        <w:r>
          <w:rPr>
            <w:rFonts w:hint="eastAsia"/>
          </w:rPr>
          <w:t>日志等级</w:t>
        </w:r>
        <w:r>
          <w:rPr>
            <w:rFonts w:hint="eastAsia"/>
          </w:rPr>
          <w:t>-</w:t>
        </w:r>
        <w:proofErr w:type="spellStart"/>
        <w:r w:rsidRPr="00623880">
          <w:t>sge_mthread</w:t>
        </w:r>
        <w:proofErr w:type="spellEnd"/>
        <w:r>
          <w:rPr>
            <w:lang w:val="en-US"/>
          </w:rPr>
          <w:t>_link</w:t>
        </w:r>
        <w:del w:id="829" w:author="xiao liu" w:date="2018-10-16T15:36:00Z">
          <w:r w:rsidRPr="00623880" w:rsidDel="000566D2">
            <w:delText xml:space="preserve"> </w:delText>
          </w:r>
        </w:del>
        <w:r w:rsidRPr="00623880">
          <w:t>_</w:t>
        </w:r>
        <w:proofErr w:type="spellStart"/>
        <w:r w:rsidRPr="00623880">
          <w:t>log_set_level</w:t>
        </w:r>
        <w:bookmarkEnd w:id="825"/>
        <w:proofErr w:type="spellEnd"/>
      </w:ins>
    </w:p>
    <w:p w:rsidR="00311D1A" w:rsidRDefault="00311D1A" w:rsidP="00311D1A">
      <w:pPr>
        <w:pStyle w:val="-0202"/>
        <w:rPr>
          <w:ins w:id="830" w:author="DELL-PC" w:date="2018-10-15T14:50:00Z"/>
        </w:rPr>
      </w:pPr>
      <w:ins w:id="831" w:author="DELL-PC" w:date="2018-10-15T14:50:00Z">
        <w:r>
          <w:rPr>
            <w:rFonts w:hint="eastAsia"/>
          </w:rPr>
          <w:t>功能说明</w:t>
        </w:r>
      </w:ins>
    </w:p>
    <w:p w:rsidR="00311D1A" w:rsidRPr="00B13FDA" w:rsidRDefault="00F14A5B" w:rsidP="00311D1A">
      <w:pPr>
        <w:rPr>
          <w:ins w:id="832" w:author="DELL-PC" w:date="2018-10-15T14:50:00Z"/>
          <w:lang w:val="en-US"/>
        </w:rPr>
      </w:pPr>
      <w:ins w:id="833" w:author="xiao liu" w:date="2018-10-16T09:21:00Z">
        <w:r>
          <w:rPr>
            <w:rFonts w:hint="eastAsia"/>
            <w:lang w:val="en-US"/>
          </w:rPr>
          <w:t>仅</w:t>
        </w:r>
      </w:ins>
      <w:ins w:id="834" w:author="DELL-PC" w:date="2018-10-15T14:50:00Z">
        <w:r w:rsidR="00311D1A">
          <w:rPr>
            <w:rFonts w:hint="eastAsia"/>
            <w:lang w:val="en-US"/>
          </w:rPr>
          <w:t>设置</w:t>
        </w:r>
      </w:ins>
      <w:ins w:id="835" w:author="xiao liu" w:date="2018-10-16T09:21:00Z">
        <w:r>
          <w:rPr>
            <w:rFonts w:hint="eastAsia"/>
            <w:lang w:val="en-US"/>
          </w:rPr>
          <w:t>连接</w:t>
        </w:r>
        <w:r>
          <w:rPr>
            <w:lang w:val="en-US"/>
          </w:rPr>
          <w:t>API</w:t>
        </w:r>
      </w:ins>
      <w:ins w:id="836" w:author="DELL-PC" w:date="2018-10-15T14:50:00Z">
        <w:r w:rsidR="00311D1A">
          <w:rPr>
            <w:rFonts w:hint="eastAsia"/>
            <w:lang w:val="en-US"/>
          </w:rPr>
          <w:t>日志级别。</w:t>
        </w:r>
      </w:ins>
    </w:p>
    <w:p w:rsidR="00311D1A" w:rsidRDefault="00311D1A" w:rsidP="00311D1A">
      <w:pPr>
        <w:pStyle w:val="-0202"/>
        <w:rPr>
          <w:ins w:id="837" w:author="DELL-PC" w:date="2018-10-15T14:50:00Z"/>
        </w:rPr>
      </w:pPr>
      <w:ins w:id="838" w:author="DELL-PC" w:date="2018-10-15T14:50:00Z">
        <w:r>
          <w:rPr>
            <w:rFonts w:hint="eastAsia"/>
          </w:rPr>
          <w:t>函数原型</w:t>
        </w:r>
      </w:ins>
    </w:p>
    <w:p w:rsidR="00311D1A" w:rsidRPr="00B13FDA" w:rsidRDefault="00311D1A" w:rsidP="00311D1A">
      <w:pPr>
        <w:rPr>
          <w:ins w:id="839" w:author="DELL-PC" w:date="2018-10-15T14:50:00Z"/>
          <w:lang w:val="en-US"/>
        </w:rPr>
      </w:pPr>
      <w:ins w:id="840" w:author="DELL-PC" w:date="2018-10-15T14:50:00Z">
        <w:r w:rsidRPr="0055472D">
          <w:rPr>
            <w:lang w:val="en-US"/>
          </w:rPr>
          <w:t xml:space="preserve">int </w:t>
        </w:r>
        <w:proofErr w:type="spellStart"/>
        <w:r w:rsidRPr="0055472D">
          <w:rPr>
            <w:lang w:val="en-US"/>
          </w:rPr>
          <w:t>sge_mthread</w:t>
        </w:r>
        <w:r>
          <w:rPr>
            <w:lang w:val="en-US"/>
          </w:rPr>
          <w:t>_link</w:t>
        </w:r>
        <w:del w:id="841" w:author="xiao liu" w:date="2018-10-16T15:37:00Z">
          <w:r w:rsidRPr="0055472D" w:rsidDel="000566D2">
            <w:rPr>
              <w:lang w:val="en-US"/>
            </w:rPr>
            <w:delText xml:space="preserve"> </w:delText>
          </w:r>
        </w:del>
        <w:r w:rsidRPr="0055472D">
          <w:rPr>
            <w:lang w:val="en-US"/>
          </w:rPr>
          <w:t>_log_set_</w:t>
        </w:r>
        <w:proofErr w:type="gramStart"/>
        <w:r w:rsidRPr="0055472D">
          <w:rPr>
            <w:lang w:val="en-US"/>
          </w:rPr>
          <w:t>level</w:t>
        </w:r>
        <w:proofErr w:type="spellEnd"/>
        <w:r w:rsidRPr="0055472D">
          <w:rPr>
            <w:lang w:val="en-US"/>
          </w:rPr>
          <w:t>(</w:t>
        </w:r>
        <w:proofErr w:type="spellStart"/>
        <w:proofErr w:type="gramEnd"/>
        <w:r w:rsidRPr="0055472D">
          <w:rPr>
            <w:lang w:val="en-US"/>
          </w:rPr>
          <w:t>sge_mthread_log_t</w:t>
        </w:r>
        <w:proofErr w:type="spellEnd"/>
        <w:r w:rsidRPr="0055472D">
          <w:rPr>
            <w:lang w:val="en-US"/>
          </w:rPr>
          <w:t xml:space="preserve"> * </w:t>
        </w:r>
        <w:proofErr w:type="spellStart"/>
        <w:r w:rsidRPr="0055472D">
          <w:rPr>
            <w:lang w:val="en-US"/>
          </w:rPr>
          <w:t>ptr</w:t>
        </w:r>
        <w:proofErr w:type="spellEnd"/>
        <w:r w:rsidRPr="0055472D">
          <w:rPr>
            <w:lang w:val="en-US"/>
          </w:rPr>
          <w:t>, int level);</w:t>
        </w:r>
      </w:ins>
    </w:p>
    <w:p w:rsidR="00311D1A" w:rsidRDefault="00311D1A" w:rsidP="00311D1A">
      <w:pPr>
        <w:pStyle w:val="-0202"/>
        <w:rPr>
          <w:ins w:id="842" w:author="DELL-PC" w:date="2018-10-15T14:50:00Z"/>
        </w:rPr>
      </w:pPr>
      <w:ins w:id="843" w:author="DELL-PC" w:date="2018-10-15T14:50:00Z">
        <w:r>
          <w:rPr>
            <w:rFonts w:hint="eastAsia"/>
          </w:rPr>
          <w:t>参数</w:t>
        </w:r>
      </w:ins>
    </w:p>
    <w:p w:rsidR="00311D1A" w:rsidRDefault="00311D1A" w:rsidP="00311D1A">
      <w:pPr>
        <w:rPr>
          <w:ins w:id="844" w:author="DELL-PC" w:date="2018-10-15T14:50:00Z"/>
          <w:lang w:val="en-US"/>
        </w:rPr>
      </w:pPr>
      <w:proofErr w:type="spellStart"/>
      <w:ins w:id="845" w:author="DELL-PC" w:date="2018-10-15T14:50:00Z">
        <w:r>
          <w:rPr>
            <w:rFonts w:hint="eastAsia"/>
            <w:lang w:val="en-US"/>
          </w:rPr>
          <w:t>ptr</w:t>
        </w:r>
        <w:proofErr w:type="spellEnd"/>
        <w:r>
          <w:rPr>
            <w:lang w:val="en-US"/>
          </w:rPr>
          <w:t>:</w:t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rFonts w:hint="eastAsia"/>
            <w:lang w:val="en-US"/>
          </w:rPr>
          <w:t>输入参数，</w:t>
        </w:r>
        <w:proofErr w:type="spellStart"/>
        <w:r>
          <w:rPr>
            <w:rFonts w:hint="eastAsia"/>
            <w:lang w:val="en-US"/>
          </w:rPr>
          <w:t>m</w:t>
        </w:r>
        <w:r>
          <w:rPr>
            <w:lang w:val="en-US"/>
          </w:rPr>
          <w:t>thread_log</w:t>
        </w:r>
        <w:proofErr w:type="spellEnd"/>
        <w:r>
          <w:rPr>
            <w:rFonts w:hint="eastAsia"/>
            <w:lang w:val="en-US"/>
          </w:rPr>
          <w:t>结构指针</w:t>
        </w:r>
      </w:ins>
      <w:ins w:id="846" w:author="xiao liu" w:date="2018-10-16T09:30:00Z">
        <w:r w:rsidR="00F16732">
          <w:rPr>
            <w:rFonts w:hint="eastAsia"/>
            <w:lang w:val="en-US"/>
          </w:rPr>
          <w:t>，</w:t>
        </w:r>
      </w:ins>
      <w:proofErr w:type="spellStart"/>
      <w:ins w:id="847" w:author="xiao liu" w:date="2018-10-16T09:29:00Z">
        <w:r w:rsidR="00F16732" w:rsidRPr="009B2B09">
          <w:rPr>
            <w:lang w:val="en-US"/>
          </w:rPr>
          <w:t>sge_mthread</w:t>
        </w:r>
        <w:r w:rsidR="00F16732">
          <w:rPr>
            <w:lang w:val="en-US"/>
          </w:rPr>
          <w:t>_link</w:t>
        </w:r>
        <w:r w:rsidR="00F16732" w:rsidRPr="009B2B09">
          <w:rPr>
            <w:lang w:val="en-US"/>
          </w:rPr>
          <w:t>_log_create</w:t>
        </w:r>
      </w:ins>
      <w:proofErr w:type="spellEnd"/>
      <w:ins w:id="848" w:author="xiao liu" w:date="2018-10-16T09:30:00Z">
        <w:r w:rsidR="00F16732">
          <w:rPr>
            <w:rFonts w:hint="eastAsia"/>
            <w:lang w:val="en-US"/>
          </w:rPr>
          <w:t>的</w:t>
        </w:r>
        <w:r w:rsidR="00F16732">
          <w:rPr>
            <w:lang w:val="en-US"/>
          </w:rPr>
          <w:t>返回值</w:t>
        </w:r>
      </w:ins>
    </w:p>
    <w:p w:rsidR="00311D1A" w:rsidRDefault="00311D1A" w:rsidP="00311D1A">
      <w:pPr>
        <w:rPr>
          <w:ins w:id="849" w:author="DELL-PC" w:date="2018-10-15T14:50:00Z"/>
          <w:lang w:val="en-US"/>
        </w:rPr>
      </w:pPr>
      <w:ins w:id="850" w:author="DELL-PC" w:date="2018-10-15T14:50:00Z">
        <w:r>
          <w:rPr>
            <w:rFonts w:hint="eastAsia"/>
            <w:lang w:val="en-US"/>
          </w:rPr>
          <w:t>l</w:t>
        </w:r>
        <w:r>
          <w:rPr>
            <w:lang w:val="en-US"/>
          </w:rPr>
          <w:t>evel:</w:t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rFonts w:hint="eastAsia"/>
            <w:lang w:val="en-US"/>
          </w:rPr>
          <w:t>日志级别</w:t>
        </w:r>
      </w:ins>
    </w:p>
    <w:p w:rsidR="00311D1A" w:rsidRDefault="00311D1A" w:rsidP="00311D1A">
      <w:pPr>
        <w:ind w:left="1680"/>
        <w:rPr>
          <w:ins w:id="851" w:author="DELL-PC" w:date="2018-10-15T14:50:00Z"/>
          <w:lang w:val="en-US"/>
        </w:rPr>
      </w:pPr>
      <w:ins w:id="852" w:author="DELL-PC" w:date="2018-10-15T14:50:00Z">
        <w:r>
          <w:rPr>
            <w:rFonts w:hint="eastAsia"/>
            <w:lang w:val="en-US"/>
          </w:rPr>
          <w:t>取值：</w:t>
        </w:r>
      </w:ins>
    </w:p>
    <w:p w:rsidR="00311D1A" w:rsidRDefault="00311D1A" w:rsidP="00311D1A">
      <w:pPr>
        <w:ind w:left="2100"/>
        <w:rPr>
          <w:ins w:id="853" w:author="DELL-PC" w:date="2018-10-15T14:50:00Z"/>
          <w:lang w:val="en-US"/>
        </w:rPr>
      </w:pPr>
      <w:ins w:id="854" w:author="DELL-PC" w:date="2018-10-15T14:50:00Z">
        <w:r>
          <w:rPr>
            <w:lang w:val="en-US"/>
          </w:rPr>
          <w:t>#define LEVEL_DEBUG</w:t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  <w:t>1</w:t>
        </w:r>
      </w:ins>
    </w:p>
    <w:p w:rsidR="00311D1A" w:rsidRDefault="00311D1A" w:rsidP="00311D1A">
      <w:pPr>
        <w:ind w:left="2100"/>
        <w:rPr>
          <w:ins w:id="855" w:author="DELL-PC" w:date="2018-10-15T14:50:00Z"/>
          <w:lang w:val="en-US"/>
        </w:rPr>
      </w:pPr>
      <w:ins w:id="856" w:author="DELL-PC" w:date="2018-10-15T14:50:00Z">
        <w:r>
          <w:rPr>
            <w:rFonts w:hint="eastAsia"/>
            <w:lang w:val="en-US"/>
          </w:rPr>
          <w:lastRenderedPageBreak/>
          <w:t>#</w:t>
        </w:r>
        <w:r>
          <w:rPr>
            <w:lang w:val="en-US"/>
          </w:rPr>
          <w:t>define LEVEL_TRACE</w:t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  <w:t>2</w:t>
        </w:r>
      </w:ins>
    </w:p>
    <w:p w:rsidR="00311D1A" w:rsidRDefault="00311D1A" w:rsidP="00311D1A">
      <w:pPr>
        <w:ind w:left="2100"/>
        <w:rPr>
          <w:ins w:id="857" w:author="DELL-PC" w:date="2018-10-15T14:50:00Z"/>
          <w:lang w:val="en-US"/>
        </w:rPr>
      </w:pPr>
      <w:ins w:id="858" w:author="DELL-PC" w:date="2018-10-15T14:50:00Z">
        <w:r>
          <w:rPr>
            <w:rFonts w:hint="eastAsia"/>
            <w:lang w:val="en-US"/>
          </w:rPr>
          <w:t>#</w:t>
        </w:r>
        <w:r>
          <w:rPr>
            <w:lang w:val="en-US"/>
          </w:rPr>
          <w:t>define LEVEL_</w:t>
        </w:r>
        <w:r w:rsidRPr="00D84B75">
          <w:rPr>
            <w:lang w:val="en-US"/>
          </w:rPr>
          <w:t>NOTICE</w:t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  <w:t>3</w:t>
        </w:r>
      </w:ins>
    </w:p>
    <w:p w:rsidR="00311D1A" w:rsidRDefault="00311D1A" w:rsidP="00311D1A">
      <w:pPr>
        <w:ind w:left="2100"/>
        <w:rPr>
          <w:ins w:id="859" w:author="DELL-PC" w:date="2018-10-15T14:50:00Z"/>
          <w:lang w:val="en-US"/>
        </w:rPr>
      </w:pPr>
      <w:ins w:id="860" w:author="DELL-PC" w:date="2018-10-15T14:50:00Z">
        <w:r>
          <w:rPr>
            <w:rFonts w:hint="eastAsia"/>
            <w:lang w:val="en-US"/>
          </w:rPr>
          <w:t>#</w:t>
        </w:r>
        <w:r>
          <w:rPr>
            <w:lang w:val="en-US"/>
          </w:rPr>
          <w:t xml:space="preserve">define </w:t>
        </w:r>
        <w:r w:rsidRPr="00D84B75">
          <w:rPr>
            <w:lang w:val="en-US"/>
          </w:rPr>
          <w:t>LEVEL_WARNING</w:t>
        </w:r>
        <w:r>
          <w:rPr>
            <w:lang w:val="en-US"/>
          </w:rPr>
          <w:tab/>
        </w:r>
        <w:r>
          <w:rPr>
            <w:lang w:val="en-US"/>
          </w:rPr>
          <w:tab/>
          <w:t>64</w:t>
        </w:r>
      </w:ins>
    </w:p>
    <w:p w:rsidR="00311D1A" w:rsidRDefault="00311D1A" w:rsidP="00311D1A">
      <w:pPr>
        <w:ind w:left="2100"/>
        <w:rPr>
          <w:ins w:id="861" w:author="DELL-PC" w:date="2018-10-15T14:50:00Z"/>
          <w:lang w:val="en-US"/>
        </w:rPr>
      </w:pPr>
      <w:ins w:id="862" w:author="DELL-PC" w:date="2018-10-15T14:50:00Z">
        <w:r>
          <w:rPr>
            <w:rFonts w:hint="eastAsia"/>
            <w:lang w:val="en-US"/>
          </w:rPr>
          <w:t>#</w:t>
        </w:r>
        <w:r>
          <w:rPr>
            <w:lang w:val="en-US"/>
          </w:rPr>
          <w:t>define LEVEL_ERROR</w:t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  <w:t>65</w:t>
        </w:r>
      </w:ins>
    </w:p>
    <w:p w:rsidR="00311D1A" w:rsidRDefault="00311D1A" w:rsidP="00311D1A">
      <w:pPr>
        <w:ind w:left="2100"/>
        <w:rPr>
          <w:ins w:id="863" w:author="DELL-PC" w:date="2018-10-15T14:50:00Z"/>
          <w:lang w:val="en-US"/>
        </w:rPr>
      </w:pPr>
      <w:ins w:id="864" w:author="DELL-PC" w:date="2018-10-15T14:50:00Z">
        <w:r>
          <w:rPr>
            <w:rFonts w:hint="eastAsia"/>
            <w:lang w:val="en-US"/>
          </w:rPr>
          <w:t>#</w:t>
        </w:r>
        <w:r>
          <w:rPr>
            <w:lang w:val="en-US"/>
          </w:rPr>
          <w:t>define LEVEL_FATAL</w:t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  <w:t>66</w:t>
        </w:r>
      </w:ins>
    </w:p>
    <w:p w:rsidR="00311D1A" w:rsidRDefault="00311D1A" w:rsidP="00311D1A">
      <w:pPr>
        <w:pStyle w:val="-0202"/>
        <w:rPr>
          <w:ins w:id="865" w:author="DELL-PC" w:date="2018-10-15T14:50:00Z"/>
        </w:rPr>
      </w:pPr>
      <w:ins w:id="866" w:author="DELL-PC" w:date="2018-10-15T14:50:00Z">
        <w:r>
          <w:rPr>
            <w:rFonts w:hint="eastAsia"/>
          </w:rPr>
          <w:t>返回值</w:t>
        </w:r>
      </w:ins>
    </w:p>
    <w:p w:rsidR="00311D1A" w:rsidRDefault="00311D1A" w:rsidP="00311D1A">
      <w:pPr>
        <w:rPr>
          <w:ins w:id="867" w:author="DELL-PC" w:date="2018-10-15T14:50:00Z"/>
          <w:lang w:val="en-US"/>
        </w:rPr>
      </w:pPr>
      <w:ins w:id="868" w:author="DELL-PC" w:date="2018-10-15T14:50:00Z">
        <w:r>
          <w:rPr>
            <w:rFonts w:hint="eastAsia"/>
            <w:lang w:val="en-US"/>
          </w:rPr>
          <w:t>0</w:t>
        </w:r>
        <w:r>
          <w:rPr>
            <w:lang w:val="en-US"/>
          </w:rPr>
          <w:t>:</w:t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rFonts w:hint="eastAsia"/>
            <w:lang w:val="en-US"/>
          </w:rPr>
          <w:t>成功</w:t>
        </w:r>
      </w:ins>
    </w:p>
    <w:p w:rsidR="00311D1A" w:rsidRDefault="00311D1A" w:rsidP="00311D1A">
      <w:pPr>
        <w:rPr>
          <w:ins w:id="869" w:author="DELL-PC" w:date="2018-10-15T14:50:00Z"/>
          <w:lang w:val="en-US"/>
        </w:rPr>
      </w:pPr>
      <w:ins w:id="870" w:author="DELL-PC" w:date="2018-10-15T14:50:00Z">
        <w:r>
          <w:rPr>
            <w:rFonts w:hint="eastAsia"/>
            <w:lang w:val="en-US"/>
          </w:rPr>
          <w:t>非</w:t>
        </w:r>
        <w:r>
          <w:rPr>
            <w:rFonts w:hint="eastAsia"/>
            <w:lang w:val="en-US"/>
          </w:rPr>
          <w:t>0</w:t>
        </w:r>
        <w:r>
          <w:rPr>
            <w:lang w:val="en-US"/>
          </w:rPr>
          <w:t>:</w:t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rFonts w:hint="eastAsia"/>
            <w:lang w:val="en-US"/>
          </w:rPr>
          <w:t>失败</w:t>
        </w:r>
      </w:ins>
    </w:p>
    <w:p w:rsidR="00311D1A" w:rsidRDefault="00311D1A" w:rsidP="0054505D">
      <w:pPr>
        <w:pStyle w:val="3"/>
        <w:rPr>
          <w:ins w:id="871" w:author="DELL-PC" w:date="2018-10-15T14:50:00Z"/>
        </w:rPr>
      </w:pPr>
      <w:bookmarkStart w:id="872" w:name="_Toc14963251"/>
      <w:ins w:id="873" w:author="DELL-PC" w:date="2018-10-15T14:50:00Z">
        <w:r>
          <w:rPr>
            <w:rFonts w:hint="eastAsia"/>
          </w:rPr>
          <w:t>释放</w:t>
        </w:r>
      </w:ins>
      <w:ins w:id="874" w:author="xiao liu" w:date="2018-10-16T09:21:00Z">
        <w:r w:rsidR="00BE630C">
          <w:rPr>
            <w:rFonts w:hint="eastAsia"/>
          </w:rPr>
          <w:t>连接</w:t>
        </w:r>
        <w:r w:rsidR="00BE630C">
          <w:t>API</w:t>
        </w:r>
      </w:ins>
      <w:ins w:id="875" w:author="DELL-PC" w:date="2018-10-15T14:50:00Z">
        <w:r>
          <w:rPr>
            <w:rFonts w:hint="eastAsia"/>
          </w:rPr>
          <w:t>日志句柄</w:t>
        </w:r>
        <w:r>
          <w:rPr>
            <w:rFonts w:hint="eastAsia"/>
          </w:rPr>
          <w:t>-</w:t>
        </w:r>
        <w:proofErr w:type="spellStart"/>
        <w:r>
          <w:t>sge_mthread</w:t>
        </w:r>
        <w:proofErr w:type="spellEnd"/>
        <w:r>
          <w:rPr>
            <w:lang w:val="en-US"/>
          </w:rPr>
          <w:t>_link</w:t>
        </w:r>
        <w:del w:id="876" w:author="xiao liu" w:date="2018-10-16T15:37:00Z">
          <w:r w:rsidDel="000566D2">
            <w:delText xml:space="preserve"> </w:delText>
          </w:r>
        </w:del>
        <w:r>
          <w:t>_</w:t>
        </w:r>
        <w:proofErr w:type="spellStart"/>
        <w:r>
          <w:t>log_destroy</w:t>
        </w:r>
        <w:bookmarkEnd w:id="872"/>
        <w:proofErr w:type="spellEnd"/>
      </w:ins>
    </w:p>
    <w:p w:rsidR="00311D1A" w:rsidRDefault="00311D1A" w:rsidP="00311D1A">
      <w:pPr>
        <w:pStyle w:val="-0202"/>
        <w:rPr>
          <w:ins w:id="877" w:author="DELL-PC" w:date="2018-10-15T14:50:00Z"/>
        </w:rPr>
      </w:pPr>
      <w:ins w:id="878" w:author="DELL-PC" w:date="2018-10-15T14:50:00Z">
        <w:r>
          <w:rPr>
            <w:rFonts w:hint="eastAsia"/>
          </w:rPr>
          <w:t>功能说明</w:t>
        </w:r>
      </w:ins>
    </w:p>
    <w:p w:rsidR="00311D1A" w:rsidRPr="00B13FDA" w:rsidRDefault="00311D1A" w:rsidP="00311D1A">
      <w:pPr>
        <w:rPr>
          <w:ins w:id="879" w:author="DELL-PC" w:date="2018-10-15T14:50:00Z"/>
          <w:lang w:val="en-US"/>
        </w:rPr>
      </w:pPr>
      <w:ins w:id="880" w:author="DELL-PC" w:date="2018-10-15T14:50:00Z">
        <w:r>
          <w:rPr>
            <w:rFonts w:hint="eastAsia"/>
            <w:lang w:val="en-US"/>
          </w:rPr>
          <w:t>停止记录</w:t>
        </w:r>
      </w:ins>
      <w:ins w:id="881" w:author="xiao liu" w:date="2018-10-16T09:21:00Z">
        <w:r w:rsidR="00BE630C">
          <w:rPr>
            <w:rFonts w:hint="eastAsia"/>
            <w:lang w:val="en-US"/>
          </w:rPr>
          <w:t>连接</w:t>
        </w:r>
        <w:r w:rsidR="00BE630C">
          <w:rPr>
            <w:lang w:val="en-US"/>
          </w:rPr>
          <w:t>API</w:t>
        </w:r>
      </w:ins>
      <w:ins w:id="882" w:author="DELL-PC" w:date="2018-10-15T14:50:00Z">
        <w:r>
          <w:rPr>
            <w:rFonts w:hint="eastAsia"/>
            <w:lang w:val="en-US"/>
          </w:rPr>
          <w:t>日志，释放资源。</w:t>
        </w:r>
      </w:ins>
    </w:p>
    <w:p w:rsidR="00311D1A" w:rsidRDefault="00311D1A" w:rsidP="00311D1A">
      <w:pPr>
        <w:pStyle w:val="-0202"/>
        <w:rPr>
          <w:ins w:id="883" w:author="DELL-PC" w:date="2018-10-15T14:50:00Z"/>
        </w:rPr>
      </w:pPr>
      <w:ins w:id="884" w:author="DELL-PC" w:date="2018-10-15T14:50:00Z">
        <w:r>
          <w:rPr>
            <w:rFonts w:hint="eastAsia"/>
          </w:rPr>
          <w:t>函数原型</w:t>
        </w:r>
      </w:ins>
    </w:p>
    <w:p w:rsidR="00311D1A" w:rsidRPr="00B13FDA" w:rsidRDefault="00311D1A" w:rsidP="00311D1A">
      <w:pPr>
        <w:rPr>
          <w:ins w:id="885" w:author="DELL-PC" w:date="2018-10-15T14:50:00Z"/>
          <w:lang w:val="en-US"/>
        </w:rPr>
      </w:pPr>
      <w:ins w:id="886" w:author="DELL-PC" w:date="2018-10-15T14:50:00Z">
        <w:r w:rsidRPr="0079543F">
          <w:rPr>
            <w:lang w:val="en-US"/>
          </w:rPr>
          <w:t xml:space="preserve">int </w:t>
        </w:r>
        <w:proofErr w:type="spellStart"/>
        <w:r w:rsidRPr="0079543F">
          <w:rPr>
            <w:lang w:val="en-US"/>
          </w:rPr>
          <w:t>sge_mthread</w:t>
        </w:r>
        <w:r>
          <w:rPr>
            <w:lang w:val="en-US"/>
          </w:rPr>
          <w:t>_link</w:t>
        </w:r>
        <w:del w:id="887" w:author="xiao liu" w:date="2018-10-16T15:37:00Z">
          <w:r w:rsidRPr="0079543F" w:rsidDel="000566D2">
            <w:rPr>
              <w:lang w:val="en-US"/>
            </w:rPr>
            <w:delText xml:space="preserve"> </w:delText>
          </w:r>
        </w:del>
        <w:r w:rsidRPr="0079543F">
          <w:rPr>
            <w:lang w:val="en-US"/>
          </w:rPr>
          <w:t>_log_</w:t>
        </w:r>
        <w:proofErr w:type="gramStart"/>
        <w:r w:rsidRPr="0079543F">
          <w:rPr>
            <w:lang w:val="en-US"/>
          </w:rPr>
          <w:t>destroy</w:t>
        </w:r>
        <w:proofErr w:type="spellEnd"/>
        <w:r w:rsidRPr="0079543F">
          <w:rPr>
            <w:lang w:val="en-US"/>
          </w:rPr>
          <w:t>(</w:t>
        </w:r>
        <w:proofErr w:type="spellStart"/>
        <w:proofErr w:type="gramEnd"/>
        <w:r w:rsidRPr="0079543F">
          <w:rPr>
            <w:lang w:val="en-US"/>
          </w:rPr>
          <w:t>sge_mthread_log_t</w:t>
        </w:r>
        <w:proofErr w:type="spellEnd"/>
        <w:r w:rsidRPr="0079543F">
          <w:rPr>
            <w:lang w:val="en-US"/>
          </w:rPr>
          <w:t xml:space="preserve"> * </w:t>
        </w:r>
        <w:proofErr w:type="spellStart"/>
        <w:r w:rsidRPr="0079543F">
          <w:rPr>
            <w:lang w:val="en-US"/>
          </w:rPr>
          <w:t>ptr</w:t>
        </w:r>
        <w:proofErr w:type="spellEnd"/>
        <w:r w:rsidRPr="0079543F">
          <w:rPr>
            <w:lang w:val="en-US"/>
          </w:rPr>
          <w:t>);</w:t>
        </w:r>
      </w:ins>
    </w:p>
    <w:p w:rsidR="00311D1A" w:rsidRDefault="00311D1A" w:rsidP="00311D1A">
      <w:pPr>
        <w:pStyle w:val="-0202"/>
        <w:rPr>
          <w:ins w:id="888" w:author="DELL-PC" w:date="2018-10-15T14:50:00Z"/>
        </w:rPr>
      </w:pPr>
      <w:ins w:id="889" w:author="DELL-PC" w:date="2018-10-15T14:50:00Z">
        <w:r>
          <w:rPr>
            <w:rFonts w:hint="eastAsia"/>
          </w:rPr>
          <w:t>参数</w:t>
        </w:r>
      </w:ins>
    </w:p>
    <w:p w:rsidR="00311D1A" w:rsidRDefault="00311D1A" w:rsidP="00311D1A">
      <w:pPr>
        <w:rPr>
          <w:ins w:id="890" w:author="DELL-PC" w:date="2018-10-15T14:50:00Z"/>
          <w:lang w:val="en-US"/>
        </w:rPr>
      </w:pPr>
      <w:proofErr w:type="spellStart"/>
      <w:ins w:id="891" w:author="DELL-PC" w:date="2018-10-15T14:50:00Z">
        <w:r>
          <w:rPr>
            <w:rFonts w:hint="eastAsia"/>
            <w:lang w:val="en-US"/>
          </w:rPr>
          <w:t>ptr</w:t>
        </w:r>
        <w:proofErr w:type="spellEnd"/>
        <w:r>
          <w:rPr>
            <w:lang w:val="en-US"/>
          </w:rPr>
          <w:t>:</w:t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rFonts w:hint="eastAsia"/>
            <w:lang w:val="en-US"/>
          </w:rPr>
          <w:t>输入参数，</w:t>
        </w:r>
        <w:proofErr w:type="spellStart"/>
        <w:r>
          <w:rPr>
            <w:rFonts w:hint="eastAsia"/>
            <w:lang w:val="en-US"/>
          </w:rPr>
          <w:t>m</w:t>
        </w:r>
        <w:r>
          <w:rPr>
            <w:lang w:val="en-US"/>
          </w:rPr>
          <w:t>thread_log</w:t>
        </w:r>
        <w:proofErr w:type="spellEnd"/>
        <w:r>
          <w:rPr>
            <w:rFonts w:hint="eastAsia"/>
            <w:lang w:val="en-US"/>
          </w:rPr>
          <w:t>结构指针</w:t>
        </w:r>
      </w:ins>
      <w:ins w:id="892" w:author="xiao liu" w:date="2018-10-16T09:30:00Z">
        <w:r w:rsidR="006E131A">
          <w:rPr>
            <w:rFonts w:hint="eastAsia"/>
            <w:lang w:val="en-US"/>
          </w:rPr>
          <w:t>，</w:t>
        </w:r>
        <w:proofErr w:type="spellStart"/>
        <w:r w:rsidR="006E131A" w:rsidRPr="009B2B09">
          <w:rPr>
            <w:lang w:val="en-US"/>
          </w:rPr>
          <w:t>sge_mthread</w:t>
        </w:r>
        <w:r w:rsidR="006E131A">
          <w:rPr>
            <w:lang w:val="en-US"/>
          </w:rPr>
          <w:t>_link</w:t>
        </w:r>
        <w:r w:rsidR="006E131A" w:rsidRPr="009B2B09">
          <w:rPr>
            <w:lang w:val="en-US"/>
          </w:rPr>
          <w:t>_log_create</w:t>
        </w:r>
        <w:proofErr w:type="spellEnd"/>
        <w:r w:rsidR="006E131A">
          <w:rPr>
            <w:rFonts w:hint="eastAsia"/>
            <w:lang w:val="en-US"/>
          </w:rPr>
          <w:t>的</w:t>
        </w:r>
        <w:r w:rsidR="006E131A">
          <w:rPr>
            <w:lang w:val="en-US"/>
          </w:rPr>
          <w:t>返回值</w:t>
        </w:r>
      </w:ins>
    </w:p>
    <w:p w:rsidR="00311D1A" w:rsidRDefault="00311D1A" w:rsidP="00311D1A">
      <w:pPr>
        <w:pStyle w:val="-0202"/>
        <w:rPr>
          <w:ins w:id="893" w:author="DELL-PC" w:date="2018-10-15T14:50:00Z"/>
        </w:rPr>
      </w:pPr>
      <w:ins w:id="894" w:author="DELL-PC" w:date="2018-10-15T14:50:00Z">
        <w:r>
          <w:rPr>
            <w:rFonts w:hint="eastAsia"/>
          </w:rPr>
          <w:t>返回值</w:t>
        </w:r>
      </w:ins>
    </w:p>
    <w:p w:rsidR="00311D1A" w:rsidRDefault="00311D1A" w:rsidP="00311D1A">
      <w:pPr>
        <w:rPr>
          <w:ins w:id="895" w:author="DELL-PC" w:date="2018-10-15T14:50:00Z"/>
          <w:lang w:val="en-US"/>
        </w:rPr>
      </w:pPr>
      <w:ins w:id="896" w:author="DELL-PC" w:date="2018-10-15T14:50:00Z">
        <w:r>
          <w:rPr>
            <w:rFonts w:hint="eastAsia"/>
            <w:lang w:val="en-US"/>
          </w:rPr>
          <w:t>0</w:t>
        </w:r>
        <w:r>
          <w:rPr>
            <w:lang w:val="en-US"/>
          </w:rPr>
          <w:t>:</w:t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rFonts w:hint="eastAsia"/>
            <w:lang w:val="en-US"/>
          </w:rPr>
          <w:t>成功</w:t>
        </w:r>
      </w:ins>
    </w:p>
    <w:p w:rsidR="00311D1A" w:rsidRDefault="00311D1A" w:rsidP="00311D1A">
      <w:pPr>
        <w:rPr>
          <w:ins w:id="897" w:author="DELL-PC" w:date="2018-10-15T14:50:00Z"/>
          <w:lang w:val="en-US"/>
        </w:rPr>
      </w:pPr>
      <w:ins w:id="898" w:author="DELL-PC" w:date="2018-10-15T14:50:00Z">
        <w:r>
          <w:rPr>
            <w:rFonts w:hint="eastAsia"/>
            <w:lang w:val="en-US"/>
          </w:rPr>
          <w:t>非</w:t>
        </w:r>
        <w:r>
          <w:rPr>
            <w:rFonts w:hint="eastAsia"/>
            <w:lang w:val="en-US"/>
          </w:rPr>
          <w:t>0</w:t>
        </w:r>
        <w:r>
          <w:rPr>
            <w:lang w:val="en-US"/>
          </w:rPr>
          <w:t>:</w:t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rFonts w:hint="eastAsia"/>
            <w:lang w:val="en-US"/>
          </w:rPr>
          <w:t>失败</w:t>
        </w:r>
      </w:ins>
    </w:p>
    <w:p w:rsidR="00311D1A" w:rsidRDefault="00311D1A" w:rsidP="0054505D">
      <w:pPr>
        <w:pStyle w:val="3"/>
        <w:rPr>
          <w:ins w:id="899" w:author="DELL-PC" w:date="2018-10-15T14:50:00Z"/>
        </w:rPr>
      </w:pPr>
      <w:bookmarkStart w:id="900" w:name="_Toc14963252"/>
      <w:ins w:id="901" w:author="DELL-PC" w:date="2018-10-15T14:50:00Z">
        <w:r>
          <w:rPr>
            <w:rFonts w:hint="eastAsia"/>
          </w:rPr>
          <w:t>获取</w:t>
        </w:r>
      </w:ins>
      <w:ins w:id="902" w:author="xiao liu" w:date="2018-10-16T09:21:00Z">
        <w:r w:rsidR="00590FC8">
          <w:rPr>
            <w:rFonts w:hint="eastAsia"/>
          </w:rPr>
          <w:t>连接</w:t>
        </w:r>
        <w:r w:rsidR="00590FC8">
          <w:t>API</w:t>
        </w:r>
      </w:ins>
      <w:ins w:id="903" w:author="DELL-PC" w:date="2018-10-15T14:50:00Z">
        <w:r>
          <w:rPr>
            <w:rFonts w:hint="eastAsia"/>
          </w:rPr>
          <w:t>日志目录</w:t>
        </w:r>
        <w:r>
          <w:rPr>
            <w:rFonts w:hint="eastAsia"/>
          </w:rPr>
          <w:t>-</w:t>
        </w:r>
        <w:proofErr w:type="spellStart"/>
        <w:r w:rsidRPr="00623880">
          <w:t>sge_mthread</w:t>
        </w:r>
      </w:ins>
      <w:proofErr w:type="spellEnd"/>
      <w:ins w:id="904" w:author="DELL-PC" w:date="2018-10-15T14:51:00Z">
        <w:r>
          <w:rPr>
            <w:lang w:val="en-US"/>
          </w:rPr>
          <w:t>_link</w:t>
        </w:r>
        <w:del w:id="905" w:author="xiao liu" w:date="2018-10-16T15:38:00Z">
          <w:r w:rsidRPr="00623880" w:rsidDel="00846D76">
            <w:delText xml:space="preserve"> </w:delText>
          </w:r>
        </w:del>
      </w:ins>
      <w:ins w:id="906" w:author="DELL-PC" w:date="2018-10-15T14:50:00Z">
        <w:r w:rsidRPr="00623880">
          <w:t>_</w:t>
        </w:r>
        <w:proofErr w:type="spellStart"/>
        <w:r w:rsidRPr="00623880">
          <w:t>log_get_dir</w:t>
        </w:r>
        <w:bookmarkEnd w:id="900"/>
        <w:proofErr w:type="spellEnd"/>
      </w:ins>
    </w:p>
    <w:p w:rsidR="00311D1A" w:rsidRDefault="00311D1A" w:rsidP="00311D1A">
      <w:pPr>
        <w:pStyle w:val="-0202"/>
        <w:rPr>
          <w:ins w:id="907" w:author="DELL-PC" w:date="2018-10-15T14:50:00Z"/>
        </w:rPr>
      </w:pPr>
      <w:ins w:id="908" w:author="DELL-PC" w:date="2018-10-15T14:50:00Z">
        <w:r>
          <w:rPr>
            <w:rFonts w:hint="eastAsia"/>
          </w:rPr>
          <w:t>功能说明</w:t>
        </w:r>
      </w:ins>
    </w:p>
    <w:p w:rsidR="00311D1A" w:rsidRPr="00B13FDA" w:rsidRDefault="00311D1A" w:rsidP="00311D1A">
      <w:pPr>
        <w:rPr>
          <w:ins w:id="909" w:author="DELL-PC" w:date="2018-10-15T14:50:00Z"/>
          <w:lang w:val="en-US"/>
        </w:rPr>
      </w:pPr>
      <w:ins w:id="910" w:author="DELL-PC" w:date="2018-10-15T14:50:00Z">
        <w:r>
          <w:rPr>
            <w:rFonts w:hint="eastAsia"/>
            <w:lang w:val="en-US"/>
          </w:rPr>
          <w:t>获取</w:t>
        </w:r>
      </w:ins>
      <w:ins w:id="911" w:author="xiao liu" w:date="2018-10-16T09:21:00Z">
        <w:r w:rsidR="00E8301B">
          <w:rPr>
            <w:rFonts w:hint="eastAsia"/>
            <w:lang w:val="en-US"/>
          </w:rPr>
          <w:t>连接</w:t>
        </w:r>
      </w:ins>
      <w:ins w:id="912" w:author="xiao liu" w:date="2018-10-16T09:30:00Z">
        <w:r w:rsidR="00430C23">
          <w:rPr>
            <w:rFonts w:hint="eastAsia"/>
            <w:lang w:val="en-US"/>
          </w:rPr>
          <w:t>API</w:t>
        </w:r>
      </w:ins>
      <w:ins w:id="913" w:author="DELL-PC" w:date="2018-10-15T14:50:00Z">
        <w:r>
          <w:rPr>
            <w:rFonts w:hint="eastAsia"/>
            <w:lang w:val="en-US"/>
          </w:rPr>
          <w:t>日志存放的目录。</w:t>
        </w:r>
      </w:ins>
    </w:p>
    <w:p w:rsidR="00311D1A" w:rsidRDefault="00311D1A" w:rsidP="00311D1A">
      <w:pPr>
        <w:pStyle w:val="-0202"/>
        <w:rPr>
          <w:ins w:id="914" w:author="DELL-PC" w:date="2018-10-15T14:50:00Z"/>
        </w:rPr>
      </w:pPr>
      <w:ins w:id="915" w:author="DELL-PC" w:date="2018-10-15T14:50:00Z">
        <w:r>
          <w:rPr>
            <w:rFonts w:hint="eastAsia"/>
          </w:rPr>
          <w:t>函数原型</w:t>
        </w:r>
      </w:ins>
    </w:p>
    <w:p w:rsidR="00311D1A" w:rsidRPr="00B13FDA" w:rsidRDefault="00311D1A" w:rsidP="00311D1A">
      <w:pPr>
        <w:rPr>
          <w:ins w:id="916" w:author="DELL-PC" w:date="2018-10-15T14:50:00Z"/>
          <w:lang w:val="en-US"/>
        </w:rPr>
      </w:pPr>
      <w:ins w:id="917" w:author="DELL-PC" w:date="2018-10-15T14:50:00Z">
        <w:r w:rsidRPr="008E111B">
          <w:rPr>
            <w:lang w:val="en-US"/>
          </w:rPr>
          <w:t xml:space="preserve">const char * </w:t>
        </w:r>
        <w:proofErr w:type="spellStart"/>
        <w:r w:rsidRPr="008E111B">
          <w:rPr>
            <w:lang w:val="en-US"/>
          </w:rPr>
          <w:t>sge_mthread</w:t>
        </w:r>
      </w:ins>
      <w:ins w:id="918" w:author="DELL-PC" w:date="2018-10-15T14:51:00Z">
        <w:r>
          <w:rPr>
            <w:lang w:val="en-US"/>
          </w:rPr>
          <w:t>_link</w:t>
        </w:r>
        <w:del w:id="919" w:author="xiao liu" w:date="2018-10-16T15:38:00Z">
          <w:r w:rsidRPr="008E111B" w:rsidDel="00846D76">
            <w:rPr>
              <w:lang w:val="en-US"/>
            </w:rPr>
            <w:delText xml:space="preserve"> </w:delText>
          </w:r>
        </w:del>
      </w:ins>
      <w:ins w:id="920" w:author="DELL-PC" w:date="2018-10-15T14:50:00Z">
        <w:r w:rsidRPr="008E111B">
          <w:rPr>
            <w:lang w:val="en-US"/>
          </w:rPr>
          <w:t>_log_get_</w:t>
        </w:r>
        <w:proofErr w:type="gramStart"/>
        <w:r w:rsidRPr="008E111B">
          <w:rPr>
            <w:lang w:val="en-US"/>
          </w:rPr>
          <w:t>dir</w:t>
        </w:r>
        <w:proofErr w:type="spellEnd"/>
        <w:r w:rsidRPr="008E111B">
          <w:rPr>
            <w:lang w:val="en-US"/>
          </w:rPr>
          <w:t>(</w:t>
        </w:r>
        <w:proofErr w:type="spellStart"/>
        <w:proofErr w:type="gramEnd"/>
        <w:r w:rsidRPr="008E111B">
          <w:rPr>
            <w:lang w:val="en-US"/>
          </w:rPr>
          <w:t>sge_mthread_log_t</w:t>
        </w:r>
        <w:proofErr w:type="spellEnd"/>
        <w:r w:rsidRPr="008E111B">
          <w:rPr>
            <w:lang w:val="en-US"/>
          </w:rPr>
          <w:t xml:space="preserve"> * </w:t>
        </w:r>
        <w:proofErr w:type="spellStart"/>
        <w:r w:rsidRPr="008E111B">
          <w:rPr>
            <w:lang w:val="en-US"/>
          </w:rPr>
          <w:t>ptr</w:t>
        </w:r>
        <w:proofErr w:type="spellEnd"/>
        <w:r w:rsidRPr="008E111B">
          <w:rPr>
            <w:lang w:val="en-US"/>
          </w:rPr>
          <w:t>);</w:t>
        </w:r>
      </w:ins>
    </w:p>
    <w:p w:rsidR="00311D1A" w:rsidRDefault="00311D1A" w:rsidP="00311D1A">
      <w:pPr>
        <w:pStyle w:val="-0202"/>
        <w:rPr>
          <w:ins w:id="921" w:author="DELL-PC" w:date="2018-10-15T14:50:00Z"/>
        </w:rPr>
      </w:pPr>
      <w:ins w:id="922" w:author="DELL-PC" w:date="2018-10-15T14:50:00Z">
        <w:r>
          <w:rPr>
            <w:rFonts w:hint="eastAsia"/>
          </w:rPr>
          <w:t>参数</w:t>
        </w:r>
      </w:ins>
    </w:p>
    <w:p w:rsidR="00311D1A" w:rsidRPr="00EE271E" w:rsidRDefault="00311D1A" w:rsidP="00311D1A">
      <w:pPr>
        <w:rPr>
          <w:ins w:id="923" w:author="DELL-PC" w:date="2018-10-15T14:50:00Z"/>
          <w:lang w:val="en-US"/>
        </w:rPr>
      </w:pPr>
      <w:proofErr w:type="spellStart"/>
      <w:ins w:id="924" w:author="DELL-PC" w:date="2018-10-15T14:50:00Z">
        <w:r>
          <w:rPr>
            <w:rFonts w:hint="eastAsia"/>
            <w:lang w:val="en-US"/>
          </w:rPr>
          <w:t>ptr</w:t>
        </w:r>
        <w:proofErr w:type="spellEnd"/>
        <w:r>
          <w:rPr>
            <w:lang w:val="en-US"/>
          </w:rPr>
          <w:t>:</w:t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rFonts w:hint="eastAsia"/>
            <w:lang w:val="en-US"/>
          </w:rPr>
          <w:t>输入参数，</w:t>
        </w:r>
        <w:proofErr w:type="spellStart"/>
        <w:r>
          <w:rPr>
            <w:rFonts w:hint="eastAsia"/>
            <w:lang w:val="en-US"/>
          </w:rPr>
          <w:t>m</w:t>
        </w:r>
        <w:r>
          <w:rPr>
            <w:lang w:val="en-US"/>
          </w:rPr>
          <w:t>thread_log</w:t>
        </w:r>
        <w:proofErr w:type="spellEnd"/>
        <w:r>
          <w:rPr>
            <w:rFonts w:hint="eastAsia"/>
            <w:lang w:val="en-US"/>
          </w:rPr>
          <w:t>结构指针</w:t>
        </w:r>
      </w:ins>
      <w:ins w:id="925" w:author="xiao liu" w:date="2018-10-16T09:30:00Z">
        <w:r w:rsidR="006E131A">
          <w:rPr>
            <w:rFonts w:hint="eastAsia"/>
            <w:lang w:val="en-US"/>
          </w:rPr>
          <w:t>，</w:t>
        </w:r>
        <w:proofErr w:type="spellStart"/>
        <w:r w:rsidR="006E131A" w:rsidRPr="009B2B09">
          <w:rPr>
            <w:lang w:val="en-US"/>
          </w:rPr>
          <w:t>sge_mthread</w:t>
        </w:r>
        <w:r w:rsidR="006E131A">
          <w:rPr>
            <w:lang w:val="en-US"/>
          </w:rPr>
          <w:t>_link</w:t>
        </w:r>
        <w:r w:rsidR="006E131A" w:rsidRPr="009B2B09">
          <w:rPr>
            <w:lang w:val="en-US"/>
          </w:rPr>
          <w:t>_log_create</w:t>
        </w:r>
        <w:proofErr w:type="spellEnd"/>
        <w:r w:rsidR="006E131A">
          <w:rPr>
            <w:rFonts w:hint="eastAsia"/>
            <w:lang w:val="en-US"/>
          </w:rPr>
          <w:t>的</w:t>
        </w:r>
        <w:r w:rsidR="006E131A">
          <w:rPr>
            <w:lang w:val="en-US"/>
          </w:rPr>
          <w:t>返回值</w:t>
        </w:r>
      </w:ins>
    </w:p>
    <w:p w:rsidR="00311D1A" w:rsidRPr="00EE271E" w:rsidRDefault="00311D1A" w:rsidP="00311D1A">
      <w:pPr>
        <w:rPr>
          <w:ins w:id="926" w:author="DELL-PC" w:date="2018-10-15T14:50:00Z"/>
          <w:lang w:val="en-US"/>
        </w:rPr>
      </w:pPr>
    </w:p>
    <w:p w:rsidR="00311D1A" w:rsidRDefault="00311D1A" w:rsidP="00311D1A">
      <w:pPr>
        <w:pStyle w:val="-0202"/>
        <w:rPr>
          <w:ins w:id="927" w:author="DELL-PC" w:date="2018-10-15T14:50:00Z"/>
        </w:rPr>
      </w:pPr>
      <w:ins w:id="928" w:author="DELL-PC" w:date="2018-10-15T14:50:00Z">
        <w:r>
          <w:rPr>
            <w:rFonts w:hint="eastAsia"/>
          </w:rPr>
          <w:t>返回值</w:t>
        </w:r>
      </w:ins>
    </w:p>
    <w:p w:rsidR="00311D1A" w:rsidRDefault="00311D1A" w:rsidP="00311D1A">
      <w:pPr>
        <w:rPr>
          <w:ins w:id="929" w:author="DELL-PC" w:date="2018-10-15T14:50:00Z"/>
          <w:lang w:val="en-US"/>
        </w:rPr>
      </w:pPr>
      <w:ins w:id="930" w:author="DELL-PC" w:date="2018-10-15T14:50:00Z">
        <w:r>
          <w:rPr>
            <w:lang w:val="en-US"/>
          </w:rPr>
          <w:t>char*:</w:t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rFonts w:hint="eastAsia"/>
            <w:lang w:val="en-US"/>
          </w:rPr>
          <w:t>成功</w:t>
        </w:r>
      </w:ins>
    </w:p>
    <w:p w:rsidR="00311D1A" w:rsidRDefault="00311D1A" w:rsidP="00311D1A">
      <w:pPr>
        <w:rPr>
          <w:ins w:id="931" w:author="DELL-PC" w:date="2018-10-15T14:50:00Z"/>
          <w:lang w:val="en-US"/>
        </w:rPr>
      </w:pPr>
      <w:ins w:id="932" w:author="DELL-PC" w:date="2018-10-15T14:50:00Z">
        <w:r>
          <w:rPr>
            <w:rFonts w:hint="eastAsia"/>
            <w:lang w:val="en-US"/>
          </w:rPr>
          <w:t>NULL</w:t>
        </w:r>
        <w:r>
          <w:rPr>
            <w:lang w:val="en-US"/>
          </w:rPr>
          <w:t>:</w:t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rFonts w:hint="eastAsia"/>
            <w:lang w:val="en-US"/>
          </w:rPr>
          <w:t>失败</w:t>
        </w:r>
      </w:ins>
    </w:p>
    <w:p w:rsidR="00311D1A" w:rsidRDefault="00311D1A" w:rsidP="0054505D">
      <w:pPr>
        <w:pStyle w:val="3"/>
        <w:rPr>
          <w:ins w:id="933" w:author="DELL-PC" w:date="2018-10-15T14:50:00Z"/>
        </w:rPr>
      </w:pPr>
      <w:bookmarkStart w:id="934" w:name="_Toc14963253"/>
      <w:ins w:id="935" w:author="DELL-PC" w:date="2018-10-15T14:50:00Z">
        <w:r>
          <w:rPr>
            <w:rFonts w:hint="eastAsia"/>
          </w:rPr>
          <w:t>获取</w:t>
        </w:r>
      </w:ins>
      <w:ins w:id="936" w:author="xiao liu" w:date="2018-10-16T09:30:00Z">
        <w:r w:rsidR="006E131A">
          <w:rPr>
            <w:rFonts w:hint="eastAsia"/>
          </w:rPr>
          <w:t>连接</w:t>
        </w:r>
        <w:r w:rsidR="006E131A">
          <w:t>API</w:t>
        </w:r>
      </w:ins>
      <w:ins w:id="937" w:author="DELL-PC" w:date="2018-10-15T14:50:00Z">
        <w:r>
          <w:rPr>
            <w:rFonts w:hint="eastAsia"/>
          </w:rPr>
          <w:t>日志文件名</w:t>
        </w:r>
        <w:r>
          <w:rPr>
            <w:rFonts w:hint="eastAsia"/>
          </w:rPr>
          <w:t>-</w:t>
        </w:r>
        <w:proofErr w:type="spellStart"/>
        <w:r w:rsidRPr="00623880">
          <w:t>sge_mthread</w:t>
        </w:r>
      </w:ins>
      <w:proofErr w:type="spellEnd"/>
      <w:ins w:id="938" w:author="DELL-PC" w:date="2018-10-15T14:51:00Z">
        <w:r>
          <w:rPr>
            <w:lang w:val="en-US"/>
          </w:rPr>
          <w:t>_link</w:t>
        </w:r>
        <w:del w:id="939" w:author="xiao liu" w:date="2018-10-16T15:38:00Z">
          <w:r w:rsidRPr="00623880" w:rsidDel="00846D76">
            <w:delText xml:space="preserve"> </w:delText>
          </w:r>
        </w:del>
      </w:ins>
      <w:ins w:id="940" w:author="DELL-PC" w:date="2018-10-15T14:50:00Z">
        <w:r w:rsidRPr="00623880">
          <w:t>_</w:t>
        </w:r>
        <w:proofErr w:type="spellStart"/>
        <w:r w:rsidRPr="00623880">
          <w:t>log_get_na</w:t>
        </w:r>
      </w:ins>
      <w:ins w:id="941" w:author="DELL-PC" w:date="2018-10-15T14:52:00Z">
        <w:r w:rsidR="00FD5FD6">
          <w:t>m</w:t>
        </w:r>
      </w:ins>
      <w:ins w:id="942" w:author="DELL-PC" w:date="2018-10-15T14:50:00Z">
        <w:r w:rsidRPr="00623880">
          <w:t>e</w:t>
        </w:r>
        <w:bookmarkEnd w:id="934"/>
        <w:proofErr w:type="spellEnd"/>
      </w:ins>
    </w:p>
    <w:p w:rsidR="00311D1A" w:rsidRDefault="00311D1A" w:rsidP="00311D1A">
      <w:pPr>
        <w:pStyle w:val="-0202"/>
        <w:rPr>
          <w:ins w:id="943" w:author="DELL-PC" w:date="2018-10-15T14:50:00Z"/>
        </w:rPr>
      </w:pPr>
      <w:ins w:id="944" w:author="DELL-PC" w:date="2018-10-15T14:50:00Z">
        <w:r>
          <w:rPr>
            <w:rFonts w:hint="eastAsia"/>
          </w:rPr>
          <w:t>功能说明</w:t>
        </w:r>
      </w:ins>
    </w:p>
    <w:p w:rsidR="00311D1A" w:rsidRPr="00B13FDA" w:rsidRDefault="00311D1A" w:rsidP="00311D1A">
      <w:pPr>
        <w:rPr>
          <w:ins w:id="945" w:author="DELL-PC" w:date="2018-10-15T14:50:00Z"/>
          <w:lang w:val="en-US"/>
        </w:rPr>
      </w:pPr>
      <w:ins w:id="946" w:author="DELL-PC" w:date="2018-10-15T14:50:00Z">
        <w:r>
          <w:rPr>
            <w:rFonts w:hint="eastAsia"/>
            <w:lang w:val="en-US"/>
          </w:rPr>
          <w:t>获取</w:t>
        </w:r>
      </w:ins>
      <w:ins w:id="947" w:author="xiao liu" w:date="2018-10-16T09:31:00Z">
        <w:r w:rsidR="00430C23">
          <w:rPr>
            <w:rFonts w:hint="eastAsia"/>
            <w:lang w:val="en-US"/>
          </w:rPr>
          <w:t>连接</w:t>
        </w:r>
        <w:r w:rsidR="00430C23">
          <w:rPr>
            <w:lang w:val="en-US"/>
          </w:rPr>
          <w:t>API</w:t>
        </w:r>
      </w:ins>
      <w:ins w:id="948" w:author="DELL-PC" w:date="2018-10-15T14:50:00Z">
        <w:r>
          <w:rPr>
            <w:rFonts w:hint="eastAsia"/>
            <w:lang w:val="en-US"/>
          </w:rPr>
          <w:t>日志文件名称。</w:t>
        </w:r>
      </w:ins>
    </w:p>
    <w:p w:rsidR="00311D1A" w:rsidRDefault="00311D1A" w:rsidP="00311D1A">
      <w:pPr>
        <w:pStyle w:val="-0202"/>
        <w:rPr>
          <w:ins w:id="949" w:author="DELL-PC" w:date="2018-10-15T14:50:00Z"/>
        </w:rPr>
      </w:pPr>
      <w:ins w:id="950" w:author="DELL-PC" w:date="2018-10-15T14:50:00Z">
        <w:r>
          <w:rPr>
            <w:rFonts w:hint="eastAsia"/>
          </w:rPr>
          <w:t>函数原型</w:t>
        </w:r>
      </w:ins>
    </w:p>
    <w:p w:rsidR="00311D1A" w:rsidRPr="00B13FDA" w:rsidRDefault="00311D1A" w:rsidP="00311D1A">
      <w:pPr>
        <w:rPr>
          <w:ins w:id="951" w:author="DELL-PC" w:date="2018-10-15T14:50:00Z"/>
          <w:lang w:val="en-US"/>
        </w:rPr>
      </w:pPr>
      <w:ins w:id="952" w:author="DELL-PC" w:date="2018-10-15T14:50:00Z">
        <w:r w:rsidRPr="009D198B">
          <w:rPr>
            <w:lang w:val="en-US"/>
          </w:rPr>
          <w:t xml:space="preserve">const char * </w:t>
        </w:r>
        <w:proofErr w:type="spellStart"/>
        <w:r w:rsidRPr="009D198B">
          <w:rPr>
            <w:lang w:val="en-US"/>
          </w:rPr>
          <w:t>sge_mthread</w:t>
        </w:r>
      </w:ins>
      <w:ins w:id="953" w:author="DELL-PC" w:date="2018-10-15T14:51:00Z">
        <w:r w:rsidR="00FD5FD6">
          <w:rPr>
            <w:lang w:val="en-US"/>
          </w:rPr>
          <w:t>_link</w:t>
        </w:r>
        <w:del w:id="954" w:author="xiao liu" w:date="2018-10-16T15:38:00Z">
          <w:r w:rsidR="00FD5FD6" w:rsidRPr="009D198B" w:rsidDel="00846D76">
            <w:rPr>
              <w:lang w:val="en-US"/>
            </w:rPr>
            <w:delText xml:space="preserve"> </w:delText>
          </w:r>
        </w:del>
      </w:ins>
      <w:ins w:id="955" w:author="DELL-PC" w:date="2018-10-15T14:50:00Z">
        <w:r w:rsidRPr="009D198B">
          <w:rPr>
            <w:lang w:val="en-US"/>
          </w:rPr>
          <w:t>_log_get_</w:t>
        </w:r>
        <w:proofErr w:type="gramStart"/>
        <w:r w:rsidRPr="009D198B">
          <w:rPr>
            <w:lang w:val="en-US"/>
          </w:rPr>
          <w:t>name</w:t>
        </w:r>
        <w:proofErr w:type="spellEnd"/>
        <w:r w:rsidRPr="009D198B">
          <w:rPr>
            <w:lang w:val="en-US"/>
          </w:rPr>
          <w:t>(</w:t>
        </w:r>
        <w:proofErr w:type="spellStart"/>
        <w:proofErr w:type="gramEnd"/>
        <w:r w:rsidRPr="009D198B">
          <w:rPr>
            <w:lang w:val="en-US"/>
          </w:rPr>
          <w:t>sge_mthread_log_t</w:t>
        </w:r>
        <w:proofErr w:type="spellEnd"/>
        <w:r w:rsidRPr="009D198B">
          <w:rPr>
            <w:lang w:val="en-US"/>
          </w:rPr>
          <w:t xml:space="preserve"> * </w:t>
        </w:r>
        <w:proofErr w:type="spellStart"/>
        <w:r w:rsidRPr="009D198B">
          <w:rPr>
            <w:lang w:val="en-US"/>
          </w:rPr>
          <w:t>ptr</w:t>
        </w:r>
        <w:proofErr w:type="spellEnd"/>
        <w:r w:rsidRPr="009D198B">
          <w:rPr>
            <w:lang w:val="en-US"/>
          </w:rPr>
          <w:t>);</w:t>
        </w:r>
      </w:ins>
    </w:p>
    <w:p w:rsidR="00311D1A" w:rsidRDefault="00311D1A" w:rsidP="00311D1A">
      <w:pPr>
        <w:pStyle w:val="-0202"/>
        <w:rPr>
          <w:ins w:id="956" w:author="DELL-PC" w:date="2018-10-15T14:50:00Z"/>
        </w:rPr>
      </w:pPr>
      <w:ins w:id="957" w:author="DELL-PC" w:date="2018-10-15T14:50:00Z">
        <w:r>
          <w:rPr>
            <w:rFonts w:hint="eastAsia"/>
          </w:rPr>
          <w:lastRenderedPageBreak/>
          <w:t>参数</w:t>
        </w:r>
      </w:ins>
    </w:p>
    <w:p w:rsidR="00311D1A" w:rsidRDefault="00311D1A" w:rsidP="00311D1A">
      <w:pPr>
        <w:rPr>
          <w:ins w:id="958" w:author="DELL-PC" w:date="2018-10-15T14:50:00Z"/>
          <w:lang w:val="en-US"/>
        </w:rPr>
      </w:pPr>
      <w:proofErr w:type="spellStart"/>
      <w:ins w:id="959" w:author="DELL-PC" w:date="2018-10-15T14:50:00Z">
        <w:r>
          <w:rPr>
            <w:rFonts w:hint="eastAsia"/>
            <w:lang w:val="en-US"/>
          </w:rPr>
          <w:t>ptr</w:t>
        </w:r>
        <w:proofErr w:type="spellEnd"/>
        <w:r>
          <w:rPr>
            <w:lang w:val="en-US"/>
          </w:rPr>
          <w:t>:</w:t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rFonts w:hint="eastAsia"/>
            <w:lang w:val="en-US"/>
          </w:rPr>
          <w:t>输入参数，</w:t>
        </w:r>
        <w:proofErr w:type="spellStart"/>
        <w:r>
          <w:rPr>
            <w:rFonts w:hint="eastAsia"/>
            <w:lang w:val="en-US"/>
          </w:rPr>
          <w:t>m</w:t>
        </w:r>
        <w:r>
          <w:rPr>
            <w:lang w:val="en-US"/>
          </w:rPr>
          <w:t>thread_log</w:t>
        </w:r>
        <w:proofErr w:type="spellEnd"/>
        <w:r>
          <w:rPr>
            <w:rFonts w:hint="eastAsia"/>
            <w:lang w:val="en-US"/>
          </w:rPr>
          <w:t>结构指针</w:t>
        </w:r>
      </w:ins>
      <w:ins w:id="960" w:author="xiao liu" w:date="2018-10-16T09:30:00Z">
        <w:r w:rsidR="006E131A">
          <w:rPr>
            <w:rFonts w:hint="eastAsia"/>
            <w:lang w:val="en-US"/>
          </w:rPr>
          <w:t>，</w:t>
        </w:r>
        <w:proofErr w:type="spellStart"/>
        <w:r w:rsidR="006E131A" w:rsidRPr="009B2B09">
          <w:rPr>
            <w:lang w:val="en-US"/>
          </w:rPr>
          <w:t>sge_mthread</w:t>
        </w:r>
        <w:r w:rsidR="006E131A">
          <w:rPr>
            <w:lang w:val="en-US"/>
          </w:rPr>
          <w:t>_link</w:t>
        </w:r>
        <w:r w:rsidR="006E131A" w:rsidRPr="009B2B09">
          <w:rPr>
            <w:lang w:val="en-US"/>
          </w:rPr>
          <w:t>_log_create</w:t>
        </w:r>
        <w:proofErr w:type="spellEnd"/>
        <w:r w:rsidR="006E131A">
          <w:rPr>
            <w:rFonts w:hint="eastAsia"/>
            <w:lang w:val="en-US"/>
          </w:rPr>
          <w:t>的</w:t>
        </w:r>
        <w:r w:rsidR="006E131A">
          <w:rPr>
            <w:lang w:val="en-US"/>
          </w:rPr>
          <w:t>返回值</w:t>
        </w:r>
      </w:ins>
    </w:p>
    <w:p w:rsidR="00311D1A" w:rsidRDefault="00311D1A" w:rsidP="00311D1A">
      <w:pPr>
        <w:pStyle w:val="-0202"/>
        <w:rPr>
          <w:ins w:id="961" w:author="DELL-PC" w:date="2018-10-15T14:50:00Z"/>
        </w:rPr>
      </w:pPr>
      <w:ins w:id="962" w:author="DELL-PC" w:date="2018-10-15T14:50:00Z">
        <w:r>
          <w:rPr>
            <w:rFonts w:hint="eastAsia"/>
          </w:rPr>
          <w:t>返回值</w:t>
        </w:r>
      </w:ins>
    </w:p>
    <w:p w:rsidR="00311D1A" w:rsidRDefault="00311D1A" w:rsidP="00311D1A">
      <w:pPr>
        <w:rPr>
          <w:ins w:id="963" w:author="DELL-PC" w:date="2018-10-15T14:50:00Z"/>
          <w:lang w:val="en-US"/>
        </w:rPr>
      </w:pPr>
      <w:ins w:id="964" w:author="DELL-PC" w:date="2018-10-15T14:50:00Z">
        <w:r>
          <w:rPr>
            <w:lang w:val="en-US"/>
          </w:rPr>
          <w:t>char*:</w:t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rFonts w:hint="eastAsia"/>
            <w:lang w:val="en-US"/>
          </w:rPr>
          <w:t>成功</w:t>
        </w:r>
      </w:ins>
    </w:p>
    <w:p w:rsidR="00311D1A" w:rsidRDefault="00311D1A" w:rsidP="00311D1A">
      <w:pPr>
        <w:rPr>
          <w:ins w:id="965" w:author="DELL-PC" w:date="2018-10-15T14:50:00Z"/>
          <w:lang w:val="en-US"/>
        </w:rPr>
      </w:pPr>
      <w:ins w:id="966" w:author="DELL-PC" w:date="2018-10-15T14:50:00Z">
        <w:r>
          <w:rPr>
            <w:rFonts w:hint="eastAsia"/>
            <w:lang w:val="en-US"/>
          </w:rPr>
          <w:t>NULL</w:t>
        </w:r>
        <w:r>
          <w:rPr>
            <w:lang w:val="en-US"/>
          </w:rPr>
          <w:t>:</w:t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rFonts w:hint="eastAsia"/>
            <w:lang w:val="en-US"/>
          </w:rPr>
          <w:t>失败</w:t>
        </w:r>
      </w:ins>
    </w:p>
    <w:p w:rsidR="00311D1A" w:rsidRDefault="00311D1A" w:rsidP="0054505D">
      <w:pPr>
        <w:pStyle w:val="3"/>
        <w:rPr>
          <w:ins w:id="967" w:author="DELL-PC" w:date="2018-10-15T14:50:00Z"/>
        </w:rPr>
      </w:pPr>
      <w:bookmarkStart w:id="968" w:name="_Toc14963254"/>
      <w:ins w:id="969" w:author="DELL-PC" w:date="2018-10-15T14:50:00Z">
        <w:r>
          <w:rPr>
            <w:rFonts w:hint="eastAsia"/>
          </w:rPr>
          <w:t>获取</w:t>
        </w:r>
      </w:ins>
      <w:ins w:id="970" w:author="xiao liu" w:date="2018-10-16T09:31:00Z">
        <w:r w:rsidR="0031031E">
          <w:rPr>
            <w:rFonts w:hint="eastAsia"/>
          </w:rPr>
          <w:t>连接</w:t>
        </w:r>
        <w:r w:rsidR="0031031E">
          <w:t>API</w:t>
        </w:r>
      </w:ins>
      <w:ins w:id="971" w:author="DELL-PC" w:date="2018-10-15T14:50:00Z">
        <w:r>
          <w:rPr>
            <w:rFonts w:hint="eastAsia"/>
          </w:rPr>
          <w:t>日志路径</w:t>
        </w:r>
        <w:r>
          <w:rPr>
            <w:rFonts w:hint="eastAsia"/>
          </w:rPr>
          <w:t>-</w:t>
        </w:r>
        <w:proofErr w:type="spellStart"/>
        <w:r w:rsidRPr="00623880">
          <w:t>sge_mthread</w:t>
        </w:r>
      </w:ins>
      <w:proofErr w:type="spellEnd"/>
      <w:ins w:id="972" w:author="DELL-PC" w:date="2018-10-15T14:51:00Z">
        <w:r w:rsidR="00FD5FD6">
          <w:rPr>
            <w:lang w:val="en-US"/>
          </w:rPr>
          <w:t>_link</w:t>
        </w:r>
        <w:del w:id="973" w:author="xiao liu" w:date="2018-10-16T15:38:00Z">
          <w:r w:rsidR="00FD5FD6" w:rsidRPr="00623880" w:rsidDel="00846D76">
            <w:delText xml:space="preserve"> </w:delText>
          </w:r>
        </w:del>
      </w:ins>
      <w:ins w:id="974" w:author="DELL-PC" w:date="2018-10-15T14:50:00Z">
        <w:r w:rsidRPr="00623880">
          <w:t>_</w:t>
        </w:r>
        <w:proofErr w:type="spellStart"/>
        <w:r w:rsidRPr="00623880">
          <w:t>log_get_path</w:t>
        </w:r>
        <w:bookmarkEnd w:id="968"/>
        <w:proofErr w:type="spellEnd"/>
      </w:ins>
    </w:p>
    <w:p w:rsidR="00311D1A" w:rsidRDefault="00311D1A" w:rsidP="00311D1A">
      <w:pPr>
        <w:pStyle w:val="-0202"/>
        <w:rPr>
          <w:ins w:id="975" w:author="DELL-PC" w:date="2018-10-15T14:50:00Z"/>
        </w:rPr>
      </w:pPr>
      <w:ins w:id="976" w:author="DELL-PC" w:date="2018-10-15T14:50:00Z">
        <w:r>
          <w:rPr>
            <w:rFonts w:hint="eastAsia"/>
          </w:rPr>
          <w:t>功能说明</w:t>
        </w:r>
      </w:ins>
    </w:p>
    <w:p w:rsidR="00311D1A" w:rsidRPr="00B13FDA" w:rsidRDefault="00311D1A" w:rsidP="00311D1A">
      <w:pPr>
        <w:rPr>
          <w:ins w:id="977" w:author="DELL-PC" w:date="2018-10-15T14:50:00Z"/>
          <w:lang w:val="en-US"/>
        </w:rPr>
      </w:pPr>
      <w:ins w:id="978" w:author="DELL-PC" w:date="2018-10-15T14:50:00Z">
        <w:r>
          <w:rPr>
            <w:rFonts w:hint="eastAsia"/>
            <w:lang w:val="en-US"/>
          </w:rPr>
          <w:t>获取</w:t>
        </w:r>
      </w:ins>
      <w:ins w:id="979" w:author="xiao liu" w:date="2018-10-16T09:31:00Z">
        <w:r w:rsidR="00A5668C">
          <w:rPr>
            <w:rFonts w:hint="eastAsia"/>
            <w:lang w:val="en-US"/>
          </w:rPr>
          <w:t>连接</w:t>
        </w:r>
        <w:r w:rsidR="00A5668C">
          <w:rPr>
            <w:lang w:val="en-US"/>
          </w:rPr>
          <w:t>API</w:t>
        </w:r>
      </w:ins>
      <w:ins w:id="980" w:author="DELL-PC" w:date="2018-10-15T14:50:00Z">
        <w:r>
          <w:rPr>
            <w:rFonts w:hint="eastAsia"/>
            <w:lang w:val="en-US"/>
          </w:rPr>
          <w:t>日志存放的完整路径，包含目录和文件名。</w:t>
        </w:r>
      </w:ins>
    </w:p>
    <w:p w:rsidR="00311D1A" w:rsidRDefault="00311D1A" w:rsidP="00311D1A">
      <w:pPr>
        <w:pStyle w:val="-0202"/>
        <w:rPr>
          <w:ins w:id="981" w:author="DELL-PC" w:date="2018-10-15T14:50:00Z"/>
        </w:rPr>
      </w:pPr>
      <w:ins w:id="982" w:author="DELL-PC" w:date="2018-10-15T14:50:00Z">
        <w:r>
          <w:rPr>
            <w:rFonts w:hint="eastAsia"/>
          </w:rPr>
          <w:t>函数原型</w:t>
        </w:r>
      </w:ins>
    </w:p>
    <w:p w:rsidR="00311D1A" w:rsidRPr="00B13FDA" w:rsidRDefault="00311D1A" w:rsidP="00311D1A">
      <w:pPr>
        <w:rPr>
          <w:ins w:id="983" w:author="DELL-PC" w:date="2018-10-15T14:50:00Z"/>
          <w:lang w:val="en-US"/>
        </w:rPr>
      </w:pPr>
      <w:ins w:id="984" w:author="DELL-PC" w:date="2018-10-15T14:50:00Z">
        <w:r w:rsidRPr="00FF7AD7">
          <w:rPr>
            <w:lang w:val="en-US"/>
          </w:rPr>
          <w:t xml:space="preserve">const char * </w:t>
        </w:r>
        <w:proofErr w:type="spellStart"/>
        <w:r w:rsidRPr="00FF7AD7">
          <w:rPr>
            <w:lang w:val="en-US"/>
          </w:rPr>
          <w:t>sge_mthread</w:t>
        </w:r>
      </w:ins>
      <w:ins w:id="985" w:author="DELL-PC" w:date="2018-10-15T14:51:00Z">
        <w:r w:rsidR="00FD5FD6">
          <w:rPr>
            <w:lang w:val="en-US"/>
          </w:rPr>
          <w:t>_link</w:t>
        </w:r>
        <w:del w:id="986" w:author="xiao liu" w:date="2018-10-16T15:39:00Z">
          <w:r w:rsidR="00FD5FD6" w:rsidRPr="00FF7AD7" w:rsidDel="00846D76">
            <w:rPr>
              <w:lang w:val="en-US"/>
            </w:rPr>
            <w:delText xml:space="preserve"> </w:delText>
          </w:r>
        </w:del>
      </w:ins>
      <w:ins w:id="987" w:author="DELL-PC" w:date="2018-10-15T14:50:00Z">
        <w:r w:rsidRPr="00FF7AD7">
          <w:rPr>
            <w:lang w:val="en-US"/>
          </w:rPr>
          <w:t>_log_get_</w:t>
        </w:r>
        <w:proofErr w:type="gramStart"/>
        <w:r w:rsidRPr="00FF7AD7">
          <w:rPr>
            <w:lang w:val="en-US"/>
          </w:rPr>
          <w:t>path</w:t>
        </w:r>
        <w:proofErr w:type="spellEnd"/>
        <w:r w:rsidRPr="00FF7AD7">
          <w:rPr>
            <w:lang w:val="en-US"/>
          </w:rPr>
          <w:t>(</w:t>
        </w:r>
        <w:proofErr w:type="spellStart"/>
        <w:proofErr w:type="gramEnd"/>
        <w:r w:rsidRPr="00FF7AD7">
          <w:rPr>
            <w:lang w:val="en-US"/>
          </w:rPr>
          <w:t>sge_mthread_log_t</w:t>
        </w:r>
        <w:proofErr w:type="spellEnd"/>
        <w:r w:rsidRPr="00FF7AD7">
          <w:rPr>
            <w:lang w:val="en-US"/>
          </w:rPr>
          <w:t xml:space="preserve"> * </w:t>
        </w:r>
        <w:proofErr w:type="spellStart"/>
        <w:r w:rsidRPr="00FF7AD7">
          <w:rPr>
            <w:lang w:val="en-US"/>
          </w:rPr>
          <w:t>ptr</w:t>
        </w:r>
        <w:proofErr w:type="spellEnd"/>
        <w:r w:rsidRPr="00FF7AD7">
          <w:rPr>
            <w:lang w:val="en-US"/>
          </w:rPr>
          <w:t>);</w:t>
        </w:r>
      </w:ins>
    </w:p>
    <w:p w:rsidR="00311D1A" w:rsidRDefault="00311D1A" w:rsidP="00311D1A">
      <w:pPr>
        <w:pStyle w:val="-0202"/>
        <w:rPr>
          <w:ins w:id="988" w:author="DELL-PC" w:date="2018-10-15T14:50:00Z"/>
        </w:rPr>
      </w:pPr>
      <w:ins w:id="989" w:author="DELL-PC" w:date="2018-10-15T14:50:00Z">
        <w:r>
          <w:rPr>
            <w:rFonts w:hint="eastAsia"/>
          </w:rPr>
          <w:t>参数</w:t>
        </w:r>
      </w:ins>
    </w:p>
    <w:p w:rsidR="00311D1A" w:rsidRPr="00EE271E" w:rsidRDefault="00311D1A" w:rsidP="00311D1A">
      <w:pPr>
        <w:rPr>
          <w:ins w:id="990" w:author="DELL-PC" w:date="2018-10-15T14:50:00Z"/>
          <w:lang w:val="en-US"/>
        </w:rPr>
      </w:pPr>
      <w:proofErr w:type="spellStart"/>
      <w:ins w:id="991" w:author="DELL-PC" w:date="2018-10-15T14:50:00Z">
        <w:r>
          <w:rPr>
            <w:rFonts w:hint="eastAsia"/>
            <w:lang w:val="en-US"/>
          </w:rPr>
          <w:t>ptr</w:t>
        </w:r>
        <w:proofErr w:type="spellEnd"/>
        <w:r>
          <w:rPr>
            <w:lang w:val="en-US"/>
          </w:rPr>
          <w:t>:</w:t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rFonts w:hint="eastAsia"/>
            <w:lang w:val="en-US"/>
          </w:rPr>
          <w:t>输入参数，</w:t>
        </w:r>
        <w:proofErr w:type="spellStart"/>
        <w:r>
          <w:rPr>
            <w:rFonts w:hint="eastAsia"/>
            <w:lang w:val="en-US"/>
          </w:rPr>
          <w:t>m</w:t>
        </w:r>
        <w:r>
          <w:rPr>
            <w:lang w:val="en-US"/>
          </w:rPr>
          <w:t>thread_log</w:t>
        </w:r>
        <w:proofErr w:type="spellEnd"/>
        <w:r>
          <w:rPr>
            <w:rFonts w:hint="eastAsia"/>
            <w:lang w:val="en-US"/>
          </w:rPr>
          <w:t>结构指针</w:t>
        </w:r>
      </w:ins>
      <w:ins w:id="992" w:author="xiao liu" w:date="2018-10-16T09:30:00Z">
        <w:r w:rsidR="006E131A">
          <w:rPr>
            <w:rFonts w:hint="eastAsia"/>
            <w:lang w:val="en-US"/>
          </w:rPr>
          <w:t>，</w:t>
        </w:r>
        <w:proofErr w:type="spellStart"/>
        <w:r w:rsidR="006E131A" w:rsidRPr="009B2B09">
          <w:rPr>
            <w:lang w:val="en-US"/>
          </w:rPr>
          <w:t>sge_mthread</w:t>
        </w:r>
        <w:r w:rsidR="006E131A">
          <w:rPr>
            <w:lang w:val="en-US"/>
          </w:rPr>
          <w:t>_link</w:t>
        </w:r>
        <w:r w:rsidR="006E131A" w:rsidRPr="009B2B09">
          <w:rPr>
            <w:lang w:val="en-US"/>
          </w:rPr>
          <w:t>_log_create</w:t>
        </w:r>
        <w:proofErr w:type="spellEnd"/>
        <w:r w:rsidR="006E131A">
          <w:rPr>
            <w:rFonts w:hint="eastAsia"/>
            <w:lang w:val="en-US"/>
          </w:rPr>
          <w:t>的</w:t>
        </w:r>
        <w:r w:rsidR="006E131A">
          <w:rPr>
            <w:lang w:val="en-US"/>
          </w:rPr>
          <w:t>返回值</w:t>
        </w:r>
      </w:ins>
    </w:p>
    <w:p w:rsidR="00311D1A" w:rsidRDefault="00311D1A" w:rsidP="00311D1A">
      <w:pPr>
        <w:pStyle w:val="-0202"/>
        <w:rPr>
          <w:ins w:id="993" w:author="DELL-PC" w:date="2018-10-15T14:50:00Z"/>
        </w:rPr>
      </w:pPr>
      <w:ins w:id="994" w:author="DELL-PC" w:date="2018-10-15T14:50:00Z">
        <w:r>
          <w:rPr>
            <w:rFonts w:hint="eastAsia"/>
          </w:rPr>
          <w:t>返回值</w:t>
        </w:r>
      </w:ins>
    </w:p>
    <w:p w:rsidR="00311D1A" w:rsidRDefault="00311D1A" w:rsidP="00311D1A">
      <w:pPr>
        <w:rPr>
          <w:ins w:id="995" w:author="DELL-PC" w:date="2018-10-15T14:50:00Z"/>
          <w:lang w:val="en-US"/>
        </w:rPr>
      </w:pPr>
      <w:ins w:id="996" w:author="DELL-PC" w:date="2018-10-15T14:50:00Z">
        <w:r>
          <w:rPr>
            <w:lang w:val="en-US"/>
          </w:rPr>
          <w:t>char*:</w:t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rFonts w:hint="eastAsia"/>
            <w:lang w:val="en-US"/>
          </w:rPr>
          <w:t>成功</w:t>
        </w:r>
      </w:ins>
    </w:p>
    <w:p w:rsidR="00311D1A" w:rsidRDefault="00311D1A" w:rsidP="00311D1A">
      <w:pPr>
        <w:rPr>
          <w:ins w:id="997" w:author="DELL-PC" w:date="2018-10-15T14:50:00Z"/>
          <w:lang w:val="en-US"/>
        </w:rPr>
      </w:pPr>
      <w:ins w:id="998" w:author="DELL-PC" w:date="2018-10-15T14:50:00Z">
        <w:r>
          <w:rPr>
            <w:rFonts w:hint="eastAsia"/>
            <w:lang w:val="en-US"/>
          </w:rPr>
          <w:t>NULL</w:t>
        </w:r>
        <w:r>
          <w:rPr>
            <w:lang w:val="en-US"/>
          </w:rPr>
          <w:t>:</w:t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lang w:val="en-US"/>
          </w:rPr>
          <w:tab/>
        </w:r>
        <w:r>
          <w:rPr>
            <w:rFonts w:hint="eastAsia"/>
            <w:lang w:val="en-US"/>
          </w:rPr>
          <w:t>失败</w:t>
        </w:r>
      </w:ins>
    </w:p>
    <w:p w:rsidR="00311D1A" w:rsidRDefault="00311D1A" w:rsidP="00292563">
      <w:pPr>
        <w:rPr>
          <w:lang w:val="en-US"/>
        </w:rPr>
      </w:pPr>
    </w:p>
    <w:p w:rsidR="004E5932" w:rsidRDefault="004E5932" w:rsidP="0054505D">
      <w:pPr>
        <w:pStyle w:val="3"/>
      </w:pPr>
      <w:bookmarkStart w:id="999" w:name="_Toc509930728"/>
      <w:bookmarkStart w:id="1000" w:name="_Toc510079861"/>
      <w:bookmarkStart w:id="1001" w:name="_Toc510097386"/>
      <w:bookmarkStart w:id="1002" w:name="_Toc510098559"/>
      <w:bookmarkStart w:id="1003" w:name="_Toc510098781"/>
      <w:bookmarkStart w:id="1004" w:name="_Toc510102038"/>
      <w:bookmarkStart w:id="1005" w:name="_Toc510102154"/>
      <w:bookmarkStart w:id="1006" w:name="_Toc510102536"/>
      <w:bookmarkStart w:id="1007" w:name="_Toc14963255"/>
      <w:r>
        <w:rPr>
          <w:rFonts w:hint="eastAsia"/>
        </w:rPr>
        <w:t>获取版本号</w:t>
      </w:r>
      <w:r>
        <w:rPr>
          <w:rFonts w:hint="eastAsia"/>
        </w:rPr>
        <w:t>-</w:t>
      </w:r>
      <w:proofErr w:type="spellStart"/>
      <w:r>
        <w:t>sge</w:t>
      </w:r>
      <w:r w:rsidR="00420863">
        <w:t>_</w:t>
      </w:r>
      <w:r>
        <w:t>get_version</w:t>
      </w:r>
      <w:bookmarkEnd w:id="999"/>
      <w:bookmarkEnd w:id="1000"/>
      <w:bookmarkEnd w:id="1001"/>
      <w:bookmarkEnd w:id="1002"/>
      <w:bookmarkEnd w:id="1003"/>
      <w:bookmarkEnd w:id="1004"/>
      <w:bookmarkEnd w:id="1005"/>
      <w:bookmarkEnd w:id="1006"/>
      <w:bookmarkEnd w:id="1007"/>
      <w:proofErr w:type="spellEnd"/>
    </w:p>
    <w:p w:rsidR="00292563" w:rsidRDefault="00292563" w:rsidP="00D4013B">
      <w:pPr>
        <w:pStyle w:val="-0202"/>
      </w:pPr>
      <w:r>
        <w:rPr>
          <w:rFonts w:hint="eastAsia"/>
        </w:rPr>
        <w:t>功能说明</w:t>
      </w:r>
    </w:p>
    <w:p w:rsidR="00292563" w:rsidRPr="00B13FDA" w:rsidRDefault="00EE2279" w:rsidP="00292563">
      <w:pPr>
        <w:rPr>
          <w:lang w:val="en-US"/>
        </w:rPr>
      </w:pPr>
      <w:r>
        <w:rPr>
          <w:rFonts w:hint="eastAsia"/>
          <w:lang w:val="en-US"/>
        </w:rPr>
        <w:t>获取当前</w:t>
      </w:r>
      <w:r w:rsidR="00394511">
        <w:rPr>
          <w:lang w:val="en-US"/>
        </w:rPr>
        <w:t>API</w:t>
      </w:r>
      <w:r w:rsidR="00394511">
        <w:rPr>
          <w:rFonts w:hint="eastAsia"/>
          <w:lang w:val="en-US"/>
        </w:rPr>
        <w:t>的</w:t>
      </w:r>
      <w:r>
        <w:rPr>
          <w:rFonts w:hint="eastAsia"/>
          <w:lang w:val="en-US"/>
        </w:rPr>
        <w:t>版本号</w:t>
      </w:r>
      <w:r w:rsidR="00394511">
        <w:rPr>
          <w:rFonts w:hint="eastAsia"/>
          <w:lang w:val="en-US"/>
        </w:rPr>
        <w:t>。</w:t>
      </w:r>
    </w:p>
    <w:p w:rsidR="00292563" w:rsidRDefault="00292563" w:rsidP="00D4013B">
      <w:pPr>
        <w:pStyle w:val="-0202"/>
      </w:pPr>
      <w:r>
        <w:rPr>
          <w:rFonts w:hint="eastAsia"/>
        </w:rPr>
        <w:t>函数原型</w:t>
      </w:r>
    </w:p>
    <w:p w:rsidR="00292563" w:rsidRPr="00B13FDA" w:rsidRDefault="009F606D" w:rsidP="00292563">
      <w:pPr>
        <w:rPr>
          <w:lang w:val="en-US"/>
        </w:rPr>
      </w:pPr>
      <w:r w:rsidRPr="009F606D">
        <w:rPr>
          <w:lang w:val="en-US"/>
        </w:rPr>
        <w:t xml:space="preserve">const char * </w:t>
      </w:r>
      <w:proofErr w:type="spellStart"/>
      <w:r w:rsidRPr="009F606D">
        <w:rPr>
          <w:lang w:val="en-US"/>
        </w:rPr>
        <w:t>sge</w:t>
      </w:r>
      <w:r w:rsidR="00583AF2">
        <w:rPr>
          <w:lang w:val="en-US"/>
        </w:rPr>
        <w:t>_</w:t>
      </w:r>
      <w:r w:rsidRPr="009F606D">
        <w:rPr>
          <w:lang w:val="en-US"/>
        </w:rPr>
        <w:t>get_</w:t>
      </w:r>
      <w:proofErr w:type="gramStart"/>
      <w:r w:rsidRPr="009F606D">
        <w:rPr>
          <w:lang w:val="en-US"/>
        </w:rPr>
        <w:t>version</w:t>
      </w:r>
      <w:proofErr w:type="spellEnd"/>
      <w:r w:rsidRPr="009F606D">
        <w:rPr>
          <w:lang w:val="en-US"/>
        </w:rPr>
        <w:t>(</w:t>
      </w:r>
      <w:proofErr w:type="gramEnd"/>
      <w:r w:rsidRPr="009F606D">
        <w:rPr>
          <w:lang w:val="en-US"/>
        </w:rPr>
        <w:t>);</w:t>
      </w:r>
    </w:p>
    <w:p w:rsidR="00292563" w:rsidRDefault="00292563" w:rsidP="00D4013B">
      <w:pPr>
        <w:pStyle w:val="-0202"/>
      </w:pPr>
      <w:r>
        <w:rPr>
          <w:rFonts w:hint="eastAsia"/>
        </w:rPr>
        <w:t>参数</w:t>
      </w:r>
    </w:p>
    <w:p w:rsidR="00292563" w:rsidRPr="00EE271E" w:rsidRDefault="001C31F4" w:rsidP="00292563">
      <w:pPr>
        <w:rPr>
          <w:lang w:val="en-US"/>
        </w:rPr>
      </w:pPr>
      <w:r>
        <w:rPr>
          <w:rFonts w:hint="eastAsia"/>
          <w:lang w:val="en-US"/>
        </w:rPr>
        <w:t>无</w:t>
      </w:r>
    </w:p>
    <w:p w:rsidR="00292563" w:rsidRDefault="00292563" w:rsidP="00D4013B">
      <w:pPr>
        <w:pStyle w:val="-0202"/>
      </w:pPr>
      <w:r>
        <w:rPr>
          <w:rFonts w:hint="eastAsia"/>
        </w:rPr>
        <w:t>返回值</w:t>
      </w:r>
    </w:p>
    <w:p w:rsidR="00842709" w:rsidRDefault="00842709" w:rsidP="00292563">
      <w:pPr>
        <w:rPr>
          <w:lang w:val="en-US"/>
        </w:rPr>
      </w:pPr>
      <w:r>
        <w:rPr>
          <w:rFonts w:hint="eastAsia"/>
          <w:lang w:val="en-US"/>
        </w:rPr>
        <w:t>c</w:t>
      </w:r>
      <w:r>
        <w:rPr>
          <w:lang w:val="en-US"/>
        </w:rPr>
        <w:t>har*:</w:t>
      </w:r>
      <w:r>
        <w:rPr>
          <w:lang w:val="en-US"/>
        </w:rPr>
        <w:tab/>
      </w:r>
      <w:r>
        <w:rPr>
          <w:lang w:val="en-US"/>
        </w:rPr>
        <w:tab/>
      </w:r>
      <w:r w:rsidR="00132B2C">
        <w:rPr>
          <w:lang w:val="en-US"/>
        </w:rPr>
        <w:tab/>
      </w:r>
      <w:r>
        <w:rPr>
          <w:rFonts w:hint="eastAsia"/>
          <w:lang w:val="en-US"/>
        </w:rPr>
        <w:t>成功，返回当前</w:t>
      </w:r>
      <w:proofErr w:type="spellStart"/>
      <w:r>
        <w:rPr>
          <w:rFonts w:hint="eastAsia"/>
          <w:lang w:val="en-US"/>
        </w:rPr>
        <w:t>api</w:t>
      </w:r>
      <w:proofErr w:type="spellEnd"/>
      <w:r>
        <w:rPr>
          <w:rFonts w:hint="eastAsia"/>
          <w:lang w:val="en-US"/>
        </w:rPr>
        <w:t>版本号</w:t>
      </w:r>
    </w:p>
    <w:p w:rsidR="00842709" w:rsidRDefault="00842709" w:rsidP="00292563">
      <w:pPr>
        <w:rPr>
          <w:lang w:val="en-US"/>
        </w:rPr>
      </w:pPr>
      <w:r>
        <w:rPr>
          <w:rFonts w:hint="eastAsia"/>
          <w:lang w:val="en-US"/>
        </w:rPr>
        <w:t>N</w:t>
      </w:r>
      <w:r>
        <w:rPr>
          <w:lang w:val="en-US"/>
        </w:rPr>
        <w:t>ULL:</w:t>
      </w:r>
      <w:r>
        <w:rPr>
          <w:lang w:val="en-US"/>
        </w:rPr>
        <w:tab/>
      </w:r>
      <w:r>
        <w:rPr>
          <w:lang w:val="en-US"/>
        </w:rPr>
        <w:tab/>
      </w:r>
      <w:r w:rsidR="00132B2C">
        <w:rPr>
          <w:lang w:val="en-US"/>
        </w:rPr>
        <w:tab/>
      </w:r>
      <w:r>
        <w:rPr>
          <w:rFonts w:hint="eastAsia"/>
          <w:lang w:val="en-US"/>
        </w:rPr>
        <w:t>失败</w:t>
      </w:r>
    </w:p>
    <w:p w:rsidR="0041217F" w:rsidRDefault="0041217F" w:rsidP="00D27F70">
      <w:pPr>
        <w:pStyle w:val="1"/>
        <w:rPr>
          <w:lang w:val="en-US"/>
        </w:rPr>
      </w:pPr>
      <w:bookmarkStart w:id="1008" w:name="_Toc510079862"/>
      <w:bookmarkStart w:id="1009" w:name="_Toc510097387"/>
      <w:bookmarkStart w:id="1010" w:name="_Toc510098560"/>
      <w:bookmarkStart w:id="1011" w:name="_Toc510098782"/>
      <w:bookmarkStart w:id="1012" w:name="_Toc510102039"/>
      <w:bookmarkStart w:id="1013" w:name="_Toc510102155"/>
      <w:bookmarkStart w:id="1014" w:name="_Toc510102537"/>
      <w:bookmarkStart w:id="1015" w:name="_Toc14963256"/>
      <w:r>
        <w:rPr>
          <w:rFonts w:hint="eastAsia"/>
          <w:lang w:val="en-US"/>
        </w:rPr>
        <w:t>A</w:t>
      </w:r>
      <w:r>
        <w:rPr>
          <w:lang w:val="en-US"/>
        </w:rPr>
        <w:t>PI</w:t>
      </w:r>
      <w:r>
        <w:rPr>
          <w:rFonts w:hint="eastAsia"/>
          <w:lang w:val="en-US"/>
        </w:rPr>
        <w:t>开发示例</w:t>
      </w:r>
      <w:bookmarkEnd w:id="1008"/>
      <w:bookmarkEnd w:id="1009"/>
      <w:bookmarkEnd w:id="1010"/>
      <w:bookmarkEnd w:id="1011"/>
      <w:bookmarkEnd w:id="1012"/>
      <w:bookmarkEnd w:id="1013"/>
      <w:bookmarkEnd w:id="1014"/>
      <w:bookmarkEnd w:id="1015"/>
    </w:p>
    <w:p w:rsidR="00470F8A" w:rsidRDefault="00470F8A" w:rsidP="00AB1FEA">
      <w:pPr>
        <w:pStyle w:val="2"/>
        <w:rPr>
          <w:lang w:val="en-US"/>
        </w:rPr>
      </w:pPr>
      <w:bookmarkStart w:id="1016" w:name="_Toc510079863"/>
      <w:bookmarkStart w:id="1017" w:name="_Toc510097388"/>
      <w:bookmarkStart w:id="1018" w:name="_Toc510098561"/>
      <w:bookmarkStart w:id="1019" w:name="_Toc510098783"/>
      <w:bookmarkStart w:id="1020" w:name="_Toc510102040"/>
      <w:bookmarkStart w:id="1021" w:name="_Toc510102156"/>
      <w:bookmarkStart w:id="1022" w:name="_Toc510102538"/>
      <w:bookmarkStart w:id="1023" w:name="_Toc14963257"/>
      <w:r>
        <w:rPr>
          <w:rFonts w:hint="eastAsia"/>
          <w:lang w:val="en-US"/>
        </w:rPr>
        <w:t>说明</w:t>
      </w:r>
      <w:bookmarkEnd w:id="1016"/>
      <w:bookmarkEnd w:id="1017"/>
      <w:bookmarkEnd w:id="1018"/>
      <w:bookmarkEnd w:id="1019"/>
      <w:bookmarkEnd w:id="1020"/>
      <w:bookmarkEnd w:id="1021"/>
      <w:bookmarkEnd w:id="1022"/>
      <w:bookmarkEnd w:id="1023"/>
    </w:p>
    <w:p w:rsidR="007939FE" w:rsidRDefault="00875F76" w:rsidP="00470F8A">
      <w:pPr>
        <w:rPr>
          <w:lang w:val="en-US"/>
        </w:rPr>
      </w:pPr>
      <w:r>
        <w:rPr>
          <w:rFonts w:hint="eastAsia"/>
        </w:rPr>
        <w:t>当前示例代码是简单的多连接演示，会员</w:t>
      </w:r>
      <w:r w:rsidR="00BA03AC">
        <w:rPr>
          <w:rFonts w:hint="eastAsia"/>
        </w:rPr>
        <w:t>如果</w:t>
      </w:r>
      <w:r>
        <w:rPr>
          <w:rFonts w:hint="eastAsia"/>
        </w:rPr>
        <w:t>需要实现</w:t>
      </w:r>
      <w:r w:rsidR="0087372E">
        <w:rPr>
          <w:rFonts w:hint="eastAsia"/>
        </w:rPr>
        <w:t>重连</w:t>
      </w:r>
      <w:r>
        <w:rPr>
          <w:rFonts w:hint="eastAsia"/>
        </w:rPr>
        <w:t>、</w:t>
      </w:r>
      <w:r w:rsidR="0087372E">
        <w:rPr>
          <w:rFonts w:hint="eastAsia"/>
        </w:rPr>
        <w:t>主备</w:t>
      </w:r>
      <w:r>
        <w:rPr>
          <w:rFonts w:hint="eastAsia"/>
        </w:rPr>
        <w:t>切换等</w:t>
      </w:r>
      <w:r w:rsidR="00C2788C">
        <w:rPr>
          <w:rFonts w:hint="eastAsia"/>
        </w:rPr>
        <w:t>功能需由</w:t>
      </w:r>
      <w:r w:rsidR="0087372E">
        <w:rPr>
          <w:rFonts w:hint="eastAsia"/>
        </w:rPr>
        <w:t>会员自行</w:t>
      </w:r>
      <w:r w:rsidR="00714A47">
        <w:rPr>
          <w:rFonts w:hint="eastAsia"/>
        </w:rPr>
        <w:t>设计</w:t>
      </w:r>
      <w:r w:rsidR="0087372E">
        <w:rPr>
          <w:rFonts w:hint="eastAsia"/>
        </w:rPr>
        <w:t>实现</w:t>
      </w:r>
      <w:r w:rsidR="00714A47">
        <w:rPr>
          <w:rFonts w:hint="eastAsia"/>
        </w:rPr>
        <w:t>。</w:t>
      </w:r>
    </w:p>
    <w:p w:rsidR="007B38F3" w:rsidRDefault="007B38F3" w:rsidP="00AB1FEA">
      <w:pPr>
        <w:pStyle w:val="2"/>
        <w:rPr>
          <w:lang w:val="en-US"/>
        </w:rPr>
      </w:pPr>
      <w:bookmarkStart w:id="1024" w:name="_Toc510079864"/>
      <w:bookmarkStart w:id="1025" w:name="_Toc510097389"/>
      <w:bookmarkStart w:id="1026" w:name="_Toc510098562"/>
      <w:bookmarkStart w:id="1027" w:name="_Toc510098784"/>
      <w:bookmarkStart w:id="1028" w:name="_Toc510102041"/>
      <w:bookmarkStart w:id="1029" w:name="_Toc510102157"/>
      <w:bookmarkStart w:id="1030" w:name="_Toc510102539"/>
      <w:bookmarkStart w:id="1031" w:name="_Toc14963258"/>
      <w:r>
        <w:rPr>
          <w:rFonts w:hint="eastAsia"/>
          <w:lang w:val="en-US"/>
        </w:rPr>
        <w:t>示例</w:t>
      </w:r>
      <w:bookmarkEnd w:id="1024"/>
      <w:bookmarkEnd w:id="1025"/>
      <w:bookmarkEnd w:id="1026"/>
      <w:bookmarkEnd w:id="1027"/>
      <w:bookmarkEnd w:id="1028"/>
      <w:bookmarkEnd w:id="1029"/>
      <w:bookmarkEnd w:id="1030"/>
      <w:bookmarkEnd w:id="1031"/>
    </w:p>
    <w:p w:rsidR="007B38F3" w:rsidRDefault="00B844E4" w:rsidP="007B38F3">
      <w:pPr>
        <w:rPr>
          <w:szCs w:val="21"/>
        </w:rPr>
      </w:pPr>
      <w:r>
        <w:rPr>
          <w:rFonts w:hint="eastAsia"/>
          <w:szCs w:val="21"/>
        </w:rPr>
        <w:t>参考附录</w:t>
      </w:r>
      <w:r>
        <w:rPr>
          <w:szCs w:val="21"/>
        </w:rPr>
        <w:t>A</w:t>
      </w:r>
      <w:r w:rsidR="009703ED">
        <w:rPr>
          <w:szCs w:val="21"/>
        </w:rPr>
        <w:t>:</w:t>
      </w:r>
      <w:r>
        <w:rPr>
          <w:szCs w:val="21"/>
        </w:rPr>
        <w:t>Demo</w:t>
      </w:r>
      <w:r>
        <w:rPr>
          <w:szCs w:val="21"/>
        </w:rPr>
        <w:t>程序演示</w:t>
      </w:r>
    </w:p>
    <w:p w:rsidR="004418FE" w:rsidRDefault="00484885" w:rsidP="007B38F3">
      <w:pPr>
        <w:rPr>
          <w:lang w:val="en-US"/>
        </w:rPr>
      </w:pPr>
      <w:r>
        <w:rPr>
          <w:rFonts w:hint="eastAsia"/>
          <w:lang w:val="en-US"/>
        </w:rPr>
        <w:t>最新示例还请参考：</w:t>
      </w:r>
      <w:proofErr w:type="spellStart"/>
      <w:proofErr w:type="gramStart"/>
      <w:r w:rsidRPr="00484885">
        <w:rPr>
          <w:lang w:val="en-US"/>
        </w:rPr>
        <w:t>git@gitee.com:yunccll</w:t>
      </w:r>
      <w:proofErr w:type="spellEnd"/>
      <w:r w:rsidRPr="00484885">
        <w:rPr>
          <w:lang w:val="en-US"/>
        </w:rPr>
        <w:t>/</w:t>
      </w:r>
      <w:proofErr w:type="spellStart"/>
      <w:r w:rsidRPr="00484885">
        <w:rPr>
          <w:lang w:val="en-US"/>
        </w:rPr>
        <w:t>api.git</w:t>
      </w:r>
      <w:proofErr w:type="spellEnd"/>
      <w:proofErr w:type="gramEnd"/>
    </w:p>
    <w:p w:rsidR="00484885" w:rsidRPr="007B38F3" w:rsidRDefault="00785C24" w:rsidP="007B38F3">
      <w:pPr>
        <w:rPr>
          <w:lang w:val="en-US"/>
        </w:rPr>
      </w:pPr>
      <w:r>
        <w:rPr>
          <w:rFonts w:hint="eastAsia"/>
          <w:lang w:val="en-US"/>
        </w:rPr>
        <w:t>目录：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>/</w:t>
      </w:r>
      <w:ins w:id="1032" w:author="DELL-PC" w:date="2018-10-17T09:55:00Z">
        <w:r w:rsidR="00B87E09">
          <w:rPr>
            <w:lang w:val="en-US"/>
          </w:rPr>
          <w:t>demos</w:t>
        </w:r>
      </w:ins>
      <w:del w:id="1033" w:author="DELL-PC" w:date="2018-10-17T09:55:00Z">
        <w:r w:rsidDel="00B87E09">
          <w:rPr>
            <w:lang w:val="en-US"/>
          </w:rPr>
          <w:delText>src</w:delText>
        </w:r>
      </w:del>
      <w:r w:rsidR="004418FE">
        <w:rPr>
          <w:lang w:val="en-US"/>
        </w:rPr>
        <w:t>/</w:t>
      </w:r>
      <w:proofErr w:type="spellStart"/>
      <w:r w:rsidR="004418FE">
        <w:rPr>
          <w:lang w:val="en-US"/>
        </w:rPr>
        <w:t>linux</w:t>
      </w:r>
      <w:proofErr w:type="spellEnd"/>
      <w:r w:rsidR="004418FE">
        <w:rPr>
          <w:lang w:val="en-US"/>
        </w:rPr>
        <w:t>/</w:t>
      </w:r>
      <w:proofErr w:type="spellStart"/>
      <w:r w:rsidR="004418FE" w:rsidRPr="004418FE">
        <w:rPr>
          <w:lang w:val="en-US"/>
        </w:rPr>
        <w:t>sge_api_demo</w:t>
      </w:r>
      <w:proofErr w:type="spellEnd"/>
      <w:r w:rsidR="004418FE">
        <w:rPr>
          <w:lang w:val="en-US"/>
        </w:rPr>
        <w:t xml:space="preserve"> </w:t>
      </w:r>
      <w:r w:rsidR="004418FE">
        <w:rPr>
          <w:rFonts w:hint="eastAsia"/>
          <w:lang w:val="en-US"/>
        </w:rPr>
        <w:t>或者</w:t>
      </w:r>
      <w:r w:rsidR="004418FE">
        <w:rPr>
          <w:rFonts w:hint="eastAsia"/>
          <w:lang w:val="en-US"/>
        </w:rPr>
        <w:t xml:space="preserve"> </w:t>
      </w:r>
      <w:proofErr w:type="spellStart"/>
      <w:r w:rsidR="004418FE">
        <w:rPr>
          <w:lang w:val="en-US"/>
        </w:rPr>
        <w:t>api</w:t>
      </w:r>
      <w:proofErr w:type="spellEnd"/>
      <w:r w:rsidR="004418FE">
        <w:rPr>
          <w:lang w:val="en-US"/>
        </w:rPr>
        <w:t>/</w:t>
      </w:r>
      <w:ins w:id="1034" w:author="DELL-PC" w:date="2018-10-17T09:55:00Z">
        <w:r w:rsidR="00B87E09">
          <w:rPr>
            <w:lang w:val="en-US"/>
          </w:rPr>
          <w:t>demos</w:t>
        </w:r>
      </w:ins>
      <w:del w:id="1035" w:author="DELL-PC" w:date="2018-10-17T09:55:00Z">
        <w:r w:rsidR="004418FE" w:rsidDel="00B87E09">
          <w:rPr>
            <w:lang w:val="en-US"/>
          </w:rPr>
          <w:delText>src</w:delText>
        </w:r>
      </w:del>
      <w:r w:rsidR="004418FE">
        <w:rPr>
          <w:lang w:val="en-US"/>
        </w:rPr>
        <w:t>/windows/</w:t>
      </w:r>
      <w:proofErr w:type="spellStart"/>
      <w:r w:rsidR="004418FE" w:rsidRPr="004418FE">
        <w:rPr>
          <w:lang w:val="en-US"/>
        </w:rPr>
        <w:t>sge_api_demo</w:t>
      </w:r>
      <w:proofErr w:type="spellEnd"/>
    </w:p>
    <w:p w:rsidR="00D618DE" w:rsidRDefault="00D618DE" w:rsidP="00D27F70">
      <w:pPr>
        <w:pStyle w:val="1"/>
      </w:pPr>
      <w:bookmarkStart w:id="1036" w:name="_Toc509930731"/>
      <w:bookmarkStart w:id="1037" w:name="_Toc510079866"/>
      <w:bookmarkStart w:id="1038" w:name="_Toc510097391"/>
      <w:bookmarkStart w:id="1039" w:name="_Toc510098564"/>
      <w:bookmarkStart w:id="1040" w:name="_Toc510098786"/>
      <w:bookmarkStart w:id="1041" w:name="_Toc510102043"/>
      <w:bookmarkStart w:id="1042" w:name="_Toc510102159"/>
      <w:bookmarkStart w:id="1043" w:name="_Toc510102541"/>
      <w:bookmarkStart w:id="1044" w:name="_Toc14963259"/>
      <w:r>
        <w:rPr>
          <w:rFonts w:hint="eastAsia"/>
        </w:rPr>
        <w:lastRenderedPageBreak/>
        <w:t>附录</w:t>
      </w:r>
      <w:r>
        <w:t>A</w:t>
      </w:r>
      <w:r>
        <w:rPr>
          <w:rFonts w:hint="eastAsia"/>
        </w:rPr>
        <w:t>：</w:t>
      </w:r>
      <w:r>
        <w:t>D</w:t>
      </w:r>
      <w:r>
        <w:rPr>
          <w:rFonts w:hint="eastAsia"/>
        </w:rPr>
        <w:t>emo</w:t>
      </w:r>
      <w:r>
        <w:rPr>
          <w:rFonts w:hint="eastAsia"/>
        </w:rPr>
        <w:t>程序</w:t>
      </w:r>
      <w:r>
        <w:t>演示</w:t>
      </w:r>
      <w:bookmarkEnd w:id="1036"/>
      <w:bookmarkEnd w:id="1037"/>
      <w:bookmarkEnd w:id="1038"/>
      <w:bookmarkEnd w:id="1039"/>
      <w:bookmarkEnd w:id="1040"/>
      <w:bookmarkEnd w:id="1041"/>
      <w:bookmarkEnd w:id="1042"/>
      <w:bookmarkEnd w:id="1043"/>
      <w:bookmarkEnd w:id="1044"/>
    </w:p>
    <w:p w:rsidR="002870A8" w:rsidRDefault="002870A8" w:rsidP="002870A8">
      <w:pPr>
        <w:pStyle w:val="12"/>
        <w:widowControl/>
        <w:ind w:leftChars="0" w:left="0" w:firstLineChars="0" w:firstLine="0"/>
      </w:pPr>
      <w:r>
        <w:t>使用</w:t>
      </w:r>
      <w:r>
        <w:rPr>
          <w:rFonts w:hint="eastAsia"/>
        </w:rPr>
        <w:t>示例；</w:t>
      </w:r>
    </w:p>
    <w:p w:rsidR="002870A8" w:rsidRDefault="002870A8" w:rsidP="002870A8">
      <w:pPr>
        <w:pStyle w:val="12"/>
        <w:widowControl/>
        <w:ind w:leftChars="0" w:left="0" w:firstLineChars="0" w:firstLine="0"/>
      </w:pPr>
      <w:r>
        <w:rPr>
          <w:rFonts w:hint="eastAsia"/>
        </w:rPr>
        <w:t>如下</w:t>
      </w:r>
      <w:r>
        <w:t>代码</w:t>
      </w:r>
      <w:r>
        <w:rPr>
          <w:rFonts w:hint="eastAsia"/>
        </w:rPr>
        <w:t>同时</w:t>
      </w:r>
      <w:r>
        <w:t>支持</w:t>
      </w:r>
      <w:r>
        <w:t>Windows</w:t>
      </w:r>
      <w:r>
        <w:t>和</w:t>
      </w:r>
      <w:r>
        <w:t>Linux</w:t>
      </w:r>
      <w:r>
        <w:rPr>
          <w:rFonts w:hint="eastAsia"/>
        </w:rPr>
        <w:t>平台</w:t>
      </w:r>
      <w:r>
        <w:t>。</w:t>
      </w:r>
    </w:p>
    <w:p w:rsidR="002870A8" w:rsidRDefault="002870A8" w:rsidP="002870A8">
      <w:pPr>
        <w:pStyle w:val="12"/>
        <w:widowControl/>
        <w:ind w:leftChars="0" w:left="0" w:firstLineChars="0" w:firstLine="0"/>
      </w:pPr>
      <w:r>
        <w:rPr>
          <w:rFonts w:hint="eastAsia"/>
        </w:rPr>
        <w:t>发布</w:t>
      </w:r>
      <w:r>
        <w:t>了</w:t>
      </w:r>
      <w:r>
        <w:rPr>
          <w:rFonts w:hint="eastAsia"/>
        </w:rPr>
        <w:t>该</w:t>
      </w:r>
      <w:r>
        <w:t>Demo</w:t>
      </w:r>
      <w:r>
        <w:t>的</w:t>
      </w:r>
      <w:r>
        <w:t>Windows</w:t>
      </w:r>
      <w:r>
        <w:t>和</w:t>
      </w:r>
      <w:r>
        <w:t>Linux</w:t>
      </w:r>
      <w:r>
        <w:t>的项目代码，详细的</w:t>
      </w:r>
      <w:r>
        <w:rPr>
          <w:rFonts w:hint="eastAsia"/>
        </w:rPr>
        <w:t>环境和</w:t>
      </w:r>
      <w:r>
        <w:t>编译配置请参考对应的</w:t>
      </w:r>
      <w:r>
        <w:rPr>
          <w:rFonts w:hint="eastAsia"/>
        </w:rPr>
        <w:t>代码</w:t>
      </w:r>
      <w:r>
        <w:t>工程。</w:t>
      </w:r>
    </w:p>
    <w:p w:rsidR="002870A8" w:rsidRDefault="002870A8" w:rsidP="002870A8">
      <w:pPr>
        <w:pStyle w:val="12"/>
        <w:widowControl/>
        <w:ind w:leftChars="0" w:left="0" w:firstLineChars="0" w:firstLine="0"/>
      </w:pPr>
      <w:r>
        <w:rPr>
          <w:rFonts w:hint="eastAsia"/>
        </w:rPr>
        <w:t>注意</w:t>
      </w:r>
      <w:r>
        <w:t>：</w:t>
      </w:r>
      <w:r>
        <w:rPr>
          <w:rFonts w:hint="eastAsia"/>
        </w:rPr>
        <w:t>demo</w:t>
      </w:r>
      <w:r>
        <w:t>代码只是演示</w:t>
      </w:r>
      <w:r>
        <w:rPr>
          <w:rFonts w:hint="eastAsia"/>
        </w:rPr>
        <w:t>如何</w:t>
      </w:r>
      <w:r>
        <w:t>使用</w:t>
      </w:r>
      <w:r w:rsidR="00FE6EF0">
        <w:t>API</w:t>
      </w:r>
      <w:r>
        <w:rPr>
          <w:rFonts w:hint="eastAsia"/>
        </w:rPr>
        <w:t>。缺失许多</w:t>
      </w:r>
      <w:r>
        <w:t>错误检查</w:t>
      </w:r>
      <w:r>
        <w:rPr>
          <w:rFonts w:hint="eastAsia"/>
        </w:rPr>
        <w:t>和合理</w:t>
      </w:r>
      <w:r>
        <w:t>的结构管理</w:t>
      </w:r>
      <w:r>
        <w:rPr>
          <w:rFonts w:hint="eastAsia"/>
        </w:rPr>
        <w:t>等，会员</w:t>
      </w:r>
      <w:r>
        <w:t>请</w:t>
      </w:r>
      <w:r>
        <w:rPr>
          <w:rFonts w:hint="eastAsia"/>
        </w:rPr>
        <w:t>自行根据</w:t>
      </w:r>
      <w:r>
        <w:t>自己的需求和业务</w:t>
      </w:r>
      <w:r>
        <w:rPr>
          <w:rFonts w:hint="eastAsia"/>
        </w:rPr>
        <w:t>增加缺失</w:t>
      </w:r>
      <w:r>
        <w:t>部分。</w:t>
      </w:r>
      <w:r w:rsidR="00090592">
        <w:rPr>
          <w:rFonts w:hint="eastAsia"/>
        </w:rPr>
        <w:t>而且示例中的报文也是随意捏造的，不能作为参考，</w:t>
      </w:r>
      <w:r w:rsidR="00426371">
        <w:rPr>
          <w:rFonts w:hint="eastAsia"/>
        </w:rPr>
        <w:t>实际生产</w:t>
      </w:r>
      <w:r w:rsidR="00AB517E">
        <w:rPr>
          <w:rFonts w:hint="eastAsia"/>
        </w:rPr>
        <w:t>代码</w:t>
      </w:r>
      <w:r w:rsidR="00090592">
        <w:rPr>
          <w:rFonts w:hint="eastAsia"/>
        </w:rPr>
        <w:t>还请按照</w:t>
      </w:r>
      <w:r w:rsidR="00090592">
        <w:rPr>
          <w:rFonts w:hint="eastAsia"/>
        </w:rPr>
        <w:t>GTP</w:t>
      </w:r>
      <w:r w:rsidR="00090592">
        <w:rPr>
          <w:rFonts w:hint="eastAsia"/>
        </w:rPr>
        <w:t>规范</w:t>
      </w:r>
      <w:r w:rsidR="00E11D1C">
        <w:rPr>
          <w:rFonts w:hint="eastAsia"/>
        </w:rPr>
        <w:t>组织</w:t>
      </w:r>
      <w:r w:rsidR="00613DCB">
        <w:rPr>
          <w:rFonts w:hint="eastAsia"/>
        </w:rPr>
        <w:t>GTP</w:t>
      </w:r>
      <w:r w:rsidR="00FC3880">
        <w:rPr>
          <w:rFonts w:hint="eastAsia"/>
        </w:rPr>
        <w:t>报</w:t>
      </w:r>
      <w:r w:rsidR="0042607F">
        <w:rPr>
          <w:rFonts w:hint="eastAsia"/>
        </w:rPr>
        <w:t>文</w:t>
      </w:r>
      <w:r w:rsidR="00090592">
        <w:rPr>
          <w:rFonts w:hint="eastAsia"/>
        </w:rPr>
        <w:t>。</w:t>
      </w:r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045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046" w:author="DELL-PC" w:date="2018-10-17T09:31:00Z"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#include &lt;</w:t>
        </w:r>
        <w:proofErr w:type="spellStart"/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pthread.h</w:t>
        </w:r>
        <w:proofErr w:type="spellEnd"/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&gt;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047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048" w:author="DELL-PC" w:date="2018-10-17T09:31:00Z"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#include &lt;</w:t>
        </w:r>
        <w:proofErr w:type="spellStart"/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stdio.h</w:t>
        </w:r>
        <w:proofErr w:type="spellEnd"/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&gt;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049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050" w:author="DELL-PC" w:date="2018-10-17T09:31:00Z"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#include &lt;</w:t>
        </w:r>
        <w:proofErr w:type="spellStart"/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string.h</w:t>
        </w:r>
        <w:proofErr w:type="spellEnd"/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&gt;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051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052" w:author="DELL-PC" w:date="2018-10-17T09:31:00Z"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#include &lt;</w:t>
        </w:r>
        <w:proofErr w:type="spellStart"/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stdlib.h</w:t>
        </w:r>
        <w:proofErr w:type="spellEnd"/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&gt;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053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054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055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056" w:author="DELL-PC" w:date="2018-10-17T09:31:00Z"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#include "</w:t>
        </w:r>
        <w:proofErr w:type="spellStart"/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sge_api.h</w:t>
        </w:r>
        <w:proofErr w:type="spellEnd"/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"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057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058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059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060" w:author="DELL-PC" w:date="2018-10-17T09:31:00Z"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#ifdef WIN32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061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062" w:author="DELL-PC" w:date="2018-10-17T09:31:00Z"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    #include &lt;</w:t>
        </w:r>
        <w:proofErr w:type="spellStart"/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windows.h</w:t>
        </w:r>
        <w:proofErr w:type="spellEnd"/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&gt;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063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064" w:author="DELL-PC" w:date="2018-10-17T09:31:00Z"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    #define STRNCPY      </w:t>
        </w:r>
        <w:proofErr w:type="spellStart"/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strncpy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065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066" w:author="DELL-PC" w:date="2018-10-17T09:31:00Z"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    #define SNPRINTF     _</w:t>
        </w:r>
        <w:proofErr w:type="spellStart"/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snprintf_s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067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068" w:author="DELL-PC" w:date="2018-10-17T09:31:00Z"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    #define </w:t>
        </w:r>
        <w:proofErr w:type="gramStart"/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SLEEP(</w:t>
        </w:r>
        <w:proofErr w:type="gramEnd"/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sec)   Sleep((sec)*1000)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069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070" w:author="DELL-PC" w:date="2018-10-17T09:31:00Z"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#else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071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072" w:author="DELL-PC" w:date="2018-10-17T09:31:00Z"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    #include &lt;</w:t>
        </w:r>
        <w:proofErr w:type="spellStart"/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unistd.h</w:t>
        </w:r>
        <w:proofErr w:type="spellEnd"/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&gt;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073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074" w:author="DELL-PC" w:date="2018-10-17T09:31:00Z"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    #define STRNCPY     </w:t>
        </w:r>
        <w:proofErr w:type="spellStart"/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strncpy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075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076" w:author="DELL-PC" w:date="2018-10-17T09:31:00Z"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    #define SNPRINTF    </w:t>
        </w:r>
        <w:proofErr w:type="spellStart"/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snprintf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077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078" w:author="DELL-PC" w:date="2018-10-17T09:31:00Z"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    #define </w:t>
        </w:r>
        <w:proofErr w:type="gramStart"/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SLEEP(</w:t>
        </w:r>
        <w:proofErr w:type="gramEnd"/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sec)  sleep(sec)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079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080" w:author="DELL-PC" w:date="2018-10-17T09:31:00Z"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#endif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081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082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083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084" w:author="DELL-PC" w:date="2018-10-17T09:31:00Z"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#define MAX_GTP_MSG_</w:t>
        </w:r>
        <w:proofErr w:type="gramStart"/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LENGTH  (</w:t>
        </w:r>
        <w:proofErr w:type="gramEnd"/>
        <w:r w:rsidRPr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  <w:lang w:val="en-US"/>
          </w:rPr>
          <w:t>4096*2)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085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086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087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088" w:author="DELL-PC" w:date="2018-10-17T09:31:00Z"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typedef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struct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ctx_A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{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089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090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sge_session_t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* session_;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091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092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}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ctx_A_t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093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094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095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096" w:author="DELL-PC" w:date="2018-10-17T09:31:00Z"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static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void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__read_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A(</w:t>
        </w:r>
        <w:proofErr w:type="gramEnd"/>
        <w:r w:rsidRPr="008254BC">
          <w:rPr>
            <w:rFonts w:ascii="Consolas" w:hAnsi="Consolas" w:cs="Consolas"/>
            <w:b/>
            <w:bCs/>
            <w:color w:val="2E8B57"/>
            <w:sz w:val="18"/>
            <w:szCs w:val="18"/>
            <w:bdr w:val="none" w:sz="0" w:space="0" w:color="auto" w:frame="1"/>
            <w:lang w:val="en-US"/>
          </w:rPr>
          <w:t>int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type,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const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r w:rsidRPr="008254BC">
          <w:rPr>
            <w:rFonts w:ascii="Consolas" w:hAnsi="Consolas" w:cs="Consolas"/>
            <w:b/>
            <w:bCs/>
            <w:color w:val="2E8B57"/>
            <w:sz w:val="18"/>
            <w:szCs w:val="18"/>
            <w:bdr w:val="none" w:sz="0" w:space="0" w:color="auto" w:frame="1"/>
            <w:lang w:val="en-US"/>
          </w:rPr>
          <w:t>char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* gtp_msg, unsigned </w:t>
        </w:r>
        <w:r w:rsidRPr="008254BC">
          <w:rPr>
            <w:rFonts w:ascii="Consolas" w:hAnsi="Consolas" w:cs="Consolas"/>
            <w:b/>
            <w:bCs/>
            <w:color w:val="2E8B57"/>
            <w:sz w:val="18"/>
            <w:szCs w:val="18"/>
            <w:bdr w:val="none" w:sz="0" w:space="0" w:color="auto" w:frame="1"/>
            <w:lang w:val="en-US"/>
          </w:rPr>
          <w:t>int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len,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void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* ctx) {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097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098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ctx_A_t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*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pctx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= (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ctx_A_t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*)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</w:t>
        </w:r>
        <w:proofErr w:type="spellEnd"/>
        <w:proofErr w:type="gram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099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00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101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02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printf(</w:t>
        </w:r>
        <w:proofErr w:type="gramEnd"/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"ConnectionA IP:%s, PORT:%d receive a msg, msg type: %d, msg len: %d\n"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, sge_session_get_ip(pctx-&gt;session_), sge_session_get_port(pctx-&gt;session_), type, len);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103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04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105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06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if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(type == MSG_TYPE_PLAIN) {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107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08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lastRenderedPageBreak/>
          <w:t>        </w:t>
        </w:r>
        <w:proofErr w:type="spellStart"/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printf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</w:t>
        </w:r>
        <w:proofErr w:type="gramEnd"/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"msg: %s\n"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,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gtp_msg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109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10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}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111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12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else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if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(type == MSG_TYPE_CIPHER) {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113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14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  </w:t>
        </w:r>
        <w:proofErr w:type="spellStart"/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printf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</w:t>
        </w:r>
        <w:proofErr w:type="gramEnd"/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"msg is encrypted, need to decrypt\n"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115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16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  </w:t>
        </w:r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//decrypt msg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117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18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}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119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20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else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{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121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22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 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printf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</w:t>
        </w:r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"type[%d] is unrecognized\n"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, type);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123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24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}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125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26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}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127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28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129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30" w:author="DELL-PC" w:date="2018-10-17T09:31:00Z"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static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void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__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connected_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A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</w:t>
        </w:r>
        <w:proofErr w:type="gramEnd"/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void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*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) {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131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32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ctx_A_t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*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pctx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= (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ctx_A_t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*)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</w:t>
        </w:r>
        <w:proofErr w:type="spellEnd"/>
        <w:proofErr w:type="gram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133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34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printf(</w:t>
        </w:r>
        <w:proofErr w:type="gramEnd"/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"ConnectionA IP:%s, PORT:%d, connect sucessfully\n"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, sge_session_get_ip(pctx-&gt;session_), sge_session_get_port(pctx-&gt;session_));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135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36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}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137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38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139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40" w:author="DELL-PC" w:date="2018-10-17T09:31:00Z"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static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void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__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disconnected_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A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</w:t>
        </w:r>
        <w:proofErr w:type="gramEnd"/>
        <w:r w:rsidRPr="008254BC">
          <w:rPr>
            <w:rFonts w:ascii="Consolas" w:hAnsi="Consolas" w:cs="Consolas"/>
            <w:b/>
            <w:bCs/>
            <w:color w:val="2E8B57"/>
            <w:sz w:val="18"/>
            <w:szCs w:val="18"/>
            <w:bdr w:val="none" w:sz="0" w:space="0" w:color="auto" w:frame="1"/>
            <w:lang w:val="en-US"/>
          </w:rPr>
          <w:t>int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error_no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,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void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*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) {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141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42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ctx_A_t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*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pctx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= (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ctx_A_t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*)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</w:t>
        </w:r>
        <w:proofErr w:type="spellEnd"/>
        <w:proofErr w:type="gram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143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44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printf(</w:t>
        </w:r>
        <w:proofErr w:type="gramEnd"/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"ConnectionA IP:%s, PORT:%d, disconnected\n"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, sge_session_get_ip(pctx-&gt;session_), sge_session_get_port(pctx-&gt;session_));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145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46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}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147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48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149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50" w:author="DELL-PC" w:date="2018-10-17T09:31:00Z"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typedef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struct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ctx_B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{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151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52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sge_session_t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* session_;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153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54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}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ctx_B_t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155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56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157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58" w:author="DELL-PC" w:date="2018-10-17T09:31:00Z"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static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void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__read_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B(</w:t>
        </w:r>
        <w:proofErr w:type="gramEnd"/>
        <w:r w:rsidRPr="008254BC">
          <w:rPr>
            <w:rFonts w:ascii="Consolas" w:hAnsi="Consolas" w:cs="Consolas"/>
            <w:b/>
            <w:bCs/>
            <w:color w:val="2E8B57"/>
            <w:sz w:val="18"/>
            <w:szCs w:val="18"/>
            <w:bdr w:val="none" w:sz="0" w:space="0" w:color="auto" w:frame="1"/>
            <w:lang w:val="en-US"/>
          </w:rPr>
          <w:t>int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type,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const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r w:rsidRPr="008254BC">
          <w:rPr>
            <w:rFonts w:ascii="Consolas" w:hAnsi="Consolas" w:cs="Consolas"/>
            <w:b/>
            <w:bCs/>
            <w:color w:val="2E8B57"/>
            <w:sz w:val="18"/>
            <w:szCs w:val="18"/>
            <w:bdr w:val="none" w:sz="0" w:space="0" w:color="auto" w:frame="1"/>
            <w:lang w:val="en-US"/>
          </w:rPr>
          <w:t>char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* gtp_msg, unsigned </w:t>
        </w:r>
        <w:r w:rsidRPr="008254BC">
          <w:rPr>
            <w:rFonts w:ascii="Consolas" w:hAnsi="Consolas" w:cs="Consolas"/>
            <w:b/>
            <w:bCs/>
            <w:color w:val="2E8B57"/>
            <w:sz w:val="18"/>
            <w:szCs w:val="18"/>
            <w:bdr w:val="none" w:sz="0" w:space="0" w:color="auto" w:frame="1"/>
            <w:lang w:val="en-US"/>
          </w:rPr>
          <w:t>int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len,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void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* ctx) {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159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60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ctx_B_t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*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pctx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= (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ctx_B_t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*)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</w:t>
        </w:r>
        <w:proofErr w:type="spellEnd"/>
        <w:proofErr w:type="gram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161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62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163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64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printf(</w:t>
        </w:r>
        <w:proofErr w:type="gramEnd"/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"ConnectionB IP:%s, PORT:%d receive a msg, msg type: %d, msg len: %d\n"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, sge_session_get_ip(pctx-&gt;session_), sge_session_get_port(pctx-&gt;session_), type, len);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165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66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167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68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if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(type == MSG_TYPE_PLAIN) {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169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70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  </w:t>
        </w:r>
        <w:proofErr w:type="spellStart"/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printf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</w:t>
        </w:r>
        <w:proofErr w:type="gramEnd"/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"msg: %s\n"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,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gtp_msg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171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72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}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173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74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else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if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(type == MSG_TYPE_CIPHER) {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175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76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  </w:t>
        </w:r>
        <w:proofErr w:type="spellStart"/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printf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</w:t>
        </w:r>
        <w:proofErr w:type="gramEnd"/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"msg is encrypted, need to decrypt\n"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177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78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  </w:t>
        </w:r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//decrypt msg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179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80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}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181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82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else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{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183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84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lastRenderedPageBreak/>
          <w:t>       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printf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</w:t>
        </w:r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"type[%d] is unrecognized\n"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, type);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185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86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}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187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88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}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189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90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191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92" w:author="DELL-PC" w:date="2018-10-17T09:31:00Z"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static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void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__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connected_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B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</w:t>
        </w:r>
        <w:proofErr w:type="gramEnd"/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void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*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) {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193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94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ctx_B_t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*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pctx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= (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ctx_B_t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*)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</w:t>
        </w:r>
        <w:proofErr w:type="spellEnd"/>
        <w:proofErr w:type="gram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195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96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197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198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printf(</w:t>
        </w:r>
        <w:proofErr w:type="gramEnd"/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"ConnectionB IP:%s, PORT:%d, connect sucessfully\n"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, sge_session_get_ip(pctx-&gt;session_), sge_session_get_port(pctx-&gt;session_));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199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00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}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201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02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203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04" w:author="DELL-PC" w:date="2018-10-17T09:31:00Z"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static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void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__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disconnected_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B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</w:t>
        </w:r>
        <w:proofErr w:type="gramEnd"/>
        <w:r w:rsidRPr="008254BC">
          <w:rPr>
            <w:rFonts w:ascii="Consolas" w:hAnsi="Consolas" w:cs="Consolas"/>
            <w:b/>
            <w:bCs/>
            <w:color w:val="2E8B57"/>
            <w:sz w:val="18"/>
            <w:szCs w:val="18"/>
            <w:bdr w:val="none" w:sz="0" w:space="0" w:color="auto" w:frame="1"/>
            <w:lang w:val="en-US"/>
          </w:rPr>
          <w:t>int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error_no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,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void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*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) {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205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06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ctx_B_t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*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pctx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= (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ctx_B_t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*)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</w:t>
        </w:r>
        <w:proofErr w:type="spellEnd"/>
        <w:proofErr w:type="gram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207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08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209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10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printf(</w:t>
        </w:r>
        <w:proofErr w:type="gramEnd"/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"ConnectionB IP:%s, PORT:%d, disconnected\n"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, sge_session_get_ip(pctx-&gt;session_), sge_session_get_port(pctx-&gt;session_));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211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12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}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213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14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215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16" w:author="DELL-PC" w:date="2018-10-17T09:31:00Z"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static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void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*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send_msg_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a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</w:t>
        </w:r>
        <w:proofErr w:type="gramEnd"/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void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*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) {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217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18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if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(NULL ==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) {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219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20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  </w:t>
        </w:r>
        <w:proofErr w:type="spellStart"/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printf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</w:t>
        </w:r>
        <w:proofErr w:type="gramEnd"/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"</w:t>
        </w:r>
        <w:proofErr w:type="spellStart"/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ctx</w:t>
        </w:r>
        <w:proofErr w:type="spellEnd"/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 is NULL\n"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221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22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}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223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24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ctx_A_t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*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pctx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= (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ctx_A_t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*)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</w:t>
        </w:r>
        <w:proofErr w:type="spellEnd"/>
        <w:proofErr w:type="gram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225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26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b/>
            <w:bCs/>
            <w:color w:val="2E8B57"/>
            <w:sz w:val="18"/>
            <w:szCs w:val="18"/>
            <w:bdr w:val="none" w:sz="0" w:space="0" w:color="auto" w:frame="1"/>
            <w:lang w:val="en-US"/>
          </w:rPr>
          <w:t>int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ret = -1;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227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28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//log </w:t>
        </w:r>
        <w:proofErr w:type="gramStart"/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begin</w:t>
        </w:r>
        <w:proofErr w:type="gramEnd"/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 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229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30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sge_mthread_log_t * send_a_log = sge_mthread_log_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create(</w:t>
        </w:r>
        <w:proofErr w:type="gramEnd"/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"./log"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, "send_a,LEVEL_DEBUG);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231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32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233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34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while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(!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sge</w:t>
        </w:r>
        <w:proofErr w:type="gram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_session_is_connected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pctx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-&gt;session_)) {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235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36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  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SLEEP(</w:t>
        </w:r>
        <w:proofErr w:type="gram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1);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237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38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  </w:t>
        </w:r>
        <w:proofErr w:type="spellStart"/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printf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</w:t>
        </w:r>
        <w:proofErr w:type="gramEnd"/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"wait the session connected!\n"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239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40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}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241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42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243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44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//if current network delay is large, change the heartbeat timeout to 100s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245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46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ret = sge_session_set_heartbeat_timeout(pctx-&gt;session_, 100);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247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48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if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(ret == 0) {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249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50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  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printf(</w:t>
        </w:r>
        <w:proofErr w:type="gramEnd"/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"current heartbeat timeout is %d(s)\n"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, sge_session_get_heartbeat_timeout(pctx-&gt;session_));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251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52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}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253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54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const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r w:rsidRPr="008254BC">
          <w:rPr>
            <w:rFonts w:ascii="Consolas" w:hAnsi="Consolas" w:cs="Consolas"/>
            <w:b/>
            <w:bCs/>
            <w:color w:val="2E8B57"/>
            <w:sz w:val="18"/>
            <w:szCs w:val="18"/>
            <w:bdr w:val="none" w:sz="0" w:space="0" w:color="auto" w:frame="1"/>
            <w:lang w:val="en-US"/>
          </w:rPr>
          <w:t>char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* msg = </w:t>
        </w:r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"X01=GTP1.</w:t>
        </w:r>
        <w:proofErr w:type="gramStart"/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0,X</w:t>
        </w:r>
        <w:proofErr w:type="gramEnd"/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02=5869,X04=1,X05=1,X06=L,X07=0,X08=0000,X09=0000,X03=A100,M60=bjs01261,M20=026"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; </w:t>
        </w:r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//the msg is faked, 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255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56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b/>
            <w:bCs/>
            <w:color w:val="2E8B57"/>
            <w:sz w:val="18"/>
            <w:szCs w:val="18"/>
            <w:bdr w:val="none" w:sz="0" w:space="0" w:color="auto" w:frame="1"/>
            <w:lang w:val="en-US"/>
          </w:rPr>
          <w:t>int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msg_len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=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strlen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(msg);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257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58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lastRenderedPageBreak/>
          <w:t>    ret = sge_session_write(pctx-&gt;session_, MSG_TYPE_PLAIN, msg, msg_len);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259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60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if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(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ret !</w:t>
        </w:r>
        <w:proofErr w:type="gram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= 0) {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261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62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  </w:t>
        </w:r>
        <w:proofErr w:type="spellStart"/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printf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</w:t>
        </w:r>
        <w:proofErr w:type="gramEnd"/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"send msg failed\n"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263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64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}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265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66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267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68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//log end 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269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70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sge_mthread_log_destroy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send_a_log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271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72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273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74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return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NULL;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275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76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}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277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78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279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80" w:author="DELL-PC" w:date="2018-10-17T09:31:00Z"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static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void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*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send_msg_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b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</w:t>
        </w:r>
        <w:proofErr w:type="gramEnd"/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void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*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) {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281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82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ctx_B_t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*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pctx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= (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ctx_B_t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*)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</w:t>
        </w:r>
        <w:proofErr w:type="spellEnd"/>
        <w:proofErr w:type="gram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283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84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b/>
            <w:bCs/>
            <w:color w:val="2E8B57"/>
            <w:sz w:val="18"/>
            <w:szCs w:val="18"/>
            <w:bdr w:val="none" w:sz="0" w:space="0" w:color="auto" w:frame="1"/>
            <w:lang w:val="en-US"/>
          </w:rPr>
          <w:t>int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ret = -1;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285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86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//log </w:t>
        </w:r>
        <w:proofErr w:type="gramStart"/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begin</w:t>
        </w:r>
        <w:proofErr w:type="gramEnd"/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 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287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88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sge_mthread_log_t * send_b_log = sge_mthread_log_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create(</w:t>
        </w:r>
        <w:proofErr w:type="gramEnd"/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"./log"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, </w:t>
        </w:r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"send_b"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,LEVEL_DEBUG);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289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90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291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92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while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(!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sge</w:t>
        </w:r>
        <w:proofErr w:type="gram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_session_is_connected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pctx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-&gt;session_)) {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293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94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  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SLEEP(</w:t>
        </w:r>
        <w:proofErr w:type="gram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1);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295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96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  </w:t>
        </w:r>
        <w:proofErr w:type="spellStart"/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printf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</w:t>
        </w:r>
        <w:proofErr w:type="gramEnd"/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"wait the session connected!\n"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297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298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}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299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00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301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02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//if current network delay is large, change the heartbeat timeout to 100s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303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04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ret = sge_session_set_heartbeat_timeout(pctx-&gt;session_, 100);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305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06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if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(ret == 0) {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307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08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  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printf(</w:t>
        </w:r>
        <w:proofErr w:type="gramEnd"/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"current heartbeat timeout is %d(s)\n"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, sge_session_get_heartbeat_timeout(pctx-&gt;session_));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309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10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}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311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12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313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14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const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r w:rsidRPr="008254BC">
          <w:rPr>
            <w:rFonts w:ascii="Consolas" w:hAnsi="Consolas" w:cs="Consolas"/>
            <w:b/>
            <w:bCs/>
            <w:color w:val="2E8B57"/>
            <w:sz w:val="18"/>
            <w:szCs w:val="18"/>
            <w:bdr w:val="none" w:sz="0" w:space="0" w:color="auto" w:frame="1"/>
            <w:lang w:val="en-US"/>
          </w:rPr>
          <w:t>char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* msg = </w:t>
        </w:r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"X01=GTP1.</w:t>
        </w:r>
        <w:proofErr w:type="gramStart"/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0,X</w:t>
        </w:r>
        <w:proofErr w:type="gramEnd"/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02=5869,X04=1,X05=1,X06=L,X07=0,X08=0000,X09=0000,X03=A100,M60=bjj01261,M20=026"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; </w:t>
        </w:r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//the msg is faked, 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315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16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b/>
            <w:bCs/>
            <w:color w:val="2E8B57"/>
            <w:sz w:val="18"/>
            <w:szCs w:val="18"/>
            <w:bdr w:val="none" w:sz="0" w:space="0" w:color="auto" w:frame="1"/>
            <w:lang w:val="en-US"/>
          </w:rPr>
          <w:t>int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msg_len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=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strlen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(msg);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317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18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ret = sge_session_write(pctx-&gt;session_, MSG_TYPE_PLAIN, msg, msg_len);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319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20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if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(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ret !</w:t>
        </w:r>
        <w:proofErr w:type="gram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= 0) {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321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22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  </w:t>
        </w:r>
        <w:proofErr w:type="spellStart"/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printf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</w:t>
        </w:r>
        <w:proofErr w:type="gramEnd"/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"send msg failed\n"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323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24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}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325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26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327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28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//log end 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329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30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sge_mthread_log_destroy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send_b_log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331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32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lastRenderedPageBreak/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333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34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return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NULL;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335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36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}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337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38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339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40" w:author="DELL-PC" w:date="2018-10-17T09:31:00Z"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typedef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struct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proofErr w:type="spellStart"/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{</w:t>
        </w:r>
        <w:proofErr w:type="gram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341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42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sge_mthread_log_t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*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service_log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343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proofErr w:type="gramStart"/>
      <w:ins w:id="1344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}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</w:t>
        </w:r>
        <w:proofErr w:type="gram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_t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345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46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347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48" w:author="DELL-PC" w:date="2018-10-17T09:31:00Z"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static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void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__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before_service_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run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</w:t>
        </w:r>
        <w:proofErr w:type="gramEnd"/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void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*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ptr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){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349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50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if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(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ptr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) { 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351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52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 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ctx_t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*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pctx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= (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ctx_t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*)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ptr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353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54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  pctx-&gt;service_log = sge_mthread_log_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create(</w:t>
        </w:r>
        <w:proofErr w:type="gramEnd"/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"./log"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, </w:t>
        </w:r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"service"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, LEVEL_DEBUG);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355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56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}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357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58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proofErr w:type="gramStart"/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return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;</w:t>
        </w:r>
        <w:proofErr w:type="gram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359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60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}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361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62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E05AC5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363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proofErr w:type="gramStart"/>
      <w:ins w:id="1364" w:author="DELL-PC" w:date="2018-10-17T14:04:00Z"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static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 xml:space="preserve"> </w:t>
        </w:r>
      </w:ins>
      <w:ins w:id="1365" w:author="DELL-PC" w:date="2018-10-17T09:31:00Z">
        <w:r w:rsidR="008254BC"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void</w:t>
        </w:r>
        <w:proofErr w:type="gramEnd"/>
        <w:r w:rsidR="008254BC"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__</w:t>
        </w:r>
        <w:proofErr w:type="spellStart"/>
        <w:r w:rsidR="008254BC"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after_service_stop</w:t>
        </w:r>
        <w:proofErr w:type="spellEnd"/>
        <w:r w:rsidR="008254BC"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</w:t>
        </w:r>
        <w:r w:rsidR="008254BC"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void</w:t>
        </w:r>
        <w:r w:rsidR="008254BC"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* </w:t>
        </w:r>
        <w:proofErr w:type="spellStart"/>
        <w:r w:rsidR="008254BC"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ptr</w:t>
        </w:r>
        <w:proofErr w:type="spellEnd"/>
        <w:r w:rsidR="008254BC"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){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366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67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if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(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ptr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) { 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368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69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 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ctx_t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*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pctx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= (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ctx_t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*)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ptr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370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71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 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if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(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pctx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-&gt;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service_log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) {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372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73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     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sge_mthread_log_destroy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pctx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-&gt;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service_log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374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75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  }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376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77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}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378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79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proofErr w:type="gramStart"/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return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;</w:t>
        </w:r>
        <w:proofErr w:type="gram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380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81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}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382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83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384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85" w:author="DELL-PC" w:date="2018-10-17T09:31:00Z">
        <w:r w:rsidRPr="008254BC">
          <w:rPr>
            <w:rFonts w:ascii="Consolas" w:hAnsi="Consolas" w:cs="Consolas"/>
            <w:b/>
            <w:bCs/>
            <w:color w:val="2E8B57"/>
            <w:sz w:val="18"/>
            <w:szCs w:val="18"/>
            <w:bdr w:val="none" w:sz="0" w:space="0" w:color="auto" w:frame="1"/>
            <w:lang w:val="en-US"/>
          </w:rPr>
          <w:t>int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main(</w:t>
        </w:r>
        <w:proofErr w:type="gramEnd"/>
        <w:r w:rsidRPr="008254BC">
          <w:rPr>
            <w:rFonts w:ascii="Consolas" w:hAnsi="Consolas" w:cs="Consolas"/>
            <w:b/>
            <w:bCs/>
            <w:color w:val="2E8B57"/>
            <w:sz w:val="18"/>
            <w:szCs w:val="18"/>
            <w:bdr w:val="none" w:sz="0" w:space="0" w:color="auto" w:frame="1"/>
            <w:lang w:val="en-US"/>
          </w:rPr>
          <w:t>int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argc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, </w:t>
        </w:r>
        <w:r w:rsidRPr="008254BC">
          <w:rPr>
            <w:rFonts w:ascii="Consolas" w:hAnsi="Consolas" w:cs="Consolas"/>
            <w:b/>
            <w:bCs/>
            <w:color w:val="2E8B57"/>
            <w:sz w:val="18"/>
            <w:szCs w:val="18"/>
            <w:bdr w:val="none" w:sz="0" w:space="0" w:color="auto" w:frame="1"/>
            <w:lang w:val="en-US"/>
          </w:rPr>
          <w:t>char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**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argv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) {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386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87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b/>
            <w:bCs/>
            <w:color w:val="2E8B57"/>
            <w:sz w:val="18"/>
            <w:szCs w:val="18"/>
            <w:bdr w:val="none" w:sz="0" w:space="0" w:color="auto" w:frame="1"/>
            <w:lang w:val="en-US"/>
          </w:rPr>
          <w:t>int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ret = -1;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388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89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//0 log begin 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390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91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sge_mthread_log_t * main_log = sge_mthread_log_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create(</w:t>
        </w:r>
        <w:proofErr w:type="gramEnd"/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"./log"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, </w:t>
        </w:r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"main"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,LEVEL_DEBUG);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392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93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//</w:t>
        </w:r>
        <w:proofErr w:type="spellStart"/>
        <w:proofErr w:type="gramStart"/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TODO:check</w:t>
        </w:r>
        <w:proofErr w:type="spellEnd"/>
        <w:proofErr w:type="gramEnd"/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 result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394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95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396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97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//1 create service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398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399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sge_service_cb_t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svr_callbacks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= {  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400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01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  __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before</w:t>
        </w:r>
      </w:ins>
      <w:ins w:id="1402" w:author="DELL-PC" w:date="2018-10-17T09:32:00Z">
        <w:r w:rsidR="006A0968"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_service</w:t>
        </w:r>
      </w:ins>
      <w:ins w:id="1403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_run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,  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404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05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  __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after</w:t>
        </w:r>
      </w:ins>
      <w:ins w:id="1406" w:author="DELL-PC" w:date="2018-10-17T09:32:00Z">
        <w:r w:rsidR="006A0968"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_service</w:t>
        </w:r>
      </w:ins>
      <w:ins w:id="1407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_</w:t>
        </w:r>
      </w:ins>
      <w:ins w:id="1408" w:author="DELL-PC" w:date="2018-10-17T09:32:00Z">
        <w:r w:rsidR="006A0968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stop</w:t>
        </w:r>
      </w:ins>
      <w:proofErr w:type="spellEnd"/>
      <w:ins w:id="1409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,  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410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11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}; 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412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13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414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15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ctx_t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= {0};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416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17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sge_service_t * service = sge_service_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create(</w:t>
        </w:r>
        <w:proofErr w:type="gram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svr_callbacks, &amp;ctx);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418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19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//</w:t>
        </w:r>
        <w:proofErr w:type="spellStart"/>
        <w:proofErr w:type="gramStart"/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TODO:check</w:t>
        </w:r>
        <w:proofErr w:type="spellEnd"/>
        <w:proofErr w:type="gramEnd"/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 result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420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21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lastRenderedPageBreak/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422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23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//2 service run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424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25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ret =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sge_service_run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(service);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426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27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if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(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ret !</w:t>
        </w:r>
        <w:proofErr w:type="gram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=0) {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428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29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  </w:t>
        </w:r>
        <w:proofErr w:type="spellStart"/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printf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</w:t>
        </w:r>
        <w:proofErr w:type="gramEnd"/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"service run failed\n"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430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31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}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432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33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434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35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//3 </w:t>
        </w:r>
        <w:proofErr w:type="spellStart"/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connectA</w:t>
        </w:r>
        <w:proofErr w:type="spellEnd"/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 connect and send msg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436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37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// 3.1 build </w:t>
        </w:r>
        <w:proofErr w:type="spellStart"/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connectA</w:t>
        </w:r>
        <w:proofErr w:type="spellEnd"/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 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438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39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//    3.1.1 prepare callbacks for A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440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41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sge_session_callbacks_t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cbs_a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= {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442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43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  __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read_A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,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444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45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  __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connected_A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,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446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47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  __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disconnected_A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448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49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};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450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51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//    3.1.2 prepare </w:t>
        </w:r>
        <w:proofErr w:type="spellStart"/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ctx</w:t>
        </w:r>
        <w:proofErr w:type="spellEnd"/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 for A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452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53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ctx_A_t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ctx_a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454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55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//    3.1.3 create connection for A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456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57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ctx_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a.session</w:t>
        </w:r>
        <w:proofErr w:type="gram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_ = sge_session_create(service, </w:t>
        </w:r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"180.3.10.174"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, 1234, &amp;cbs_a, 20, 60, &amp;ctx_a);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458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59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sge_session_connect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ctx_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a.session</w:t>
        </w:r>
        <w:proofErr w:type="spellEnd"/>
        <w:proofErr w:type="gram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_);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460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61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462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63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//    3.1.4 create </w:t>
        </w:r>
        <w:proofErr w:type="spellStart"/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pthread</w:t>
        </w:r>
        <w:proofErr w:type="spellEnd"/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 for sending msg by </w:t>
        </w:r>
        <w:proofErr w:type="spellStart"/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ConnectionA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464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65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pthread_t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tid_a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466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67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if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(pthread_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create(</w:t>
        </w:r>
        <w:proofErr w:type="gram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&amp;tid_a, NULL, send_msg_a, &amp;ctx_a) != 0) {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468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69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  </w:t>
        </w:r>
        <w:proofErr w:type="spellStart"/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printf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</w:t>
        </w:r>
        <w:proofErr w:type="gramEnd"/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"</w:t>
        </w:r>
        <w:proofErr w:type="spellStart"/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pthread</w:t>
        </w:r>
        <w:proofErr w:type="spellEnd"/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 create fail.\n"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470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71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}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472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73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474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75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//4 </w:t>
        </w:r>
        <w:proofErr w:type="spellStart"/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connectB</w:t>
        </w:r>
        <w:proofErr w:type="spellEnd"/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 connect and send msg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476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77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// 4.1 build </w:t>
        </w:r>
        <w:proofErr w:type="spellStart"/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connectB</w:t>
        </w:r>
        <w:proofErr w:type="spellEnd"/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 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478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79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//    4.1.1 prepare callbacks for B 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480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81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sge_session_callbacks_t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cbs_b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= {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482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83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  __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read_B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,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484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85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  __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connected_B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,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486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87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  __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disconnected_B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488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89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};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490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91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//    4.1.2 prepare </w:t>
        </w:r>
        <w:proofErr w:type="spellStart"/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ctx</w:t>
        </w:r>
        <w:proofErr w:type="spellEnd"/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 for B 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492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93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ctx_B_t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ctx_b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494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95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//    4.1.3 create connection for B 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496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97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ctx_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b.session</w:t>
        </w:r>
        <w:proofErr w:type="gram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_ = sge_session_create(service, </w:t>
        </w:r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"180.3.10.174"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, 1234, &amp;cbs_b, 20, 60, &amp;ctx_b);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498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499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sge_session_connect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ctx_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b.session</w:t>
        </w:r>
        <w:proofErr w:type="spellEnd"/>
        <w:proofErr w:type="gram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_);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500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501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502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503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lastRenderedPageBreak/>
          <w:t>    </w:t>
        </w:r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//    4.1.4 create </w:t>
        </w:r>
        <w:proofErr w:type="spellStart"/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pthread</w:t>
        </w:r>
        <w:proofErr w:type="spellEnd"/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 for sending msg by </w:t>
        </w:r>
        <w:proofErr w:type="spellStart"/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ConnectionB</w:t>
        </w:r>
        <w:proofErr w:type="spellEnd"/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 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504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505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pthread_t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tid_b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506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507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t>if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(pthread_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create(</w:t>
        </w:r>
        <w:proofErr w:type="gram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&amp;tid_b, NULL, send_msg_b, &amp;ctx_b) != 0) {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508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509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  </w:t>
        </w:r>
        <w:proofErr w:type="spellStart"/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printf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</w:t>
        </w:r>
        <w:proofErr w:type="gramEnd"/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"</w:t>
        </w:r>
        <w:proofErr w:type="spellStart"/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pthread</w:t>
        </w:r>
        <w:proofErr w:type="spellEnd"/>
        <w:r w:rsidRPr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  <w:lang w:val="en-US"/>
          </w:rPr>
          <w:t> create fail.\n"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510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511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}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512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513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514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515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//5 wait A&amp;B send msg over 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516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517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pthread_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join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</w:t>
        </w:r>
        <w:proofErr w:type="spellStart"/>
        <w:proofErr w:type="gram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tid_a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, NULL);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518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519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pthread_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join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</w:t>
        </w:r>
        <w:proofErr w:type="spellStart"/>
        <w:proofErr w:type="gram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tid_b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, NULL);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520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521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522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523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SLEEP(</w:t>
        </w:r>
        <w:proofErr w:type="gram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15);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524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525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526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527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//6 disconnections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528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529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// 6.1 </w:t>
        </w:r>
        <w:proofErr w:type="spellStart"/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disconnectA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530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531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ret =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sge_session_disconnect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ctx_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a.session</w:t>
        </w:r>
        <w:proofErr w:type="spellEnd"/>
        <w:proofErr w:type="gram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_);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532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533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534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535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sge_session_destroy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ctx_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a.session</w:t>
        </w:r>
        <w:proofErr w:type="spellEnd"/>
        <w:proofErr w:type="gram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_);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536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537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// 6.2 </w:t>
        </w:r>
        <w:proofErr w:type="spellStart"/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disconnectB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538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539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ret =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sge_session_disconnect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ctx_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b.session</w:t>
        </w:r>
        <w:proofErr w:type="spellEnd"/>
        <w:proofErr w:type="gram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_);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540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541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sge_session_destroy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ctx_</w:t>
        </w:r>
        <w:proofErr w:type="gram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b.session</w:t>
        </w:r>
        <w:proofErr w:type="spellEnd"/>
        <w:proofErr w:type="gram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_);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542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543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544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545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//7 service stop 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546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547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ret =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sge_service_stop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(service);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548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549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550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551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//8 service destroy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552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553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ret =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sge_service_destroy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(service);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554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555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556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557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</w:t>
        </w:r>
        <w:r w:rsidRPr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  <w:lang w:val="en-US"/>
          </w:rPr>
          <w:t>//9 log end</w:t>
        </w:r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8F8F8"/>
        <w:wordWrap/>
        <w:spacing w:beforeAutospacing="1" w:afterAutospacing="1" w:line="210" w:lineRule="atLeast"/>
        <w:rPr>
          <w:ins w:id="1558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559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    ret = 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sge_mthread_log_destroy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(</w:t>
        </w:r>
        <w:proofErr w:type="spellStart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main_log</w:t>
        </w:r>
        <w:proofErr w:type="spellEnd"/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);  </w:t>
        </w:r>
      </w:ins>
    </w:p>
    <w:p w:rsidR="008254BC" w:rsidRPr="008254BC" w:rsidRDefault="008254BC" w:rsidP="008254BC">
      <w:pPr>
        <w:widowControl/>
        <w:numPr>
          <w:ilvl w:val="0"/>
          <w:numId w:val="37"/>
        </w:numPr>
        <w:pBdr>
          <w:left w:val="single" w:sz="18" w:space="0" w:color="6CE26C"/>
        </w:pBdr>
        <w:shd w:val="clear" w:color="auto" w:fill="FFFFFF"/>
        <w:wordWrap/>
        <w:spacing w:beforeAutospacing="1" w:afterAutospacing="1" w:line="210" w:lineRule="atLeast"/>
        <w:rPr>
          <w:ins w:id="1560" w:author="DELL-PC" w:date="2018-10-17T09:31:00Z"/>
          <w:rFonts w:ascii="Consolas" w:hAnsi="Consolas" w:cs="Consolas"/>
          <w:color w:val="5C5C5C"/>
          <w:sz w:val="18"/>
          <w:szCs w:val="18"/>
          <w:lang w:val="en-US"/>
        </w:rPr>
      </w:pPr>
      <w:ins w:id="1561" w:author="DELL-PC" w:date="2018-10-17T09:31:00Z">
        <w:r w:rsidRPr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  <w:lang w:val="en-US"/>
          </w:rPr>
          <w:t>}  </w:t>
        </w:r>
      </w:ins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562" w:author="DELL-PC" w:date="2018-10-17T09:31:00Z"/>
          <w:rFonts w:ascii="Consolas" w:hAnsi="Consolas" w:cs="Consolas"/>
          <w:color w:val="5C5C5C"/>
          <w:sz w:val="18"/>
          <w:szCs w:val="18"/>
        </w:rPr>
      </w:pPr>
      <w:del w:id="1563" w:author="DELL-PC" w:date="2018-10-17T09:31:00Z">
        <w:r w:rsidRPr="000B7214" w:rsidDel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</w:rPr>
          <w:delText>#include &lt;pthread.h&gt;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564" w:author="DELL-PC" w:date="2018-10-17T09:31:00Z"/>
          <w:rFonts w:ascii="Consolas" w:hAnsi="Consolas" w:cs="Consolas"/>
          <w:color w:val="5C5C5C"/>
          <w:sz w:val="18"/>
          <w:szCs w:val="18"/>
        </w:rPr>
      </w:pPr>
      <w:del w:id="1565" w:author="DELL-PC" w:date="2018-10-17T09:31:00Z">
        <w:r w:rsidRPr="000B7214" w:rsidDel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</w:rPr>
          <w:delText>#include &lt;stdio.h&gt;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566" w:author="DELL-PC" w:date="2018-10-17T09:31:00Z"/>
          <w:rFonts w:ascii="Consolas" w:hAnsi="Consolas" w:cs="Consolas"/>
          <w:color w:val="5C5C5C"/>
          <w:sz w:val="18"/>
          <w:szCs w:val="18"/>
        </w:rPr>
      </w:pPr>
      <w:del w:id="1567" w:author="DELL-PC" w:date="2018-10-17T09:31:00Z">
        <w:r w:rsidRPr="000B7214" w:rsidDel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</w:rPr>
          <w:delText>#include &lt;string.h&gt;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568" w:author="DELL-PC" w:date="2018-10-17T09:31:00Z"/>
          <w:rFonts w:ascii="Consolas" w:hAnsi="Consolas" w:cs="Consolas"/>
          <w:color w:val="5C5C5C"/>
          <w:sz w:val="18"/>
          <w:szCs w:val="18"/>
        </w:rPr>
      </w:pPr>
      <w:del w:id="1569" w:author="DELL-PC" w:date="2018-10-17T09:31:00Z">
        <w:r w:rsidRPr="000B7214" w:rsidDel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</w:rPr>
          <w:delText>#include &lt;stdlib.h&gt;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570" w:author="DELL-PC" w:date="2018-10-17T09:31:00Z"/>
          <w:rFonts w:ascii="Consolas" w:hAnsi="Consolas" w:cs="Consolas"/>
          <w:color w:val="5C5C5C"/>
          <w:sz w:val="18"/>
          <w:szCs w:val="18"/>
        </w:rPr>
      </w:pPr>
      <w:del w:id="1571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572" w:author="DELL-PC" w:date="2018-10-17T09:31:00Z"/>
          <w:rFonts w:ascii="Consolas" w:hAnsi="Consolas" w:cs="Consolas"/>
          <w:color w:val="5C5C5C"/>
          <w:sz w:val="18"/>
          <w:szCs w:val="18"/>
        </w:rPr>
      </w:pPr>
      <w:del w:id="1573" w:author="DELL-PC" w:date="2018-10-17T09:31:00Z">
        <w:r w:rsidRPr="000B7214" w:rsidDel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</w:rPr>
          <w:delText>#include "sge_</w:delText>
        </w:r>
        <w:r w:rsidR="00A37CF0" w:rsidDel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</w:rPr>
          <w:delText>api</w:delText>
        </w:r>
        <w:r w:rsidRPr="000B7214" w:rsidDel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</w:rPr>
          <w:delText>.h"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574" w:author="DELL-PC" w:date="2018-10-17T09:31:00Z"/>
          <w:rFonts w:ascii="Consolas" w:hAnsi="Consolas" w:cs="Consolas"/>
          <w:color w:val="5C5C5C"/>
          <w:sz w:val="18"/>
          <w:szCs w:val="18"/>
        </w:rPr>
      </w:pPr>
      <w:del w:id="1575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576" w:author="DELL-PC" w:date="2018-10-17T09:31:00Z"/>
          <w:rFonts w:ascii="Consolas" w:hAnsi="Consolas" w:cs="Consolas"/>
          <w:color w:val="5C5C5C"/>
          <w:sz w:val="18"/>
          <w:szCs w:val="18"/>
        </w:rPr>
      </w:pPr>
      <w:del w:id="1577" w:author="DELL-PC" w:date="2018-10-17T09:31:00Z">
        <w:r w:rsidRPr="000B7214" w:rsidDel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</w:rPr>
          <w:delText>#ifdef WIN32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578" w:author="DELL-PC" w:date="2018-10-17T09:31:00Z"/>
          <w:rFonts w:ascii="Consolas" w:hAnsi="Consolas" w:cs="Consolas"/>
          <w:color w:val="5C5C5C"/>
          <w:sz w:val="18"/>
          <w:szCs w:val="18"/>
        </w:rPr>
      </w:pPr>
      <w:del w:id="1579" w:author="DELL-PC" w:date="2018-10-17T09:31:00Z">
        <w:r w:rsidRPr="000B7214" w:rsidDel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</w:rPr>
          <w:delText>    #include &lt;windows.h&gt;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580" w:author="DELL-PC" w:date="2018-10-17T09:31:00Z"/>
          <w:rFonts w:ascii="Consolas" w:hAnsi="Consolas" w:cs="Consolas"/>
          <w:color w:val="5C5C5C"/>
          <w:sz w:val="18"/>
          <w:szCs w:val="18"/>
        </w:rPr>
      </w:pPr>
      <w:del w:id="1581" w:author="DELL-PC" w:date="2018-10-17T09:31:00Z">
        <w:r w:rsidRPr="000B7214" w:rsidDel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</w:rPr>
          <w:delText>    #define STRNCPY      strncpy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582" w:author="DELL-PC" w:date="2018-10-17T09:31:00Z"/>
          <w:rFonts w:ascii="Consolas" w:hAnsi="Consolas" w:cs="Consolas"/>
          <w:color w:val="5C5C5C"/>
          <w:sz w:val="18"/>
          <w:szCs w:val="18"/>
        </w:rPr>
      </w:pPr>
      <w:del w:id="1583" w:author="DELL-PC" w:date="2018-10-17T09:31:00Z">
        <w:r w:rsidRPr="000B7214" w:rsidDel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</w:rPr>
          <w:delText>    #define SNPRINTF     _snprintf_s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584" w:author="DELL-PC" w:date="2018-10-17T09:31:00Z"/>
          <w:rFonts w:ascii="Consolas" w:hAnsi="Consolas" w:cs="Consolas"/>
          <w:color w:val="5C5C5C"/>
          <w:sz w:val="18"/>
          <w:szCs w:val="18"/>
        </w:rPr>
      </w:pPr>
      <w:del w:id="1585" w:author="DELL-PC" w:date="2018-10-17T09:31:00Z">
        <w:r w:rsidRPr="000B7214" w:rsidDel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</w:rPr>
          <w:delText>    #define SLEEP(sec)   Sleep((sec)*1000)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586" w:author="DELL-PC" w:date="2018-10-17T09:31:00Z"/>
          <w:rFonts w:ascii="Consolas" w:hAnsi="Consolas" w:cs="Consolas"/>
          <w:color w:val="5C5C5C"/>
          <w:sz w:val="18"/>
          <w:szCs w:val="18"/>
        </w:rPr>
      </w:pPr>
      <w:del w:id="1587" w:author="DELL-PC" w:date="2018-10-17T09:31:00Z">
        <w:r w:rsidRPr="000B7214" w:rsidDel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</w:rPr>
          <w:delText>#else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588" w:author="DELL-PC" w:date="2018-10-17T09:31:00Z"/>
          <w:rFonts w:ascii="Consolas" w:hAnsi="Consolas" w:cs="Consolas"/>
          <w:color w:val="5C5C5C"/>
          <w:sz w:val="18"/>
          <w:szCs w:val="18"/>
        </w:rPr>
      </w:pPr>
      <w:del w:id="1589" w:author="DELL-PC" w:date="2018-10-17T09:31:00Z">
        <w:r w:rsidRPr="000B7214" w:rsidDel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</w:rPr>
          <w:delText>    #include &lt;unistd.h&gt;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590" w:author="DELL-PC" w:date="2018-10-17T09:31:00Z"/>
          <w:rFonts w:ascii="Consolas" w:hAnsi="Consolas" w:cs="Consolas"/>
          <w:color w:val="5C5C5C"/>
          <w:sz w:val="18"/>
          <w:szCs w:val="18"/>
        </w:rPr>
      </w:pPr>
      <w:del w:id="1591" w:author="DELL-PC" w:date="2018-10-17T09:31:00Z">
        <w:r w:rsidRPr="000B7214" w:rsidDel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</w:rPr>
          <w:delText>    #define STRNCPY     strncpy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592" w:author="DELL-PC" w:date="2018-10-17T09:31:00Z"/>
          <w:rFonts w:ascii="Consolas" w:hAnsi="Consolas" w:cs="Consolas"/>
          <w:color w:val="5C5C5C"/>
          <w:sz w:val="18"/>
          <w:szCs w:val="18"/>
        </w:rPr>
      </w:pPr>
      <w:del w:id="1593" w:author="DELL-PC" w:date="2018-10-17T09:31:00Z">
        <w:r w:rsidRPr="000B7214" w:rsidDel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</w:rPr>
          <w:delText>    #define SNPRINTF    snprintf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594" w:author="DELL-PC" w:date="2018-10-17T09:31:00Z"/>
          <w:rFonts w:ascii="Consolas" w:hAnsi="Consolas" w:cs="Consolas"/>
          <w:color w:val="5C5C5C"/>
          <w:sz w:val="18"/>
          <w:szCs w:val="18"/>
        </w:rPr>
      </w:pPr>
      <w:del w:id="1595" w:author="DELL-PC" w:date="2018-10-17T09:31:00Z">
        <w:r w:rsidRPr="000B7214" w:rsidDel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</w:rPr>
          <w:delText>    #define SLEEP(sec)  sleep(sec)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596" w:author="DELL-PC" w:date="2018-10-17T09:31:00Z"/>
          <w:rFonts w:ascii="Consolas" w:hAnsi="Consolas" w:cs="Consolas"/>
          <w:color w:val="5C5C5C"/>
          <w:sz w:val="18"/>
          <w:szCs w:val="18"/>
        </w:rPr>
      </w:pPr>
      <w:del w:id="1597" w:author="DELL-PC" w:date="2018-10-17T09:31:00Z">
        <w:r w:rsidRPr="000B7214" w:rsidDel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</w:rPr>
          <w:delText>#endif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598" w:author="DELL-PC" w:date="2018-10-17T09:31:00Z"/>
          <w:rFonts w:ascii="Consolas" w:hAnsi="Consolas" w:cs="Consolas"/>
          <w:color w:val="5C5C5C"/>
          <w:sz w:val="18"/>
          <w:szCs w:val="18"/>
        </w:rPr>
      </w:pPr>
      <w:del w:id="1599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00" w:author="DELL-PC" w:date="2018-10-17T09:31:00Z"/>
          <w:rFonts w:ascii="Consolas" w:hAnsi="Consolas" w:cs="Consolas"/>
          <w:color w:val="5C5C5C"/>
          <w:sz w:val="18"/>
          <w:szCs w:val="18"/>
        </w:rPr>
      </w:pPr>
      <w:del w:id="1601" w:author="DELL-PC" w:date="2018-10-17T09:31:00Z">
        <w:r w:rsidRPr="000B7214" w:rsidDel="008254BC">
          <w:rPr>
            <w:rFonts w:ascii="Consolas" w:hAnsi="Consolas" w:cs="Consolas"/>
            <w:color w:val="808080"/>
            <w:sz w:val="18"/>
            <w:szCs w:val="18"/>
            <w:bdr w:val="none" w:sz="0" w:space="0" w:color="auto" w:frame="1"/>
          </w:rPr>
          <w:delText>#define MAX_GTP_MSG_LENGTH  (4096*2)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02" w:author="DELL-PC" w:date="2018-10-17T09:31:00Z"/>
          <w:rFonts w:ascii="Consolas" w:hAnsi="Consolas" w:cs="Consolas"/>
          <w:color w:val="5C5C5C"/>
          <w:sz w:val="18"/>
          <w:szCs w:val="18"/>
        </w:rPr>
      </w:pPr>
      <w:del w:id="1603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04" w:author="DELL-PC" w:date="2018-10-17T09:31:00Z"/>
          <w:rFonts w:ascii="Consolas" w:hAnsi="Consolas" w:cs="Consolas"/>
          <w:color w:val="5C5C5C"/>
          <w:sz w:val="18"/>
          <w:szCs w:val="18"/>
        </w:rPr>
      </w:pPr>
      <w:del w:id="1605" w:author="DELL-PC" w:date="2018-10-17T09:31:00Z"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typedef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struct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ctx_A {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06" w:author="DELL-PC" w:date="2018-10-17T09:31:00Z"/>
          <w:rFonts w:ascii="Consolas" w:hAnsi="Consolas" w:cs="Consolas"/>
          <w:color w:val="5C5C5C"/>
          <w:sz w:val="18"/>
          <w:szCs w:val="18"/>
        </w:rPr>
      </w:pPr>
      <w:del w:id="1607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sge_session_t * session_;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08" w:author="DELL-PC" w:date="2018-10-17T09:31:00Z"/>
          <w:rFonts w:ascii="Consolas" w:hAnsi="Consolas" w:cs="Consolas"/>
          <w:color w:val="5C5C5C"/>
          <w:sz w:val="18"/>
          <w:szCs w:val="18"/>
        </w:rPr>
      </w:pPr>
      <w:del w:id="1609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} ctx_A_t;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10" w:author="DELL-PC" w:date="2018-10-17T09:31:00Z"/>
          <w:rFonts w:ascii="Consolas" w:hAnsi="Consolas" w:cs="Consolas"/>
          <w:color w:val="5C5C5C"/>
          <w:sz w:val="18"/>
          <w:szCs w:val="18"/>
        </w:rPr>
      </w:pPr>
      <w:del w:id="1611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12" w:author="DELL-PC" w:date="2018-10-17T09:31:00Z"/>
          <w:rFonts w:ascii="Consolas" w:hAnsi="Consolas" w:cs="Consolas"/>
          <w:color w:val="5C5C5C"/>
          <w:sz w:val="18"/>
          <w:szCs w:val="18"/>
        </w:rPr>
      </w:pPr>
      <w:del w:id="1613" w:author="DELL-PC" w:date="2018-10-17T09:31:00Z"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static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void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__read_A(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const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</w:delText>
        </w:r>
        <w:r w:rsidRPr="000B7214" w:rsidDel="008254BC">
          <w:rPr>
            <w:rFonts w:ascii="Consolas" w:hAnsi="Consolas" w:cs="Consolas"/>
            <w:b/>
            <w:bCs/>
            <w:color w:val="2E8B57"/>
            <w:sz w:val="18"/>
            <w:szCs w:val="18"/>
            <w:bdr w:val="none" w:sz="0" w:space="0" w:color="auto" w:frame="1"/>
          </w:rPr>
          <w:delText>char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* gtp_msg, unsigned </w:delText>
        </w:r>
        <w:r w:rsidRPr="000B7214" w:rsidDel="008254BC">
          <w:rPr>
            <w:rFonts w:ascii="Consolas" w:hAnsi="Consolas" w:cs="Consolas"/>
            <w:b/>
            <w:bCs/>
            <w:color w:val="2E8B57"/>
            <w:sz w:val="18"/>
            <w:szCs w:val="18"/>
            <w:bdr w:val="none" w:sz="0" w:space="0" w:color="auto" w:frame="1"/>
          </w:rPr>
          <w:delText>int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len, </w:delText>
        </w:r>
        <w:r w:rsidRPr="000B7214" w:rsidDel="008254BC">
          <w:rPr>
            <w:rFonts w:ascii="Consolas" w:hAnsi="Consolas" w:cs="Consolas"/>
            <w:b/>
            <w:bCs/>
            <w:color w:val="2E8B57"/>
            <w:sz w:val="18"/>
            <w:szCs w:val="18"/>
            <w:bdr w:val="none" w:sz="0" w:space="0" w:color="auto" w:frame="1"/>
          </w:rPr>
          <w:delText>int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type, 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void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* ctx) {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14" w:author="DELL-PC" w:date="2018-10-17T09:31:00Z"/>
          <w:rFonts w:ascii="Consolas" w:hAnsi="Consolas" w:cs="Consolas"/>
          <w:color w:val="5C5C5C"/>
          <w:sz w:val="18"/>
          <w:szCs w:val="18"/>
        </w:rPr>
      </w:pPr>
      <w:del w:id="1615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ctx_A_t * pctx = (ctx_A_t *)ctx;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16" w:author="DELL-PC" w:date="2018-10-17T09:31:00Z"/>
          <w:rFonts w:ascii="Consolas" w:hAnsi="Consolas" w:cs="Consolas"/>
          <w:color w:val="5C5C5C"/>
          <w:sz w:val="18"/>
          <w:szCs w:val="18"/>
        </w:rPr>
      </w:pPr>
      <w:del w:id="1617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18" w:author="DELL-PC" w:date="2018-10-17T09:31:00Z"/>
          <w:rFonts w:ascii="Consolas" w:hAnsi="Consolas" w:cs="Consolas"/>
          <w:color w:val="5C5C5C"/>
          <w:sz w:val="18"/>
          <w:szCs w:val="18"/>
        </w:rPr>
      </w:pPr>
      <w:del w:id="1619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printf(</w:delText>
        </w:r>
        <w:r w:rsidRPr="000B72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"ConnectionA receive a msg from IP:%s, PORT:%d, msg type: %d, msg len: %d\n"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, sge_session_get_ip(pctx-&gt;session_), sge_session_get_port(pctx-&gt;session_), type, len);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20" w:author="DELL-PC" w:date="2018-10-17T09:31:00Z"/>
          <w:rFonts w:ascii="Consolas" w:hAnsi="Consolas" w:cs="Consolas"/>
          <w:color w:val="5C5C5C"/>
          <w:sz w:val="18"/>
          <w:szCs w:val="18"/>
        </w:rPr>
      </w:pPr>
      <w:del w:id="1621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22" w:author="DELL-PC" w:date="2018-10-17T09:31:00Z"/>
          <w:rFonts w:ascii="Consolas" w:hAnsi="Consolas" w:cs="Consolas"/>
          <w:color w:val="5C5C5C"/>
          <w:sz w:val="18"/>
          <w:szCs w:val="18"/>
        </w:rPr>
      </w:pPr>
      <w:del w:id="1623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if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(type == MSG_TYPE_PLAIN) {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24" w:author="DELL-PC" w:date="2018-10-17T09:31:00Z"/>
          <w:rFonts w:ascii="Consolas" w:hAnsi="Consolas" w:cs="Consolas"/>
          <w:color w:val="5C5C5C"/>
          <w:sz w:val="18"/>
          <w:szCs w:val="18"/>
        </w:rPr>
      </w:pPr>
      <w:del w:id="1625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    printf(</w:delText>
        </w:r>
        <w:r w:rsidRPr="000B72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"msg: %s\n"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, gtp_msg);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26" w:author="DELL-PC" w:date="2018-10-17T09:31:00Z"/>
          <w:rFonts w:ascii="Consolas" w:hAnsi="Consolas" w:cs="Consolas"/>
          <w:color w:val="5C5C5C"/>
          <w:sz w:val="18"/>
          <w:szCs w:val="18"/>
        </w:rPr>
      </w:pPr>
      <w:del w:id="1627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}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28" w:author="DELL-PC" w:date="2018-10-17T09:31:00Z"/>
          <w:rFonts w:ascii="Consolas" w:hAnsi="Consolas" w:cs="Consolas"/>
          <w:color w:val="5C5C5C"/>
          <w:sz w:val="18"/>
          <w:szCs w:val="18"/>
        </w:rPr>
      </w:pPr>
      <w:del w:id="1629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else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if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(type == MSG_TYPE_CIPHER) {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30" w:author="DELL-PC" w:date="2018-10-17T09:31:00Z"/>
          <w:rFonts w:ascii="Consolas" w:hAnsi="Consolas" w:cs="Consolas"/>
          <w:color w:val="5C5C5C"/>
          <w:sz w:val="18"/>
          <w:szCs w:val="18"/>
        </w:rPr>
      </w:pPr>
      <w:del w:id="1631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    printf(</w:delText>
        </w:r>
        <w:r w:rsidRPr="000B72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"msg is encrypted, need to decrypt\n"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);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32" w:author="DELL-PC" w:date="2018-10-17T09:31:00Z"/>
          <w:rFonts w:ascii="Consolas" w:hAnsi="Consolas" w:cs="Consolas"/>
          <w:color w:val="5C5C5C"/>
          <w:sz w:val="18"/>
          <w:szCs w:val="18"/>
        </w:rPr>
      </w:pPr>
      <w:del w:id="1633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    </w:delText>
        </w:r>
        <w:r w:rsidRPr="000B7214"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>//decrypt msg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34" w:author="DELL-PC" w:date="2018-10-17T09:31:00Z"/>
          <w:rFonts w:ascii="Consolas" w:hAnsi="Consolas" w:cs="Consolas"/>
          <w:color w:val="5C5C5C"/>
          <w:sz w:val="18"/>
          <w:szCs w:val="18"/>
        </w:rPr>
      </w:pPr>
      <w:del w:id="1635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}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36" w:author="DELL-PC" w:date="2018-10-17T09:31:00Z"/>
          <w:rFonts w:ascii="Consolas" w:hAnsi="Consolas" w:cs="Consolas"/>
          <w:color w:val="5C5C5C"/>
          <w:sz w:val="18"/>
          <w:szCs w:val="18"/>
        </w:rPr>
      </w:pPr>
      <w:del w:id="1637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else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{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38" w:author="DELL-PC" w:date="2018-10-17T09:31:00Z"/>
          <w:rFonts w:ascii="Consolas" w:hAnsi="Consolas" w:cs="Consolas"/>
          <w:color w:val="5C5C5C"/>
          <w:sz w:val="18"/>
          <w:szCs w:val="18"/>
        </w:rPr>
      </w:pPr>
      <w:del w:id="1639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    printf(</w:delText>
        </w:r>
        <w:r w:rsidRPr="000B72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"type[%d] is unrecognized\n"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, type);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40" w:author="DELL-PC" w:date="2018-10-17T09:31:00Z"/>
          <w:rFonts w:ascii="Consolas" w:hAnsi="Consolas" w:cs="Consolas"/>
          <w:color w:val="5C5C5C"/>
          <w:sz w:val="18"/>
          <w:szCs w:val="18"/>
        </w:rPr>
      </w:pPr>
      <w:del w:id="1641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}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42" w:author="DELL-PC" w:date="2018-10-17T09:31:00Z"/>
          <w:rFonts w:ascii="Consolas" w:hAnsi="Consolas" w:cs="Consolas"/>
          <w:color w:val="5C5C5C"/>
          <w:sz w:val="18"/>
          <w:szCs w:val="18"/>
        </w:rPr>
      </w:pPr>
      <w:del w:id="1643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}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44" w:author="DELL-PC" w:date="2018-10-17T09:31:00Z"/>
          <w:rFonts w:ascii="Consolas" w:hAnsi="Consolas" w:cs="Consolas"/>
          <w:color w:val="5C5C5C"/>
          <w:sz w:val="18"/>
          <w:szCs w:val="18"/>
        </w:rPr>
      </w:pPr>
      <w:del w:id="1645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46" w:author="DELL-PC" w:date="2018-10-17T09:31:00Z"/>
          <w:rFonts w:ascii="Consolas" w:hAnsi="Consolas" w:cs="Consolas"/>
          <w:color w:val="5C5C5C"/>
          <w:sz w:val="18"/>
          <w:szCs w:val="18"/>
        </w:rPr>
      </w:pPr>
      <w:del w:id="1647" w:author="DELL-PC" w:date="2018-10-17T09:31:00Z"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static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void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__connected_A(sge_session_t * session, 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void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* ctx) {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48" w:author="DELL-PC" w:date="2018-10-17T09:31:00Z"/>
          <w:rFonts w:ascii="Consolas" w:hAnsi="Consolas" w:cs="Consolas"/>
          <w:color w:val="5C5C5C"/>
          <w:sz w:val="18"/>
          <w:szCs w:val="18"/>
        </w:rPr>
      </w:pPr>
      <w:del w:id="1649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ctx_A_t * pctx = (ctx_A_t *)ctx;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50" w:author="DELL-PC" w:date="2018-10-17T09:31:00Z"/>
          <w:rFonts w:ascii="Consolas" w:hAnsi="Consolas" w:cs="Consolas"/>
          <w:color w:val="5C5C5C"/>
          <w:sz w:val="18"/>
          <w:szCs w:val="18"/>
        </w:rPr>
      </w:pPr>
      <w:del w:id="1651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printf(</w:delText>
        </w:r>
        <w:r w:rsidRPr="000B72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"ConnectionA IP:%s, PORT:%d, connect sucessfully\n"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, sge_session_get_ip(pctx-&gt;session_), sge_session_get_port(pctx-&gt;session_));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52" w:author="DELL-PC" w:date="2018-10-17T09:31:00Z"/>
          <w:rFonts w:ascii="Consolas" w:hAnsi="Consolas" w:cs="Consolas"/>
          <w:color w:val="5C5C5C"/>
          <w:sz w:val="18"/>
          <w:szCs w:val="18"/>
        </w:rPr>
      </w:pPr>
      <w:del w:id="1653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}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54" w:author="DELL-PC" w:date="2018-10-17T09:31:00Z"/>
          <w:rFonts w:ascii="Consolas" w:hAnsi="Consolas" w:cs="Consolas"/>
          <w:color w:val="5C5C5C"/>
          <w:sz w:val="18"/>
          <w:szCs w:val="18"/>
        </w:rPr>
      </w:pPr>
      <w:del w:id="1655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56" w:author="DELL-PC" w:date="2018-10-17T09:31:00Z"/>
          <w:rFonts w:ascii="Consolas" w:hAnsi="Consolas" w:cs="Consolas"/>
          <w:color w:val="5C5C5C"/>
          <w:sz w:val="18"/>
          <w:szCs w:val="18"/>
        </w:rPr>
      </w:pPr>
      <w:del w:id="1657" w:author="DELL-PC" w:date="2018-10-17T09:31:00Z"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static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void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__disconnected_A(sge_session_t * session, </w:delText>
        </w:r>
        <w:r w:rsidRPr="000B7214" w:rsidDel="008254BC">
          <w:rPr>
            <w:rFonts w:ascii="Consolas" w:hAnsi="Consolas" w:cs="Consolas"/>
            <w:b/>
            <w:bCs/>
            <w:color w:val="2E8B57"/>
            <w:sz w:val="18"/>
            <w:szCs w:val="18"/>
            <w:bdr w:val="none" w:sz="0" w:space="0" w:color="auto" w:frame="1"/>
          </w:rPr>
          <w:delText>int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error_no, 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void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* ctx) {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58" w:author="DELL-PC" w:date="2018-10-17T09:31:00Z"/>
          <w:rFonts w:ascii="Consolas" w:hAnsi="Consolas" w:cs="Consolas"/>
          <w:color w:val="5C5C5C"/>
          <w:sz w:val="18"/>
          <w:szCs w:val="18"/>
        </w:rPr>
      </w:pPr>
      <w:del w:id="1659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ctx_A_t * pctx = (ctx_A_t *)ctx;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60" w:author="DELL-PC" w:date="2018-10-17T09:31:00Z"/>
          <w:rFonts w:ascii="Consolas" w:hAnsi="Consolas" w:cs="Consolas"/>
          <w:color w:val="5C5C5C"/>
          <w:sz w:val="18"/>
          <w:szCs w:val="18"/>
        </w:rPr>
      </w:pPr>
      <w:del w:id="1661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printf(</w:delText>
        </w:r>
        <w:r w:rsidRPr="000B72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"ConnectionA IP:%s, PORT:%d, disconnected\n"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, sge_session_get_ip(pctx-&gt;session_), sge_session_get_port(pctx-&gt;session_));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62" w:author="DELL-PC" w:date="2018-10-17T09:31:00Z"/>
          <w:rFonts w:ascii="Consolas" w:hAnsi="Consolas" w:cs="Consolas"/>
          <w:color w:val="5C5C5C"/>
          <w:sz w:val="18"/>
          <w:szCs w:val="18"/>
        </w:rPr>
      </w:pPr>
      <w:del w:id="1663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}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64" w:author="DELL-PC" w:date="2018-10-17T09:31:00Z"/>
          <w:rFonts w:ascii="Consolas" w:hAnsi="Consolas" w:cs="Consolas"/>
          <w:color w:val="5C5C5C"/>
          <w:sz w:val="18"/>
          <w:szCs w:val="18"/>
        </w:rPr>
      </w:pPr>
      <w:del w:id="1665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66" w:author="DELL-PC" w:date="2018-10-17T09:31:00Z"/>
          <w:rFonts w:ascii="Consolas" w:hAnsi="Consolas" w:cs="Consolas"/>
          <w:color w:val="5C5C5C"/>
          <w:sz w:val="18"/>
          <w:szCs w:val="18"/>
        </w:rPr>
      </w:pPr>
      <w:del w:id="1667" w:author="DELL-PC" w:date="2018-10-17T09:31:00Z"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typedef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struct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ctx_B {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68" w:author="DELL-PC" w:date="2018-10-17T09:31:00Z"/>
          <w:rFonts w:ascii="Consolas" w:hAnsi="Consolas" w:cs="Consolas"/>
          <w:color w:val="5C5C5C"/>
          <w:sz w:val="18"/>
          <w:szCs w:val="18"/>
        </w:rPr>
      </w:pPr>
      <w:del w:id="1669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sge_session_t * session_;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70" w:author="DELL-PC" w:date="2018-10-17T09:31:00Z"/>
          <w:rFonts w:ascii="Consolas" w:hAnsi="Consolas" w:cs="Consolas"/>
          <w:color w:val="5C5C5C"/>
          <w:sz w:val="18"/>
          <w:szCs w:val="18"/>
        </w:rPr>
      </w:pPr>
      <w:del w:id="1671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} ctx_B_t;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72" w:author="DELL-PC" w:date="2018-10-17T09:31:00Z"/>
          <w:rFonts w:ascii="Consolas" w:hAnsi="Consolas" w:cs="Consolas"/>
          <w:color w:val="5C5C5C"/>
          <w:sz w:val="18"/>
          <w:szCs w:val="18"/>
        </w:rPr>
      </w:pPr>
      <w:del w:id="1673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74" w:author="DELL-PC" w:date="2018-10-17T09:31:00Z"/>
          <w:rFonts w:ascii="Consolas" w:hAnsi="Consolas" w:cs="Consolas"/>
          <w:color w:val="5C5C5C"/>
          <w:sz w:val="18"/>
          <w:szCs w:val="18"/>
        </w:rPr>
      </w:pPr>
      <w:del w:id="1675" w:author="DELL-PC" w:date="2018-10-17T09:31:00Z"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static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void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__read_B(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const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</w:delText>
        </w:r>
        <w:r w:rsidRPr="000B7214" w:rsidDel="008254BC">
          <w:rPr>
            <w:rFonts w:ascii="Consolas" w:hAnsi="Consolas" w:cs="Consolas"/>
            <w:b/>
            <w:bCs/>
            <w:color w:val="2E8B57"/>
            <w:sz w:val="18"/>
            <w:szCs w:val="18"/>
            <w:bdr w:val="none" w:sz="0" w:space="0" w:color="auto" w:frame="1"/>
          </w:rPr>
          <w:delText>char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* gtp_msg, unsigned </w:delText>
        </w:r>
        <w:r w:rsidRPr="000B7214" w:rsidDel="008254BC">
          <w:rPr>
            <w:rFonts w:ascii="Consolas" w:hAnsi="Consolas" w:cs="Consolas"/>
            <w:b/>
            <w:bCs/>
            <w:color w:val="2E8B57"/>
            <w:sz w:val="18"/>
            <w:szCs w:val="18"/>
            <w:bdr w:val="none" w:sz="0" w:space="0" w:color="auto" w:frame="1"/>
          </w:rPr>
          <w:delText>int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len, </w:delText>
        </w:r>
        <w:r w:rsidRPr="000B7214" w:rsidDel="008254BC">
          <w:rPr>
            <w:rFonts w:ascii="Consolas" w:hAnsi="Consolas" w:cs="Consolas"/>
            <w:b/>
            <w:bCs/>
            <w:color w:val="2E8B57"/>
            <w:sz w:val="18"/>
            <w:szCs w:val="18"/>
            <w:bdr w:val="none" w:sz="0" w:space="0" w:color="auto" w:frame="1"/>
          </w:rPr>
          <w:delText>int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type, 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void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* ctx) {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76" w:author="DELL-PC" w:date="2018-10-17T09:31:00Z"/>
          <w:rFonts w:ascii="Consolas" w:hAnsi="Consolas" w:cs="Consolas"/>
          <w:color w:val="5C5C5C"/>
          <w:sz w:val="18"/>
          <w:szCs w:val="18"/>
        </w:rPr>
      </w:pPr>
      <w:del w:id="1677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ctx_B_t * pctx = (ctx_B_t *)ctx;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78" w:author="DELL-PC" w:date="2018-10-17T09:31:00Z"/>
          <w:rFonts w:ascii="Consolas" w:hAnsi="Consolas" w:cs="Consolas"/>
          <w:color w:val="5C5C5C"/>
          <w:sz w:val="18"/>
          <w:szCs w:val="18"/>
        </w:rPr>
      </w:pPr>
      <w:del w:id="1679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80" w:author="DELL-PC" w:date="2018-10-17T09:31:00Z"/>
          <w:rFonts w:ascii="Consolas" w:hAnsi="Consolas" w:cs="Consolas"/>
          <w:color w:val="5C5C5C"/>
          <w:sz w:val="18"/>
          <w:szCs w:val="18"/>
        </w:rPr>
      </w:pPr>
      <w:del w:id="1681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printf(</w:delText>
        </w:r>
        <w:r w:rsidRPr="000B72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"ConnectionB receive a msg from IP:%s, PORT:%d, msg type: %d, msg len: %d\n"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, sge_session_get_ip(pctx-&gt;session_), sge_session_get_port(pctx-&gt;session_), type, len);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82" w:author="DELL-PC" w:date="2018-10-17T09:31:00Z"/>
          <w:rFonts w:ascii="Consolas" w:hAnsi="Consolas" w:cs="Consolas"/>
          <w:color w:val="5C5C5C"/>
          <w:sz w:val="18"/>
          <w:szCs w:val="18"/>
        </w:rPr>
      </w:pPr>
      <w:del w:id="1683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  </w:delText>
        </w:r>
      </w:del>
    </w:p>
    <w:p w:rsidR="002870A8" w:rsidRPr="000B7214" w:rsidDel="008254BC" w:rsidRDefault="002870A8" w:rsidP="005332F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="100" w:beforeAutospacing="1" w:after="100" w:afterAutospacing="1" w:line="210" w:lineRule="atLeast"/>
        <w:ind w:leftChars="-1" w:left="-2" w:firstLine="1"/>
        <w:rPr>
          <w:del w:id="1684" w:author="DELL-PC" w:date="2018-10-17T09:31:00Z"/>
          <w:rFonts w:ascii="Consolas" w:hAnsi="Consolas" w:cs="Consolas"/>
          <w:color w:val="5C5C5C"/>
          <w:sz w:val="18"/>
          <w:szCs w:val="18"/>
        </w:rPr>
      </w:pPr>
      <w:del w:id="1685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if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(type == MSG_TYPE_PLAIN) {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86" w:author="DELL-PC" w:date="2018-10-17T09:31:00Z"/>
          <w:rFonts w:ascii="Consolas" w:hAnsi="Consolas" w:cs="Consolas"/>
          <w:color w:val="5C5C5C"/>
          <w:sz w:val="18"/>
          <w:szCs w:val="18"/>
        </w:rPr>
      </w:pPr>
      <w:del w:id="1687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    printf(</w:delText>
        </w:r>
        <w:r w:rsidRPr="000B72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"msg: %s\n"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, gtp_msg);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88" w:author="DELL-PC" w:date="2018-10-17T09:31:00Z"/>
          <w:rFonts w:ascii="Consolas" w:hAnsi="Consolas" w:cs="Consolas"/>
          <w:color w:val="5C5C5C"/>
          <w:sz w:val="18"/>
          <w:szCs w:val="18"/>
        </w:rPr>
      </w:pPr>
      <w:del w:id="1689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}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90" w:author="DELL-PC" w:date="2018-10-17T09:31:00Z"/>
          <w:rFonts w:ascii="Consolas" w:hAnsi="Consolas" w:cs="Consolas"/>
          <w:color w:val="5C5C5C"/>
          <w:sz w:val="18"/>
          <w:szCs w:val="18"/>
        </w:rPr>
      </w:pPr>
      <w:del w:id="1691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else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if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(type == MSG_TYPE_CIPHER) {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92" w:author="DELL-PC" w:date="2018-10-17T09:31:00Z"/>
          <w:rFonts w:ascii="Consolas" w:hAnsi="Consolas" w:cs="Consolas"/>
          <w:color w:val="5C5C5C"/>
          <w:sz w:val="18"/>
          <w:szCs w:val="18"/>
        </w:rPr>
      </w:pPr>
      <w:del w:id="1693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    printf(</w:delText>
        </w:r>
        <w:r w:rsidRPr="000B72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"msg is encrypted, need to decrypt\n"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);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94" w:author="DELL-PC" w:date="2018-10-17T09:31:00Z"/>
          <w:rFonts w:ascii="Consolas" w:hAnsi="Consolas" w:cs="Consolas"/>
          <w:color w:val="5C5C5C"/>
          <w:sz w:val="18"/>
          <w:szCs w:val="18"/>
        </w:rPr>
      </w:pPr>
      <w:del w:id="1695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    </w:delText>
        </w:r>
        <w:r w:rsidRPr="000B7214"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>//decrypt msg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96" w:author="DELL-PC" w:date="2018-10-17T09:31:00Z"/>
          <w:rFonts w:ascii="Consolas" w:hAnsi="Consolas" w:cs="Consolas"/>
          <w:color w:val="5C5C5C"/>
          <w:sz w:val="18"/>
          <w:szCs w:val="18"/>
        </w:rPr>
      </w:pPr>
      <w:del w:id="1697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}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698" w:author="DELL-PC" w:date="2018-10-17T09:31:00Z"/>
          <w:rFonts w:ascii="Consolas" w:hAnsi="Consolas" w:cs="Consolas"/>
          <w:color w:val="5C5C5C"/>
          <w:sz w:val="18"/>
          <w:szCs w:val="18"/>
        </w:rPr>
      </w:pPr>
      <w:del w:id="1699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else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{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00" w:author="DELL-PC" w:date="2018-10-17T09:31:00Z"/>
          <w:rFonts w:ascii="Consolas" w:hAnsi="Consolas" w:cs="Consolas"/>
          <w:color w:val="5C5C5C"/>
          <w:sz w:val="18"/>
          <w:szCs w:val="18"/>
        </w:rPr>
      </w:pPr>
      <w:del w:id="1701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    printf(</w:delText>
        </w:r>
        <w:r w:rsidRPr="000B72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"type[%d] is unrecognized\n"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, type);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02" w:author="DELL-PC" w:date="2018-10-17T09:31:00Z"/>
          <w:rFonts w:ascii="Consolas" w:hAnsi="Consolas" w:cs="Consolas"/>
          <w:color w:val="5C5C5C"/>
          <w:sz w:val="18"/>
          <w:szCs w:val="18"/>
        </w:rPr>
      </w:pPr>
      <w:del w:id="1703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}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04" w:author="DELL-PC" w:date="2018-10-17T09:31:00Z"/>
          <w:rFonts w:ascii="Consolas" w:hAnsi="Consolas" w:cs="Consolas"/>
          <w:color w:val="5C5C5C"/>
          <w:sz w:val="18"/>
          <w:szCs w:val="18"/>
        </w:rPr>
      </w:pPr>
      <w:del w:id="1705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}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06" w:author="DELL-PC" w:date="2018-10-17T09:31:00Z"/>
          <w:rFonts w:ascii="Consolas" w:hAnsi="Consolas" w:cs="Consolas"/>
          <w:color w:val="5C5C5C"/>
          <w:sz w:val="18"/>
          <w:szCs w:val="18"/>
        </w:rPr>
      </w:pPr>
      <w:del w:id="1707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08" w:author="DELL-PC" w:date="2018-10-17T09:31:00Z"/>
          <w:rFonts w:ascii="Consolas" w:hAnsi="Consolas" w:cs="Consolas"/>
          <w:color w:val="5C5C5C"/>
          <w:sz w:val="18"/>
          <w:szCs w:val="18"/>
        </w:rPr>
      </w:pPr>
      <w:del w:id="1709" w:author="DELL-PC" w:date="2018-10-17T09:31:00Z"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static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void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__connected_B(sge_session_t * session, 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void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* ctx) {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10" w:author="DELL-PC" w:date="2018-10-17T09:31:00Z"/>
          <w:rFonts w:ascii="Consolas" w:hAnsi="Consolas" w:cs="Consolas"/>
          <w:color w:val="5C5C5C"/>
          <w:sz w:val="18"/>
          <w:szCs w:val="18"/>
        </w:rPr>
      </w:pPr>
      <w:del w:id="1711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ctx_B_t * pctx = (ctx_B_t *)ctx;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12" w:author="DELL-PC" w:date="2018-10-17T09:31:00Z"/>
          <w:rFonts w:ascii="Consolas" w:hAnsi="Consolas" w:cs="Consolas"/>
          <w:color w:val="5C5C5C"/>
          <w:sz w:val="18"/>
          <w:szCs w:val="18"/>
        </w:rPr>
      </w:pPr>
      <w:del w:id="1713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14" w:author="DELL-PC" w:date="2018-10-17T09:31:00Z"/>
          <w:rFonts w:ascii="Consolas" w:hAnsi="Consolas" w:cs="Consolas"/>
          <w:color w:val="5C5C5C"/>
          <w:sz w:val="18"/>
          <w:szCs w:val="18"/>
        </w:rPr>
      </w:pPr>
      <w:del w:id="1715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printf(</w:delText>
        </w:r>
        <w:r w:rsidRPr="000B72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"ConnectionB IP:%s, PORT:%d, connect sucessfully\n"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, sge_session_get_ip(pctx-&gt;session_), sge_session_get_port(pctx-&gt;session_));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16" w:author="DELL-PC" w:date="2018-10-17T09:31:00Z"/>
          <w:rFonts w:ascii="Consolas" w:hAnsi="Consolas" w:cs="Consolas"/>
          <w:color w:val="5C5C5C"/>
          <w:sz w:val="18"/>
          <w:szCs w:val="18"/>
        </w:rPr>
      </w:pPr>
      <w:del w:id="1717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}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18" w:author="DELL-PC" w:date="2018-10-17T09:31:00Z"/>
          <w:rFonts w:ascii="Consolas" w:hAnsi="Consolas" w:cs="Consolas"/>
          <w:color w:val="5C5C5C"/>
          <w:sz w:val="18"/>
          <w:szCs w:val="18"/>
        </w:rPr>
      </w:pPr>
      <w:del w:id="1719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20" w:author="DELL-PC" w:date="2018-10-17T09:31:00Z"/>
          <w:rFonts w:ascii="Consolas" w:hAnsi="Consolas" w:cs="Consolas"/>
          <w:color w:val="5C5C5C"/>
          <w:sz w:val="18"/>
          <w:szCs w:val="18"/>
        </w:rPr>
      </w:pPr>
      <w:del w:id="1721" w:author="DELL-PC" w:date="2018-10-17T09:31:00Z"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static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void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__disconnected_B(sge_session_t * session, </w:delText>
        </w:r>
        <w:r w:rsidRPr="000B7214" w:rsidDel="008254BC">
          <w:rPr>
            <w:rFonts w:ascii="Consolas" w:hAnsi="Consolas" w:cs="Consolas"/>
            <w:b/>
            <w:bCs/>
            <w:color w:val="2E8B57"/>
            <w:sz w:val="18"/>
            <w:szCs w:val="18"/>
            <w:bdr w:val="none" w:sz="0" w:space="0" w:color="auto" w:frame="1"/>
          </w:rPr>
          <w:delText>int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error_no, 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void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* ctx) {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22" w:author="DELL-PC" w:date="2018-10-17T09:31:00Z"/>
          <w:rFonts w:ascii="Consolas" w:hAnsi="Consolas" w:cs="Consolas"/>
          <w:color w:val="5C5C5C"/>
          <w:sz w:val="18"/>
          <w:szCs w:val="18"/>
        </w:rPr>
      </w:pPr>
      <w:del w:id="1723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ctx_B_t * pctx = (ctx_B_t *)ctx;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24" w:author="DELL-PC" w:date="2018-10-17T09:31:00Z"/>
          <w:rFonts w:ascii="Consolas" w:hAnsi="Consolas" w:cs="Consolas"/>
          <w:color w:val="5C5C5C"/>
          <w:sz w:val="18"/>
          <w:szCs w:val="18"/>
        </w:rPr>
      </w:pPr>
      <w:del w:id="1725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26" w:author="DELL-PC" w:date="2018-10-17T09:31:00Z"/>
          <w:rFonts w:ascii="Consolas" w:hAnsi="Consolas" w:cs="Consolas"/>
          <w:color w:val="5C5C5C"/>
          <w:sz w:val="18"/>
          <w:szCs w:val="18"/>
        </w:rPr>
      </w:pPr>
      <w:del w:id="1727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printf(</w:delText>
        </w:r>
        <w:r w:rsidRPr="000B72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"ConnectionB IP:%s, PORT:%d, disconnected\n"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, sge_session_get_ip(pctx-&gt;session_), sge_session_get_port(pctx-&gt;session_));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28" w:author="DELL-PC" w:date="2018-10-17T09:31:00Z"/>
          <w:rFonts w:ascii="Consolas" w:hAnsi="Consolas" w:cs="Consolas"/>
          <w:color w:val="5C5C5C"/>
          <w:sz w:val="18"/>
          <w:szCs w:val="18"/>
        </w:rPr>
      </w:pPr>
      <w:del w:id="1729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}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30" w:author="DELL-PC" w:date="2018-10-17T09:31:00Z"/>
          <w:rFonts w:ascii="Consolas" w:hAnsi="Consolas" w:cs="Consolas"/>
          <w:color w:val="5C5C5C"/>
          <w:sz w:val="18"/>
          <w:szCs w:val="18"/>
        </w:rPr>
      </w:pPr>
      <w:del w:id="1731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32" w:author="DELL-PC" w:date="2018-10-17T09:31:00Z"/>
          <w:rFonts w:ascii="Consolas" w:hAnsi="Consolas" w:cs="Consolas"/>
          <w:color w:val="5C5C5C"/>
          <w:sz w:val="18"/>
          <w:szCs w:val="18"/>
        </w:rPr>
      </w:pPr>
      <w:del w:id="1733" w:author="DELL-PC" w:date="2018-10-17T09:31:00Z"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static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void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* send_msg_a(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void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*ctx) {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34" w:author="DELL-PC" w:date="2018-10-17T09:31:00Z"/>
          <w:rFonts w:ascii="Consolas" w:hAnsi="Consolas" w:cs="Consolas"/>
          <w:color w:val="5C5C5C"/>
          <w:sz w:val="18"/>
          <w:szCs w:val="18"/>
        </w:rPr>
      </w:pPr>
      <w:del w:id="1735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ctx_A_t * pctx = (ctx_A_t *)ctx;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36" w:author="DELL-PC" w:date="2018-10-17T09:31:00Z"/>
          <w:rFonts w:ascii="Consolas" w:hAnsi="Consolas" w:cs="Consolas"/>
          <w:color w:val="5C5C5C"/>
          <w:sz w:val="18"/>
          <w:szCs w:val="18"/>
        </w:rPr>
      </w:pPr>
      <w:del w:id="1737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b/>
            <w:bCs/>
            <w:color w:val="2E8B57"/>
            <w:sz w:val="18"/>
            <w:szCs w:val="18"/>
            <w:bdr w:val="none" w:sz="0" w:space="0" w:color="auto" w:frame="1"/>
          </w:rPr>
          <w:delText>int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ret = -1;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38" w:author="DELL-PC" w:date="2018-10-17T09:31:00Z"/>
          <w:rFonts w:ascii="Consolas" w:hAnsi="Consolas" w:cs="Consolas"/>
          <w:color w:val="5C5C5C"/>
          <w:sz w:val="18"/>
          <w:szCs w:val="18"/>
        </w:rPr>
      </w:pPr>
      <w:del w:id="1739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>//log begin 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BE3A79" w:rsidDel="008254BC" w:rsidRDefault="002870A8" w:rsidP="00BE3A79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40" w:author="DELL-PC" w:date="2018-10-17T09:31:00Z"/>
          <w:rFonts w:ascii="Consolas" w:hAnsi="Consolas" w:cs="Consolas"/>
          <w:color w:val="5C5C5C"/>
          <w:sz w:val="18"/>
          <w:szCs w:val="18"/>
        </w:rPr>
      </w:pPr>
      <w:del w:id="1741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sge_mthread_log_t * send_a_log = sge_mthread_log_create(</w:delText>
        </w:r>
        <w:r w:rsidRPr="000B72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"./log"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, </w:delText>
        </w:r>
        <w:r w:rsidRPr="000B72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"send_a"</w:delText>
        </w:r>
        <w:r w:rsidR="009166C2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 xml:space="preserve">, </w:delText>
        </w:r>
        <w:r w:rsidR="00BE3A79" w:rsidRPr="00932ED9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LEVEL_DEBUG</w:delText>
        </w:r>
        <w:r w:rsidR="006B78D5" w:rsidDel="008254BC">
          <w:rPr>
            <w:rFonts w:ascii="Consolas" w:hAnsi="Consolas" w:cs="Consolas" w:hint="eastAsia"/>
            <w:color w:val="0000FF"/>
            <w:sz w:val="18"/>
            <w:szCs w:val="18"/>
            <w:bdr w:val="none" w:sz="0" w:space="0" w:color="auto" w:frame="1"/>
          </w:rPr>
          <w:delText>)</w:delText>
        </w:r>
        <w:r w:rsidRPr="00BE3A79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</w:delText>
        </w:r>
      </w:del>
    </w:p>
    <w:p w:rsidR="002870A8" w:rsidRPr="00BE3A79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42" w:author="DELL-PC" w:date="2018-10-17T09:31:00Z"/>
          <w:rFonts w:ascii="Consolas" w:hAnsi="Consolas" w:cs="Consolas"/>
          <w:color w:val="5C5C5C"/>
          <w:sz w:val="18"/>
          <w:szCs w:val="18"/>
        </w:rPr>
      </w:pPr>
      <w:del w:id="1743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BE3A79" w:rsidRPr="000B7214" w:rsidDel="008254BC" w:rsidRDefault="00BE3A79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44" w:author="DELL-PC" w:date="2018-10-17T09:31:00Z"/>
          <w:rFonts w:ascii="Consolas" w:hAnsi="Consolas" w:cs="Consolas"/>
          <w:color w:val="5C5C5C"/>
          <w:sz w:val="18"/>
          <w:szCs w:val="18"/>
        </w:rPr>
      </w:pPr>
      <w:del w:id="1745" w:author="DELL-PC" w:date="2018-10-17T09:31:00Z">
        <w:r w:rsidDel="008254BC">
          <w:rPr>
            <w:rFonts w:ascii="Consolas" w:hAnsi="Consolas" w:cs="Consolas" w:hint="eastAsia"/>
            <w:color w:val="5C5C5C"/>
            <w:sz w:val="18"/>
            <w:szCs w:val="18"/>
          </w:rPr>
          <w:delText xml:space="preserve"> </w:delText>
        </w:r>
        <w:r w:rsidDel="008254BC">
          <w:rPr>
            <w:rFonts w:ascii="Consolas" w:hAnsi="Consolas" w:cs="Consolas"/>
            <w:color w:val="5C5C5C"/>
            <w:sz w:val="18"/>
            <w:szCs w:val="18"/>
          </w:rPr>
          <w:delText xml:space="preserve">   int </w:delText>
        </w:r>
        <w:r w:rsidR="009846B3" w:rsidDel="008254BC">
          <w:rPr>
            <w:rFonts w:ascii="Consolas" w:hAnsi="Consolas" w:cs="Consolas"/>
            <w:color w:val="5C5C5C"/>
            <w:sz w:val="18"/>
            <w:szCs w:val="18"/>
          </w:rPr>
          <w:delText>times = 0, wait_times = 10;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46" w:author="DELL-PC" w:date="2018-10-17T09:31:00Z"/>
          <w:rFonts w:ascii="Consolas" w:hAnsi="Consolas" w:cs="Consolas"/>
          <w:color w:val="5C5C5C"/>
          <w:sz w:val="18"/>
          <w:szCs w:val="18"/>
        </w:rPr>
      </w:pPr>
      <w:del w:id="1747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while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(!sge_session_is_connected(pctx-&gt;session_)</w:delText>
        </w:r>
        <w:r w:rsidR="009846B3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 xml:space="preserve"> &amp;&amp; times &lt; wait_times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) {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48" w:author="DELL-PC" w:date="2018-10-17T09:31:00Z"/>
          <w:rFonts w:ascii="Consolas" w:hAnsi="Consolas" w:cs="Consolas"/>
          <w:color w:val="5C5C5C"/>
          <w:sz w:val="18"/>
          <w:szCs w:val="18"/>
        </w:rPr>
      </w:pPr>
      <w:del w:id="1749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    SLEEP(1);  </w:delText>
        </w:r>
      </w:del>
    </w:p>
    <w:p w:rsidR="002870A8" w:rsidRPr="009846B3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50" w:author="DELL-PC" w:date="2018-10-17T09:31:00Z"/>
          <w:rFonts w:ascii="Consolas" w:hAnsi="Consolas" w:cs="Consolas"/>
          <w:color w:val="5C5C5C"/>
          <w:sz w:val="18"/>
          <w:szCs w:val="18"/>
        </w:rPr>
      </w:pPr>
      <w:del w:id="1751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    printf(</w:delText>
        </w:r>
        <w:r w:rsidRPr="000B72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"wait the session connected!\n"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);  </w:delText>
        </w:r>
      </w:del>
    </w:p>
    <w:p w:rsidR="009846B3" w:rsidRPr="000B7214" w:rsidDel="008254BC" w:rsidRDefault="009846B3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52" w:author="DELL-PC" w:date="2018-10-17T09:31:00Z"/>
          <w:rFonts w:ascii="Consolas" w:hAnsi="Consolas" w:cs="Consolas"/>
          <w:color w:val="5C5C5C"/>
          <w:sz w:val="18"/>
          <w:szCs w:val="18"/>
        </w:rPr>
      </w:pPr>
      <w:del w:id="1753" w:author="DELL-PC" w:date="2018-10-17T09:31:00Z">
        <w:r w:rsidDel="008254BC">
          <w:rPr>
            <w:rFonts w:ascii="Consolas" w:hAnsi="Consolas" w:cs="Consolas" w:hint="eastAsia"/>
            <w:color w:val="5C5C5C"/>
            <w:sz w:val="18"/>
            <w:szCs w:val="18"/>
          </w:rPr>
          <w:delText xml:space="preserve"> </w:delText>
        </w:r>
        <w:r w:rsidDel="008254BC">
          <w:rPr>
            <w:rFonts w:ascii="Consolas" w:hAnsi="Consolas" w:cs="Consolas"/>
            <w:color w:val="5C5C5C"/>
            <w:sz w:val="18"/>
            <w:szCs w:val="18"/>
          </w:rPr>
          <w:delText xml:space="preserve">        times++;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54" w:author="DELL-PC" w:date="2018-10-17T09:31:00Z"/>
          <w:rFonts w:ascii="Consolas" w:hAnsi="Consolas" w:cs="Consolas"/>
          <w:color w:val="5C5C5C"/>
          <w:sz w:val="18"/>
          <w:szCs w:val="18"/>
        </w:rPr>
      </w:pPr>
      <w:del w:id="1755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}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56" w:author="DELL-PC" w:date="2018-10-17T09:31:00Z"/>
          <w:rFonts w:ascii="Consolas" w:hAnsi="Consolas" w:cs="Consolas"/>
          <w:color w:val="5C5C5C"/>
          <w:sz w:val="18"/>
          <w:szCs w:val="18"/>
        </w:rPr>
      </w:pPr>
      <w:del w:id="1757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58" w:author="DELL-PC" w:date="2018-10-17T09:31:00Z"/>
          <w:rFonts w:ascii="Consolas" w:hAnsi="Consolas" w:cs="Consolas"/>
          <w:color w:val="5C5C5C"/>
          <w:sz w:val="18"/>
          <w:szCs w:val="18"/>
        </w:rPr>
      </w:pPr>
      <w:del w:id="1759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>//if current network delay is large, change the heartbeat timeout to 100s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60" w:author="DELL-PC" w:date="2018-10-17T09:31:00Z"/>
          <w:rFonts w:ascii="Consolas" w:hAnsi="Consolas" w:cs="Consolas"/>
          <w:color w:val="5C5C5C"/>
          <w:sz w:val="18"/>
          <w:szCs w:val="18"/>
        </w:rPr>
      </w:pPr>
      <w:del w:id="1761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ret = sge_session_set_heartbeat_timeout(pctx-&gt;session_, 100);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62" w:author="DELL-PC" w:date="2018-10-17T09:31:00Z"/>
          <w:rFonts w:ascii="Consolas" w:hAnsi="Consolas" w:cs="Consolas"/>
          <w:color w:val="5C5C5C"/>
          <w:sz w:val="18"/>
          <w:szCs w:val="18"/>
        </w:rPr>
      </w:pPr>
      <w:del w:id="1763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printf(</w:delText>
        </w:r>
        <w:r w:rsidRPr="000B72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"current heartbeat timeout is %d(</w:delText>
        </w:r>
        <w:r w:rsidR="00D07938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m</w:delText>
        </w:r>
        <w:r w:rsidRPr="000B72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s)\n"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, sge_session_get_heartbeat_timeout(pctx-&gt;session_));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64" w:author="DELL-PC" w:date="2018-10-17T09:31:00Z"/>
          <w:rFonts w:ascii="Consolas" w:hAnsi="Consolas" w:cs="Consolas"/>
          <w:color w:val="5C5C5C"/>
          <w:sz w:val="18"/>
          <w:szCs w:val="18"/>
        </w:rPr>
      </w:pPr>
      <w:del w:id="1765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66" w:author="DELL-PC" w:date="2018-10-17T09:31:00Z"/>
          <w:rFonts w:ascii="Consolas" w:hAnsi="Consolas" w:cs="Consolas"/>
          <w:color w:val="5C5C5C"/>
          <w:sz w:val="18"/>
          <w:szCs w:val="18"/>
        </w:rPr>
      </w:pPr>
      <w:del w:id="1767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const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</w:delText>
        </w:r>
        <w:r w:rsidRPr="000B7214" w:rsidDel="008254BC">
          <w:rPr>
            <w:rFonts w:ascii="Consolas" w:hAnsi="Consolas" w:cs="Consolas"/>
            <w:b/>
            <w:bCs/>
            <w:color w:val="2E8B57"/>
            <w:sz w:val="18"/>
            <w:szCs w:val="18"/>
            <w:bdr w:val="none" w:sz="0" w:space="0" w:color="auto" w:frame="1"/>
          </w:rPr>
          <w:delText>char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* msg = </w:delText>
        </w:r>
        <w:r w:rsidRPr="000B72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"X01=GTP1.0,X02=5869,X04=1,X05=1,X06=L,X07=0,X08=0000,X09=0000,X03=A100,M60=bjs01261,M20=026"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; </w:delText>
        </w:r>
        <w:r w:rsidRPr="000B7214"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>//the msg is faked, 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68" w:author="DELL-PC" w:date="2018-10-17T09:31:00Z"/>
          <w:rFonts w:ascii="Consolas" w:hAnsi="Consolas" w:cs="Consolas"/>
          <w:color w:val="5C5C5C"/>
          <w:sz w:val="18"/>
          <w:szCs w:val="18"/>
        </w:rPr>
      </w:pPr>
      <w:del w:id="1769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b/>
            <w:bCs/>
            <w:color w:val="2E8B57"/>
            <w:sz w:val="18"/>
            <w:szCs w:val="18"/>
            <w:bdr w:val="none" w:sz="0" w:space="0" w:color="auto" w:frame="1"/>
          </w:rPr>
          <w:delText>int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msg_len = strlen(msg);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70" w:author="DELL-PC" w:date="2018-10-17T09:31:00Z"/>
          <w:rFonts w:ascii="Consolas" w:hAnsi="Consolas" w:cs="Consolas"/>
          <w:color w:val="5C5C5C"/>
          <w:sz w:val="18"/>
          <w:szCs w:val="18"/>
        </w:rPr>
      </w:pPr>
      <w:del w:id="1771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ret = sge_session_write(pctx-&gt;session_, MSG_TYPE_PLAIN, msg, msg_len);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72" w:author="DELL-PC" w:date="2018-10-17T09:31:00Z"/>
          <w:rFonts w:ascii="Consolas" w:hAnsi="Consolas" w:cs="Consolas"/>
          <w:color w:val="5C5C5C"/>
          <w:sz w:val="18"/>
          <w:szCs w:val="18"/>
        </w:rPr>
      </w:pPr>
      <w:del w:id="1773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74" w:author="DELL-PC" w:date="2018-10-17T09:31:00Z"/>
          <w:rFonts w:ascii="Consolas" w:hAnsi="Consolas" w:cs="Consolas"/>
          <w:color w:val="5C5C5C"/>
          <w:sz w:val="18"/>
          <w:szCs w:val="18"/>
        </w:rPr>
      </w:pPr>
      <w:del w:id="1775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>//log end 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76" w:author="DELL-PC" w:date="2018-10-17T09:31:00Z"/>
          <w:rFonts w:ascii="Consolas" w:hAnsi="Consolas" w:cs="Consolas"/>
          <w:color w:val="5C5C5C"/>
          <w:sz w:val="18"/>
          <w:szCs w:val="18"/>
        </w:rPr>
      </w:pPr>
      <w:del w:id="1777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ret = sge_mthread_log_destroy(send_a_log);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78" w:author="DELL-PC" w:date="2018-10-17T09:31:00Z"/>
          <w:rFonts w:ascii="Consolas" w:hAnsi="Consolas" w:cs="Consolas"/>
          <w:color w:val="5C5C5C"/>
          <w:sz w:val="18"/>
          <w:szCs w:val="18"/>
        </w:rPr>
      </w:pPr>
      <w:del w:id="1779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80" w:author="DELL-PC" w:date="2018-10-17T09:31:00Z"/>
          <w:rFonts w:ascii="Consolas" w:hAnsi="Consolas" w:cs="Consolas"/>
          <w:color w:val="5C5C5C"/>
          <w:sz w:val="18"/>
          <w:szCs w:val="18"/>
        </w:rPr>
      </w:pPr>
      <w:del w:id="1781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return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NULL;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82" w:author="DELL-PC" w:date="2018-10-17T09:31:00Z"/>
          <w:rFonts w:ascii="Consolas" w:hAnsi="Consolas" w:cs="Consolas"/>
          <w:color w:val="5C5C5C"/>
          <w:sz w:val="18"/>
          <w:szCs w:val="18"/>
        </w:rPr>
      </w:pPr>
      <w:del w:id="1783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}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84" w:author="DELL-PC" w:date="2018-10-17T09:31:00Z"/>
          <w:rFonts w:ascii="Consolas" w:hAnsi="Consolas" w:cs="Consolas"/>
          <w:color w:val="5C5C5C"/>
          <w:sz w:val="18"/>
          <w:szCs w:val="18"/>
        </w:rPr>
      </w:pPr>
      <w:del w:id="1785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86" w:author="DELL-PC" w:date="2018-10-17T09:31:00Z"/>
          <w:rFonts w:ascii="Consolas" w:hAnsi="Consolas" w:cs="Consolas"/>
          <w:color w:val="5C5C5C"/>
          <w:sz w:val="18"/>
          <w:szCs w:val="18"/>
        </w:rPr>
      </w:pPr>
      <w:del w:id="1787" w:author="DELL-PC" w:date="2018-10-17T09:31:00Z"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static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void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* send_msg_b(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void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*ctx) {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88" w:author="DELL-PC" w:date="2018-10-17T09:31:00Z"/>
          <w:rFonts w:ascii="Consolas" w:hAnsi="Consolas" w:cs="Consolas"/>
          <w:color w:val="5C5C5C"/>
          <w:sz w:val="18"/>
          <w:szCs w:val="18"/>
        </w:rPr>
      </w:pPr>
      <w:del w:id="1789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ctx_B_t * pctx = (ctx_B_t *)ctx;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90" w:author="DELL-PC" w:date="2018-10-17T09:31:00Z"/>
          <w:rFonts w:ascii="Consolas" w:hAnsi="Consolas" w:cs="Consolas"/>
          <w:color w:val="5C5C5C"/>
          <w:sz w:val="18"/>
          <w:szCs w:val="18"/>
        </w:rPr>
      </w:pPr>
      <w:del w:id="1791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b/>
            <w:bCs/>
            <w:color w:val="2E8B57"/>
            <w:sz w:val="18"/>
            <w:szCs w:val="18"/>
            <w:bdr w:val="none" w:sz="0" w:space="0" w:color="auto" w:frame="1"/>
          </w:rPr>
          <w:delText>int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ret = -1;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92" w:author="DELL-PC" w:date="2018-10-17T09:31:00Z"/>
          <w:rFonts w:ascii="Consolas" w:hAnsi="Consolas" w:cs="Consolas"/>
          <w:color w:val="5C5C5C"/>
          <w:sz w:val="18"/>
          <w:szCs w:val="18"/>
        </w:rPr>
      </w:pPr>
      <w:del w:id="1793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>//log begin 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196770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94" w:author="DELL-PC" w:date="2018-10-17T09:31:00Z"/>
          <w:rFonts w:ascii="Consolas" w:hAnsi="Consolas" w:cs="Consolas"/>
          <w:color w:val="5C5C5C"/>
          <w:sz w:val="18"/>
          <w:szCs w:val="18"/>
        </w:rPr>
      </w:pPr>
      <w:del w:id="1795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sge_mthread_log_t * send_b_log = sge_mthread_log_create(</w:delText>
        </w:r>
        <w:r w:rsidRPr="000B72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"./log"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, </w:delText>
        </w:r>
        <w:r w:rsidRPr="000B72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"send_b.log"</w:delText>
        </w:r>
        <w:r w:rsidR="006D3A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,</w:delText>
        </w:r>
        <w:r w:rsidR="006D3A14" w:rsidRPr="006D3A14" w:rsidDel="008254BC">
          <w:rPr>
            <w:lang w:val="en-US"/>
          </w:rPr>
          <w:delText xml:space="preserve"> </w:delText>
        </w:r>
        <w:r w:rsidR="006D3A14" w:rsidDel="008254BC">
          <w:rPr>
            <w:lang w:val="en-US"/>
          </w:rPr>
          <w:delText xml:space="preserve"> </w:delText>
        </w:r>
        <w:r w:rsidR="009846B3" w:rsidRPr="00932ED9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LEVEL_DEBUG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);  </w:delText>
        </w:r>
      </w:del>
    </w:p>
    <w:p w:rsidR="009846B3" w:rsidDel="008254BC" w:rsidRDefault="00196770" w:rsidP="00122E39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96" w:author="DELL-PC" w:date="2018-10-17T09:31:00Z"/>
          <w:rFonts w:ascii="Consolas" w:hAnsi="Consolas" w:cs="Consolas"/>
          <w:color w:val="5C5C5C"/>
          <w:sz w:val="18"/>
          <w:szCs w:val="18"/>
        </w:rPr>
      </w:pPr>
      <w:del w:id="1797" w:author="DELL-PC" w:date="2018-10-17T09:31:00Z">
        <w:r w:rsidRPr="009846B3" w:rsidDel="008254BC">
          <w:rPr>
            <w:rFonts w:ascii="Consolas" w:hAnsi="Consolas" w:cs="Consolas" w:hint="eastAsia"/>
            <w:color w:val="5C5C5C"/>
            <w:sz w:val="18"/>
            <w:szCs w:val="18"/>
          </w:rPr>
          <w:delText xml:space="preserve"> </w:delText>
        </w:r>
        <w:r w:rsidRPr="009846B3" w:rsidDel="008254BC">
          <w:rPr>
            <w:rFonts w:ascii="Consolas" w:hAnsi="Consolas" w:cs="Consolas"/>
            <w:color w:val="5C5C5C"/>
            <w:sz w:val="18"/>
            <w:szCs w:val="18"/>
          </w:rPr>
          <w:delText xml:space="preserve">   </w:delText>
        </w:r>
      </w:del>
    </w:p>
    <w:p w:rsidR="002870A8" w:rsidRPr="009846B3" w:rsidDel="008254BC" w:rsidRDefault="009846B3" w:rsidP="00122E39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798" w:author="DELL-PC" w:date="2018-10-17T09:31:00Z"/>
          <w:rFonts w:ascii="Consolas" w:hAnsi="Consolas" w:cs="Consolas"/>
          <w:color w:val="5C5C5C"/>
          <w:sz w:val="18"/>
          <w:szCs w:val="18"/>
        </w:rPr>
      </w:pPr>
      <w:del w:id="1799" w:author="DELL-PC" w:date="2018-10-17T09:31:00Z">
        <w:r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 xml:space="preserve">    </w:delText>
        </w:r>
        <w:r w:rsidDel="008254BC">
          <w:rPr>
            <w:rFonts w:ascii="Consolas" w:hAnsi="Consolas" w:cs="Consolas"/>
            <w:color w:val="5C5C5C"/>
            <w:sz w:val="18"/>
            <w:szCs w:val="18"/>
          </w:rPr>
          <w:delText>int times = 0, wait_times = 10;</w:delText>
        </w:r>
        <w:r w:rsidR="002870A8" w:rsidRPr="009846B3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00" w:author="DELL-PC" w:date="2018-10-17T09:31:00Z"/>
          <w:rFonts w:ascii="Consolas" w:hAnsi="Consolas" w:cs="Consolas"/>
          <w:color w:val="5C5C5C"/>
          <w:sz w:val="18"/>
          <w:szCs w:val="18"/>
        </w:rPr>
      </w:pPr>
      <w:del w:id="1801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while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(!sge_session_is_connected(pctx-&gt;session_)</w:delText>
        </w:r>
        <w:r w:rsidR="009846B3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 xml:space="preserve"> &amp;&amp; times &lt; wait_times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) {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02" w:author="DELL-PC" w:date="2018-10-17T09:31:00Z"/>
          <w:rFonts w:ascii="Consolas" w:hAnsi="Consolas" w:cs="Consolas"/>
          <w:color w:val="5C5C5C"/>
          <w:sz w:val="18"/>
          <w:szCs w:val="18"/>
        </w:rPr>
      </w:pPr>
      <w:del w:id="1803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    SLEEP(1);  </w:delText>
        </w:r>
      </w:del>
    </w:p>
    <w:p w:rsidR="002870A8" w:rsidRPr="009846B3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04" w:author="DELL-PC" w:date="2018-10-17T09:31:00Z"/>
          <w:rFonts w:ascii="Consolas" w:hAnsi="Consolas" w:cs="Consolas"/>
          <w:color w:val="5C5C5C"/>
          <w:sz w:val="18"/>
          <w:szCs w:val="18"/>
        </w:rPr>
      </w:pPr>
      <w:del w:id="1805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    printf(</w:delText>
        </w:r>
        <w:r w:rsidRPr="000B72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"wait the session connected!\n"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);  </w:delText>
        </w:r>
      </w:del>
    </w:p>
    <w:p w:rsidR="009846B3" w:rsidRPr="000B7214" w:rsidDel="008254BC" w:rsidRDefault="009846B3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06" w:author="DELL-PC" w:date="2018-10-17T09:31:00Z"/>
          <w:rFonts w:ascii="Consolas" w:hAnsi="Consolas" w:cs="Consolas"/>
          <w:color w:val="5C5C5C"/>
          <w:sz w:val="18"/>
          <w:szCs w:val="18"/>
        </w:rPr>
      </w:pPr>
      <w:del w:id="1807" w:author="DELL-PC" w:date="2018-10-17T09:31:00Z">
        <w:r w:rsidDel="008254BC">
          <w:rPr>
            <w:rFonts w:ascii="Consolas" w:hAnsi="Consolas" w:cs="Consolas" w:hint="eastAsia"/>
            <w:color w:val="5C5C5C"/>
            <w:sz w:val="18"/>
            <w:szCs w:val="18"/>
          </w:rPr>
          <w:delText xml:space="preserve"> </w:delText>
        </w:r>
        <w:r w:rsidDel="008254BC">
          <w:rPr>
            <w:rFonts w:ascii="Consolas" w:hAnsi="Consolas" w:cs="Consolas"/>
            <w:color w:val="5C5C5C"/>
            <w:sz w:val="18"/>
            <w:szCs w:val="18"/>
          </w:rPr>
          <w:delText xml:space="preserve">        times++;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08" w:author="DELL-PC" w:date="2018-10-17T09:31:00Z"/>
          <w:rFonts w:ascii="Consolas" w:hAnsi="Consolas" w:cs="Consolas"/>
          <w:color w:val="5C5C5C"/>
          <w:sz w:val="18"/>
          <w:szCs w:val="18"/>
        </w:rPr>
      </w:pPr>
      <w:del w:id="1809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}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10" w:author="DELL-PC" w:date="2018-10-17T09:31:00Z"/>
          <w:rFonts w:ascii="Consolas" w:hAnsi="Consolas" w:cs="Consolas"/>
          <w:color w:val="5C5C5C"/>
          <w:sz w:val="18"/>
          <w:szCs w:val="18"/>
        </w:rPr>
      </w:pPr>
      <w:del w:id="1811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12" w:author="DELL-PC" w:date="2018-10-17T09:31:00Z"/>
          <w:rFonts w:ascii="Consolas" w:hAnsi="Consolas" w:cs="Consolas"/>
          <w:color w:val="5C5C5C"/>
          <w:sz w:val="18"/>
          <w:szCs w:val="18"/>
        </w:rPr>
      </w:pPr>
      <w:del w:id="1813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>//if current network delay is large, change the heartbeat timeout to 100s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14" w:author="DELL-PC" w:date="2018-10-17T09:31:00Z"/>
          <w:rFonts w:ascii="Consolas" w:hAnsi="Consolas" w:cs="Consolas"/>
          <w:color w:val="5C5C5C"/>
          <w:sz w:val="18"/>
          <w:szCs w:val="18"/>
        </w:rPr>
      </w:pPr>
      <w:del w:id="1815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ret = sge_session_set_heartbeat_timeout(pctx-&gt;session_, 100);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16" w:author="DELL-PC" w:date="2018-10-17T09:31:00Z"/>
          <w:rFonts w:ascii="Consolas" w:hAnsi="Consolas" w:cs="Consolas"/>
          <w:color w:val="5C5C5C"/>
          <w:sz w:val="18"/>
          <w:szCs w:val="18"/>
        </w:rPr>
      </w:pPr>
      <w:del w:id="1817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printf(</w:delText>
        </w:r>
        <w:r w:rsidRPr="000B72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"current heartbeat timeout is %d(</w:delText>
        </w:r>
        <w:r w:rsidR="00F04311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m</w:delText>
        </w:r>
        <w:r w:rsidRPr="000B72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s)\n"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, sge_session_get_heartbeat_timeout(pctx-&gt;session_));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18" w:author="DELL-PC" w:date="2018-10-17T09:31:00Z"/>
          <w:rFonts w:ascii="Consolas" w:hAnsi="Consolas" w:cs="Consolas"/>
          <w:color w:val="5C5C5C"/>
          <w:sz w:val="18"/>
          <w:szCs w:val="18"/>
        </w:rPr>
      </w:pPr>
      <w:del w:id="1819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20" w:author="DELL-PC" w:date="2018-10-17T09:31:00Z"/>
          <w:rFonts w:ascii="Consolas" w:hAnsi="Consolas" w:cs="Consolas"/>
          <w:color w:val="5C5C5C"/>
          <w:sz w:val="18"/>
          <w:szCs w:val="18"/>
        </w:rPr>
      </w:pPr>
      <w:del w:id="1821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const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</w:delText>
        </w:r>
        <w:r w:rsidRPr="000B7214" w:rsidDel="008254BC">
          <w:rPr>
            <w:rFonts w:ascii="Consolas" w:hAnsi="Consolas" w:cs="Consolas"/>
            <w:b/>
            <w:bCs/>
            <w:color w:val="2E8B57"/>
            <w:sz w:val="18"/>
            <w:szCs w:val="18"/>
            <w:bdr w:val="none" w:sz="0" w:space="0" w:color="auto" w:frame="1"/>
          </w:rPr>
          <w:delText>char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* msg = </w:delText>
        </w:r>
        <w:r w:rsidRPr="000B72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"X01=GTP1.0,X02=5869,X04=1,X05=1,X06=L,X07=0,X08=0000,X09=0000,X03=A100,M60=bjj01261,M20=026"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; </w:delText>
        </w:r>
        <w:r w:rsidRPr="000B7214"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>//the msg is faked, 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22" w:author="DELL-PC" w:date="2018-10-17T09:31:00Z"/>
          <w:rFonts w:ascii="Consolas" w:hAnsi="Consolas" w:cs="Consolas"/>
          <w:color w:val="5C5C5C"/>
          <w:sz w:val="18"/>
          <w:szCs w:val="18"/>
        </w:rPr>
      </w:pPr>
      <w:del w:id="1823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b/>
            <w:bCs/>
            <w:color w:val="2E8B57"/>
            <w:sz w:val="18"/>
            <w:szCs w:val="18"/>
            <w:bdr w:val="none" w:sz="0" w:space="0" w:color="auto" w:frame="1"/>
          </w:rPr>
          <w:delText>int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msg_len = strlen(msg);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24" w:author="DELL-PC" w:date="2018-10-17T09:31:00Z"/>
          <w:rFonts w:ascii="Consolas" w:hAnsi="Consolas" w:cs="Consolas"/>
          <w:color w:val="5C5C5C"/>
          <w:sz w:val="18"/>
          <w:szCs w:val="18"/>
        </w:rPr>
      </w:pPr>
      <w:del w:id="1825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ret = sge_session_write(pctx-&gt;session_, MSG_TYPE_PLAIN, msg, msg_len);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26" w:author="DELL-PC" w:date="2018-10-17T09:31:00Z"/>
          <w:rFonts w:ascii="Consolas" w:hAnsi="Consolas" w:cs="Consolas"/>
          <w:color w:val="5C5C5C"/>
          <w:sz w:val="18"/>
          <w:szCs w:val="18"/>
        </w:rPr>
      </w:pPr>
      <w:del w:id="1827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28" w:author="DELL-PC" w:date="2018-10-17T09:31:00Z"/>
          <w:rFonts w:ascii="Consolas" w:hAnsi="Consolas" w:cs="Consolas"/>
          <w:color w:val="5C5C5C"/>
          <w:sz w:val="18"/>
          <w:szCs w:val="18"/>
        </w:rPr>
      </w:pPr>
      <w:del w:id="1829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>//log end 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30" w:author="DELL-PC" w:date="2018-10-17T09:31:00Z"/>
          <w:rFonts w:ascii="Consolas" w:hAnsi="Consolas" w:cs="Consolas"/>
          <w:color w:val="5C5C5C"/>
          <w:sz w:val="18"/>
          <w:szCs w:val="18"/>
        </w:rPr>
      </w:pPr>
      <w:del w:id="1831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ret = sge_mthread_log_destroy(send_b_log);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32" w:author="DELL-PC" w:date="2018-10-17T09:31:00Z"/>
          <w:rFonts w:ascii="Consolas" w:hAnsi="Consolas" w:cs="Consolas"/>
          <w:color w:val="5C5C5C"/>
          <w:sz w:val="18"/>
          <w:szCs w:val="18"/>
        </w:rPr>
      </w:pPr>
      <w:del w:id="1833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34" w:author="DELL-PC" w:date="2018-10-17T09:31:00Z"/>
          <w:rFonts w:ascii="Consolas" w:hAnsi="Consolas" w:cs="Consolas"/>
          <w:color w:val="5C5C5C"/>
          <w:sz w:val="18"/>
          <w:szCs w:val="18"/>
        </w:rPr>
      </w:pPr>
      <w:del w:id="1835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return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NULL;  </w:delText>
        </w:r>
      </w:del>
    </w:p>
    <w:p w:rsidR="002870A8" w:rsidRPr="00FD05C2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36" w:author="DELL-PC" w:date="2018-10-17T09:31:00Z"/>
          <w:rFonts w:ascii="Consolas" w:hAnsi="Consolas" w:cs="Consolas"/>
          <w:color w:val="5C5C5C"/>
          <w:sz w:val="18"/>
          <w:szCs w:val="18"/>
        </w:rPr>
      </w:pPr>
      <w:del w:id="1837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}  </w:delText>
        </w:r>
      </w:del>
    </w:p>
    <w:p w:rsidR="00FD05C2" w:rsidRPr="000B7214" w:rsidDel="008254BC" w:rsidRDefault="00FD05C2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38" w:author="DELL-PC" w:date="2018-10-17T09:31:00Z"/>
          <w:rFonts w:ascii="Consolas" w:hAnsi="Consolas" w:cs="Consolas"/>
          <w:color w:val="5C5C5C"/>
          <w:sz w:val="18"/>
          <w:szCs w:val="18"/>
        </w:rPr>
      </w:pPr>
    </w:p>
    <w:p w:rsidR="00FD05C2" w:rsidRPr="00FD05C2" w:rsidDel="008254BC" w:rsidRDefault="00A26897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39" w:author="DELL-PC" w:date="2018-10-17T09:31:00Z"/>
          <w:rFonts w:ascii="Consolas" w:hAnsi="Consolas" w:cs="Consolas"/>
          <w:color w:val="5C5C5C"/>
          <w:sz w:val="18"/>
          <w:szCs w:val="18"/>
        </w:rPr>
      </w:pPr>
      <w:del w:id="1840" w:author="DELL-PC" w:date="2018-10-17T09:31:00Z"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static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void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* </w:delText>
        </w:r>
        <w:r w:rsidR="00FD05C2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__before_run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(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void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*ctx) {</w:delText>
        </w:r>
        <w:r w:rsidR="002870A8"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</w:delText>
        </w:r>
      </w:del>
    </w:p>
    <w:p w:rsidR="002870A8" w:rsidRPr="00FD05C2" w:rsidDel="008254BC" w:rsidRDefault="00FD05C2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41" w:author="DELL-PC" w:date="2018-10-17T09:31:00Z"/>
          <w:rFonts w:ascii="Consolas" w:hAnsi="Consolas" w:cs="Consolas"/>
          <w:color w:val="5C5C5C"/>
          <w:sz w:val="18"/>
          <w:szCs w:val="18"/>
        </w:rPr>
      </w:pPr>
      <w:del w:id="1842" w:author="DELL-PC" w:date="2018-10-17T09:31:00Z">
        <w:r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 xml:space="preserve">    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printf(</w:delText>
        </w:r>
        <w:r w:rsidRPr="000B72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"</w:delText>
        </w:r>
        <w:r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service will be running</w:delText>
        </w:r>
        <w:r w:rsidRPr="000B72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!\n"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);</w:delText>
        </w:r>
      </w:del>
    </w:p>
    <w:p w:rsidR="00FD05C2" w:rsidRPr="00FD05C2" w:rsidDel="008254BC" w:rsidRDefault="00FD05C2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43" w:author="DELL-PC" w:date="2018-10-17T09:31:00Z"/>
          <w:rFonts w:ascii="Consolas" w:hAnsi="Consolas" w:cs="Consolas"/>
          <w:color w:val="5C5C5C"/>
          <w:sz w:val="18"/>
          <w:szCs w:val="18"/>
        </w:rPr>
      </w:pPr>
      <w:del w:id="1844" w:author="DELL-PC" w:date="2018-10-17T09:31:00Z">
        <w:r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delText>}</w:delText>
        </w:r>
      </w:del>
    </w:p>
    <w:p w:rsidR="00FD05C2" w:rsidRPr="00FD05C2" w:rsidDel="008254BC" w:rsidRDefault="00FD05C2" w:rsidP="00FD05C2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45" w:author="DELL-PC" w:date="2018-10-17T09:31:00Z"/>
          <w:rFonts w:ascii="Consolas" w:hAnsi="Consolas" w:cs="Consolas"/>
          <w:color w:val="5C5C5C"/>
          <w:sz w:val="18"/>
          <w:szCs w:val="18"/>
        </w:rPr>
      </w:pPr>
      <w:del w:id="1846" w:author="DELL-PC" w:date="2018-10-17T09:31:00Z"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static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void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* </w:delText>
        </w:r>
        <w:r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__after_run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(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void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*ctx) { </w:delText>
        </w:r>
      </w:del>
    </w:p>
    <w:p w:rsidR="00FD05C2" w:rsidRPr="00FD05C2" w:rsidDel="008254BC" w:rsidRDefault="00FD05C2" w:rsidP="00FD05C2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47" w:author="DELL-PC" w:date="2018-10-17T09:31:00Z"/>
          <w:rFonts w:ascii="Consolas" w:hAnsi="Consolas" w:cs="Consolas"/>
          <w:color w:val="5C5C5C"/>
          <w:sz w:val="18"/>
          <w:szCs w:val="18"/>
        </w:rPr>
      </w:pPr>
      <w:del w:id="1848" w:author="DELL-PC" w:date="2018-10-17T09:31:00Z">
        <w:r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 xml:space="preserve">    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printf(</w:delText>
        </w:r>
        <w:r w:rsidRPr="000B72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"</w:delText>
        </w:r>
        <w:r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service is stopped</w:delText>
        </w:r>
        <w:r w:rsidRPr="000B72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!\n"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);</w:delText>
        </w:r>
      </w:del>
    </w:p>
    <w:p w:rsidR="00FD05C2" w:rsidRPr="00FD05C2" w:rsidDel="008254BC" w:rsidRDefault="00FD05C2" w:rsidP="00FD05C2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49" w:author="DELL-PC" w:date="2018-10-17T09:31:00Z"/>
          <w:rFonts w:ascii="Consolas" w:hAnsi="Consolas" w:cs="Consolas"/>
          <w:color w:val="5C5C5C"/>
          <w:sz w:val="18"/>
          <w:szCs w:val="18"/>
        </w:rPr>
      </w:pPr>
      <w:del w:id="1850" w:author="DELL-PC" w:date="2018-10-17T09:31:00Z">
        <w:r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  <w:lang w:val="en-US"/>
          </w:rPr>
          <w:delText>}</w:delText>
        </w:r>
      </w:del>
    </w:p>
    <w:p w:rsidR="00A26897" w:rsidRPr="0080564E" w:rsidDel="008254BC" w:rsidRDefault="00A26897" w:rsidP="0080564E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51" w:author="DELL-PC" w:date="2018-10-17T09:31:00Z"/>
          <w:rFonts w:ascii="Consolas" w:hAnsi="Consolas" w:cs="Consolas"/>
          <w:color w:val="5C5C5C"/>
          <w:sz w:val="18"/>
          <w:szCs w:val="18"/>
        </w:rPr>
      </w:pPr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52" w:author="DELL-PC" w:date="2018-10-17T09:31:00Z"/>
          <w:rFonts w:ascii="Consolas" w:hAnsi="Consolas" w:cs="Consolas"/>
          <w:color w:val="5C5C5C"/>
          <w:sz w:val="18"/>
          <w:szCs w:val="18"/>
        </w:rPr>
      </w:pPr>
      <w:del w:id="1853" w:author="DELL-PC" w:date="2018-10-17T09:31:00Z">
        <w:r w:rsidRPr="000B7214" w:rsidDel="008254BC">
          <w:rPr>
            <w:rFonts w:ascii="Consolas" w:hAnsi="Consolas" w:cs="Consolas"/>
            <w:b/>
            <w:bCs/>
            <w:color w:val="2E8B57"/>
            <w:sz w:val="18"/>
            <w:szCs w:val="18"/>
            <w:bdr w:val="none" w:sz="0" w:space="0" w:color="auto" w:frame="1"/>
          </w:rPr>
          <w:delText>int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main(</w:delText>
        </w:r>
        <w:r w:rsidRPr="000B7214" w:rsidDel="008254BC">
          <w:rPr>
            <w:rFonts w:ascii="Consolas" w:hAnsi="Consolas" w:cs="Consolas"/>
            <w:b/>
            <w:bCs/>
            <w:color w:val="2E8B57"/>
            <w:sz w:val="18"/>
            <w:szCs w:val="18"/>
            <w:bdr w:val="none" w:sz="0" w:space="0" w:color="auto" w:frame="1"/>
          </w:rPr>
          <w:delText>int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argc, </w:delText>
        </w:r>
        <w:r w:rsidRPr="000B7214" w:rsidDel="008254BC">
          <w:rPr>
            <w:rFonts w:ascii="Consolas" w:hAnsi="Consolas" w:cs="Consolas"/>
            <w:b/>
            <w:bCs/>
            <w:color w:val="2E8B57"/>
            <w:sz w:val="18"/>
            <w:szCs w:val="18"/>
            <w:bdr w:val="none" w:sz="0" w:space="0" w:color="auto" w:frame="1"/>
          </w:rPr>
          <w:delText>char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** argv) {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54" w:author="DELL-PC" w:date="2018-10-17T09:31:00Z"/>
          <w:rFonts w:ascii="Consolas" w:hAnsi="Consolas" w:cs="Consolas"/>
          <w:color w:val="5C5C5C"/>
          <w:sz w:val="18"/>
          <w:szCs w:val="18"/>
        </w:rPr>
      </w:pPr>
      <w:del w:id="1855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b/>
            <w:bCs/>
            <w:color w:val="2E8B57"/>
            <w:sz w:val="18"/>
            <w:szCs w:val="18"/>
            <w:bdr w:val="none" w:sz="0" w:space="0" w:color="auto" w:frame="1"/>
          </w:rPr>
          <w:delText>int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ret = -1;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56" w:author="DELL-PC" w:date="2018-10-17T09:31:00Z"/>
          <w:rFonts w:ascii="Consolas" w:hAnsi="Consolas" w:cs="Consolas"/>
          <w:color w:val="5C5C5C"/>
          <w:sz w:val="18"/>
          <w:szCs w:val="18"/>
        </w:rPr>
      </w:pPr>
      <w:del w:id="1857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>//0 log begin 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196770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58" w:author="DELL-PC" w:date="2018-10-17T09:31:00Z"/>
          <w:rFonts w:ascii="Consolas" w:hAnsi="Consolas" w:cs="Consolas"/>
          <w:color w:val="5C5C5C"/>
          <w:sz w:val="18"/>
          <w:szCs w:val="18"/>
        </w:rPr>
      </w:pPr>
      <w:del w:id="1859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sge_mthread_log_t * main_log = sge_mthread_log_create(</w:delText>
        </w:r>
        <w:r w:rsidRPr="000B72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"./log"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, </w:delText>
        </w:r>
        <w:r w:rsidRPr="000B72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"main.log"</w:delText>
        </w:r>
        <w:r w:rsidR="0075406F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 xml:space="preserve">, </w:delText>
        </w:r>
        <w:r w:rsidR="0075406F" w:rsidRPr="00932ED9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LEVEL_DEBUG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);  </w:delText>
        </w:r>
      </w:del>
    </w:p>
    <w:p w:rsidR="004C5F23" w:rsidRPr="0019383F" w:rsidDel="008254BC" w:rsidRDefault="004C5F23" w:rsidP="0019383F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60" w:author="DELL-PC" w:date="2018-10-17T09:31:00Z"/>
          <w:rFonts w:ascii="Consolas" w:hAnsi="Consolas" w:cs="Consolas"/>
          <w:color w:val="5C5C5C"/>
          <w:sz w:val="18"/>
          <w:szCs w:val="18"/>
        </w:rPr>
      </w:pPr>
      <w:del w:id="1861" w:author="DELL-PC" w:date="2018-10-17T09:31:00Z">
        <w:r w:rsidRPr="0019383F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</w:del>
    </w:p>
    <w:p w:rsidR="004C5F23" w:rsidRPr="000B7214" w:rsidDel="008254BC" w:rsidRDefault="004C5F23" w:rsidP="004C5F23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62" w:author="DELL-PC" w:date="2018-10-17T09:31:00Z"/>
          <w:rFonts w:ascii="Consolas" w:hAnsi="Consolas" w:cs="Consolas"/>
          <w:color w:val="5C5C5C"/>
          <w:sz w:val="18"/>
          <w:szCs w:val="18"/>
        </w:rPr>
      </w:pPr>
      <w:del w:id="1863" w:author="DELL-PC" w:date="2018-10-17T09:31:00Z">
        <w:r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 xml:space="preserve">    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sge_s</w:delText>
        </w:r>
        <w:r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ervice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_c</w:delText>
        </w:r>
        <w:r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b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_t cbs = {  </w:delText>
        </w:r>
      </w:del>
    </w:p>
    <w:p w:rsidR="004C5F23" w:rsidRPr="000B7214" w:rsidDel="008254BC" w:rsidRDefault="004C5F23" w:rsidP="004C5F23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64" w:author="DELL-PC" w:date="2018-10-17T09:31:00Z"/>
          <w:rFonts w:ascii="Consolas" w:hAnsi="Consolas" w:cs="Consolas"/>
          <w:color w:val="5C5C5C"/>
          <w:sz w:val="18"/>
          <w:szCs w:val="18"/>
        </w:rPr>
      </w:pPr>
      <w:del w:id="1865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    </w:delText>
        </w:r>
        <w:r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__before_run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,  </w:delText>
        </w:r>
      </w:del>
    </w:p>
    <w:p w:rsidR="004C5F23" w:rsidRPr="004C5F23" w:rsidDel="008254BC" w:rsidRDefault="004C5F23" w:rsidP="004C5F23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66" w:author="DELL-PC" w:date="2018-10-17T09:31:00Z"/>
          <w:rFonts w:ascii="Consolas" w:hAnsi="Consolas" w:cs="Consolas"/>
          <w:color w:val="5C5C5C"/>
          <w:sz w:val="18"/>
          <w:szCs w:val="18"/>
        </w:rPr>
      </w:pPr>
      <w:del w:id="1867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    </w:delText>
        </w:r>
        <w:r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__after_run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,  </w:delText>
        </w:r>
      </w:del>
    </w:p>
    <w:p w:rsidR="004C5F23" w:rsidRPr="000B7214" w:rsidDel="008254BC" w:rsidRDefault="004C5F23" w:rsidP="004C5F23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68" w:author="DELL-PC" w:date="2018-10-17T09:31:00Z"/>
          <w:rFonts w:ascii="Consolas" w:hAnsi="Consolas" w:cs="Consolas"/>
          <w:color w:val="5C5C5C"/>
          <w:sz w:val="18"/>
          <w:szCs w:val="18"/>
        </w:rPr>
      </w:pPr>
      <w:del w:id="1869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};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70" w:author="DELL-PC" w:date="2018-10-17T09:31:00Z"/>
          <w:rFonts w:ascii="Consolas" w:hAnsi="Consolas" w:cs="Consolas"/>
          <w:color w:val="5C5C5C"/>
          <w:sz w:val="18"/>
          <w:szCs w:val="18"/>
        </w:rPr>
      </w:pPr>
      <w:del w:id="1871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72" w:author="DELL-PC" w:date="2018-10-17T09:31:00Z"/>
          <w:rFonts w:ascii="Consolas" w:hAnsi="Consolas" w:cs="Consolas"/>
          <w:color w:val="5C5C5C"/>
          <w:sz w:val="18"/>
          <w:szCs w:val="18"/>
        </w:rPr>
      </w:pPr>
      <w:del w:id="1873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>//1 create service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74" w:author="DELL-PC" w:date="2018-10-17T09:31:00Z"/>
          <w:rFonts w:ascii="Consolas" w:hAnsi="Consolas" w:cs="Consolas"/>
          <w:color w:val="5C5C5C"/>
          <w:sz w:val="18"/>
          <w:szCs w:val="18"/>
        </w:rPr>
      </w:pPr>
      <w:del w:id="1875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sge_service_t * service = sge_service_create(</w:delText>
        </w:r>
        <w:r w:rsidRPr="000B72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"./log"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, </w:delText>
        </w:r>
        <w:r w:rsidRPr="000B72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"service.log"</w:delText>
        </w:r>
        <w:r w:rsidR="004C5F23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, &amp;cbs, NULL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);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76" w:author="DELL-PC" w:date="2018-10-17T09:31:00Z"/>
          <w:rFonts w:ascii="Consolas" w:hAnsi="Consolas" w:cs="Consolas"/>
          <w:color w:val="5C5C5C"/>
          <w:sz w:val="18"/>
          <w:szCs w:val="18"/>
        </w:rPr>
      </w:pPr>
      <w:del w:id="1877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>//TODO:check result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78" w:author="DELL-PC" w:date="2018-10-17T09:31:00Z"/>
          <w:rFonts w:ascii="Consolas" w:hAnsi="Consolas" w:cs="Consolas"/>
          <w:color w:val="5C5C5C"/>
          <w:sz w:val="18"/>
          <w:szCs w:val="18"/>
        </w:rPr>
      </w:pPr>
      <w:del w:id="1879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80" w:author="DELL-PC" w:date="2018-10-17T09:31:00Z"/>
          <w:rFonts w:ascii="Consolas" w:hAnsi="Consolas" w:cs="Consolas"/>
          <w:color w:val="5C5C5C"/>
          <w:sz w:val="18"/>
          <w:szCs w:val="18"/>
        </w:rPr>
      </w:pPr>
      <w:del w:id="1881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>//2 service run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82" w:author="DELL-PC" w:date="2018-10-17T09:31:00Z"/>
          <w:rFonts w:ascii="Consolas" w:hAnsi="Consolas" w:cs="Consolas"/>
          <w:color w:val="5C5C5C"/>
          <w:sz w:val="18"/>
          <w:szCs w:val="18"/>
        </w:rPr>
      </w:pPr>
      <w:del w:id="1883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ret = sge_service_run(service);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84" w:author="DELL-PC" w:date="2018-10-17T09:31:00Z"/>
          <w:rFonts w:ascii="Consolas" w:hAnsi="Consolas" w:cs="Consolas"/>
          <w:color w:val="5C5C5C"/>
          <w:sz w:val="18"/>
          <w:szCs w:val="18"/>
        </w:rPr>
      </w:pPr>
      <w:del w:id="1885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86" w:author="DELL-PC" w:date="2018-10-17T09:31:00Z"/>
          <w:rFonts w:ascii="Consolas" w:hAnsi="Consolas" w:cs="Consolas"/>
          <w:color w:val="5C5C5C"/>
          <w:sz w:val="18"/>
          <w:szCs w:val="18"/>
        </w:rPr>
      </w:pPr>
      <w:del w:id="1887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>//3 build connections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88" w:author="DELL-PC" w:date="2018-10-17T09:31:00Z"/>
          <w:rFonts w:ascii="Consolas" w:hAnsi="Consolas" w:cs="Consolas"/>
          <w:color w:val="5C5C5C"/>
          <w:sz w:val="18"/>
          <w:szCs w:val="18"/>
        </w:rPr>
      </w:pPr>
      <w:del w:id="1889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>// 3.1 build connectA 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90" w:author="DELL-PC" w:date="2018-10-17T09:31:00Z"/>
          <w:rFonts w:ascii="Consolas" w:hAnsi="Consolas" w:cs="Consolas"/>
          <w:color w:val="5C5C5C"/>
          <w:sz w:val="18"/>
          <w:szCs w:val="18"/>
        </w:rPr>
      </w:pPr>
      <w:del w:id="1891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>//    3.1.1 prepare callbacks for A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92" w:author="DELL-PC" w:date="2018-10-17T09:31:00Z"/>
          <w:rFonts w:ascii="Consolas" w:hAnsi="Consolas" w:cs="Consolas"/>
          <w:color w:val="5C5C5C"/>
          <w:sz w:val="18"/>
          <w:szCs w:val="18"/>
        </w:rPr>
      </w:pPr>
      <w:del w:id="1893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sge_session_callbacks_t cbs_a = {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94" w:author="DELL-PC" w:date="2018-10-17T09:31:00Z"/>
          <w:rFonts w:ascii="Consolas" w:hAnsi="Consolas" w:cs="Consolas"/>
          <w:color w:val="5C5C5C"/>
          <w:sz w:val="18"/>
          <w:szCs w:val="18"/>
        </w:rPr>
      </w:pPr>
      <w:del w:id="1895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    __read_A,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96" w:author="DELL-PC" w:date="2018-10-17T09:31:00Z"/>
          <w:rFonts w:ascii="Consolas" w:hAnsi="Consolas" w:cs="Consolas"/>
          <w:color w:val="5C5C5C"/>
          <w:sz w:val="18"/>
          <w:szCs w:val="18"/>
        </w:rPr>
      </w:pPr>
      <w:del w:id="1897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    __connected_A,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898" w:author="DELL-PC" w:date="2018-10-17T09:31:00Z"/>
          <w:rFonts w:ascii="Consolas" w:hAnsi="Consolas" w:cs="Consolas"/>
          <w:color w:val="5C5C5C"/>
          <w:sz w:val="18"/>
          <w:szCs w:val="18"/>
        </w:rPr>
      </w:pPr>
      <w:del w:id="1899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    __disconnected_A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00" w:author="DELL-PC" w:date="2018-10-17T09:31:00Z"/>
          <w:rFonts w:ascii="Consolas" w:hAnsi="Consolas" w:cs="Consolas"/>
          <w:color w:val="5C5C5C"/>
          <w:sz w:val="18"/>
          <w:szCs w:val="18"/>
        </w:rPr>
      </w:pPr>
      <w:del w:id="1901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};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02" w:author="DELL-PC" w:date="2018-10-17T09:31:00Z"/>
          <w:rFonts w:ascii="Consolas" w:hAnsi="Consolas" w:cs="Consolas"/>
          <w:color w:val="5C5C5C"/>
          <w:sz w:val="18"/>
          <w:szCs w:val="18"/>
        </w:rPr>
      </w:pPr>
      <w:del w:id="1903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>//    3.1.2 prepare ctx for A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04" w:author="DELL-PC" w:date="2018-10-17T09:31:00Z"/>
          <w:rFonts w:ascii="Consolas" w:hAnsi="Consolas" w:cs="Consolas"/>
          <w:color w:val="5C5C5C"/>
          <w:sz w:val="18"/>
          <w:szCs w:val="18"/>
        </w:rPr>
      </w:pPr>
      <w:del w:id="1905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ctx_A_t ctx_a;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06" w:author="DELL-PC" w:date="2018-10-17T09:31:00Z"/>
          <w:rFonts w:ascii="Consolas" w:hAnsi="Consolas" w:cs="Consolas"/>
          <w:color w:val="5C5C5C"/>
          <w:sz w:val="18"/>
          <w:szCs w:val="18"/>
        </w:rPr>
      </w:pPr>
      <w:del w:id="1907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>//    3.1.3 create connection for A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08" w:author="DELL-PC" w:date="2018-10-17T09:31:00Z"/>
          <w:rFonts w:ascii="Consolas" w:hAnsi="Consolas" w:cs="Consolas"/>
          <w:color w:val="5C5C5C"/>
          <w:sz w:val="18"/>
          <w:szCs w:val="18"/>
        </w:rPr>
      </w:pPr>
      <w:del w:id="1909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ctx_a.session_ = sge_session_</w:delText>
        </w:r>
        <w:r w:rsidR="002D1BF2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create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(service, </w:delText>
        </w:r>
        <w:r w:rsidRPr="000B72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"192.168.0.1"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, 8777, &amp;cbs_a, 20, 60, &amp;ctx_a);  </w:delText>
        </w:r>
      </w:del>
    </w:p>
    <w:p w:rsidR="002870A8" w:rsidRPr="00854C88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10" w:author="DELL-PC" w:date="2018-10-17T09:31:00Z"/>
          <w:rFonts w:ascii="Consolas" w:hAnsi="Consolas" w:cs="Consolas"/>
          <w:color w:val="5C5C5C"/>
          <w:sz w:val="18"/>
          <w:szCs w:val="18"/>
        </w:rPr>
      </w:pPr>
      <w:del w:id="1911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  <w:r w:rsidR="00854C88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tab/>
        </w:r>
      </w:del>
    </w:p>
    <w:p w:rsidR="00854C88" w:rsidRPr="00471766" w:rsidDel="008254BC" w:rsidRDefault="00854C8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12" w:author="DELL-PC" w:date="2018-10-17T09:31:00Z"/>
          <w:rFonts w:ascii="Consolas" w:hAnsi="Consolas" w:cs="Consolas"/>
          <w:color w:val="5C5C5C"/>
          <w:sz w:val="18"/>
          <w:szCs w:val="18"/>
        </w:rPr>
      </w:pPr>
      <w:del w:id="1913" w:author="DELL-PC" w:date="2018-10-17T09:31:00Z">
        <w:r w:rsidDel="008254BC">
          <w:rPr>
            <w:rFonts w:ascii="Consolas" w:hAnsi="Consolas" w:cs="Consolas" w:hint="eastAsia"/>
            <w:color w:val="5C5C5C"/>
            <w:sz w:val="18"/>
            <w:szCs w:val="18"/>
          </w:rPr>
          <w:delText xml:space="preserve"> </w:delText>
        </w:r>
        <w:r w:rsidDel="008254BC">
          <w:rPr>
            <w:rFonts w:ascii="Consolas" w:hAnsi="Consolas" w:cs="Consolas"/>
            <w:color w:val="5C5C5C"/>
            <w:sz w:val="18"/>
            <w:szCs w:val="18"/>
          </w:rPr>
          <w:delText xml:space="preserve">   </w:delText>
        </w:r>
        <w:r w:rsidR="00471766" w:rsidDel="008254BC">
          <w:rPr>
            <w:rFonts w:ascii="Consolas" w:hAnsi="Consolas" w:cs="Consolas"/>
            <w:color w:val="5C5C5C"/>
            <w:sz w:val="18"/>
            <w:szCs w:val="18"/>
          </w:rPr>
          <w:delText xml:space="preserve">ret = </w:delText>
        </w:r>
        <w:r w:rsidDel="008254BC">
          <w:rPr>
            <w:rFonts w:ascii="Consolas" w:hAnsi="Consolas" w:cs="Consolas"/>
            <w:color w:val="5C5C5C"/>
            <w:sz w:val="18"/>
            <w:szCs w:val="18"/>
          </w:rPr>
          <w:delText>sge_session_connect(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ctx_a.session_</w:delText>
        </w:r>
        <w:r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);</w:delText>
        </w:r>
      </w:del>
    </w:p>
    <w:p w:rsidR="00471766" w:rsidRPr="00854C88" w:rsidDel="008254BC" w:rsidRDefault="00471766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14" w:author="DELL-PC" w:date="2018-10-17T09:31:00Z"/>
          <w:rFonts w:ascii="Consolas" w:hAnsi="Consolas" w:cs="Consolas"/>
          <w:color w:val="5C5C5C"/>
          <w:sz w:val="18"/>
          <w:szCs w:val="18"/>
        </w:rPr>
      </w:pPr>
      <w:del w:id="1915" w:author="DELL-PC" w:date="2018-10-17T09:31:00Z">
        <w:r w:rsidDel="008254BC">
          <w:rPr>
            <w:rFonts w:ascii="Consolas" w:hAnsi="Consolas" w:cs="Consolas" w:hint="eastAsia"/>
            <w:color w:val="5C5C5C"/>
            <w:sz w:val="18"/>
            <w:szCs w:val="18"/>
          </w:rPr>
          <w:delText xml:space="preserve"> </w:delText>
        </w:r>
        <w:r w:rsidDel="008254BC">
          <w:rPr>
            <w:rFonts w:ascii="Consolas" w:hAnsi="Consolas" w:cs="Consolas"/>
            <w:color w:val="5C5C5C"/>
            <w:sz w:val="18"/>
            <w:szCs w:val="18"/>
          </w:rPr>
          <w:delText xml:space="preserve">   </w:delText>
        </w:r>
        <w:r w:rsidRPr="000B7214"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>// </w:delText>
        </w:r>
        <w:r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>check result</w:delText>
        </w:r>
        <w:r w:rsidRPr="000B7214"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> </w:delText>
        </w:r>
      </w:del>
    </w:p>
    <w:p w:rsidR="00854C88" w:rsidRPr="000B7214" w:rsidDel="008254BC" w:rsidRDefault="00854C8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16" w:author="DELL-PC" w:date="2018-10-17T09:31:00Z"/>
          <w:rFonts w:ascii="Consolas" w:hAnsi="Consolas" w:cs="Consolas"/>
          <w:color w:val="5C5C5C"/>
          <w:sz w:val="18"/>
          <w:szCs w:val="18"/>
        </w:rPr>
      </w:pPr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17" w:author="DELL-PC" w:date="2018-10-17T09:31:00Z"/>
          <w:rFonts w:ascii="Consolas" w:hAnsi="Consolas" w:cs="Consolas"/>
          <w:color w:val="5C5C5C"/>
          <w:sz w:val="18"/>
          <w:szCs w:val="18"/>
        </w:rPr>
      </w:pPr>
      <w:del w:id="1918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>// 3.2 build connectB 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19" w:author="DELL-PC" w:date="2018-10-17T09:31:00Z"/>
          <w:rFonts w:ascii="Consolas" w:hAnsi="Consolas" w:cs="Consolas"/>
          <w:color w:val="5C5C5C"/>
          <w:sz w:val="18"/>
          <w:szCs w:val="18"/>
        </w:rPr>
      </w:pPr>
      <w:del w:id="1920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sge_session_callbacks_t cbs_b = {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21" w:author="DELL-PC" w:date="2018-10-17T09:31:00Z"/>
          <w:rFonts w:ascii="Consolas" w:hAnsi="Consolas" w:cs="Consolas"/>
          <w:color w:val="5C5C5C"/>
          <w:sz w:val="18"/>
          <w:szCs w:val="18"/>
        </w:rPr>
      </w:pPr>
      <w:del w:id="1922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    __read_B,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23" w:author="DELL-PC" w:date="2018-10-17T09:31:00Z"/>
          <w:rFonts w:ascii="Consolas" w:hAnsi="Consolas" w:cs="Consolas"/>
          <w:color w:val="5C5C5C"/>
          <w:sz w:val="18"/>
          <w:szCs w:val="18"/>
        </w:rPr>
      </w:pPr>
      <w:del w:id="1924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    __connected_B,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25" w:author="DELL-PC" w:date="2018-10-17T09:31:00Z"/>
          <w:rFonts w:ascii="Consolas" w:hAnsi="Consolas" w:cs="Consolas"/>
          <w:color w:val="5C5C5C"/>
          <w:sz w:val="18"/>
          <w:szCs w:val="18"/>
        </w:rPr>
      </w:pPr>
      <w:del w:id="1926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    __disconnected_B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27" w:author="DELL-PC" w:date="2018-10-17T09:31:00Z"/>
          <w:rFonts w:ascii="Consolas" w:hAnsi="Consolas" w:cs="Consolas"/>
          <w:color w:val="5C5C5C"/>
          <w:sz w:val="18"/>
          <w:szCs w:val="18"/>
        </w:rPr>
      </w:pPr>
      <w:del w:id="1928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};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29" w:author="DELL-PC" w:date="2018-10-17T09:31:00Z"/>
          <w:rFonts w:ascii="Consolas" w:hAnsi="Consolas" w:cs="Consolas"/>
          <w:color w:val="5C5C5C"/>
          <w:sz w:val="18"/>
          <w:szCs w:val="18"/>
        </w:rPr>
      </w:pPr>
      <w:del w:id="1930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ctx_B_t ctx_b;  </w:delText>
        </w:r>
      </w:del>
    </w:p>
    <w:p w:rsidR="00854C88" w:rsidRPr="00854C88" w:rsidDel="008254BC" w:rsidRDefault="002870A8" w:rsidP="00854C8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31" w:author="DELL-PC" w:date="2018-10-17T09:31:00Z"/>
          <w:rFonts w:ascii="Consolas" w:hAnsi="Consolas" w:cs="Consolas"/>
          <w:color w:val="5C5C5C"/>
          <w:sz w:val="18"/>
          <w:szCs w:val="18"/>
        </w:rPr>
      </w:pPr>
      <w:del w:id="1932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ctx_b.session_ = sge_session_</w:delText>
        </w:r>
        <w:r w:rsidR="002D1BF2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create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(service, </w:delText>
        </w:r>
        <w:r w:rsidRPr="000B72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"192.168.0.2"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, 9888, &amp;cbs_b, 20, 60, &amp;ctx_b);  </w:delText>
        </w:r>
      </w:del>
    </w:p>
    <w:p w:rsidR="00854C88" w:rsidRPr="00854C88" w:rsidDel="008254BC" w:rsidRDefault="00854C88" w:rsidP="00854C8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33" w:author="DELL-PC" w:date="2018-10-17T09:31:00Z"/>
          <w:rFonts w:ascii="Consolas" w:hAnsi="Consolas" w:cs="Consolas"/>
          <w:color w:val="5C5C5C"/>
          <w:sz w:val="18"/>
          <w:szCs w:val="18"/>
        </w:rPr>
      </w:pPr>
    </w:p>
    <w:p w:rsidR="002870A8" w:rsidRPr="00471766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34" w:author="DELL-PC" w:date="2018-10-17T09:31:00Z"/>
          <w:rFonts w:ascii="Consolas" w:hAnsi="Consolas" w:cs="Consolas"/>
          <w:color w:val="5C5C5C"/>
          <w:sz w:val="18"/>
          <w:szCs w:val="18"/>
        </w:rPr>
      </w:pPr>
      <w:del w:id="1935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  <w:r w:rsidR="00854C88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 xml:space="preserve">  </w:delText>
        </w:r>
        <w:r w:rsidR="00471766" w:rsidDel="008254BC">
          <w:rPr>
            <w:rFonts w:ascii="Consolas" w:hAnsi="Consolas" w:cs="Consolas"/>
            <w:color w:val="5C5C5C"/>
            <w:sz w:val="18"/>
            <w:szCs w:val="18"/>
          </w:rPr>
          <w:delText xml:space="preserve">ret = </w:delText>
        </w:r>
        <w:r w:rsidR="00854C88" w:rsidDel="008254BC">
          <w:rPr>
            <w:rFonts w:ascii="Consolas" w:hAnsi="Consolas" w:cs="Consolas"/>
            <w:color w:val="5C5C5C"/>
            <w:sz w:val="18"/>
            <w:szCs w:val="18"/>
          </w:rPr>
          <w:delText>sge_session_connect(</w:delText>
        </w:r>
        <w:r w:rsidR="00854C88"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ctx_</w:delText>
        </w:r>
        <w:r w:rsidR="00854C88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b</w:delText>
        </w:r>
        <w:r w:rsidR="00854C88"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.session_</w:delText>
        </w:r>
        <w:r w:rsidR="00854C88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);</w:delText>
        </w:r>
      </w:del>
    </w:p>
    <w:p w:rsidR="00471766" w:rsidRPr="00854C88" w:rsidDel="008254BC" w:rsidRDefault="00471766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36" w:author="DELL-PC" w:date="2018-10-17T09:31:00Z"/>
          <w:rFonts w:ascii="Consolas" w:hAnsi="Consolas" w:cs="Consolas"/>
          <w:color w:val="5C5C5C"/>
          <w:sz w:val="18"/>
          <w:szCs w:val="18"/>
        </w:rPr>
      </w:pPr>
      <w:del w:id="1937" w:author="DELL-PC" w:date="2018-10-17T09:31:00Z">
        <w:r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 xml:space="preserve">    </w:delText>
        </w:r>
        <w:r w:rsidRPr="000B7214"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>// </w:delText>
        </w:r>
        <w:r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>check result</w:delText>
        </w:r>
        <w:r w:rsidRPr="000B7214"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> </w:delText>
        </w:r>
      </w:del>
    </w:p>
    <w:p w:rsidR="00854C88" w:rsidRPr="000B7214" w:rsidDel="008254BC" w:rsidRDefault="00854C8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38" w:author="DELL-PC" w:date="2018-10-17T09:31:00Z"/>
          <w:rFonts w:ascii="Consolas" w:hAnsi="Consolas" w:cs="Consolas"/>
          <w:color w:val="5C5C5C"/>
          <w:sz w:val="18"/>
          <w:szCs w:val="18"/>
        </w:rPr>
      </w:pPr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39" w:author="DELL-PC" w:date="2018-10-17T09:31:00Z"/>
          <w:rFonts w:ascii="Consolas" w:hAnsi="Consolas" w:cs="Consolas"/>
          <w:color w:val="5C5C5C"/>
          <w:sz w:val="18"/>
          <w:szCs w:val="18"/>
        </w:rPr>
      </w:pPr>
      <w:del w:id="1940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>//4 send msg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41" w:author="DELL-PC" w:date="2018-10-17T09:31:00Z"/>
          <w:rFonts w:ascii="Consolas" w:hAnsi="Consolas" w:cs="Consolas"/>
          <w:color w:val="5C5C5C"/>
          <w:sz w:val="18"/>
          <w:szCs w:val="18"/>
        </w:rPr>
      </w:pPr>
      <w:del w:id="1942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>// 4.1 send msg by ConnectionA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43" w:author="DELL-PC" w:date="2018-10-17T09:31:00Z"/>
          <w:rFonts w:ascii="Consolas" w:hAnsi="Consolas" w:cs="Consolas"/>
          <w:color w:val="5C5C5C"/>
          <w:sz w:val="18"/>
          <w:szCs w:val="18"/>
        </w:rPr>
      </w:pPr>
      <w:del w:id="1944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pthread_t tid_a;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45" w:author="DELL-PC" w:date="2018-10-17T09:31:00Z"/>
          <w:rFonts w:ascii="Consolas" w:hAnsi="Consolas" w:cs="Consolas"/>
          <w:color w:val="5C5C5C"/>
          <w:sz w:val="18"/>
          <w:szCs w:val="18"/>
        </w:rPr>
      </w:pPr>
      <w:del w:id="1946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if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(pthread_create(&amp;tid_a, NULL, send_msg_a, &amp;ctx_a) != 0) {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47" w:author="DELL-PC" w:date="2018-10-17T09:31:00Z"/>
          <w:rFonts w:ascii="Consolas" w:hAnsi="Consolas" w:cs="Consolas"/>
          <w:color w:val="5C5C5C"/>
          <w:sz w:val="18"/>
          <w:szCs w:val="18"/>
        </w:rPr>
      </w:pPr>
      <w:del w:id="1948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    printf(</w:delText>
        </w:r>
        <w:r w:rsidRPr="000B72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"pthread create fail.\n"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);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49" w:author="DELL-PC" w:date="2018-10-17T09:31:00Z"/>
          <w:rFonts w:ascii="Consolas" w:hAnsi="Consolas" w:cs="Consolas"/>
          <w:color w:val="5C5C5C"/>
          <w:sz w:val="18"/>
          <w:szCs w:val="18"/>
        </w:rPr>
      </w:pPr>
      <w:del w:id="1950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}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51" w:author="DELL-PC" w:date="2018-10-17T09:31:00Z"/>
          <w:rFonts w:ascii="Consolas" w:hAnsi="Consolas" w:cs="Consolas"/>
          <w:color w:val="5C5C5C"/>
          <w:sz w:val="18"/>
          <w:szCs w:val="18"/>
        </w:rPr>
      </w:pPr>
      <w:del w:id="1952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>// 4.2 send msg by ConnectionB 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53" w:author="DELL-PC" w:date="2018-10-17T09:31:00Z"/>
          <w:rFonts w:ascii="Consolas" w:hAnsi="Consolas" w:cs="Consolas"/>
          <w:color w:val="5C5C5C"/>
          <w:sz w:val="18"/>
          <w:szCs w:val="18"/>
        </w:rPr>
      </w:pPr>
      <w:del w:id="1954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pthread_t tid_b;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55" w:author="DELL-PC" w:date="2018-10-17T09:31:00Z"/>
          <w:rFonts w:ascii="Consolas" w:hAnsi="Consolas" w:cs="Consolas"/>
          <w:color w:val="5C5C5C"/>
          <w:sz w:val="18"/>
          <w:szCs w:val="18"/>
        </w:rPr>
      </w:pPr>
      <w:del w:id="1956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b/>
            <w:bCs/>
            <w:color w:val="006699"/>
            <w:sz w:val="18"/>
            <w:szCs w:val="18"/>
            <w:bdr w:val="none" w:sz="0" w:space="0" w:color="auto" w:frame="1"/>
          </w:rPr>
          <w:delText>if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(pthread_create(&amp;tid_b, NULL, send_msg_b, &amp;ctx_b) != 0) {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57" w:author="DELL-PC" w:date="2018-10-17T09:31:00Z"/>
          <w:rFonts w:ascii="Consolas" w:hAnsi="Consolas" w:cs="Consolas"/>
          <w:color w:val="5C5C5C"/>
          <w:sz w:val="18"/>
          <w:szCs w:val="18"/>
        </w:rPr>
      </w:pPr>
      <w:del w:id="1958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    printf(</w:delText>
        </w:r>
        <w:r w:rsidRPr="000B7214" w:rsidDel="008254BC">
          <w:rPr>
            <w:rFonts w:ascii="Consolas" w:hAnsi="Consolas" w:cs="Consolas"/>
            <w:color w:val="0000FF"/>
            <w:sz w:val="18"/>
            <w:szCs w:val="18"/>
            <w:bdr w:val="none" w:sz="0" w:space="0" w:color="auto" w:frame="1"/>
          </w:rPr>
          <w:delText>"pthread create fail.\n"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);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59" w:author="DELL-PC" w:date="2018-10-17T09:31:00Z"/>
          <w:rFonts w:ascii="Consolas" w:hAnsi="Consolas" w:cs="Consolas"/>
          <w:color w:val="5C5C5C"/>
          <w:sz w:val="18"/>
          <w:szCs w:val="18"/>
        </w:rPr>
      </w:pPr>
      <w:del w:id="1960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}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61" w:author="DELL-PC" w:date="2018-10-17T09:31:00Z"/>
          <w:rFonts w:ascii="Consolas" w:hAnsi="Consolas" w:cs="Consolas"/>
          <w:color w:val="5C5C5C"/>
          <w:sz w:val="18"/>
          <w:szCs w:val="18"/>
        </w:rPr>
      </w:pPr>
      <w:del w:id="1962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>// 4.2 wait send over 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63" w:author="DELL-PC" w:date="2018-10-17T09:31:00Z"/>
          <w:rFonts w:ascii="Consolas" w:hAnsi="Consolas" w:cs="Consolas"/>
          <w:color w:val="5C5C5C"/>
          <w:sz w:val="18"/>
          <w:szCs w:val="18"/>
        </w:rPr>
      </w:pPr>
      <w:del w:id="1964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pthread_join(tid_a, NULL);  </w:delText>
        </w:r>
      </w:del>
    </w:p>
    <w:p w:rsidR="002870A8" w:rsidRPr="00197E71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65" w:author="DELL-PC" w:date="2018-10-17T09:31:00Z"/>
          <w:rFonts w:ascii="Consolas" w:hAnsi="Consolas" w:cs="Consolas"/>
          <w:color w:val="5C5C5C"/>
          <w:sz w:val="18"/>
          <w:szCs w:val="18"/>
        </w:rPr>
      </w:pPr>
      <w:del w:id="1966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pthread_join(tid_b, NULL);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67" w:author="DELL-PC" w:date="2018-10-17T09:31:00Z"/>
          <w:rFonts w:ascii="Consolas" w:hAnsi="Consolas" w:cs="Consolas"/>
          <w:color w:val="5C5C5C"/>
          <w:sz w:val="18"/>
          <w:szCs w:val="18"/>
        </w:rPr>
      </w:pPr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68" w:author="DELL-PC" w:date="2018-10-17T09:31:00Z"/>
          <w:rFonts w:ascii="Consolas" w:hAnsi="Consolas" w:cs="Consolas"/>
          <w:color w:val="5C5C5C"/>
          <w:sz w:val="18"/>
          <w:szCs w:val="18"/>
        </w:rPr>
      </w:pPr>
      <w:del w:id="1969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>//5 disconnections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70" w:author="DELL-PC" w:date="2018-10-17T09:31:00Z"/>
          <w:rFonts w:ascii="Consolas" w:hAnsi="Consolas" w:cs="Consolas"/>
          <w:color w:val="5C5C5C"/>
          <w:sz w:val="18"/>
          <w:szCs w:val="18"/>
        </w:rPr>
      </w:pPr>
      <w:del w:id="1971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>// 5.1 disconnectA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4C36B6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72" w:author="DELL-PC" w:date="2018-10-17T09:31:00Z"/>
          <w:rFonts w:ascii="Consolas" w:hAnsi="Consolas" w:cs="Consolas"/>
          <w:color w:val="5C5C5C"/>
          <w:sz w:val="18"/>
          <w:szCs w:val="18"/>
        </w:rPr>
      </w:pPr>
      <w:del w:id="1973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ret = sge_session_disconnect(ctx_a.session_);  </w:delText>
        </w:r>
      </w:del>
    </w:p>
    <w:p w:rsidR="004C36B6" w:rsidRPr="000B7214" w:rsidDel="008254BC" w:rsidRDefault="004C36B6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74" w:author="DELL-PC" w:date="2018-10-17T09:31:00Z"/>
          <w:rFonts w:ascii="Consolas" w:hAnsi="Consolas" w:cs="Consolas"/>
          <w:color w:val="5C5C5C"/>
          <w:sz w:val="18"/>
          <w:szCs w:val="18"/>
        </w:rPr>
      </w:pPr>
      <w:del w:id="1975" w:author="DELL-PC" w:date="2018-10-17T09:31:00Z">
        <w:r w:rsidDel="008254BC">
          <w:rPr>
            <w:rFonts w:ascii="Consolas" w:hAnsi="Consolas" w:cs="Consolas"/>
            <w:color w:val="5C5C5C"/>
            <w:sz w:val="18"/>
            <w:szCs w:val="18"/>
          </w:rPr>
          <w:delText xml:space="preserve">    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ret = sge_session_d</w:delText>
        </w:r>
        <w:r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estroy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(ctx_a.session_);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76" w:author="DELL-PC" w:date="2018-10-17T09:31:00Z"/>
          <w:rFonts w:ascii="Consolas" w:hAnsi="Consolas" w:cs="Consolas"/>
          <w:color w:val="5C5C5C"/>
          <w:sz w:val="18"/>
          <w:szCs w:val="18"/>
        </w:rPr>
      </w:pPr>
      <w:del w:id="1977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>// 5.2 disconnectB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78" w:author="DELL-PC" w:date="2018-10-17T09:31:00Z"/>
          <w:rFonts w:ascii="Consolas" w:hAnsi="Consolas" w:cs="Consolas"/>
          <w:color w:val="5C5C5C"/>
          <w:sz w:val="18"/>
          <w:szCs w:val="18"/>
        </w:rPr>
      </w:pPr>
      <w:del w:id="1979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ret = sge_session_disconnect(ctx_b.session_);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80" w:author="DELL-PC" w:date="2018-10-17T09:31:00Z"/>
          <w:rFonts w:ascii="Consolas" w:hAnsi="Consolas" w:cs="Consolas"/>
          <w:color w:val="5C5C5C"/>
          <w:sz w:val="18"/>
          <w:szCs w:val="18"/>
        </w:rPr>
      </w:pPr>
      <w:del w:id="1981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  <w:r w:rsidR="004C36B6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 xml:space="preserve">  </w:delText>
        </w:r>
        <w:r w:rsidR="004C36B6"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ret = sge_session_d</w:delText>
        </w:r>
        <w:r w:rsidR="004C36B6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estroy</w:delText>
        </w:r>
        <w:r w:rsidR="004C36B6"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 xml:space="preserve"> (ctx_b.session_);</w:delText>
        </w:r>
        <w:r w:rsidR="004C36B6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 xml:space="preserve"> </w:delText>
        </w:r>
      </w:del>
    </w:p>
    <w:p w:rsidR="004C36B6" w:rsidRPr="004C36B6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82" w:author="DELL-PC" w:date="2018-10-17T09:31:00Z"/>
          <w:rFonts w:ascii="Consolas" w:hAnsi="Consolas" w:cs="Consolas"/>
          <w:color w:val="5C5C5C"/>
          <w:sz w:val="18"/>
          <w:szCs w:val="18"/>
        </w:rPr>
      </w:pPr>
      <w:del w:id="1983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</w:del>
    </w:p>
    <w:p w:rsidR="002870A8" w:rsidRPr="000B7214" w:rsidDel="008254BC" w:rsidRDefault="004C36B6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84" w:author="DELL-PC" w:date="2018-10-17T09:31:00Z"/>
          <w:rFonts w:ascii="Consolas" w:hAnsi="Consolas" w:cs="Consolas"/>
          <w:color w:val="5C5C5C"/>
          <w:sz w:val="18"/>
          <w:szCs w:val="18"/>
        </w:rPr>
      </w:pPr>
      <w:del w:id="1985" w:author="DELL-PC" w:date="2018-10-17T09:31:00Z">
        <w:r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 xml:space="preserve">    </w:delText>
        </w:r>
        <w:r w:rsidR="002870A8" w:rsidRPr="000B7214"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>//6 service stop </w:delText>
        </w:r>
        <w:r w:rsidR="002870A8"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86" w:author="DELL-PC" w:date="2018-10-17T09:31:00Z"/>
          <w:rFonts w:ascii="Consolas" w:hAnsi="Consolas" w:cs="Consolas"/>
          <w:color w:val="5C5C5C"/>
          <w:sz w:val="18"/>
          <w:szCs w:val="18"/>
        </w:rPr>
      </w:pPr>
      <w:del w:id="1987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ret = sge_service_stop(service);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88" w:author="DELL-PC" w:date="2018-10-17T09:31:00Z"/>
          <w:rFonts w:ascii="Consolas" w:hAnsi="Consolas" w:cs="Consolas"/>
          <w:color w:val="5C5C5C"/>
          <w:sz w:val="18"/>
          <w:szCs w:val="18"/>
        </w:rPr>
      </w:pPr>
      <w:del w:id="1989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90" w:author="DELL-PC" w:date="2018-10-17T09:31:00Z"/>
          <w:rFonts w:ascii="Consolas" w:hAnsi="Consolas" w:cs="Consolas"/>
          <w:color w:val="5C5C5C"/>
          <w:sz w:val="18"/>
          <w:szCs w:val="18"/>
        </w:rPr>
      </w:pPr>
      <w:del w:id="1991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>//7 service destroy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92" w:author="DELL-PC" w:date="2018-10-17T09:31:00Z"/>
          <w:rFonts w:ascii="Consolas" w:hAnsi="Consolas" w:cs="Consolas"/>
          <w:color w:val="5C5C5C"/>
          <w:sz w:val="18"/>
          <w:szCs w:val="18"/>
        </w:rPr>
      </w:pPr>
      <w:del w:id="1993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ret = sge_service_destroy(service);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94" w:author="DELL-PC" w:date="2018-10-17T09:31:00Z"/>
          <w:rFonts w:ascii="Consolas" w:hAnsi="Consolas" w:cs="Consolas"/>
          <w:color w:val="5C5C5C"/>
          <w:sz w:val="18"/>
          <w:szCs w:val="18"/>
        </w:rPr>
      </w:pPr>
      <w:del w:id="1995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96" w:author="DELL-PC" w:date="2018-10-17T09:31:00Z"/>
          <w:rFonts w:ascii="Consolas" w:hAnsi="Consolas" w:cs="Consolas"/>
          <w:color w:val="5C5C5C"/>
          <w:sz w:val="18"/>
          <w:szCs w:val="18"/>
        </w:rPr>
      </w:pPr>
      <w:del w:id="1997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</w:delText>
        </w:r>
        <w:r w:rsidRPr="000B7214" w:rsidDel="008254BC">
          <w:rPr>
            <w:rFonts w:ascii="Consolas" w:hAnsi="Consolas" w:cs="Consolas"/>
            <w:color w:val="008200"/>
            <w:sz w:val="18"/>
            <w:szCs w:val="18"/>
            <w:bdr w:val="none" w:sz="0" w:space="0" w:color="auto" w:frame="1"/>
          </w:rPr>
          <w:delText>//8 log end</w:delText>
        </w:r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FFFFF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1998" w:author="DELL-PC" w:date="2018-10-17T09:31:00Z"/>
          <w:rFonts w:ascii="Consolas" w:hAnsi="Consolas" w:cs="Consolas"/>
          <w:color w:val="5C5C5C"/>
          <w:sz w:val="18"/>
          <w:szCs w:val="18"/>
        </w:rPr>
      </w:pPr>
      <w:del w:id="1999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    ret = sge_mthread_log_destroy(main_log);  </w:delText>
        </w:r>
      </w:del>
    </w:p>
    <w:p w:rsidR="002870A8" w:rsidRPr="000B7214" w:rsidDel="008254BC" w:rsidRDefault="002870A8" w:rsidP="002870A8">
      <w:pPr>
        <w:widowControl/>
        <w:numPr>
          <w:ilvl w:val="0"/>
          <w:numId w:val="30"/>
        </w:numPr>
        <w:pBdr>
          <w:left w:val="single" w:sz="18" w:space="0" w:color="6CE26C"/>
        </w:pBdr>
        <w:shd w:val="clear" w:color="auto" w:fill="F8F8F8"/>
        <w:tabs>
          <w:tab w:val="clear" w:pos="720"/>
          <w:tab w:val="num" w:pos="142"/>
        </w:tabs>
        <w:wordWrap/>
        <w:spacing w:beforeAutospacing="1" w:afterAutospacing="1" w:line="210" w:lineRule="atLeast"/>
        <w:ind w:leftChars="-1" w:left="-2" w:firstLine="1"/>
        <w:rPr>
          <w:del w:id="2000" w:author="DELL-PC" w:date="2018-10-17T09:31:00Z"/>
          <w:rFonts w:ascii="Consolas" w:hAnsi="Consolas" w:cs="Consolas"/>
          <w:color w:val="5C5C5C"/>
          <w:sz w:val="18"/>
          <w:szCs w:val="18"/>
        </w:rPr>
      </w:pPr>
      <w:del w:id="2001" w:author="DELL-PC" w:date="2018-10-17T09:31:00Z">
        <w:r w:rsidRPr="000B7214" w:rsidDel="008254BC">
          <w:rPr>
            <w:rFonts w:ascii="Consolas" w:hAnsi="Consolas" w:cs="Consolas"/>
            <w:color w:val="000000"/>
            <w:sz w:val="18"/>
            <w:szCs w:val="18"/>
            <w:bdr w:val="none" w:sz="0" w:space="0" w:color="auto" w:frame="1"/>
          </w:rPr>
          <w:delText>}  </w:delText>
        </w:r>
      </w:del>
    </w:p>
    <w:p w:rsidR="002870A8" w:rsidRPr="000B7214" w:rsidRDefault="002870A8" w:rsidP="002870A8">
      <w:pPr>
        <w:pStyle w:val="12"/>
        <w:widowControl/>
        <w:ind w:leftChars="0" w:left="0" w:firstLineChars="0" w:firstLine="0"/>
      </w:pPr>
    </w:p>
    <w:bookmarkEnd w:id="298"/>
    <w:p w:rsidR="00A40F3E" w:rsidRPr="00F035CB" w:rsidRDefault="00A40F3E" w:rsidP="002870A8">
      <w:pPr>
        <w:rPr>
          <w:rFonts w:asciiTheme="minorHAnsi" w:eastAsia="新宋体" w:hAnsiTheme="minorHAnsi" w:cs="新宋体"/>
          <w:szCs w:val="21"/>
        </w:rPr>
      </w:pPr>
    </w:p>
    <w:sectPr w:rsidR="00A40F3E" w:rsidRPr="00F035CB" w:rsidSect="007430B7">
      <w:headerReference w:type="even" r:id="rId15"/>
      <w:headerReference w:type="default" r:id="rId16"/>
      <w:pgSz w:w="11906" w:h="16838"/>
      <w:pgMar w:top="1440" w:right="1797" w:bottom="1440" w:left="1797" w:header="851" w:footer="992" w:gutter="0"/>
      <w:pgNumType w:start="1"/>
      <w:cols w:space="720"/>
      <w:docGrid w:type="linesAndChars" w:linePitch="319" w:charSpace="14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A2A5E" w:rsidRDefault="009A2A5E">
      <w:r>
        <w:separator/>
      </w:r>
    </w:p>
  </w:endnote>
  <w:endnote w:type="continuationSeparator" w:id="0">
    <w:p w:rsidR="009A2A5E" w:rsidRDefault="009A2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Sans Serif">
    <w:altName w:val="Arial"/>
    <w:charset w:val="00"/>
    <w:family w:val="swiss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80E0000" w:usb2="00000010" w:usb3="00000000" w:csb0="00040000" w:csb1="00000000"/>
  </w:font>
  <w:font w:name="Futura Bk">
    <w:altName w:val="Segoe Print"/>
    <w:charset w:val="00"/>
    <w:family w:val="decorative"/>
    <w:pitch w:val="default"/>
    <w:sig w:usb0="00000000" w:usb1="00000000" w:usb2="00000000" w:usb3="00000000" w:csb0="0000009F" w:csb1="00000000"/>
  </w:font>
  <w:font w:name="Garamond">
    <w:altName w:val="PMingLiU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63EF6" w:rsidRDefault="00463EF6">
    <w:pPr>
      <w:pStyle w:val="ad"/>
      <w:ind w:firstLine="0"/>
      <w:jc w:val="center"/>
    </w:pPr>
    <w:r>
      <w:rPr>
        <w:rFonts w:hint="eastAsia"/>
      </w:rPr>
      <w:t xml:space="preserve"> </w:t>
    </w:r>
    <w:r>
      <w:fldChar w:fldCharType="begin"/>
    </w:r>
    <w:r>
      <w:rPr>
        <w:rStyle w:val="a8"/>
      </w:rPr>
      <w:instrText xml:space="preserve"> PAGE </w:instrText>
    </w:r>
    <w:r>
      <w:fldChar w:fldCharType="separate"/>
    </w:r>
    <w:r>
      <w:rPr>
        <w:rStyle w:val="a8"/>
        <w:noProof/>
      </w:rPr>
      <w:t>10</w:t>
    </w:r>
    <w:r>
      <w:fldChar w:fldCharType="end"/>
    </w:r>
    <w:r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A2A5E" w:rsidRDefault="009A2A5E">
      <w:r>
        <w:separator/>
      </w:r>
    </w:p>
  </w:footnote>
  <w:footnote w:type="continuationSeparator" w:id="0">
    <w:p w:rsidR="009A2A5E" w:rsidRDefault="009A2A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63EF6" w:rsidRPr="00584A77" w:rsidRDefault="009A2A5E" w:rsidP="00584A77">
    <w:pPr>
      <w:pStyle w:val="aa"/>
    </w:pPr>
    <w:r>
      <w:fldChar w:fldCharType="begin"/>
    </w:r>
    <w:r>
      <w:instrText xml:space="preserve"> DOCPROPERTY  REQT  \* MERGEFORMAT </w:instrText>
    </w:r>
    <w:r>
      <w:fldChar w:fldCharType="separate"/>
    </w:r>
    <w:r w:rsidR="00463EF6">
      <w:rPr>
        <w:rFonts w:hint="eastAsia"/>
      </w:rPr>
      <w:t>上海黄金交易所核心交易系统连接接口</w:t>
    </w:r>
    <w:r w:rsidR="00463EF6">
      <w:rPr>
        <w:rFonts w:hint="eastAsia"/>
      </w:rPr>
      <w:t>API</w:t>
    </w:r>
    <w:r w:rsidR="00463EF6">
      <w:rPr>
        <w:rFonts w:hint="eastAsia"/>
      </w:rPr>
      <w:t>使用手册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63EF6" w:rsidRDefault="00463EF6">
    <w:pPr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63EF6" w:rsidRDefault="00463EF6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63EF6" w:rsidRPr="0043441F" w:rsidRDefault="00B3608A" w:rsidP="003F7B69">
    <w:pPr>
      <w:pStyle w:val="aa"/>
    </w:pPr>
    <w:r>
      <w:fldChar w:fldCharType="begin"/>
    </w:r>
    <w:r>
      <w:instrText xml:space="preserve"> DOCPROPERTY  REQT  \* MERGEFORMAT </w:instrText>
    </w:r>
    <w:r>
      <w:fldChar w:fldCharType="separate"/>
    </w:r>
    <w:r w:rsidR="00463EF6">
      <w:rPr>
        <w:rFonts w:hint="eastAsia"/>
      </w:rPr>
      <w:t>上海黄金交易所核心交易系统连接接口</w:t>
    </w:r>
    <w:r w:rsidR="00463EF6">
      <w:rPr>
        <w:rFonts w:hint="eastAsia"/>
      </w:rPr>
      <w:t>API</w:t>
    </w:r>
    <w:r w:rsidR="00463EF6">
      <w:rPr>
        <w:rFonts w:hint="eastAsia"/>
      </w:rPr>
      <w:t>使用手册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6333A"/>
    <w:multiLevelType w:val="singleLevel"/>
    <w:tmpl w:val="55FB7072"/>
    <w:lvl w:ilvl="0">
      <w:start w:val="1"/>
      <w:numFmt w:val="decimal"/>
      <w:suff w:val="space"/>
      <w:lvlText w:val="%1）"/>
      <w:lvlJc w:val="left"/>
      <w:pPr>
        <w:tabs>
          <w:tab w:val="num" w:pos="0"/>
        </w:tabs>
        <w:ind w:left="0" w:firstLine="0"/>
      </w:pPr>
      <w:rPr>
        <w:rFonts w:ascii="宋体" w:eastAsia="宋体" w:hAnsi="宋体" w:cs="宋体" w:hint="default"/>
      </w:rPr>
    </w:lvl>
  </w:abstractNum>
  <w:abstractNum w:abstractNumId="1" w15:restartNumberingAfterBreak="0">
    <w:nsid w:val="216D1019"/>
    <w:multiLevelType w:val="multilevel"/>
    <w:tmpl w:val="216D1019"/>
    <w:lvl w:ilvl="0">
      <w:start w:val="1"/>
      <w:numFmt w:val="bullet"/>
      <w:lvlText w:val=""/>
      <w:lvlJc w:val="left"/>
      <w:pPr>
        <w:tabs>
          <w:tab w:val="num" w:pos="850"/>
        </w:tabs>
        <w:ind w:left="850" w:hanging="389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2448"/>
        </w:tabs>
        <w:ind w:left="2448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868"/>
        </w:tabs>
        <w:ind w:left="2868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3288"/>
        </w:tabs>
        <w:ind w:left="3288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3708"/>
        </w:tabs>
        <w:ind w:left="3708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4128"/>
        </w:tabs>
        <w:ind w:left="4128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4548"/>
        </w:tabs>
        <w:ind w:left="4548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968"/>
        </w:tabs>
        <w:ind w:left="4968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5388"/>
        </w:tabs>
        <w:ind w:left="5388" w:hanging="420"/>
      </w:pPr>
      <w:rPr>
        <w:rFonts w:ascii="Wingdings" w:hAnsi="Wingdings" w:hint="default"/>
      </w:rPr>
    </w:lvl>
  </w:abstractNum>
  <w:abstractNum w:abstractNumId="2" w15:restartNumberingAfterBreak="0">
    <w:nsid w:val="22D02F86"/>
    <w:multiLevelType w:val="multilevel"/>
    <w:tmpl w:val="22D02F86"/>
    <w:lvl w:ilvl="0">
      <w:start w:val="1"/>
      <w:numFmt w:val="decimal"/>
      <w:lvlText w:val="%1."/>
      <w:lvlJc w:val="left"/>
      <w:pPr>
        <w:ind w:left="425" w:hanging="425"/>
      </w:pPr>
      <w:rPr>
        <w:b/>
        <w:sz w:val="32"/>
        <w:szCs w:val="32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4."/>
      <w:lvlJc w:val="left"/>
      <w:pPr>
        <w:ind w:left="360" w:hanging="360"/>
      </w:pPr>
      <w:rPr>
        <w:rFonts w:hint="default"/>
      </w:rPr>
    </w:lvl>
    <w:lvl w:ilvl="4">
      <w:numFmt w:val="decimal"/>
      <w:lvlText w:val="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2E6D53A6"/>
    <w:multiLevelType w:val="hybridMultilevel"/>
    <w:tmpl w:val="7ABAB8BA"/>
    <w:lvl w:ilvl="0" w:tplc="1C622510">
      <w:start w:val="1"/>
      <w:numFmt w:val="decimal"/>
      <w:lvlText w:val="%1."/>
      <w:lvlJc w:val="left"/>
      <w:pPr>
        <w:ind w:left="840" w:hanging="42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3F3B7732"/>
    <w:multiLevelType w:val="multilevel"/>
    <w:tmpl w:val="19821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48490F"/>
    <w:multiLevelType w:val="multilevel"/>
    <w:tmpl w:val="557E230A"/>
    <w:lvl w:ilvl="0">
      <w:start w:val="1"/>
      <w:numFmt w:val="decimal"/>
      <w:pStyle w:val="-0303"/>
      <w:lvlText w:val="%1）"/>
      <w:lvlJc w:val="left"/>
      <w:pPr>
        <w:tabs>
          <w:tab w:val="num" w:pos="432"/>
        </w:tabs>
        <w:ind w:left="432" w:hanging="432"/>
      </w:pPr>
      <w:rPr>
        <w:rFonts w:cs="宋体" w:hint="default"/>
      </w:rPr>
    </w:lvl>
    <w:lvl w:ilvl="1">
      <w:start w:val="1"/>
      <w:numFmt w:val="decimal"/>
      <w:suff w:val="nothing"/>
      <w:lvlText w:val="%1.%2."/>
      <w:lvlJc w:val="left"/>
      <w:pPr>
        <w:ind w:left="576" w:hanging="576"/>
      </w:pPr>
      <w:rPr>
        <w:rFonts w:ascii="宋体" w:eastAsia="宋体" w:hAnsi="宋体" w:cs="宋体"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ascii="宋体" w:eastAsia="宋体" w:hAnsi="宋体" w:cs="宋体" w:hint="default"/>
      </w:rPr>
    </w:lvl>
    <w:lvl w:ilvl="3">
      <w:start w:val="1"/>
      <w:numFmt w:val="decimal"/>
      <w:lvlText w:val="%4."/>
      <w:lvlJc w:val="left"/>
      <w:pPr>
        <w:ind w:left="408" w:hanging="4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6" w15:restartNumberingAfterBreak="0">
    <w:nsid w:val="44C90843"/>
    <w:multiLevelType w:val="multilevel"/>
    <w:tmpl w:val="44C90843"/>
    <w:lvl w:ilvl="0">
      <w:start w:val="1"/>
      <w:numFmt w:val="decimal"/>
      <w:lvlText w:val="%1."/>
      <w:lvlJc w:val="right"/>
      <w:pPr>
        <w:tabs>
          <w:tab w:val="num" w:pos="227"/>
        </w:tabs>
        <w:ind w:left="0" w:firstLine="22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48814C44"/>
    <w:multiLevelType w:val="hybridMultilevel"/>
    <w:tmpl w:val="0BE489CA"/>
    <w:lvl w:ilvl="0" w:tplc="67CC7BCE">
      <w:start w:val="1"/>
      <w:numFmt w:val="decimal"/>
      <w:lvlText w:val="%1."/>
      <w:lvlJc w:val="left"/>
      <w:pPr>
        <w:ind w:left="1076" w:hanging="6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abstractNum w:abstractNumId="8" w15:restartNumberingAfterBreak="0">
    <w:nsid w:val="55FA5945"/>
    <w:multiLevelType w:val="singleLevel"/>
    <w:tmpl w:val="55FA5945"/>
    <w:lvl w:ilvl="0">
      <w:start w:val="1"/>
      <w:numFmt w:val="decimal"/>
      <w:suff w:val="nothing"/>
      <w:lvlText w:val="%1."/>
      <w:lvlJc w:val="left"/>
    </w:lvl>
  </w:abstractNum>
  <w:abstractNum w:abstractNumId="9" w15:restartNumberingAfterBreak="0">
    <w:nsid w:val="55FB86B5"/>
    <w:multiLevelType w:val="multilevel"/>
    <w:tmpl w:val="4C7E13A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576" w:hanging="576"/>
      </w:pPr>
      <w:rPr>
        <w:rFonts w:ascii="宋体" w:eastAsia="宋体" w:hAnsi="宋体" w:cs="宋体" w:hint="default"/>
      </w:rPr>
    </w:lvl>
    <w:lvl w:ilvl="2">
      <w:start w:val="1"/>
      <w:numFmt w:val="decimal"/>
      <w:lvlRestart w:val="1"/>
      <w:suff w:val="space"/>
      <w:lvlText w:val="%1.%2.%3"/>
      <w:lvlJc w:val="left"/>
      <w:pPr>
        <w:ind w:left="720" w:hanging="720"/>
      </w:pPr>
      <w:rPr>
        <w:rFonts w:ascii="宋体" w:eastAsia="宋体" w:hAnsi="宋体" w:cs="宋体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0" w15:restartNumberingAfterBreak="0">
    <w:nsid w:val="5603C09E"/>
    <w:multiLevelType w:val="singleLevel"/>
    <w:tmpl w:val="5603C09E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1" w15:restartNumberingAfterBreak="0">
    <w:nsid w:val="563092D6"/>
    <w:multiLevelType w:val="singleLevel"/>
    <w:tmpl w:val="563092D6"/>
    <w:lvl w:ilvl="0">
      <w:start w:val="1"/>
      <w:numFmt w:val="decimal"/>
      <w:suff w:val="nothing"/>
      <w:lvlText w:val="%1."/>
      <w:lvlJc w:val="left"/>
    </w:lvl>
  </w:abstractNum>
  <w:abstractNum w:abstractNumId="12" w15:restartNumberingAfterBreak="0">
    <w:nsid w:val="565285F6"/>
    <w:multiLevelType w:val="multilevel"/>
    <w:tmpl w:val="03D07BD0"/>
    <w:lvl w:ilvl="0">
      <w:start w:val="1"/>
      <w:numFmt w:val="decimal"/>
      <w:pStyle w:val="1"/>
      <w:lvlText w:val="%1. "/>
      <w:lvlJc w:val="left"/>
      <w:pPr>
        <w:ind w:left="425" w:hanging="425"/>
      </w:pPr>
      <w:rPr>
        <w:rFonts w:ascii="Calibri" w:eastAsia="宋体" w:hAnsi="Calibri" w:cs="宋体" w:hint="default"/>
        <w:b/>
        <w:i w:val="0"/>
        <w:sz w:val="32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425"/>
        </w:tabs>
        <w:ind w:left="567" w:hanging="567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425"/>
        </w:tabs>
        <w:ind w:left="567" w:hanging="567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25"/>
        </w:tabs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25"/>
        </w:tabs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25"/>
        </w:tabs>
        <w:ind w:left="567" w:hanging="567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425"/>
        </w:tabs>
        <w:ind w:left="567" w:hanging="567"/>
      </w:pPr>
      <w:rPr>
        <w:rFonts w:hint="eastAsia"/>
      </w:rPr>
    </w:lvl>
  </w:abstractNum>
  <w:abstractNum w:abstractNumId="13" w15:restartNumberingAfterBreak="0">
    <w:nsid w:val="5673AC20"/>
    <w:multiLevelType w:val="singleLevel"/>
    <w:tmpl w:val="5673AC20"/>
    <w:lvl w:ilvl="0">
      <w:start w:val="1"/>
      <w:numFmt w:val="decimal"/>
      <w:suff w:val="nothing"/>
      <w:lvlText w:val="%1."/>
      <w:lvlJc w:val="left"/>
    </w:lvl>
  </w:abstractNum>
  <w:abstractNum w:abstractNumId="14" w15:restartNumberingAfterBreak="0">
    <w:nsid w:val="5673ACB8"/>
    <w:multiLevelType w:val="singleLevel"/>
    <w:tmpl w:val="5673ACB8"/>
    <w:lvl w:ilvl="0">
      <w:start w:val="1"/>
      <w:numFmt w:val="decimal"/>
      <w:suff w:val="nothing"/>
      <w:lvlText w:val="%1."/>
      <w:lvlJc w:val="left"/>
    </w:lvl>
  </w:abstractNum>
  <w:abstractNum w:abstractNumId="15" w15:restartNumberingAfterBreak="0">
    <w:nsid w:val="5673CC3B"/>
    <w:multiLevelType w:val="singleLevel"/>
    <w:tmpl w:val="5673CC3B"/>
    <w:lvl w:ilvl="0">
      <w:start w:val="3"/>
      <w:numFmt w:val="decimal"/>
      <w:suff w:val="nothing"/>
      <w:lvlText w:val="%1."/>
      <w:lvlJc w:val="left"/>
    </w:lvl>
  </w:abstractNum>
  <w:abstractNum w:abstractNumId="16" w15:restartNumberingAfterBreak="0">
    <w:nsid w:val="64D876EA"/>
    <w:multiLevelType w:val="multilevel"/>
    <w:tmpl w:val="64D876EA"/>
    <w:lvl w:ilvl="0">
      <w:start w:val="1"/>
      <w:numFmt w:val="bullet"/>
      <w:lvlText w:val=""/>
      <w:lvlJc w:val="left"/>
      <w:pPr>
        <w:tabs>
          <w:tab w:val="num" w:pos="425"/>
        </w:tabs>
        <w:ind w:left="425" w:hanging="425"/>
      </w:pPr>
      <w:rPr>
        <w:rFonts w:ascii="Wingdings" w:hAnsi="Wingdings" w:cs="Times New Roman" w:hint="default"/>
      </w:r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cs="Times New Roman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cs="Times New Roman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Times New Roman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cs="Times New Roman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cs="Times New Roman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Times New Roman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cs="Times New Roman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cs="Times New Roman" w:hint="default"/>
      </w:rPr>
    </w:lvl>
  </w:abstractNum>
  <w:abstractNum w:abstractNumId="17" w15:restartNumberingAfterBreak="0">
    <w:nsid w:val="6D040FC6"/>
    <w:multiLevelType w:val="multilevel"/>
    <w:tmpl w:val="6D040FC6"/>
    <w:lvl w:ilvl="0">
      <w:numFmt w:val="decimal"/>
      <w:lvlText w:val="%1."/>
      <w:lvlJc w:val="right"/>
      <w:pPr>
        <w:tabs>
          <w:tab w:val="num" w:pos="0"/>
        </w:tabs>
        <w:ind w:left="0" w:firstLine="22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765D1E97"/>
    <w:multiLevelType w:val="multilevel"/>
    <w:tmpl w:val="6E3C6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"/>
  </w:num>
  <w:num w:numId="3">
    <w:abstractNumId w:val="12"/>
  </w:num>
  <w:num w:numId="4">
    <w:abstractNumId w:val="5"/>
  </w:num>
  <w:num w:numId="5">
    <w:abstractNumId w:val="17"/>
  </w:num>
  <w:num w:numId="6">
    <w:abstractNumId w:val="6"/>
  </w:num>
  <w:num w:numId="7">
    <w:abstractNumId w:val="16"/>
  </w:num>
  <w:num w:numId="8">
    <w:abstractNumId w:val="9"/>
    <w:lvlOverride w:ilvl="1">
      <w:startOverride w:val="1"/>
    </w:lvlOverride>
  </w:num>
  <w:num w:numId="9">
    <w:abstractNumId w:val="9"/>
    <w:lvlOverride w:ilvl="1">
      <w:startOverride w:val="1"/>
    </w:lvlOverride>
  </w:num>
  <w:num w:numId="10">
    <w:abstractNumId w:val="11"/>
  </w:num>
  <w:num w:numId="11">
    <w:abstractNumId w:val="9"/>
    <w:lvlOverride w:ilvl="1">
      <w:startOverride w:val="1"/>
    </w:lvlOverride>
  </w:num>
  <w:num w:numId="12">
    <w:abstractNumId w:val="8"/>
  </w:num>
  <w:num w:numId="13">
    <w:abstractNumId w:val="9"/>
    <w:lvlOverride w:ilvl="1">
      <w:startOverride w:val="1"/>
    </w:lvlOverride>
  </w:num>
  <w:num w:numId="14">
    <w:abstractNumId w:val="10"/>
  </w:num>
  <w:num w:numId="15">
    <w:abstractNumId w:val="13"/>
  </w:num>
  <w:num w:numId="16">
    <w:abstractNumId w:val="14"/>
  </w:num>
  <w:num w:numId="17">
    <w:abstractNumId w:val="15"/>
  </w:num>
  <w:num w:numId="18">
    <w:abstractNumId w:val="0"/>
  </w:num>
  <w:num w:numId="19">
    <w:abstractNumId w:val="12"/>
  </w:num>
  <w:num w:numId="20">
    <w:abstractNumId w:val="12"/>
  </w:num>
  <w:num w:numId="21">
    <w:abstractNumId w:val="12"/>
  </w:num>
  <w:num w:numId="22">
    <w:abstractNumId w:val="12"/>
  </w:num>
  <w:num w:numId="23">
    <w:abstractNumId w:val="12"/>
  </w:num>
  <w:num w:numId="24">
    <w:abstractNumId w:val="12"/>
  </w:num>
  <w:num w:numId="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7"/>
  </w:num>
  <w:num w:numId="27">
    <w:abstractNumId w:val="2"/>
  </w:num>
  <w:num w:numId="28">
    <w:abstractNumId w:val="12"/>
  </w:num>
  <w:num w:numId="29">
    <w:abstractNumId w:val="12"/>
  </w:num>
  <w:num w:numId="30">
    <w:abstractNumId w:val="4"/>
  </w:num>
  <w:num w:numId="31">
    <w:abstractNumId w:val="12"/>
  </w:num>
  <w:num w:numId="32">
    <w:abstractNumId w:val="12"/>
  </w:num>
  <w:num w:numId="33">
    <w:abstractNumId w:val="12"/>
  </w:num>
  <w:num w:numId="34">
    <w:abstractNumId w:val="12"/>
  </w:num>
  <w:num w:numId="35">
    <w:abstractNumId w:val="12"/>
  </w:num>
  <w:num w:numId="36">
    <w:abstractNumId w:val="3"/>
  </w:num>
  <w:num w:numId="37">
    <w:abstractNumId w:val="18"/>
  </w:num>
  <w:numIdMacAtCleanup w:val="1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DELL-PC">
    <w15:presenceInfo w15:providerId="None" w15:userId="DELL-PC"/>
  </w15:person>
  <w15:person w15:author="xiao liu">
    <w15:presenceInfo w15:providerId="Windows Live" w15:userId="950848fc13b2cc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1"/>
  <w:bordersDoNotSurroundHeader/>
  <w:bordersDoNotSurroundFooter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420"/>
  <w:drawingGridHorizontalSpacing w:val="181"/>
  <w:drawingGridVerticalSpacing w:val="319"/>
  <w:noPunctuationKerning/>
  <w:characterSpacingControl w:val="compressPunctuation"/>
  <w:doNotValidateAgainstSchema/>
  <w:doNotDemarcateInvalidXml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3C72"/>
    <w:rsid w:val="00000BC3"/>
    <w:rsid w:val="00000E91"/>
    <w:rsid w:val="00001EA4"/>
    <w:rsid w:val="00002DDB"/>
    <w:rsid w:val="000032EF"/>
    <w:rsid w:val="0000361D"/>
    <w:rsid w:val="000061B5"/>
    <w:rsid w:val="000067E0"/>
    <w:rsid w:val="000079CA"/>
    <w:rsid w:val="00007A3F"/>
    <w:rsid w:val="00007ADC"/>
    <w:rsid w:val="0001017F"/>
    <w:rsid w:val="000141D4"/>
    <w:rsid w:val="00015041"/>
    <w:rsid w:val="00016234"/>
    <w:rsid w:val="000207D8"/>
    <w:rsid w:val="000211B5"/>
    <w:rsid w:val="00021B0B"/>
    <w:rsid w:val="00022547"/>
    <w:rsid w:val="00022B97"/>
    <w:rsid w:val="00024477"/>
    <w:rsid w:val="000245C0"/>
    <w:rsid w:val="00024E49"/>
    <w:rsid w:val="0002580C"/>
    <w:rsid w:val="00025A38"/>
    <w:rsid w:val="000262FE"/>
    <w:rsid w:val="000267BF"/>
    <w:rsid w:val="00027AF4"/>
    <w:rsid w:val="0003052A"/>
    <w:rsid w:val="00031E70"/>
    <w:rsid w:val="00031EC5"/>
    <w:rsid w:val="00032369"/>
    <w:rsid w:val="00032579"/>
    <w:rsid w:val="00033424"/>
    <w:rsid w:val="0003462F"/>
    <w:rsid w:val="000351A5"/>
    <w:rsid w:val="000352D2"/>
    <w:rsid w:val="00035327"/>
    <w:rsid w:val="00036463"/>
    <w:rsid w:val="00036953"/>
    <w:rsid w:val="00040B65"/>
    <w:rsid w:val="000411E6"/>
    <w:rsid w:val="0004152B"/>
    <w:rsid w:val="00041EF3"/>
    <w:rsid w:val="000430F6"/>
    <w:rsid w:val="00043632"/>
    <w:rsid w:val="00043720"/>
    <w:rsid w:val="000439F0"/>
    <w:rsid w:val="000447B3"/>
    <w:rsid w:val="0004528D"/>
    <w:rsid w:val="000453DE"/>
    <w:rsid w:val="00046318"/>
    <w:rsid w:val="000501D3"/>
    <w:rsid w:val="00050A32"/>
    <w:rsid w:val="00050C07"/>
    <w:rsid w:val="00052179"/>
    <w:rsid w:val="00053110"/>
    <w:rsid w:val="0005331F"/>
    <w:rsid w:val="000542EA"/>
    <w:rsid w:val="0005472F"/>
    <w:rsid w:val="00054D2E"/>
    <w:rsid w:val="000550FC"/>
    <w:rsid w:val="0005560F"/>
    <w:rsid w:val="0005583D"/>
    <w:rsid w:val="000566D2"/>
    <w:rsid w:val="000604A3"/>
    <w:rsid w:val="0006116D"/>
    <w:rsid w:val="000613A8"/>
    <w:rsid w:val="00061AF2"/>
    <w:rsid w:val="000621E9"/>
    <w:rsid w:val="0006301C"/>
    <w:rsid w:val="00063AE8"/>
    <w:rsid w:val="0006402E"/>
    <w:rsid w:val="000643D1"/>
    <w:rsid w:val="000650C6"/>
    <w:rsid w:val="00065188"/>
    <w:rsid w:val="000653A3"/>
    <w:rsid w:val="00066B26"/>
    <w:rsid w:val="00066DBE"/>
    <w:rsid w:val="0006749F"/>
    <w:rsid w:val="00067F3F"/>
    <w:rsid w:val="00070CDE"/>
    <w:rsid w:val="00070D0D"/>
    <w:rsid w:val="00071BEF"/>
    <w:rsid w:val="00077C78"/>
    <w:rsid w:val="00082F10"/>
    <w:rsid w:val="00083368"/>
    <w:rsid w:val="00083BBD"/>
    <w:rsid w:val="00084F17"/>
    <w:rsid w:val="00085639"/>
    <w:rsid w:val="00087F58"/>
    <w:rsid w:val="00090469"/>
    <w:rsid w:val="00090592"/>
    <w:rsid w:val="000911FF"/>
    <w:rsid w:val="00091A0D"/>
    <w:rsid w:val="00092B0E"/>
    <w:rsid w:val="00093480"/>
    <w:rsid w:val="00094CBB"/>
    <w:rsid w:val="00094FFD"/>
    <w:rsid w:val="000950E0"/>
    <w:rsid w:val="00097AC0"/>
    <w:rsid w:val="00097D04"/>
    <w:rsid w:val="000A2549"/>
    <w:rsid w:val="000A2D3E"/>
    <w:rsid w:val="000A3A20"/>
    <w:rsid w:val="000A3D8E"/>
    <w:rsid w:val="000A4722"/>
    <w:rsid w:val="000A526E"/>
    <w:rsid w:val="000A572E"/>
    <w:rsid w:val="000A653B"/>
    <w:rsid w:val="000A71B9"/>
    <w:rsid w:val="000A7777"/>
    <w:rsid w:val="000A78DE"/>
    <w:rsid w:val="000B090A"/>
    <w:rsid w:val="000B14D7"/>
    <w:rsid w:val="000B2CF2"/>
    <w:rsid w:val="000B31FB"/>
    <w:rsid w:val="000B365C"/>
    <w:rsid w:val="000B5213"/>
    <w:rsid w:val="000C118A"/>
    <w:rsid w:val="000C14DB"/>
    <w:rsid w:val="000C2E48"/>
    <w:rsid w:val="000C3A16"/>
    <w:rsid w:val="000C45F9"/>
    <w:rsid w:val="000C4943"/>
    <w:rsid w:val="000C7BBA"/>
    <w:rsid w:val="000D0EC8"/>
    <w:rsid w:val="000D11A8"/>
    <w:rsid w:val="000D1995"/>
    <w:rsid w:val="000D1AE4"/>
    <w:rsid w:val="000D22DD"/>
    <w:rsid w:val="000D503F"/>
    <w:rsid w:val="000D63F4"/>
    <w:rsid w:val="000D6F0B"/>
    <w:rsid w:val="000E0248"/>
    <w:rsid w:val="000E033E"/>
    <w:rsid w:val="000E09F3"/>
    <w:rsid w:val="000E11FA"/>
    <w:rsid w:val="000E1815"/>
    <w:rsid w:val="000E3E88"/>
    <w:rsid w:val="000E5413"/>
    <w:rsid w:val="000E621B"/>
    <w:rsid w:val="000E6B9E"/>
    <w:rsid w:val="000F0AF1"/>
    <w:rsid w:val="000F0ECD"/>
    <w:rsid w:val="000F1E2A"/>
    <w:rsid w:val="000F2E98"/>
    <w:rsid w:val="000F3256"/>
    <w:rsid w:val="000F3375"/>
    <w:rsid w:val="000F3721"/>
    <w:rsid w:val="000F4038"/>
    <w:rsid w:val="000F457D"/>
    <w:rsid w:val="000F4AA3"/>
    <w:rsid w:val="000F6391"/>
    <w:rsid w:val="000F730B"/>
    <w:rsid w:val="000F793C"/>
    <w:rsid w:val="00102D38"/>
    <w:rsid w:val="00104F78"/>
    <w:rsid w:val="00105D5A"/>
    <w:rsid w:val="00105E34"/>
    <w:rsid w:val="001077DF"/>
    <w:rsid w:val="00110D7D"/>
    <w:rsid w:val="0011200A"/>
    <w:rsid w:val="00112288"/>
    <w:rsid w:val="001128D8"/>
    <w:rsid w:val="00112C44"/>
    <w:rsid w:val="001145C0"/>
    <w:rsid w:val="00114C7F"/>
    <w:rsid w:val="001151C2"/>
    <w:rsid w:val="00115C63"/>
    <w:rsid w:val="00116249"/>
    <w:rsid w:val="00121AA9"/>
    <w:rsid w:val="00121F57"/>
    <w:rsid w:val="001227B9"/>
    <w:rsid w:val="001228AB"/>
    <w:rsid w:val="00122E06"/>
    <w:rsid w:val="00122E39"/>
    <w:rsid w:val="00123CAE"/>
    <w:rsid w:val="00125A9A"/>
    <w:rsid w:val="00126144"/>
    <w:rsid w:val="00127016"/>
    <w:rsid w:val="00127A75"/>
    <w:rsid w:val="00130AF5"/>
    <w:rsid w:val="00131121"/>
    <w:rsid w:val="001314A9"/>
    <w:rsid w:val="00131BF9"/>
    <w:rsid w:val="00132B2C"/>
    <w:rsid w:val="00137FCD"/>
    <w:rsid w:val="00141094"/>
    <w:rsid w:val="00141848"/>
    <w:rsid w:val="00141F3F"/>
    <w:rsid w:val="00142060"/>
    <w:rsid w:val="00142B03"/>
    <w:rsid w:val="00143350"/>
    <w:rsid w:val="0014373C"/>
    <w:rsid w:val="00143C26"/>
    <w:rsid w:val="00143D6A"/>
    <w:rsid w:val="00145A92"/>
    <w:rsid w:val="00146C73"/>
    <w:rsid w:val="00146CCA"/>
    <w:rsid w:val="0014738A"/>
    <w:rsid w:val="00147390"/>
    <w:rsid w:val="0014776C"/>
    <w:rsid w:val="00151C68"/>
    <w:rsid w:val="00152021"/>
    <w:rsid w:val="00152CFF"/>
    <w:rsid w:val="001549D9"/>
    <w:rsid w:val="00155EC4"/>
    <w:rsid w:val="001562DB"/>
    <w:rsid w:val="00157408"/>
    <w:rsid w:val="00157415"/>
    <w:rsid w:val="00160A56"/>
    <w:rsid w:val="001612B1"/>
    <w:rsid w:val="00163A49"/>
    <w:rsid w:val="00163B28"/>
    <w:rsid w:val="00164047"/>
    <w:rsid w:val="00165FE2"/>
    <w:rsid w:val="00166CA3"/>
    <w:rsid w:val="00167128"/>
    <w:rsid w:val="00170796"/>
    <w:rsid w:val="00170F4C"/>
    <w:rsid w:val="001718F2"/>
    <w:rsid w:val="00172540"/>
    <w:rsid w:val="00172A27"/>
    <w:rsid w:val="00172A93"/>
    <w:rsid w:val="00172B68"/>
    <w:rsid w:val="00172E0F"/>
    <w:rsid w:val="001747B4"/>
    <w:rsid w:val="001757C4"/>
    <w:rsid w:val="0018061A"/>
    <w:rsid w:val="00181501"/>
    <w:rsid w:val="00181F39"/>
    <w:rsid w:val="00182C9C"/>
    <w:rsid w:val="001834D7"/>
    <w:rsid w:val="0018356E"/>
    <w:rsid w:val="001835B5"/>
    <w:rsid w:val="00183BD1"/>
    <w:rsid w:val="00184606"/>
    <w:rsid w:val="00184F0D"/>
    <w:rsid w:val="001878DB"/>
    <w:rsid w:val="00187AD9"/>
    <w:rsid w:val="0019011B"/>
    <w:rsid w:val="00190C2C"/>
    <w:rsid w:val="0019236C"/>
    <w:rsid w:val="0019383F"/>
    <w:rsid w:val="00193842"/>
    <w:rsid w:val="001947FA"/>
    <w:rsid w:val="00194D51"/>
    <w:rsid w:val="00196770"/>
    <w:rsid w:val="00196CA9"/>
    <w:rsid w:val="001978B2"/>
    <w:rsid w:val="00197BDD"/>
    <w:rsid w:val="00197C94"/>
    <w:rsid w:val="001A18FB"/>
    <w:rsid w:val="001A229C"/>
    <w:rsid w:val="001A2C19"/>
    <w:rsid w:val="001A3421"/>
    <w:rsid w:val="001A3500"/>
    <w:rsid w:val="001A380A"/>
    <w:rsid w:val="001A44C7"/>
    <w:rsid w:val="001A6A41"/>
    <w:rsid w:val="001A6D52"/>
    <w:rsid w:val="001A6E32"/>
    <w:rsid w:val="001B01DF"/>
    <w:rsid w:val="001B0CB3"/>
    <w:rsid w:val="001B1D89"/>
    <w:rsid w:val="001B2F35"/>
    <w:rsid w:val="001B3D89"/>
    <w:rsid w:val="001B45B3"/>
    <w:rsid w:val="001B4600"/>
    <w:rsid w:val="001B5F06"/>
    <w:rsid w:val="001B64ED"/>
    <w:rsid w:val="001B7D7D"/>
    <w:rsid w:val="001C1EFF"/>
    <w:rsid w:val="001C27D2"/>
    <w:rsid w:val="001C2E7F"/>
    <w:rsid w:val="001C31F4"/>
    <w:rsid w:val="001C488E"/>
    <w:rsid w:val="001C52CF"/>
    <w:rsid w:val="001C675B"/>
    <w:rsid w:val="001C6FE0"/>
    <w:rsid w:val="001C78FE"/>
    <w:rsid w:val="001C7AFD"/>
    <w:rsid w:val="001C7FAD"/>
    <w:rsid w:val="001D0165"/>
    <w:rsid w:val="001D2B5E"/>
    <w:rsid w:val="001D31E9"/>
    <w:rsid w:val="001D3BAC"/>
    <w:rsid w:val="001D42FF"/>
    <w:rsid w:val="001D4FA0"/>
    <w:rsid w:val="001D5CD2"/>
    <w:rsid w:val="001D5E66"/>
    <w:rsid w:val="001D6660"/>
    <w:rsid w:val="001D758D"/>
    <w:rsid w:val="001E2810"/>
    <w:rsid w:val="001E3641"/>
    <w:rsid w:val="001E3952"/>
    <w:rsid w:val="001E4003"/>
    <w:rsid w:val="001E443C"/>
    <w:rsid w:val="001E58AB"/>
    <w:rsid w:val="001E6583"/>
    <w:rsid w:val="001E6913"/>
    <w:rsid w:val="001E6BDE"/>
    <w:rsid w:val="001E75B0"/>
    <w:rsid w:val="001F1F15"/>
    <w:rsid w:val="001F2721"/>
    <w:rsid w:val="001F334F"/>
    <w:rsid w:val="001F4D7E"/>
    <w:rsid w:val="001F603E"/>
    <w:rsid w:val="001F67A0"/>
    <w:rsid w:val="001F6C85"/>
    <w:rsid w:val="00200072"/>
    <w:rsid w:val="002002DF"/>
    <w:rsid w:val="00202399"/>
    <w:rsid w:val="00203750"/>
    <w:rsid w:val="002047F6"/>
    <w:rsid w:val="00205811"/>
    <w:rsid w:val="00205A77"/>
    <w:rsid w:val="00205DC2"/>
    <w:rsid w:val="00207DA5"/>
    <w:rsid w:val="00210CF4"/>
    <w:rsid w:val="0021272B"/>
    <w:rsid w:val="002128BF"/>
    <w:rsid w:val="00213010"/>
    <w:rsid w:val="00213210"/>
    <w:rsid w:val="002135AA"/>
    <w:rsid w:val="00214272"/>
    <w:rsid w:val="0021524B"/>
    <w:rsid w:val="00215F3E"/>
    <w:rsid w:val="00216268"/>
    <w:rsid w:val="0021635E"/>
    <w:rsid w:val="0021731E"/>
    <w:rsid w:val="002173C3"/>
    <w:rsid w:val="00217ADD"/>
    <w:rsid w:val="0022081C"/>
    <w:rsid w:val="00220D80"/>
    <w:rsid w:val="002211CC"/>
    <w:rsid w:val="00224534"/>
    <w:rsid w:val="00224693"/>
    <w:rsid w:val="00224938"/>
    <w:rsid w:val="00225B0F"/>
    <w:rsid w:val="00225DA1"/>
    <w:rsid w:val="002263D9"/>
    <w:rsid w:val="002273A7"/>
    <w:rsid w:val="00227C61"/>
    <w:rsid w:val="0023094D"/>
    <w:rsid w:val="00230973"/>
    <w:rsid w:val="00230A4E"/>
    <w:rsid w:val="00231057"/>
    <w:rsid w:val="00231D1F"/>
    <w:rsid w:val="002321AD"/>
    <w:rsid w:val="002329C5"/>
    <w:rsid w:val="00232B37"/>
    <w:rsid w:val="002335AE"/>
    <w:rsid w:val="00233D7E"/>
    <w:rsid w:val="002345B0"/>
    <w:rsid w:val="0023480E"/>
    <w:rsid w:val="00234CCD"/>
    <w:rsid w:val="00235083"/>
    <w:rsid w:val="0023598C"/>
    <w:rsid w:val="00236358"/>
    <w:rsid w:val="002363A4"/>
    <w:rsid w:val="002370E2"/>
    <w:rsid w:val="002372C0"/>
    <w:rsid w:val="00237CB5"/>
    <w:rsid w:val="00237FB2"/>
    <w:rsid w:val="00240D1E"/>
    <w:rsid w:val="00240D79"/>
    <w:rsid w:val="00241543"/>
    <w:rsid w:val="00241EEE"/>
    <w:rsid w:val="0024264F"/>
    <w:rsid w:val="00244095"/>
    <w:rsid w:val="00244820"/>
    <w:rsid w:val="00245423"/>
    <w:rsid w:val="00245A7D"/>
    <w:rsid w:val="00245F65"/>
    <w:rsid w:val="002464AB"/>
    <w:rsid w:val="00247979"/>
    <w:rsid w:val="0025102E"/>
    <w:rsid w:val="00253E78"/>
    <w:rsid w:val="00254653"/>
    <w:rsid w:val="00254EAA"/>
    <w:rsid w:val="002553E4"/>
    <w:rsid w:val="002555B7"/>
    <w:rsid w:val="002564C9"/>
    <w:rsid w:val="002566E9"/>
    <w:rsid w:val="002567F8"/>
    <w:rsid w:val="00256C76"/>
    <w:rsid w:val="00256E97"/>
    <w:rsid w:val="002570B9"/>
    <w:rsid w:val="002603D8"/>
    <w:rsid w:val="002609F8"/>
    <w:rsid w:val="00261710"/>
    <w:rsid w:val="00261DC2"/>
    <w:rsid w:val="00261FFA"/>
    <w:rsid w:val="00262F60"/>
    <w:rsid w:val="002635F9"/>
    <w:rsid w:val="00264733"/>
    <w:rsid w:val="00265FDC"/>
    <w:rsid w:val="00266625"/>
    <w:rsid w:val="00266BF9"/>
    <w:rsid w:val="002677AA"/>
    <w:rsid w:val="00267958"/>
    <w:rsid w:val="00267AAF"/>
    <w:rsid w:val="00267C81"/>
    <w:rsid w:val="00270A34"/>
    <w:rsid w:val="00270AAE"/>
    <w:rsid w:val="00270EFA"/>
    <w:rsid w:val="002712E5"/>
    <w:rsid w:val="002739D3"/>
    <w:rsid w:val="00274632"/>
    <w:rsid w:val="00276606"/>
    <w:rsid w:val="0027673F"/>
    <w:rsid w:val="00277212"/>
    <w:rsid w:val="00280F17"/>
    <w:rsid w:val="00281273"/>
    <w:rsid w:val="00283469"/>
    <w:rsid w:val="002834B1"/>
    <w:rsid w:val="00283D46"/>
    <w:rsid w:val="00283DA8"/>
    <w:rsid w:val="00285118"/>
    <w:rsid w:val="00285862"/>
    <w:rsid w:val="002858B8"/>
    <w:rsid w:val="00286C0A"/>
    <w:rsid w:val="00286CE4"/>
    <w:rsid w:val="002870A8"/>
    <w:rsid w:val="00287B00"/>
    <w:rsid w:val="00291423"/>
    <w:rsid w:val="00291B9C"/>
    <w:rsid w:val="00292563"/>
    <w:rsid w:val="00293C47"/>
    <w:rsid w:val="00293D98"/>
    <w:rsid w:val="002947EC"/>
    <w:rsid w:val="002949A8"/>
    <w:rsid w:val="00296009"/>
    <w:rsid w:val="002960B2"/>
    <w:rsid w:val="002973AB"/>
    <w:rsid w:val="002A04FF"/>
    <w:rsid w:val="002A16D3"/>
    <w:rsid w:val="002A1736"/>
    <w:rsid w:val="002A184A"/>
    <w:rsid w:val="002A1C2E"/>
    <w:rsid w:val="002A22A4"/>
    <w:rsid w:val="002A2D37"/>
    <w:rsid w:val="002A312A"/>
    <w:rsid w:val="002A488D"/>
    <w:rsid w:val="002A4DD1"/>
    <w:rsid w:val="002A5067"/>
    <w:rsid w:val="002A5E8E"/>
    <w:rsid w:val="002A714D"/>
    <w:rsid w:val="002B0534"/>
    <w:rsid w:val="002B092E"/>
    <w:rsid w:val="002B09E2"/>
    <w:rsid w:val="002B0B9F"/>
    <w:rsid w:val="002B103A"/>
    <w:rsid w:val="002B1F5E"/>
    <w:rsid w:val="002B2562"/>
    <w:rsid w:val="002B2A44"/>
    <w:rsid w:val="002B2BAC"/>
    <w:rsid w:val="002B3448"/>
    <w:rsid w:val="002B4CF7"/>
    <w:rsid w:val="002B508E"/>
    <w:rsid w:val="002B5AA4"/>
    <w:rsid w:val="002B5F9F"/>
    <w:rsid w:val="002B6809"/>
    <w:rsid w:val="002B709E"/>
    <w:rsid w:val="002B785C"/>
    <w:rsid w:val="002B7917"/>
    <w:rsid w:val="002C0B77"/>
    <w:rsid w:val="002C1CDC"/>
    <w:rsid w:val="002C2A8C"/>
    <w:rsid w:val="002C306B"/>
    <w:rsid w:val="002C31CE"/>
    <w:rsid w:val="002C3455"/>
    <w:rsid w:val="002C3EB6"/>
    <w:rsid w:val="002C5269"/>
    <w:rsid w:val="002C59B0"/>
    <w:rsid w:val="002C6A21"/>
    <w:rsid w:val="002C74B8"/>
    <w:rsid w:val="002C7562"/>
    <w:rsid w:val="002D07A0"/>
    <w:rsid w:val="002D0887"/>
    <w:rsid w:val="002D1BF2"/>
    <w:rsid w:val="002D200F"/>
    <w:rsid w:val="002D2187"/>
    <w:rsid w:val="002D2C49"/>
    <w:rsid w:val="002D310F"/>
    <w:rsid w:val="002D3D65"/>
    <w:rsid w:val="002D3E40"/>
    <w:rsid w:val="002D4484"/>
    <w:rsid w:val="002D4911"/>
    <w:rsid w:val="002D4FC1"/>
    <w:rsid w:val="002D5B43"/>
    <w:rsid w:val="002D613D"/>
    <w:rsid w:val="002D6703"/>
    <w:rsid w:val="002D78D4"/>
    <w:rsid w:val="002E0499"/>
    <w:rsid w:val="002E206B"/>
    <w:rsid w:val="002E2F82"/>
    <w:rsid w:val="002E31BE"/>
    <w:rsid w:val="002E360C"/>
    <w:rsid w:val="002E4201"/>
    <w:rsid w:val="002E4637"/>
    <w:rsid w:val="002E4EA9"/>
    <w:rsid w:val="002E6D78"/>
    <w:rsid w:val="002E6E3D"/>
    <w:rsid w:val="002E78AD"/>
    <w:rsid w:val="002E7D80"/>
    <w:rsid w:val="002F1BFA"/>
    <w:rsid w:val="002F1E92"/>
    <w:rsid w:val="002F21DF"/>
    <w:rsid w:val="002F315B"/>
    <w:rsid w:val="002F373E"/>
    <w:rsid w:val="002F3F8F"/>
    <w:rsid w:val="002F4584"/>
    <w:rsid w:val="002F46D3"/>
    <w:rsid w:val="002F496E"/>
    <w:rsid w:val="002F4B3B"/>
    <w:rsid w:val="002F58D6"/>
    <w:rsid w:val="002F668F"/>
    <w:rsid w:val="002F6DDF"/>
    <w:rsid w:val="002F7D98"/>
    <w:rsid w:val="0030031D"/>
    <w:rsid w:val="003022E3"/>
    <w:rsid w:val="00304651"/>
    <w:rsid w:val="00304ABA"/>
    <w:rsid w:val="0031031E"/>
    <w:rsid w:val="003103BF"/>
    <w:rsid w:val="00311A30"/>
    <w:rsid w:val="00311A84"/>
    <w:rsid w:val="00311C27"/>
    <w:rsid w:val="00311D1A"/>
    <w:rsid w:val="00312E8A"/>
    <w:rsid w:val="00313AE0"/>
    <w:rsid w:val="00314E82"/>
    <w:rsid w:val="00315192"/>
    <w:rsid w:val="003167F0"/>
    <w:rsid w:val="0032018A"/>
    <w:rsid w:val="003206AF"/>
    <w:rsid w:val="00320785"/>
    <w:rsid w:val="00320F2A"/>
    <w:rsid w:val="00321D04"/>
    <w:rsid w:val="00322EA0"/>
    <w:rsid w:val="00323325"/>
    <w:rsid w:val="00324B7E"/>
    <w:rsid w:val="0032537B"/>
    <w:rsid w:val="00325CDA"/>
    <w:rsid w:val="00326BF5"/>
    <w:rsid w:val="003270FE"/>
    <w:rsid w:val="003309B7"/>
    <w:rsid w:val="00330EE9"/>
    <w:rsid w:val="00332578"/>
    <w:rsid w:val="003339EA"/>
    <w:rsid w:val="00333F07"/>
    <w:rsid w:val="003341CD"/>
    <w:rsid w:val="0033485B"/>
    <w:rsid w:val="00334AFD"/>
    <w:rsid w:val="00336CB2"/>
    <w:rsid w:val="00336F6A"/>
    <w:rsid w:val="0034018E"/>
    <w:rsid w:val="00340A07"/>
    <w:rsid w:val="00341ED7"/>
    <w:rsid w:val="0034310F"/>
    <w:rsid w:val="00343FC2"/>
    <w:rsid w:val="003458B0"/>
    <w:rsid w:val="00345B1C"/>
    <w:rsid w:val="00345F5E"/>
    <w:rsid w:val="003465C4"/>
    <w:rsid w:val="00346817"/>
    <w:rsid w:val="0035155D"/>
    <w:rsid w:val="00352C47"/>
    <w:rsid w:val="00353D64"/>
    <w:rsid w:val="00354015"/>
    <w:rsid w:val="003551A0"/>
    <w:rsid w:val="00356295"/>
    <w:rsid w:val="00356A57"/>
    <w:rsid w:val="00356F5B"/>
    <w:rsid w:val="00357474"/>
    <w:rsid w:val="00357493"/>
    <w:rsid w:val="003615D0"/>
    <w:rsid w:val="00361EAF"/>
    <w:rsid w:val="00362A78"/>
    <w:rsid w:val="00362ED5"/>
    <w:rsid w:val="00364FFA"/>
    <w:rsid w:val="003656DF"/>
    <w:rsid w:val="00365C32"/>
    <w:rsid w:val="003663EE"/>
    <w:rsid w:val="00367E5A"/>
    <w:rsid w:val="003706B3"/>
    <w:rsid w:val="00371365"/>
    <w:rsid w:val="0037239C"/>
    <w:rsid w:val="003739E4"/>
    <w:rsid w:val="00373B28"/>
    <w:rsid w:val="00374134"/>
    <w:rsid w:val="003748C3"/>
    <w:rsid w:val="003750B1"/>
    <w:rsid w:val="003754C8"/>
    <w:rsid w:val="00375E4B"/>
    <w:rsid w:val="00376920"/>
    <w:rsid w:val="00376CD9"/>
    <w:rsid w:val="00377DDB"/>
    <w:rsid w:val="003805B5"/>
    <w:rsid w:val="003811F8"/>
    <w:rsid w:val="00382F7B"/>
    <w:rsid w:val="00383207"/>
    <w:rsid w:val="00386900"/>
    <w:rsid w:val="003873B0"/>
    <w:rsid w:val="00387998"/>
    <w:rsid w:val="00387ABA"/>
    <w:rsid w:val="003904E4"/>
    <w:rsid w:val="00390BD6"/>
    <w:rsid w:val="00391069"/>
    <w:rsid w:val="00392C45"/>
    <w:rsid w:val="00393603"/>
    <w:rsid w:val="00393616"/>
    <w:rsid w:val="0039422D"/>
    <w:rsid w:val="00394254"/>
    <w:rsid w:val="00394511"/>
    <w:rsid w:val="00394982"/>
    <w:rsid w:val="00395A91"/>
    <w:rsid w:val="00396074"/>
    <w:rsid w:val="003976A1"/>
    <w:rsid w:val="003A0942"/>
    <w:rsid w:val="003A0D80"/>
    <w:rsid w:val="003A1CBC"/>
    <w:rsid w:val="003A1F5C"/>
    <w:rsid w:val="003A3A6F"/>
    <w:rsid w:val="003A3C76"/>
    <w:rsid w:val="003A5793"/>
    <w:rsid w:val="003A7058"/>
    <w:rsid w:val="003B144C"/>
    <w:rsid w:val="003B18F6"/>
    <w:rsid w:val="003B1C83"/>
    <w:rsid w:val="003B449B"/>
    <w:rsid w:val="003B4CC0"/>
    <w:rsid w:val="003B4EA5"/>
    <w:rsid w:val="003B55C1"/>
    <w:rsid w:val="003B57B6"/>
    <w:rsid w:val="003B6E70"/>
    <w:rsid w:val="003C0590"/>
    <w:rsid w:val="003C0B70"/>
    <w:rsid w:val="003C18D1"/>
    <w:rsid w:val="003C288A"/>
    <w:rsid w:val="003C2AB0"/>
    <w:rsid w:val="003C3329"/>
    <w:rsid w:val="003C35A2"/>
    <w:rsid w:val="003C35B5"/>
    <w:rsid w:val="003C38FC"/>
    <w:rsid w:val="003C3D49"/>
    <w:rsid w:val="003C62E7"/>
    <w:rsid w:val="003C6E67"/>
    <w:rsid w:val="003C6F73"/>
    <w:rsid w:val="003C7147"/>
    <w:rsid w:val="003C7652"/>
    <w:rsid w:val="003D12BD"/>
    <w:rsid w:val="003D1758"/>
    <w:rsid w:val="003D176C"/>
    <w:rsid w:val="003D1BE0"/>
    <w:rsid w:val="003D2664"/>
    <w:rsid w:val="003D2A00"/>
    <w:rsid w:val="003D2F27"/>
    <w:rsid w:val="003D2FDC"/>
    <w:rsid w:val="003D3545"/>
    <w:rsid w:val="003D3928"/>
    <w:rsid w:val="003D4183"/>
    <w:rsid w:val="003D4675"/>
    <w:rsid w:val="003D4D98"/>
    <w:rsid w:val="003D5C80"/>
    <w:rsid w:val="003D621E"/>
    <w:rsid w:val="003D62C7"/>
    <w:rsid w:val="003E0094"/>
    <w:rsid w:val="003E0A25"/>
    <w:rsid w:val="003E0B63"/>
    <w:rsid w:val="003E1DC2"/>
    <w:rsid w:val="003E2E78"/>
    <w:rsid w:val="003E2F46"/>
    <w:rsid w:val="003E3F07"/>
    <w:rsid w:val="003E4308"/>
    <w:rsid w:val="003E4B69"/>
    <w:rsid w:val="003E5285"/>
    <w:rsid w:val="003E6B18"/>
    <w:rsid w:val="003F0313"/>
    <w:rsid w:val="003F0D48"/>
    <w:rsid w:val="003F119A"/>
    <w:rsid w:val="003F1E92"/>
    <w:rsid w:val="003F262C"/>
    <w:rsid w:val="003F37CC"/>
    <w:rsid w:val="003F38E3"/>
    <w:rsid w:val="003F4121"/>
    <w:rsid w:val="003F499E"/>
    <w:rsid w:val="003F5859"/>
    <w:rsid w:val="003F592F"/>
    <w:rsid w:val="003F7382"/>
    <w:rsid w:val="003F769D"/>
    <w:rsid w:val="003F7A50"/>
    <w:rsid w:val="003F7B69"/>
    <w:rsid w:val="00400CAB"/>
    <w:rsid w:val="0040166E"/>
    <w:rsid w:val="004017DE"/>
    <w:rsid w:val="00402FBC"/>
    <w:rsid w:val="00403D7F"/>
    <w:rsid w:val="0040464B"/>
    <w:rsid w:val="004051C5"/>
    <w:rsid w:val="00407D22"/>
    <w:rsid w:val="0041217F"/>
    <w:rsid w:val="00414D2A"/>
    <w:rsid w:val="00414DF4"/>
    <w:rsid w:val="00415A02"/>
    <w:rsid w:val="00416516"/>
    <w:rsid w:val="00417709"/>
    <w:rsid w:val="004202A3"/>
    <w:rsid w:val="00420452"/>
    <w:rsid w:val="00420863"/>
    <w:rsid w:val="00420CB8"/>
    <w:rsid w:val="00420E09"/>
    <w:rsid w:val="00420E2D"/>
    <w:rsid w:val="0042125D"/>
    <w:rsid w:val="00421797"/>
    <w:rsid w:val="0042285F"/>
    <w:rsid w:val="00422A88"/>
    <w:rsid w:val="00423345"/>
    <w:rsid w:val="00423BC4"/>
    <w:rsid w:val="00424094"/>
    <w:rsid w:val="0042470D"/>
    <w:rsid w:val="004247FE"/>
    <w:rsid w:val="00424B4E"/>
    <w:rsid w:val="004259DA"/>
    <w:rsid w:val="0042607F"/>
    <w:rsid w:val="00426371"/>
    <w:rsid w:val="004266A5"/>
    <w:rsid w:val="004274FE"/>
    <w:rsid w:val="0043082E"/>
    <w:rsid w:val="00430985"/>
    <w:rsid w:val="00430C23"/>
    <w:rsid w:val="00431B93"/>
    <w:rsid w:val="0043208A"/>
    <w:rsid w:val="00432B58"/>
    <w:rsid w:val="00433166"/>
    <w:rsid w:val="0043441F"/>
    <w:rsid w:val="004369CC"/>
    <w:rsid w:val="00436CCB"/>
    <w:rsid w:val="00437824"/>
    <w:rsid w:val="00440AA9"/>
    <w:rsid w:val="004417B8"/>
    <w:rsid w:val="004418FE"/>
    <w:rsid w:val="00441B3D"/>
    <w:rsid w:val="0044233B"/>
    <w:rsid w:val="00442CC1"/>
    <w:rsid w:val="00445A37"/>
    <w:rsid w:val="00447BAC"/>
    <w:rsid w:val="00451486"/>
    <w:rsid w:val="004514BE"/>
    <w:rsid w:val="0045251B"/>
    <w:rsid w:val="004542AE"/>
    <w:rsid w:val="004555C4"/>
    <w:rsid w:val="004555C5"/>
    <w:rsid w:val="0046031F"/>
    <w:rsid w:val="004610F6"/>
    <w:rsid w:val="00461611"/>
    <w:rsid w:val="00462A15"/>
    <w:rsid w:val="00463EF6"/>
    <w:rsid w:val="00464397"/>
    <w:rsid w:val="00465E28"/>
    <w:rsid w:val="00466923"/>
    <w:rsid w:val="00467E9D"/>
    <w:rsid w:val="00470F8A"/>
    <w:rsid w:val="00471766"/>
    <w:rsid w:val="0047717C"/>
    <w:rsid w:val="00477384"/>
    <w:rsid w:val="004775D9"/>
    <w:rsid w:val="00480789"/>
    <w:rsid w:val="004814FC"/>
    <w:rsid w:val="00481AF1"/>
    <w:rsid w:val="00482132"/>
    <w:rsid w:val="00483362"/>
    <w:rsid w:val="00483399"/>
    <w:rsid w:val="00484885"/>
    <w:rsid w:val="00484AB0"/>
    <w:rsid w:val="00484C17"/>
    <w:rsid w:val="0048509F"/>
    <w:rsid w:val="0048536B"/>
    <w:rsid w:val="00485FF5"/>
    <w:rsid w:val="00487E7E"/>
    <w:rsid w:val="00490099"/>
    <w:rsid w:val="00491F1E"/>
    <w:rsid w:val="00492232"/>
    <w:rsid w:val="004927C9"/>
    <w:rsid w:val="00493540"/>
    <w:rsid w:val="00494503"/>
    <w:rsid w:val="004953FC"/>
    <w:rsid w:val="0049631D"/>
    <w:rsid w:val="00497CE6"/>
    <w:rsid w:val="004A0288"/>
    <w:rsid w:val="004A0C8C"/>
    <w:rsid w:val="004A18A2"/>
    <w:rsid w:val="004A2DC2"/>
    <w:rsid w:val="004A2FC1"/>
    <w:rsid w:val="004A46DB"/>
    <w:rsid w:val="004A4FAF"/>
    <w:rsid w:val="004A504C"/>
    <w:rsid w:val="004A56BA"/>
    <w:rsid w:val="004A570F"/>
    <w:rsid w:val="004A627E"/>
    <w:rsid w:val="004B2781"/>
    <w:rsid w:val="004B2974"/>
    <w:rsid w:val="004B393F"/>
    <w:rsid w:val="004B3E3D"/>
    <w:rsid w:val="004B51FB"/>
    <w:rsid w:val="004B5400"/>
    <w:rsid w:val="004B5709"/>
    <w:rsid w:val="004B5D3C"/>
    <w:rsid w:val="004B7754"/>
    <w:rsid w:val="004B7F63"/>
    <w:rsid w:val="004C0CC2"/>
    <w:rsid w:val="004C179B"/>
    <w:rsid w:val="004C17FB"/>
    <w:rsid w:val="004C22EE"/>
    <w:rsid w:val="004C282E"/>
    <w:rsid w:val="004C2B07"/>
    <w:rsid w:val="004C2B58"/>
    <w:rsid w:val="004C3416"/>
    <w:rsid w:val="004C36B6"/>
    <w:rsid w:val="004C39E8"/>
    <w:rsid w:val="004C3CDD"/>
    <w:rsid w:val="004C4146"/>
    <w:rsid w:val="004C4D28"/>
    <w:rsid w:val="004C4F9C"/>
    <w:rsid w:val="004C5480"/>
    <w:rsid w:val="004C5ED4"/>
    <w:rsid w:val="004C5F23"/>
    <w:rsid w:val="004C627D"/>
    <w:rsid w:val="004C71D1"/>
    <w:rsid w:val="004D15C6"/>
    <w:rsid w:val="004D1DD2"/>
    <w:rsid w:val="004D2451"/>
    <w:rsid w:val="004D2E1D"/>
    <w:rsid w:val="004D307A"/>
    <w:rsid w:val="004D3A56"/>
    <w:rsid w:val="004D5583"/>
    <w:rsid w:val="004D5ED8"/>
    <w:rsid w:val="004D6EC2"/>
    <w:rsid w:val="004D720D"/>
    <w:rsid w:val="004D73AA"/>
    <w:rsid w:val="004E0D45"/>
    <w:rsid w:val="004E0D73"/>
    <w:rsid w:val="004E1620"/>
    <w:rsid w:val="004E1A74"/>
    <w:rsid w:val="004E2839"/>
    <w:rsid w:val="004E3799"/>
    <w:rsid w:val="004E5068"/>
    <w:rsid w:val="004E517A"/>
    <w:rsid w:val="004E574E"/>
    <w:rsid w:val="004E58A2"/>
    <w:rsid w:val="004E5932"/>
    <w:rsid w:val="004F1DB6"/>
    <w:rsid w:val="004F2454"/>
    <w:rsid w:val="004F3726"/>
    <w:rsid w:val="004F5080"/>
    <w:rsid w:val="004F5529"/>
    <w:rsid w:val="004F618B"/>
    <w:rsid w:val="004F6BBA"/>
    <w:rsid w:val="004F7284"/>
    <w:rsid w:val="005012F6"/>
    <w:rsid w:val="00501623"/>
    <w:rsid w:val="0050376D"/>
    <w:rsid w:val="00504287"/>
    <w:rsid w:val="0050513D"/>
    <w:rsid w:val="00505A17"/>
    <w:rsid w:val="00505C13"/>
    <w:rsid w:val="005069EE"/>
    <w:rsid w:val="00507CAF"/>
    <w:rsid w:val="00511F4E"/>
    <w:rsid w:val="00512749"/>
    <w:rsid w:val="00513AD6"/>
    <w:rsid w:val="0051525B"/>
    <w:rsid w:val="00515B4F"/>
    <w:rsid w:val="0051663B"/>
    <w:rsid w:val="00516A83"/>
    <w:rsid w:val="00517344"/>
    <w:rsid w:val="0051761F"/>
    <w:rsid w:val="00517AEA"/>
    <w:rsid w:val="00521015"/>
    <w:rsid w:val="005214EA"/>
    <w:rsid w:val="005219B6"/>
    <w:rsid w:val="00523A0A"/>
    <w:rsid w:val="005243E1"/>
    <w:rsid w:val="005258D5"/>
    <w:rsid w:val="0052601C"/>
    <w:rsid w:val="005266E9"/>
    <w:rsid w:val="00527683"/>
    <w:rsid w:val="0052790E"/>
    <w:rsid w:val="005332F8"/>
    <w:rsid w:val="00533A08"/>
    <w:rsid w:val="00533D63"/>
    <w:rsid w:val="0053437B"/>
    <w:rsid w:val="00534F5F"/>
    <w:rsid w:val="005369B3"/>
    <w:rsid w:val="00537C9B"/>
    <w:rsid w:val="0054009A"/>
    <w:rsid w:val="00540F44"/>
    <w:rsid w:val="0054110F"/>
    <w:rsid w:val="00541B6F"/>
    <w:rsid w:val="00544480"/>
    <w:rsid w:val="005448B3"/>
    <w:rsid w:val="00544960"/>
    <w:rsid w:val="0054505D"/>
    <w:rsid w:val="005456B0"/>
    <w:rsid w:val="00545920"/>
    <w:rsid w:val="00546E0B"/>
    <w:rsid w:val="005474F1"/>
    <w:rsid w:val="00552128"/>
    <w:rsid w:val="0055472D"/>
    <w:rsid w:val="00555C85"/>
    <w:rsid w:val="00555E7D"/>
    <w:rsid w:val="00556B93"/>
    <w:rsid w:val="00557376"/>
    <w:rsid w:val="005579B6"/>
    <w:rsid w:val="005604F0"/>
    <w:rsid w:val="00561CE6"/>
    <w:rsid w:val="0056494B"/>
    <w:rsid w:val="00566EB6"/>
    <w:rsid w:val="00567807"/>
    <w:rsid w:val="0057131F"/>
    <w:rsid w:val="005714F8"/>
    <w:rsid w:val="00571972"/>
    <w:rsid w:val="00572A70"/>
    <w:rsid w:val="005756CC"/>
    <w:rsid w:val="00575F18"/>
    <w:rsid w:val="0057681E"/>
    <w:rsid w:val="00577EA9"/>
    <w:rsid w:val="00581992"/>
    <w:rsid w:val="00582AB3"/>
    <w:rsid w:val="00582CF7"/>
    <w:rsid w:val="00582D60"/>
    <w:rsid w:val="00583AF2"/>
    <w:rsid w:val="00583B30"/>
    <w:rsid w:val="005846F5"/>
    <w:rsid w:val="00584A77"/>
    <w:rsid w:val="00584FCB"/>
    <w:rsid w:val="00585141"/>
    <w:rsid w:val="0058605A"/>
    <w:rsid w:val="005867A7"/>
    <w:rsid w:val="00586AFD"/>
    <w:rsid w:val="00587537"/>
    <w:rsid w:val="0058768C"/>
    <w:rsid w:val="00590A4A"/>
    <w:rsid w:val="00590D3D"/>
    <w:rsid w:val="00590FC8"/>
    <w:rsid w:val="00591481"/>
    <w:rsid w:val="005922B0"/>
    <w:rsid w:val="00592350"/>
    <w:rsid w:val="005957F4"/>
    <w:rsid w:val="005959DC"/>
    <w:rsid w:val="00596986"/>
    <w:rsid w:val="00596F70"/>
    <w:rsid w:val="00597240"/>
    <w:rsid w:val="0059761B"/>
    <w:rsid w:val="005978E5"/>
    <w:rsid w:val="005A2418"/>
    <w:rsid w:val="005A549E"/>
    <w:rsid w:val="005A61EE"/>
    <w:rsid w:val="005A6550"/>
    <w:rsid w:val="005A74CF"/>
    <w:rsid w:val="005A7B81"/>
    <w:rsid w:val="005B2EAE"/>
    <w:rsid w:val="005B3ABE"/>
    <w:rsid w:val="005B3FEB"/>
    <w:rsid w:val="005B4730"/>
    <w:rsid w:val="005B4F83"/>
    <w:rsid w:val="005B53E0"/>
    <w:rsid w:val="005B5424"/>
    <w:rsid w:val="005B5DCC"/>
    <w:rsid w:val="005B6F4D"/>
    <w:rsid w:val="005C1889"/>
    <w:rsid w:val="005C1A73"/>
    <w:rsid w:val="005C1FA9"/>
    <w:rsid w:val="005C2521"/>
    <w:rsid w:val="005C290A"/>
    <w:rsid w:val="005C3294"/>
    <w:rsid w:val="005C4887"/>
    <w:rsid w:val="005C5C08"/>
    <w:rsid w:val="005C6D52"/>
    <w:rsid w:val="005C70A4"/>
    <w:rsid w:val="005C7150"/>
    <w:rsid w:val="005C7C41"/>
    <w:rsid w:val="005C7D44"/>
    <w:rsid w:val="005D06A6"/>
    <w:rsid w:val="005D0858"/>
    <w:rsid w:val="005D1620"/>
    <w:rsid w:val="005D2ADD"/>
    <w:rsid w:val="005D4141"/>
    <w:rsid w:val="005D478F"/>
    <w:rsid w:val="005D546A"/>
    <w:rsid w:val="005D5493"/>
    <w:rsid w:val="005D5C20"/>
    <w:rsid w:val="005D5F02"/>
    <w:rsid w:val="005D6813"/>
    <w:rsid w:val="005D682A"/>
    <w:rsid w:val="005D7259"/>
    <w:rsid w:val="005D7834"/>
    <w:rsid w:val="005D7CB2"/>
    <w:rsid w:val="005E023D"/>
    <w:rsid w:val="005E080C"/>
    <w:rsid w:val="005E0868"/>
    <w:rsid w:val="005E1883"/>
    <w:rsid w:val="005E3FD2"/>
    <w:rsid w:val="005E4606"/>
    <w:rsid w:val="005E5159"/>
    <w:rsid w:val="005E6A50"/>
    <w:rsid w:val="005E7980"/>
    <w:rsid w:val="005F07EB"/>
    <w:rsid w:val="005F0D63"/>
    <w:rsid w:val="005F16A8"/>
    <w:rsid w:val="005F1968"/>
    <w:rsid w:val="005F1A83"/>
    <w:rsid w:val="005F1C33"/>
    <w:rsid w:val="005F21E9"/>
    <w:rsid w:val="005F288C"/>
    <w:rsid w:val="005F46A1"/>
    <w:rsid w:val="005F4A14"/>
    <w:rsid w:val="005F4CAF"/>
    <w:rsid w:val="005F524D"/>
    <w:rsid w:val="005F54B0"/>
    <w:rsid w:val="005F55C9"/>
    <w:rsid w:val="005F5856"/>
    <w:rsid w:val="005F7102"/>
    <w:rsid w:val="005F7D25"/>
    <w:rsid w:val="00600397"/>
    <w:rsid w:val="0060063D"/>
    <w:rsid w:val="00601194"/>
    <w:rsid w:val="006019D5"/>
    <w:rsid w:val="00602E9B"/>
    <w:rsid w:val="006048E2"/>
    <w:rsid w:val="00605099"/>
    <w:rsid w:val="0060510E"/>
    <w:rsid w:val="006058F8"/>
    <w:rsid w:val="00606A55"/>
    <w:rsid w:val="00606C2A"/>
    <w:rsid w:val="0060707D"/>
    <w:rsid w:val="006075A0"/>
    <w:rsid w:val="00607EF2"/>
    <w:rsid w:val="00610084"/>
    <w:rsid w:val="0061117A"/>
    <w:rsid w:val="006113BF"/>
    <w:rsid w:val="00613303"/>
    <w:rsid w:val="00613DCB"/>
    <w:rsid w:val="00613F9D"/>
    <w:rsid w:val="0061407B"/>
    <w:rsid w:val="00614624"/>
    <w:rsid w:val="00614A35"/>
    <w:rsid w:val="0061508D"/>
    <w:rsid w:val="00615766"/>
    <w:rsid w:val="006158B1"/>
    <w:rsid w:val="00616530"/>
    <w:rsid w:val="00616B95"/>
    <w:rsid w:val="00616D97"/>
    <w:rsid w:val="00617240"/>
    <w:rsid w:val="00617A2F"/>
    <w:rsid w:val="0062111B"/>
    <w:rsid w:val="00621133"/>
    <w:rsid w:val="00621EE8"/>
    <w:rsid w:val="006235F3"/>
    <w:rsid w:val="00624635"/>
    <w:rsid w:val="00625935"/>
    <w:rsid w:val="0062614B"/>
    <w:rsid w:val="00626BF1"/>
    <w:rsid w:val="00627EBA"/>
    <w:rsid w:val="006332C5"/>
    <w:rsid w:val="006342E3"/>
    <w:rsid w:val="00635EBE"/>
    <w:rsid w:val="00636381"/>
    <w:rsid w:val="00636546"/>
    <w:rsid w:val="00636614"/>
    <w:rsid w:val="00636B4C"/>
    <w:rsid w:val="00636BBC"/>
    <w:rsid w:val="00636D3B"/>
    <w:rsid w:val="006371C8"/>
    <w:rsid w:val="00637B5B"/>
    <w:rsid w:val="00640049"/>
    <w:rsid w:val="0064075E"/>
    <w:rsid w:val="006435A4"/>
    <w:rsid w:val="00643E3D"/>
    <w:rsid w:val="00643FF9"/>
    <w:rsid w:val="00645171"/>
    <w:rsid w:val="00646E5E"/>
    <w:rsid w:val="0064738D"/>
    <w:rsid w:val="00652005"/>
    <w:rsid w:val="00652508"/>
    <w:rsid w:val="006527BE"/>
    <w:rsid w:val="0065411C"/>
    <w:rsid w:val="00655D8A"/>
    <w:rsid w:val="00657045"/>
    <w:rsid w:val="00657B25"/>
    <w:rsid w:val="00657D1B"/>
    <w:rsid w:val="00660F87"/>
    <w:rsid w:val="006625E7"/>
    <w:rsid w:val="00664465"/>
    <w:rsid w:val="00664566"/>
    <w:rsid w:val="006649B0"/>
    <w:rsid w:val="006656E9"/>
    <w:rsid w:val="006659F1"/>
    <w:rsid w:val="00666310"/>
    <w:rsid w:val="00666E57"/>
    <w:rsid w:val="00666EEC"/>
    <w:rsid w:val="00667956"/>
    <w:rsid w:val="00670229"/>
    <w:rsid w:val="00671873"/>
    <w:rsid w:val="00671C92"/>
    <w:rsid w:val="00671FDB"/>
    <w:rsid w:val="00672085"/>
    <w:rsid w:val="006720DB"/>
    <w:rsid w:val="00680C39"/>
    <w:rsid w:val="00681239"/>
    <w:rsid w:val="006816C0"/>
    <w:rsid w:val="00682CD5"/>
    <w:rsid w:val="00685064"/>
    <w:rsid w:val="0068586B"/>
    <w:rsid w:val="00686EE4"/>
    <w:rsid w:val="006875C3"/>
    <w:rsid w:val="00690856"/>
    <w:rsid w:val="00691E76"/>
    <w:rsid w:val="006927EA"/>
    <w:rsid w:val="00692D81"/>
    <w:rsid w:val="00693A6C"/>
    <w:rsid w:val="00693B0F"/>
    <w:rsid w:val="00693BE0"/>
    <w:rsid w:val="00694D98"/>
    <w:rsid w:val="00695186"/>
    <w:rsid w:val="006952BC"/>
    <w:rsid w:val="00695703"/>
    <w:rsid w:val="006961E0"/>
    <w:rsid w:val="00696425"/>
    <w:rsid w:val="00696478"/>
    <w:rsid w:val="00697803"/>
    <w:rsid w:val="00697FDF"/>
    <w:rsid w:val="006A00EE"/>
    <w:rsid w:val="006A0968"/>
    <w:rsid w:val="006A0B7A"/>
    <w:rsid w:val="006A165E"/>
    <w:rsid w:val="006A192F"/>
    <w:rsid w:val="006A37F2"/>
    <w:rsid w:val="006A47F2"/>
    <w:rsid w:val="006A633A"/>
    <w:rsid w:val="006B0076"/>
    <w:rsid w:val="006B044B"/>
    <w:rsid w:val="006B07DA"/>
    <w:rsid w:val="006B0AD0"/>
    <w:rsid w:val="006B1083"/>
    <w:rsid w:val="006B1C5A"/>
    <w:rsid w:val="006B1E3C"/>
    <w:rsid w:val="006B2318"/>
    <w:rsid w:val="006B2539"/>
    <w:rsid w:val="006B564D"/>
    <w:rsid w:val="006B571D"/>
    <w:rsid w:val="006B5D42"/>
    <w:rsid w:val="006B7353"/>
    <w:rsid w:val="006B78D5"/>
    <w:rsid w:val="006C21E6"/>
    <w:rsid w:val="006C2D4F"/>
    <w:rsid w:val="006C30FE"/>
    <w:rsid w:val="006C4110"/>
    <w:rsid w:val="006C5FAF"/>
    <w:rsid w:val="006C6989"/>
    <w:rsid w:val="006C736A"/>
    <w:rsid w:val="006C7801"/>
    <w:rsid w:val="006D04B9"/>
    <w:rsid w:val="006D092B"/>
    <w:rsid w:val="006D1380"/>
    <w:rsid w:val="006D1DAB"/>
    <w:rsid w:val="006D3A14"/>
    <w:rsid w:val="006D4EC9"/>
    <w:rsid w:val="006D72C8"/>
    <w:rsid w:val="006D7866"/>
    <w:rsid w:val="006D795F"/>
    <w:rsid w:val="006E0A91"/>
    <w:rsid w:val="006E131A"/>
    <w:rsid w:val="006E3AC1"/>
    <w:rsid w:val="006E3CE6"/>
    <w:rsid w:val="006E4D3C"/>
    <w:rsid w:val="006E4E52"/>
    <w:rsid w:val="006E6927"/>
    <w:rsid w:val="006E735A"/>
    <w:rsid w:val="006F0EE0"/>
    <w:rsid w:val="006F249D"/>
    <w:rsid w:val="006F28E6"/>
    <w:rsid w:val="006F33B0"/>
    <w:rsid w:val="006F38CC"/>
    <w:rsid w:val="006F4BDB"/>
    <w:rsid w:val="006F4FB8"/>
    <w:rsid w:val="006F57E5"/>
    <w:rsid w:val="006F621A"/>
    <w:rsid w:val="006F6C71"/>
    <w:rsid w:val="006F71D0"/>
    <w:rsid w:val="006F7935"/>
    <w:rsid w:val="006F7EE1"/>
    <w:rsid w:val="00700B24"/>
    <w:rsid w:val="00701458"/>
    <w:rsid w:val="00701D32"/>
    <w:rsid w:val="00703E6E"/>
    <w:rsid w:val="007052B5"/>
    <w:rsid w:val="00705D8E"/>
    <w:rsid w:val="007069E9"/>
    <w:rsid w:val="007070F6"/>
    <w:rsid w:val="0070745F"/>
    <w:rsid w:val="007079E8"/>
    <w:rsid w:val="007133B7"/>
    <w:rsid w:val="00713460"/>
    <w:rsid w:val="007138A8"/>
    <w:rsid w:val="00714260"/>
    <w:rsid w:val="00714A47"/>
    <w:rsid w:val="00716C18"/>
    <w:rsid w:val="007172D0"/>
    <w:rsid w:val="007172D6"/>
    <w:rsid w:val="0072012B"/>
    <w:rsid w:val="007203D1"/>
    <w:rsid w:val="007221A2"/>
    <w:rsid w:val="007232F0"/>
    <w:rsid w:val="00724306"/>
    <w:rsid w:val="0072506E"/>
    <w:rsid w:val="00725B44"/>
    <w:rsid w:val="007266DF"/>
    <w:rsid w:val="00727B83"/>
    <w:rsid w:val="00727D10"/>
    <w:rsid w:val="00730761"/>
    <w:rsid w:val="00730E29"/>
    <w:rsid w:val="007312C2"/>
    <w:rsid w:val="0073149C"/>
    <w:rsid w:val="00732A63"/>
    <w:rsid w:val="00733A87"/>
    <w:rsid w:val="0073698B"/>
    <w:rsid w:val="0073729B"/>
    <w:rsid w:val="0074008F"/>
    <w:rsid w:val="00740DFF"/>
    <w:rsid w:val="00741676"/>
    <w:rsid w:val="007427E7"/>
    <w:rsid w:val="007430B7"/>
    <w:rsid w:val="0074323E"/>
    <w:rsid w:val="0074398D"/>
    <w:rsid w:val="00744CC9"/>
    <w:rsid w:val="00744EF4"/>
    <w:rsid w:val="00745AA3"/>
    <w:rsid w:val="007462A2"/>
    <w:rsid w:val="00746DE7"/>
    <w:rsid w:val="00746EEE"/>
    <w:rsid w:val="00746F40"/>
    <w:rsid w:val="00747CC6"/>
    <w:rsid w:val="00751309"/>
    <w:rsid w:val="00751AF6"/>
    <w:rsid w:val="007535AD"/>
    <w:rsid w:val="00753738"/>
    <w:rsid w:val="0075406F"/>
    <w:rsid w:val="00754D84"/>
    <w:rsid w:val="00755342"/>
    <w:rsid w:val="00755BE2"/>
    <w:rsid w:val="00756537"/>
    <w:rsid w:val="00756671"/>
    <w:rsid w:val="00756CE1"/>
    <w:rsid w:val="007571C6"/>
    <w:rsid w:val="00757BE6"/>
    <w:rsid w:val="00757E70"/>
    <w:rsid w:val="00760952"/>
    <w:rsid w:val="00761F95"/>
    <w:rsid w:val="00762399"/>
    <w:rsid w:val="00762DCF"/>
    <w:rsid w:val="00763C9B"/>
    <w:rsid w:val="00763D53"/>
    <w:rsid w:val="007649C4"/>
    <w:rsid w:val="00765697"/>
    <w:rsid w:val="007666EA"/>
    <w:rsid w:val="00766744"/>
    <w:rsid w:val="007677B5"/>
    <w:rsid w:val="007716FA"/>
    <w:rsid w:val="00772335"/>
    <w:rsid w:val="00773478"/>
    <w:rsid w:val="00776559"/>
    <w:rsid w:val="00776AE6"/>
    <w:rsid w:val="0077758F"/>
    <w:rsid w:val="00781A3A"/>
    <w:rsid w:val="00782A73"/>
    <w:rsid w:val="0078395B"/>
    <w:rsid w:val="00784613"/>
    <w:rsid w:val="00784F29"/>
    <w:rsid w:val="00785C24"/>
    <w:rsid w:val="0078658C"/>
    <w:rsid w:val="00786A3D"/>
    <w:rsid w:val="007876DF"/>
    <w:rsid w:val="007911C9"/>
    <w:rsid w:val="007920D1"/>
    <w:rsid w:val="007927B4"/>
    <w:rsid w:val="00793651"/>
    <w:rsid w:val="007939FE"/>
    <w:rsid w:val="0079472D"/>
    <w:rsid w:val="00794BB0"/>
    <w:rsid w:val="00795342"/>
    <w:rsid w:val="0079543F"/>
    <w:rsid w:val="007955CC"/>
    <w:rsid w:val="007962C8"/>
    <w:rsid w:val="007A05FF"/>
    <w:rsid w:val="007A2278"/>
    <w:rsid w:val="007A2477"/>
    <w:rsid w:val="007A2F6B"/>
    <w:rsid w:val="007A3BAB"/>
    <w:rsid w:val="007A3E92"/>
    <w:rsid w:val="007A5391"/>
    <w:rsid w:val="007A57EE"/>
    <w:rsid w:val="007A6013"/>
    <w:rsid w:val="007A6B0B"/>
    <w:rsid w:val="007A704D"/>
    <w:rsid w:val="007B200B"/>
    <w:rsid w:val="007B337C"/>
    <w:rsid w:val="007B38F3"/>
    <w:rsid w:val="007B450C"/>
    <w:rsid w:val="007B53DF"/>
    <w:rsid w:val="007B6C12"/>
    <w:rsid w:val="007B74A6"/>
    <w:rsid w:val="007B7721"/>
    <w:rsid w:val="007B7E1D"/>
    <w:rsid w:val="007C075F"/>
    <w:rsid w:val="007C2DE5"/>
    <w:rsid w:val="007C2E81"/>
    <w:rsid w:val="007C5771"/>
    <w:rsid w:val="007C5C1D"/>
    <w:rsid w:val="007C75CC"/>
    <w:rsid w:val="007C761B"/>
    <w:rsid w:val="007D0258"/>
    <w:rsid w:val="007D34FE"/>
    <w:rsid w:val="007D4A58"/>
    <w:rsid w:val="007D4B6E"/>
    <w:rsid w:val="007D5576"/>
    <w:rsid w:val="007D5E31"/>
    <w:rsid w:val="007D7261"/>
    <w:rsid w:val="007E0DB6"/>
    <w:rsid w:val="007E0FDE"/>
    <w:rsid w:val="007E206A"/>
    <w:rsid w:val="007E35A6"/>
    <w:rsid w:val="007F012D"/>
    <w:rsid w:val="007F0ABA"/>
    <w:rsid w:val="007F2EDF"/>
    <w:rsid w:val="007F39C3"/>
    <w:rsid w:val="007F50BD"/>
    <w:rsid w:val="007F55F3"/>
    <w:rsid w:val="007F706D"/>
    <w:rsid w:val="007F730D"/>
    <w:rsid w:val="00800AA5"/>
    <w:rsid w:val="00801D25"/>
    <w:rsid w:val="00801E76"/>
    <w:rsid w:val="00803A01"/>
    <w:rsid w:val="0080564E"/>
    <w:rsid w:val="00806606"/>
    <w:rsid w:val="00810A66"/>
    <w:rsid w:val="00811F62"/>
    <w:rsid w:val="00812BEC"/>
    <w:rsid w:val="00813167"/>
    <w:rsid w:val="00813D02"/>
    <w:rsid w:val="008142CD"/>
    <w:rsid w:val="00814D81"/>
    <w:rsid w:val="00815027"/>
    <w:rsid w:val="0081504C"/>
    <w:rsid w:val="00815EF0"/>
    <w:rsid w:val="00817330"/>
    <w:rsid w:val="0082171C"/>
    <w:rsid w:val="008226AE"/>
    <w:rsid w:val="00822C93"/>
    <w:rsid w:val="00823F9C"/>
    <w:rsid w:val="008240AA"/>
    <w:rsid w:val="00824454"/>
    <w:rsid w:val="00825244"/>
    <w:rsid w:val="008254BC"/>
    <w:rsid w:val="00825CAD"/>
    <w:rsid w:val="008268AC"/>
    <w:rsid w:val="00830606"/>
    <w:rsid w:val="0083086A"/>
    <w:rsid w:val="00830CEE"/>
    <w:rsid w:val="00831E90"/>
    <w:rsid w:val="0083225A"/>
    <w:rsid w:val="00832545"/>
    <w:rsid w:val="00832E39"/>
    <w:rsid w:val="008331FA"/>
    <w:rsid w:val="00833ACA"/>
    <w:rsid w:val="00835467"/>
    <w:rsid w:val="00836133"/>
    <w:rsid w:val="00836986"/>
    <w:rsid w:val="00836F28"/>
    <w:rsid w:val="008413B9"/>
    <w:rsid w:val="008418DF"/>
    <w:rsid w:val="00841D63"/>
    <w:rsid w:val="00841DF9"/>
    <w:rsid w:val="0084221B"/>
    <w:rsid w:val="00842709"/>
    <w:rsid w:val="008427CD"/>
    <w:rsid w:val="00842F9C"/>
    <w:rsid w:val="00843463"/>
    <w:rsid w:val="00843646"/>
    <w:rsid w:val="00843E5A"/>
    <w:rsid w:val="00844F94"/>
    <w:rsid w:val="00846D76"/>
    <w:rsid w:val="00850925"/>
    <w:rsid w:val="0085247E"/>
    <w:rsid w:val="00852EA6"/>
    <w:rsid w:val="00854249"/>
    <w:rsid w:val="00854808"/>
    <w:rsid w:val="00854C88"/>
    <w:rsid w:val="00856157"/>
    <w:rsid w:val="00857D4A"/>
    <w:rsid w:val="0086120A"/>
    <w:rsid w:val="00861349"/>
    <w:rsid w:val="00862E83"/>
    <w:rsid w:val="008631B5"/>
    <w:rsid w:val="008639F0"/>
    <w:rsid w:val="00864F4F"/>
    <w:rsid w:val="00865949"/>
    <w:rsid w:val="00866980"/>
    <w:rsid w:val="008725A7"/>
    <w:rsid w:val="0087372E"/>
    <w:rsid w:val="008743A8"/>
    <w:rsid w:val="00874506"/>
    <w:rsid w:val="008746DF"/>
    <w:rsid w:val="00874B0A"/>
    <w:rsid w:val="00875F76"/>
    <w:rsid w:val="00877556"/>
    <w:rsid w:val="00880F4D"/>
    <w:rsid w:val="0088303C"/>
    <w:rsid w:val="008833DC"/>
    <w:rsid w:val="008840AD"/>
    <w:rsid w:val="008842A2"/>
    <w:rsid w:val="00884822"/>
    <w:rsid w:val="00884EAD"/>
    <w:rsid w:val="00885DF6"/>
    <w:rsid w:val="0088632E"/>
    <w:rsid w:val="00891487"/>
    <w:rsid w:val="008918E2"/>
    <w:rsid w:val="00891F01"/>
    <w:rsid w:val="00892230"/>
    <w:rsid w:val="00893C4D"/>
    <w:rsid w:val="00895F6A"/>
    <w:rsid w:val="008A1F52"/>
    <w:rsid w:val="008A34EE"/>
    <w:rsid w:val="008A4097"/>
    <w:rsid w:val="008A5290"/>
    <w:rsid w:val="008A5921"/>
    <w:rsid w:val="008A5F69"/>
    <w:rsid w:val="008A6387"/>
    <w:rsid w:val="008B0005"/>
    <w:rsid w:val="008B0682"/>
    <w:rsid w:val="008B1ECB"/>
    <w:rsid w:val="008B2C51"/>
    <w:rsid w:val="008B303F"/>
    <w:rsid w:val="008B36C4"/>
    <w:rsid w:val="008B47AD"/>
    <w:rsid w:val="008B5703"/>
    <w:rsid w:val="008B636B"/>
    <w:rsid w:val="008B6A2E"/>
    <w:rsid w:val="008B6A87"/>
    <w:rsid w:val="008B7591"/>
    <w:rsid w:val="008B762E"/>
    <w:rsid w:val="008B7C21"/>
    <w:rsid w:val="008C49C6"/>
    <w:rsid w:val="008C5916"/>
    <w:rsid w:val="008C6938"/>
    <w:rsid w:val="008D0227"/>
    <w:rsid w:val="008D0737"/>
    <w:rsid w:val="008D3553"/>
    <w:rsid w:val="008D3B02"/>
    <w:rsid w:val="008D41F3"/>
    <w:rsid w:val="008D4E74"/>
    <w:rsid w:val="008D53A8"/>
    <w:rsid w:val="008D5451"/>
    <w:rsid w:val="008D7399"/>
    <w:rsid w:val="008D78AF"/>
    <w:rsid w:val="008E084F"/>
    <w:rsid w:val="008E0BB7"/>
    <w:rsid w:val="008E111B"/>
    <w:rsid w:val="008E17F4"/>
    <w:rsid w:val="008E2D3C"/>
    <w:rsid w:val="008E425D"/>
    <w:rsid w:val="008E5024"/>
    <w:rsid w:val="008E524A"/>
    <w:rsid w:val="008E5C04"/>
    <w:rsid w:val="008E5DD1"/>
    <w:rsid w:val="008E7C76"/>
    <w:rsid w:val="008F16A6"/>
    <w:rsid w:val="008F29D2"/>
    <w:rsid w:val="008F30EC"/>
    <w:rsid w:val="008F5B98"/>
    <w:rsid w:val="008F5C9C"/>
    <w:rsid w:val="008F6BA0"/>
    <w:rsid w:val="008F6F26"/>
    <w:rsid w:val="00900C81"/>
    <w:rsid w:val="00901180"/>
    <w:rsid w:val="00901DD6"/>
    <w:rsid w:val="0090313D"/>
    <w:rsid w:val="0090319D"/>
    <w:rsid w:val="009034EE"/>
    <w:rsid w:val="00903B30"/>
    <w:rsid w:val="00904367"/>
    <w:rsid w:val="0090476C"/>
    <w:rsid w:val="00904829"/>
    <w:rsid w:val="009057F5"/>
    <w:rsid w:val="00905916"/>
    <w:rsid w:val="00910BFB"/>
    <w:rsid w:val="00911191"/>
    <w:rsid w:val="00911F7A"/>
    <w:rsid w:val="0091299B"/>
    <w:rsid w:val="00913456"/>
    <w:rsid w:val="00914DFF"/>
    <w:rsid w:val="009166C2"/>
    <w:rsid w:val="00917D00"/>
    <w:rsid w:val="00920A03"/>
    <w:rsid w:val="00921FD1"/>
    <w:rsid w:val="00922053"/>
    <w:rsid w:val="009224F4"/>
    <w:rsid w:val="0092259F"/>
    <w:rsid w:val="0092469E"/>
    <w:rsid w:val="009256A6"/>
    <w:rsid w:val="009268F2"/>
    <w:rsid w:val="00930272"/>
    <w:rsid w:val="0093091A"/>
    <w:rsid w:val="00930F26"/>
    <w:rsid w:val="0093120F"/>
    <w:rsid w:val="009312E9"/>
    <w:rsid w:val="00931C7A"/>
    <w:rsid w:val="00932371"/>
    <w:rsid w:val="009327E6"/>
    <w:rsid w:val="00932BD4"/>
    <w:rsid w:val="00932ED9"/>
    <w:rsid w:val="00933D07"/>
    <w:rsid w:val="009343D9"/>
    <w:rsid w:val="0093464D"/>
    <w:rsid w:val="009349A3"/>
    <w:rsid w:val="00935447"/>
    <w:rsid w:val="009362FB"/>
    <w:rsid w:val="00936B45"/>
    <w:rsid w:val="00936DBA"/>
    <w:rsid w:val="00937391"/>
    <w:rsid w:val="00937CF1"/>
    <w:rsid w:val="00937F01"/>
    <w:rsid w:val="0094018B"/>
    <w:rsid w:val="00941322"/>
    <w:rsid w:val="00941EF3"/>
    <w:rsid w:val="00943BB4"/>
    <w:rsid w:val="00944A94"/>
    <w:rsid w:val="00945042"/>
    <w:rsid w:val="00945929"/>
    <w:rsid w:val="00945A99"/>
    <w:rsid w:val="0094743D"/>
    <w:rsid w:val="0094768F"/>
    <w:rsid w:val="0095151A"/>
    <w:rsid w:val="009516EE"/>
    <w:rsid w:val="0095387B"/>
    <w:rsid w:val="009539F9"/>
    <w:rsid w:val="00954C0D"/>
    <w:rsid w:val="00955458"/>
    <w:rsid w:val="009554EC"/>
    <w:rsid w:val="0095572E"/>
    <w:rsid w:val="009578E2"/>
    <w:rsid w:val="0096061D"/>
    <w:rsid w:val="009608F9"/>
    <w:rsid w:val="00963DB9"/>
    <w:rsid w:val="00964845"/>
    <w:rsid w:val="00964CFD"/>
    <w:rsid w:val="009656A4"/>
    <w:rsid w:val="00966856"/>
    <w:rsid w:val="009703ED"/>
    <w:rsid w:val="0097047A"/>
    <w:rsid w:val="00970FDC"/>
    <w:rsid w:val="009724D4"/>
    <w:rsid w:val="0097296C"/>
    <w:rsid w:val="00974218"/>
    <w:rsid w:val="00974A16"/>
    <w:rsid w:val="00974B7D"/>
    <w:rsid w:val="00977AF5"/>
    <w:rsid w:val="009816D3"/>
    <w:rsid w:val="009844FA"/>
    <w:rsid w:val="009846B3"/>
    <w:rsid w:val="00984C40"/>
    <w:rsid w:val="00984E45"/>
    <w:rsid w:val="00986902"/>
    <w:rsid w:val="00986B39"/>
    <w:rsid w:val="00987048"/>
    <w:rsid w:val="00987460"/>
    <w:rsid w:val="009876D5"/>
    <w:rsid w:val="00990396"/>
    <w:rsid w:val="0099071D"/>
    <w:rsid w:val="00990FAA"/>
    <w:rsid w:val="00990FAB"/>
    <w:rsid w:val="009913D2"/>
    <w:rsid w:val="00991FEB"/>
    <w:rsid w:val="00992436"/>
    <w:rsid w:val="00992B3C"/>
    <w:rsid w:val="00993187"/>
    <w:rsid w:val="009938A2"/>
    <w:rsid w:val="009951F1"/>
    <w:rsid w:val="009953F9"/>
    <w:rsid w:val="00995BF7"/>
    <w:rsid w:val="00995DF3"/>
    <w:rsid w:val="009962BA"/>
    <w:rsid w:val="009A00B8"/>
    <w:rsid w:val="009A15BF"/>
    <w:rsid w:val="009A193D"/>
    <w:rsid w:val="009A1D2E"/>
    <w:rsid w:val="009A2A5E"/>
    <w:rsid w:val="009A2D28"/>
    <w:rsid w:val="009A3FE5"/>
    <w:rsid w:val="009A4522"/>
    <w:rsid w:val="009A5761"/>
    <w:rsid w:val="009A7786"/>
    <w:rsid w:val="009A7A9D"/>
    <w:rsid w:val="009B0389"/>
    <w:rsid w:val="009B0E10"/>
    <w:rsid w:val="009B13F3"/>
    <w:rsid w:val="009B1DF8"/>
    <w:rsid w:val="009B2B09"/>
    <w:rsid w:val="009B3CCC"/>
    <w:rsid w:val="009B3FCD"/>
    <w:rsid w:val="009B4088"/>
    <w:rsid w:val="009B45D4"/>
    <w:rsid w:val="009B53D1"/>
    <w:rsid w:val="009B622A"/>
    <w:rsid w:val="009B752D"/>
    <w:rsid w:val="009B75E9"/>
    <w:rsid w:val="009C0820"/>
    <w:rsid w:val="009C1816"/>
    <w:rsid w:val="009C1EBD"/>
    <w:rsid w:val="009C24C3"/>
    <w:rsid w:val="009C2BFD"/>
    <w:rsid w:val="009C3BF8"/>
    <w:rsid w:val="009C3C82"/>
    <w:rsid w:val="009C67E9"/>
    <w:rsid w:val="009C712D"/>
    <w:rsid w:val="009C7FE4"/>
    <w:rsid w:val="009D198B"/>
    <w:rsid w:val="009D3BF5"/>
    <w:rsid w:val="009D47E4"/>
    <w:rsid w:val="009D578E"/>
    <w:rsid w:val="009D5E61"/>
    <w:rsid w:val="009D71BB"/>
    <w:rsid w:val="009E1A61"/>
    <w:rsid w:val="009E2387"/>
    <w:rsid w:val="009E30C2"/>
    <w:rsid w:val="009E364F"/>
    <w:rsid w:val="009E3986"/>
    <w:rsid w:val="009E5271"/>
    <w:rsid w:val="009E5E31"/>
    <w:rsid w:val="009F0CA4"/>
    <w:rsid w:val="009F15B5"/>
    <w:rsid w:val="009F3449"/>
    <w:rsid w:val="009F392E"/>
    <w:rsid w:val="009F4414"/>
    <w:rsid w:val="009F5679"/>
    <w:rsid w:val="009F606D"/>
    <w:rsid w:val="009F60FC"/>
    <w:rsid w:val="009F69B2"/>
    <w:rsid w:val="009F700B"/>
    <w:rsid w:val="00A00EAA"/>
    <w:rsid w:val="00A01499"/>
    <w:rsid w:val="00A0157C"/>
    <w:rsid w:val="00A02631"/>
    <w:rsid w:val="00A03422"/>
    <w:rsid w:val="00A03E1D"/>
    <w:rsid w:val="00A04815"/>
    <w:rsid w:val="00A065B1"/>
    <w:rsid w:val="00A06856"/>
    <w:rsid w:val="00A06E26"/>
    <w:rsid w:val="00A06FB4"/>
    <w:rsid w:val="00A07D49"/>
    <w:rsid w:val="00A10753"/>
    <w:rsid w:val="00A11188"/>
    <w:rsid w:val="00A122CA"/>
    <w:rsid w:val="00A1258A"/>
    <w:rsid w:val="00A12B0F"/>
    <w:rsid w:val="00A132FA"/>
    <w:rsid w:val="00A137CB"/>
    <w:rsid w:val="00A1483D"/>
    <w:rsid w:val="00A15114"/>
    <w:rsid w:val="00A1645B"/>
    <w:rsid w:val="00A172D3"/>
    <w:rsid w:val="00A177A5"/>
    <w:rsid w:val="00A20FDA"/>
    <w:rsid w:val="00A24B34"/>
    <w:rsid w:val="00A25043"/>
    <w:rsid w:val="00A25A9A"/>
    <w:rsid w:val="00A25CB7"/>
    <w:rsid w:val="00A25F3B"/>
    <w:rsid w:val="00A26897"/>
    <w:rsid w:val="00A318C8"/>
    <w:rsid w:val="00A31E85"/>
    <w:rsid w:val="00A32BB6"/>
    <w:rsid w:val="00A32C6A"/>
    <w:rsid w:val="00A33334"/>
    <w:rsid w:val="00A33895"/>
    <w:rsid w:val="00A3394F"/>
    <w:rsid w:val="00A3403C"/>
    <w:rsid w:val="00A3429B"/>
    <w:rsid w:val="00A346CD"/>
    <w:rsid w:val="00A34783"/>
    <w:rsid w:val="00A35CAC"/>
    <w:rsid w:val="00A365BF"/>
    <w:rsid w:val="00A366AE"/>
    <w:rsid w:val="00A37237"/>
    <w:rsid w:val="00A37391"/>
    <w:rsid w:val="00A37519"/>
    <w:rsid w:val="00A37CF0"/>
    <w:rsid w:val="00A37F5A"/>
    <w:rsid w:val="00A4010A"/>
    <w:rsid w:val="00A40F3E"/>
    <w:rsid w:val="00A41392"/>
    <w:rsid w:val="00A424A5"/>
    <w:rsid w:val="00A428F3"/>
    <w:rsid w:val="00A42DDA"/>
    <w:rsid w:val="00A43795"/>
    <w:rsid w:val="00A439F0"/>
    <w:rsid w:val="00A43AFC"/>
    <w:rsid w:val="00A4578F"/>
    <w:rsid w:val="00A46076"/>
    <w:rsid w:val="00A46722"/>
    <w:rsid w:val="00A46A81"/>
    <w:rsid w:val="00A46E8F"/>
    <w:rsid w:val="00A47B26"/>
    <w:rsid w:val="00A51259"/>
    <w:rsid w:val="00A5207D"/>
    <w:rsid w:val="00A5244B"/>
    <w:rsid w:val="00A52680"/>
    <w:rsid w:val="00A542EA"/>
    <w:rsid w:val="00A546D9"/>
    <w:rsid w:val="00A54966"/>
    <w:rsid w:val="00A5590B"/>
    <w:rsid w:val="00A55B90"/>
    <w:rsid w:val="00A55FF1"/>
    <w:rsid w:val="00A5611D"/>
    <w:rsid w:val="00A5668C"/>
    <w:rsid w:val="00A57244"/>
    <w:rsid w:val="00A579B9"/>
    <w:rsid w:val="00A607A3"/>
    <w:rsid w:val="00A60B88"/>
    <w:rsid w:val="00A614A1"/>
    <w:rsid w:val="00A61D11"/>
    <w:rsid w:val="00A6363C"/>
    <w:rsid w:val="00A652F9"/>
    <w:rsid w:val="00A662EE"/>
    <w:rsid w:val="00A669BA"/>
    <w:rsid w:val="00A6778E"/>
    <w:rsid w:val="00A67958"/>
    <w:rsid w:val="00A67BB8"/>
    <w:rsid w:val="00A70787"/>
    <w:rsid w:val="00A70FAE"/>
    <w:rsid w:val="00A716BA"/>
    <w:rsid w:val="00A71D0B"/>
    <w:rsid w:val="00A7257E"/>
    <w:rsid w:val="00A744DE"/>
    <w:rsid w:val="00A75626"/>
    <w:rsid w:val="00A75AB5"/>
    <w:rsid w:val="00A75CBE"/>
    <w:rsid w:val="00A762EE"/>
    <w:rsid w:val="00A76D3A"/>
    <w:rsid w:val="00A7776B"/>
    <w:rsid w:val="00A80896"/>
    <w:rsid w:val="00A8130D"/>
    <w:rsid w:val="00A841C6"/>
    <w:rsid w:val="00A84DC1"/>
    <w:rsid w:val="00A854B2"/>
    <w:rsid w:val="00A85773"/>
    <w:rsid w:val="00A857CC"/>
    <w:rsid w:val="00A905CA"/>
    <w:rsid w:val="00A9105E"/>
    <w:rsid w:val="00A9112F"/>
    <w:rsid w:val="00A93FF4"/>
    <w:rsid w:val="00A948B8"/>
    <w:rsid w:val="00A95D48"/>
    <w:rsid w:val="00A96170"/>
    <w:rsid w:val="00A96348"/>
    <w:rsid w:val="00A96412"/>
    <w:rsid w:val="00A9685E"/>
    <w:rsid w:val="00A96A14"/>
    <w:rsid w:val="00A96C5B"/>
    <w:rsid w:val="00A9763F"/>
    <w:rsid w:val="00A9778E"/>
    <w:rsid w:val="00A97FBE"/>
    <w:rsid w:val="00AA048D"/>
    <w:rsid w:val="00AA23BE"/>
    <w:rsid w:val="00AA40B3"/>
    <w:rsid w:val="00AA48AD"/>
    <w:rsid w:val="00AA4D5C"/>
    <w:rsid w:val="00AA5381"/>
    <w:rsid w:val="00AA5F16"/>
    <w:rsid w:val="00AB15EB"/>
    <w:rsid w:val="00AB16EB"/>
    <w:rsid w:val="00AB1FEA"/>
    <w:rsid w:val="00AB246C"/>
    <w:rsid w:val="00AB28BB"/>
    <w:rsid w:val="00AB3FE0"/>
    <w:rsid w:val="00AB48E4"/>
    <w:rsid w:val="00AB4DEC"/>
    <w:rsid w:val="00AB517E"/>
    <w:rsid w:val="00AB5718"/>
    <w:rsid w:val="00AB5E98"/>
    <w:rsid w:val="00AB7302"/>
    <w:rsid w:val="00AC009E"/>
    <w:rsid w:val="00AC141F"/>
    <w:rsid w:val="00AC2508"/>
    <w:rsid w:val="00AC39E2"/>
    <w:rsid w:val="00AC489E"/>
    <w:rsid w:val="00AC73C7"/>
    <w:rsid w:val="00AD251E"/>
    <w:rsid w:val="00AD27EB"/>
    <w:rsid w:val="00AD2E16"/>
    <w:rsid w:val="00AD4A8D"/>
    <w:rsid w:val="00AD4CA8"/>
    <w:rsid w:val="00AD5D5B"/>
    <w:rsid w:val="00AD690C"/>
    <w:rsid w:val="00AD6DD9"/>
    <w:rsid w:val="00AE0292"/>
    <w:rsid w:val="00AE0866"/>
    <w:rsid w:val="00AE11ED"/>
    <w:rsid w:val="00AE1343"/>
    <w:rsid w:val="00AE1838"/>
    <w:rsid w:val="00AE19D8"/>
    <w:rsid w:val="00AE2020"/>
    <w:rsid w:val="00AE2FDB"/>
    <w:rsid w:val="00AE3E51"/>
    <w:rsid w:val="00AE4FE2"/>
    <w:rsid w:val="00AE534B"/>
    <w:rsid w:val="00AE5B1C"/>
    <w:rsid w:val="00AE5F77"/>
    <w:rsid w:val="00AE64B0"/>
    <w:rsid w:val="00AE6A02"/>
    <w:rsid w:val="00AE6A21"/>
    <w:rsid w:val="00AE7343"/>
    <w:rsid w:val="00AE7BA5"/>
    <w:rsid w:val="00AF07D7"/>
    <w:rsid w:val="00AF127F"/>
    <w:rsid w:val="00AF13D0"/>
    <w:rsid w:val="00AF16A8"/>
    <w:rsid w:val="00AF1806"/>
    <w:rsid w:val="00AF239B"/>
    <w:rsid w:val="00AF2425"/>
    <w:rsid w:val="00AF3567"/>
    <w:rsid w:val="00AF35FA"/>
    <w:rsid w:val="00AF3791"/>
    <w:rsid w:val="00AF3FB9"/>
    <w:rsid w:val="00AF442D"/>
    <w:rsid w:val="00AF449C"/>
    <w:rsid w:val="00AF56AA"/>
    <w:rsid w:val="00AF5872"/>
    <w:rsid w:val="00AF5EEF"/>
    <w:rsid w:val="00AF6D28"/>
    <w:rsid w:val="00AF7274"/>
    <w:rsid w:val="00AF7889"/>
    <w:rsid w:val="00B00060"/>
    <w:rsid w:val="00B010B1"/>
    <w:rsid w:val="00B01384"/>
    <w:rsid w:val="00B028E0"/>
    <w:rsid w:val="00B044C7"/>
    <w:rsid w:val="00B04628"/>
    <w:rsid w:val="00B04BFC"/>
    <w:rsid w:val="00B056B8"/>
    <w:rsid w:val="00B057BE"/>
    <w:rsid w:val="00B061F8"/>
    <w:rsid w:val="00B06C2D"/>
    <w:rsid w:val="00B0728B"/>
    <w:rsid w:val="00B07898"/>
    <w:rsid w:val="00B07BED"/>
    <w:rsid w:val="00B109CE"/>
    <w:rsid w:val="00B10D5C"/>
    <w:rsid w:val="00B11CAD"/>
    <w:rsid w:val="00B12082"/>
    <w:rsid w:val="00B12A04"/>
    <w:rsid w:val="00B12B0A"/>
    <w:rsid w:val="00B13353"/>
    <w:rsid w:val="00B13FDA"/>
    <w:rsid w:val="00B148F2"/>
    <w:rsid w:val="00B14BA8"/>
    <w:rsid w:val="00B14E03"/>
    <w:rsid w:val="00B15481"/>
    <w:rsid w:val="00B15A25"/>
    <w:rsid w:val="00B162A1"/>
    <w:rsid w:val="00B164C9"/>
    <w:rsid w:val="00B20E15"/>
    <w:rsid w:val="00B212CB"/>
    <w:rsid w:val="00B21398"/>
    <w:rsid w:val="00B214FE"/>
    <w:rsid w:val="00B21535"/>
    <w:rsid w:val="00B2166B"/>
    <w:rsid w:val="00B22A6B"/>
    <w:rsid w:val="00B22CE4"/>
    <w:rsid w:val="00B23149"/>
    <w:rsid w:val="00B233CD"/>
    <w:rsid w:val="00B234BB"/>
    <w:rsid w:val="00B245A1"/>
    <w:rsid w:val="00B24AE3"/>
    <w:rsid w:val="00B26027"/>
    <w:rsid w:val="00B266EF"/>
    <w:rsid w:val="00B26BB1"/>
    <w:rsid w:val="00B26C6F"/>
    <w:rsid w:val="00B30062"/>
    <w:rsid w:val="00B30499"/>
    <w:rsid w:val="00B32BE3"/>
    <w:rsid w:val="00B34E4A"/>
    <w:rsid w:val="00B35C69"/>
    <w:rsid w:val="00B3608A"/>
    <w:rsid w:val="00B37C84"/>
    <w:rsid w:val="00B37CAE"/>
    <w:rsid w:val="00B37D80"/>
    <w:rsid w:val="00B40F0A"/>
    <w:rsid w:val="00B43B77"/>
    <w:rsid w:val="00B44A3E"/>
    <w:rsid w:val="00B46076"/>
    <w:rsid w:val="00B46AB9"/>
    <w:rsid w:val="00B510D4"/>
    <w:rsid w:val="00B5116A"/>
    <w:rsid w:val="00B520A4"/>
    <w:rsid w:val="00B52989"/>
    <w:rsid w:val="00B5434A"/>
    <w:rsid w:val="00B548C1"/>
    <w:rsid w:val="00B55363"/>
    <w:rsid w:val="00B5541E"/>
    <w:rsid w:val="00B55C6A"/>
    <w:rsid w:val="00B572E2"/>
    <w:rsid w:val="00B57B5C"/>
    <w:rsid w:val="00B60150"/>
    <w:rsid w:val="00B63B38"/>
    <w:rsid w:val="00B650F4"/>
    <w:rsid w:val="00B65572"/>
    <w:rsid w:val="00B66963"/>
    <w:rsid w:val="00B67B9A"/>
    <w:rsid w:val="00B71C2A"/>
    <w:rsid w:val="00B730A5"/>
    <w:rsid w:val="00B73272"/>
    <w:rsid w:val="00B73623"/>
    <w:rsid w:val="00B73C5D"/>
    <w:rsid w:val="00B73DD8"/>
    <w:rsid w:val="00B7560B"/>
    <w:rsid w:val="00B76CDC"/>
    <w:rsid w:val="00B76DAA"/>
    <w:rsid w:val="00B77885"/>
    <w:rsid w:val="00B80D32"/>
    <w:rsid w:val="00B80DFA"/>
    <w:rsid w:val="00B82B2B"/>
    <w:rsid w:val="00B83F99"/>
    <w:rsid w:val="00B8445C"/>
    <w:rsid w:val="00B844E4"/>
    <w:rsid w:val="00B85512"/>
    <w:rsid w:val="00B859AE"/>
    <w:rsid w:val="00B860C6"/>
    <w:rsid w:val="00B8688D"/>
    <w:rsid w:val="00B86D1A"/>
    <w:rsid w:val="00B86E92"/>
    <w:rsid w:val="00B878DE"/>
    <w:rsid w:val="00B87E09"/>
    <w:rsid w:val="00B90104"/>
    <w:rsid w:val="00B90571"/>
    <w:rsid w:val="00B91718"/>
    <w:rsid w:val="00B9193B"/>
    <w:rsid w:val="00B930CD"/>
    <w:rsid w:val="00B933EA"/>
    <w:rsid w:val="00B935D1"/>
    <w:rsid w:val="00B95F8F"/>
    <w:rsid w:val="00B965AB"/>
    <w:rsid w:val="00B96DFD"/>
    <w:rsid w:val="00B97BA2"/>
    <w:rsid w:val="00B97C50"/>
    <w:rsid w:val="00BA03AC"/>
    <w:rsid w:val="00BA0521"/>
    <w:rsid w:val="00BA150E"/>
    <w:rsid w:val="00BA15C2"/>
    <w:rsid w:val="00BA1DE9"/>
    <w:rsid w:val="00BA312E"/>
    <w:rsid w:val="00BA5EA4"/>
    <w:rsid w:val="00BA7A17"/>
    <w:rsid w:val="00BA7A1E"/>
    <w:rsid w:val="00BB0BA6"/>
    <w:rsid w:val="00BB237B"/>
    <w:rsid w:val="00BB2E35"/>
    <w:rsid w:val="00BB3B93"/>
    <w:rsid w:val="00BB475B"/>
    <w:rsid w:val="00BB5DB0"/>
    <w:rsid w:val="00BB5ED0"/>
    <w:rsid w:val="00BB670A"/>
    <w:rsid w:val="00BB77D6"/>
    <w:rsid w:val="00BB7984"/>
    <w:rsid w:val="00BB7D82"/>
    <w:rsid w:val="00BC0A9F"/>
    <w:rsid w:val="00BC10E7"/>
    <w:rsid w:val="00BC132F"/>
    <w:rsid w:val="00BC1EBC"/>
    <w:rsid w:val="00BC4AC5"/>
    <w:rsid w:val="00BC52F3"/>
    <w:rsid w:val="00BC5796"/>
    <w:rsid w:val="00BC5C4E"/>
    <w:rsid w:val="00BC62E9"/>
    <w:rsid w:val="00BC6FDB"/>
    <w:rsid w:val="00BC74C1"/>
    <w:rsid w:val="00BC7738"/>
    <w:rsid w:val="00BC7DCD"/>
    <w:rsid w:val="00BD0ED5"/>
    <w:rsid w:val="00BD0F55"/>
    <w:rsid w:val="00BD17A0"/>
    <w:rsid w:val="00BD1A86"/>
    <w:rsid w:val="00BD45D2"/>
    <w:rsid w:val="00BD4BD8"/>
    <w:rsid w:val="00BD69CF"/>
    <w:rsid w:val="00BD6F27"/>
    <w:rsid w:val="00BE0EF5"/>
    <w:rsid w:val="00BE2F70"/>
    <w:rsid w:val="00BE38EB"/>
    <w:rsid w:val="00BE39A0"/>
    <w:rsid w:val="00BE3A79"/>
    <w:rsid w:val="00BE4819"/>
    <w:rsid w:val="00BE4947"/>
    <w:rsid w:val="00BE5384"/>
    <w:rsid w:val="00BE630C"/>
    <w:rsid w:val="00BE7D3B"/>
    <w:rsid w:val="00BF0C1A"/>
    <w:rsid w:val="00BF0F85"/>
    <w:rsid w:val="00BF19F4"/>
    <w:rsid w:val="00BF3827"/>
    <w:rsid w:val="00BF3C44"/>
    <w:rsid w:val="00BF3CD6"/>
    <w:rsid w:val="00BF6209"/>
    <w:rsid w:val="00BF6D44"/>
    <w:rsid w:val="00BF73D6"/>
    <w:rsid w:val="00BF7BA5"/>
    <w:rsid w:val="00C01991"/>
    <w:rsid w:val="00C02519"/>
    <w:rsid w:val="00C0251B"/>
    <w:rsid w:val="00C033BA"/>
    <w:rsid w:val="00C040AB"/>
    <w:rsid w:val="00C0663F"/>
    <w:rsid w:val="00C07DD8"/>
    <w:rsid w:val="00C07EFD"/>
    <w:rsid w:val="00C105F1"/>
    <w:rsid w:val="00C11C5E"/>
    <w:rsid w:val="00C13565"/>
    <w:rsid w:val="00C137D9"/>
    <w:rsid w:val="00C14353"/>
    <w:rsid w:val="00C1598E"/>
    <w:rsid w:val="00C210B0"/>
    <w:rsid w:val="00C21376"/>
    <w:rsid w:val="00C21AEF"/>
    <w:rsid w:val="00C21C0A"/>
    <w:rsid w:val="00C21CCF"/>
    <w:rsid w:val="00C221AF"/>
    <w:rsid w:val="00C22F4C"/>
    <w:rsid w:val="00C2302A"/>
    <w:rsid w:val="00C2322A"/>
    <w:rsid w:val="00C2558D"/>
    <w:rsid w:val="00C255FB"/>
    <w:rsid w:val="00C25E23"/>
    <w:rsid w:val="00C262A6"/>
    <w:rsid w:val="00C26481"/>
    <w:rsid w:val="00C267CB"/>
    <w:rsid w:val="00C269B7"/>
    <w:rsid w:val="00C26C45"/>
    <w:rsid w:val="00C2788C"/>
    <w:rsid w:val="00C30853"/>
    <w:rsid w:val="00C308F7"/>
    <w:rsid w:val="00C310D7"/>
    <w:rsid w:val="00C318D3"/>
    <w:rsid w:val="00C3228A"/>
    <w:rsid w:val="00C32733"/>
    <w:rsid w:val="00C34832"/>
    <w:rsid w:val="00C34D5B"/>
    <w:rsid w:val="00C3514C"/>
    <w:rsid w:val="00C3563C"/>
    <w:rsid w:val="00C356A0"/>
    <w:rsid w:val="00C35AAB"/>
    <w:rsid w:val="00C3629A"/>
    <w:rsid w:val="00C37D3F"/>
    <w:rsid w:val="00C40F14"/>
    <w:rsid w:val="00C416D8"/>
    <w:rsid w:val="00C41E4C"/>
    <w:rsid w:val="00C41F90"/>
    <w:rsid w:val="00C425FC"/>
    <w:rsid w:val="00C42783"/>
    <w:rsid w:val="00C43C31"/>
    <w:rsid w:val="00C43F51"/>
    <w:rsid w:val="00C44459"/>
    <w:rsid w:val="00C44B42"/>
    <w:rsid w:val="00C44BF0"/>
    <w:rsid w:val="00C45F08"/>
    <w:rsid w:val="00C4668C"/>
    <w:rsid w:val="00C4713A"/>
    <w:rsid w:val="00C471B9"/>
    <w:rsid w:val="00C4772C"/>
    <w:rsid w:val="00C47C22"/>
    <w:rsid w:val="00C512A7"/>
    <w:rsid w:val="00C513C7"/>
    <w:rsid w:val="00C5560C"/>
    <w:rsid w:val="00C556DA"/>
    <w:rsid w:val="00C575E3"/>
    <w:rsid w:val="00C57F79"/>
    <w:rsid w:val="00C6004D"/>
    <w:rsid w:val="00C609FB"/>
    <w:rsid w:val="00C60D16"/>
    <w:rsid w:val="00C613D4"/>
    <w:rsid w:val="00C61B69"/>
    <w:rsid w:val="00C61C60"/>
    <w:rsid w:val="00C635ED"/>
    <w:rsid w:val="00C63F80"/>
    <w:rsid w:val="00C64C60"/>
    <w:rsid w:val="00C65818"/>
    <w:rsid w:val="00C668EB"/>
    <w:rsid w:val="00C66CD9"/>
    <w:rsid w:val="00C6707B"/>
    <w:rsid w:val="00C709FA"/>
    <w:rsid w:val="00C7119E"/>
    <w:rsid w:val="00C712C2"/>
    <w:rsid w:val="00C7149B"/>
    <w:rsid w:val="00C71AA9"/>
    <w:rsid w:val="00C73AF4"/>
    <w:rsid w:val="00C74CFE"/>
    <w:rsid w:val="00C769EE"/>
    <w:rsid w:val="00C7767A"/>
    <w:rsid w:val="00C80E81"/>
    <w:rsid w:val="00C80F4E"/>
    <w:rsid w:val="00C80F91"/>
    <w:rsid w:val="00C81CF6"/>
    <w:rsid w:val="00C81F41"/>
    <w:rsid w:val="00C822EA"/>
    <w:rsid w:val="00C827DE"/>
    <w:rsid w:val="00C82A81"/>
    <w:rsid w:val="00C8462C"/>
    <w:rsid w:val="00C85289"/>
    <w:rsid w:val="00C85451"/>
    <w:rsid w:val="00C8553C"/>
    <w:rsid w:val="00C85C38"/>
    <w:rsid w:val="00C86048"/>
    <w:rsid w:val="00C868CE"/>
    <w:rsid w:val="00C87D35"/>
    <w:rsid w:val="00C90AEA"/>
    <w:rsid w:val="00C9248B"/>
    <w:rsid w:val="00C928CF"/>
    <w:rsid w:val="00C94D9D"/>
    <w:rsid w:val="00C95A8C"/>
    <w:rsid w:val="00C97567"/>
    <w:rsid w:val="00C97691"/>
    <w:rsid w:val="00C979FA"/>
    <w:rsid w:val="00CA0FDD"/>
    <w:rsid w:val="00CA1388"/>
    <w:rsid w:val="00CA18EB"/>
    <w:rsid w:val="00CA2FE8"/>
    <w:rsid w:val="00CA32DD"/>
    <w:rsid w:val="00CA3F86"/>
    <w:rsid w:val="00CA5AD7"/>
    <w:rsid w:val="00CA6987"/>
    <w:rsid w:val="00CA6B95"/>
    <w:rsid w:val="00CA6D08"/>
    <w:rsid w:val="00CA6E85"/>
    <w:rsid w:val="00CA7348"/>
    <w:rsid w:val="00CA7CD0"/>
    <w:rsid w:val="00CB1154"/>
    <w:rsid w:val="00CB150D"/>
    <w:rsid w:val="00CB4DD1"/>
    <w:rsid w:val="00CB55D4"/>
    <w:rsid w:val="00CB5AC9"/>
    <w:rsid w:val="00CB6C6F"/>
    <w:rsid w:val="00CB7702"/>
    <w:rsid w:val="00CB7966"/>
    <w:rsid w:val="00CC1C85"/>
    <w:rsid w:val="00CC288B"/>
    <w:rsid w:val="00CC2BF4"/>
    <w:rsid w:val="00CC37F6"/>
    <w:rsid w:val="00CC3F15"/>
    <w:rsid w:val="00CC45D4"/>
    <w:rsid w:val="00CC6123"/>
    <w:rsid w:val="00CC643D"/>
    <w:rsid w:val="00CC6F53"/>
    <w:rsid w:val="00CD024C"/>
    <w:rsid w:val="00CD1ED5"/>
    <w:rsid w:val="00CD2897"/>
    <w:rsid w:val="00CD2BFE"/>
    <w:rsid w:val="00CD35BC"/>
    <w:rsid w:val="00CD35FA"/>
    <w:rsid w:val="00CD373A"/>
    <w:rsid w:val="00CD400C"/>
    <w:rsid w:val="00CD50DD"/>
    <w:rsid w:val="00CD5C76"/>
    <w:rsid w:val="00CD5D5E"/>
    <w:rsid w:val="00CD609E"/>
    <w:rsid w:val="00CE0B75"/>
    <w:rsid w:val="00CE1128"/>
    <w:rsid w:val="00CE1B94"/>
    <w:rsid w:val="00CE282D"/>
    <w:rsid w:val="00CE28EF"/>
    <w:rsid w:val="00CE2DB5"/>
    <w:rsid w:val="00CE2FF4"/>
    <w:rsid w:val="00CE3A87"/>
    <w:rsid w:val="00CE3AEB"/>
    <w:rsid w:val="00CE3C72"/>
    <w:rsid w:val="00CE47E3"/>
    <w:rsid w:val="00CE5172"/>
    <w:rsid w:val="00CE61C5"/>
    <w:rsid w:val="00CE6F43"/>
    <w:rsid w:val="00CE71DC"/>
    <w:rsid w:val="00CF00A0"/>
    <w:rsid w:val="00CF1A4C"/>
    <w:rsid w:val="00CF226F"/>
    <w:rsid w:val="00CF2CC7"/>
    <w:rsid w:val="00CF368E"/>
    <w:rsid w:val="00CF5A3E"/>
    <w:rsid w:val="00CF619A"/>
    <w:rsid w:val="00CF713B"/>
    <w:rsid w:val="00D0049B"/>
    <w:rsid w:val="00D00818"/>
    <w:rsid w:val="00D01023"/>
    <w:rsid w:val="00D01445"/>
    <w:rsid w:val="00D01FB4"/>
    <w:rsid w:val="00D02263"/>
    <w:rsid w:val="00D02D06"/>
    <w:rsid w:val="00D02ED8"/>
    <w:rsid w:val="00D04B2F"/>
    <w:rsid w:val="00D04C91"/>
    <w:rsid w:val="00D054EA"/>
    <w:rsid w:val="00D0644C"/>
    <w:rsid w:val="00D07396"/>
    <w:rsid w:val="00D0781F"/>
    <w:rsid w:val="00D07938"/>
    <w:rsid w:val="00D10803"/>
    <w:rsid w:val="00D10E03"/>
    <w:rsid w:val="00D12203"/>
    <w:rsid w:val="00D126A0"/>
    <w:rsid w:val="00D13634"/>
    <w:rsid w:val="00D13941"/>
    <w:rsid w:val="00D14C10"/>
    <w:rsid w:val="00D14CDD"/>
    <w:rsid w:val="00D15085"/>
    <w:rsid w:val="00D15F47"/>
    <w:rsid w:val="00D171D9"/>
    <w:rsid w:val="00D17CC0"/>
    <w:rsid w:val="00D20A67"/>
    <w:rsid w:val="00D219FC"/>
    <w:rsid w:val="00D21FA8"/>
    <w:rsid w:val="00D23200"/>
    <w:rsid w:val="00D239E3"/>
    <w:rsid w:val="00D258EB"/>
    <w:rsid w:val="00D26FCB"/>
    <w:rsid w:val="00D27356"/>
    <w:rsid w:val="00D27F70"/>
    <w:rsid w:val="00D30736"/>
    <w:rsid w:val="00D30D49"/>
    <w:rsid w:val="00D31274"/>
    <w:rsid w:val="00D31669"/>
    <w:rsid w:val="00D33236"/>
    <w:rsid w:val="00D3385F"/>
    <w:rsid w:val="00D34300"/>
    <w:rsid w:val="00D3601F"/>
    <w:rsid w:val="00D36598"/>
    <w:rsid w:val="00D367B6"/>
    <w:rsid w:val="00D36913"/>
    <w:rsid w:val="00D37AD4"/>
    <w:rsid w:val="00D4013B"/>
    <w:rsid w:val="00D40382"/>
    <w:rsid w:val="00D4169C"/>
    <w:rsid w:val="00D4441E"/>
    <w:rsid w:val="00D448CF"/>
    <w:rsid w:val="00D44C98"/>
    <w:rsid w:val="00D45E6F"/>
    <w:rsid w:val="00D45F84"/>
    <w:rsid w:val="00D464B0"/>
    <w:rsid w:val="00D46B8E"/>
    <w:rsid w:val="00D50D10"/>
    <w:rsid w:val="00D50F6D"/>
    <w:rsid w:val="00D515FB"/>
    <w:rsid w:val="00D5162F"/>
    <w:rsid w:val="00D52D42"/>
    <w:rsid w:val="00D546A2"/>
    <w:rsid w:val="00D54FAD"/>
    <w:rsid w:val="00D57005"/>
    <w:rsid w:val="00D574D5"/>
    <w:rsid w:val="00D57D92"/>
    <w:rsid w:val="00D60C33"/>
    <w:rsid w:val="00D61721"/>
    <w:rsid w:val="00D618DE"/>
    <w:rsid w:val="00D61F0E"/>
    <w:rsid w:val="00D62719"/>
    <w:rsid w:val="00D62AF1"/>
    <w:rsid w:val="00D62F29"/>
    <w:rsid w:val="00D63156"/>
    <w:rsid w:val="00D63230"/>
    <w:rsid w:val="00D63B8A"/>
    <w:rsid w:val="00D655A0"/>
    <w:rsid w:val="00D658AA"/>
    <w:rsid w:val="00D65AD3"/>
    <w:rsid w:val="00D66C4F"/>
    <w:rsid w:val="00D66E44"/>
    <w:rsid w:val="00D67073"/>
    <w:rsid w:val="00D70D49"/>
    <w:rsid w:val="00D70F00"/>
    <w:rsid w:val="00D7372A"/>
    <w:rsid w:val="00D74053"/>
    <w:rsid w:val="00D748FB"/>
    <w:rsid w:val="00D74CEF"/>
    <w:rsid w:val="00D74E0E"/>
    <w:rsid w:val="00D75A80"/>
    <w:rsid w:val="00D75B75"/>
    <w:rsid w:val="00D76F72"/>
    <w:rsid w:val="00D77270"/>
    <w:rsid w:val="00D7731B"/>
    <w:rsid w:val="00D827F9"/>
    <w:rsid w:val="00D84531"/>
    <w:rsid w:val="00D84B75"/>
    <w:rsid w:val="00D85479"/>
    <w:rsid w:val="00D85A5C"/>
    <w:rsid w:val="00D86538"/>
    <w:rsid w:val="00D87EB1"/>
    <w:rsid w:val="00D90546"/>
    <w:rsid w:val="00D90E45"/>
    <w:rsid w:val="00D91EAF"/>
    <w:rsid w:val="00D91FA0"/>
    <w:rsid w:val="00D9243D"/>
    <w:rsid w:val="00D930C3"/>
    <w:rsid w:val="00D945C1"/>
    <w:rsid w:val="00D96D84"/>
    <w:rsid w:val="00D9731D"/>
    <w:rsid w:val="00D97482"/>
    <w:rsid w:val="00DA0732"/>
    <w:rsid w:val="00DA39BB"/>
    <w:rsid w:val="00DA39CA"/>
    <w:rsid w:val="00DA4465"/>
    <w:rsid w:val="00DA4C9F"/>
    <w:rsid w:val="00DA4E1E"/>
    <w:rsid w:val="00DB08BD"/>
    <w:rsid w:val="00DB1A5F"/>
    <w:rsid w:val="00DB1FB2"/>
    <w:rsid w:val="00DB48D4"/>
    <w:rsid w:val="00DB69A7"/>
    <w:rsid w:val="00DB6CB5"/>
    <w:rsid w:val="00DB6FBA"/>
    <w:rsid w:val="00DB741B"/>
    <w:rsid w:val="00DC16E1"/>
    <w:rsid w:val="00DC2929"/>
    <w:rsid w:val="00DC29DB"/>
    <w:rsid w:val="00DC2AE0"/>
    <w:rsid w:val="00DC2BA7"/>
    <w:rsid w:val="00DC33DE"/>
    <w:rsid w:val="00DC3839"/>
    <w:rsid w:val="00DC4D45"/>
    <w:rsid w:val="00DC50A3"/>
    <w:rsid w:val="00DC611D"/>
    <w:rsid w:val="00DC782C"/>
    <w:rsid w:val="00DD1306"/>
    <w:rsid w:val="00DD1B05"/>
    <w:rsid w:val="00DD2084"/>
    <w:rsid w:val="00DD26C5"/>
    <w:rsid w:val="00DD3021"/>
    <w:rsid w:val="00DD325C"/>
    <w:rsid w:val="00DD4B55"/>
    <w:rsid w:val="00DD525D"/>
    <w:rsid w:val="00DD5975"/>
    <w:rsid w:val="00DD7FDD"/>
    <w:rsid w:val="00DE0E93"/>
    <w:rsid w:val="00DE1039"/>
    <w:rsid w:val="00DE2CE1"/>
    <w:rsid w:val="00DE316D"/>
    <w:rsid w:val="00DF0A3D"/>
    <w:rsid w:val="00DF1934"/>
    <w:rsid w:val="00DF2135"/>
    <w:rsid w:val="00DF455E"/>
    <w:rsid w:val="00DF4D08"/>
    <w:rsid w:val="00DF7E6D"/>
    <w:rsid w:val="00E00739"/>
    <w:rsid w:val="00E03197"/>
    <w:rsid w:val="00E03563"/>
    <w:rsid w:val="00E03C56"/>
    <w:rsid w:val="00E059F5"/>
    <w:rsid w:val="00E05AC5"/>
    <w:rsid w:val="00E05F03"/>
    <w:rsid w:val="00E05FF7"/>
    <w:rsid w:val="00E061ED"/>
    <w:rsid w:val="00E100B5"/>
    <w:rsid w:val="00E104D2"/>
    <w:rsid w:val="00E112B1"/>
    <w:rsid w:val="00E1146E"/>
    <w:rsid w:val="00E11D1C"/>
    <w:rsid w:val="00E11F03"/>
    <w:rsid w:val="00E12229"/>
    <w:rsid w:val="00E13F16"/>
    <w:rsid w:val="00E14495"/>
    <w:rsid w:val="00E14F7B"/>
    <w:rsid w:val="00E15F1D"/>
    <w:rsid w:val="00E16397"/>
    <w:rsid w:val="00E16D6F"/>
    <w:rsid w:val="00E1725C"/>
    <w:rsid w:val="00E179D5"/>
    <w:rsid w:val="00E17EF6"/>
    <w:rsid w:val="00E20219"/>
    <w:rsid w:val="00E20394"/>
    <w:rsid w:val="00E2142B"/>
    <w:rsid w:val="00E214CD"/>
    <w:rsid w:val="00E223C1"/>
    <w:rsid w:val="00E234A2"/>
    <w:rsid w:val="00E24655"/>
    <w:rsid w:val="00E2584A"/>
    <w:rsid w:val="00E26165"/>
    <w:rsid w:val="00E27AB6"/>
    <w:rsid w:val="00E30833"/>
    <w:rsid w:val="00E310AC"/>
    <w:rsid w:val="00E31591"/>
    <w:rsid w:val="00E342B5"/>
    <w:rsid w:val="00E3550D"/>
    <w:rsid w:val="00E3567D"/>
    <w:rsid w:val="00E35ED9"/>
    <w:rsid w:val="00E37D0C"/>
    <w:rsid w:val="00E40D20"/>
    <w:rsid w:val="00E40D98"/>
    <w:rsid w:val="00E41A26"/>
    <w:rsid w:val="00E41EB5"/>
    <w:rsid w:val="00E442DE"/>
    <w:rsid w:val="00E446DE"/>
    <w:rsid w:val="00E44AE5"/>
    <w:rsid w:val="00E44E9D"/>
    <w:rsid w:val="00E459C4"/>
    <w:rsid w:val="00E46856"/>
    <w:rsid w:val="00E50F7C"/>
    <w:rsid w:val="00E52283"/>
    <w:rsid w:val="00E53B64"/>
    <w:rsid w:val="00E53F44"/>
    <w:rsid w:val="00E5503D"/>
    <w:rsid w:val="00E557AA"/>
    <w:rsid w:val="00E562DC"/>
    <w:rsid w:val="00E573B5"/>
    <w:rsid w:val="00E6013E"/>
    <w:rsid w:val="00E63516"/>
    <w:rsid w:val="00E63AD2"/>
    <w:rsid w:val="00E651AB"/>
    <w:rsid w:val="00E6562A"/>
    <w:rsid w:val="00E65B03"/>
    <w:rsid w:val="00E662BC"/>
    <w:rsid w:val="00E6725D"/>
    <w:rsid w:val="00E675A3"/>
    <w:rsid w:val="00E675C4"/>
    <w:rsid w:val="00E67EA2"/>
    <w:rsid w:val="00E7011E"/>
    <w:rsid w:val="00E72701"/>
    <w:rsid w:val="00E7331F"/>
    <w:rsid w:val="00E742C7"/>
    <w:rsid w:val="00E745D4"/>
    <w:rsid w:val="00E74692"/>
    <w:rsid w:val="00E757EF"/>
    <w:rsid w:val="00E771A2"/>
    <w:rsid w:val="00E77CD9"/>
    <w:rsid w:val="00E8207D"/>
    <w:rsid w:val="00E8301B"/>
    <w:rsid w:val="00E833B6"/>
    <w:rsid w:val="00E83B9B"/>
    <w:rsid w:val="00E8479F"/>
    <w:rsid w:val="00E84B1E"/>
    <w:rsid w:val="00E85511"/>
    <w:rsid w:val="00E85F80"/>
    <w:rsid w:val="00E87C93"/>
    <w:rsid w:val="00E92164"/>
    <w:rsid w:val="00E9444A"/>
    <w:rsid w:val="00E944E2"/>
    <w:rsid w:val="00E9480F"/>
    <w:rsid w:val="00E94AC5"/>
    <w:rsid w:val="00E94B72"/>
    <w:rsid w:val="00E95D1E"/>
    <w:rsid w:val="00E95E9D"/>
    <w:rsid w:val="00E96B1F"/>
    <w:rsid w:val="00E96F70"/>
    <w:rsid w:val="00E970B5"/>
    <w:rsid w:val="00E9733C"/>
    <w:rsid w:val="00E97A7F"/>
    <w:rsid w:val="00EA1AA3"/>
    <w:rsid w:val="00EA2570"/>
    <w:rsid w:val="00EA2A31"/>
    <w:rsid w:val="00EA2D18"/>
    <w:rsid w:val="00EA37A8"/>
    <w:rsid w:val="00EA3EF2"/>
    <w:rsid w:val="00EA44A1"/>
    <w:rsid w:val="00EA5F73"/>
    <w:rsid w:val="00EA6399"/>
    <w:rsid w:val="00EA63F1"/>
    <w:rsid w:val="00EA7747"/>
    <w:rsid w:val="00EA7B83"/>
    <w:rsid w:val="00EA7BD1"/>
    <w:rsid w:val="00EB064F"/>
    <w:rsid w:val="00EB0933"/>
    <w:rsid w:val="00EB21C9"/>
    <w:rsid w:val="00EB27C8"/>
    <w:rsid w:val="00EB2A03"/>
    <w:rsid w:val="00EB2C51"/>
    <w:rsid w:val="00EB2C96"/>
    <w:rsid w:val="00EB3D8D"/>
    <w:rsid w:val="00EB6737"/>
    <w:rsid w:val="00EB77CF"/>
    <w:rsid w:val="00EC007C"/>
    <w:rsid w:val="00EC06FC"/>
    <w:rsid w:val="00EC1150"/>
    <w:rsid w:val="00EC21E8"/>
    <w:rsid w:val="00EC27F9"/>
    <w:rsid w:val="00EC3691"/>
    <w:rsid w:val="00EC3ADF"/>
    <w:rsid w:val="00EC3F7D"/>
    <w:rsid w:val="00EC5A91"/>
    <w:rsid w:val="00EC7F93"/>
    <w:rsid w:val="00ED07B1"/>
    <w:rsid w:val="00ED1B81"/>
    <w:rsid w:val="00ED3467"/>
    <w:rsid w:val="00ED34C2"/>
    <w:rsid w:val="00ED3757"/>
    <w:rsid w:val="00ED45D0"/>
    <w:rsid w:val="00ED57DB"/>
    <w:rsid w:val="00ED6A3D"/>
    <w:rsid w:val="00ED6C8E"/>
    <w:rsid w:val="00ED7753"/>
    <w:rsid w:val="00EE0932"/>
    <w:rsid w:val="00EE0AA4"/>
    <w:rsid w:val="00EE0C67"/>
    <w:rsid w:val="00EE10CA"/>
    <w:rsid w:val="00EE184C"/>
    <w:rsid w:val="00EE1F2A"/>
    <w:rsid w:val="00EE2279"/>
    <w:rsid w:val="00EE271E"/>
    <w:rsid w:val="00EE2F01"/>
    <w:rsid w:val="00EE2F59"/>
    <w:rsid w:val="00EE3D7F"/>
    <w:rsid w:val="00EE4872"/>
    <w:rsid w:val="00EE4FFC"/>
    <w:rsid w:val="00EE52B8"/>
    <w:rsid w:val="00EE5E88"/>
    <w:rsid w:val="00EE689C"/>
    <w:rsid w:val="00EE6A96"/>
    <w:rsid w:val="00EE6F15"/>
    <w:rsid w:val="00EE7E3E"/>
    <w:rsid w:val="00EF1C5D"/>
    <w:rsid w:val="00EF1F18"/>
    <w:rsid w:val="00EF2A5A"/>
    <w:rsid w:val="00EF46D8"/>
    <w:rsid w:val="00EF4AB3"/>
    <w:rsid w:val="00EF584A"/>
    <w:rsid w:val="00EF5C25"/>
    <w:rsid w:val="00EF5F83"/>
    <w:rsid w:val="00EF772E"/>
    <w:rsid w:val="00EF7E8F"/>
    <w:rsid w:val="00F0008E"/>
    <w:rsid w:val="00F0163F"/>
    <w:rsid w:val="00F02835"/>
    <w:rsid w:val="00F02955"/>
    <w:rsid w:val="00F0306A"/>
    <w:rsid w:val="00F03446"/>
    <w:rsid w:val="00F04311"/>
    <w:rsid w:val="00F04F77"/>
    <w:rsid w:val="00F051C3"/>
    <w:rsid w:val="00F0638F"/>
    <w:rsid w:val="00F07498"/>
    <w:rsid w:val="00F118D7"/>
    <w:rsid w:val="00F12992"/>
    <w:rsid w:val="00F12FE7"/>
    <w:rsid w:val="00F14A5B"/>
    <w:rsid w:val="00F14D50"/>
    <w:rsid w:val="00F15D84"/>
    <w:rsid w:val="00F164C4"/>
    <w:rsid w:val="00F16732"/>
    <w:rsid w:val="00F217E6"/>
    <w:rsid w:val="00F225F5"/>
    <w:rsid w:val="00F264A1"/>
    <w:rsid w:val="00F26DBD"/>
    <w:rsid w:val="00F2716B"/>
    <w:rsid w:val="00F30718"/>
    <w:rsid w:val="00F327A3"/>
    <w:rsid w:val="00F32C93"/>
    <w:rsid w:val="00F32EFA"/>
    <w:rsid w:val="00F33600"/>
    <w:rsid w:val="00F33A84"/>
    <w:rsid w:val="00F33B95"/>
    <w:rsid w:val="00F351FC"/>
    <w:rsid w:val="00F357D4"/>
    <w:rsid w:val="00F358E2"/>
    <w:rsid w:val="00F35A97"/>
    <w:rsid w:val="00F36DE6"/>
    <w:rsid w:val="00F37F90"/>
    <w:rsid w:val="00F40180"/>
    <w:rsid w:val="00F403E9"/>
    <w:rsid w:val="00F40922"/>
    <w:rsid w:val="00F40DEC"/>
    <w:rsid w:val="00F435F9"/>
    <w:rsid w:val="00F43EF9"/>
    <w:rsid w:val="00F44623"/>
    <w:rsid w:val="00F45267"/>
    <w:rsid w:val="00F4604B"/>
    <w:rsid w:val="00F467C5"/>
    <w:rsid w:val="00F471F6"/>
    <w:rsid w:val="00F4735F"/>
    <w:rsid w:val="00F47688"/>
    <w:rsid w:val="00F47BC8"/>
    <w:rsid w:val="00F50A69"/>
    <w:rsid w:val="00F51719"/>
    <w:rsid w:val="00F51904"/>
    <w:rsid w:val="00F5264B"/>
    <w:rsid w:val="00F541A3"/>
    <w:rsid w:val="00F543D1"/>
    <w:rsid w:val="00F54952"/>
    <w:rsid w:val="00F54E3F"/>
    <w:rsid w:val="00F555CC"/>
    <w:rsid w:val="00F55850"/>
    <w:rsid w:val="00F55B06"/>
    <w:rsid w:val="00F56FC3"/>
    <w:rsid w:val="00F606BF"/>
    <w:rsid w:val="00F60757"/>
    <w:rsid w:val="00F6281A"/>
    <w:rsid w:val="00F62C02"/>
    <w:rsid w:val="00F6307E"/>
    <w:rsid w:val="00F63F02"/>
    <w:rsid w:val="00F64004"/>
    <w:rsid w:val="00F65313"/>
    <w:rsid w:val="00F657B1"/>
    <w:rsid w:val="00F65B54"/>
    <w:rsid w:val="00F662DB"/>
    <w:rsid w:val="00F66304"/>
    <w:rsid w:val="00F66476"/>
    <w:rsid w:val="00F66FA3"/>
    <w:rsid w:val="00F7008B"/>
    <w:rsid w:val="00F702A4"/>
    <w:rsid w:val="00F70A32"/>
    <w:rsid w:val="00F70F71"/>
    <w:rsid w:val="00F7121B"/>
    <w:rsid w:val="00F719CC"/>
    <w:rsid w:val="00F71EE0"/>
    <w:rsid w:val="00F71F1B"/>
    <w:rsid w:val="00F73766"/>
    <w:rsid w:val="00F738C0"/>
    <w:rsid w:val="00F73F48"/>
    <w:rsid w:val="00F755B0"/>
    <w:rsid w:val="00F75B51"/>
    <w:rsid w:val="00F80B49"/>
    <w:rsid w:val="00F80F32"/>
    <w:rsid w:val="00F814E5"/>
    <w:rsid w:val="00F82BF5"/>
    <w:rsid w:val="00F84029"/>
    <w:rsid w:val="00F84866"/>
    <w:rsid w:val="00F849AE"/>
    <w:rsid w:val="00F85834"/>
    <w:rsid w:val="00F8694E"/>
    <w:rsid w:val="00F86E23"/>
    <w:rsid w:val="00F87897"/>
    <w:rsid w:val="00F92EC0"/>
    <w:rsid w:val="00F93068"/>
    <w:rsid w:val="00F9793A"/>
    <w:rsid w:val="00FA10EB"/>
    <w:rsid w:val="00FA15A0"/>
    <w:rsid w:val="00FA1BDF"/>
    <w:rsid w:val="00FA21CC"/>
    <w:rsid w:val="00FA327E"/>
    <w:rsid w:val="00FA349E"/>
    <w:rsid w:val="00FA48FC"/>
    <w:rsid w:val="00FA5007"/>
    <w:rsid w:val="00FA67BE"/>
    <w:rsid w:val="00FA77D8"/>
    <w:rsid w:val="00FB13EC"/>
    <w:rsid w:val="00FB3115"/>
    <w:rsid w:val="00FB3207"/>
    <w:rsid w:val="00FB4254"/>
    <w:rsid w:val="00FB4E86"/>
    <w:rsid w:val="00FB55C0"/>
    <w:rsid w:val="00FB6164"/>
    <w:rsid w:val="00FB6F21"/>
    <w:rsid w:val="00FB7AA9"/>
    <w:rsid w:val="00FC10F1"/>
    <w:rsid w:val="00FC150D"/>
    <w:rsid w:val="00FC16D4"/>
    <w:rsid w:val="00FC3531"/>
    <w:rsid w:val="00FC3880"/>
    <w:rsid w:val="00FC3C19"/>
    <w:rsid w:val="00FC4B24"/>
    <w:rsid w:val="00FC4DB8"/>
    <w:rsid w:val="00FC6629"/>
    <w:rsid w:val="00FC66C7"/>
    <w:rsid w:val="00FC7937"/>
    <w:rsid w:val="00FC7CD5"/>
    <w:rsid w:val="00FD05C2"/>
    <w:rsid w:val="00FD1183"/>
    <w:rsid w:val="00FD2A8B"/>
    <w:rsid w:val="00FD3C04"/>
    <w:rsid w:val="00FD3CBE"/>
    <w:rsid w:val="00FD4290"/>
    <w:rsid w:val="00FD4343"/>
    <w:rsid w:val="00FD4EA4"/>
    <w:rsid w:val="00FD5FD6"/>
    <w:rsid w:val="00FD6A56"/>
    <w:rsid w:val="00FD6AE3"/>
    <w:rsid w:val="00FE04B3"/>
    <w:rsid w:val="00FE08E9"/>
    <w:rsid w:val="00FE13FD"/>
    <w:rsid w:val="00FE18D9"/>
    <w:rsid w:val="00FE28B2"/>
    <w:rsid w:val="00FE2A10"/>
    <w:rsid w:val="00FE3A72"/>
    <w:rsid w:val="00FE4A7E"/>
    <w:rsid w:val="00FE4A97"/>
    <w:rsid w:val="00FE541D"/>
    <w:rsid w:val="00FE60B2"/>
    <w:rsid w:val="00FE6EF0"/>
    <w:rsid w:val="00FF1A47"/>
    <w:rsid w:val="00FF2646"/>
    <w:rsid w:val="00FF2EEB"/>
    <w:rsid w:val="00FF2F6E"/>
    <w:rsid w:val="00FF3B7E"/>
    <w:rsid w:val="00FF4B38"/>
    <w:rsid w:val="00FF52D9"/>
    <w:rsid w:val="00FF53AD"/>
    <w:rsid w:val="00FF60CD"/>
    <w:rsid w:val="00FF7AD7"/>
    <w:rsid w:val="01043138"/>
    <w:rsid w:val="01092E43"/>
    <w:rsid w:val="010C3DC8"/>
    <w:rsid w:val="01172159"/>
    <w:rsid w:val="01330404"/>
    <w:rsid w:val="01343C87"/>
    <w:rsid w:val="01351709"/>
    <w:rsid w:val="01376E0A"/>
    <w:rsid w:val="014903A9"/>
    <w:rsid w:val="015B73CA"/>
    <w:rsid w:val="016234D2"/>
    <w:rsid w:val="016966E0"/>
    <w:rsid w:val="01821808"/>
    <w:rsid w:val="01885910"/>
    <w:rsid w:val="018A4696"/>
    <w:rsid w:val="01975F2A"/>
    <w:rsid w:val="01CC50FF"/>
    <w:rsid w:val="01D55A0F"/>
    <w:rsid w:val="01D94415"/>
    <w:rsid w:val="01DD2E1B"/>
    <w:rsid w:val="01E150A5"/>
    <w:rsid w:val="01E51B2E"/>
    <w:rsid w:val="01EA2131"/>
    <w:rsid w:val="01F30842"/>
    <w:rsid w:val="01F739C5"/>
    <w:rsid w:val="01F77570"/>
    <w:rsid w:val="01FF4655"/>
    <w:rsid w:val="02040ADD"/>
    <w:rsid w:val="020874E3"/>
    <w:rsid w:val="021567F9"/>
    <w:rsid w:val="021E4F0A"/>
    <w:rsid w:val="02233590"/>
    <w:rsid w:val="02246E13"/>
    <w:rsid w:val="02304E24"/>
    <w:rsid w:val="02366D2D"/>
    <w:rsid w:val="024050BE"/>
    <w:rsid w:val="02454DC9"/>
    <w:rsid w:val="02543D5F"/>
    <w:rsid w:val="025C116B"/>
    <w:rsid w:val="026155F3"/>
    <w:rsid w:val="026268F8"/>
    <w:rsid w:val="026774FC"/>
    <w:rsid w:val="028213AB"/>
    <w:rsid w:val="028F64C2"/>
    <w:rsid w:val="029C57D8"/>
    <w:rsid w:val="02AB476E"/>
    <w:rsid w:val="02B240F8"/>
    <w:rsid w:val="02BD5D0D"/>
    <w:rsid w:val="02C55317"/>
    <w:rsid w:val="02DC2D3E"/>
    <w:rsid w:val="02E5364E"/>
    <w:rsid w:val="02EA7AD6"/>
    <w:rsid w:val="02F24EE2"/>
    <w:rsid w:val="02F8486D"/>
    <w:rsid w:val="030054FC"/>
    <w:rsid w:val="03074E87"/>
    <w:rsid w:val="0315639B"/>
    <w:rsid w:val="031676A0"/>
    <w:rsid w:val="03230F34"/>
    <w:rsid w:val="0329503C"/>
    <w:rsid w:val="03350E4E"/>
    <w:rsid w:val="03402A63"/>
    <w:rsid w:val="03477E6F"/>
    <w:rsid w:val="0356161D"/>
    <w:rsid w:val="0358398D"/>
    <w:rsid w:val="035A6E90"/>
    <w:rsid w:val="03600D99"/>
    <w:rsid w:val="03610A19"/>
    <w:rsid w:val="036F7D2F"/>
    <w:rsid w:val="038866DA"/>
    <w:rsid w:val="038C185D"/>
    <w:rsid w:val="038F3245"/>
    <w:rsid w:val="03AE3097"/>
    <w:rsid w:val="03B77229"/>
    <w:rsid w:val="03BB5C30"/>
    <w:rsid w:val="03BE3331"/>
    <w:rsid w:val="03BF4636"/>
    <w:rsid w:val="03CF104D"/>
    <w:rsid w:val="03D17DD3"/>
    <w:rsid w:val="03D25855"/>
    <w:rsid w:val="03DD0363"/>
    <w:rsid w:val="03E84175"/>
    <w:rsid w:val="03EC7ADB"/>
    <w:rsid w:val="0401729D"/>
    <w:rsid w:val="04043AA5"/>
    <w:rsid w:val="0410290D"/>
    <w:rsid w:val="0411533A"/>
    <w:rsid w:val="041B36CB"/>
    <w:rsid w:val="041D49CF"/>
    <w:rsid w:val="04210E57"/>
    <w:rsid w:val="04230AD7"/>
    <w:rsid w:val="042774DD"/>
    <w:rsid w:val="04284F5F"/>
    <w:rsid w:val="04305BEE"/>
    <w:rsid w:val="04352076"/>
    <w:rsid w:val="045647A9"/>
    <w:rsid w:val="045F2EBA"/>
    <w:rsid w:val="0462603D"/>
    <w:rsid w:val="046318C1"/>
    <w:rsid w:val="04661837"/>
    <w:rsid w:val="04662845"/>
    <w:rsid w:val="04731B5B"/>
    <w:rsid w:val="04785FE3"/>
    <w:rsid w:val="048765FD"/>
    <w:rsid w:val="04903689"/>
    <w:rsid w:val="04906F0D"/>
    <w:rsid w:val="04980A96"/>
    <w:rsid w:val="049D07A1"/>
    <w:rsid w:val="04A3012C"/>
    <w:rsid w:val="04B73549"/>
    <w:rsid w:val="04BB57D2"/>
    <w:rsid w:val="04C40660"/>
    <w:rsid w:val="04C602E0"/>
    <w:rsid w:val="04C63B63"/>
    <w:rsid w:val="04DE120A"/>
    <w:rsid w:val="04EA2A9E"/>
    <w:rsid w:val="04EB0520"/>
    <w:rsid w:val="0504144A"/>
    <w:rsid w:val="05215177"/>
    <w:rsid w:val="05284B01"/>
    <w:rsid w:val="053A3B22"/>
    <w:rsid w:val="054B3DBD"/>
    <w:rsid w:val="054E467A"/>
    <w:rsid w:val="05511549"/>
    <w:rsid w:val="055424CE"/>
    <w:rsid w:val="055C535C"/>
    <w:rsid w:val="056004DF"/>
    <w:rsid w:val="05696BF0"/>
    <w:rsid w:val="056A0DEE"/>
    <w:rsid w:val="056A4671"/>
    <w:rsid w:val="0586071E"/>
    <w:rsid w:val="058C4826"/>
    <w:rsid w:val="05921FB2"/>
    <w:rsid w:val="05937A34"/>
    <w:rsid w:val="05965135"/>
    <w:rsid w:val="0599193D"/>
    <w:rsid w:val="059F245F"/>
    <w:rsid w:val="05A16D4A"/>
    <w:rsid w:val="05B16FE4"/>
    <w:rsid w:val="05C1727E"/>
    <w:rsid w:val="05C71188"/>
    <w:rsid w:val="05CC560F"/>
    <w:rsid w:val="05CD6914"/>
    <w:rsid w:val="05D11A97"/>
    <w:rsid w:val="05D22D9C"/>
    <w:rsid w:val="05D94925"/>
    <w:rsid w:val="05DA23A7"/>
    <w:rsid w:val="05E042B0"/>
    <w:rsid w:val="05E155B5"/>
    <w:rsid w:val="05E46539"/>
    <w:rsid w:val="05E50738"/>
    <w:rsid w:val="05F30D52"/>
    <w:rsid w:val="05F332D1"/>
    <w:rsid w:val="060F4DFF"/>
    <w:rsid w:val="061B0C12"/>
    <w:rsid w:val="06212B1B"/>
    <w:rsid w:val="06254DA5"/>
    <w:rsid w:val="06264A24"/>
    <w:rsid w:val="06285D29"/>
    <w:rsid w:val="064552D9"/>
    <w:rsid w:val="06507DE7"/>
    <w:rsid w:val="065B3BFA"/>
    <w:rsid w:val="065C167B"/>
    <w:rsid w:val="06801C3B"/>
    <w:rsid w:val="0683733C"/>
    <w:rsid w:val="068F0BD1"/>
    <w:rsid w:val="06927957"/>
    <w:rsid w:val="0695635D"/>
    <w:rsid w:val="0696055B"/>
    <w:rsid w:val="069B0266"/>
    <w:rsid w:val="06A12170"/>
    <w:rsid w:val="06A47871"/>
    <w:rsid w:val="06AC5F82"/>
    <w:rsid w:val="06BA5298"/>
    <w:rsid w:val="06C55827"/>
    <w:rsid w:val="06CB7731"/>
    <w:rsid w:val="06D45E42"/>
    <w:rsid w:val="06DD6751"/>
    <w:rsid w:val="06FA6082"/>
    <w:rsid w:val="06FB3B03"/>
    <w:rsid w:val="0701348E"/>
    <w:rsid w:val="07020F0F"/>
    <w:rsid w:val="0703310E"/>
    <w:rsid w:val="07082E19"/>
    <w:rsid w:val="0715212E"/>
    <w:rsid w:val="071568AB"/>
    <w:rsid w:val="071952B1"/>
    <w:rsid w:val="072A2FCD"/>
    <w:rsid w:val="073700E5"/>
    <w:rsid w:val="07541C13"/>
    <w:rsid w:val="07541C4C"/>
    <w:rsid w:val="075C28A3"/>
    <w:rsid w:val="076A763A"/>
    <w:rsid w:val="07747F4A"/>
    <w:rsid w:val="077A4051"/>
    <w:rsid w:val="078901E4"/>
    <w:rsid w:val="07963981"/>
    <w:rsid w:val="079E7F01"/>
    <w:rsid w:val="07A42C97"/>
    <w:rsid w:val="07BF4B46"/>
    <w:rsid w:val="07C56A4F"/>
    <w:rsid w:val="07C766CF"/>
    <w:rsid w:val="07D102E3"/>
    <w:rsid w:val="07D14A60"/>
    <w:rsid w:val="07DA3171"/>
    <w:rsid w:val="07DA78EE"/>
    <w:rsid w:val="07E0507A"/>
    <w:rsid w:val="07E07279"/>
    <w:rsid w:val="07E301FD"/>
    <w:rsid w:val="07F40498"/>
    <w:rsid w:val="07F6399B"/>
    <w:rsid w:val="07F76E9E"/>
    <w:rsid w:val="07FC3326"/>
    <w:rsid w:val="07FE6A73"/>
    <w:rsid w:val="08242A95"/>
    <w:rsid w:val="083E2E96"/>
    <w:rsid w:val="08413E1A"/>
    <w:rsid w:val="08444D9F"/>
    <w:rsid w:val="084B79DF"/>
    <w:rsid w:val="084C43AA"/>
    <w:rsid w:val="085D7EC7"/>
    <w:rsid w:val="08A460BD"/>
    <w:rsid w:val="08BC7EE1"/>
    <w:rsid w:val="08C71AF5"/>
    <w:rsid w:val="08E35BA2"/>
    <w:rsid w:val="08F54BC3"/>
    <w:rsid w:val="08FC454D"/>
    <w:rsid w:val="090515DA"/>
    <w:rsid w:val="09134173"/>
    <w:rsid w:val="091F2183"/>
    <w:rsid w:val="0924660B"/>
    <w:rsid w:val="092B5F96"/>
    <w:rsid w:val="092C729B"/>
    <w:rsid w:val="094C55D1"/>
    <w:rsid w:val="09611CF3"/>
    <w:rsid w:val="097F12A3"/>
    <w:rsid w:val="097F5A20"/>
    <w:rsid w:val="098034A2"/>
    <w:rsid w:val="09893DB1"/>
    <w:rsid w:val="098A1833"/>
    <w:rsid w:val="098B72B4"/>
    <w:rsid w:val="09926C3F"/>
    <w:rsid w:val="09A33F5B"/>
    <w:rsid w:val="09AD0AEE"/>
    <w:rsid w:val="09B55EFA"/>
    <w:rsid w:val="09BF428B"/>
    <w:rsid w:val="09C23012"/>
    <w:rsid w:val="09C8299C"/>
    <w:rsid w:val="09D77734"/>
    <w:rsid w:val="09D873B4"/>
    <w:rsid w:val="09D94E35"/>
    <w:rsid w:val="09DB0338"/>
    <w:rsid w:val="09EA0953"/>
    <w:rsid w:val="09F04A5A"/>
    <w:rsid w:val="09FC086D"/>
    <w:rsid w:val="0A002AF6"/>
    <w:rsid w:val="0A025FF9"/>
    <w:rsid w:val="0A072481"/>
    <w:rsid w:val="0A157218"/>
    <w:rsid w:val="0A183A20"/>
    <w:rsid w:val="0A34424A"/>
    <w:rsid w:val="0A3F73AB"/>
    <w:rsid w:val="0A434865"/>
    <w:rsid w:val="0A4559C3"/>
    <w:rsid w:val="0A475469"/>
    <w:rsid w:val="0A4A63EE"/>
    <w:rsid w:val="0A4C18F1"/>
    <w:rsid w:val="0A4D7372"/>
    <w:rsid w:val="0A6A4724"/>
    <w:rsid w:val="0A814349"/>
    <w:rsid w:val="0A8565D3"/>
    <w:rsid w:val="0A883CD4"/>
    <w:rsid w:val="0A8B69DD"/>
    <w:rsid w:val="0A8F10E0"/>
    <w:rsid w:val="0A9A7472"/>
    <w:rsid w:val="0A9C61F8"/>
    <w:rsid w:val="0ACF1ECA"/>
    <w:rsid w:val="0AE578F1"/>
    <w:rsid w:val="0AF13704"/>
    <w:rsid w:val="0AFD7516"/>
    <w:rsid w:val="0B056B21"/>
    <w:rsid w:val="0B102933"/>
    <w:rsid w:val="0B1103B5"/>
    <w:rsid w:val="0B272559"/>
    <w:rsid w:val="0B462E0D"/>
    <w:rsid w:val="0B4D2798"/>
    <w:rsid w:val="0B506FA0"/>
    <w:rsid w:val="0B557BA5"/>
    <w:rsid w:val="0B6D524B"/>
    <w:rsid w:val="0B74045A"/>
    <w:rsid w:val="0B8A6D7A"/>
    <w:rsid w:val="0B8D7CFF"/>
    <w:rsid w:val="0B9176F8"/>
    <w:rsid w:val="0BA047A1"/>
    <w:rsid w:val="0BBA0BCE"/>
    <w:rsid w:val="0BBD62CF"/>
    <w:rsid w:val="0BD107F3"/>
    <w:rsid w:val="0BD571F9"/>
    <w:rsid w:val="0BDC3301"/>
    <w:rsid w:val="0BDF1D07"/>
    <w:rsid w:val="0BE74F15"/>
    <w:rsid w:val="0BF17A23"/>
    <w:rsid w:val="0C044A0F"/>
    <w:rsid w:val="0C1237DB"/>
    <w:rsid w:val="0C433FAA"/>
    <w:rsid w:val="0C5267C3"/>
    <w:rsid w:val="0C59614E"/>
    <w:rsid w:val="0C5A3BCF"/>
    <w:rsid w:val="0C5F38DA"/>
    <w:rsid w:val="0C691C6B"/>
    <w:rsid w:val="0C807692"/>
    <w:rsid w:val="0C9B7EBC"/>
    <w:rsid w:val="0C9C373F"/>
    <w:rsid w:val="0CB819EA"/>
    <w:rsid w:val="0CB9746C"/>
    <w:rsid w:val="0CC100FC"/>
    <w:rsid w:val="0CE31935"/>
    <w:rsid w:val="0CE473B7"/>
    <w:rsid w:val="0CE74AB8"/>
    <w:rsid w:val="0CEA34BE"/>
    <w:rsid w:val="0CEB0F40"/>
    <w:rsid w:val="0CF86057"/>
    <w:rsid w:val="0CF90255"/>
    <w:rsid w:val="0CFC4A5D"/>
    <w:rsid w:val="0D003464"/>
    <w:rsid w:val="0D157B86"/>
    <w:rsid w:val="0D1D4F92"/>
    <w:rsid w:val="0D3A6AC1"/>
    <w:rsid w:val="0D5A2878"/>
    <w:rsid w:val="0D604782"/>
    <w:rsid w:val="0D6A5091"/>
    <w:rsid w:val="0D6E5C96"/>
    <w:rsid w:val="0D7A532C"/>
    <w:rsid w:val="0D7C082F"/>
    <w:rsid w:val="0D8B3047"/>
    <w:rsid w:val="0DA53BF1"/>
    <w:rsid w:val="0DC0221D"/>
    <w:rsid w:val="0DCF2837"/>
    <w:rsid w:val="0DD002B9"/>
    <w:rsid w:val="0DD46CBF"/>
    <w:rsid w:val="0DEC35A3"/>
    <w:rsid w:val="0DED3FE6"/>
    <w:rsid w:val="0DEF74E9"/>
    <w:rsid w:val="0DF471F4"/>
    <w:rsid w:val="0E132027"/>
    <w:rsid w:val="0E172C2B"/>
    <w:rsid w:val="0E183F30"/>
    <w:rsid w:val="0E2C2BD1"/>
    <w:rsid w:val="0E436F73"/>
    <w:rsid w:val="0E565F93"/>
    <w:rsid w:val="0E5C591E"/>
    <w:rsid w:val="0E627828"/>
    <w:rsid w:val="0E7A2CD0"/>
    <w:rsid w:val="0E7E7158"/>
    <w:rsid w:val="0E8100DC"/>
    <w:rsid w:val="0E8973CD"/>
    <w:rsid w:val="0E920377"/>
    <w:rsid w:val="0E945A78"/>
    <w:rsid w:val="0E972280"/>
    <w:rsid w:val="0EAC0F21"/>
    <w:rsid w:val="0EBF433E"/>
    <w:rsid w:val="0EC465C7"/>
    <w:rsid w:val="0ED777E6"/>
    <w:rsid w:val="0EDA076B"/>
    <w:rsid w:val="0EE3107B"/>
    <w:rsid w:val="0EEF4E8D"/>
    <w:rsid w:val="0EFF09AB"/>
    <w:rsid w:val="0F072534"/>
    <w:rsid w:val="0F131BCA"/>
    <w:rsid w:val="0F133DC8"/>
    <w:rsid w:val="0F27086A"/>
    <w:rsid w:val="0F2B7270"/>
    <w:rsid w:val="0F3C4F8C"/>
    <w:rsid w:val="0F426E96"/>
    <w:rsid w:val="0F476BA1"/>
    <w:rsid w:val="0F6C355D"/>
    <w:rsid w:val="0F8143FC"/>
    <w:rsid w:val="0F876305"/>
    <w:rsid w:val="0F882908"/>
    <w:rsid w:val="0F8B058F"/>
    <w:rsid w:val="0F8B4D0B"/>
    <w:rsid w:val="0F971E23"/>
    <w:rsid w:val="0F9F722F"/>
    <w:rsid w:val="0FAC0AC3"/>
    <w:rsid w:val="0FB571D5"/>
    <w:rsid w:val="0FBF1CE2"/>
    <w:rsid w:val="0FC33F6C"/>
    <w:rsid w:val="0FDB5D8F"/>
    <w:rsid w:val="0FDE2597"/>
    <w:rsid w:val="0FE77623"/>
    <w:rsid w:val="0FEA70F4"/>
    <w:rsid w:val="0FEC3AAB"/>
    <w:rsid w:val="0FF259B5"/>
    <w:rsid w:val="0FF90BC3"/>
    <w:rsid w:val="100A68DF"/>
    <w:rsid w:val="10216504"/>
    <w:rsid w:val="1027040D"/>
    <w:rsid w:val="1030329B"/>
    <w:rsid w:val="10423073"/>
    <w:rsid w:val="105C75E2"/>
    <w:rsid w:val="106946FA"/>
    <w:rsid w:val="106B567E"/>
    <w:rsid w:val="107A5C99"/>
    <w:rsid w:val="10863CAA"/>
    <w:rsid w:val="109819C6"/>
    <w:rsid w:val="10A122D5"/>
    <w:rsid w:val="10A741DE"/>
    <w:rsid w:val="10A81C60"/>
    <w:rsid w:val="10AE3B69"/>
    <w:rsid w:val="10B412F6"/>
    <w:rsid w:val="10B9797C"/>
    <w:rsid w:val="10BA31FF"/>
    <w:rsid w:val="10E20B40"/>
    <w:rsid w:val="10EB7251"/>
    <w:rsid w:val="10F058D7"/>
    <w:rsid w:val="10FA1A6A"/>
    <w:rsid w:val="10FA61E7"/>
    <w:rsid w:val="10FB74EC"/>
    <w:rsid w:val="11051FFA"/>
    <w:rsid w:val="110C5208"/>
    <w:rsid w:val="11134B92"/>
    <w:rsid w:val="111C1C1F"/>
    <w:rsid w:val="111E587A"/>
    <w:rsid w:val="114378E0"/>
    <w:rsid w:val="11460865"/>
    <w:rsid w:val="115049F7"/>
    <w:rsid w:val="115B4F87"/>
    <w:rsid w:val="11632393"/>
    <w:rsid w:val="116A55A1"/>
    <w:rsid w:val="116C0AA4"/>
    <w:rsid w:val="11786AB5"/>
    <w:rsid w:val="117C0D3F"/>
    <w:rsid w:val="118273C5"/>
    <w:rsid w:val="1199286D"/>
    <w:rsid w:val="11A256FB"/>
    <w:rsid w:val="11B05D16"/>
    <w:rsid w:val="11C449B6"/>
    <w:rsid w:val="11C64636"/>
    <w:rsid w:val="11E47469"/>
    <w:rsid w:val="11E71C7F"/>
    <w:rsid w:val="11E74B6B"/>
    <w:rsid w:val="11EC4876"/>
    <w:rsid w:val="121015B2"/>
    <w:rsid w:val="12153449"/>
    <w:rsid w:val="122A435A"/>
    <w:rsid w:val="12301AE7"/>
    <w:rsid w:val="123C58FA"/>
    <w:rsid w:val="12463C8B"/>
    <w:rsid w:val="12542FA0"/>
    <w:rsid w:val="125C03AD"/>
    <w:rsid w:val="126976C2"/>
    <w:rsid w:val="127B0C62"/>
    <w:rsid w:val="127C08E1"/>
    <w:rsid w:val="1282606E"/>
    <w:rsid w:val="12995C93"/>
    <w:rsid w:val="12A74FA9"/>
    <w:rsid w:val="12A82A2A"/>
    <w:rsid w:val="12AA5F2D"/>
    <w:rsid w:val="12BE134B"/>
    <w:rsid w:val="12DB66FD"/>
    <w:rsid w:val="12DF2B84"/>
    <w:rsid w:val="12E00DC6"/>
    <w:rsid w:val="12E13E89"/>
    <w:rsid w:val="12F02E1F"/>
    <w:rsid w:val="12F85CAD"/>
    <w:rsid w:val="13021E3F"/>
    <w:rsid w:val="130A724C"/>
    <w:rsid w:val="130C6ECC"/>
    <w:rsid w:val="131320DA"/>
    <w:rsid w:val="131577DB"/>
    <w:rsid w:val="13172CDE"/>
    <w:rsid w:val="131A74E6"/>
    <w:rsid w:val="13363593"/>
    <w:rsid w:val="13386A96"/>
    <w:rsid w:val="13411924"/>
    <w:rsid w:val="13465DAC"/>
    <w:rsid w:val="1347382D"/>
    <w:rsid w:val="134B7CB5"/>
    <w:rsid w:val="135D1254"/>
    <w:rsid w:val="135F4757"/>
    <w:rsid w:val="138F74A5"/>
    <w:rsid w:val="139D4615"/>
    <w:rsid w:val="13A85E50"/>
    <w:rsid w:val="13A938D2"/>
    <w:rsid w:val="13AB6DD5"/>
    <w:rsid w:val="13AC4857"/>
    <w:rsid w:val="13B65166"/>
    <w:rsid w:val="13BB37EC"/>
    <w:rsid w:val="13BF5A76"/>
    <w:rsid w:val="13D15990"/>
    <w:rsid w:val="13DA40A1"/>
    <w:rsid w:val="13F21748"/>
    <w:rsid w:val="13FB45D6"/>
    <w:rsid w:val="1428639F"/>
    <w:rsid w:val="142F15AD"/>
    <w:rsid w:val="143B2E41"/>
    <w:rsid w:val="143D2AC1"/>
    <w:rsid w:val="144072C9"/>
    <w:rsid w:val="14414D4A"/>
    <w:rsid w:val="1443024D"/>
    <w:rsid w:val="14550167"/>
    <w:rsid w:val="145539EB"/>
    <w:rsid w:val="145923F1"/>
    <w:rsid w:val="145B58F4"/>
    <w:rsid w:val="145E6879"/>
    <w:rsid w:val="14694C0A"/>
    <w:rsid w:val="14790727"/>
    <w:rsid w:val="14861FBB"/>
    <w:rsid w:val="148641BA"/>
    <w:rsid w:val="149C7998"/>
    <w:rsid w:val="14A746EE"/>
    <w:rsid w:val="14C021B2"/>
    <w:rsid w:val="14DE264A"/>
    <w:rsid w:val="14DE5ECD"/>
    <w:rsid w:val="14E05B4D"/>
    <w:rsid w:val="14E55858"/>
    <w:rsid w:val="14F1166B"/>
    <w:rsid w:val="14F90C75"/>
    <w:rsid w:val="150B4413"/>
    <w:rsid w:val="15297246"/>
    <w:rsid w:val="15545B0C"/>
    <w:rsid w:val="15576A90"/>
    <w:rsid w:val="15583C6E"/>
    <w:rsid w:val="155C2F18"/>
    <w:rsid w:val="1560191E"/>
    <w:rsid w:val="15612C23"/>
    <w:rsid w:val="156C0FB4"/>
    <w:rsid w:val="156E44B7"/>
    <w:rsid w:val="15756040"/>
    <w:rsid w:val="15767345"/>
    <w:rsid w:val="157D344D"/>
    <w:rsid w:val="15823158"/>
    <w:rsid w:val="158A0564"/>
    <w:rsid w:val="15A02708"/>
    <w:rsid w:val="15AA0A99"/>
    <w:rsid w:val="15B6012F"/>
    <w:rsid w:val="15B95830"/>
    <w:rsid w:val="15D70664"/>
    <w:rsid w:val="15E169F5"/>
    <w:rsid w:val="15EB3A81"/>
    <w:rsid w:val="15F0378C"/>
    <w:rsid w:val="15F0598A"/>
    <w:rsid w:val="1604242C"/>
    <w:rsid w:val="160D2D3C"/>
    <w:rsid w:val="16103CC1"/>
    <w:rsid w:val="161F0A58"/>
    <w:rsid w:val="162D1072"/>
    <w:rsid w:val="16387403"/>
    <w:rsid w:val="163C2586"/>
    <w:rsid w:val="164D02A2"/>
    <w:rsid w:val="16516CA8"/>
    <w:rsid w:val="16535A2F"/>
    <w:rsid w:val="16574435"/>
    <w:rsid w:val="165E1841"/>
    <w:rsid w:val="165F72C3"/>
    <w:rsid w:val="167539E5"/>
    <w:rsid w:val="167863BB"/>
    <w:rsid w:val="167C6BF3"/>
    <w:rsid w:val="16857503"/>
    <w:rsid w:val="16880487"/>
    <w:rsid w:val="16913315"/>
    <w:rsid w:val="1696199B"/>
    <w:rsid w:val="1697741D"/>
    <w:rsid w:val="169A3C25"/>
    <w:rsid w:val="16AE28C5"/>
    <w:rsid w:val="16AE4E44"/>
    <w:rsid w:val="16B71ED0"/>
    <w:rsid w:val="16BA66D8"/>
    <w:rsid w:val="16C005E1"/>
    <w:rsid w:val="16C46FE7"/>
    <w:rsid w:val="16CE5378"/>
    <w:rsid w:val="16D93709"/>
    <w:rsid w:val="16E4751C"/>
    <w:rsid w:val="16F72CB9"/>
    <w:rsid w:val="170C256E"/>
    <w:rsid w:val="17157CEB"/>
    <w:rsid w:val="172F4118"/>
    <w:rsid w:val="174043B2"/>
    <w:rsid w:val="17461B3F"/>
    <w:rsid w:val="174D36C8"/>
    <w:rsid w:val="174E6F4B"/>
    <w:rsid w:val="17527B50"/>
    <w:rsid w:val="17561DD9"/>
    <w:rsid w:val="175E71E6"/>
    <w:rsid w:val="176026E9"/>
    <w:rsid w:val="176048E7"/>
    <w:rsid w:val="176410EF"/>
    <w:rsid w:val="17756E0B"/>
    <w:rsid w:val="1776488C"/>
    <w:rsid w:val="177B0D14"/>
    <w:rsid w:val="17A52B43"/>
    <w:rsid w:val="17A675DA"/>
    <w:rsid w:val="17B44371"/>
    <w:rsid w:val="17C3498C"/>
    <w:rsid w:val="17CF299D"/>
    <w:rsid w:val="17D932AC"/>
    <w:rsid w:val="17DB2032"/>
    <w:rsid w:val="17E02C37"/>
    <w:rsid w:val="17E106B9"/>
    <w:rsid w:val="17E219BD"/>
    <w:rsid w:val="17E3163D"/>
    <w:rsid w:val="17E52942"/>
    <w:rsid w:val="17FD7FE9"/>
    <w:rsid w:val="18094D46"/>
    <w:rsid w:val="180A72FE"/>
    <w:rsid w:val="18135A10"/>
    <w:rsid w:val="18143491"/>
    <w:rsid w:val="181A539A"/>
    <w:rsid w:val="181C089E"/>
    <w:rsid w:val="181E5F9F"/>
    <w:rsid w:val="182C0B38"/>
    <w:rsid w:val="18314FC0"/>
    <w:rsid w:val="183304C3"/>
    <w:rsid w:val="18355BC4"/>
    <w:rsid w:val="18397E4E"/>
    <w:rsid w:val="183A58CF"/>
    <w:rsid w:val="183D2FD1"/>
    <w:rsid w:val="183D6854"/>
    <w:rsid w:val="18403F55"/>
    <w:rsid w:val="18422CDC"/>
    <w:rsid w:val="184738E0"/>
    <w:rsid w:val="184A00E8"/>
    <w:rsid w:val="184C57E9"/>
    <w:rsid w:val="18522F76"/>
    <w:rsid w:val="18820242"/>
    <w:rsid w:val="188C1E56"/>
    <w:rsid w:val="188F2DDB"/>
    <w:rsid w:val="189C686D"/>
    <w:rsid w:val="18A12CF5"/>
    <w:rsid w:val="18BA5E1D"/>
    <w:rsid w:val="18BB389F"/>
    <w:rsid w:val="18D05DC3"/>
    <w:rsid w:val="18DB79D7"/>
    <w:rsid w:val="18DF3E5F"/>
    <w:rsid w:val="18FB4688"/>
    <w:rsid w:val="18FE0E90"/>
    <w:rsid w:val="19011E15"/>
    <w:rsid w:val="19024013"/>
    <w:rsid w:val="190B4923"/>
    <w:rsid w:val="191B713B"/>
    <w:rsid w:val="192D615C"/>
    <w:rsid w:val="19314B62"/>
    <w:rsid w:val="193225E4"/>
    <w:rsid w:val="19345AE7"/>
    <w:rsid w:val="19453803"/>
    <w:rsid w:val="19517616"/>
    <w:rsid w:val="1956151F"/>
    <w:rsid w:val="19582824"/>
    <w:rsid w:val="196056B2"/>
    <w:rsid w:val="19812363"/>
    <w:rsid w:val="1986426C"/>
    <w:rsid w:val="198C3F77"/>
    <w:rsid w:val="19915E81"/>
    <w:rsid w:val="19AD1F2E"/>
    <w:rsid w:val="19B95D40"/>
    <w:rsid w:val="19C553D6"/>
    <w:rsid w:val="19DA3CF6"/>
    <w:rsid w:val="19DC4FFB"/>
    <w:rsid w:val="19EF0419"/>
    <w:rsid w:val="19F86B2A"/>
    <w:rsid w:val="1A0738C1"/>
    <w:rsid w:val="1A132F57"/>
    <w:rsid w:val="1A1A0363"/>
    <w:rsid w:val="1A264176"/>
    <w:rsid w:val="1A271BF7"/>
    <w:rsid w:val="1A2E1582"/>
    <w:rsid w:val="1A302507"/>
    <w:rsid w:val="1A317F88"/>
    <w:rsid w:val="1A340F0D"/>
    <w:rsid w:val="1A424A8F"/>
    <w:rsid w:val="1A4D07B2"/>
    <w:rsid w:val="1A7032F0"/>
    <w:rsid w:val="1A7267F4"/>
    <w:rsid w:val="1A7F5B09"/>
    <w:rsid w:val="1A7F7D1A"/>
    <w:rsid w:val="1A961EAB"/>
    <w:rsid w:val="1A96572E"/>
    <w:rsid w:val="1AAD1AD0"/>
    <w:rsid w:val="1AAE5354"/>
    <w:rsid w:val="1AB339DA"/>
    <w:rsid w:val="1AB56EDD"/>
    <w:rsid w:val="1AD00D8B"/>
    <w:rsid w:val="1AD81A1B"/>
    <w:rsid w:val="1ADF13A6"/>
    <w:rsid w:val="1AE16AA7"/>
    <w:rsid w:val="1AE81CB5"/>
    <w:rsid w:val="1AED613D"/>
    <w:rsid w:val="1AEF5DBD"/>
    <w:rsid w:val="1AF42245"/>
    <w:rsid w:val="1AF65748"/>
    <w:rsid w:val="1B026FDC"/>
    <w:rsid w:val="1B1F438E"/>
    <w:rsid w:val="1B3B3CBE"/>
    <w:rsid w:val="1B3C173F"/>
    <w:rsid w:val="1B566A66"/>
    <w:rsid w:val="1B5979EB"/>
    <w:rsid w:val="1B702E93"/>
    <w:rsid w:val="1B7A59A1"/>
    <w:rsid w:val="1B8E2443"/>
    <w:rsid w:val="1B967850"/>
    <w:rsid w:val="1B9907D4"/>
    <w:rsid w:val="1BAB3F72"/>
    <w:rsid w:val="1BAE077A"/>
    <w:rsid w:val="1BAF2978"/>
    <w:rsid w:val="1BB2137E"/>
    <w:rsid w:val="1BBB420C"/>
    <w:rsid w:val="1BC4709A"/>
    <w:rsid w:val="1BCD57AB"/>
    <w:rsid w:val="1BCD79A9"/>
    <w:rsid w:val="1BD11C33"/>
    <w:rsid w:val="1BD318B3"/>
    <w:rsid w:val="1BD47334"/>
    <w:rsid w:val="1BD9703F"/>
    <w:rsid w:val="1BE70553"/>
    <w:rsid w:val="1BEA4D5B"/>
    <w:rsid w:val="1BF146E6"/>
    <w:rsid w:val="1BFA7574"/>
    <w:rsid w:val="1C1A58AA"/>
    <w:rsid w:val="1C1D682F"/>
    <w:rsid w:val="1C4F6C7E"/>
    <w:rsid w:val="1C5E7298"/>
    <w:rsid w:val="1C7339BB"/>
    <w:rsid w:val="1C7D7B4D"/>
    <w:rsid w:val="1C9C4B7F"/>
    <w:rsid w:val="1C9E2280"/>
    <w:rsid w:val="1CAD289B"/>
    <w:rsid w:val="1CBC50B4"/>
    <w:rsid w:val="1CCD534E"/>
    <w:rsid w:val="1CD062D3"/>
    <w:rsid w:val="1CD81161"/>
    <w:rsid w:val="1CD96BE2"/>
    <w:rsid w:val="1D1A1BCA"/>
    <w:rsid w:val="1D4C369E"/>
    <w:rsid w:val="1D4F4622"/>
    <w:rsid w:val="1D5774B0"/>
    <w:rsid w:val="1D5B5EB7"/>
    <w:rsid w:val="1D5D13BA"/>
    <w:rsid w:val="1D605BC2"/>
    <w:rsid w:val="1D682FCE"/>
    <w:rsid w:val="1D7757E7"/>
    <w:rsid w:val="1D84707B"/>
    <w:rsid w:val="1D893503"/>
    <w:rsid w:val="1DA21EAE"/>
    <w:rsid w:val="1DAF5941"/>
    <w:rsid w:val="1DC0365D"/>
    <w:rsid w:val="1DCE2972"/>
    <w:rsid w:val="1DF35130"/>
    <w:rsid w:val="1DFC5A40"/>
    <w:rsid w:val="1E092B57"/>
    <w:rsid w:val="1E0972D4"/>
    <w:rsid w:val="1E140EE8"/>
    <w:rsid w:val="1E161E6D"/>
    <w:rsid w:val="1E206EF9"/>
    <w:rsid w:val="1E2C658F"/>
    <w:rsid w:val="1E2E1A92"/>
    <w:rsid w:val="1E35361B"/>
    <w:rsid w:val="1E5C12DD"/>
    <w:rsid w:val="1E5D6D5E"/>
    <w:rsid w:val="1E5E47E0"/>
    <w:rsid w:val="1E79088D"/>
    <w:rsid w:val="1E7A4110"/>
    <w:rsid w:val="1E8F2A30"/>
    <w:rsid w:val="1E913D35"/>
    <w:rsid w:val="1EA913DC"/>
    <w:rsid w:val="1EB109E6"/>
    <w:rsid w:val="1EB573ED"/>
    <w:rsid w:val="1ED20022"/>
    <w:rsid w:val="1ED979AD"/>
    <w:rsid w:val="1EDF18B6"/>
    <w:rsid w:val="1EEC0BCC"/>
    <w:rsid w:val="1EF22AD5"/>
    <w:rsid w:val="1EF30556"/>
    <w:rsid w:val="1F0307F1"/>
    <w:rsid w:val="1F163F8E"/>
    <w:rsid w:val="1F192994"/>
    <w:rsid w:val="1F1B5E97"/>
    <w:rsid w:val="1F3879C6"/>
    <w:rsid w:val="1F45125A"/>
    <w:rsid w:val="1F4B69E7"/>
    <w:rsid w:val="1F4F53ED"/>
    <w:rsid w:val="1F641B0F"/>
    <w:rsid w:val="1F643D0D"/>
    <w:rsid w:val="1F81363D"/>
    <w:rsid w:val="1F8345C2"/>
    <w:rsid w:val="1F872FC8"/>
    <w:rsid w:val="1F8A2A58"/>
    <w:rsid w:val="1F9522DE"/>
    <w:rsid w:val="1FA03EF2"/>
    <w:rsid w:val="1FA060F1"/>
    <w:rsid w:val="1FB35111"/>
    <w:rsid w:val="1FB42B93"/>
    <w:rsid w:val="1FBB471C"/>
    <w:rsid w:val="1FBE56A1"/>
    <w:rsid w:val="1FC00BA4"/>
    <w:rsid w:val="1FC11EA9"/>
    <w:rsid w:val="1FC475AA"/>
    <w:rsid w:val="1FCE373D"/>
    <w:rsid w:val="1FDC4C51"/>
    <w:rsid w:val="1FDF5BD5"/>
    <w:rsid w:val="1FE62FE2"/>
    <w:rsid w:val="1FEA526B"/>
    <w:rsid w:val="1FEF48D2"/>
    <w:rsid w:val="1FF04855"/>
    <w:rsid w:val="1FF76AFF"/>
    <w:rsid w:val="1FFB5506"/>
    <w:rsid w:val="200F7A29"/>
    <w:rsid w:val="20190339"/>
    <w:rsid w:val="201A7FB9"/>
    <w:rsid w:val="201C12BD"/>
    <w:rsid w:val="2026764F"/>
    <w:rsid w:val="202872CE"/>
    <w:rsid w:val="202905D3"/>
    <w:rsid w:val="202D6FD9"/>
    <w:rsid w:val="2035025A"/>
    <w:rsid w:val="20427E78"/>
    <w:rsid w:val="2043117D"/>
    <w:rsid w:val="204C400B"/>
    <w:rsid w:val="204D3C8B"/>
    <w:rsid w:val="20602CAB"/>
    <w:rsid w:val="206D1FC1"/>
    <w:rsid w:val="206E7A43"/>
    <w:rsid w:val="20731CCC"/>
    <w:rsid w:val="20770BA3"/>
    <w:rsid w:val="20841BE6"/>
    <w:rsid w:val="208A18F1"/>
    <w:rsid w:val="209B180C"/>
    <w:rsid w:val="20A5211B"/>
    <w:rsid w:val="20B239AF"/>
    <w:rsid w:val="20D17AE7"/>
    <w:rsid w:val="20D564EE"/>
    <w:rsid w:val="20D719F1"/>
    <w:rsid w:val="20D73BEF"/>
    <w:rsid w:val="20DE357A"/>
    <w:rsid w:val="20DF487F"/>
    <w:rsid w:val="20E56788"/>
    <w:rsid w:val="20E64209"/>
    <w:rsid w:val="20EA2C10"/>
    <w:rsid w:val="20F2001C"/>
    <w:rsid w:val="20F84124"/>
    <w:rsid w:val="2113274F"/>
    <w:rsid w:val="21246BCF"/>
    <w:rsid w:val="215522BF"/>
    <w:rsid w:val="215C1C4A"/>
    <w:rsid w:val="21687C5B"/>
    <w:rsid w:val="216D1B64"/>
    <w:rsid w:val="21787EF5"/>
    <w:rsid w:val="217911FA"/>
    <w:rsid w:val="217B0E7A"/>
    <w:rsid w:val="217C68FB"/>
    <w:rsid w:val="219552A7"/>
    <w:rsid w:val="21AB524C"/>
    <w:rsid w:val="21AC2CCE"/>
    <w:rsid w:val="21B84562"/>
    <w:rsid w:val="21BB54E6"/>
    <w:rsid w:val="21CB1EFE"/>
    <w:rsid w:val="21D4060F"/>
    <w:rsid w:val="21E408A9"/>
    <w:rsid w:val="221F1988"/>
    <w:rsid w:val="22202C8C"/>
    <w:rsid w:val="22274816"/>
    <w:rsid w:val="223573AF"/>
    <w:rsid w:val="223E69B9"/>
    <w:rsid w:val="224A3AD1"/>
    <w:rsid w:val="225F01F3"/>
    <w:rsid w:val="2264467A"/>
    <w:rsid w:val="226B7889"/>
    <w:rsid w:val="22775899"/>
    <w:rsid w:val="22796B9E"/>
    <w:rsid w:val="227A681E"/>
    <w:rsid w:val="227D77A3"/>
    <w:rsid w:val="229C47D4"/>
    <w:rsid w:val="229D5AD9"/>
    <w:rsid w:val="22A41BE1"/>
    <w:rsid w:val="22A45464"/>
    <w:rsid w:val="22A650E4"/>
    <w:rsid w:val="22AA156C"/>
    <w:rsid w:val="22B343FA"/>
    <w:rsid w:val="22BB5089"/>
    <w:rsid w:val="22C8439F"/>
    <w:rsid w:val="22CA6542"/>
    <w:rsid w:val="22CA78A2"/>
    <w:rsid w:val="22D66F38"/>
    <w:rsid w:val="22E01A46"/>
    <w:rsid w:val="22E90157"/>
    <w:rsid w:val="22FB2B87"/>
    <w:rsid w:val="23102595"/>
    <w:rsid w:val="2316449E"/>
    <w:rsid w:val="231B63A7"/>
    <w:rsid w:val="23256CB7"/>
    <w:rsid w:val="23264738"/>
    <w:rsid w:val="232C6642"/>
    <w:rsid w:val="23312AC9"/>
    <w:rsid w:val="23346B90"/>
    <w:rsid w:val="233627D5"/>
    <w:rsid w:val="233C68DC"/>
    <w:rsid w:val="236906A5"/>
    <w:rsid w:val="23792EBE"/>
    <w:rsid w:val="237F2849"/>
    <w:rsid w:val="239C7BFA"/>
    <w:rsid w:val="23A6050A"/>
    <w:rsid w:val="23AD3718"/>
    <w:rsid w:val="23B452A1"/>
    <w:rsid w:val="23CE5E4B"/>
    <w:rsid w:val="23D70CD9"/>
    <w:rsid w:val="23DF1969"/>
    <w:rsid w:val="23E76D75"/>
    <w:rsid w:val="23F92512"/>
    <w:rsid w:val="240308A3"/>
    <w:rsid w:val="24120EBE"/>
    <w:rsid w:val="242520DD"/>
    <w:rsid w:val="242E58F5"/>
    <w:rsid w:val="24836BF3"/>
    <w:rsid w:val="24A44BA9"/>
    <w:rsid w:val="24A835B0"/>
    <w:rsid w:val="24B25E39"/>
    <w:rsid w:val="24C42EE0"/>
    <w:rsid w:val="24DE3A8A"/>
    <w:rsid w:val="24E22490"/>
    <w:rsid w:val="24E60E96"/>
    <w:rsid w:val="24EB531E"/>
    <w:rsid w:val="24ED62A3"/>
    <w:rsid w:val="24F12AAA"/>
    <w:rsid w:val="24F61130"/>
    <w:rsid w:val="24FB55B8"/>
    <w:rsid w:val="24FE653D"/>
    <w:rsid w:val="25006DA5"/>
    <w:rsid w:val="250329C5"/>
    <w:rsid w:val="250D0D56"/>
    <w:rsid w:val="250F7ADC"/>
    <w:rsid w:val="2537799C"/>
    <w:rsid w:val="25396722"/>
    <w:rsid w:val="253B2AE5"/>
    <w:rsid w:val="253F062B"/>
    <w:rsid w:val="25431230"/>
    <w:rsid w:val="25480F3B"/>
    <w:rsid w:val="254A443E"/>
    <w:rsid w:val="25560250"/>
    <w:rsid w:val="25577ED0"/>
    <w:rsid w:val="25795E86"/>
    <w:rsid w:val="25832019"/>
    <w:rsid w:val="258D2929"/>
    <w:rsid w:val="25A03B48"/>
    <w:rsid w:val="25A869D6"/>
    <w:rsid w:val="25AA7CDA"/>
    <w:rsid w:val="25BA7F75"/>
    <w:rsid w:val="25C01E7E"/>
    <w:rsid w:val="25C9278E"/>
    <w:rsid w:val="25C96F0A"/>
    <w:rsid w:val="25D2561C"/>
    <w:rsid w:val="25DE362C"/>
    <w:rsid w:val="25E22033"/>
    <w:rsid w:val="26004E66"/>
    <w:rsid w:val="260470EF"/>
    <w:rsid w:val="2617288D"/>
    <w:rsid w:val="26185D90"/>
    <w:rsid w:val="262F59B5"/>
    <w:rsid w:val="26310EB8"/>
    <w:rsid w:val="263465BA"/>
    <w:rsid w:val="264C74E4"/>
    <w:rsid w:val="265448F0"/>
    <w:rsid w:val="26552372"/>
    <w:rsid w:val="2665260C"/>
    <w:rsid w:val="268F59CF"/>
    <w:rsid w:val="269221D6"/>
    <w:rsid w:val="26AF3D05"/>
    <w:rsid w:val="26BB5599"/>
    <w:rsid w:val="26C848AF"/>
    <w:rsid w:val="26DC5ACE"/>
    <w:rsid w:val="26DF22D6"/>
    <w:rsid w:val="26E718E0"/>
    <w:rsid w:val="26F121F0"/>
    <w:rsid w:val="26FB0581"/>
    <w:rsid w:val="27054714"/>
    <w:rsid w:val="270A0B9B"/>
    <w:rsid w:val="270E3D1E"/>
    <w:rsid w:val="271649AE"/>
    <w:rsid w:val="271B68B7"/>
    <w:rsid w:val="271E783C"/>
    <w:rsid w:val="272C6B52"/>
    <w:rsid w:val="27310A5B"/>
    <w:rsid w:val="273F35F4"/>
    <w:rsid w:val="274B1605"/>
    <w:rsid w:val="274E038B"/>
    <w:rsid w:val="275C5122"/>
    <w:rsid w:val="275D7321"/>
    <w:rsid w:val="276115AA"/>
    <w:rsid w:val="2762122A"/>
    <w:rsid w:val="277933CE"/>
    <w:rsid w:val="277B4352"/>
    <w:rsid w:val="278E3373"/>
    <w:rsid w:val="27906876"/>
    <w:rsid w:val="2796077F"/>
    <w:rsid w:val="27994F87"/>
    <w:rsid w:val="279A7186"/>
    <w:rsid w:val="27A877A0"/>
    <w:rsid w:val="27B91C39"/>
    <w:rsid w:val="27BF3B42"/>
    <w:rsid w:val="27E2757A"/>
    <w:rsid w:val="27E46300"/>
    <w:rsid w:val="27EC118E"/>
    <w:rsid w:val="280023AD"/>
    <w:rsid w:val="28021134"/>
    <w:rsid w:val="280F0449"/>
    <w:rsid w:val="281100C9"/>
    <w:rsid w:val="28190D59"/>
    <w:rsid w:val="28287CEE"/>
    <w:rsid w:val="283A128D"/>
    <w:rsid w:val="2844761E"/>
    <w:rsid w:val="284C4A2B"/>
    <w:rsid w:val="286133E5"/>
    <w:rsid w:val="28634650"/>
    <w:rsid w:val="286B1A5C"/>
    <w:rsid w:val="286B52E0"/>
    <w:rsid w:val="286C74DE"/>
    <w:rsid w:val="28753671"/>
    <w:rsid w:val="28776B74"/>
    <w:rsid w:val="28792077"/>
    <w:rsid w:val="287C2FFC"/>
    <w:rsid w:val="28944E1F"/>
    <w:rsid w:val="28A450B9"/>
    <w:rsid w:val="28AA0CC0"/>
    <w:rsid w:val="28B356D4"/>
    <w:rsid w:val="28BA505F"/>
    <w:rsid w:val="28C27EED"/>
    <w:rsid w:val="28CD627E"/>
    <w:rsid w:val="28CF1781"/>
    <w:rsid w:val="28CF5004"/>
    <w:rsid w:val="28D33A0A"/>
    <w:rsid w:val="28D56F0D"/>
    <w:rsid w:val="28E02D20"/>
    <w:rsid w:val="28F925C5"/>
    <w:rsid w:val="29001F50"/>
    <w:rsid w:val="29090661"/>
    <w:rsid w:val="291640F4"/>
    <w:rsid w:val="29396C32"/>
    <w:rsid w:val="29421AC0"/>
    <w:rsid w:val="295419DA"/>
    <w:rsid w:val="29564EDD"/>
    <w:rsid w:val="295E35EE"/>
    <w:rsid w:val="296576F6"/>
    <w:rsid w:val="29780915"/>
    <w:rsid w:val="29966FCB"/>
    <w:rsid w:val="29986C4B"/>
    <w:rsid w:val="299B3453"/>
    <w:rsid w:val="299B7BD0"/>
    <w:rsid w:val="29A62ABE"/>
    <w:rsid w:val="29A84CE7"/>
    <w:rsid w:val="29A86EE6"/>
    <w:rsid w:val="29B77500"/>
    <w:rsid w:val="29C73F17"/>
    <w:rsid w:val="29D60CAE"/>
    <w:rsid w:val="29E25DC6"/>
    <w:rsid w:val="29ED4157"/>
    <w:rsid w:val="29F36060"/>
    <w:rsid w:val="29FF78F4"/>
    <w:rsid w:val="2A020879"/>
    <w:rsid w:val="2A1A17A3"/>
    <w:rsid w:val="2A1E4926"/>
    <w:rsid w:val="2A226BAF"/>
    <w:rsid w:val="2A3C3ED6"/>
    <w:rsid w:val="2A3D1958"/>
    <w:rsid w:val="2A4525E7"/>
    <w:rsid w:val="2A477CE9"/>
    <w:rsid w:val="2A4C79F4"/>
    <w:rsid w:val="2A53737E"/>
    <w:rsid w:val="2A694DA5"/>
    <w:rsid w:val="2A727C33"/>
    <w:rsid w:val="2A816BC9"/>
    <w:rsid w:val="2A916E63"/>
    <w:rsid w:val="2A970D6C"/>
    <w:rsid w:val="2A9D64F9"/>
    <w:rsid w:val="2AAB580F"/>
    <w:rsid w:val="2AC32EB5"/>
    <w:rsid w:val="2AC563B9"/>
    <w:rsid w:val="2ACD7048"/>
    <w:rsid w:val="2AD134D0"/>
    <w:rsid w:val="2AD369D3"/>
    <w:rsid w:val="2AD6263E"/>
    <w:rsid w:val="2AD753D9"/>
    <w:rsid w:val="2ADB055C"/>
    <w:rsid w:val="2AF23A05"/>
    <w:rsid w:val="2AF9558E"/>
    <w:rsid w:val="2AFD1D96"/>
    <w:rsid w:val="2B066E22"/>
    <w:rsid w:val="2B097DA7"/>
    <w:rsid w:val="2B107731"/>
    <w:rsid w:val="2B15743C"/>
    <w:rsid w:val="2B164EBE"/>
    <w:rsid w:val="2B2E2565"/>
    <w:rsid w:val="2B5B7BB1"/>
    <w:rsid w:val="2B6A6B46"/>
    <w:rsid w:val="2B6F2FCE"/>
    <w:rsid w:val="2B7319D4"/>
    <w:rsid w:val="2B785E5C"/>
    <w:rsid w:val="2B7A4BE2"/>
    <w:rsid w:val="2B7B4862"/>
    <w:rsid w:val="2BA128A4"/>
    <w:rsid w:val="2BA534A8"/>
    <w:rsid w:val="2BAF3DB8"/>
    <w:rsid w:val="2BB43AC3"/>
    <w:rsid w:val="2BC55F5B"/>
    <w:rsid w:val="2BC74CE2"/>
    <w:rsid w:val="2BCA5C66"/>
    <w:rsid w:val="2BCF20EE"/>
    <w:rsid w:val="2BD155F1"/>
    <w:rsid w:val="2BD716F9"/>
    <w:rsid w:val="2BF46AAA"/>
    <w:rsid w:val="2BF61FAE"/>
    <w:rsid w:val="2C0370C5"/>
    <w:rsid w:val="2C044B47"/>
    <w:rsid w:val="2C175D66"/>
    <w:rsid w:val="2C1A6CEA"/>
    <w:rsid w:val="2C300E8E"/>
    <w:rsid w:val="2C30560B"/>
    <w:rsid w:val="2C503941"/>
    <w:rsid w:val="2C575892"/>
    <w:rsid w:val="2C5B7754"/>
    <w:rsid w:val="2C6270DE"/>
    <w:rsid w:val="2C7502FD"/>
    <w:rsid w:val="2C832E96"/>
    <w:rsid w:val="2C960832"/>
    <w:rsid w:val="2CA12446"/>
    <w:rsid w:val="2CA220C6"/>
    <w:rsid w:val="2CAA74D3"/>
    <w:rsid w:val="2CB126E1"/>
    <w:rsid w:val="2CB17636"/>
    <w:rsid w:val="2CC43900"/>
    <w:rsid w:val="2CC51381"/>
    <w:rsid w:val="2CD5741D"/>
    <w:rsid w:val="2CDC6DA8"/>
    <w:rsid w:val="2CE03230"/>
    <w:rsid w:val="2CFC3A5A"/>
    <w:rsid w:val="2D002460"/>
    <w:rsid w:val="2D017EE1"/>
    <w:rsid w:val="2D092D6F"/>
    <w:rsid w:val="2D0B4074"/>
    <w:rsid w:val="2D0C3CF4"/>
    <w:rsid w:val="2D1139FF"/>
    <w:rsid w:val="2D136F02"/>
    <w:rsid w:val="2D1944EE"/>
    <w:rsid w:val="2D300A31"/>
    <w:rsid w:val="2D3B6DC2"/>
    <w:rsid w:val="2D3F104B"/>
    <w:rsid w:val="2D4B705C"/>
    <w:rsid w:val="2D534468"/>
    <w:rsid w:val="2D5C2B7A"/>
    <w:rsid w:val="2D6D5012"/>
    <w:rsid w:val="2D73279F"/>
    <w:rsid w:val="2D824FB8"/>
    <w:rsid w:val="2D8E0DCA"/>
    <w:rsid w:val="2DA07DEB"/>
    <w:rsid w:val="2DA467F1"/>
    <w:rsid w:val="2DA61CF4"/>
    <w:rsid w:val="2DAF4B82"/>
    <w:rsid w:val="2DB7418D"/>
    <w:rsid w:val="2DBD6096"/>
    <w:rsid w:val="2DC56D26"/>
    <w:rsid w:val="2DC74427"/>
    <w:rsid w:val="2DCF1834"/>
    <w:rsid w:val="2DD724C3"/>
    <w:rsid w:val="2DE5725A"/>
    <w:rsid w:val="2DF1306D"/>
    <w:rsid w:val="2DFC4C81"/>
    <w:rsid w:val="2E090714"/>
    <w:rsid w:val="2E0F5EA0"/>
    <w:rsid w:val="2E1C1933"/>
    <w:rsid w:val="2E203BBC"/>
    <w:rsid w:val="2E22383C"/>
    <w:rsid w:val="2E273547"/>
    <w:rsid w:val="2E290C48"/>
    <w:rsid w:val="2E2A66CA"/>
    <w:rsid w:val="2E32735A"/>
    <w:rsid w:val="2E396CE5"/>
    <w:rsid w:val="2E402DEC"/>
    <w:rsid w:val="2E4A4884"/>
    <w:rsid w:val="2E53788E"/>
    <w:rsid w:val="2E5E5C1F"/>
    <w:rsid w:val="2E6D0438"/>
    <w:rsid w:val="2E7632C6"/>
    <w:rsid w:val="2E764E5E"/>
    <w:rsid w:val="2E7867C9"/>
    <w:rsid w:val="2E7A5550"/>
    <w:rsid w:val="2E7A774E"/>
    <w:rsid w:val="2E8438E1"/>
    <w:rsid w:val="2E851362"/>
    <w:rsid w:val="2E8822E7"/>
    <w:rsid w:val="2E886A64"/>
    <w:rsid w:val="2E8B326C"/>
    <w:rsid w:val="2E9C0F87"/>
    <w:rsid w:val="2E9D3186"/>
    <w:rsid w:val="2EA1540F"/>
    <w:rsid w:val="2EA30912"/>
    <w:rsid w:val="2EAC599E"/>
    <w:rsid w:val="2EBB5FB9"/>
    <w:rsid w:val="2EDE5274"/>
    <w:rsid w:val="2EEA1087"/>
    <w:rsid w:val="2EEB0D06"/>
    <w:rsid w:val="2EEC6788"/>
    <w:rsid w:val="2EF85E1E"/>
    <w:rsid w:val="2EF9001C"/>
    <w:rsid w:val="2EFA1321"/>
    <w:rsid w:val="2F0A15BB"/>
    <w:rsid w:val="2F0C123B"/>
    <w:rsid w:val="2F280B6B"/>
    <w:rsid w:val="2F3B1D8A"/>
    <w:rsid w:val="2F3C308F"/>
    <w:rsid w:val="2F3D528D"/>
    <w:rsid w:val="2F455F1D"/>
    <w:rsid w:val="2F4910A0"/>
    <w:rsid w:val="2F532CB4"/>
    <w:rsid w:val="2F5838B9"/>
    <w:rsid w:val="2F5F3244"/>
    <w:rsid w:val="2F724463"/>
    <w:rsid w:val="2F7431E9"/>
    <w:rsid w:val="2F797671"/>
    <w:rsid w:val="2F7B2B74"/>
    <w:rsid w:val="2F7C05F5"/>
    <w:rsid w:val="2F89790B"/>
    <w:rsid w:val="2FA801C0"/>
    <w:rsid w:val="2FAD4648"/>
    <w:rsid w:val="2FAE6846"/>
    <w:rsid w:val="2FBB5B5C"/>
    <w:rsid w:val="2FCF25FE"/>
    <w:rsid w:val="2FD25781"/>
    <w:rsid w:val="2FEB66AB"/>
    <w:rsid w:val="2FF23AB7"/>
    <w:rsid w:val="2FFF0BCF"/>
    <w:rsid w:val="300914DE"/>
    <w:rsid w:val="301607F4"/>
    <w:rsid w:val="301B13F8"/>
    <w:rsid w:val="301D237D"/>
    <w:rsid w:val="302F391C"/>
    <w:rsid w:val="3031359C"/>
    <w:rsid w:val="3039642A"/>
    <w:rsid w:val="304325BD"/>
    <w:rsid w:val="30486A45"/>
    <w:rsid w:val="304B79C9"/>
    <w:rsid w:val="3057125D"/>
    <w:rsid w:val="305E0BE8"/>
    <w:rsid w:val="305F1EED"/>
    <w:rsid w:val="306B247C"/>
    <w:rsid w:val="306F6904"/>
    <w:rsid w:val="30701433"/>
    <w:rsid w:val="3073310C"/>
    <w:rsid w:val="30777594"/>
    <w:rsid w:val="30825925"/>
    <w:rsid w:val="30871DAD"/>
    <w:rsid w:val="3099554A"/>
    <w:rsid w:val="309C64CF"/>
    <w:rsid w:val="30C67313"/>
    <w:rsid w:val="30D61B2C"/>
    <w:rsid w:val="31003887"/>
    <w:rsid w:val="310103F1"/>
    <w:rsid w:val="310A6B03"/>
    <w:rsid w:val="31113F0F"/>
    <w:rsid w:val="311B481E"/>
    <w:rsid w:val="312E5A3D"/>
    <w:rsid w:val="313047C4"/>
    <w:rsid w:val="31362E4A"/>
    <w:rsid w:val="31397652"/>
    <w:rsid w:val="313A50D3"/>
    <w:rsid w:val="314A536E"/>
    <w:rsid w:val="314E47F2"/>
    <w:rsid w:val="31526EF7"/>
    <w:rsid w:val="315536FF"/>
    <w:rsid w:val="315B7806"/>
    <w:rsid w:val="315F1A90"/>
    <w:rsid w:val="316C7AA1"/>
    <w:rsid w:val="31703F28"/>
    <w:rsid w:val="318F47DD"/>
    <w:rsid w:val="319544E8"/>
    <w:rsid w:val="319A2B6E"/>
    <w:rsid w:val="31A230CB"/>
    <w:rsid w:val="31AC410D"/>
    <w:rsid w:val="31B00595"/>
    <w:rsid w:val="31BD65A6"/>
    <w:rsid w:val="31C74937"/>
    <w:rsid w:val="31D41A4F"/>
    <w:rsid w:val="31D729D3"/>
    <w:rsid w:val="31D92A45"/>
    <w:rsid w:val="31E032E3"/>
    <w:rsid w:val="32036D1A"/>
    <w:rsid w:val="322B465C"/>
    <w:rsid w:val="322D7B5F"/>
    <w:rsid w:val="32323FE6"/>
    <w:rsid w:val="32560D23"/>
    <w:rsid w:val="3275602C"/>
    <w:rsid w:val="3278255C"/>
    <w:rsid w:val="32797FDE"/>
    <w:rsid w:val="328D33FB"/>
    <w:rsid w:val="32956289"/>
    <w:rsid w:val="329B0193"/>
    <w:rsid w:val="32A1591F"/>
    <w:rsid w:val="32BC3F4B"/>
    <w:rsid w:val="32BF4ECF"/>
    <w:rsid w:val="32CD1C66"/>
    <w:rsid w:val="32D373F3"/>
    <w:rsid w:val="32DB47FF"/>
    <w:rsid w:val="32DF3206"/>
    <w:rsid w:val="32E00C87"/>
    <w:rsid w:val="32E26388"/>
    <w:rsid w:val="32ED7F9D"/>
    <w:rsid w:val="32F00F21"/>
    <w:rsid w:val="32FB72B2"/>
    <w:rsid w:val="32FE2E9B"/>
    <w:rsid w:val="3300373A"/>
    <w:rsid w:val="3309404A"/>
    <w:rsid w:val="332C7A82"/>
    <w:rsid w:val="33332C90"/>
    <w:rsid w:val="333C7D1C"/>
    <w:rsid w:val="3345642D"/>
    <w:rsid w:val="334F6D3D"/>
    <w:rsid w:val="335D3AD4"/>
    <w:rsid w:val="335E1555"/>
    <w:rsid w:val="336349BB"/>
    <w:rsid w:val="33941A2F"/>
    <w:rsid w:val="339C103A"/>
    <w:rsid w:val="339F1FBF"/>
    <w:rsid w:val="33A20D45"/>
    <w:rsid w:val="33AB1A51"/>
    <w:rsid w:val="33AF47D8"/>
    <w:rsid w:val="33B17CDB"/>
    <w:rsid w:val="33B75467"/>
    <w:rsid w:val="33BD156F"/>
    <w:rsid w:val="33C90C05"/>
    <w:rsid w:val="33D52499"/>
    <w:rsid w:val="33D87B9A"/>
    <w:rsid w:val="33D90E9F"/>
    <w:rsid w:val="33EC463C"/>
    <w:rsid w:val="34010D5F"/>
    <w:rsid w:val="340267E0"/>
    <w:rsid w:val="34060A6A"/>
    <w:rsid w:val="3408616B"/>
    <w:rsid w:val="340919EE"/>
    <w:rsid w:val="340B70F0"/>
    <w:rsid w:val="34176785"/>
    <w:rsid w:val="34211293"/>
    <w:rsid w:val="34221DD4"/>
    <w:rsid w:val="3427319D"/>
    <w:rsid w:val="34280C1E"/>
    <w:rsid w:val="342844A1"/>
    <w:rsid w:val="34413D46"/>
    <w:rsid w:val="344C595B"/>
    <w:rsid w:val="344D33DC"/>
    <w:rsid w:val="346A078E"/>
    <w:rsid w:val="34702697"/>
    <w:rsid w:val="34756B1F"/>
    <w:rsid w:val="347A0A28"/>
    <w:rsid w:val="347E3BAB"/>
    <w:rsid w:val="347F4EB0"/>
    <w:rsid w:val="348225B1"/>
    <w:rsid w:val="34862EBD"/>
    <w:rsid w:val="348A543F"/>
    <w:rsid w:val="348B2EC1"/>
    <w:rsid w:val="348E76C9"/>
    <w:rsid w:val="348F514A"/>
    <w:rsid w:val="349C315B"/>
    <w:rsid w:val="34AA3776"/>
    <w:rsid w:val="34B01D5A"/>
    <w:rsid w:val="34B45226"/>
    <w:rsid w:val="34C26C1E"/>
    <w:rsid w:val="34C51DA1"/>
    <w:rsid w:val="34D3493A"/>
    <w:rsid w:val="34D423BC"/>
    <w:rsid w:val="34D73340"/>
    <w:rsid w:val="34E735DB"/>
    <w:rsid w:val="35010901"/>
    <w:rsid w:val="3507280B"/>
    <w:rsid w:val="35091591"/>
    <w:rsid w:val="350C2516"/>
    <w:rsid w:val="351B4D2E"/>
    <w:rsid w:val="35270B41"/>
    <w:rsid w:val="352C2A4A"/>
    <w:rsid w:val="353A55E3"/>
    <w:rsid w:val="353D6568"/>
    <w:rsid w:val="355B7D16"/>
    <w:rsid w:val="355F451E"/>
    <w:rsid w:val="35622F24"/>
    <w:rsid w:val="356309A6"/>
    <w:rsid w:val="356C7FB1"/>
    <w:rsid w:val="35704438"/>
    <w:rsid w:val="357069B7"/>
    <w:rsid w:val="357850C8"/>
    <w:rsid w:val="358B0865"/>
    <w:rsid w:val="35A3178F"/>
    <w:rsid w:val="35A35F0C"/>
    <w:rsid w:val="35A5140F"/>
    <w:rsid w:val="35A61192"/>
    <w:rsid w:val="35A62714"/>
    <w:rsid w:val="35AC681C"/>
    <w:rsid w:val="35BF1FB9"/>
    <w:rsid w:val="35CD6D50"/>
    <w:rsid w:val="35D03558"/>
    <w:rsid w:val="35F67F15"/>
    <w:rsid w:val="360040A7"/>
    <w:rsid w:val="360E0E3F"/>
    <w:rsid w:val="36200D59"/>
    <w:rsid w:val="362D5E70"/>
    <w:rsid w:val="363E3B8C"/>
    <w:rsid w:val="364C10C0"/>
    <w:rsid w:val="36584736"/>
    <w:rsid w:val="36625046"/>
    <w:rsid w:val="36630477"/>
    <w:rsid w:val="36751AE8"/>
    <w:rsid w:val="369A64A4"/>
    <w:rsid w:val="369D3BA6"/>
    <w:rsid w:val="36BA0F57"/>
    <w:rsid w:val="36C53C1B"/>
    <w:rsid w:val="36C83AF0"/>
    <w:rsid w:val="36D60888"/>
    <w:rsid w:val="36D76309"/>
    <w:rsid w:val="36DB4D0F"/>
    <w:rsid w:val="36EF012D"/>
    <w:rsid w:val="36F24934"/>
    <w:rsid w:val="36F36B33"/>
    <w:rsid w:val="36FF03C7"/>
    <w:rsid w:val="37090CD6"/>
    <w:rsid w:val="3709455A"/>
    <w:rsid w:val="370A1FDB"/>
    <w:rsid w:val="372F0F16"/>
    <w:rsid w:val="3732571E"/>
    <w:rsid w:val="37371BA6"/>
    <w:rsid w:val="373A2B2A"/>
    <w:rsid w:val="374C2A45"/>
    <w:rsid w:val="374D3D49"/>
    <w:rsid w:val="37682375"/>
    <w:rsid w:val="3783605E"/>
    <w:rsid w:val="378F5AB8"/>
    <w:rsid w:val="379579C1"/>
    <w:rsid w:val="379B6047"/>
    <w:rsid w:val="379C3AC9"/>
    <w:rsid w:val="379F24CF"/>
    <w:rsid w:val="37C4140A"/>
    <w:rsid w:val="37C87E10"/>
    <w:rsid w:val="37D416A4"/>
    <w:rsid w:val="37E86146"/>
    <w:rsid w:val="37EE5AD1"/>
    <w:rsid w:val="37F5325E"/>
    <w:rsid w:val="37FA18E4"/>
    <w:rsid w:val="37FB2BE8"/>
    <w:rsid w:val="380769FB"/>
    <w:rsid w:val="3808447D"/>
    <w:rsid w:val="38196915"/>
    <w:rsid w:val="38344F41"/>
    <w:rsid w:val="3842555B"/>
    <w:rsid w:val="386E3E21"/>
    <w:rsid w:val="3875122D"/>
    <w:rsid w:val="38774730"/>
    <w:rsid w:val="387A0F38"/>
    <w:rsid w:val="387C443B"/>
    <w:rsid w:val="38833DC6"/>
    <w:rsid w:val="38866F49"/>
    <w:rsid w:val="38953CE0"/>
    <w:rsid w:val="38A464F9"/>
    <w:rsid w:val="38BD2DB7"/>
    <w:rsid w:val="38CB7A3E"/>
    <w:rsid w:val="38CC54BF"/>
    <w:rsid w:val="38D160C4"/>
    <w:rsid w:val="38DC1ED6"/>
    <w:rsid w:val="38DD7958"/>
    <w:rsid w:val="38DE53D9"/>
    <w:rsid w:val="390842F2"/>
    <w:rsid w:val="390A586B"/>
    <w:rsid w:val="3911492F"/>
    <w:rsid w:val="391D0741"/>
    <w:rsid w:val="39386D6D"/>
    <w:rsid w:val="39527917"/>
    <w:rsid w:val="396A4FBD"/>
    <w:rsid w:val="39706EC7"/>
    <w:rsid w:val="3978732C"/>
    <w:rsid w:val="39787B56"/>
    <w:rsid w:val="39793059"/>
    <w:rsid w:val="397B655D"/>
    <w:rsid w:val="397D1A60"/>
    <w:rsid w:val="39825EE7"/>
    <w:rsid w:val="39916502"/>
    <w:rsid w:val="3997260A"/>
    <w:rsid w:val="39BC4DC8"/>
    <w:rsid w:val="39C82DD9"/>
    <w:rsid w:val="39DB1DF9"/>
    <w:rsid w:val="39FE10B4"/>
    <w:rsid w:val="3A014237"/>
    <w:rsid w:val="3A087445"/>
    <w:rsid w:val="3A0D38CD"/>
    <w:rsid w:val="3A204AEC"/>
    <w:rsid w:val="3A2A1573"/>
    <w:rsid w:val="3A35598B"/>
    <w:rsid w:val="3A3E409C"/>
    <w:rsid w:val="3A476F2A"/>
    <w:rsid w:val="3A4E4336"/>
    <w:rsid w:val="3A50783A"/>
    <w:rsid w:val="3A5152BB"/>
    <w:rsid w:val="3A5307BE"/>
    <w:rsid w:val="3A546240"/>
    <w:rsid w:val="3A5C364C"/>
    <w:rsid w:val="3A5E6B4F"/>
    <w:rsid w:val="3A6677DF"/>
    <w:rsid w:val="3A735406"/>
    <w:rsid w:val="3A756774"/>
    <w:rsid w:val="3A7B60FF"/>
    <w:rsid w:val="3A895415"/>
    <w:rsid w:val="3A8A2E97"/>
    <w:rsid w:val="3A9D7939"/>
    <w:rsid w:val="3AA12ABC"/>
    <w:rsid w:val="3AAF38F1"/>
    <w:rsid w:val="3ACD0488"/>
    <w:rsid w:val="3ADA3F1A"/>
    <w:rsid w:val="3ADE2921"/>
    <w:rsid w:val="3AE36DA8"/>
    <w:rsid w:val="3AEB1C36"/>
    <w:rsid w:val="3AEE643E"/>
    <w:rsid w:val="3AFB1ED1"/>
    <w:rsid w:val="3AFC5754"/>
    <w:rsid w:val="3B00415A"/>
    <w:rsid w:val="3B042005"/>
    <w:rsid w:val="3B071567"/>
    <w:rsid w:val="3B0911E6"/>
    <w:rsid w:val="3B1B2786"/>
    <w:rsid w:val="3B3458AE"/>
    <w:rsid w:val="3B3A303A"/>
    <w:rsid w:val="3B3C3FBF"/>
    <w:rsid w:val="3B3E3C3F"/>
    <w:rsid w:val="3B4C2F55"/>
    <w:rsid w:val="3B59226A"/>
    <w:rsid w:val="3B595AEE"/>
    <w:rsid w:val="3B6363FD"/>
    <w:rsid w:val="3B7C1525"/>
    <w:rsid w:val="3B903A49"/>
    <w:rsid w:val="3BA00460"/>
    <w:rsid w:val="3BA13CE3"/>
    <w:rsid w:val="3BA23963"/>
    <w:rsid w:val="3BA371E7"/>
    <w:rsid w:val="3BA526EA"/>
    <w:rsid w:val="3BB93588"/>
    <w:rsid w:val="3BCE5AAC"/>
    <w:rsid w:val="3BCF572C"/>
    <w:rsid w:val="3BD00FAF"/>
    <w:rsid w:val="3BD41BB4"/>
    <w:rsid w:val="3BDB4DC2"/>
    <w:rsid w:val="3BDC2844"/>
    <w:rsid w:val="3BF249E7"/>
    <w:rsid w:val="3BFE07FA"/>
    <w:rsid w:val="3C103F97"/>
    <w:rsid w:val="3C15041F"/>
    <w:rsid w:val="3C1B7B8B"/>
    <w:rsid w:val="3C1D582B"/>
    <w:rsid w:val="3C242C38"/>
    <w:rsid w:val="3C2A4B41"/>
    <w:rsid w:val="3C3818D8"/>
    <w:rsid w:val="3C4C637B"/>
    <w:rsid w:val="3C56250D"/>
    <w:rsid w:val="3C566C8A"/>
    <w:rsid w:val="3C5E539B"/>
    <w:rsid w:val="3C6472A5"/>
    <w:rsid w:val="3C654D26"/>
    <w:rsid w:val="3C6A592B"/>
    <w:rsid w:val="3C7B3647"/>
    <w:rsid w:val="3C92326C"/>
    <w:rsid w:val="3C9654F5"/>
    <w:rsid w:val="3CB0609F"/>
    <w:rsid w:val="3CB90F2D"/>
    <w:rsid w:val="3CBC1EB2"/>
    <w:rsid w:val="3CBF08B8"/>
    <w:rsid w:val="3CCC59CF"/>
    <w:rsid w:val="3CDA4CE5"/>
    <w:rsid w:val="3CF06E89"/>
    <w:rsid w:val="3CF5550F"/>
    <w:rsid w:val="3CF76813"/>
    <w:rsid w:val="3D026DA3"/>
    <w:rsid w:val="3D0329CE"/>
    <w:rsid w:val="3D034824"/>
    <w:rsid w:val="3D1B574E"/>
    <w:rsid w:val="3D1D0C51"/>
    <w:rsid w:val="3D263ADF"/>
    <w:rsid w:val="3D336678"/>
    <w:rsid w:val="3D3562F8"/>
    <w:rsid w:val="3D49081C"/>
    <w:rsid w:val="3D4A2A1A"/>
    <w:rsid w:val="3D4C5F1D"/>
    <w:rsid w:val="3D6B2F4F"/>
    <w:rsid w:val="3D8418FA"/>
    <w:rsid w:val="3DA16CAC"/>
    <w:rsid w:val="3DB3244A"/>
    <w:rsid w:val="3DC34C62"/>
    <w:rsid w:val="3DCE51F2"/>
    <w:rsid w:val="3DEE3528"/>
    <w:rsid w:val="3DF379B0"/>
    <w:rsid w:val="3E1D07F4"/>
    <w:rsid w:val="3E201779"/>
    <w:rsid w:val="3E243A02"/>
    <w:rsid w:val="3E251484"/>
    <w:rsid w:val="3E294607"/>
    <w:rsid w:val="3E2A590C"/>
    <w:rsid w:val="3E2F3F92"/>
    <w:rsid w:val="3E3A5BA6"/>
    <w:rsid w:val="3E484EBC"/>
    <w:rsid w:val="3E5D4E61"/>
    <w:rsid w:val="3E65446C"/>
    <w:rsid w:val="3E752508"/>
    <w:rsid w:val="3E767F89"/>
    <w:rsid w:val="3E7A698F"/>
    <w:rsid w:val="3E7B0B8E"/>
    <w:rsid w:val="3E823D9C"/>
    <w:rsid w:val="3E962A3C"/>
    <w:rsid w:val="3EA31D52"/>
    <w:rsid w:val="3EB3456B"/>
    <w:rsid w:val="3EBB51FB"/>
    <w:rsid w:val="3EC92E40"/>
    <w:rsid w:val="3EEF43D0"/>
    <w:rsid w:val="3EF21AD1"/>
    <w:rsid w:val="3EF44FD4"/>
    <w:rsid w:val="3EF604D7"/>
    <w:rsid w:val="3EFA2761"/>
    <w:rsid w:val="3EFB495F"/>
    <w:rsid w:val="3F04526F"/>
    <w:rsid w:val="3F3E414F"/>
    <w:rsid w:val="3F453ADA"/>
    <w:rsid w:val="3F4802E2"/>
    <w:rsid w:val="3F4C6CE8"/>
    <w:rsid w:val="3F4E43E9"/>
    <w:rsid w:val="3F565079"/>
    <w:rsid w:val="3F5D1180"/>
    <w:rsid w:val="3F640B0B"/>
    <w:rsid w:val="3F684F93"/>
    <w:rsid w:val="3F6B5F18"/>
    <w:rsid w:val="3F6C179B"/>
    <w:rsid w:val="3F8D2FD4"/>
    <w:rsid w:val="3F92745C"/>
    <w:rsid w:val="3FA81600"/>
    <w:rsid w:val="3FAD2204"/>
    <w:rsid w:val="3FAD5A88"/>
    <w:rsid w:val="3FB83E19"/>
    <w:rsid w:val="3FB86017"/>
    <w:rsid w:val="3FC10EA5"/>
    <w:rsid w:val="3FCB17B4"/>
    <w:rsid w:val="3FCE5FBC"/>
    <w:rsid w:val="3FE171DB"/>
    <w:rsid w:val="3FED6871"/>
    <w:rsid w:val="4000420D"/>
    <w:rsid w:val="40066116"/>
    <w:rsid w:val="400C38A3"/>
    <w:rsid w:val="4012322E"/>
    <w:rsid w:val="402121C3"/>
    <w:rsid w:val="40292E53"/>
    <w:rsid w:val="402D1859"/>
    <w:rsid w:val="403D4072"/>
    <w:rsid w:val="4054751A"/>
    <w:rsid w:val="4058011F"/>
    <w:rsid w:val="405939A2"/>
    <w:rsid w:val="40620A2E"/>
    <w:rsid w:val="40674EB6"/>
    <w:rsid w:val="407E4ADB"/>
    <w:rsid w:val="40842268"/>
    <w:rsid w:val="408B3DF1"/>
    <w:rsid w:val="40934A80"/>
    <w:rsid w:val="409B660A"/>
    <w:rsid w:val="409E2E12"/>
    <w:rsid w:val="40AE30AC"/>
    <w:rsid w:val="40B23374"/>
    <w:rsid w:val="40B9143D"/>
    <w:rsid w:val="40C52CD1"/>
    <w:rsid w:val="40C94F5B"/>
    <w:rsid w:val="40D554EA"/>
    <w:rsid w:val="40EA1C0C"/>
    <w:rsid w:val="40F45D9F"/>
    <w:rsid w:val="40F97CA8"/>
    <w:rsid w:val="410F43CA"/>
    <w:rsid w:val="411078CD"/>
    <w:rsid w:val="411F7EE8"/>
    <w:rsid w:val="412020E6"/>
    <w:rsid w:val="412133EB"/>
    <w:rsid w:val="41217B68"/>
    <w:rsid w:val="4125656E"/>
    <w:rsid w:val="412C397A"/>
    <w:rsid w:val="413A2C90"/>
    <w:rsid w:val="414313A1"/>
    <w:rsid w:val="41456AA2"/>
    <w:rsid w:val="414954A9"/>
    <w:rsid w:val="415E79CC"/>
    <w:rsid w:val="416205D1"/>
    <w:rsid w:val="41647357"/>
    <w:rsid w:val="4166285A"/>
    <w:rsid w:val="41793A79"/>
    <w:rsid w:val="41834389"/>
    <w:rsid w:val="4186530E"/>
    <w:rsid w:val="41876612"/>
    <w:rsid w:val="41A945C9"/>
    <w:rsid w:val="41AC554D"/>
    <w:rsid w:val="41B27457"/>
    <w:rsid w:val="41B71360"/>
    <w:rsid w:val="41BB7D66"/>
    <w:rsid w:val="41C9127A"/>
    <w:rsid w:val="41CB477D"/>
    <w:rsid w:val="41EC0535"/>
    <w:rsid w:val="41F06F3B"/>
    <w:rsid w:val="41F56C46"/>
    <w:rsid w:val="420723E4"/>
    <w:rsid w:val="42251994"/>
    <w:rsid w:val="422B389D"/>
    <w:rsid w:val="42307D25"/>
    <w:rsid w:val="42363E2C"/>
    <w:rsid w:val="42382BB3"/>
    <w:rsid w:val="42436E81"/>
    <w:rsid w:val="424E4D56"/>
    <w:rsid w:val="42521F95"/>
    <w:rsid w:val="42562163"/>
    <w:rsid w:val="426339F7"/>
    <w:rsid w:val="42691183"/>
    <w:rsid w:val="42741713"/>
    <w:rsid w:val="428A713A"/>
    <w:rsid w:val="42AD2B71"/>
    <w:rsid w:val="42BD2E0C"/>
    <w:rsid w:val="42C96C1E"/>
    <w:rsid w:val="42DC36C1"/>
    <w:rsid w:val="42DD5577"/>
    <w:rsid w:val="42E63FD0"/>
    <w:rsid w:val="42E73C50"/>
    <w:rsid w:val="42ED5B59"/>
    <w:rsid w:val="42ED6598"/>
    <w:rsid w:val="42EE6E5E"/>
    <w:rsid w:val="43056A83"/>
    <w:rsid w:val="43104E14"/>
    <w:rsid w:val="43112896"/>
    <w:rsid w:val="431D412A"/>
    <w:rsid w:val="431D66A9"/>
    <w:rsid w:val="43266FB8"/>
    <w:rsid w:val="43297F3D"/>
    <w:rsid w:val="433B14DC"/>
    <w:rsid w:val="433F5964"/>
    <w:rsid w:val="434155E3"/>
    <w:rsid w:val="4345786D"/>
    <w:rsid w:val="43472D70"/>
    <w:rsid w:val="434929F0"/>
    <w:rsid w:val="43507DFC"/>
    <w:rsid w:val="43544604"/>
    <w:rsid w:val="43554284"/>
    <w:rsid w:val="43561D06"/>
    <w:rsid w:val="43577787"/>
    <w:rsid w:val="435E7112"/>
    <w:rsid w:val="43636E1D"/>
    <w:rsid w:val="436F06B1"/>
    <w:rsid w:val="437370B7"/>
    <w:rsid w:val="437F2ECA"/>
    <w:rsid w:val="43875D58"/>
    <w:rsid w:val="43966372"/>
    <w:rsid w:val="43981875"/>
    <w:rsid w:val="43AE0196"/>
    <w:rsid w:val="43BB52AD"/>
    <w:rsid w:val="43C20D21"/>
    <w:rsid w:val="43CA4243"/>
    <w:rsid w:val="43CB5548"/>
    <w:rsid w:val="43E715F4"/>
    <w:rsid w:val="43E9037B"/>
    <w:rsid w:val="43F4670C"/>
    <w:rsid w:val="440B6331"/>
    <w:rsid w:val="440F1C8C"/>
    <w:rsid w:val="440F6F36"/>
    <w:rsid w:val="441B2D48"/>
    <w:rsid w:val="441F4FD2"/>
    <w:rsid w:val="442858E1"/>
    <w:rsid w:val="44302CEE"/>
    <w:rsid w:val="44531FA9"/>
    <w:rsid w:val="44670C49"/>
    <w:rsid w:val="4469414C"/>
    <w:rsid w:val="446C184E"/>
    <w:rsid w:val="44786965"/>
    <w:rsid w:val="447B78EA"/>
    <w:rsid w:val="448A6CED"/>
    <w:rsid w:val="4491620A"/>
    <w:rsid w:val="44B37A44"/>
    <w:rsid w:val="44B71CCD"/>
    <w:rsid w:val="44BA2C52"/>
    <w:rsid w:val="44BB4E50"/>
    <w:rsid w:val="44C2005E"/>
    <w:rsid w:val="44C43561"/>
    <w:rsid w:val="44C50FE3"/>
    <w:rsid w:val="44C66A64"/>
    <w:rsid w:val="44CC2B6C"/>
    <w:rsid w:val="44CD05ED"/>
    <w:rsid w:val="44D66CFF"/>
    <w:rsid w:val="44DE6309"/>
    <w:rsid w:val="44E0180C"/>
    <w:rsid w:val="44EC561F"/>
    <w:rsid w:val="44EF65A4"/>
    <w:rsid w:val="44F04025"/>
    <w:rsid w:val="44FA23B6"/>
    <w:rsid w:val="450D13D7"/>
    <w:rsid w:val="450E6E58"/>
    <w:rsid w:val="451467E3"/>
    <w:rsid w:val="45154265"/>
    <w:rsid w:val="45192C6B"/>
    <w:rsid w:val="451E70F3"/>
    <w:rsid w:val="452F2C10"/>
    <w:rsid w:val="45313B95"/>
    <w:rsid w:val="4542602E"/>
    <w:rsid w:val="45662D6A"/>
    <w:rsid w:val="457B748C"/>
    <w:rsid w:val="457D2990"/>
    <w:rsid w:val="459B57C3"/>
    <w:rsid w:val="459D5EDD"/>
    <w:rsid w:val="45CA500D"/>
    <w:rsid w:val="45D74323"/>
    <w:rsid w:val="45E14C32"/>
    <w:rsid w:val="45FB105F"/>
    <w:rsid w:val="4603066A"/>
    <w:rsid w:val="46033EED"/>
    <w:rsid w:val="46084AF2"/>
    <w:rsid w:val="460F3F69"/>
    <w:rsid w:val="46144188"/>
    <w:rsid w:val="46190610"/>
    <w:rsid w:val="461B3B13"/>
    <w:rsid w:val="46251EA4"/>
    <w:rsid w:val="463673DA"/>
    <w:rsid w:val="465E3302"/>
    <w:rsid w:val="46691693"/>
    <w:rsid w:val="466C2618"/>
    <w:rsid w:val="46710C9E"/>
    <w:rsid w:val="46783EAC"/>
    <w:rsid w:val="467B15AE"/>
    <w:rsid w:val="468034B7"/>
    <w:rsid w:val="46845740"/>
    <w:rsid w:val="468808C3"/>
    <w:rsid w:val="468F024E"/>
    <w:rsid w:val="469730DC"/>
    <w:rsid w:val="46A32772"/>
    <w:rsid w:val="46B63991"/>
    <w:rsid w:val="46BC111E"/>
    <w:rsid w:val="46C042A0"/>
    <w:rsid w:val="46C816AD"/>
    <w:rsid w:val="46DA4E4A"/>
    <w:rsid w:val="46F14A6F"/>
    <w:rsid w:val="46FF7608"/>
    <w:rsid w:val="4703600F"/>
    <w:rsid w:val="47064A15"/>
    <w:rsid w:val="47087F18"/>
    <w:rsid w:val="471A14B7"/>
    <w:rsid w:val="471C49BA"/>
    <w:rsid w:val="471D243C"/>
    <w:rsid w:val="47220AC2"/>
    <w:rsid w:val="47241DC7"/>
    <w:rsid w:val="47256E27"/>
    <w:rsid w:val="47326B5E"/>
    <w:rsid w:val="4735425F"/>
    <w:rsid w:val="473C166C"/>
    <w:rsid w:val="47496783"/>
    <w:rsid w:val="4752380F"/>
    <w:rsid w:val="4759319A"/>
    <w:rsid w:val="47644DAE"/>
    <w:rsid w:val="47656FAD"/>
    <w:rsid w:val="476837B5"/>
    <w:rsid w:val="47883CE9"/>
    <w:rsid w:val="47A63299"/>
    <w:rsid w:val="47AC51A3"/>
    <w:rsid w:val="47AF6127"/>
    <w:rsid w:val="47B2292F"/>
    <w:rsid w:val="47C3064B"/>
    <w:rsid w:val="47C92554"/>
    <w:rsid w:val="47CE69DC"/>
    <w:rsid w:val="47D927EF"/>
    <w:rsid w:val="47DE6C76"/>
    <w:rsid w:val="47E9088B"/>
    <w:rsid w:val="47EE148F"/>
    <w:rsid w:val="47F46C1C"/>
    <w:rsid w:val="47F6431D"/>
    <w:rsid w:val="481D675B"/>
    <w:rsid w:val="4826706B"/>
    <w:rsid w:val="482B6D76"/>
    <w:rsid w:val="482C0F74"/>
    <w:rsid w:val="483B158F"/>
    <w:rsid w:val="484653A1"/>
    <w:rsid w:val="484D05AF"/>
    <w:rsid w:val="484F3AB2"/>
    <w:rsid w:val="485446B7"/>
    <w:rsid w:val="485D2DC8"/>
    <w:rsid w:val="4869465C"/>
    <w:rsid w:val="48713C67"/>
    <w:rsid w:val="487216E8"/>
    <w:rsid w:val="487429ED"/>
    <w:rsid w:val="487600EF"/>
    <w:rsid w:val="4888168E"/>
    <w:rsid w:val="488C2292"/>
    <w:rsid w:val="4890451C"/>
    <w:rsid w:val="48966425"/>
    <w:rsid w:val="48970623"/>
    <w:rsid w:val="48B37F53"/>
    <w:rsid w:val="48BE62E5"/>
    <w:rsid w:val="48BF3D66"/>
    <w:rsid w:val="48C2056E"/>
    <w:rsid w:val="48C2276C"/>
    <w:rsid w:val="48CA7B79"/>
    <w:rsid w:val="48CD4381"/>
    <w:rsid w:val="48D40488"/>
    <w:rsid w:val="48D55F0A"/>
    <w:rsid w:val="48D74C90"/>
    <w:rsid w:val="48DE461B"/>
    <w:rsid w:val="48DE6819"/>
    <w:rsid w:val="48E13021"/>
    <w:rsid w:val="48EB00AD"/>
    <w:rsid w:val="48F04535"/>
    <w:rsid w:val="48FE4B50"/>
    <w:rsid w:val="491102ED"/>
    <w:rsid w:val="4919317B"/>
    <w:rsid w:val="49272491"/>
    <w:rsid w:val="492B6918"/>
    <w:rsid w:val="492D7C1D"/>
    <w:rsid w:val="49464F44"/>
    <w:rsid w:val="494707C7"/>
    <w:rsid w:val="49480447"/>
    <w:rsid w:val="494D48CF"/>
    <w:rsid w:val="495367D8"/>
    <w:rsid w:val="495A6163"/>
    <w:rsid w:val="49703B8A"/>
    <w:rsid w:val="497D0CA1"/>
    <w:rsid w:val="498C34BA"/>
    <w:rsid w:val="498D0F3C"/>
    <w:rsid w:val="49B642FE"/>
    <w:rsid w:val="49B83F7E"/>
    <w:rsid w:val="49BD0406"/>
    <w:rsid w:val="49C37D91"/>
    <w:rsid w:val="49C43614"/>
    <w:rsid w:val="49F46361"/>
    <w:rsid w:val="49F72B69"/>
    <w:rsid w:val="4A0230F9"/>
    <w:rsid w:val="4A161D99"/>
    <w:rsid w:val="4A18309E"/>
    <w:rsid w:val="4A1A65A1"/>
    <w:rsid w:val="4A1F04AA"/>
    <w:rsid w:val="4A21012A"/>
    <w:rsid w:val="4A2A2FB8"/>
    <w:rsid w:val="4A4628E8"/>
    <w:rsid w:val="4A4970F0"/>
    <w:rsid w:val="4A4E5776"/>
    <w:rsid w:val="4A586086"/>
    <w:rsid w:val="4A6C05AA"/>
    <w:rsid w:val="4A7111AE"/>
    <w:rsid w:val="4A737F34"/>
    <w:rsid w:val="4A7459B6"/>
    <w:rsid w:val="4A753438"/>
    <w:rsid w:val="4A7E62C5"/>
    <w:rsid w:val="4A826ECA"/>
    <w:rsid w:val="4A8D0ADE"/>
    <w:rsid w:val="4A9500E9"/>
    <w:rsid w:val="4AAF2318"/>
    <w:rsid w:val="4AB5099E"/>
    <w:rsid w:val="4AB873A4"/>
    <w:rsid w:val="4ABC5DAA"/>
    <w:rsid w:val="4AC544BB"/>
    <w:rsid w:val="4AC666BA"/>
    <w:rsid w:val="4ACA0943"/>
    <w:rsid w:val="4ADC40E1"/>
    <w:rsid w:val="4AE14CE5"/>
    <w:rsid w:val="4AED1DFC"/>
    <w:rsid w:val="4AEE031F"/>
    <w:rsid w:val="4AF33D06"/>
    <w:rsid w:val="4AF76E89"/>
    <w:rsid w:val="4AF9238C"/>
    <w:rsid w:val="4B043FA0"/>
    <w:rsid w:val="4B080428"/>
    <w:rsid w:val="4B0A392B"/>
    <w:rsid w:val="4B1E4B4A"/>
    <w:rsid w:val="4B2F2866"/>
    <w:rsid w:val="4B3621F1"/>
    <w:rsid w:val="4B4A0E91"/>
    <w:rsid w:val="4B4C7C18"/>
    <w:rsid w:val="4B560527"/>
    <w:rsid w:val="4B5814AC"/>
    <w:rsid w:val="4B5936AA"/>
    <w:rsid w:val="4B5A3CCA"/>
    <w:rsid w:val="4B5F0E37"/>
    <w:rsid w:val="4B676243"/>
    <w:rsid w:val="4B7145D4"/>
    <w:rsid w:val="4B804BEF"/>
    <w:rsid w:val="4B816DED"/>
    <w:rsid w:val="4B847D71"/>
    <w:rsid w:val="4B8D6483"/>
    <w:rsid w:val="4B951311"/>
    <w:rsid w:val="4B9F1C20"/>
    <w:rsid w:val="4BB275BC"/>
    <w:rsid w:val="4BB61845"/>
    <w:rsid w:val="4BBE6C52"/>
    <w:rsid w:val="4BC61AE0"/>
    <w:rsid w:val="4BD33374"/>
    <w:rsid w:val="4BDD7D6C"/>
    <w:rsid w:val="4BF90A3E"/>
    <w:rsid w:val="4C0C47D3"/>
    <w:rsid w:val="4C207BF0"/>
    <w:rsid w:val="4C2C1484"/>
    <w:rsid w:val="4C405F26"/>
    <w:rsid w:val="4C480DB4"/>
    <w:rsid w:val="4C4E2CBD"/>
    <w:rsid w:val="4C4F073F"/>
    <w:rsid w:val="4C5A2353"/>
    <w:rsid w:val="4C5E497C"/>
    <w:rsid w:val="4C60425D"/>
    <w:rsid w:val="4C60645B"/>
    <w:rsid w:val="4C685F90"/>
    <w:rsid w:val="4C742EFD"/>
    <w:rsid w:val="4C7D7F89"/>
    <w:rsid w:val="4C881B9E"/>
    <w:rsid w:val="4C9C083E"/>
    <w:rsid w:val="4C9D62C0"/>
    <w:rsid w:val="4CB229E2"/>
    <w:rsid w:val="4CBE67F4"/>
    <w:rsid w:val="4CC82987"/>
    <w:rsid w:val="4CD7191D"/>
    <w:rsid w:val="4CE331B1"/>
    <w:rsid w:val="4CE566B4"/>
    <w:rsid w:val="4CF93156"/>
    <w:rsid w:val="4D0F52FA"/>
    <w:rsid w:val="4D203016"/>
    <w:rsid w:val="4D283CA5"/>
    <w:rsid w:val="4D3E25C6"/>
    <w:rsid w:val="4D4F02E2"/>
    <w:rsid w:val="4D5D5079"/>
    <w:rsid w:val="4D5E08FC"/>
    <w:rsid w:val="4D5F637E"/>
    <w:rsid w:val="4D73501E"/>
    <w:rsid w:val="4D7B242B"/>
    <w:rsid w:val="4D8A04C7"/>
    <w:rsid w:val="4D922050"/>
    <w:rsid w:val="4D9B0761"/>
    <w:rsid w:val="4DBC6717"/>
    <w:rsid w:val="4DC74AA8"/>
    <w:rsid w:val="4DCE1EB5"/>
    <w:rsid w:val="4DE72DDF"/>
    <w:rsid w:val="4DE82A5F"/>
    <w:rsid w:val="4DFC7501"/>
    <w:rsid w:val="4E015B87"/>
    <w:rsid w:val="4E077A90"/>
    <w:rsid w:val="4E113C23"/>
    <w:rsid w:val="4E1216A5"/>
    <w:rsid w:val="4E1600AB"/>
    <w:rsid w:val="4E1B4533"/>
    <w:rsid w:val="4E2373C0"/>
    <w:rsid w:val="4E3166D6"/>
    <w:rsid w:val="4E3450DC"/>
    <w:rsid w:val="4E34765B"/>
    <w:rsid w:val="4E5E049F"/>
    <w:rsid w:val="4E6B55B6"/>
    <w:rsid w:val="4E6C3038"/>
    <w:rsid w:val="4E7116BE"/>
    <w:rsid w:val="4E861663"/>
    <w:rsid w:val="4E921BF3"/>
    <w:rsid w:val="4EA0220D"/>
    <w:rsid w:val="4EAA7467"/>
    <w:rsid w:val="4EB5692F"/>
    <w:rsid w:val="4EB643B1"/>
    <w:rsid w:val="4EBD3D3C"/>
    <w:rsid w:val="4EC7464B"/>
    <w:rsid w:val="4EC97B4E"/>
    <w:rsid w:val="4ECA0E53"/>
    <w:rsid w:val="4ECC4356"/>
    <w:rsid w:val="4EDA586A"/>
    <w:rsid w:val="4EDC45F1"/>
    <w:rsid w:val="4EDE7AF4"/>
    <w:rsid w:val="4EEA5B05"/>
    <w:rsid w:val="4EEE7D8E"/>
    <w:rsid w:val="4EF07A0E"/>
    <w:rsid w:val="4F072EB6"/>
    <w:rsid w:val="4F1756CF"/>
    <w:rsid w:val="4F203DE0"/>
    <w:rsid w:val="4F2F2D76"/>
    <w:rsid w:val="4F3A498A"/>
    <w:rsid w:val="4F423F95"/>
    <w:rsid w:val="4F47041D"/>
    <w:rsid w:val="4F4B26A6"/>
    <w:rsid w:val="4F5E38C5"/>
    <w:rsid w:val="4F7A31F5"/>
    <w:rsid w:val="4F7B1CFE"/>
    <w:rsid w:val="4F820602"/>
    <w:rsid w:val="4F9714A0"/>
    <w:rsid w:val="4F9D33AA"/>
    <w:rsid w:val="4FB07E4C"/>
    <w:rsid w:val="4FBE1360"/>
    <w:rsid w:val="4FC25B8B"/>
    <w:rsid w:val="4FD028FF"/>
    <w:rsid w:val="4FE13E9E"/>
    <w:rsid w:val="4FE415A0"/>
    <w:rsid w:val="4FE83829"/>
    <w:rsid w:val="4FF00C36"/>
    <w:rsid w:val="4FF550BD"/>
    <w:rsid w:val="4FF95CC2"/>
    <w:rsid w:val="500E01E6"/>
    <w:rsid w:val="502C5217"/>
    <w:rsid w:val="502F619C"/>
    <w:rsid w:val="50463BC3"/>
    <w:rsid w:val="50532ED8"/>
    <w:rsid w:val="505563DC"/>
    <w:rsid w:val="50563E5D"/>
    <w:rsid w:val="506121EE"/>
    <w:rsid w:val="50656676"/>
    <w:rsid w:val="50804CA1"/>
    <w:rsid w:val="508F1A38"/>
    <w:rsid w:val="50982348"/>
    <w:rsid w:val="50A11925"/>
    <w:rsid w:val="50A545DB"/>
    <w:rsid w:val="50B72BFD"/>
    <w:rsid w:val="50C20F8E"/>
    <w:rsid w:val="50C51F13"/>
    <w:rsid w:val="50CB189D"/>
    <w:rsid w:val="50CD151D"/>
    <w:rsid w:val="50CE6F9F"/>
    <w:rsid w:val="50CF4A20"/>
    <w:rsid w:val="50DC1B38"/>
    <w:rsid w:val="50DE7239"/>
    <w:rsid w:val="50E20EB9"/>
    <w:rsid w:val="50E41142"/>
    <w:rsid w:val="50EE1A52"/>
    <w:rsid w:val="51000A73"/>
    <w:rsid w:val="51124210"/>
    <w:rsid w:val="51193B9B"/>
    <w:rsid w:val="512457AF"/>
    <w:rsid w:val="51280932"/>
    <w:rsid w:val="51311242"/>
    <w:rsid w:val="513D5054"/>
    <w:rsid w:val="514A216C"/>
    <w:rsid w:val="51524FFA"/>
    <w:rsid w:val="51575BFE"/>
    <w:rsid w:val="515A2406"/>
    <w:rsid w:val="515B4604"/>
    <w:rsid w:val="519028E0"/>
    <w:rsid w:val="51922560"/>
    <w:rsid w:val="51B30516"/>
    <w:rsid w:val="51B9241F"/>
    <w:rsid w:val="51BB5923"/>
    <w:rsid w:val="51BE68A7"/>
    <w:rsid w:val="51C67537"/>
    <w:rsid w:val="51C74FB8"/>
    <w:rsid w:val="51DF5EE2"/>
    <w:rsid w:val="51F62284"/>
    <w:rsid w:val="51F93209"/>
    <w:rsid w:val="51FC418E"/>
    <w:rsid w:val="520F53AD"/>
    <w:rsid w:val="521066B1"/>
    <w:rsid w:val="5219153F"/>
    <w:rsid w:val="521C24C4"/>
    <w:rsid w:val="52221E4F"/>
    <w:rsid w:val="52272A53"/>
    <w:rsid w:val="522917DA"/>
    <w:rsid w:val="522A39D8"/>
    <w:rsid w:val="52463308"/>
    <w:rsid w:val="52470D8A"/>
    <w:rsid w:val="52524B9C"/>
    <w:rsid w:val="52571024"/>
    <w:rsid w:val="525D2F2D"/>
    <w:rsid w:val="527E6CE5"/>
    <w:rsid w:val="528278EA"/>
    <w:rsid w:val="52906C00"/>
    <w:rsid w:val="52AB4331"/>
    <w:rsid w:val="52B04F36"/>
    <w:rsid w:val="52B129B7"/>
    <w:rsid w:val="52B70144"/>
    <w:rsid w:val="52D74DF5"/>
    <w:rsid w:val="52F30EA2"/>
    <w:rsid w:val="532277F3"/>
    <w:rsid w:val="532F3286"/>
    <w:rsid w:val="53350A12"/>
    <w:rsid w:val="53362C11"/>
    <w:rsid w:val="53404825"/>
    <w:rsid w:val="534741B0"/>
    <w:rsid w:val="53537FC2"/>
    <w:rsid w:val="536B2AC5"/>
    <w:rsid w:val="536D0645"/>
    <w:rsid w:val="537F7B8D"/>
    <w:rsid w:val="538D6EA3"/>
    <w:rsid w:val="538F23A6"/>
    <w:rsid w:val="53987432"/>
    <w:rsid w:val="53A0483E"/>
    <w:rsid w:val="53A235C5"/>
    <w:rsid w:val="53A31046"/>
    <w:rsid w:val="53C3157B"/>
    <w:rsid w:val="53C93484"/>
    <w:rsid w:val="53D57297"/>
    <w:rsid w:val="53E3402E"/>
    <w:rsid w:val="53F72CCF"/>
    <w:rsid w:val="53FE2659"/>
    <w:rsid w:val="53FE5EDD"/>
    <w:rsid w:val="541C1C0A"/>
    <w:rsid w:val="54227396"/>
    <w:rsid w:val="5428129F"/>
    <w:rsid w:val="544D14DF"/>
    <w:rsid w:val="5457656B"/>
    <w:rsid w:val="545C6276"/>
    <w:rsid w:val="5475139F"/>
    <w:rsid w:val="548D6A45"/>
    <w:rsid w:val="54974DD6"/>
    <w:rsid w:val="54A12CB7"/>
    <w:rsid w:val="54A808F4"/>
    <w:rsid w:val="54A96376"/>
    <w:rsid w:val="54AB3A77"/>
    <w:rsid w:val="54AF027F"/>
    <w:rsid w:val="54B6568B"/>
    <w:rsid w:val="54C52422"/>
    <w:rsid w:val="54C662FF"/>
    <w:rsid w:val="54C77B24"/>
    <w:rsid w:val="54DC4246"/>
    <w:rsid w:val="54FB7079"/>
    <w:rsid w:val="55016A04"/>
    <w:rsid w:val="5507090D"/>
    <w:rsid w:val="550F5D1A"/>
    <w:rsid w:val="55186629"/>
    <w:rsid w:val="551C5030"/>
    <w:rsid w:val="551D2AB1"/>
    <w:rsid w:val="551E3DB6"/>
    <w:rsid w:val="55214D3B"/>
    <w:rsid w:val="552F4050"/>
    <w:rsid w:val="55345F5A"/>
    <w:rsid w:val="554B22FB"/>
    <w:rsid w:val="55532F8B"/>
    <w:rsid w:val="55591611"/>
    <w:rsid w:val="55642E8C"/>
    <w:rsid w:val="557931CB"/>
    <w:rsid w:val="558746DF"/>
    <w:rsid w:val="55922A70"/>
    <w:rsid w:val="559439F4"/>
    <w:rsid w:val="55AB141B"/>
    <w:rsid w:val="55AB5B98"/>
    <w:rsid w:val="55BE6DB7"/>
    <w:rsid w:val="55BF4839"/>
    <w:rsid w:val="55FB6C1C"/>
    <w:rsid w:val="56085F32"/>
    <w:rsid w:val="5617074A"/>
    <w:rsid w:val="561C29D4"/>
    <w:rsid w:val="563F7711"/>
    <w:rsid w:val="56490020"/>
    <w:rsid w:val="565E0EBF"/>
    <w:rsid w:val="567B6271"/>
    <w:rsid w:val="567D1774"/>
    <w:rsid w:val="568048F7"/>
    <w:rsid w:val="5681017A"/>
    <w:rsid w:val="5683587B"/>
    <w:rsid w:val="56893008"/>
    <w:rsid w:val="56925E96"/>
    <w:rsid w:val="56987D9F"/>
    <w:rsid w:val="56A62938"/>
    <w:rsid w:val="56B518CE"/>
    <w:rsid w:val="56B802D4"/>
    <w:rsid w:val="56C056E0"/>
    <w:rsid w:val="56C7506B"/>
    <w:rsid w:val="56E57E9E"/>
    <w:rsid w:val="56EC7829"/>
    <w:rsid w:val="56FB2042"/>
    <w:rsid w:val="570219CD"/>
    <w:rsid w:val="570A3F7F"/>
    <w:rsid w:val="570A485B"/>
    <w:rsid w:val="570F0CE3"/>
    <w:rsid w:val="571F34FB"/>
    <w:rsid w:val="572B4D8F"/>
    <w:rsid w:val="572D0293"/>
    <w:rsid w:val="572E1597"/>
    <w:rsid w:val="572E5D14"/>
    <w:rsid w:val="573C2AAB"/>
    <w:rsid w:val="573E3DB0"/>
    <w:rsid w:val="57497BC3"/>
    <w:rsid w:val="5750174C"/>
    <w:rsid w:val="57586B58"/>
    <w:rsid w:val="575C0DE2"/>
    <w:rsid w:val="57622CEB"/>
    <w:rsid w:val="577B1697"/>
    <w:rsid w:val="577D1316"/>
    <w:rsid w:val="578C1931"/>
    <w:rsid w:val="579831C5"/>
    <w:rsid w:val="57B35F6D"/>
    <w:rsid w:val="57B701F7"/>
    <w:rsid w:val="57BB0DFB"/>
    <w:rsid w:val="57E84249"/>
    <w:rsid w:val="57F23B91"/>
    <w:rsid w:val="57F70FE0"/>
    <w:rsid w:val="57F731DF"/>
    <w:rsid w:val="58191195"/>
    <w:rsid w:val="583A4F4D"/>
    <w:rsid w:val="5841015B"/>
    <w:rsid w:val="58425E39"/>
    <w:rsid w:val="5843365E"/>
    <w:rsid w:val="58553578"/>
    <w:rsid w:val="58556DFB"/>
    <w:rsid w:val="58591F7E"/>
    <w:rsid w:val="58645D91"/>
    <w:rsid w:val="587250A7"/>
    <w:rsid w:val="5875319D"/>
    <w:rsid w:val="58801E3E"/>
    <w:rsid w:val="5888724A"/>
    <w:rsid w:val="588B3A52"/>
    <w:rsid w:val="58A80E04"/>
    <w:rsid w:val="58B23912"/>
    <w:rsid w:val="58B65B9B"/>
    <w:rsid w:val="58B8581B"/>
    <w:rsid w:val="58C064AB"/>
    <w:rsid w:val="58EB14ED"/>
    <w:rsid w:val="58EE2472"/>
    <w:rsid w:val="59001493"/>
    <w:rsid w:val="590E402B"/>
    <w:rsid w:val="59186B39"/>
    <w:rsid w:val="592738D0"/>
    <w:rsid w:val="592C57DA"/>
    <w:rsid w:val="5936196D"/>
    <w:rsid w:val="5942577F"/>
    <w:rsid w:val="59564420"/>
    <w:rsid w:val="595B08A7"/>
    <w:rsid w:val="597A58D9"/>
    <w:rsid w:val="59803066"/>
    <w:rsid w:val="5999038C"/>
    <w:rsid w:val="599D7038"/>
    <w:rsid w:val="59AA3EAA"/>
    <w:rsid w:val="59AC73AD"/>
    <w:rsid w:val="59BA4144"/>
    <w:rsid w:val="59BF05CC"/>
    <w:rsid w:val="59DA247B"/>
    <w:rsid w:val="59E04384"/>
    <w:rsid w:val="59EE5898"/>
    <w:rsid w:val="5A1A1BDF"/>
    <w:rsid w:val="5A2302F0"/>
    <w:rsid w:val="5A3C3419"/>
    <w:rsid w:val="5A3E4927"/>
    <w:rsid w:val="5A3E691C"/>
    <w:rsid w:val="5A451B2A"/>
    <w:rsid w:val="5A466F43"/>
    <w:rsid w:val="5A4717AA"/>
    <w:rsid w:val="5A53303E"/>
    <w:rsid w:val="5A6F296E"/>
    <w:rsid w:val="5A715E71"/>
    <w:rsid w:val="5A897C95"/>
    <w:rsid w:val="5A8C449C"/>
    <w:rsid w:val="5A8F5421"/>
    <w:rsid w:val="5A9802AF"/>
    <w:rsid w:val="5A9C6CB5"/>
    <w:rsid w:val="5AA553C6"/>
    <w:rsid w:val="5AA62E48"/>
    <w:rsid w:val="5ABA3CE7"/>
    <w:rsid w:val="5AD34C11"/>
    <w:rsid w:val="5AE2742A"/>
    <w:rsid w:val="5AE34EAB"/>
    <w:rsid w:val="5AE7002E"/>
    <w:rsid w:val="5AE738B1"/>
    <w:rsid w:val="5AFB2552"/>
    <w:rsid w:val="5B0058B1"/>
    <w:rsid w:val="5B03795E"/>
    <w:rsid w:val="5B0E3771"/>
    <w:rsid w:val="5B106C74"/>
    <w:rsid w:val="5B14567A"/>
    <w:rsid w:val="5B1530DD"/>
    <w:rsid w:val="5B1E180D"/>
    <w:rsid w:val="5B245915"/>
    <w:rsid w:val="5B295620"/>
    <w:rsid w:val="5B2D07A3"/>
    <w:rsid w:val="5B2E1AA7"/>
    <w:rsid w:val="5B474BD0"/>
    <w:rsid w:val="5B553EE5"/>
    <w:rsid w:val="5B677683"/>
    <w:rsid w:val="5B761E9C"/>
    <w:rsid w:val="5B821531"/>
    <w:rsid w:val="5B8E7542"/>
    <w:rsid w:val="5B9958D3"/>
    <w:rsid w:val="5BB823D4"/>
    <w:rsid w:val="5BD60FBC"/>
    <w:rsid w:val="5BD65738"/>
    <w:rsid w:val="5BD80C3B"/>
    <w:rsid w:val="5BE10896"/>
    <w:rsid w:val="5BE1154B"/>
    <w:rsid w:val="5BEE2DDF"/>
    <w:rsid w:val="5BF117E5"/>
    <w:rsid w:val="5C07178B"/>
    <w:rsid w:val="5C402BE9"/>
    <w:rsid w:val="5C41066B"/>
    <w:rsid w:val="5C5C0E94"/>
    <w:rsid w:val="5C864257"/>
    <w:rsid w:val="5C936DF0"/>
    <w:rsid w:val="5C9D7700"/>
    <w:rsid w:val="5C9F2C03"/>
    <w:rsid w:val="5CA7000F"/>
    <w:rsid w:val="5CC069BB"/>
    <w:rsid w:val="5CC52E42"/>
    <w:rsid w:val="5CC93A47"/>
    <w:rsid w:val="5CCA72CA"/>
    <w:rsid w:val="5CCF11D3"/>
    <w:rsid w:val="5CDA3CE1"/>
    <w:rsid w:val="5CDB4FE6"/>
    <w:rsid w:val="5CDD7D16"/>
    <w:rsid w:val="5CDF5BEB"/>
    <w:rsid w:val="5CEB19FD"/>
    <w:rsid w:val="5CEE6205"/>
    <w:rsid w:val="5CF55B90"/>
    <w:rsid w:val="5CF94596"/>
    <w:rsid w:val="5D1154C0"/>
    <w:rsid w:val="5D1773C9"/>
    <w:rsid w:val="5D3046F0"/>
    <w:rsid w:val="5D385380"/>
    <w:rsid w:val="5D40278C"/>
    <w:rsid w:val="5D7B70EE"/>
    <w:rsid w:val="5D903810"/>
    <w:rsid w:val="5D9C7014"/>
    <w:rsid w:val="5D9D2B26"/>
    <w:rsid w:val="5DA00227"/>
    <w:rsid w:val="5DB239C4"/>
    <w:rsid w:val="5DB623CB"/>
    <w:rsid w:val="5DE4329A"/>
    <w:rsid w:val="5DEF70AD"/>
    <w:rsid w:val="5E0F62DC"/>
    <w:rsid w:val="5E1A7EF1"/>
    <w:rsid w:val="5E246282"/>
    <w:rsid w:val="5E302094"/>
    <w:rsid w:val="5E3A6227"/>
    <w:rsid w:val="5E4567B6"/>
    <w:rsid w:val="5E4E70C6"/>
    <w:rsid w:val="5E556A51"/>
    <w:rsid w:val="5E5757D7"/>
    <w:rsid w:val="5E5B41DD"/>
    <w:rsid w:val="5E743A82"/>
    <w:rsid w:val="5E8171A1"/>
    <w:rsid w:val="5E885FA6"/>
    <w:rsid w:val="5E8B6F2B"/>
    <w:rsid w:val="5E941DB9"/>
    <w:rsid w:val="5EBF6480"/>
    <w:rsid w:val="5EC8350D"/>
    <w:rsid w:val="5ECB7D14"/>
    <w:rsid w:val="5ED3731F"/>
    <w:rsid w:val="5EEA6F44"/>
    <w:rsid w:val="5EF430D7"/>
    <w:rsid w:val="5EFE39E7"/>
    <w:rsid w:val="5F0955FB"/>
    <w:rsid w:val="5F1F779F"/>
    <w:rsid w:val="5F267129"/>
    <w:rsid w:val="5F2F7A39"/>
    <w:rsid w:val="5F312F3C"/>
    <w:rsid w:val="5F33643F"/>
    <w:rsid w:val="5F3C34CB"/>
    <w:rsid w:val="5F47185C"/>
    <w:rsid w:val="5F4D6FE9"/>
    <w:rsid w:val="5F5046EA"/>
    <w:rsid w:val="5F5543F5"/>
    <w:rsid w:val="5F5A6D0B"/>
    <w:rsid w:val="5F7B6833"/>
    <w:rsid w:val="5F7F5239"/>
    <w:rsid w:val="5F8374C3"/>
    <w:rsid w:val="5F8935CB"/>
    <w:rsid w:val="5FA10C71"/>
    <w:rsid w:val="5FA31F76"/>
    <w:rsid w:val="5FA62EFB"/>
    <w:rsid w:val="5FB70C17"/>
    <w:rsid w:val="5FD27242"/>
    <w:rsid w:val="5FDD0E56"/>
    <w:rsid w:val="5FE274DC"/>
    <w:rsid w:val="5FE53CE4"/>
    <w:rsid w:val="5FF21CF5"/>
    <w:rsid w:val="5FF506FB"/>
    <w:rsid w:val="5FF564FD"/>
    <w:rsid w:val="5FFA2985"/>
    <w:rsid w:val="5FFA4B83"/>
    <w:rsid w:val="60045493"/>
    <w:rsid w:val="600C0321"/>
    <w:rsid w:val="60191BB5"/>
    <w:rsid w:val="60482704"/>
    <w:rsid w:val="604B148A"/>
    <w:rsid w:val="60504876"/>
    <w:rsid w:val="60523013"/>
    <w:rsid w:val="60584F1D"/>
    <w:rsid w:val="605B3923"/>
    <w:rsid w:val="605E26A9"/>
    <w:rsid w:val="6061582C"/>
    <w:rsid w:val="606345B3"/>
    <w:rsid w:val="606C7440"/>
    <w:rsid w:val="607522CE"/>
    <w:rsid w:val="609008FA"/>
    <w:rsid w:val="6091637B"/>
    <w:rsid w:val="60944D82"/>
    <w:rsid w:val="609E5691"/>
    <w:rsid w:val="60A5501C"/>
    <w:rsid w:val="60B146B2"/>
    <w:rsid w:val="60BB2A43"/>
    <w:rsid w:val="60C47ACF"/>
    <w:rsid w:val="60C60DD4"/>
    <w:rsid w:val="60E50004"/>
    <w:rsid w:val="61032E37"/>
    <w:rsid w:val="6105633A"/>
    <w:rsid w:val="610C1548"/>
    <w:rsid w:val="61135650"/>
    <w:rsid w:val="611539DF"/>
    <w:rsid w:val="611543D6"/>
    <w:rsid w:val="611A2A5C"/>
    <w:rsid w:val="611E1462"/>
    <w:rsid w:val="61223FEE"/>
    <w:rsid w:val="612F5117"/>
    <w:rsid w:val="613B6814"/>
    <w:rsid w:val="613D1D17"/>
    <w:rsid w:val="614F1C31"/>
    <w:rsid w:val="61567D20"/>
    <w:rsid w:val="61714FAA"/>
    <w:rsid w:val="61724770"/>
    <w:rsid w:val="617E2781"/>
    <w:rsid w:val="618F629E"/>
    <w:rsid w:val="619A462F"/>
    <w:rsid w:val="619D77B2"/>
    <w:rsid w:val="61AA1046"/>
    <w:rsid w:val="61AE7A4D"/>
    <w:rsid w:val="61AF2F50"/>
    <w:rsid w:val="61B81661"/>
    <w:rsid w:val="61BA4B64"/>
    <w:rsid w:val="61BE356A"/>
    <w:rsid w:val="61C06A6D"/>
    <w:rsid w:val="61D43510"/>
    <w:rsid w:val="61DE601D"/>
    <w:rsid w:val="61EA78B2"/>
    <w:rsid w:val="61F55C43"/>
    <w:rsid w:val="61F66F47"/>
    <w:rsid w:val="61F94649"/>
    <w:rsid w:val="6210426E"/>
    <w:rsid w:val="62122FF4"/>
    <w:rsid w:val="621619FB"/>
    <w:rsid w:val="62173BF9"/>
    <w:rsid w:val="621E6E07"/>
    <w:rsid w:val="62205A89"/>
    <w:rsid w:val="623A6737"/>
    <w:rsid w:val="623F2BBF"/>
    <w:rsid w:val="62444AC8"/>
    <w:rsid w:val="624D7956"/>
    <w:rsid w:val="6251055B"/>
    <w:rsid w:val="6253185F"/>
    <w:rsid w:val="62556F61"/>
    <w:rsid w:val="62583769"/>
    <w:rsid w:val="625A6C6C"/>
    <w:rsid w:val="62610F56"/>
    <w:rsid w:val="6265177A"/>
    <w:rsid w:val="62720A8F"/>
    <w:rsid w:val="627E48A2"/>
    <w:rsid w:val="627F2323"/>
    <w:rsid w:val="627F7DA5"/>
    <w:rsid w:val="62934847"/>
    <w:rsid w:val="62B83782"/>
    <w:rsid w:val="62DF3642"/>
    <w:rsid w:val="62E24346"/>
    <w:rsid w:val="62ED61DB"/>
    <w:rsid w:val="62FD6475"/>
    <w:rsid w:val="63084806"/>
    <w:rsid w:val="63164E21"/>
    <w:rsid w:val="631E222D"/>
    <w:rsid w:val="632C3741"/>
    <w:rsid w:val="632C6FC4"/>
    <w:rsid w:val="633330CC"/>
    <w:rsid w:val="6364711E"/>
    <w:rsid w:val="6364795D"/>
    <w:rsid w:val="637606BD"/>
    <w:rsid w:val="6377613F"/>
    <w:rsid w:val="638144D0"/>
    <w:rsid w:val="638650D4"/>
    <w:rsid w:val="639578ED"/>
    <w:rsid w:val="639F3A80"/>
    <w:rsid w:val="63BF6533"/>
    <w:rsid w:val="63C4043C"/>
    <w:rsid w:val="63CA2346"/>
    <w:rsid w:val="63DB5E63"/>
    <w:rsid w:val="63E17D6C"/>
    <w:rsid w:val="63E257EE"/>
    <w:rsid w:val="63E97377"/>
    <w:rsid w:val="63EC3A6A"/>
    <w:rsid w:val="63F10007"/>
    <w:rsid w:val="63F97611"/>
    <w:rsid w:val="63FB2B15"/>
    <w:rsid w:val="63FD189B"/>
    <w:rsid w:val="640C0830"/>
    <w:rsid w:val="642D3B9D"/>
    <w:rsid w:val="643903FB"/>
    <w:rsid w:val="643B38FE"/>
    <w:rsid w:val="64407D86"/>
    <w:rsid w:val="644C161A"/>
    <w:rsid w:val="64546A26"/>
    <w:rsid w:val="64602D6D"/>
    <w:rsid w:val="64615D3C"/>
    <w:rsid w:val="646A0BCA"/>
    <w:rsid w:val="64746F5B"/>
    <w:rsid w:val="647933E3"/>
    <w:rsid w:val="648065F1"/>
    <w:rsid w:val="64900E0A"/>
    <w:rsid w:val="64931D8E"/>
    <w:rsid w:val="649C5F21"/>
    <w:rsid w:val="64AB2CB8"/>
    <w:rsid w:val="64B45B46"/>
    <w:rsid w:val="64C228DE"/>
    <w:rsid w:val="64CC53EB"/>
    <w:rsid w:val="64D65CFB"/>
    <w:rsid w:val="65164566"/>
    <w:rsid w:val="651A0D6E"/>
    <w:rsid w:val="65204E75"/>
    <w:rsid w:val="65270084"/>
    <w:rsid w:val="653F572A"/>
    <w:rsid w:val="65453DB0"/>
    <w:rsid w:val="6567306B"/>
    <w:rsid w:val="656B7873"/>
    <w:rsid w:val="656E627A"/>
    <w:rsid w:val="657C1D0C"/>
    <w:rsid w:val="658A2326"/>
    <w:rsid w:val="65975DB9"/>
    <w:rsid w:val="65A31BCC"/>
    <w:rsid w:val="65A5045A"/>
    <w:rsid w:val="65B16963"/>
    <w:rsid w:val="65BF14FC"/>
    <w:rsid w:val="65C91E0B"/>
    <w:rsid w:val="65CD0811"/>
    <w:rsid w:val="65DC302A"/>
    <w:rsid w:val="65DF7832"/>
    <w:rsid w:val="65E55EB8"/>
    <w:rsid w:val="65EA7DC1"/>
    <w:rsid w:val="65ED6B48"/>
    <w:rsid w:val="65F56152"/>
    <w:rsid w:val="660776F2"/>
    <w:rsid w:val="660C15FB"/>
    <w:rsid w:val="660F6CFC"/>
    <w:rsid w:val="66130F86"/>
    <w:rsid w:val="661B6392"/>
    <w:rsid w:val="662F5033"/>
    <w:rsid w:val="663527BF"/>
    <w:rsid w:val="66441755"/>
    <w:rsid w:val="664571D6"/>
    <w:rsid w:val="66564EF2"/>
    <w:rsid w:val="665E22FF"/>
    <w:rsid w:val="665E5B82"/>
    <w:rsid w:val="66685D77"/>
    <w:rsid w:val="6670131F"/>
    <w:rsid w:val="668B794B"/>
    <w:rsid w:val="668E08CF"/>
    <w:rsid w:val="668F6351"/>
    <w:rsid w:val="669D5667"/>
    <w:rsid w:val="66AF0E04"/>
    <w:rsid w:val="66B2560C"/>
    <w:rsid w:val="66B52D0D"/>
    <w:rsid w:val="66B94F97"/>
    <w:rsid w:val="66C258A6"/>
    <w:rsid w:val="66C52FA8"/>
    <w:rsid w:val="66CC2933"/>
    <w:rsid w:val="66D841C7"/>
    <w:rsid w:val="66E2035A"/>
    <w:rsid w:val="66E47FD9"/>
    <w:rsid w:val="66F36075"/>
    <w:rsid w:val="66FB3482"/>
    <w:rsid w:val="670A5C9B"/>
    <w:rsid w:val="670C119E"/>
    <w:rsid w:val="670D4A21"/>
    <w:rsid w:val="670E24A3"/>
    <w:rsid w:val="67107BA4"/>
    <w:rsid w:val="67113427"/>
    <w:rsid w:val="671A04B3"/>
    <w:rsid w:val="672520C8"/>
    <w:rsid w:val="67325B5A"/>
    <w:rsid w:val="673B646A"/>
    <w:rsid w:val="67483581"/>
    <w:rsid w:val="674A3201"/>
    <w:rsid w:val="67531912"/>
    <w:rsid w:val="6762412B"/>
    <w:rsid w:val="67693AB6"/>
    <w:rsid w:val="67762DCB"/>
    <w:rsid w:val="6781115C"/>
    <w:rsid w:val="678B644F"/>
    <w:rsid w:val="67924C7A"/>
    <w:rsid w:val="67996803"/>
    <w:rsid w:val="67A01A11"/>
    <w:rsid w:val="67B331D4"/>
    <w:rsid w:val="67D43165"/>
    <w:rsid w:val="67DA08F2"/>
    <w:rsid w:val="67E27EFC"/>
    <w:rsid w:val="67E62186"/>
    <w:rsid w:val="67EF1790"/>
    <w:rsid w:val="67F35C18"/>
    <w:rsid w:val="67FD1DAB"/>
    <w:rsid w:val="680D67C2"/>
    <w:rsid w:val="681151C8"/>
    <w:rsid w:val="681306CB"/>
    <w:rsid w:val="68236767"/>
    <w:rsid w:val="682B37F2"/>
    <w:rsid w:val="68320F80"/>
    <w:rsid w:val="68465A22"/>
    <w:rsid w:val="68483124"/>
    <w:rsid w:val="684B1EAA"/>
    <w:rsid w:val="684C792C"/>
    <w:rsid w:val="68546F36"/>
    <w:rsid w:val="6855023B"/>
    <w:rsid w:val="68693658"/>
    <w:rsid w:val="68916D9B"/>
    <w:rsid w:val="68981FA9"/>
    <w:rsid w:val="689C6431"/>
    <w:rsid w:val="68AD66CB"/>
    <w:rsid w:val="68B66FDB"/>
    <w:rsid w:val="68C11AE9"/>
    <w:rsid w:val="68C34FEC"/>
    <w:rsid w:val="68C84CF7"/>
    <w:rsid w:val="68DC3997"/>
    <w:rsid w:val="68E0459C"/>
    <w:rsid w:val="6906005F"/>
    <w:rsid w:val="690647DC"/>
    <w:rsid w:val="69075AE0"/>
    <w:rsid w:val="690C0CC9"/>
    <w:rsid w:val="690E546B"/>
    <w:rsid w:val="691959FB"/>
    <w:rsid w:val="691E1E82"/>
    <w:rsid w:val="691E68CF"/>
    <w:rsid w:val="69243D8C"/>
    <w:rsid w:val="69326925"/>
    <w:rsid w:val="69381C7D"/>
    <w:rsid w:val="694036BC"/>
    <w:rsid w:val="69473047"/>
    <w:rsid w:val="694A61CA"/>
    <w:rsid w:val="69526E59"/>
    <w:rsid w:val="69655E7A"/>
    <w:rsid w:val="696638FC"/>
    <w:rsid w:val="696A2302"/>
    <w:rsid w:val="696C7A03"/>
    <w:rsid w:val="69756114"/>
    <w:rsid w:val="69756720"/>
    <w:rsid w:val="698066A4"/>
    <w:rsid w:val="6985092D"/>
    <w:rsid w:val="698718B2"/>
    <w:rsid w:val="698F6CBE"/>
    <w:rsid w:val="69943146"/>
    <w:rsid w:val="69960847"/>
    <w:rsid w:val="69A01157"/>
    <w:rsid w:val="69C0748D"/>
    <w:rsid w:val="69D43F2F"/>
    <w:rsid w:val="69D84B34"/>
    <w:rsid w:val="69E71F70"/>
    <w:rsid w:val="69EA4DEB"/>
    <w:rsid w:val="69EE4AD9"/>
    <w:rsid w:val="6A025978"/>
    <w:rsid w:val="6A06437E"/>
    <w:rsid w:val="6A34524E"/>
    <w:rsid w:val="6A383C54"/>
    <w:rsid w:val="6A452F6A"/>
    <w:rsid w:val="6A4576E6"/>
    <w:rsid w:val="6A5B510D"/>
    <w:rsid w:val="6A5E6092"/>
    <w:rsid w:val="6A636C96"/>
    <w:rsid w:val="6A713A2E"/>
    <w:rsid w:val="6A755CB7"/>
    <w:rsid w:val="6A775937"/>
    <w:rsid w:val="6A834FCD"/>
    <w:rsid w:val="6A856939"/>
    <w:rsid w:val="6A9042E2"/>
    <w:rsid w:val="6A961A6F"/>
    <w:rsid w:val="6AA8778B"/>
    <w:rsid w:val="6AAB6191"/>
    <w:rsid w:val="6ABD3EAD"/>
    <w:rsid w:val="6ACB0C44"/>
    <w:rsid w:val="6AD76C55"/>
    <w:rsid w:val="6ADA7BDA"/>
    <w:rsid w:val="6ADF78E5"/>
    <w:rsid w:val="6AEE467C"/>
    <w:rsid w:val="6AF726D7"/>
    <w:rsid w:val="6AFD6E95"/>
    <w:rsid w:val="6AFF5C1B"/>
    <w:rsid w:val="6B073028"/>
    <w:rsid w:val="6B085226"/>
    <w:rsid w:val="6B115B35"/>
    <w:rsid w:val="6B1F06CE"/>
    <w:rsid w:val="6B2370D5"/>
    <w:rsid w:val="6B290FDE"/>
    <w:rsid w:val="6B3D7C7E"/>
    <w:rsid w:val="6B410883"/>
    <w:rsid w:val="6B452B0C"/>
    <w:rsid w:val="6B4D7F19"/>
    <w:rsid w:val="6B693FC6"/>
    <w:rsid w:val="6B6B2D4C"/>
    <w:rsid w:val="6B8922FC"/>
    <w:rsid w:val="6BA0669E"/>
    <w:rsid w:val="6BA718AC"/>
    <w:rsid w:val="6BA94DAF"/>
    <w:rsid w:val="6BB01F5E"/>
    <w:rsid w:val="6BB71B46"/>
    <w:rsid w:val="6BBC5ED0"/>
    <w:rsid w:val="6BCA0B67"/>
    <w:rsid w:val="6BCB07E7"/>
    <w:rsid w:val="6BCF71ED"/>
    <w:rsid w:val="6BE47193"/>
    <w:rsid w:val="6BF5162B"/>
    <w:rsid w:val="6BF74B2E"/>
    <w:rsid w:val="6C0341C4"/>
    <w:rsid w:val="6C053E44"/>
    <w:rsid w:val="6C0B15D1"/>
    <w:rsid w:val="6C0C37CF"/>
    <w:rsid w:val="6C15502B"/>
    <w:rsid w:val="6C1653E3"/>
    <w:rsid w:val="6C316D02"/>
    <w:rsid w:val="6C39469E"/>
    <w:rsid w:val="6C3A2120"/>
    <w:rsid w:val="6C3B7BA1"/>
    <w:rsid w:val="6C444C2E"/>
    <w:rsid w:val="6C4471AC"/>
    <w:rsid w:val="6C554EC8"/>
    <w:rsid w:val="6C5B6DD1"/>
    <w:rsid w:val="6C5E57D7"/>
    <w:rsid w:val="6C6509E5"/>
    <w:rsid w:val="6C7269F6"/>
    <w:rsid w:val="6C9846B8"/>
    <w:rsid w:val="6C997F3B"/>
    <w:rsid w:val="6CBE1074"/>
    <w:rsid w:val="6CBF1AC9"/>
    <w:rsid w:val="6CC67436"/>
    <w:rsid w:val="6CC77785"/>
    <w:rsid w:val="6CD5451D"/>
    <w:rsid w:val="6CFD7C5F"/>
    <w:rsid w:val="6D0E20F8"/>
    <w:rsid w:val="6D100E7E"/>
    <w:rsid w:val="6D120AFE"/>
    <w:rsid w:val="6D136580"/>
    <w:rsid w:val="6D1A398C"/>
    <w:rsid w:val="6D213317"/>
    <w:rsid w:val="6D286525"/>
    <w:rsid w:val="6D2B3C26"/>
    <w:rsid w:val="6D333842"/>
    <w:rsid w:val="6D3A1CC2"/>
    <w:rsid w:val="6D3B7744"/>
    <w:rsid w:val="6D462252"/>
    <w:rsid w:val="6D640908"/>
    <w:rsid w:val="6D68730F"/>
    <w:rsid w:val="6D6A4A10"/>
    <w:rsid w:val="6D6E6C99"/>
    <w:rsid w:val="6D9C2C61"/>
    <w:rsid w:val="6DA70FF2"/>
    <w:rsid w:val="6DAD2EFB"/>
    <w:rsid w:val="6DC22EA0"/>
    <w:rsid w:val="6DC618A6"/>
    <w:rsid w:val="6DCA3B30"/>
    <w:rsid w:val="6DCC7033"/>
    <w:rsid w:val="6DD61B41"/>
    <w:rsid w:val="6DE92D60"/>
    <w:rsid w:val="6DED7568"/>
    <w:rsid w:val="6DF4662F"/>
    <w:rsid w:val="6E056E0D"/>
    <w:rsid w:val="6E085B93"/>
    <w:rsid w:val="6E0E551E"/>
    <w:rsid w:val="6E100A21"/>
    <w:rsid w:val="6E1938AF"/>
    <w:rsid w:val="6E200CBB"/>
    <w:rsid w:val="6E2D2550"/>
    <w:rsid w:val="6E32225B"/>
    <w:rsid w:val="6E3808E1"/>
    <w:rsid w:val="6E4346F3"/>
    <w:rsid w:val="6E491E80"/>
    <w:rsid w:val="6E4A407E"/>
    <w:rsid w:val="6E621725"/>
    <w:rsid w:val="6E68124A"/>
    <w:rsid w:val="6E6A23B4"/>
    <w:rsid w:val="6E6A45B3"/>
    <w:rsid w:val="6E7042BE"/>
    <w:rsid w:val="6E713F3E"/>
    <w:rsid w:val="6E740745"/>
    <w:rsid w:val="6E811FDA"/>
    <w:rsid w:val="6E9047F2"/>
    <w:rsid w:val="6E9D6087"/>
    <w:rsid w:val="6EC12DC3"/>
    <w:rsid w:val="6ED3075F"/>
    <w:rsid w:val="6EF21014"/>
    <w:rsid w:val="6EF67A1A"/>
    <w:rsid w:val="6EFE06AA"/>
    <w:rsid w:val="6F000329"/>
    <w:rsid w:val="6F2D5976"/>
    <w:rsid w:val="6F570D38"/>
    <w:rsid w:val="6F651353"/>
    <w:rsid w:val="6F6D294A"/>
    <w:rsid w:val="6F6D675F"/>
    <w:rsid w:val="6F715165"/>
    <w:rsid w:val="6F7D3176"/>
    <w:rsid w:val="6F866004"/>
    <w:rsid w:val="6F93531A"/>
    <w:rsid w:val="6F95081D"/>
    <w:rsid w:val="6F997223"/>
    <w:rsid w:val="6F9E36AB"/>
    <w:rsid w:val="6FAE71C8"/>
    <w:rsid w:val="6FB645D5"/>
    <w:rsid w:val="6FBB0A5D"/>
    <w:rsid w:val="6FDA2E93"/>
    <w:rsid w:val="6FDB3510"/>
    <w:rsid w:val="6FDC6A13"/>
    <w:rsid w:val="6FE2091C"/>
    <w:rsid w:val="6FEF21B0"/>
    <w:rsid w:val="6FF156B3"/>
    <w:rsid w:val="6FF46638"/>
    <w:rsid w:val="6FFF244B"/>
    <w:rsid w:val="70057BD7"/>
    <w:rsid w:val="700C1760"/>
    <w:rsid w:val="70213C84"/>
    <w:rsid w:val="70244C09"/>
    <w:rsid w:val="7030429F"/>
    <w:rsid w:val="703219A0"/>
    <w:rsid w:val="7038712D"/>
    <w:rsid w:val="70394BAE"/>
    <w:rsid w:val="704C034C"/>
    <w:rsid w:val="704D7FCB"/>
    <w:rsid w:val="704E5A4D"/>
    <w:rsid w:val="705F156B"/>
    <w:rsid w:val="7063216F"/>
    <w:rsid w:val="706743F9"/>
    <w:rsid w:val="706B757B"/>
    <w:rsid w:val="70726F06"/>
    <w:rsid w:val="70792114"/>
    <w:rsid w:val="707C3099"/>
    <w:rsid w:val="708539A9"/>
    <w:rsid w:val="70974F48"/>
    <w:rsid w:val="709D6E51"/>
    <w:rsid w:val="70AA28E3"/>
    <w:rsid w:val="70B64178"/>
    <w:rsid w:val="70B679FB"/>
    <w:rsid w:val="70C46D11"/>
    <w:rsid w:val="70CA2E18"/>
    <w:rsid w:val="70D43728"/>
    <w:rsid w:val="70E57245"/>
    <w:rsid w:val="70E6077F"/>
    <w:rsid w:val="70F10AD9"/>
    <w:rsid w:val="70F574E0"/>
    <w:rsid w:val="70FC6E6A"/>
    <w:rsid w:val="7105557C"/>
    <w:rsid w:val="71083F82"/>
    <w:rsid w:val="710E2608"/>
    <w:rsid w:val="711D4E21"/>
    <w:rsid w:val="712C543B"/>
    <w:rsid w:val="71342848"/>
    <w:rsid w:val="714275DF"/>
    <w:rsid w:val="714D5970"/>
    <w:rsid w:val="71530B04"/>
    <w:rsid w:val="7165689A"/>
    <w:rsid w:val="7166431B"/>
    <w:rsid w:val="718B0CD8"/>
    <w:rsid w:val="71974AEA"/>
    <w:rsid w:val="7198256C"/>
    <w:rsid w:val="719C3171"/>
    <w:rsid w:val="71B5409B"/>
    <w:rsid w:val="71C54335"/>
    <w:rsid w:val="71CC7543"/>
    <w:rsid w:val="71D36ECE"/>
    <w:rsid w:val="71E722EB"/>
    <w:rsid w:val="71FD448F"/>
    <w:rsid w:val="720860A3"/>
    <w:rsid w:val="7220374A"/>
    <w:rsid w:val="722246CE"/>
    <w:rsid w:val="723658ED"/>
    <w:rsid w:val="723F3FFF"/>
    <w:rsid w:val="723F61FD"/>
    <w:rsid w:val="72427182"/>
    <w:rsid w:val="7248108B"/>
    <w:rsid w:val="724A458E"/>
    <w:rsid w:val="724F0A16"/>
    <w:rsid w:val="72532C9F"/>
    <w:rsid w:val="725C7D2B"/>
    <w:rsid w:val="72621C35"/>
    <w:rsid w:val="72652BB9"/>
    <w:rsid w:val="728743F3"/>
    <w:rsid w:val="7296248F"/>
    <w:rsid w:val="72966C0C"/>
    <w:rsid w:val="72A72729"/>
    <w:rsid w:val="72B461BC"/>
    <w:rsid w:val="72BE234E"/>
    <w:rsid w:val="72C773DB"/>
    <w:rsid w:val="72D17CEA"/>
    <w:rsid w:val="72FA4732"/>
    <w:rsid w:val="73062743"/>
    <w:rsid w:val="730814C9"/>
    <w:rsid w:val="73116555"/>
    <w:rsid w:val="731629DD"/>
    <w:rsid w:val="73222073"/>
    <w:rsid w:val="73245576"/>
    <w:rsid w:val="733B1918"/>
    <w:rsid w:val="734B3186"/>
    <w:rsid w:val="735D0BD3"/>
    <w:rsid w:val="736B7EE9"/>
    <w:rsid w:val="736D6C6F"/>
    <w:rsid w:val="736F68EF"/>
    <w:rsid w:val="737E1108"/>
    <w:rsid w:val="73830E13"/>
    <w:rsid w:val="73897499"/>
    <w:rsid w:val="739C06B8"/>
    <w:rsid w:val="739E3BBB"/>
    <w:rsid w:val="73A81F4C"/>
    <w:rsid w:val="73A957CF"/>
    <w:rsid w:val="73B95A69"/>
    <w:rsid w:val="73C4767E"/>
    <w:rsid w:val="73C95D04"/>
    <w:rsid w:val="73D00F12"/>
    <w:rsid w:val="73DA5F9E"/>
    <w:rsid w:val="73E67832"/>
    <w:rsid w:val="73F46B48"/>
    <w:rsid w:val="74027162"/>
    <w:rsid w:val="74054864"/>
    <w:rsid w:val="740735EA"/>
    <w:rsid w:val="740A0CEC"/>
    <w:rsid w:val="7412197B"/>
    <w:rsid w:val="741A4809"/>
    <w:rsid w:val="74252B9A"/>
    <w:rsid w:val="742A28A5"/>
    <w:rsid w:val="743431B5"/>
    <w:rsid w:val="74352E35"/>
    <w:rsid w:val="744F7262"/>
    <w:rsid w:val="745A1D70"/>
    <w:rsid w:val="745E3FF9"/>
    <w:rsid w:val="746C0D90"/>
    <w:rsid w:val="74722C9A"/>
    <w:rsid w:val="7474619D"/>
    <w:rsid w:val="7492574D"/>
    <w:rsid w:val="74977656"/>
    <w:rsid w:val="74A75DCA"/>
    <w:rsid w:val="74AA5C0D"/>
    <w:rsid w:val="74AD3D78"/>
    <w:rsid w:val="74B01C78"/>
    <w:rsid w:val="74B41184"/>
    <w:rsid w:val="74B46F86"/>
    <w:rsid w:val="74BD7896"/>
    <w:rsid w:val="74C723A3"/>
    <w:rsid w:val="74D900BF"/>
    <w:rsid w:val="74FD4DFC"/>
    <w:rsid w:val="75011284"/>
    <w:rsid w:val="75042208"/>
    <w:rsid w:val="750C2E98"/>
    <w:rsid w:val="751C78AF"/>
    <w:rsid w:val="752062B5"/>
    <w:rsid w:val="752836C2"/>
    <w:rsid w:val="752A6BC5"/>
    <w:rsid w:val="753529D7"/>
    <w:rsid w:val="75450A73"/>
    <w:rsid w:val="754B297D"/>
    <w:rsid w:val="754F1383"/>
    <w:rsid w:val="75574211"/>
    <w:rsid w:val="75581C92"/>
    <w:rsid w:val="755D611A"/>
    <w:rsid w:val="756A5430"/>
    <w:rsid w:val="758B5965"/>
    <w:rsid w:val="758D46EB"/>
    <w:rsid w:val="75971777"/>
    <w:rsid w:val="759D1102"/>
    <w:rsid w:val="759F4605"/>
    <w:rsid w:val="75A67813"/>
    <w:rsid w:val="75B15BA4"/>
    <w:rsid w:val="75BC19B7"/>
    <w:rsid w:val="75BE0ADD"/>
    <w:rsid w:val="75CC41D0"/>
    <w:rsid w:val="75CF5154"/>
    <w:rsid w:val="75D160D9"/>
    <w:rsid w:val="75D77FE2"/>
    <w:rsid w:val="75E727FB"/>
    <w:rsid w:val="75E8027D"/>
    <w:rsid w:val="75EF5689"/>
    <w:rsid w:val="75FE2420"/>
    <w:rsid w:val="75FE5CA3"/>
    <w:rsid w:val="75FF3725"/>
    <w:rsid w:val="762657D1"/>
    <w:rsid w:val="763A2285"/>
    <w:rsid w:val="76466098"/>
    <w:rsid w:val="764A0321"/>
    <w:rsid w:val="764F0F26"/>
    <w:rsid w:val="765B27BA"/>
    <w:rsid w:val="765D1540"/>
    <w:rsid w:val="76706EDC"/>
    <w:rsid w:val="76804F78"/>
    <w:rsid w:val="76985EA2"/>
    <w:rsid w:val="76A032AE"/>
    <w:rsid w:val="76B80955"/>
    <w:rsid w:val="76BF02E0"/>
    <w:rsid w:val="76C57C6B"/>
    <w:rsid w:val="76CA40F3"/>
    <w:rsid w:val="76CE7275"/>
    <w:rsid w:val="76D336FD"/>
    <w:rsid w:val="76D54682"/>
    <w:rsid w:val="76D85607"/>
    <w:rsid w:val="76E21799"/>
    <w:rsid w:val="76E75C21"/>
    <w:rsid w:val="76F27835"/>
    <w:rsid w:val="76F42D38"/>
    <w:rsid w:val="76F8393D"/>
    <w:rsid w:val="76F913BE"/>
    <w:rsid w:val="77050A54"/>
    <w:rsid w:val="771D60FB"/>
    <w:rsid w:val="772B760F"/>
    <w:rsid w:val="772C0914"/>
    <w:rsid w:val="77357F1F"/>
    <w:rsid w:val="77432AB8"/>
    <w:rsid w:val="775407D3"/>
    <w:rsid w:val="77582A5D"/>
    <w:rsid w:val="776442F1"/>
    <w:rsid w:val="77675276"/>
    <w:rsid w:val="77692D92"/>
    <w:rsid w:val="777D3B96"/>
    <w:rsid w:val="778B2EAC"/>
    <w:rsid w:val="77974740"/>
    <w:rsid w:val="77A41857"/>
    <w:rsid w:val="77BD4980"/>
    <w:rsid w:val="77C16C09"/>
    <w:rsid w:val="77C20E07"/>
    <w:rsid w:val="77C6528F"/>
    <w:rsid w:val="77D210A2"/>
    <w:rsid w:val="77D67AA8"/>
    <w:rsid w:val="77DC19B1"/>
    <w:rsid w:val="77E55B44"/>
    <w:rsid w:val="77E90CC7"/>
    <w:rsid w:val="77EF6453"/>
    <w:rsid w:val="77F00652"/>
    <w:rsid w:val="77F75A5E"/>
    <w:rsid w:val="77FA47E4"/>
    <w:rsid w:val="780F0F07"/>
    <w:rsid w:val="78106988"/>
    <w:rsid w:val="7828402F"/>
    <w:rsid w:val="782878B2"/>
    <w:rsid w:val="782C2A35"/>
    <w:rsid w:val="782F723D"/>
    <w:rsid w:val="78417157"/>
    <w:rsid w:val="7842045C"/>
    <w:rsid w:val="78435EDE"/>
    <w:rsid w:val="78601C0A"/>
    <w:rsid w:val="78671595"/>
    <w:rsid w:val="786E0F20"/>
    <w:rsid w:val="78A06277"/>
    <w:rsid w:val="78A83684"/>
    <w:rsid w:val="78B10710"/>
    <w:rsid w:val="78B47496"/>
    <w:rsid w:val="78BC2324"/>
    <w:rsid w:val="78BD4522"/>
    <w:rsid w:val="78BF7A25"/>
    <w:rsid w:val="78C054A7"/>
    <w:rsid w:val="78C31CAF"/>
    <w:rsid w:val="78CA3838"/>
    <w:rsid w:val="78D131C3"/>
    <w:rsid w:val="78D6764B"/>
    <w:rsid w:val="78DF5D5C"/>
    <w:rsid w:val="790E68AB"/>
    <w:rsid w:val="791813B9"/>
    <w:rsid w:val="791E32C2"/>
    <w:rsid w:val="79276150"/>
    <w:rsid w:val="792A70D5"/>
    <w:rsid w:val="79443502"/>
    <w:rsid w:val="794A540B"/>
    <w:rsid w:val="79772A57"/>
    <w:rsid w:val="79795F5A"/>
    <w:rsid w:val="79807AE3"/>
    <w:rsid w:val="7983686A"/>
    <w:rsid w:val="798961F5"/>
    <w:rsid w:val="798F487B"/>
    <w:rsid w:val="79921083"/>
    <w:rsid w:val="7999518A"/>
    <w:rsid w:val="79A522A2"/>
    <w:rsid w:val="79CE7BE3"/>
    <w:rsid w:val="79E10E02"/>
    <w:rsid w:val="79ED2696"/>
    <w:rsid w:val="79F0361A"/>
    <w:rsid w:val="79FD4EAF"/>
    <w:rsid w:val="7A073240"/>
    <w:rsid w:val="7A0E644E"/>
    <w:rsid w:val="7A1F1D95"/>
    <w:rsid w:val="7A230972"/>
    <w:rsid w:val="7A232B70"/>
    <w:rsid w:val="7A2463F3"/>
    <w:rsid w:val="7A256073"/>
    <w:rsid w:val="7A271576"/>
    <w:rsid w:val="7A34668D"/>
    <w:rsid w:val="7A430EA6"/>
    <w:rsid w:val="7A506EB7"/>
    <w:rsid w:val="7A5C3FCF"/>
    <w:rsid w:val="7A5F4F53"/>
    <w:rsid w:val="7A625ED8"/>
    <w:rsid w:val="7A6C09E6"/>
    <w:rsid w:val="7A726172"/>
    <w:rsid w:val="7A750E83"/>
    <w:rsid w:val="7A7570F7"/>
    <w:rsid w:val="7A795AFD"/>
    <w:rsid w:val="7A8D259F"/>
    <w:rsid w:val="7A8E221F"/>
    <w:rsid w:val="7A9E4A38"/>
    <w:rsid w:val="7AA82DC9"/>
    <w:rsid w:val="7AB001D5"/>
    <w:rsid w:val="7AB80E65"/>
    <w:rsid w:val="7AC5017B"/>
    <w:rsid w:val="7AF52EC8"/>
    <w:rsid w:val="7AF741CD"/>
    <w:rsid w:val="7AFB0655"/>
    <w:rsid w:val="7AFE5D56"/>
    <w:rsid w:val="7B047C5F"/>
    <w:rsid w:val="7B1249F7"/>
    <w:rsid w:val="7B14377D"/>
    <w:rsid w:val="7B197C05"/>
    <w:rsid w:val="7B1C0B89"/>
    <w:rsid w:val="7B215011"/>
    <w:rsid w:val="7B3A013A"/>
    <w:rsid w:val="7B59516B"/>
    <w:rsid w:val="7B644801"/>
    <w:rsid w:val="7B6A2E87"/>
    <w:rsid w:val="7B6B418C"/>
    <w:rsid w:val="7B7A3121"/>
    <w:rsid w:val="7B9052C5"/>
    <w:rsid w:val="7B9D0BEA"/>
    <w:rsid w:val="7BA961EF"/>
    <w:rsid w:val="7BBC2C91"/>
    <w:rsid w:val="7BD947C0"/>
    <w:rsid w:val="7BE63AD5"/>
    <w:rsid w:val="7BE911D7"/>
    <w:rsid w:val="7BF817F1"/>
    <w:rsid w:val="7C07400A"/>
    <w:rsid w:val="7C14589E"/>
    <w:rsid w:val="7C2413BC"/>
    <w:rsid w:val="7C476FF2"/>
    <w:rsid w:val="7C4B37FA"/>
    <w:rsid w:val="7C5B0211"/>
    <w:rsid w:val="7C5B3A94"/>
    <w:rsid w:val="7C5E6C17"/>
    <w:rsid w:val="7C687527"/>
    <w:rsid w:val="7C7855C3"/>
    <w:rsid w:val="7C7F29CF"/>
    <w:rsid w:val="7C8B67E2"/>
    <w:rsid w:val="7C913F6E"/>
    <w:rsid w:val="7C9C44FE"/>
    <w:rsid w:val="7CA95D92"/>
    <w:rsid w:val="7CAB1295"/>
    <w:rsid w:val="7CB57626"/>
    <w:rsid w:val="7CC443BD"/>
    <w:rsid w:val="7CD249D8"/>
    <w:rsid w:val="7CD36BD6"/>
    <w:rsid w:val="7CDF626C"/>
    <w:rsid w:val="7CEF6506"/>
    <w:rsid w:val="7CF2748B"/>
    <w:rsid w:val="7CFC7D9A"/>
    <w:rsid w:val="7D0719AF"/>
    <w:rsid w:val="7D0C0C32"/>
    <w:rsid w:val="7D152EC3"/>
    <w:rsid w:val="7D1B284D"/>
    <w:rsid w:val="7D2334DD"/>
    <w:rsid w:val="7D287965"/>
    <w:rsid w:val="7D512D27"/>
    <w:rsid w:val="7D705B5B"/>
    <w:rsid w:val="7D7A0669"/>
    <w:rsid w:val="7D802572"/>
    <w:rsid w:val="7D817139"/>
    <w:rsid w:val="7D8212F8"/>
    <w:rsid w:val="7D885400"/>
    <w:rsid w:val="7D933791"/>
    <w:rsid w:val="7D941212"/>
    <w:rsid w:val="7D944A96"/>
    <w:rsid w:val="7D990F1D"/>
    <w:rsid w:val="7DA83736"/>
    <w:rsid w:val="7DA911B8"/>
    <w:rsid w:val="7DB47549"/>
    <w:rsid w:val="7DC50AE8"/>
    <w:rsid w:val="7DCC0473"/>
    <w:rsid w:val="7DD148FB"/>
    <w:rsid w:val="7DD2241D"/>
    <w:rsid w:val="7DE03890"/>
    <w:rsid w:val="7DE30098"/>
    <w:rsid w:val="7DE7321B"/>
    <w:rsid w:val="7DF612B7"/>
    <w:rsid w:val="7DFF4145"/>
    <w:rsid w:val="7E20467A"/>
    <w:rsid w:val="7E256583"/>
    <w:rsid w:val="7E257EF5"/>
    <w:rsid w:val="7E4029B0"/>
    <w:rsid w:val="7E4B2F3F"/>
    <w:rsid w:val="7E502C4A"/>
    <w:rsid w:val="7E695D73"/>
    <w:rsid w:val="7E7E2495"/>
    <w:rsid w:val="7E8678A1"/>
    <w:rsid w:val="7E875323"/>
    <w:rsid w:val="7E8A1B2B"/>
    <w:rsid w:val="7E9136B4"/>
    <w:rsid w:val="7E970BD7"/>
    <w:rsid w:val="7E9868C2"/>
    <w:rsid w:val="7E9B65C0"/>
    <w:rsid w:val="7E9F624D"/>
    <w:rsid w:val="7EA2394E"/>
    <w:rsid w:val="7EA36E51"/>
    <w:rsid w:val="7EAF2C64"/>
    <w:rsid w:val="7EB738F3"/>
    <w:rsid w:val="7ECE7C95"/>
    <w:rsid w:val="7EDC372B"/>
    <w:rsid w:val="7EE456BC"/>
    <w:rsid w:val="7EF43758"/>
    <w:rsid w:val="7EFC65E6"/>
    <w:rsid w:val="7F0D0A7F"/>
    <w:rsid w:val="7F61630B"/>
    <w:rsid w:val="7F633A0C"/>
    <w:rsid w:val="7F64728F"/>
    <w:rsid w:val="7F712D22"/>
    <w:rsid w:val="7F754FAB"/>
    <w:rsid w:val="7F843F41"/>
    <w:rsid w:val="7F941FDD"/>
    <w:rsid w:val="7F9F256C"/>
    <w:rsid w:val="7FB73496"/>
    <w:rsid w:val="7FB96999"/>
    <w:rsid w:val="7FBD539F"/>
    <w:rsid w:val="7FC17096"/>
    <w:rsid w:val="7FC372A9"/>
    <w:rsid w:val="7FC73731"/>
    <w:rsid w:val="7FCF43C0"/>
    <w:rsid w:val="7FD14040"/>
    <w:rsid w:val="7FDD7E53"/>
    <w:rsid w:val="7FE50AE2"/>
    <w:rsid w:val="7FE83C65"/>
    <w:rsid w:val="7FF3587A"/>
    <w:rsid w:val="7FF47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62EB8BE8"/>
  <w15:docId w15:val="{FF8C3BE7-C31A-46E0-B776-E10E006B3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a">
    <w:name w:val="Normal"/>
    <w:qFormat/>
    <w:rsid w:val="002F668F"/>
    <w:pPr>
      <w:widowControl w:val="0"/>
      <w:wordWrap w:val="0"/>
      <w:ind w:firstLine="420"/>
    </w:pPr>
    <w:rPr>
      <w:rFonts w:ascii="Calibri" w:hAnsi="Calibri"/>
      <w:sz w:val="21"/>
      <w:szCs w:val="24"/>
      <w:lang w:val="en-GB"/>
    </w:rPr>
  </w:style>
  <w:style w:type="paragraph" w:styleId="1">
    <w:name w:val="heading 1"/>
    <w:basedOn w:val="a"/>
    <w:next w:val="a"/>
    <w:autoRedefine/>
    <w:qFormat/>
    <w:rsid w:val="00D27F70"/>
    <w:pPr>
      <w:numPr>
        <w:numId w:val="3"/>
      </w:numPr>
      <w:tabs>
        <w:tab w:val="left" w:pos="315"/>
      </w:tabs>
      <w:overflowPunct w:val="0"/>
      <w:outlineLvl w:val="0"/>
    </w:pPr>
    <w:rPr>
      <w:b/>
      <w:bCs/>
      <w:kern w:val="44"/>
      <w:sz w:val="32"/>
    </w:rPr>
  </w:style>
  <w:style w:type="paragraph" w:styleId="2">
    <w:name w:val="heading 2"/>
    <w:basedOn w:val="a"/>
    <w:next w:val="a"/>
    <w:autoRedefine/>
    <w:qFormat/>
    <w:rsid w:val="00AB1FEA"/>
    <w:pPr>
      <w:numPr>
        <w:ilvl w:val="1"/>
        <w:numId w:val="3"/>
      </w:numPr>
      <w:tabs>
        <w:tab w:val="left" w:pos="399"/>
      </w:tabs>
      <w:autoSpaceDE w:val="0"/>
      <w:autoSpaceDN w:val="0"/>
      <w:outlineLvl w:val="1"/>
    </w:pPr>
    <w:rPr>
      <w:b/>
      <w:bCs/>
      <w:sz w:val="32"/>
    </w:rPr>
  </w:style>
  <w:style w:type="paragraph" w:styleId="3">
    <w:name w:val="heading 3"/>
    <w:basedOn w:val="a"/>
    <w:next w:val="a"/>
    <w:autoRedefine/>
    <w:qFormat/>
    <w:rsid w:val="0054505D"/>
    <w:pPr>
      <w:numPr>
        <w:ilvl w:val="2"/>
        <w:numId w:val="3"/>
      </w:numPr>
      <w:tabs>
        <w:tab w:val="left" w:pos="720"/>
      </w:tabs>
      <w:outlineLvl w:val="2"/>
      <w:pPrChange w:id="0" w:author="DELL-PC" w:date="2018-10-17T09:25:00Z">
        <w:pPr>
          <w:widowControl w:val="0"/>
          <w:numPr>
            <w:ilvl w:val="2"/>
            <w:numId w:val="3"/>
          </w:numPr>
          <w:tabs>
            <w:tab w:val="left" w:pos="720"/>
          </w:tabs>
          <w:wordWrap w:val="0"/>
          <w:ind w:left="709" w:hanging="709"/>
          <w:outlineLvl w:val="2"/>
        </w:pPr>
      </w:pPrChange>
    </w:pPr>
    <w:rPr>
      <w:b/>
      <w:bCs/>
      <w:sz w:val="32"/>
      <w:rPrChange w:id="0" w:author="DELL-PC" w:date="2018-10-17T09:25:00Z">
        <w:rPr>
          <w:rFonts w:ascii="Calibri" w:eastAsia="宋体" w:hAnsi="Calibri"/>
          <w:b/>
          <w:bCs/>
          <w:sz w:val="32"/>
          <w:szCs w:val="24"/>
          <w:lang w:val="en-GB" w:eastAsia="zh-CN" w:bidi="ar-SA"/>
        </w:rPr>
      </w:rPrChange>
    </w:rPr>
  </w:style>
  <w:style w:type="paragraph" w:styleId="4">
    <w:name w:val="heading 4"/>
    <w:basedOn w:val="a"/>
    <w:next w:val="a"/>
    <w:qFormat/>
    <w:pPr>
      <w:numPr>
        <w:ilvl w:val="3"/>
        <w:numId w:val="3"/>
      </w:numPr>
      <w:tabs>
        <w:tab w:val="left" w:pos="864"/>
      </w:tabs>
      <w:spacing w:before="300" w:after="200"/>
      <w:outlineLvl w:val="3"/>
    </w:pPr>
    <w:rPr>
      <w:b/>
      <w:bCs/>
    </w:rPr>
  </w:style>
  <w:style w:type="paragraph" w:styleId="5">
    <w:name w:val="heading 5"/>
    <w:basedOn w:val="a"/>
    <w:next w:val="a"/>
    <w:qFormat/>
    <w:pPr>
      <w:tabs>
        <w:tab w:val="left" w:pos="1008"/>
      </w:tabs>
      <w:autoSpaceDE w:val="0"/>
      <w:autoSpaceDN w:val="0"/>
      <w:adjustRightInd w:val="0"/>
      <w:spacing w:before="200" w:after="100"/>
      <w:ind w:left="1008" w:hanging="1008"/>
      <w:outlineLvl w:val="4"/>
    </w:pPr>
    <w:rPr>
      <w:rFonts w:ascii="Arial" w:hAnsi="Arial"/>
      <w:b/>
      <w:bCs/>
      <w:color w:val="000000"/>
      <w:lang w:eastAsia="en-US"/>
    </w:rPr>
  </w:style>
  <w:style w:type="paragraph" w:styleId="6">
    <w:name w:val="heading 6"/>
    <w:basedOn w:val="a"/>
    <w:next w:val="a"/>
    <w:qFormat/>
    <w:pPr>
      <w:tabs>
        <w:tab w:val="left" w:pos="1152"/>
      </w:tabs>
      <w:autoSpaceDE w:val="0"/>
      <w:autoSpaceDN w:val="0"/>
      <w:adjustRightInd w:val="0"/>
      <w:spacing w:before="200" w:after="100"/>
      <w:ind w:left="1152" w:hanging="1152"/>
      <w:outlineLvl w:val="5"/>
    </w:pPr>
    <w:rPr>
      <w:rFonts w:hAnsi="MS Sans Serif"/>
      <w:color w:val="000000"/>
      <w:spacing w:val="60"/>
      <w:lang w:eastAsia="en-US"/>
    </w:rPr>
  </w:style>
  <w:style w:type="paragraph" w:styleId="7">
    <w:name w:val="heading 7"/>
    <w:basedOn w:val="a"/>
    <w:next w:val="a"/>
    <w:qFormat/>
    <w:pPr>
      <w:tabs>
        <w:tab w:val="left" w:pos="1296"/>
      </w:tabs>
      <w:autoSpaceDE w:val="0"/>
      <w:autoSpaceDN w:val="0"/>
      <w:adjustRightInd w:val="0"/>
      <w:spacing w:before="240" w:after="60"/>
      <w:ind w:left="1296" w:right="144" w:hanging="1296"/>
      <w:outlineLvl w:val="6"/>
    </w:pPr>
    <w:rPr>
      <w:rFonts w:ascii="Arial" w:hAnsi="Arial"/>
      <w:color w:val="000000"/>
      <w:spacing w:val="60"/>
      <w:lang w:eastAsia="en-US"/>
    </w:rPr>
  </w:style>
  <w:style w:type="paragraph" w:styleId="8">
    <w:name w:val="heading 8"/>
    <w:basedOn w:val="a"/>
    <w:next w:val="a"/>
    <w:qFormat/>
    <w:pPr>
      <w:tabs>
        <w:tab w:val="left" w:pos="1440"/>
      </w:tabs>
      <w:autoSpaceDE w:val="0"/>
      <w:autoSpaceDN w:val="0"/>
      <w:adjustRightInd w:val="0"/>
      <w:spacing w:before="240" w:after="60"/>
      <w:ind w:left="1440" w:right="144" w:hanging="1440"/>
      <w:outlineLvl w:val="7"/>
    </w:pPr>
    <w:rPr>
      <w:rFonts w:ascii="Arial" w:hAnsi="Arial"/>
      <w:i/>
      <w:iCs/>
      <w:color w:val="000000"/>
      <w:spacing w:val="60"/>
      <w:lang w:eastAsia="en-US"/>
    </w:rPr>
  </w:style>
  <w:style w:type="paragraph" w:styleId="9">
    <w:name w:val="heading 9"/>
    <w:basedOn w:val="a"/>
    <w:next w:val="a"/>
    <w:qFormat/>
    <w:pPr>
      <w:tabs>
        <w:tab w:val="left" w:pos="1584"/>
      </w:tabs>
      <w:autoSpaceDE w:val="0"/>
      <w:autoSpaceDN w:val="0"/>
      <w:adjustRightInd w:val="0"/>
      <w:spacing w:before="240" w:after="60"/>
      <w:ind w:left="1584" w:right="144" w:hanging="1584"/>
      <w:outlineLvl w:val="8"/>
    </w:pPr>
    <w:rPr>
      <w:rFonts w:ascii="Arial" w:hAnsi="Arial"/>
      <w:b/>
      <w:bCs/>
      <w:i/>
      <w:iCs/>
      <w:color w:val="000000"/>
      <w:spacing w:val="60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0542EA"/>
    <w:rPr>
      <w:rFonts w:ascii="Calibri" w:eastAsiaTheme="minorEastAsia" w:hAnsi="Calibri" w:cs="Arial"/>
      <w:b w:val="0"/>
      <w:strike/>
      <w:snapToGrid w:val="0"/>
      <w:color w:val="0000FF"/>
      <w:sz w:val="18"/>
      <w:szCs w:val="21"/>
      <w:u w:val="none"/>
      <w:lang w:val="en-US" w:eastAsia="zh-CN" w:bidi="ar-SA"/>
    </w:rPr>
  </w:style>
  <w:style w:type="character" w:styleId="HTML">
    <w:name w:val="HTML Code"/>
    <w:rPr>
      <w:rFonts w:ascii="Courier New" w:eastAsia="Courier New" w:hAnsi="Courier New" w:cs="Courier New"/>
      <w:snapToGrid w:val="0"/>
      <w:sz w:val="20"/>
      <w:szCs w:val="21"/>
      <w:lang w:val="en-US" w:eastAsia="zh-CN" w:bidi="ar-SA"/>
    </w:rPr>
  </w:style>
  <w:style w:type="character" w:styleId="a4">
    <w:name w:val="FollowedHyperlink"/>
    <w:rPr>
      <w:rFonts w:ascii="Arial" w:eastAsia="黑体" w:hAnsi="Arial" w:cs="Arial"/>
      <w:snapToGrid w:val="0"/>
      <w:color w:val="136EC2"/>
      <w:sz w:val="21"/>
      <w:szCs w:val="21"/>
      <w:u w:val="single"/>
      <w:lang w:val="en-US" w:eastAsia="zh-CN" w:bidi="ar-SA"/>
    </w:rPr>
  </w:style>
  <w:style w:type="character" w:styleId="HTML0">
    <w:name w:val="HTML Definition"/>
    <w:rPr>
      <w:rFonts w:ascii="Arial" w:eastAsia="黑体" w:hAnsi="Arial" w:cs="Arial"/>
      <w:i w:val="0"/>
      <w:snapToGrid w:val="0"/>
      <w:sz w:val="21"/>
      <w:szCs w:val="21"/>
      <w:lang w:val="en-US" w:eastAsia="zh-CN" w:bidi="ar-SA"/>
    </w:rPr>
  </w:style>
  <w:style w:type="character" w:styleId="HTML1">
    <w:name w:val="HTML Cite"/>
    <w:rPr>
      <w:rFonts w:ascii="Arial" w:eastAsia="黑体" w:hAnsi="Arial" w:cs="Arial"/>
      <w:i w:val="0"/>
      <w:snapToGrid w:val="0"/>
      <w:sz w:val="21"/>
      <w:szCs w:val="21"/>
      <w:lang w:val="en-US" w:eastAsia="zh-CN" w:bidi="ar-SA"/>
    </w:rPr>
  </w:style>
  <w:style w:type="character" w:styleId="a5">
    <w:name w:val="annotation reference"/>
    <w:semiHidden/>
    <w:rPr>
      <w:rFonts w:ascii="Arial" w:eastAsia="黑体" w:hAnsi="Arial" w:cs="Arial"/>
      <w:snapToGrid w:val="0"/>
      <w:sz w:val="21"/>
      <w:szCs w:val="21"/>
      <w:lang w:val="en-US" w:eastAsia="zh-CN" w:bidi="ar-SA"/>
    </w:rPr>
  </w:style>
  <w:style w:type="character" w:styleId="a6">
    <w:name w:val="Emphasis"/>
    <w:qFormat/>
    <w:rPr>
      <w:rFonts w:ascii="Arial" w:eastAsia="黑体" w:hAnsi="Arial" w:cs="Arial"/>
      <w:i w:val="0"/>
      <w:snapToGrid w:val="0"/>
      <w:sz w:val="21"/>
      <w:szCs w:val="21"/>
      <w:lang w:val="en-US" w:eastAsia="zh-CN" w:bidi="ar-SA"/>
    </w:rPr>
  </w:style>
  <w:style w:type="character" w:styleId="a7">
    <w:name w:val="Strong"/>
    <w:qFormat/>
    <w:rPr>
      <w:rFonts w:ascii="Arial" w:eastAsia="黑体" w:hAnsi="Arial" w:cs="Arial"/>
      <w:b/>
      <w:snapToGrid w:val="0"/>
      <w:sz w:val="21"/>
      <w:szCs w:val="21"/>
      <w:lang w:val="en-US" w:eastAsia="zh-CN" w:bidi="ar-SA"/>
    </w:rPr>
  </w:style>
  <w:style w:type="character" w:styleId="HTML2">
    <w:name w:val="HTML Sample"/>
    <w:rPr>
      <w:rFonts w:ascii="Courier New" w:eastAsia="Courier New" w:hAnsi="Courier New" w:cs="Courier New"/>
      <w:snapToGrid w:val="0"/>
      <w:sz w:val="21"/>
      <w:szCs w:val="21"/>
      <w:lang w:val="en-US" w:eastAsia="zh-CN" w:bidi="ar-SA"/>
    </w:rPr>
  </w:style>
  <w:style w:type="character" w:styleId="HTML3">
    <w:name w:val="HTML Keyboard"/>
    <w:rPr>
      <w:rFonts w:ascii="Courier New" w:eastAsia="Courier New" w:hAnsi="Courier New" w:cs="Courier New"/>
      <w:snapToGrid w:val="0"/>
      <w:sz w:val="20"/>
      <w:szCs w:val="21"/>
      <w:lang w:val="en-US" w:eastAsia="zh-CN" w:bidi="ar-SA"/>
    </w:rPr>
  </w:style>
  <w:style w:type="character" w:styleId="HTML4">
    <w:name w:val="HTML Variable"/>
    <w:rPr>
      <w:rFonts w:ascii="Arial" w:eastAsia="黑体" w:hAnsi="Arial" w:cs="Arial"/>
      <w:i w:val="0"/>
      <w:snapToGrid w:val="0"/>
      <w:sz w:val="21"/>
      <w:szCs w:val="21"/>
      <w:lang w:val="en-US" w:eastAsia="zh-CN" w:bidi="ar-SA"/>
    </w:rPr>
  </w:style>
  <w:style w:type="character" w:styleId="a8">
    <w:name w:val="page number"/>
    <w:basedOn w:val="a0"/>
    <w:rPr>
      <w:rFonts w:ascii="Arial" w:eastAsia="黑体" w:hAnsi="Arial" w:cs="Arial"/>
      <w:snapToGrid w:val="0"/>
      <w:sz w:val="21"/>
      <w:szCs w:val="21"/>
      <w:lang w:val="en-US" w:eastAsia="zh-CN" w:bidi="ar-SA"/>
    </w:rPr>
  </w:style>
  <w:style w:type="character" w:customStyle="1" w:styleId="sidecatalog-dot1">
    <w:name w:val="sidecatalog-dot1"/>
    <w:basedOn w:val="a0"/>
    <w:rPr>
      <w:rFonts w:ascii="Arial" w:eastAsia="黑体" w:hAnsi="Arial" w:cs="Arial"/>
      <w:snapToGrid w:val="0"/>
      <w:sz w:val="21"/>
      <w:szCs w:val="21"/>
      <w:lang w:val="en-US" w:eastAsia="zh-CN" w:bidi="ar-SA"/>
    </w:rPr>
  </w:style>
  <w:style w:type="character" w:customStyle="1" w:styleId="lemmatitleh12">
    <w:name w:val="lemmatitleh12"/>
    <w:basedOn w:val="a0"/>
    <w:rPr>
      <w:rFonts w:ascii="Arial" w:eastAsia="黑体" w:hAnsi="Arial" w:cs="Arial"/>
      <w:snapToGrid w:val="0"/>
      <w:sz w:val="21"/>
      <w:szCs w:val="21"/>
      <w:lang w:val="en-US" w:eastAsia="zh-CN" w:bidi="ar-SA"/>
    </w:rPr>
  </w:style>
  <w:style w:type="character" w:customStyle="1" w:styleId="sort1">
    <w:name w:val="sort1"/>
    <w:basedOn w:val="a0"/>
    <w:rPr>
      <w:rFonts w:ascii="Arial" w:eastAsia="黑体" w:hAnsi="Arial" w:cs="Arial"/>
      <w:snapToGrid w:val="0"/>
      <w:sz w:val="21"/>
      <w:szCs w:val="21"/>
      <w:lang w:val="en-US" w:eastAsia="zh-CN" w:bidi="ar-SA"/>
    </w:rPr>
  </w:style>
  <w:style w:type="character" w:customStyle="1" w:styleId="editorcreatelinkdisabled">
    <w:name w:val="editor_createlink_disabled"/>
    <w:basedOn w:val="a0"/>
    <w:rPr>
      <w:rFonts w:ascii="Arial" w:eastAsia="黑体" w:hAnsi="Arial" w:cs="Arial"/>
      <w:snapToGrid w:val="0"/>
      <w:sz w:val="21"/>
      <w:szCs w:val="21"/>
      <w:lang w:val="en-US" w:eastAsia="zh-CN" w:bidi="ar-SA"/>
    </w:rPr>
  </w:style>
  <w:style w:type="character" w:customStyle="1" w:styleId="plus">
    <w:name w:val="plus"/>
    <w:rPr>
      <w:rFonts w:ascii="Arial" w:eastAsia="黑体" w:hAnsi="Arial" w:cs="Arial"/>
      <w:b/>
      <w:snapToGrid w:val="0"/>
      <w:vanish/>
      <w:color w:val="1F8DEF"/>
      <w:sz w:val="24"/>
      <w:szCs w:val="24"/>
      <w:lang w:val="en-US" w:eastAsia="zh-CN" w:bidi="ar-SA"/>
    </w:rPr>
  </w:style>
  <w:style w:type="paragraph" w:styleId="a9">
    <w:name w:val="annotation text"/>
    <w:basedOn w:val="a"/>
    <w:semiHidden/>
  </w:style>
  <w:style w:type="paragraph" w:styleId="aa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TOC3">
    <w:name w:val="toc 3"/>
    <w:basedOn w:val="a"/>
    <w:next w:val="a"/>
    <w:autoRedefine/>
    <w:uiPriority w:val="39"/>
    <w:unhideWhenUsed/>
    <w:qFormat/>
    <w:rsid w:val="00E31591"/>
    <w:pPr>
      <w:tabs>
        <w:tab w:val="left" w:pos="1680"/>
        <w:tab w:val="right" w:leader="dot" w:pos="8302"/>
      </w:tabs>
      <w:spacing w:line="360" w:lineRule="auto"/>
      <w:ind w:left="420"/>
    </w:pPr>
    <w:rPr>
      <w:b/>
      <w:i/>
      <w:sz w:val="20"/>
      <w:szCs w:val="20"/>
    </w:rPr>
  </w:style>
  <w:style w:type="paragraph" w:customStyle="1" w:styleId="30">
    <w:name w:val="基本目录3"/>
    <w:pPr>
      <w:tabs>
        <w:tab w:val="left" w:pos="1470"/>
        <w:tab w:val="right" w:leader="dot" w:pos="8681"/>
      </w:tabs>
      <w:spacing w:line="360" w:lineRule="auto"/>
      <w:ind w:leftChars="400" w:left="400"/>
    </w:pPr>
    <w:rPr>
      <w:kern w:val="2"/>
      <w:sz w:val="21"/>
      <w:szCs w:val="24"/>
    </w:rPr>
  </w:style>
  <w:style w:type="paragraph" w:styleId="TOC1">
    <w:name w:val="toc 1"/>
    <w:basedOn w:val="a"/>
    <w:next w:val="a"/>
    <w:autoRedefine/>
    <w:uiPriority w:val="39"/>
    <w:unhideWhenUsed/>
    <w:qFormat/>
    <w:rsid w:val="00EB064F"/>
    <w:pPr>
      <w:tabs>
        <w:tab w:val="left" w:pos="840"/>
        <w:tab w:val="right" w:leader="dot" w:pos="8302"/>
      </w:tabs>
      <w:spacing w:before="120" w:after="120" w:line="360" w:lineRule="auto"/>
      <w:ind w:firstLine="402"/>
    </w:pPr>
    <w:rPr>
      <w:b/>
      <w:bCs/>
      <w:sz w:val="20"/>
      <w:szCs w:val="20"/>
    </w:rPr>
  </w:style>
  <w:style w:type="paragraph" w:customStyle="1" w:styleId="10">
    <w:name w:val="基本目录1"/>
    <w:next w:val="a"/>
    <w:pPr>
      <w:tabs>
        <w:tab w:val="left" w:pos="420"/>
        <w:tab w:val="right" w:leader="dot" w:pos="8681"/>
      </w:tabs>
      <w:spacing w:line="360" w:lineRule="auto"/>
    </w:pPr>
    <w:rPr>
      <w:kern w:val="2"/>
      <w:sz w:val="28"/>
      <w:szCs w:val="24"/>
    </w:rPr>
  </w:style>
  <w:style w:type="paragraph" w:styleId="TOC2">
    <w:name w:val="toc 2"/>
    <w:basedOn w:val="a"/>
    <w:next w:val="a"/>
    <w:autoRedefine/>
    <w:uiPriority w:val="39"/>
    <w:unhideWhenUsed/>
    <w:qFormat/>
    <w:rsid w:val="00EC21E8"/>
    <w:pPr>
      <w:spacing w:before="120" w:after="120"/>
      <w:ind w:left="210"/>
    </w:pPr>
    <w:rPr>
      <w:b/>
      <w:iCs/>
      <w:smallCaps/>
      <w:sz w:val="20"/>
      <w:szCs w:val="20"/>
    </w:rPr>
  </w:style>
  <w:style w:type="paragraph" w:styleId="ab">
    <w:name w:val="Balloon Text"/>
    <w:basedOn w:val="a"/>
    <w:semiHidden/>
    <w:rPr>
      <w:szCs w:val="18"/>
    </w:rPr>
  </w:style>
  <w:style w:type="paragraph" w:styleId="TOC4">
    <w:name w:val="toc 4"/>
    <w:basedOn w:val="a"/>
    <w:next w:val="a"/>
    <w:autoRedefine/>
    <w:uiPriority w:val="39"/>
    <w:unhideWhenUsed/>
    <w:rsid w:val="00727B83"/>
    <w:pPr>
      <w:ind w:left="630"/>
    </w:pPr>
    <w:rPr>
      <w:rFonts w:asciiTheme="minorHAnsi" w:hAnsiTheme="minorHAnsi"/>
      <w:sz w:val="20"/>
      <w:szCs w:val="20"/>
    </w:rPr>
  </w:style>
  <w:style w:type="paragraph" w:styleId="ac">
    <w:name w:val="Date"/>
    <w:basedOn w:val="ad"/>
    <w:next w:val="a"/>
    <w:pPr>
      <w:ind w:left="5250"/>
      <w:jc w:val="right"/>
    </w:pPr>
    <w:rPr>
      <w:b/>
      <w:color w:val="FF0000"/>
      <w:kern w:val="2"/>
      <w:sz w:val="28"/>
      <w:szCs w:val="28"/>
      <w:lang w:val="en-US"/>
    </w:rPr>
  </w:style>
  <w:style w:type="paragraph" w:styleId="ad">
    <w:name w:val="footer"/>
    <w:basedOn w:val="a"/>
    <w:pPr>
      <w:tabs>
        <w:tab w:val="center" w:pos="4153"/>
        <w:tab w:val="right" w:pos="8306"/>
      </w:tabs>
      <w:snapToGrid w:val="0"/>
    </w:pPr>
    <w:rPr>
      <w:szCs w:val="18"/>
    </w:rPr>
  </w:style>
  <w:style w:type="paragraph" w:styleId="ae">
    <w:name w:val="List Bullet"/>
    <w:basedOn w:val="a"/>
    <w:pPr>
      <w:tabs>
        <w:tab w:val="left" w:pos="850"/>
      </w:tabs>
      <w:adjustRightInd w:val="0"/>
      <w:snapToGrid w:val="0"/>
      <w:spacing w:line="360" w:lineRule="atLeast"/>
      <w:ind w:left="850" w:hanging="389"/>
    </w:pPr>
    <w:rPr>
      <w:rFonts w:hAnsi="Times New Roman"/>
      <w:kern w:val="2"/>
      <w:lang w:val="en-US"/>
    </w:rPr>
  </w:style>
  <w:style w:type="paragraph" w:styleId="af">
    <w:name w:val="Normal Indent"/>
    <w:basedOn w:val="a"/>
    <w:pPr>
      <w:ind w:firstLineChars="200" w:firstLine="200"/>
    </w:pPr>
  </w:style>
  <w:style w:type="paragraph" w:styleId="af0">
    <w:name w:val="Document Map"/>
    <w:basedOn w:val="a"/>
    <w:semiHidden/>
    <w:pPr>
      <w:shd w:val="clear" w:color="auto" w:fill="000080"/>
    </w:pPr>
  </w:style>
  <w:style w:type="paragraph" w:styleId="20">
    <w:name w:val="Body Text 2"/>
    <w:basedOn w:val="a"/>
    <w:pPr>
      <w:spacing w:after="120" w:line="480" w:lineRule="auto"/>
    </w:pPr>
    <w:rPr>
      <w:kern w:val="2"/>
      <w:szCs w:val="20"/>
      <w:lang w:val="en-US"/>
    </w:rPr>
  </w:style>
  <w:style w:type="paragraph" w:styleId="af1">
    <w:name w:val="Subtitle"/>
    <w:basedOn w:val="a"/>
    <w:qFormat/>
    <w:pPr>
      <w:spacing w:before="60" w:after="60"/>
      <w:ind w:firstLine="0"/>
      <w:jc w:val="center"/>
      <w:outlineLvl w:val="1"/>
    </w:pPr>
    <w:rPr>
      <w:rFonts w:ascii="Arial" w:eastAsia="黑体" w:hAnsi="Arial" w:cs="Arial"/>
      <w:b/>
      <w:bCs/>
      <w:kern w:val="28"/>
      <w:sz w:val="36"/>
      <w:szCs w:val="36"/>
      <w:lang w:val="en-US"/>
    </w:rPr>
  </w:style>
  <w:style w:type="paragraph" w:styleId="af2">
    <w:name w:val="annotation subject"/>
    <w:basedOn w:val="a9"/>
    <w:next w:val="a9"/>
    <w:semiHidden/>
    <w:rPr>
      <w:b/>
      <w:bCs/>
    </w:rPr>
  </w:style>
  <w:style w:type="paragraph" w:styleId="af3">
    <w:name w:val="Normal (Web)"/>
    <w:basedOn w:val="a"/>
    <w:rPr>
      <w:lang w:val="en-US"/>
    </w:rPr>
  </w:style>
  <w:style w:type="paragraph" w:customStyle="1" w:styleId="af4">
    <w:name w:val="表格栏目"/>
    <w:basedOn w:val="a"/>
    <w:pPr>
      <w:adjustRightInd w:val="0"/>
      <w:snapToGrid w:val="0"/>
      <w:spacing w:before="45" w:after="45"/>
      <w:ind w:firstLine="0"/>
      <w:jc w:val="center"/>
    </w:pPr>
    <w:rPr>
      <w:rFonts w:eastAsia="黑体" w:hAnsi="Times New Roman"/>
      <w:b/>
      <w:bCs/>
      <w:kern w:val="2"/>
      <w:lang w:val="en-US"/>
    </w:rPr>
  </w:style>
  <w:style w:type="paragraph" w:customStyle="1" w:styleId="TableSmHeading">
    <w:name w:val="Table_Sm_Heading"/>
    <w:basedOn w:val="a"/>
    <w:pPr>
      <w:widowControl/>
      <w:spacing w:before="60" w:after="40"/>
    </w:pPr>
    <w:rPr>
      <w:rFonts w:ascii="Arial" w:hAnsi="Arial"/>
      <w:b/>
      <w:sz w:val="16"/>
      <w:szCs w:val="20"/>
      <w:lang w:val="en-US"/>
    </w:rPr>
  </w:style>
  <w:style w:type="paragraph" w:customStyle="1" w:styleId="4Char">
    <w:name w:val="4 Char"/>
    <w:next w:val="a"/>
    <w:pPr>
      <w:keepNext/>
      <w:keepLines/>
      <w:spacing w:before="240" w:after="240" w:line="360" w:lineRule="auto"/>
      <w:outlineLvl w:val="7"/>
    </w:pPr>
    <w:rPr>
      <w:rFonts w:ascii="Arial" w:eastAsia="黑体" w:hAnsi="Arial" w:cs="Arial"/>
      <w:snapToGrid w:val="0"/>
      <w:sz w:val="21"/>
      <w:szCs w:val="21"/>
    </w:rPr>
  </w:style>
  <w:style w:type="paragraph" w:customStyle="1" w:styleId="TitlePageTopBorder">
    <w:name w:val="TitlePage_TopBorder"/>
    <w:basedOn w:val="TitlePageHeader"/>
    <w:next w:val="TitlePageHeader"/>
    <w:pPr>
      <w:pBdr>
        <w:top w:val="single" w:sz="18" w:space="1" w:color="auto"/>
      </w:pBdr>
    </w:pPr>
  </w:style>
  <w:style w:type="paragraph" w:customStyle="1" w:styleId="TitlePageHeader">
    <w:name w:val="TitlePage_Header"/>
    <w:basedOn w:val="a"/>
    <w:pPr>
      <w:widowControl/>
      <w:spacing w:before="240" w:after="240"/>
      <w:ind w:left="3240"/>
    </w:pPr>
    <w:rPr>
      <w:rFonts w:ascii="Arial" w:hAnsi="Arial"/>
      <w:b/>
      <w:sz w:val="32"/>
      <w:szCs w:val="20"/>
      <w:lang w:val="en-US"/>
    </w:rPr>
  </w:style>
  <w:style w:type="paragraph" w:customStyle="1" w:styleId="-">
    <w:name w:val="正文-小标题"/>
    <w:next w:val="a"/>
    <w:autoRedefine/>
    <w:qFormat/>
    <w:rsid w:val="00A4578F"/>
    <w:pPr>
      <w:widowControl w:val="0"/>
      <w:spacing w:beforeLines="20" w:before="20" w:afterLines="20" w:after="20"/>
    </w:pPr>
    <w:rPr>
      <w:rFonts w:ascii="Calibri" w:hAnsi="Calibri"/>
      <w:b/>
      <w:sz w:val="24"/>
    </w:rPr>
  </w:style>
  <w:style w:type="paragraph" w:customStyle="1" w:styleId="3-">
    <w:name w:val="标题3-手册"/>
    <w:basedOn w:val="a"/>
    <w:next w:val="a"/>
    <w:pPr>
      <w:tabs>
        <w:tab w:val="left" w:pos="720"/>
      </w:tabs>
      <w:spacing w:beforeLines="100" w:before="100" w:afterLines="100" w:after="100"/>
      <w:ind w:leftChars="200" w:left="1080" w:hanging="720"/>
      <w:outlineLvl w:val="2"/>
    </w:pPr>
    <w:rPr>
      <w:b/>
      <w:sz w:val="22"/>
    </w:rPr>
  </w:style>
  <w:style w:type="paragraph" w:customStyle="1" w:styleId="21">
    <w:name w:val="小标题 2"/>
    <w:basedOn w:val="af"/>
    <w:pPr>
      <w:wordWrap/>
      <w:adjustRightInd w:val="0"/>
      <w:snapToGrid w:val="0"/>
      <w:spacing w:before="240" w:line="360" w:lineRule="atLeast"/>
    </w:pPr>
    <w:rPr>
      <w:rFonts w:ascii="楷体_GB2312" w:eastAsia="楷体_GB2312" w:hAnsi="Times New Roman"/>
      <w:kern w:val="2"/>
      <w:lang w:val="en-US"/>
    </w:rPr>
  </w:style>
  <w:style w:type="paragraph" w:customStyle="1" w:styleId="-0">
    <w:name w:val="小标题-手册"/>
    <w:next w:val="-"/>
    <w:pPr>
      <w:spacing w:beforeLines="30" w:before="30" w:afterLines="30" w:after="30"/>
    </w:pPr>
    <w:rPr>
      <w:b/>
      <w:sz w:val="21"/>
    </w:rPr>
  </w:style>
  <w:style w:type="paragraph" w:customStyle="1" w:styleId="TableSmHeadingRight">
    <w:name w:val="Table_Sm_Heading_Right"/>
    <w:basedOn w:val="TableSmHeading"/>
    <w:pPr>
      <w:jc w:val="right"/>
    </w:pPr>
  </w:style>
  <w:style w:type="paragraph" w:customStyle="1" w:styleId="af5">
    <w:name w:val="一般正文"/>
    <w:basedOn w:val="a"/>
    <w:pPr>
      <w:widowControl/>
      <w:ind w:firstLineChars="200" w:firstLine="200"/>
    </w:pPr>
    <w:rPr>
      <w:rFonts w:ascii="Times New Roman" w:hAnsi="Times New Roman"/>
      <w:kern w:val="2"/>
      <w:lang w:val="en-US"/>
    </w:rPr>
  </w:style>
  <w:style w:type="paragraph" w:customStyle="1" w:styleId="af6">
    <w:name w:val="样式 表格单元 + 紫罗兰"/>
    <w:basedOn w:val="af7"/>
    <w:rPr>
      <w:color w:val="800080"/>
    </w:rPr>
  </w:style>
  <w:style w:type="paragraph" w:customStyle="1" w:styleId="af7">
    <w:name w:val="表格单元"/>
    <w:basedOn w:val="a"/>
    <w:pPr>
      <w:adjustRightInd w:val="0"/>
      <w:snapToGrid w:val="0"/>
      <w:spacing w:before="45" w:after="45"/>
      <w:ind w:firstLine="0"/>
    </w:pPr>
    <w:rPr>
      <w:rFonts w:hAnsi="Times New Roman"/>
      <w:kern w:val="2"/>
      <w:lang w:val="en-US"/>
    </w:rPr>
  </w:style>
  <w:style w:type="paragraph" w:customStyle="1" w:styleId="af8">
    <w:name w:val="序号"/>
    <w:basedOn w:val="af7"/>
    <w:pPr>
      <w:tabs>
        <w:tab w:val="left" w:pos="0"/>
      </w:tabs>
      <w:ind w:firstLine="227"/>
    </w:pPr>
    <w:rPr>
      <w:rFonts w:hAnsi="宋体"/>
    </w:rPr>
  </w:style>
  <w:style w:type="paragraph" w:styleId="TOC6">
    <w:name w:val="toc 6"/>
    <w:basedOn w:val="a"/>
    <w:next w:val="a"/>
    <w:autoRedefine/>
    <w:uiPriority w:val="39"/>
    <w:unhideWhenUsed/>
    <w:rsid w:val="00727B83"/>
    <w:pPr>
      <w:ind w:left="1050"/>
    </w:pPr>
    <w:rPr>
      <w:rFonts w:asciiTheme="minorHAnsi" w:hAnsiTheme="minorHAnsi"/>
      <w:sz w:val="20"/>
      <w:szCs w:val="20"/>
    </w:rPr>
  </w:style>
  <w:style w:type="paragraph" w:customStyle="1" w:styleId="11">
    <w:name w:val="1序号"/>
    <w:basedOn w:val="af7"/>
    <w:pPr>
      <w:tabs>
        <w:tab w:val="left" w:pos="227"/>
      </w:tabs>
      <w:ind w:firstLine="227"/>
    </w:pPr>
  </w:style>
  <w:style w:type="paragraph" w:customStyle="1" w:styleId="HPInternal">
    <w:name w:val="HP_Internal"/>
    <w:basedOn w:val="a"/>
    <w:next w:val="a"/>
    <w:pPr>
      <w:widowControl/>
    </w:pPr>
    <w:rPr>
      <w:rFonts w:ascii="Futura Bk" w:hAnsi="Futura Bk"/>
      <w:i/>
      <w:szCs w:val="20"/>
      <w:lang w:eastAsia="en-US"/>
    </w:rPr>
  </w:style>
  <w:style w:type="paragraph" w:customStyle="1" w:styleId="af9">
    <w:name w:val="总标题"/>
    <w:basedOn w:val="a"/>
    <w:rPr>
      <w:sz w:val="32"/>
    </w:rPr>
  </w:style>
  <w:style w:type="paragraph" w:customStyle="1" w:styleId="HPTableTitle">
    <w:name w:val="HP_Table_Title"/>
    <w:basedOn w:val="a"/>
    <w:next w:val="a"/>
    <w:pPr>
      <w:widowControl/>
      <w:spacing w:before="240" w:after="60"/>
    </w:pPr>
    <w:rPr>
      <w:rFonts w:ascii="Arial" w:hAnsi="Arial"/>
      <w:b/>
      <w:szCs w:val="20"/>
      <w:lang w:val="en-US"/>
    </w:rPr>
  </w:style>
  <w:style w:type="paragraph" w:customStyle="1" w:styleId="T1-">
    <w:name w:val="T1-使用手册"/>
    <w:basedOn w:val="a"/>
  </w:style>
  <w:style w:type="paragraph" w:customStyle="1" w:styleId="Bullet">
    <w:name w:val="Bullet"/>
    <w:basedOn w:val="a"/>
    <w:pPr>
      <w:tabs>
        <w:tab w:val="left" w:pos="425"/>
      </w:tabs>
      <w:ind w:left="425" w:hanging="425"/>
    </w:pPr>
    <w:rPr>
      <w:rFonts w:ascii="Garamond" w:hAnsi="Garamond"/>
      <w:color w:val="000000"/>
    </w:rPr>
  </w:style>
  <w:style w:type="paragraph" w:customStyle="1" w:styleId="afa">
    <w:name w:val="封面"/>
    <w:basedOn w:val="a"/>
    <w:pPr>
      <w:adjustRightInd w:val="0"/>
      <w:spacing w:line="360" w:lineRule="atLeast"/>
      <w:jc w:val="right"/>
      <w:textAlignment w:val="baseline"/>
    </w:pPr>
    <w:rPr>
      <w:rFonts w:ascii="Arial" w:hAnsi="Arial"/>
      <w:lang w:val="en-US"/>
    </w:rPr>
  </w:style>
  <w:style w:type="paragraph" w:customStyle="1" w:styleId="Table">
    <w:name w:val="Table"/>
    <w:basedOn w:val="a"/>
    <w:pPr>
      <w:widowControl/>
      <w:spacing w:before="40" w:after="40"/>
    </w:pPr>
    <w:rPr>
      <w:rFonts w:ascii="Arial" w:hAnsi="Arial"/>
      <w:sz w:val="20"/>
      <w:szCs w:val="20"/>
      <w:lang w:val="en-US"/>
    </w:rPr>
  </w:style>
  <w:style w:type="table" w:styleId="afb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9B0E10"/>
    <w:rPr>
      <w:rFonts w:ascii="Arial" w:eastAsia="黑体" w:hAnsi="Arial" w:cs="Arial"/>
      <w:snapToGrid/>
      <w:sz w:val="21"/>
      <w:szCs w:val="21"/>
      <w:lang w:val="en-US" w:eastAsia="zh-CN" w:bidi="ar-SA"/>
    </w:rPr>
  </w:style>
  <w:style w:type="paragraph" w:styleId="afc">
    <w:name w:val="List Paragraph"/>
    <w:basedOn w:val="a"/>
    <w:uiPriority w:val="34"/>
    <w:rsid w:val="009B0E10"/>
    <w:pPr>
      <w:widowControl/>
      <w:wordWrap/>
      <w:spacing w:before="100" w:beforeAutospacing="1" w:after="100" w:afterAutospacing="1"/>
      <w:ind w:firstLine="0"/>
    </w:pPr>
    <w:rPr>
      <w:rFonts w:ascii="Times New Roman" w:eastAsia="Times New Roman" w:hAnsi="Times New Roman"/>
      <w:lang w:val="en-US"/>
    </w:rPr>
  </w:style>
  <w:style w:type="paragraph" w:customStyle="1" w:styleId="3-11">
    <w:name w:val="样式 标题3-手册 + 段前: 1 行 段后: 1 行"/>
    <w:basedOn w:val="3-"/>
    <w:autoRedefine/>
    <w:rsid w:val="00A95D48"/>
    <w:pPr>
      <w:ind w:leftChars="0" w:left="0" w:firstLine="0"/>
    </w:pPr>
    <w:rPr>
      <w:bCs/>
      <w:szCs w:val="20"/>
    </w:rPr>
  </w:style>
  <w:style w:type="paragraph" w:customStyle="1" w:styleId="-0303">
    <w:name w:val="样式 小标题-手册 + 段前: 0.3 行 段后: 0.3 行"/>
    <w:basedOn w:val="-0"/>
    <w:autoRedefine/>
    <w:rsid w:val="00C7149B"/>
    <w:pPr>
      <w:numPr>
        <w:numId w:val="4"/>
      </w:numPr>
      <w:spacing w:before="95" w:after="95"/>
    </w:pPr>
    <w:rPr>
      <w:bCs/>
    </w:rPr>
  </w:style>
  <w:style w:type="character" w:styleId="afd">
    <w:name w:val="Placeholder Text"/>
    <w:basedOn w:val="a0"/>
    <w:uiPriority w:val="99"/>
    <w:unhideWhenUsed/>
    <w:rsid w:val="00FC3C19"/>
    <w:rPr>
      <w:color w:val="808080"/>
    </w:rPr>
  </w:style>
  <w:style w:type="paragraph" w:customStyle="1" w:styleId="110">
    <w:name w:val="列出段落11"/>
    <w:basedOn w:val="a"/>
    <w:uiPriority w:val="34"/>
    <w:qFormat/>
    <w:rsid w:val="004E5932"/>
    <w:pPr>
      <w:wordWrap/>
      <w:ind w:leftChars="1000" w:left="1000" w:firstLineChars="200" w:firstLine="200"/>
    </w:pPr>
    <w:rPr>
      <w:rFonts w:cs="黑体"/>
      <w:kern w:val="2"/>
      <w:szCs w:val="22"/>
      <w:lang w:val="en-US"/>
    </w:rPr>
  </w:style>
  <w:style w:type="paragraph" w:customStyle="1" w:styleId="12">
    <w:name w:val="列出段落1"/>
    <w:basedOn w:val="a"/>
    <w:uiPriority w:val="34"/>
    <w:qFormat/>
    <w:rsid w:val="00D618DE"/>
    <w:pPr>
      <w:wordWrap/>
      <w:ind w:leftChars="1000" w:left="1000" w:firstLineChars="200" w:firstLine="200"/>
    </w:pPr>
    <w:rPr>
      <w:rFonts w:cs="黑体"/>
      <w:kern w:val="2"/>
      <w:szCs w:val="22"/>
      <w:lang w:val="en-US"/>
    </w:rPr>
  </w:style>
  <w:style w:type="paragraph" w:customStyle="1" w:styleId="22">
    <w:name w:val="样式 副标题 + 黑体 一号 左  2 字符"/>
    <w:basedOn w:val="af1"/>
    <w:autoRedefine/>
    <w:qFormat/>
    <w:rsid w:val="000501D3"/>
    <w:pPr>
      <w:spacing w:before="0" w:after="0"/>
      <w:outlineLvl w:val="9"/>
    </w:pPr>
    <w:rPr>
      <w:rFonts w:ascii="Calibri" w:eastAsiaTheme="minorEastAsia" w:hAnsi="Calibri" w:cs="宋体"/>
      <w:sz w:val="48"/>
      <w:szCs w:val="20"/>
    </w:rPr>
  </w:style>
  <w:style w:type="paragraph" w:styleId="TOC7">
    <w:name w:val="toc 7"/>
    <w:basedOn w:val="a"/>
    <w:next w:val="a"/>
    <w:autoRedefine/>
    <w:uiPriority w:val="39"/>
    <w:unhideWhenUsed/>
    <w:rsid w:val="00727B83"/>
    <w:pPr>
      <w:ind w:left="1260"/>
    </w:pPr>
    <w:rPr>
      <w:rFonts w:asciiTheme="minorHAnsi" w:hAnsiTheme="minorHAnsi"/>
      <w:sz w:val="20"/>
      <w:szCs w:val="20"/>
    </w:rPr>
  </w:style>
  <w:style w:type="paragraph" w:styleId="TOC8">
    <w:name w:val="toc 8"/>
    <w:basedOn w:val="a"/>
    <w:next w:val="a"/>
    <w:autoRedefine/>
    <w:uiPriority w:val="39"/>
    <w:unhideWhenUsed/>
    <w:rsid w:val="00727B83"/>
    <w:pPr>
      <w:ind w:left="1470"/>
    </w:pPr>
    <w:rPr>
      <w:rFonts w:asciiTheme="minorHAnsi" w:hAnsiTheme="minorHAnsi"/>
      <w:sz w:val="20"/>
      <w:szCs w:val="20"/>
    </w:rPr>
  </w:style>
  <w:style w:type="paragraph" w:customStyle="1" w:styleId="TOC10">
    <w:name w:val="TOC 标题1"/>
    <w:basedOn w:val="1"/>
    <w:next w:val="a"/>
    <w:uiPriority w:val="39"/>
    <w:qFormat/>
    <w:rsid w:val="00FD4EA4"/>
    <w:pPr>
      <w:widowControl/>
      <w:numPr>
        <w:numId w:val="0"/>
      </w:numPr>
      <w:tabs>
        <w:tab w:val="clear" w:pos="315"/>
        <w:tab w:val="left" w:pos="0"/>
      </w:tabs>
      <w:wordWrap/>
      <w:overflowPunct/>
      <w:spacing w:before="240" w:line="259" w:lineRule="auto"/>
      <w:jc w:val="center"/>
      <w:outlineLvl w:val="9"/>
    </w:pPr>
    <w:rPr>
      <w:rFonts w:ascii="Calibri Light" w:hAnsi="Calibri Light"/>
      <w:b w:val="0"/>
      <w:bCs w:val="0"/>
      <w:color w:val="2E74B5"/>
      <w:kern w:val="0"/>
      <w:szCs w:val="32"/>
      <w:lang w:val="en-US"/>
    </w:rPr>
  </w:style>
  <w:style w:type="paragraph" w:customStyle="1" w:styleId="-0202">
    <w:name w:val="样式 正文-小标题 + 段前: 0.2 行 段后: 0.2 行"/>
    <w:basedOn w:val="-"/>
    <w:rsid w:val="00D4013B"/>
    <w:pPr>
      <w:spacing w:beforeLines="0" w:before="0" w:afterLines="0" w:after="0"/>
    </w:pPr>
    <w:rPr>
      <w:rFonts w:cs="宋体"/>
      <w:bCs/>
    </w:rPr>
  </w:style>
  <w:style w:type="paragraph" w:styleId="TOC9">
    <w:name w:val="toc 9"/>
    <w:basedOn w:val="a"/>
    <w:next w:val="a"/>
    <w:autoRedefine/>
    <w:uiPriority w:val="39"/>
    <w:unhideWhenUsed/>
    <w:rsid w:val="00727B83"/>
    <w:pPr>
      <w:ind w:left="1680"/>
    </w:pPr>
    <w:rPr>
      <w:rFonts w:asciiTheme="minorHAnsi" w:hAnsiTheme="minorHAnsi"/>
      <w:sz w:val="20"/>
      <w:szCs w:val="20"/>
    </w:rPr>
  </w:style>
  <w:style w:type="paragraph" w:styleId="afe">
    <w:name w:val="Message Header"/>
    <w:basedOn w:val="a"/>
    <w:link w:val="aff"/>
    <w:rsid w:val="00A47B2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Theme="majorHAnsi" w:eastAsiaTheme="majorEastAsia" w:hAnsiTheme="majorHAnsi" w:cstheme="majorBidi"/>
      <w:sz w:val="24"/>
    </w:rPr>
  </w:style>
  <w:style w:type="paragraph" w:styleId="TOC">
    <w:name w:val="TOC Heading"/>
    <w:basedOn w:val="1"/>
    <w:next w:val="a"/>
    <w:uiPriority w:val="39"/>
    <w:unhideWhenUsed/>
    <w:qFormat/>
    <w:rsid w:val="00B148F2"/>
    <w:pPr>
      <w:keepNext/>
      <w:keepLines/>
      <w:widowControl/>
      <w:numPr>
        <w:numId w:val="0"/>
      </w:numPr>
      <w:tabs>
        <w:tab w:val="clear" w:pos="315"/>
      </w:tabs>
      <w:wordWrap/>
      <w:overflowPunct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Cs w:val="32"/>
      <w:lang w:val="en-US"/>
    </w:rPr>
  </w:style>
  <w:style w:type="character" w:customStyle="1" w:styleId="aff">
    <w:name w:val="信息标题 字符"/>
    <w:basedOn w:val="a0"/>
    <w:link w:val="afe"/>
    <w:rsid w:val="00A47B26"/>
    <w:rPr>
      <w:rFonts w:asciiTheme="majorHAnsi" w:eastAsiaTheme="majorEastAsia" w:hAnsiTheme="majorHAnsi" w:cstheme="majorBidi"/>
      <w:sz w:val="24"/>
      <w:szCs w:val="24"/>
      <w:shd w:val="pct20" w:color="auto" w:fill="auto"/>
      <w:lang w:val="en-GB"/>
    </w:rPr>
  </w:style>
  <w:style w:type="paragraph" w:styleId="TOC5">
    <w:name w:val="toc 5"/>
    <w:basedOn w:val="a"/>
    <w:next w:val="a"/>
    <w:autoRedefine/>
    <w:uiPriority w:val="39"/>
    <w:unhideWhenUsed/>
    <w:rsid w:val="00B148F2"/>
    <w:pPr>
      <w:ind w:left="840"/>
    </w:pPr>
    <w:rPr>
      <w:rFonts w:asciiTheme="minorHAnsi" w:hAnsiTheme="minorHAnsi"/>
      <w:sz w:val="20"/>
      <w:szCs w:val="20"/>
    </w:rPr>
  </w:style>
  <w:style w:type="character" w:customStyle="1" w:styleId="13">
    <w:name w:val="未处理的提及1"/>
    <w:basedOn w:val="a0"/>
    <w:uiPriority w:val="99"/>
    <w:semiHidden/>
    <w:unhideWhenUsed/>
    <w:rsid w:val="00484885"/>
    <w:rPr>
      <w:color w:val="808080"/>
      <w:shd w:val="clear" w:color="auto" w:fill="E6E6E6"/>
    </w:rPr>
  </w:style>
  <w:style w:type="paragraph" w:styleId="aff0">
    <w:name w:val="Revision"/>
    <w:hidden/>
    <w:uiPriority w:val="99"/>
    <w:unhideWhenUsed/>
    <w:rsid w:val="00122E39"/>
    <w:rPr>
      <w:rFonts w:ascii="Calibri" w:hAnsi="Calibri"/>
      <w:sz w:val="21"/>
      <w:szCs w:val="24"/>
      <w:lang w:val="en-GB"/>
    </w:rPr>
  </w:style>
  <w:style w:type="paragraph" w:customStyle="1" w:styleId="alt">
    <w:name w:val="alt"/>
    <w:basedOn w:val="a"/>
    <w:rsid w:val="008254BC"/>
    <w:pPr>
      <w:widowControl/>
      <w:wordWrap/>
      <w:spacing w:before="100" w:beforeAutospacing="1" w:after="100" w:afterAutospacing="1"/>
      <w:ind w:firstLine="0"/>
    </w:pPr>
    <w:rPr>
      <w:rFonts w:ascii="宋体" w:hAnsi="宋体" w:cs="宋体"/>
      <w:sz w:val="24"/>
      <w:lang w:val="en-US"/>
    </w:rPr>
  </w:style>
  <w:style w:type="character" w:customStyle="1" w:styleId="preprocessor">
    <w:name w:val="preprocessor"/>
    <w:basedOn w:val="a0"/>
    <w:rsid w:val="008254BC"/>
  </w:style>
  <w:style w:type="character" w:customStyle="1" w:styleId="keyword">
    <w:name w:val="keyword"/>
    <w:basedOn w:val="a0"/>
    <w:rsid w:val="008254BC"/>
  </w:style>
  <w:style w:type="character" w:customStyle="1" w:styleId="datatypes">
    <w:name w:val="datatypes"/>
    <w:basedOn w:val="a0"/>
    <w:rsid w:val="008254BC"/>
  </w:style>
  <w:style w:type="character" w:customStyle="1" w:styleId="string">
    <w:name w:val="string"/>
    <w:basedOn w:val="a0"/>
    <w:rsid w:val="008254BC"/>
  </w:style>
  <w:style w:type="character" w:customStyle="1" w:styleId="comment">
    <w:name w:val="comment"/>
    <w:basedOn w:val="a0"/>
    <w:rsid w:val="008254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5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Desktop\&#25991;&#26723;&#25972;&#29702;&#24037;&#20316;\&#39044;&#20184;&#21345;&#26032;&#20154;&#24555;&#36895;&#20102;&#35299;\&#39044;&#20184;&#21345;&#24037;&#20316;&#25351;&#23548;&#25163;&#20876;%20V0.3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947D6E-DD91-4F6D-982B-63C4F9F1E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预付卡工作指导手册 V0.3.dotm</Template>
  <TotalTime>13661</TotalTime>
  <Pages>25</Pages>
  <Words>4897</Words>
  <Characters>27914</Characters>
  <Application>Microsoft Office Word</Application>
  <DocSecurity>0</DocSecurity>
  <Lines>232</Lines>
  <Paragraphs>65</Paragraphs>
  <ScaleCrop>false</ScaleCrop>
  <Company>Microsoft</Company>
  <LinksUpToDate>false</LinksUpToDate>
  <CharactersWithSpaces>32746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操作说明书</dc:title>
  <dc:creator>游雪</dc:creator>
  <cp:lastModifiedBy>DELL-PC</cp:lastModifiedBy>
  <cp:revision>2375</cp:revision>
  <cp:lastPrinted>2015-12-18T06:23:00Z</cp:lastPrinted>
  <dcterms:created xsi:type="dcterms:W3CDTF">2016-07-12T01:17:00Z</dcterms:created>
  <dcterms:modified xsi:type="dcterms:W3CDTF">2019-09-19T08:47:00Z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SE">
    <vt:lpwstr>null</vt:lpwstr>
  </property>
  <property fmtid="{D5CDD505-2E9C-101B-9397-08002B2CF9AE}" pid="3" name="DEPT">
    <vt:lpwstr>研究开发部</vt:lpwstr>
  </property>
  <property fmtid="{D5CDD505-2E9C-101B-9397-08002B2CF9AE}" pid="4" name="ATHR">
    <vt:lpwstr>游雪</vt:lpwstr>
  </property>
  <property fmtid="{D5CDD505-2E9C-101B-9397-08002B2CF9AE}" pid="5" name="ITEM">
    <vt:lpwstr>国密项目</vt:lpwstr>
  </property>
  <property fmtid="{D5CDD505-2E9C-101B-9397-08002B2CF9AE}" pid="6" name="REQT">
    <vt:lpwstr>上海黄金交易所核心交易系统接口API使用手册</vt:lpwstr>
  </property>
  <property fmtid="{D5CDD505-2E9C-101B-9397-08002B2CF9AE}" pid="7" name="DATE_M">
    <vt:lpwstr>2018年03月</vt:lpwstr>
  </property>
  <property fmtid="{D5CDD505-2E9C-101B-9397-08002B2CF9AE}" pid="8" name="SYSTEM">
    <vt:lpwstr>GEMS</vt:lpwstr>
  </property>
  <property fmtid="{D5CDD505-2E9C-101B-9397-08002B2CF9AE}" pid="9" name="KSOProductBuildVer">
    <vt:lpwstr>2052-10.1.0.5457</vt:lpwstr>
  </property>
</Properties>
</file>