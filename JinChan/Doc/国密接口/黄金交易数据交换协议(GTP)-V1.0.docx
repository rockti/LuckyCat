
<file path=[Content_Types].xml><?xml version="1.0" encoding="utf-8"?>
<Types xmlns="http://schemas.openxmlformats.org/package/2006/content-types">
  <Default Extension="bin" ContentType="application/vnd.ms-office.activeX"/>
  <Default Extension="emf" ContentType="image/x-emf"/>
  <Default Extension="png" ContentType="image/png"/>
  <Default Extension="rels" ContentType="application/vnd.openxmlformats-package.relationships+xml"/>
  <Default Extension="vsd" ContentType="application/vnd.visio"/>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5EF5E27" w14:textId="223D6CE6" w:rsidR="005B4D1B" w:rsidRPr="002D2884" w:rsidRDefault="005B4D1B" w:rsidP="005B4D1B">
      <w:pPr>
        <w:spacing w:beforeLines="1000" w:before="3120"/>
        <w:ind w:firstLineChars="0" w:firstLine="0"/>
        <w:jc w:val="center"/>
        <w:rPr>
          <w:sz w:val="52"/>
        </w:rPr>
      </w:pPr>
      <w:r>
        <w:rPr>
          <w:rFonts w:hint="eastAsia"/>
          <w:noProof/>
          <w:sz w:val="52"/>
        </w:rPr>
        <mc:AlternateContent>
          <mc:Choice Requires="wps">
            <w:drawing>
              <wp:anchor distT="0" distB="0" distL="114300" distR="114300" simplePos="0" relativeHeight="251659264" behindDoc="0" locked="0" layoutInCell="1" allowOverlap="1" wp14:anchorId="755B942B" wp14:editId="29878740">
                <wp:simplePos x="0" y="0"/>
                <wp:positionH relativeFrom="column">
                  <wp:posOffset>3626119</wp:posOffset>
                </wp:positionH>
                <wp:positionV relativeFrom="paragraph">
                  <wp:posOffset>5107</wp:posOffset>
                </wp:positionV>
                <wp:extent cx="1664970" cy="685800"/>
                <wp:effectExtent l="0" t="0" r="0" b="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4970" cy="685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A6AC87" w14:textId="4F5C77F8" w:rsidR="005B4D1B" w:rsidRPr="000612A9" w:rsidRDefault="005B4D1B" w:rsidP="005B4D1B">
                            <w:pPr>
                              <w:ind w:firstLineChars="0" w:firstLine="0"/>
                              <w:rPr>
                                <w:szCs w:val="24"/>
                                <w:u w:val="single"/>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0</wp14:pctHeight>
                </wp14:sizeRelV>
              </wp:anchor>
            </w:drawing>
          </mc:Choice>
          <mc:Fallback>
            <w:pict>
              <v:shapetype w14:anchorId="755B942B" id="_x0000_t202" coordsize="21600,21600" o:spt="202" path="m,l,21600r21600,l21600,xe">
                <v:stroke joinstyle="miter"/>
                <v:path gradientshapeok="t" o:connecttype="rect"/>
              </v:shapetype>
              <v:shape id="文本框 1" o:spid="_x0000_s1026" type="#_x0000_t202" style="position:absolute;left:0;text-align:left;margin-left:285.5pt;margin-top:.4pt;width:131.1pt;height: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" filled="f" stroked="f">
                <v:textbox style="mso-fit-shape-to-text:t">
                  <w:txbxContent>
                    <w:p w14:paraId="60A6AC87" w14:textId="4F5C77F8" w:rsidR="005B4D1B" w:rsidRPr="000612A9" w:rsidRDefault="005B4D1B" w:rsidP="005B4D1B">
                      <w:pPr>
                        <w:ind w:firstLineChars="0" w:firstLine="0"/>
                        <w:rPr>
                          <w:szCs w:val="24"/>
                          <w:u w:val="single"/>
                        </w:rPr>
                      </w:pPr>
                    </w:p>
                  </w:txbxContent>
                </v:textbox>
              </v:shape>
            </w:pict>
          </mc:Fallback>
        </mc:AlternateContent>
      </w:r>
      <w:r>
        <w:rPr>
          <w:rFonts w:hint="eastAsia"/>
          <w:sz w:val="52"/>
        </w:rPr>
        <w:t>上</w:t>
      </w:r>
      <w:r w:rsidRPr="002D2884">
        <w:rPr>
          <w:rFonts w:hint="eastAsia"/>
          <w:sz w:val="52"/>
        </w:rPr>
        <w:t>海黄金交易所</w:t>
      </w:r>
    </w:p>
    <w:p w14:paraId="6AFBB40A" w14:textId="77777777" w:rsidR="005B4D1B" w:rsidRDefault="005B4D1B" w:rsidP="005B4D1B">
      <w:pPr>
        <w:ind w:firstLineChars="0" w:firstLine="0"/>
        <w:jc w:val="center"/>
        <w:rPr>
          <w:sz w:val="52"/>
        </w:rPr>
      </w:pPr>
      <w:r>
        <w:rPr>
          <w:rFonts w:hint="eastAsia"/>
          <w:sz w:val="52"/>
        </w:rPr>
        <w:t>黄金交易数据交换协议</w:t>
      </w:r>
    </w:p>
    <w:p w14:paraId="5536D479" w14:textId="77777777" w:rsidR="005B4D1B" w:rsidRPr="00454FFE" w:rsidRDefault="005B4D1B" w:rsidP="005B4D1B">
      <w:pPr>
        <w:ind w:firstLineChars="0" w:firstLine="0"/>
        <w:jc w:val="center"/>
        <w:rPr>
          <w:sz w:val="48"/>
        </w:rPr>
      </w:pPr>
      <w:r w:rsidRPr="00454FFE">
        <w:rPr>
          <w:rFonts w:hint="eastAsia"/>
          <w:sz w:val="48"/>
        </w:rPr>
        <w:t>（</w:t>
      </w:r>
      <w:r w:rsidRPr="00454FFE">
        <w:rPr>
          <w:rFonts w:hint="eastAsia"/>
          <w:sz w:val="48"/>
        </w:rPr>
        <w:t>G</w:t>
      </w:r>
      <w:r>
        <w:rPr>
          <w:rFonts w:hint="eastAsia"/>
          <w:sz w:val="48"/>
        </w:rPr>
        <w:t>T</w:t>
      </w:r>
      <w:r w:rsidRPr="00454FFE">
        <w:rPr>
          <w:rFonts w:hint="eastAsia"/>
          <w:sz w:val="48"/>
        </w:rPr>
        <w:t>P</w:t>
      </w:r>
      <w:r w:rsidRPr="00454FFE">
        <w:rPr>
          <w:rFonts w:hint="eastAsia"/>
          <w:sz w:val="48"/>
        </w:rPr>
        <w:t>，</w:t>
      </w:r>
      <w:r w:rsidRPr="00454FFE">
        <w:rPr>
          <w:rFonts w:hint="eastAsia"/>
          <w:sz w:val="48"/>
        </w:rPr>
        <w:t>Gold Trade Protocol</w:t>
      </w:r>
      <w:r w:rsidRPr="00454FFE">
        <w:rPr>
          <w:rFonts w:hint="eastAsia"/>
          <w:sz w:val="48"/>
        </w:rPr>
        <w:t>）</w:t>
      </w:r>
    </w:p>
    <w:p w14:paraId="33821514" w14:textId="7E27F2CC" w:rsidR="005B4D1B" w:rsidRPr="002D2884" w:rsidRDefault="005B4D1B" w:rsidP="005B4D1B">
      <w:pPr>
        <w:spacing w:beforeLines="200" w:before="624" w:afterLines="900" w:after="2808"/>
        <w:ind w:firstLineChars="0" w:firstLine="0"/>
        <w:jc w:val="center"/>
        <w:rPr>
          <w:sz w:val="52"/>
        </w:rPr>
      </w:pPr>
      <w:r w:rsidRPr="002D2884">
        <w:rPr>
          <w:rFonts w:hint="eastAsia"/>
          <w:sz w:val="52"/>
        </w:rPr>
        <w:t>（</w:t>
      </w:r>
      <w:r w:rsidRPr="002D2884">
        <w:rPr>
          <w:rFonts w:hint="eastAsia"/>
          <w:sz w:val="52"/>
        </w:rPr>
        <w:t>V</w:t>
      </w:r>
      <w:del w:id="0" w:author="张娜" w:date="2025-07-25T13:44:00Z">
        <w:r w:rsidDel="0095406B">
          <w:rPr>
            <w:sz w:val="52"/>
          </w:rPr>
          <w:delText>0.99</w:delText>
        </w:r>
      </w:del>
      <w:ins w:id="1" w:author="张娜" w:date="2025-07-25T13:44:00Z">
        <w:r w:rsidR="0095406B">
          <w:rPr>
            <w:sz w:val="52"/>
          </w:rPr>
          <w:t>1.0</w:t>
        </w:r>
      </w:ins>
      <w:r w:rsidRPr="002D2884">
        <w:rPr>
          <w:rFonts w:hint="eastAsia"/>
          <w:sz w:val="52"/>
        </w:rPr>
        <w:t>）</w:t>
      </w:r>
    </w:p>
    <w:p w14:paraId="206F620E" w14:textId="77777777" w:rsidR="005B4D1B" w:rsidRPr="001822D4" w:rsidRDefault="005B4D1B" w:rsidP="005B4D1B">
      <w:pPr>
        <w:spacing w:beforeLines="1500" w:before="4680"/>
        <w:ind w:firstLineChars="0" w:firstLine="0"/>
        <w:jc w:val="center"/>
        <w:rPr>
          <w:sz w:val="32"/>
        </w:rPr>
      </w:pPr>
      <w:r w:rsidRPr="001822D4">
        <w:rPr>
          <w:rFonts w:hint="eastAsia"/>
          <w:sz w:val="32"/>
        </w:rPr>
        <w:t>上海黄金交易所</w:t>
      </w:r>
    </w:p>
    <w:p w14:paraId="4F1B8DF7" w14:textId="08673774" w:rsidR="0049575F" w:rsidRDefault="005B4D1B" w:rsidP="005B4D1B">
      <w:pPr>
        <w:ind w:firstLineChars="0" w:firstLine="0"/>
        <w:jc w:val="center"/>
        <w:rPr>
          <w:rFonts w:asciiTheme="minorEastAsia" w:hAnsiTheme="minorEastAsia"/>
          <w:sz w:val="32"/>
        </w:rPr>
        <w:sectPr w:rsidR="0049575F">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pPr>
      <w:del w:id="2" w:author="张娜" w:date="2025-07-25T13:45:00Z">
        <w:r w:rsidRPr="001822D4" w:rsidDel="0095406B">
          <w:rPr>
            <w:rFonts w:hint="eastAsia"/>
            <w:sz w:val="32"/>
          </w:rPr>
          <w:delText>20</w:delText>
        </w:r>
        <w:r w:rsidDel="0095406B">
          <w:rPr>
            <w:sz w:val="32"/>
          </w:rPr>
          <w:delText>17</w:delText>
        </w:r>
      </w:del>
      <w:ins w:id="3" w:author="张娜" w:date="2025-07-25T13:45:00Z">
        <w:r w:rsidR="0095406B">
          <w:rPr>
            <w:sz w:val="32"/>
          </w:rPr>
          <w:t>2025</w:t>
        </w:r>
      </w:ins>
      <w:r w:rsidRPr="001822D4">
        <w:rPr>
          <w:rFonts w:hint="eastAsia"/>
          <w:sz w:val="32"/>
        </w:rPr>
        <w:t>年</w:t>
      </w:r>
      <w:del w:id="4" w:author="张娜" w:date="2025-07-25T13:45:00Z">
        <w:r w:rsidDel="0095406B">
          <w:rPr>
            <w:sz w:val="32"/>
          </w:rPr>
          <w:delText>9</w:delText>
        </w:r>
      </w:del>
      <w:ins w:id="5" w:author="张娜" w:date="2025-07-25T13:45:00Z">
        <w:r w:rsidR="0095406B">
          <w:rPr>
            <w:sz w:val="32"/>
          </w:rPr>
          <w:t>7</w:t>
        </w:r>
      </w:ins>
      <w:r w:rsidRPr="001822D4">
        <w:rPr>
          <w:rFonts w:hint="eastAsia"/>
          <w:sz w:val="32"/>
        </w:rPr>
        <w:t>月</w:t>
      </w:r>
    </w:p>
    <w:p w14:paraId="1874DCCA" w14:textId="77777777" w:rsidR="005B4D1B" w:rsidRPr="00CA59C2" w:rsidRDefault="005B4D1B" w:rsidP="005B4D1B">
      <w:pPr>
        <w:pStyle w:val="af6"/>
        <w:ind w:left="-617" w:right="-382" w:firstLine="482"/>
      </w:pPr>
      <w:r w:rsidRPr="00CA59C2">
        <w:rPr>
          <w:rFonts w:hint="eastAsia"/>
        </w:rPr>
        <w:lastRenderedPageBreak/>
        <w:t>文档标识</w:t>
      </w:r>
    </w:p>
    <w:p w14:paraId="5646FF3B" w14:textId="77777777" w:rsidR="005B4D1B" w:rsidRPr="00CA59C2" w:rsidRDefault="005B4D1B" w:rsidP="005B4D1B">
      <w:pPr>
        <w:ind w:firstLine="320"/>
        <w:rPr>
          <w:sz w:val="16"/>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6"/>
        <w:gridCol w:w="6809"/>
      </w:tblGrid>
      <w:tr w:rsidR="005B4D1B" w:rsidRPr="00CA59C2" w14:paraId="629DDB58" w14:textId="77777777" w:rsidTr="00D94FC4">
        <w:trPr>
          <w:trHeight w:val="340"/>
          <w:jc w:val="center"/>
        </w:trPr>
        <w:tc>
          <w:tcPr>
            <w:tcW w:w="1236" w:type="dxa"/>
          </w:tcPr>
          <w:p w14:paraId="7CBA7011" w14:textId="77777777" w:rsidR="005B4D1B" w:rsidRPr="00CA59C2" w:rsidRDefault="005B4D1B" w:rsidP="00D94FC4">
            <w:pPr>
              <w:pStyle w:val="6"/>
              <w:ind w:firstLineChars="0" w:firstLine="0"/>
            </w:pPr>
            <w:r w:rsidRPr="00CA59C2">
              <w:rPr>
                <w:rFonts w:hint="eastAsia"/>
              </w:rPr>
              <w:t>文档名称</w:t>
            </w:r>
          </w:p>
        </w:tc>
        <w:tc>
          <w:tcPr>
            <w:tcW w:w="6809" w:type="dxa"/>
          </w:tcPr>
          <w:p w14:paraId="176A4320" w14:textId="77777777" w:rsidR="005B4D1B" w:rsidRPr="00CA59C2" w:rsidRDefault="005B4D1B" w:rsidP="00D94FC4">
            <w:pPr>
              <w:pStyle w:val="6"/>
              <w:ind w:firstLineChars="0" w:firstLine="0"/>
            </w:pPr>
            <w:r>
              <w:rPr>
                <w:rFonts w:hint="eastAsia"/>
              </w:rPr>
              <w:t>上海黄金交易所第三代交易系统黄金交易数据交换协议标准</w:t>
            </w:r>
          </w:p>
        </w:tc>
      </w:tr>
      <w:tr w:rsidR="005B4D1B" w:rsidRPr="00CA59C2" w14:paraId="28D2A84E" w14:textId="77777777" w:rsidTr="00D94FC4">
        <w:trPr>
          <w:trHeight w:val="340"/>
          <w:jc w:val="center"/>
        </w:trPr>
        <w:tc>
          <w:tcPr>
            <w:tcW w:w="1236" w:type="dxa"/>
          </w:tcPr>
          <w:p w14:paraId="5CF4AC10" w14:textId="77777777" w:rsidR="005B4D1B" w:rsidRPr="00CA59C2" w:rsidRDefault="005B4D1B" w:rsidP="00D94FC4">
            <w:pPr>
              <w:pStyle w:val="6"/>
              <w:ind w:firstLineChars="0" w:firstLine="0"/>
            </w:pPr>
            <w:r w:rsidRPr="00CA59C2">
              <w:rPr>
                <w:rFonts w:hint="eastAsia"/>
              </w:rPr>
              <w:t>版本号</w:t>
            </w:r>
          </w:p>
        </w:tc>
        <w:tc>
          <w:tcPr>
            <w:tcW w:w="6809" w:type="dxa"/>
          </w:tcPr>
          <w:p w14:paraId="3179CDA3" w14:textId="6F87BF04" w:rsidR="005B4D1B" w:rsidRPr="00CA59C2" w:rsidRDefault="005B4D1B" w:rsidP="00D94FC4">
            <w:pPr>
              <w:pStyle w:val="6"/>
              <w:ind w:firstLineChars="0" w:firstLine="0"/>
            </w:pPr>
            <w:r>
              <w:rPr>
                <w:rFonts w:hint="eastAsia"/>
              </w:rPr>
              <w:t>V</w:t>
            </w:r>
            <w:del w:id="6" w:author="张娜" w:date="2025-07-25T13:45:00Z">
              <w:r w:rsidDel="0095406B">
                <w:delText>0.99</w:delText>
              </w:r>
            </w:del>
            <w:ins w:id="7" w:author="张娜" w:date="2025-07-25T13:45:00Z">
              <w:r w:rsidR="0095406B">
                <w:t>1.0</w:t>
              </w:r>
            </w:ins>
          </w:p>
        </w:tc>
      </w:tr>
      <w:tr w:rsidR="005B4D1B" w:rsidRPr="00CA59C2" w14:paraId="26609B99" w14:textId="77777777" w:rsidTr="00D94FC4">
        <w:trPr>
          <w:trHeight w:val="424"/>
          <w:jc w:val="center"/>
        </w:trPr>
        <w:tc>
          <w:tcPr>
            <w:tcW w:w="1236" w:type="dxa"/>
            <w:vAlign w:val="center"/>
          </w:tcPr>
          <w:p w14:paraId="348F73C1" w14:textId="77777777" w:rsidR="005B4D1B" w:rsidRPr="00CA59C2" w:rsidRDefault="005B4D1B" w:rsidP="00D94FC4">
            <w:pPr>
              <w:pStyle w:val="6"/>
              <w:ind w:firstLineChars="83" w:firstLine="199"/>
            </w:pPr>
            <w:r w:rsidRPr="00CA59C2">
              <w:rPr>
                <w:rFonts w:hint="eastAsia"/>
              </w:rPr>
              <w:t>状况</w:t>
            </w:r>
          </w:p>
        </w:tc>
        <w:tc>
          <w:tcPr>
            <w:tcW w:w="6809" w:type="dxa"/>
            <w:vAlign w:val="center"/>
          </w:tcPr>
          <w:p w14:paraId="7E588E86" w14:textId="466D252B" w:rsidR="005B4D1B" w:rsidRPr="00CA59C2" w:rsidRDefault="005B4D1B" w:rsidP="00D94FC4">
            <w:pPr>
              <w:pStyle w:val="6"/>
              <w:ind w:firstLine="480"/>
            </w:pPr>
            <w:r w:rsidRPr="00CA59C2">
              <w:object w:dxaOrig="225" w:dyaOrig="225" w14:anchorId="250222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42.75pt;height:18pt" o:ole="">
                  <v:imagedata r:id="rId15" o:title=""/>
                </v:shape>
                <w:control r:id="rId16" w:name="OptionButton14" w:shapeid="_x0000_i1046"/>
              </w:object>
            </w:r>
            <w:r w:rsidRPr="00CA59C2">
              <w:object w:dxaOrig="225" w:dyaOrig="225" w14:anchorId="5E006C33">
                <v:shape id="_x0000_i1048" type="#_x0000_t75" style="width:63pt;height:18pt" o:ole="">
                  <v:imagedata r:id="rId17" o:title=""/>
                </v:shape>
                <w:control r:id="rId18" w:name="OptionButton111" w:shapeid="_x0000_i1048"/>
              </w:object>
            </w:r>
            <w:r w:rsidRPr="00CA59C2">
              <w:object w:dxaOrig="225" w:dyaOrig="225" w14:anchorId="5143BA4A">
                <v:shape id="_x0000_i1050" type="#_x0000_t75" style="width:67.5pt;height:18pt" o:ole="">
                  <v:imagedata r:id="rId19" o:title=""/>
                </v:shape>
                <w:control r:id="rId20" w:name="OptionButton121" w:shapeid="_x0000_i1050"/>
              </w:object>
            </w:r>
            <w:r w:rsidRPr="00CA59C2">
              <w:object w:dxaOrig="225" w:dyaOrig="225" w14:anchorId="2E4E99F3">
                <v:shape id="_x0000_i1052" type="#_x0000_t75" style="width:81pt;height:18pt" o:ole="">
                  <v:imagedata r:id="rId21" o:title=""/>
                </v:shape>
                <w:control r:id="rId22" w:name="OptionButton131" w:shapeid="_x0000_i1052"/>
              </w:object>
            </w:r>
          </w:p>
        </w:tc>
      </w:tr>
    </w:tbl>
    <w:p w14:paraId="6572ED37" w14:textId="77777777" w:rsidR="005B4D1B" w:rsidRPr="00CA59C2" w:rsidRDefault="005B4D1B" w:rsidP="005B4D1B">
      <w:pPr>
        <w:pStyle w:val="af6"/>
        <w:ind w:left="-617" w:right="-382" w:firstLine="482"/>
      </w:pPr>
      <w:r w:rsidRPr="00CA59C2">
        <w:rPr>
          <w:rFonts w:hint="eastAsia"/>
        </w:rPr>
        <w:t>文档修订历史</w:t>
      </w:r>
    </w:p>
    <w:p w14:paraId="05034222" w14:textId="77777777" w:rsidR="005B4D1B" w:rsidRPr="00CA59C2" w:rsidRDefault="005B4D1B" w:rsidP="005B4D1B">
      <w:pPr>
        <w:ind w:firstLine="321"/>
        <w:rPr>
          <w:b/>
          <w:sz w:val="16"/>
        </w:rPr>
      </w:pPr>
    </w:p>
    <w:tbl>
      <w:tblPr>
        <w:tblW w:w="9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343"/>
        <w:gridCol w:w="1717"/>
        <w:gridCol w:w="4488"/>
        <w:gridCol w:w="1467"/>
      </w:tblGrid>
      <w:tr w:rsidR="005B4D1B" w:rsidRPr="00CA59C2" w14:paraId="2E2CBEF5" w14:textId="77777777" w:rsidTr="00D94FC4">
        <w:trPr>
          <w:trHeight w:val="340"/>
          <w:jc w:val="center"/>
        </w:trPr>
        <w:tc>
          <w:tcPr>
            <w:tcW w:w="1343" w:type="dxa"/>
          </w:tcPr>
          <w:p w14:paraId="690CBC16" w14:textId="77777777" w:rsidR="005B4D1B" w:rsidRPr="00CA59C2" w:rsidRDefault="005B4D1B" w:rsidP="00D94FC4">
            <w:pPr>
              <w:pStyle w:val="6"/>
              <w:ind w:firstLineChars="6" w:firstLine="14"/>
              <w:jc w:val="left"/>
              <w:rPr>
                <w:b/>
              </w:rPr>
            </w:pPr>
            <w:r w:rsidRPr="00CA59C2">
              <w:rPr>
                <w:rFonts w:hint="eastAsia"/>
                <w:b/>
              </w:rPr>
              <w:t>版本</w:t>
            </w:r>
          </w:p>
        </w:tc>
        <w:tc>
          <w:tcPr>
            <w:tcW w:w="1717" w:type="dxa"/>
          </w:tcPr>
          <w:p w14:paraId="28987880" w14:textId="77777777" w:rsidR="005B4D1B" w:rsidRPr="00CA59C2" w:rsidRDefault="005B4D1B" w:rsidP="00D94FC4">
            <w:pPr>
              <w:pStyle w:val="6"/>
              <w:ind w:firstLineChars="0" w:firstLine="0"/>
              <w:jc w:val="left"/>
              <w:rPr>
                <w:b/>
              </w:rPr>
            </w:pPr>
            <w:r w:rsidRPr="00CA59C2">
              <w:rPr>
                <w:rFonts w:hint="eastAsia"/>
                <w:b/>
              </w:rPr>
              <w:t>日期</w:t>
            </w:r>
          </w:p>
        </w:tc>
        <w:tc>
          <w:tcPr>
            <w:tcW w:w="4488" w:type="dxa"/>
          </w:tcPr>
          <w:p w14:paraId="7C539E8A" w14:textId="77777777" w:rsidR="005B4D1B" w:rsidRPr="00CA59C2" w:rsidRDefault="005B4D1B" w:rsidP="00D94FC4">
            <w:pPr>
              <w:pStyle w:val="6"/>
              <w:ind w:firstLineChars="0" w:firstLine="0"/>
              <w:jc w:val="left"/>
              <w:rPr>
                <w:b/>
              </w:rPr>
            </w:pPr>
            <w:r w:rsidRPr="00CA59C2">
              <w:rPr>
                <w:rFonts w:hint="eastAsia"/>
                <w:b/>
              </w:rPr>
              <w:t>描述</w:t>
            </w:r>
          </w:p>
        </w:tc>
        <w:tc>
          <w:tcPr>
            <w:tcW w:w="1467" w:type="dxa"/>
          </w:tcPr>
          <w:p w14:paraId="2EF5FE62" w14:textId="77777777" w:rsidR="005B4D1B" w:rsidRPr="00CA59C2" w:rsidRDefault="005B4D1B" w:rsidP="00D94FC4">
            <w:pPr>
              <w:pStyle w:val="6"/>
              <w:ind w:firstLineChars="0" w:firstLine="0"/>
              <w:jc w:val="left"/>
              <w:rPr>
                <w:b/>
              </w:rPr>
            </w:pPr>
            <w:r w:rsidRPr="00CA59C2">
              <w:rPr>
                <w:rFonts w:hint="eastAsia"/>
                <w:b/>
              </w:rPr>
              <w:t>文档所有者</w:t>
            </w:r>
          </w:p>
        </w:tc>
      </w:tr>
      <w:tr w:rsidR="005B4D1B" w:rsidRPr="00CA59C2" w14:paraId="7D1B7D33" w14:textId="77777777" w:rsidTr="00D94FC4">
        <w:trPr>
          <w:trHeight w:val="340"/>
          <w:jc w:val="center"/>
        </w:trPr>
        <w:tc>
          <w:tcPr>
            <w:tcW w:w="1343" w:type="dxa"/>
          </w:tcPr>
          <w:p w14:paraId="05A6902E" w14:textId="77777777" w:rsidR="005B4D1B" w:rsidRPr="005A5AB6" w:rsidRDefault="005B4D1B" w:rsidP="00D94FC4">
            <w:pPr>
              <w:spacing w:line="240" w:lineRule="auto"/>
              <w:ind w:firstLineChars="6" w:firstLine="13"/>
              <w:jc w:val="left"/>
              <w:rPr>
                <w:sz w:val="21"/>
              </w:rPr>
            </w:pPr>
            <w:r w:rsidRPr="005A5AB6">
              <w:rPr>
                <w:rFonts w:hint="eastAsia"/>
                <w:sz w:val="21"/>
              </w:rPr>
              <w:t>V0.0-V0.5</w:t>
            </w:r>
          </w:p>
        </w:tc>
        <w:tc>
          <w:tcPr>
            <w:tcW w:w="1717" w:type="dxa"/>
          </w:tcPr>
          <w:p w14:paraId="61F5D9A6" w14:textId="77777777" w:rsidR="005B4D1B" w:rsidRPr="005A5AB6" w:rsidRDefault="005B4D1B" w:rsidP="00D94FC4">
            <w:pPr>
              <w:spacing w:line="240" w:lineRule="auto"/>
              <w:ind w:firstLineChars="0" w:firstLine="0"/>
              <w:jc w:val="left"/>
              <w:rPr>
                <w:sz w:val="21"/>
              </w:rPr>
            </w:pPr>
            <w:r w:rsidRPr="005A5AB6">
              <w:rPr>
                <w:rFonts w:hint="eastAsia"/>
                <w:sz w:val="21"/>
              </w:rPr>
              <w:t>2014.9.22</w:t>
            </w:r>
          </w:p>
        </w:tc>
        <w:tc>
          <w:tcPr>
            <w:tcW w:w="4488" w:type="dxa"/>
          </w:tcPr>
          <w:p w14:paraId="2FABA433" w14:textId="77777777" w:rsidR="005B4D1B" w:rsidRPr="005A5AB6" w:rsidRDefault="005B4D1B" w:rsidP="00D94FC4">
            <w:pPr>
              <w:spacing w:line="240" w:lineRule="auto"/>
              <w:ind w:firstLineChars="0" w:firstLine="0"/>
              <w:jc w:val="left"/>
              <w:rPr>
                <w:sz w:val="21"/>
              </w:rPr>
            </w:pPr>
            <w:r w:rsidRPr="005A5AB6">
              <w:rPr>
                <w:rFonts w:hint="eastAsia"/>
                <w:sz w:val="21"/>
              </w:rPr>
              <w:t>形成初稿及修订</w:t>
            </w:r>
          </w:p>
        </w:tc>
        <w:tc>
          <w:tcPr>
            <w:tcW w:w="1467" w:type="dxa"/>
          </w:tcPr>
          <w:p w14:paraId="66C70BC5" w14:textId="77777777" w:rsidR="005B4D1B" w:rsidRPr="005A5AB6" w:rsidRDefault="005B4D1B" w:rsidP="00D94FC4">
            <w:pPr>
              <w:spacing w:line="240" w:lineRule="auto"/>
              <w:ind w:firstLineChars="0" w:firstLine="0"/>
              <w:jc w:val="left"/>
              <w:rPr>
                <w:sz w:val="21"/>
              </w:rPr>
            </w:pPr>
            <w:r w:rsidRPr="005A5AB6">
              <w:rPr>
                <w:rFonts w:hint="eastAsia"/>
                <w:sz w:val="21"/>
              </w:rPr>
              <w:t>余新泰</w:t>
            </w:r>
          </w:p>
        </w:tc>
      </w:tr>
      <w:tr w:rsidR="005B4D1B" w:rsidRPr="00CA59C2" w14:paraId="1B30760A" w14:textId="77777777" w:rsidTr="00D94FC4">
        <w:trPr>
          <w:trHeight w:val="340"/>
          <w:jc w:val="center"/>
        </w:trPr>
        <w:tc>
          <w:tcPr>
            <w:tcW w:w="1343" w:type="dxa"/>
          </w:tcPr>
          <w:p w14:paraId="229EF84D" w14:textId="77777777" w:rsidR="005B4D1B" w:rsidRPr="005A5AB6" w:rsidRDefault="005B4D1B" w:rsidP="00D94FC4">
            <w:pPr>
              <w:spacing w:line="240" w:lineRule="auto"/>
              <w:ind w:firstLineChars="6" w:firstLine="13"/>
              <w:jc w:val="left"/>
              <w:rPr>
                <w:sz w:val="21"/>
              </w:rPr>
            </w:pPr>
            <w:r w:rsidRPr="005A5AB6">
              <w:rPr>
                <w:rFonts w:hint="eastAsia"/>
                <w:sz w:val="21"/>
              </w:rPr>
              <w:t>V0.6</w:t>
            </w:r>
          </w:p>
        </w:tc>
        <w:tc>
          <w:tcPr>
            <w:tcW w:w="1717" w:type="dxa"/>
          </w:tcPr>
          <w:p w14:paraId="47A875AB" w14:textId="77777777" w:rsidR="005B4D1B" w:rsidRPr="005A5AB6" w:rsidRDefault="005B4D1B" w:rsidP="00D94FC4">
            <w:pPr>
              <w:spacing w:line="240" w:lineRule="auto"/>
              <w:ind w:firstLineChars="0" w:firstLine="0"/>
              <w:jc w:val="left"/>
              <w:rPr>
                <w:sz w:val="21"/>
              </w:rPr>
            </w:pPr>
            <w:r w:rsidRPr="005A5AB6">
              <w:rPr>
                <w:rFonts w:hint="eastAsia"/>
                <w:sz w:val="21"/>
              </w:rPr>
              <w:t>2014.9.23</w:t>
            </w:r>
          </w:p>
        </w:tc>
        <w:tc>
          <w:tcPr>
            <w:tcW w:w="4488" w:type="dxa"/>
          </w:tcPr>
          <w:p w14:paraId="24B6F6D7" w14:textId="77777777" w:rsidR="005B4D1B" w:rsidRPr="005A5AB6" w:rsidRDefault="005B4D1B" w:rsidP="00D94FC4">
            <w:pPr>
              <w:spacing w:line="240" w:lineRule="auto"/>
              <w:ind w:firstLineChars="0" w:firstLine="0"/>
              <w:jc w:val="left"/>
              <w:rPr>
                <w:sz w:val="21"/>
              </w:rPr>
            </w:pPr>
            <w:r w:rsidRPr="005A5AB6">
              <w:rPr>
                <w:rFonts w:hint="eastAsia"/>
                <w:sz w:val="21"/>
              </w:rPr>
              <w:t>根据李田反馈修订</w:t>
            </w:r>
          </w:p>
        </w:tc>
        <w:tc>
          <w:tcPr>
            <w:tcW w:w="1467" w:type="dxa"/>
          </w:tcPr>
          <w:p w14:paraId="1A286828" w14:textId="77777777" w:rsidR="005B4D1B" w:rsidRPr="005A5AB6" w:rsidRDefault="005B4D1B" w:rsidP="00D94FC4">
            <w:pPr>
              <w:spacing w:line="240" w:lineRule="auto"/>
              <w:ind w:firstLineChars="0" w:firstLine="0"/>
              <w:jc w:val="left"/>
              <w:rPr>
                <w:sz w:val="21"/>
              </w:rPr>
            </w:pPr>
            <w:r w:rsidRPr="005A5AB6">
              <w:rPr>
                <w:rFonts w:hint="eastAsia"/>
                <w:sz w:val="21"/>
              </w:rPr>
              <w:t>余新泰</w:t>
            </w:r>
          </w:p>
        </w:tc>
      </w:tr>
      <w:tr w:rsidR="005B4D1B" w:rsidRPr="00CA59C2" w14:paraId="666F65D3" w14:textId="77777777" w:rsidTr="00D94FC4">
        <w:trPr>
          <w:trHeight w:val="340"/>
          <w:jc w:val="center"/>
        </w:trPr>
        <w:tc>
          <w:tcPr>
            <w:tcW w:w="1343" w:type="dxa"/>
          </w:tcPr>
          <w:p w14:paraId="2D2D1741" w14:textId="77777777" w:rsidR="005B4D1B" w:rsidRPr="005A5AB6" w:rsidRDefault="005B4D1B" w:rsidP="00D94FC4">
            <w:pPr>
              <w:spacing w:line="240" w:lineRule="auto"/>
              <w:ind w:firstLineChars="6" w:firstLine="13"/>
              <w:jc w:val="left"/>
              <w:rPr>
                <w:sz w:val="21"/>
              </w:rPr>
            </w:pPr>
            <w:r w:rsidRPr="005A5AB6">
              <w:rPr>
                <w:rFonts w:hint="eastAsia"/>
                <w:sz w:val="21"/>
              </w:rPr>
              <w:t>V0.7</w:t>
            </w:r>
          </w:p>
        </w:tc>
        <w:tc>
          <w:tcPr>
            <w:tcW w:w="1717" w:type="dxa"/>
          </w:tcPr>
          <w:p w14:paraId="35E1E63D" w14:textId="77777777" w:rsidR="005B4D1B" w:rsidRPr="005A5AB6" w:rsidRDefault="005B4D1B" w:rsidP="00D94FC4">
            <w:pPr>
              <w:spacing w:line="240" w:lineRule="auto"/>
              <w:ind w:firstLineChars="0" w:firstLine="0"/>
              <w:jc w:val="left"/>
              <w:rPr>
                <w:sz w:val="21"/>
              </w:rPr>
            </w:pPr>
            <w:r w:rsidRPr="005A5AB6">
              <w:rPr>
                <w:rFonts w:hint="eastAsia"/>
                <w:sz w:val="21"/>
              </w:rPr>
              <w:t>2014.9.23-9.27</w:t>
            </w:r>
          </w:p>
        </w:tc>
        <w:tc>
          <w:tcPr>
            <w:tcW w:w="4488" w:type="dxa"/>
          </w:tcPr>
          <w:p w14:paraId="364A92E5" w14:textId="77777777" w:rsidR="005B4D1B" w:rsidRPr="005A5AB6" w:rsidRDefault="005B4D1B" w:rsidP="00D94FC4">
            <w:pPr>
              <w:spacing w:line="240" w:lineRule="auto"/>
              <w:ind w:firstLineChars="0" w:firstLine="0"/>
              <w:jc w:val="left"/>
              <w:rPr>
                <w:sz w:val="21"/>
              </w:rPr>
            </w:pPr>
            <w:r w:rsidRPr="005A5AB6">
              <w:rPr>
                <w:rFonts w:hint="eastAsia"/>
                <w:sz w:val="21"/>
              </w:rPr>
              <w:t>根据开发部内部评审意见修订内容如下</w:t>
            </w:r>
            <w:r w:rsidRPr="005A5AB6">
              <w:rPr>
                <w:rFonts w:hint="eastAsia"/>
                <w:sz w:val="21"/>
              </w:rPr>
              <w:t>:</w:t>
            </w:r>
          </w:p>
          <w:p w14:paraId="65F221C6" w14:textId="77777777" w:rsidR="005B4D1B" w:rsidRPr="005A5AB6" w:rsidRDefault="005B4D1B" w:rsidP="005B4D1B">
            <w:pPr>
              <w:pStyle w:val="af7"/>
              <w:numPr>
                <w:ilvl w:val="0"/>
                <w:numId w:val="8"/>
              </w:numPr>
              <w:spacing w:line="240" w:lineRule="auto"/>
              <w:ind w:firstLineChars="0"/>
              <w:jc w:val="left"/>
              <w:rPr>
                <w:sz w:val="21"/>
              </w:rPr>
            </w:pPr>
            <w:r w:rsidRPr="005A5AB6">
              <w:rPr>
                <w:rFonts w:hint="eastAsia"/>
                <w:sz w:val="21"/>
              </w:rPr>
              <w:t>调整</w:t>
            </w:r>
            <w:r w:rsidRPr="005A5AB6">
              <w:rPr>
                <w:rFonts w:hint="eastAsia"/>
                <w:sz w:val="21"/>
              </w:rPr>
              <w:t>GTP</w:t>
            </w:r>
            <w:r w:rsidRPr="005A5AB6">
              <w:rPr>
                <w:rFonts w:hint="eastAsia"/>
                <w:sz w:val="21"/>
              </w:rPr>
              <w:t>协议中相关内容描述</w:t>
            </w:r>
          </w:p>
          <w:p w14:paraId="150686D1" w14:textId="77777777" w:rsidR="005B4D1B" w:rsidRPr="005A5AB6" w:rsidRDefault="005B4D1B" w:rsidP="005B4D1B">
            <w:pPr>
              <w:pStyle w:val="af7"/>
              <w:numPr>
                <w:ilvl w:val="0"/>
                <w:numId w:val="8"/>
              </w:numPr>
              <w:spacing w:line="240" w:lineRule="auto"/>
              <w:ind w:firstLineChars="0"/>
              <w:jc w:val="left"/>
              <w:rPr>
                <w:sz w:val="21"/>
              </w:rPr>
            </w:pPr>
            <w:r w:rsidRPr="005A5AB6">
              <w:rPr>
                <w:rFonts w:hint="eastAsia"/>
                <w:sz w:val="21"/>
              </w:rPr>
              <w:t>删除浮点数基本数据类型，增加二进制基本数据类型</w:t>
            </w:r>
          </w:p>
          <w:p w14:paraId="366ECA41" w14:textId="77777777" w:rsidR="005B4D1B" w:rsidRPr="005A5AB6" w:rsidRDefault="005B4D1B" w:rsidP="005B4D1B">
            <w:pPr>
              <w:pStyle w:val="af7"/>
              <w:numPr>
                <w:ilvl w:val="0"/>
                <w:numId w:val="8"/>
              </w:numPr>
              <w:spacing w:line="240" w:lineRule="auto"/>
              <w:ind w:firstLineChars="0"/>
              <w:jc w:val="left"/>
              <w:rPr>
                <w:sz w:val="21"/>
              </w:rPr>
            </w:pPr>
            <w:r w:rsidRPr="005A5AB6">
              <w:rPr>
                <w:rFonts w:hint="eastAsia"/>
                <w:sz w:val="21"/>
              </w:rPr>
              <w:t>增强关于重复组消息嵌套描述</w:t>
            </w:r>
          </w:p>
          <w:p w14:paraId="535200A5" w14:textId="77777777" w:rsidR="005B4D1B" w:rsidRPr="005A5AB6" w:rsidRDefault="005B4D1B" w:rsidP="005B4D1B">
            <w:pPr>
              <w:pStyle w:val="af7"/>
              <w:numPr>
                <w:ilvl w:val="0"/>
                <w:numId w:val="8"/>
              </w:numPr>
              <w:spacing w:line="240" w:lineRule="auto"/>
              <w:ind w:firstLineChars="0"/>
              <w:jc w:val="left"/>
              <w:rPr>
                <w:sz w:val="21"/>
              </w:rPr>
            </w:pPr>
            <w:r w:rsidRPr="005A5AB6">
              <w:rPr>
                <w:rFonts w:hint="eastAsia"/>
                <w:sz w:val="21"/>
              </w:rPr>
              <w:t>增加校验码方式的消息校验机制</w:t>
            </w:r>
          </w:p>
          <w:p w14:paraId="0BEF9C67" w14:textId="77777777" w:rsidR="005B4D1B" w:rsidRPr="005A5AB6" w:rsidRDefault="005B4D1B" w:rsidP="005B4D1B">
            <w:pPr>
              <w:pStyle w:val="af7"/>
              <w:numPr>
                <w:ilvl w:val="0"/>
                <w:numId w:val="8"/>
              </w:numPr>
              <w:spacing w:line="240" w:lineRule="auto"/>
              <w:ind w:firstLineChars="0"/>
              <w:jc w:val="left"/>
              <w:rPr>
                <w:sz w:val="21"/>
              </w:rPr>
            </w:pPr>
            <w:r w:rsidRPr="005A5AB6">
              <w:rPr>
                <w:rFonts w:hint="eastAsia"/>
                <w:sz w:val="21"/>
              </w:rPr>
              <w:t>优化应用消息头的字段</w:t>
            </w:r>
          </w:p>
          <w:p w14:paraId="024FC276" w14:textId="77777777" w:rsidR="005B4D1B" w:rsidRPr="005A5AB6" w:rsidRDefault="005B4D1B" w:rsidP="005B4D1B">
            <w:pPr>
              <w:pStyle w:val="af7"/>
              <w:numPr>
                <w:ilvl w:val="0"/>
                <w:numId w:val="8"/>
              </w:numPr>
              <w:spacing w:line="240" w:lineRule="auto"/>
              <w:ind w:firstLineChars="0"/>
              <w:jc w:val="left"/>
              <w:rPr>
                <w:sz w:val="21"/>
              </w:rPr>
            </w:pPr>
            <w:r w:rsidRPr="005A5AB6">
              <w:rPr>
                <w:rFonts w:hint="eastAsia"/>
                <w:sz w:val="21"/>
              </w:rPr>
              <w:t>补充关于数字证书的要求说明</w:t>
            </w:r>
          </w:p>
        </w:tc>
        <w:tc>
          <w:tcPr>
            <w:tcW w:w="1467" w:type="dxa"/>
          </w:tcPr>
          <w:p w14:paraId="48E3CE55" w14:textId="77777777" w:rsidR="005B4D1B" w:rsidRPr="005A5AB6" w:rsidRDefault="005B4D1B" w:rsidP="00D94FC4">
            <w:pPr>
              <w:spacing w:line="240" w:lineRule="auto"/>
              <w:ind w:firstLineChars="0" w:firstLine="0"/>
              <w:jc w:val="left"/>
              <w:rPr>
                <w:sz w:val="21"/>
              </w:rPr>
            </w:pPr>
            <w:r w:rsidRPr="005A5AB6">
              <w:rPr>
                <w:rFonts w:hint="eastAsia"/>
                <w:sz w:val="21"/>
              </w:rPr>
              <w:t>余新泰</w:t>
            </w:r>
          </w:p>
        </w:tc>
      </w:tr>
      <w:tr w:rsidR="005B4D1B" w:rsidRPr="00CA59C2" w14:paraId="118CF63E" w14:textId="77777777" w:rsidTr="00D94FC4">
        <w:trPr>
          <w:trHeight w:val="340"/>
          <w:jc w:val="center"/>
        </w:trPr>
        <w:tc>
          <w:tcPr>
            <w:tcW w:w="1343" w:type="dxa"/>
          </w:tcPr>
          <w:p w14:paraId="5AA2436A" w14:textId="77777777" w:rsidR="005B4D1B" w:rsidRPr="005A5AB6" w:rsidRDefault="005B4D1B" w:rsidP="00D94FC4">
            <w:pPr>
              <w:spacing w:line="240" w:lineRule="auto"/>
              <w:ind w:firstLineChars="6" w:firstLine="13"/>
              <w:jc w:val="left"/>
              <w:rPr>
                <w:sz w:val="21"/>
              </w:rPr>
            </w:pPr>
            <w:r w:rsidRPr="005A5AB6">
              <w:rPr>
                <w:rFonts w:hint="eastAsia"/>
                <w:sz w:val="21"/>
              </w:rPr>
              <w:t>V0.8</w:t>
            </w:r>
          </w:p>
        </w:tc>
        <w:tc>
          <w:tcPr>
            <w:tcW w:w="1717" w:type="dxa"/>
          </w:tcPr>
          <w:p w14:paraId="1E012BB3" w14:textId="77777777" w:rsidR="005B4D1B" w:rsidRPr="005A5AB6" w:rsidRDefault="005B4D1B" w:rsidP="00D94FC4">
            <w:pPr>
              <w:spacing w:line="240" w:lineRule="auto"/>
              <w:ind w:firstLineChars="0" w:firstLine="0"/>
              <w:jc w:val="left"/>
              <w:rPr>
                <w:sz w:val="21"/>
              </w:rPr>
            </w:pPr>
            <w:r w:rsidRPr="005A5AB6">
              <w:rPr>
                <w:rFonts w:hint="eastAsia"/>
                <w:sz w:val="21"/>
              </w:rPr>
              <w:t>2014.9.27-10.10</w:t>
            </w:r>
          </w:p>
        </w:tc>
        <w:tc>
          <w:tcPr>
            <w:tcW w:w="4488" w:type="dxa"/>
          </w:tcPr>
          <w:p w14:paraId="2DF644F9" w14:textId="77777777" w:rsidR="005B4D1B" w:rsidRPr="005A5AB6" w:rsidRDefault="005B4D1B" w:rsidP="00D94FC4">
            <w:pPr>
              <w:spacing w:line="240" w:lineRule="auto"/>
              <w:ind w:firstLineChars="0" w:firstLine="0"/>
              <w:jc w:val="left"/>
              <w:rPr>
                <w:sz w:val="21"/>
              </w:rPr>
            </w:pPr>
            <w:r w:rsidRPr="005A5AB6">
              <w:rPr>
                <w:rFonts w:hint="eastAsia"/>
                <w:sz w:val="21"/>
              </w:rPr>
              <w:t>根据与开发组的讨论增加对国际中心接入模式的支持</w:t>
            </w:r>
          </w:p>
        </w:tc>
        <w:tc>
          <w:tcPr>
            <w:tcW w:w="1467" w:type="dxa"/>
          </w:tcPr>
          <w:p w14:paraId="5BC0E138" w14:textId="77777777" w:rsidR="005B4D1B" w:rsidRPr="005A5AB6" w:rsidRDefault="005B4D1B" w:rsidP="00D94FC4">
            <w:pPr>
              <w:spacing w:line="240" w:lineRule="auto"/>
              <w:ind w:firstLineChars="0" w:firstLine="0"/>
              <w:jc w:val="left"/>
              <w:rPr>
                <w:sz w:val="21"/>
              </w:rPr>
            </w:pPr>
            <w:r w:rsidRPr="005A5AB6">
              <w:rPr>
                <w:rFonts w:hint="eastAsia"/>
                <w:sz w:val="21"/>
              </w:rPr>
              <w:t>余新泰</w:t>
            </w:r>
          </w:p>
        </w:tc>
      </w:tr>
      <w:tr w:rsidR="005B4D1B" w:rsidRPr="00CA59C2" w14:paraId="1299A7C0" w14:textId="77777777" w:rsidTr="00D94FC4">
        <w:trPr>
          <w:trHeight w:val="340"/>
          <w:jc w:val="center"/>
        </w:trPr>
        <w:tc>
          <w:tcPr>
            <w:tcW w:w="1343" w:type="dxa"/>
          </w:tcPr>
          <w:p w14:paraId="67CF5448" w14:textId="77777777" w:rsidR="005B4D1B" w:rsidRPr="005A5AB6" w:rsidRDefault="005B4D1B" w:rsidP="00D94FC4">
            <w:pPr>
              <w:spacing w:line="240" w:lineRule="auto"/>
              <w:ind w:firstLineChars="6" w:firstLine="13"/>
              <w:jc w:val="left"/>
              <w:rPr>
                <w:sz w:val="21"/>
              </w:rPr>
            </w:pPr>
            <w:r w:rsidRPr="005A5AB6">
              <w:rPr>
                <w:rFonts w:hint="eastAsia"/>
                <w:sz w:val="21"/>
              </w:rPr>
              <w:t>V0.9</w:t>
            </w:r>
          </w:p>
        </w:tc>
        <w:tc>
          <w:tcPr>
            <w:tcW w:w="1717" w:type="dxa"/>
          </w:tcPr>
          <w:p w14:paraId="17E12AFF" w14:textId="77777777" w:rsidR="005B4D1B" w:rsidRPr="005A5AB6" w:rsidRDefault="005B4D1B" w:rsidP="00D94FC4">
            <w:pPr>
              <w:spacing w:line="240" w:lineRule="auto"/>
              <w:ind w:firstLineChars="0" w:firstLine="0"/>
              <w:jc w:val="left"/>
              <w:rPr>
                <w:sz w:val="21"/>
              </w:rPr>
            </w:pPr>
            <w:r w:rsidRPr="005A5AB6">
              <w:rPr>
                <w:rFonts w:hint="eastAsia"/>
                <w:sz w:val="21"/>
              </w:rPr>
              <w:t>2014.10</w:t>
            </w:r>
            <w:r>
              <w:rPr>
                <w:rFonts w:hint="eastAsia"/>
                <w:sz w:val="21"/>
              </w:rPr>
              <w:t>.13-10.24</w:t>
            </w:r>
          </w:p>
        </w:tc>
        <w:tc>
          <w:tcPr>
            <w:tcW w:w="4488" w:type="dxa"/>
          </w:tcPr>
          <w:p w14:paraId="343B2E23" w14:textId="77777777" w:rsidR="005B4D1B" w:rsidRPr="005A5AB6" w:rsidRDefault="005B4D1B" w:rsidP="00D94FC4">
            <w:pPr>
              <w:spacing w:line="240" w:lineRule="auto"/>
              <w:ind w:firstLineChars="0" w:firstLine="0"/>
              <w:jc w:val="left"/>
              <w:rPr>
                <w:sz w:val="21"/>
              </w:rPr>
            </w:pPr>
            <w:r w:rsidRPr="005A5AB6">
              <w:rPr>
                <w:rFonts w:hint="eastAsia"/>
                <w:sz w:val="21"/>
              </w:rPr>
              <w:t>根据开发部内部评审会议意见修订内容如下：</w:t>
            </w:r>
          </w:p>
          <w:p w14:paraId="5D65C2B7" w14:textId="77777777" w:rsidR="005B4D1B" w:rsidRDefault="005B4D1B" w:rsidP="005B4D1B">
            <w:pPr>
              <w:pStyle w:val="af7"/>
              <w:numPr>
                <w:ilvl w:val="0"/>
                <w:numId w:val="9"/>
              </w:numPr>
              <w:spacing w:line="240" w:lineRule="auto"/>
              <w:ind w:firstLineChars="0"/>
              <w:jc w:val="left"/>
              <w:rPr>
                <w:sz w:val="21"/>
              </w:rPr>
            </w:pPr>
            <w:r w:rsidRPr="005A5AB6">
              <w:rPr>
                <w:rFonts w:hint="eastAsia"/>
                <w:sz w:val="21"/>
              </w:rPr>
              <w:t>引入业务单元、接入单元概念</w:t>
            </w:r>
          </w:p>
          <w:p w14:paraId="23EBC3B1" w14:textId="77777777" w:rsidR="005B4D1B" w:rsidRDefault="005B4D1B" w:rsidP="005B4D1B">
            <w:pPr>
              <w:pStyle w:val="af7"/>
              <w:numPr>
                <w:ilvl w:val="0"/>
                <w:numId w:val="9"/>
              </w:numPr>
              <w:spacing w:line="240" w:lineRule="auto"/>
              <w:ind w:firstLineChars="0"/>
              <w:jc w:val="left"/>
              <w:rPr>
                <w:sz w:val="21"/>
              </w:rPr>
            </w:pPr>
            <w:r>
              <w:rPr>
                <w:rFonts w:hint="eastAsia"/>
                <w:sz w:val="21"/>
              </w:rPr>
              <w:t>新增同时连多前置支持</w:t>
            </w:r>
          </w:p>
          <w:p w14:paraId="26BF35A5" w14:textId="77777777" w:rsidR="005B4D1B" w:rsidRDefault="005B4D1B" w:rsidP="005B4D1B">
            <w:pPr>
              <w:pStyle w:val="af7"/>
              <w:numPr>
                <w:ilvl w:val="0"/>
                <w:numId w:val="9"/>
              </w:numPr>
              <w:spacing w:line="240" w:lineRule="auto"/>
              <w:ind w:firstLineChars="0"/>
              <w:jc w:val="left"/>
              <w:rPr>
                <w:sz w:val="21"/>
              </w:rPr>
            </w:pPr>
            <w:r>
              <w:rPr>
                <w:rFonts w:hint="eastAsia"/>
                <w:sz w:val="21"/>
              </w:rPr>
              <w:t>新增同时与同一前置的多链路支持</w:t>
            </w:r>
          </w:p>
          <w:p w14:paraId="1079B457" w14:textId="77777777" w:rsidR="005B4D1B" w:rsidRDefault="005B4D1B" w:rsidP="005B4D1B">
            <w:pPr>
              <w:pStyle w:val="af7"/>
              <w:numPr>
                <w:ilvl w:val="0"/>
                <w:numId w:val="9"/>
              </w:numPr>
              <w:spacing w:line="240" w:lineRule="auto"/>
              <w:ind w:firstLineChars="0"/>
              <w:jc w:val="left"/>
              <w:rPr>
                <w:sz w:val="21"/>
              </w:rPr>
            </w:pPr>
            <w:r>
              <w:rPr>
                <w:rFonts w:hint="eastAsia"/>
                <w:sz w:val="21"/>
              </w:rPr>
              <w:t>新增负载均衡支持</w:t>
            </w:r>
          </w:p>
          <w:p w14:paraId="28082654" w14:textId="77777777" w:rsidR="005B4D1B" w:rsidRDefault="005B4D1B" w:rsidP="005B4D1B">
            <w:pPr>
              <w:pStyle w:val="af7"/>
              <w:numPr>
                <w:ilvl w:val="0"/>
                <w:numId w:val="9"/>
              </w:numPr>
              <w:spacing w:line="240" w:lineRule="auto"/>
              <w:ind w:firstLineChars="0"/>
              <w:jc w:val="left"/>
              <w:rPr>
                <w:sz w:val="21"/>
              </w:rPr>
            </w:pPr>
            <w:r>
              <w:rPr>
                <w:rFonts w:hint="eastAsia"/>
                <w:sz w:val="21"/>
              </w:rPr>
              <w:t>将原登录认证功能分拆为链路认证和接入单元登录</w:t>
            </w:r>
          </w:p>
          <w:p w14:paraId="5BB32B3F" w14:textId="77777777" w:rsidR="005B4D1B" w:rsidRDefault="005B4D1B" w:rsidP="005B4D1B">
            <w:pPr>
              <w:pStyle w:val="af7"/>
              <w:numPr>
                <w:ilvl w:val="0"/>
                <w:numId w:val="9"/>
              </w:numPr>
              <w:spacing w:line="240" w:lineRule="auto"/>
              <w:ind w:firstLineChars="0"/>
              <w:jc w:val="left"/>
              <w:rPr>
                <w:sz w:val="21"/>
              </w:rPr>
            </w:pPr>
            <w:r>
              <w:rPr>
                <w:rFonts w:hint="eastAsia"/>
                <w:sz w:val="21"/>
              </w:rPr>
              <w:t>删除校验码校验机制</w:t>
            </w:r>
          </w:p>
          <w:p w14:paraId="038EFBB6" w14:textId="77777777" w:rsidR="005B4D1B" w:rsidRDefault="005B4D1B" w:rsidP="005B4D1B">
            <w:pPr>
              <w:pStyle w:val="af7"/>
              <w:numPr>
                <w:ilvl w:val="0"/>
                <w:numId w:val="9"/>
              </w:numPr>
              <w:spacing w:line="240" w:lineRule="auto"/>
              <w:ind w:firstLineChars="0"/>
              <w:jc w:val="left"/>
              <w:rPr>
                <w:sz w:val="21"/>
              </w:rPr>
            </w:pPr>
            <w:r>
              <w:rPr>
                <w:rFonts w:hint="eastAsia"/>
                <w:sz w:val="21"/>
              </w:rPr>
              <w:t>变更私有流到接入单元层级，不再按交易员分流</w:t>
            </w:r>
          </w:p>
          <w:p w14:paraId="1F5B3735" w14:textId="77777777" w:rsidR="005B4D1B" w:rsidRDefault="005B4D1B" w:rsidP="005B4D1B">
            <w:pPr>
              <w:pStyle w:val="af7"/>
              <w:numPr>
                <w:ilvl w:val="0"/>
                <w:numId w:val="9"/>
              </w:numPr>
              <w:spacing w:line="240" w:lineRule="auto"/>
              <w:ind w:firstLineChars="0"/>
              <w:jc w:val="left"/>
              <w:rPr>
                <w:sz w:val="21"/>
              </w:rPr>
            </w:pPr>
            <w:r>
              <w:rPr>
                <w:rFonts w:hint="eastAsia"/>
                <w:sz w:val="21"/>
              </w:rPr>
              <w:t>引入</w:t>
            </w:r>
            <w:r>
              <w:rPr>
                <w:rFonts w:hint="eastAsia"/>
                <w:sz w:val="21"/>
              </w:rPr>
              <w:t>hash</w:t>
            </w:r>
            <w:r>
              <w:rPr>
                <w:rFonts w:hint="eastAsia"/>
                <w:sz w:val="21"/>
              </w:rPr>
              <w:t>和</w:t>
            </w:r>
            <w:r>
              <w:rPr>
                <w:rFonts w:hint="eastAsia"/>
                <w:sz w:val="21"/>
              </w:rPr>
              <w:t>array</w:t>
            </w:r>
            <w:r>
              <w:rPr>
                <w:rFonts w:hint="eastAsia"/>
                <w:sz w:val="21"/>
              </w:rPr>
              <w:t>类型，解决原重复组可读性差、不够灵活的特征</w:t>
            </w:r>
          </w:p>
          <w:p w14:paraId="0961A7AD" w14:textId="77777777" w:rsidR="005B4D1B" w:rsidRDefault="005B4D1B" w:rsidP="005B4D1B">
            <w:pPr>
              <w:pStyle w:val="af7"/>
              <w:numPr>
                <w:ilvl w:val="0"/>
                <w:numId w:val="9"/>
              </w:numPr>
              <w:spacing w:line="240" w:lineRule="auto"/>
              <w:ind w:firstLineChars="0"/>
              <w:jc w:val="left"/>
              <w:rPr>
                <w:sz w:val="21"/>
              </w:rPr>
            </w:pPr>
            <w:r>
              <w:rPr>
                <w:rFonts w:hint="eastAsia"/>
                <w:sz w:val="21"/>
              </w:rPr>
              <w:t>变更分隔符为</w:t>
            </w:r>
            <w:r>
              <w:rPr>
                <w:sz w:val="21"/>
              </w:rPr>
              <w:t>’</w:t>
            </w:r>
            <w:r>
              <w:rPr>
                <w:rFonts w:hint="eastAsia"/>
                <w:sz w:val="21"/>
              </w:rPr>
              <w:t>,</w:t>
            </w:r>
            <w:r>
              <w:rPr>
                <w:sz w:val="21"/>
              </w:rPr>
              <w:t>’</w:t>
            </w:r>
          </w:p>
          <w:p w14:paraId="026A4CE7" w14:textId="77777777" w:rsidR="005B4D1B" w:rsidRPr="005A5AB6" w:rsidRDefault="005B4D1B" w:rsidP="005B4D1B">
            <w:pPr>
              <w:pStyle w:val="af7"/>
              <w:numPr>
                <w:ilvl w:val="0"/>
                <w:numId w:val="9"/>
              </w:numPr>
              <w:spacing w:line="240" w:lineRule="auto"/>
              <w:ind w:firstLineChars="0"/>
              <w:jc w:val="left"/>
              <w:rPr>
                <w:sz w:val="21"/>
              </w:rPr>
            </w:pPr>
            <w:r>
              <w:rPr>
                <w:rFonts w:hint="eastAsia"/>
                <w:sz w:val="21"/>
              </w:rPr>
              <w:t>修改数据流订阅机制</w:t>
            </w:r>
          </w:p>
        </w:tc>
        <w:tc>
          <w:tcPr>
            <w:tcW w:w="1467" w:type="dxa"/>
          </w:tcPr>
          <w:p w14:paraId="4314DE1C" w14:textId="77777777" w:rsidR="005B4D1B" w:rsidRPr="005A5AB6" w:rsidRDefault="005B4D1B" w:rsidP="00D94FC4">
            <w:pPr>
              <w:spacing w:line="240" w:lineRule="auto"/>
              <w:ind w:firstLineChars="0" w:firstLine="0"/>
              <w:jc w:val="left"/>
              <w:rPr>
                <w:sz w:val="21"/>
              </w:rPr>
            </w:pPr>
            <w:r w:rsidRPr="005A5AB6">
              <w:rPr>
                <w:rFonts w:hint="eastAsia"/>
                <w:sz w:val="21"/>
              </w:rPr>
              <w:t>余新泰</w:t>
            </w:r>
          </w:p>
        </w:tc>
      </w:tr>
      <w:tr w:rsidR="005B4D1B" w:rsidRPr="005F0B97" w14:paraId="5F042EF1" w14:textId="77777777" w:rsidTr="00D94FC4">
        <w:trPr>
          <w:trHeight w:val="340"/>
          <w:jc w:val="center"/>
        </w:trPr>
        <w:tc>
          <w:tcPr>
            <w:tcW w:w="1343" w:type="dxa"/>
          </w:tcPr>
          <w:p w14:paraId="2BC5377C" w14:textId="77777777" w:rsidR="005B4D1B" w:rsidRPr="005A5AB6" w:rsidRDefault="005B4D1B" w:rsidP="00D94FC4">
            <w:pPr>
              <w:spacing w:line="240" w:lineRule="auto"/>
              <w:ind w:firstLineChars="6" w:firstLine="13"/>
              <w:jc w:val="left"/>
              <w:rPr>
                <w:sz w:val="21"/>
              </w:rPr>
            </w:pPr>
            <w:r>
              <w:rPr>
                <w:rFonts w:hint="eastAsia"/>
                <w:sz w:val="21"/>
              </w:rPr>
              <w:t>V0.91</w:t>
            </w:r>
          </w:p>
        </w:tc>
        <w:tc>
          <w:tcPr>
            <w:tcW w:w="1717" w:type="dxa"/>
          </w:tcPr>
          <w:p w14:paraId="47EE5581" w14:textId="77777777" w:rsidR="005B4D1B" w:rsidRPr="005A5AB6" w:rsidRDefault="005B4D1B" w:rsidP="00D94FC4">
            <w:pPr>
              <w:spacing w:line="240" w:lineRule="auto"/>
              <w:ind w:firstLineChars="0" w:firstLine="0"/>
              <w:jc w:val="left"/>
              <w:rPr>
                <w:sz w:val="21"/>
              </w:rPr>
            </w:pPr>
            <w:r>
              <w:rPr>
                <w:rFonts w:hint="eastAsia"/>
                <w:sz w:val="21"/>
              </w:rPr>
              <w:t>2014.10.29-10.30</w:t>
            </w:r>
          </w:p>
        </w:tc>
        <w:tc>
          <w:tcPr>
            <w:tcW w:w="4488" w:type="dxa"/>
          </w:tcPr>
          <w:p w14:paraId="1D531E51" w14:textId="77777777" w:rsidR="005B4D1B" w:rsidRDefault="005B4D1B" w:rsidP="00D94FC4">
            <w:pPr>
              <w:spacing w:line="240" w:lineRule="auto"/>
              <w:ind w:firstLineChars="0" w:firstLine="0"/>
              <w:jc w:val="left"/>
              <w:rPr>
                <w:sz w:val="21"/>
              </w:rPr>
            </w:pPr>
            <w:r>
              <w:rPr>
                <w:rFonts w:hint="eastAsia"/>
                <w:sz w:val="21"/>
              </w:rPr>
              <w:t>根据外部专家评审会中收集的意见修订：</w:t>
            </w:r>
          </w:p>
          <w:p w14:paraId="18BEC4D9" w14:textId="77777777" w:rsidR="005B4D1B" w:rsidRDefault="005B4D1B" w:rsidP="005B4D1B">
            <w:pPr>
              <w:pStyle w:val="af7"/>
              <w:numPr>
                <w:ilvl w:val="0"/>
                <w:numId w:val="10"/>
              </w:numPr>
              <w:spacing w:line="240" w:lineRule="auto"/>
              <w:ind w:firstLineChars="0"/>
              <w:jc w:val="left"/>
              <w:rPr>
                <w:sz w:val="21"/>
              </w:rPr>
            </w:pPr>
            <w:bookmarkStart w:id="8" w:name="OLE_LINK35"/>
            <w:bookmarkStart w:id="9" w:name="OLE_LINK36"/>
            <w:r>
              <w:rPr>
                <w:rFonts w:hint="eastAsia"/>
                <w:sz w:val="21"/>
              </w:rPr>
              <w:t>弱化业务单元概念的描述</w:t>
            </w:r>
          </w:p>
          <w:p w14:paraId="69926DE1" w14:textId="77777777" w:rsidR="005B4D1B" w:rsidRDefault="005B4D1B" w:rsidP="005B4D1B">
            <w:pPr>
              <w:pStyle w:val="af7"/>
              <w:numPr>
                <w:ilvl w:val="0"/>
                <w:numId w:val="10"/>
              </w:numPr>
              <w:spacing w:line="240" w:lineRule="auto"/>
              <w:ind w:firstLineChars="0"/>
              <w:jc w:val="left"/>
              <w:rPr>
                <w:sz w:val="21"/>
              </w:rPr>
            </w:pPr>
            <w:r>
              <w:rPr>
                <w:rFonts w:hint="eastAsia"/>
                <w:sz w:val="21"/>
              </w:rPr>
              <w:t>为控制复杂度，限制接入单元与前置之间限制为单链路，不支持多链路</w:t>
            </w:r>
          </w:p>
          <w:p w14:paraId="318E41A8" w14:textId="77777777" w:rsidR="005B4D1B" w:rsidRPr="00F85454" w:rsidRDefault="005B4D1B" w:rsidP="005B4D1B">
            <w:pPr>
              <w:pStyle w:val="af7"/>
              <w:numPr>
                <w:ilvl w:val="0"/>
                <w:numId w:val="10"/>
              </w:numPr>
              <w:spacing w:line="240" w:lineRule="auto"/>
              <w:ind w:firstLineChars="0"/>
              <w:jc w:val="left"/>
              <w:rPr>
                <w:sz w:val="21"/>
              </w:rPr>
            </w:pPr>
            <w:r>
              <w:rPr>
                <w:rFonts w:hint="eastAsia"/>
                <w:sz w:val="21"/>
              </w:rPr>
              <w:t>在协议中删除负载均衡的相关描述内容</w:t>
            </w:r>
          </w:p>
          <w:p w14:paraId="3979999B" w14:textId="77777777" w:rsidR="005B4D1B" w:rsidRPr="00F85454" w:rsidRDefault="005B4D1B" w:rsidP="005B4D1B">
            <w:pPr>
              <w:pStyle w:val="af7"/>
              <w:numPr>
                <w:ilvl w:val="0"/>
                <w:numId w:val="10"/>
              </w:numPr>
              <w:spacing w:line="240" w:lineRule="auto"/>
              <w:ind w:firstLineChars="0"/>
              <w:jc w:val="left"/>
              <w:rPr>
                <w:sz w:val="21"/>
              </w:rPr>
            </w:pPr>
            <w:r>
              <w:rPr>
                <w:rFonts w:hint="eastAsia"/>
                <w:sz w:val="21"/>
              </w:rPr>
              <w:t>细化数据快照重传方式描述</w:t>
            </w:r>
            <w:bookmarkEnd w:id="8"/>
            <w:bookmarkEnd w:id="9"/>
          </w:p>
        </w:tc>
        <w:tc>
          <w:tcPr>
            <w:tcW w:w="1467" w:type="dxa"/>
          </w:tcPr>
          <w:p w14:paraId="0906A568" w14:textId="77777777" w:rsidR="005B4D1B" w:rsidRPr="005A5AB6" w:rsidRDefault="005B4D1B" w:rsidP="00D94FC4">
            <w:pPr>
              <w:spacing w:line="240" w:lineRule="auto"/>
              <w:ind w:firstLineChars="0" w:firstLine="0"/>
              <w:jc w:val="left"/>
              <w:rPr>
                <w:sz w:val="21"/>
              </w:rPr>
            </w:pPr>
            <w:r>
              <w:rPr>
                <w:rFonts w:hint="eastAsia"/>
                <w:sz w:val="21"/>
              </w:rPr>
              <w:t>余新泰</w:t>
            </w:r>
          </w:p>
        </w:tc>
      </w:tr>
      <w:tr w:rsidR="005B4D1B" w:rsidRPr="005F0B97" w14:paraId="259F015F" w14:textId="77777777" w:rsidTr="00D94FC4">
        <w:trPr>
          <w:trHeight w:val="340"/>
          <w:jc w:val="center"/>
        </w:trPr>
        <w:tc>
          <w:tcPr>
            <w:tcW w:w="1343" w:type="dxa"/>
          </w:tcPr>
          <w:p w14:paraId="3E89BB2D" w14:textId="77777777" w:rsidR="005B4D1B" w:rsidRDefault="005B4D1B" w:rsidP="00D94FC4">
            <w:pPr>
              <w:spacing w:line="240" w:lineRule="auto"/>
              <w:ind w:firstLineChars="6" w:firstLine="13"/>
              <w:jc w:val="left"/>
              <w:rPr>
                <w:sz w:val="21"/>
              </w:rPr>
            </w:pPr>
            <w:r>
              <w:rPr>
                <w:rFonts w:hint="eastAsia"/>
                <w:sz w:val="21"/>
              </w:rPr>
              <w:lastRenderedPageBreak/>
              <w:t>V0.92</w:t>
            </w:r>
          </w:p>
        </w:tc>
        <w:tc>
          <w:tcPr>
            <w:tcW w:w="1717" w:type="dxa"/>
          </w:tcPr>
          <w:p w14:paraId="44DE8F34" w14:textId="77777777" w:rsidR="005B4D1B" w:rsidRDefault="005B4D1B" w:rsidP="00D94FC4">
            <w:pPr>
              <w:spacing w:line="240" w:lineRule="auto"/>
              <w:ind w:firstLineChars="0" w:firstLine="0"/>
              <w:jc w:val="left"/>
              <w:rPr>
                <w:sz w:val="21"/>
              </w:rPr>
            </w:pPr>
            <w:r>
              <w:rPr>
                <w:rFonts w:hint="eastAsia"/>
                <w:sz w:val="21"/>
              </w:rPr>
              <w:t>2014.11</w:t>
            </w:r>
          </w:p>
        </w:tc>
        <w:tc>
          <w:tcPr>
            <w:tcW w:w="4488" w:type="dxa"/>
          </w:tcPr>
          <w:p w14:paraId="2928A046" w14:textId="77777777" w:rsidR="005B4D1B" w:rsidRDefault="005B4D1B" w:rsidP="00D94FC4">
            <w:pPr>
              <w:spacing w:line="240" w:lineRule="auto"/>
              <w:ind w:firstLineChars="0" w:firstLine="0"/>
              <w:jc w:val="left"/>
              <w:rPr>
                <w:sz w:val="21"/>
              </w:rPr>
            </w:pPr>
            <w:r>
              <w:rPr>
                <w:rFonts w:hint="eastAsia"/>
                <w:sz w:val="21"/>
              </w:rPr>
              <w:t>根据部分自主开发会员和开发商的反馈意见修订：</w:t>
            </w:r>
          </w:p>
          <w:p w14:paraId="169963DD" w14:textId="77777777" w:rsidR="005B4D1B" w:rsidRPr="00CE2FE7" w:rsidRDefault="005B4D1B" w:rsidP="005B4D1B">
            <w:pPr>
              <w:pStyle w:val="af7"/>
              <w:numPr>
                <w:ilvl w:val="0"/>
                <w:numId w:val="11"/>
              </w:numPr>
              <w:spacing w:line="240" w:lineRule="auto"/>
              <w:ind w:firstLineChars="0"/>
              <w:jc w:val="left"/>
              <w:rPr>
                <w:sz w:val="21"/>
              </w:rPr>
            </w:pPr>
            <w:r>
              <w:rPr>
                <w:rFonts w:hint="eastAsia"/>
                <w:sz w:val="21"/>
              </w:rPr>
              <w:t>细化</w:t>
            </w:r>
            <w:r w:rsidRPr="00CE2FE7">
              <w:rPr>
                <w:rFonts w:hint="eastAsia"/>
                <w:sz w:val="21"/>
              </w:rPr>
              <w:t>对接入单元概念的描述</w:t>
            </w:r>
          </w:p>
        </w:tc>
        <w:tc>
          <w:tcPr>
            <w:tcW w:w="1467" w:type="dxa"/>
          </w:tcPr>
          <w:p w14:paraId="1598E53D" w14:textId="77777777" w:rsidR="005B4D1B" w:rsidRPr="00701C81" w:rsidRDefault="005B4D1B" w:rsidP="00D94FC4">
            <w:pPr>
              <w:spacing w:line="240" w:lineRule="auto"/>
              <w:ind w:firstLineChars="0" w:firstLine="0"/>
              <w:jc w:val="left"/>
              <w:rPr>
                <w:sz w:val="21"/>
              </w:rPr>
            </w:pPr>
            <w:r>
              <w:rPr>
                <w:rFonts w:hint="eastAsia"/>
                <w:sz w:val="21"/>
              </w:rPr>
              <w:t>余新泰</w:t>
            </w:r>
          </w:p>
        </w:tc>
      </w:tr>
      <w:tr w:rsidR="005B4D1B" w:rsidRPr="005F0B97" w14:paraId="4EF94DFB" w14:textId="77777777" w:rsidTr="00D94FC4">
        <w:trPr>
          <w:trHeight w:val="340"/>
          <w:jc w:val="center"/>
        </w:trPr>
        <w:tc>
          <w:tcPr>
            <w:tcW w:w="1343" w:type="dxa"/>
          </w:tcPr>
          <w:p w14:paraId="6004536E" w14:textId="77777777" w:rsidR="005B4D1B" w:rsidRDefault="005B4D1B" w:rsidP="00D94FC4">
            <w:pPr>
              <w:spacing w:line="240" w:lineRule="auto"/>
              <w:ind w:firstLineChars="6" w:firstLine="13"/>
              <w:jc w:val="left"/>
              <w:rPr>
                <w:sz w:val="21"/>
              </w:rPr>
            </w:pPr>
            <w:r>
              <w:rPr>
                <w:rFonts w:hint="eastAsia"/>
                <w:sz w:val="21"/>
              </w:rPr>
              <w:t>V0.93</w:t>
            </w:r>
          </w:p>
        </w:tc>
        <w:tc>
          <w:tcPr>
            <w:tcW w:w="1717" w:type="dxa"/>
          </w:tcPr>
          <w:p w14:paraId="21018C76" w14:textId="77777777" w:rsidR="005B4D1B" w:rsidRDefault="005B4D1B" w:rsidP="00D94FC4">
            <w:pPr>
              <w:spacing w:line="240" w:lineRule="auto"/>
              <w:ind w:firstLineChars="0" w:firstLine="0"/>
              <w:jc w:val="left"/>
              <w:rPr>
                <w:sz w:val="21"/>
              </w:rPr>
            </w:pPr>
            <w:r>
              <w:rPr>
                <w:rFonts w:hint="eastAsia"/>
                <w:sz w:val="21"/>
              </w:rPr>
              <w:t>2014.12</w:t>
            </w:r>
          </w:p>
        </w:tc>
        <w:tc>
          <w:tcPr>
            <w:tcW w:w="4488" w:type="dxa"/>
          </w:tcPr>
          <w:p w14:paraId="53765B1D" w14:textId="77777777" w:rsidR="005B4D1B" w:rsidRDefault="005B4D1B" w:rsidP="00D94FC4">
            <w:pPr>
              <w:spacing w:line="240" w:lineRule="auto"/>
              <w:ind w:firstLineChars="0" w:firstLine="0"/>
              <w:jc w:val="left"/>
              <w:rPr>
                <w:sz w:val="21"/>
              </w:rPr>
            </w:pPr>
            <w:r>
              <w:rPr>
                <w:rFonts w:hint="eastAsia"/>
                <w:sz w:val="21"/>
              </w:rPr>
              <w:t>形成专家评审稿</w:t>
            </w:r>
          </w:p>
        </w:tc>
        <w:tc>
          <w:tcPr>
            <w:tcW w:w="1467" w:type="dxa"/>
          </w:tcPr>
          <w:p w14:paraId="7E9255FA" w14:textId="77777777" w:rsidR="005B4D1B" w:rsidRPr="00701C81" w:rsidRDefault="005B4D1B" w:rsidP="00D94FC4">
            <w:pPr>
              <w:spacing w:line="240" w:lineRule="auto"/>
              <w:ind w:firstLineChars="0" w:firstLine="0"/>
              <w:jc w:val="left"/>
              <w:rPr>
                <w:sz w:val="21"/>
              </w:rPr>
            </w:pPr>
            <w:r>
              <w:rPr>
                <w:rFonts w:hint="eastAsia"/>
                <w:sz w:val="21"/>
              </w:rPr>
              <w:t>余新泰</w:t>
            </w:r>
          </w:p>
        </w:tc>
      </w:tr>
      <w:tr w:rsidR="005B4D1B" w:rsidRPr="005F0B97" w14:paraId="60466B94" w14:textId="77777777" w:rsidTr="00D94FC4">
        <w:trPr>
          <w:trHeight w:val="340"/>
          <w:jc w:val="center"/>
        </w:trPr>
        <w:tc>
          <w:tcPr>
            <w:tcW w:w="1343" w:type="dxa"/>
          </w:tcPr>
          <w:p w14:paraId="4D318141" w14:textId="77777777" w:rsidR="005B4D1B" w:rsidRDefault="005B4D1B" w:rsidP="00D94FC4">
            <w:pPr>
              <w:spacing w:line="240" w:lineRule="auto"/>
              <w:ind w:firstLineChars="6" w:firstLine="13"/>
              <w:jc w:val="left"/>
              <w:rPr>
                <w:sz w:val="21"/>
              </w:rPr>
            </w:pPr>
            <w:r>
              <w:rPr>
                <w:rFonts w:hint="eastAsia"/>
                <w:sz w:val="21"/>
              </w:rPr>
              <w:t>V0.94</w:t>
            </w:r>
          </w:p>
        </w:tc>
        <w:tc>
          <w:tcPr>
            <w:tcW w:w="1717" w:type="dxa"/>
          </w:tcPr>
          <w:p w14:paraId="7F388A1A" w14:textId="77777777" w:rsidR="005B4D1B" w:rsidRDefault="005B4D1B" w:rsidP="00D94FC4">
            <w:pPr>
              <w:spacing w:line="240" w:lineRule="auto"/>
              <w:ind w:firstLineChars="0" w:firstLine="0"/>
              <w:jc w:val="left"/>
              <w:rPr>
                <w:sz w:val="21"/>
              </w:rPr>
            </w:pPr>
            <w:r>
              <w:rPr>
                <w:rFonts w:hint="eastAsia"/>
                <w:sz w:val="21"/>
              </w:rPr>
              <w:t>2015.1</w:t>
            </w:r>
          </w:p>
        </w:tc>
        <w:tc>
          <w:tcPr>
            <w:tcW w:w="4488" w:type="dxa"/>
          </w:tcPr>
          <w:p w14:paraId="37171270" w14:textId="77777777" w:rsidR="005B4D1B" w:rsidRDefault="005B4D1B" w:rsidP="00D94FC4">
            <w:pPr>
              <w:spacing w:line="240" w:lineRule="auto"/>
              <w:ind w:firstLineChars="0" w:firstLine="0"/>
              <w:jc w:val="left"/>
              <w:rPr>
                <w:sz w:val="21"/>
              </w:rPr>
            </w:pPr>
            <w:r>
              <w:rPr>
                <w:rFonts w:hint="eastAsia"/>
                <w:sz w:val="21"/>
              </w:rPr>
              <w:t>更新域定义：</w:t>
            </w:r>
          </w:p>
          <w:p w14:paraId="0B2B2A6F" w14:textId="77777777" w:rsidR="005B4D1B" w:rsidRDefault="005B4D1B" w:rsidP="00D94FC4">
            <w:pPr>
              <w:spacing w:line="240" w:lineRule="auto"/>
              <w:ind w:firstLineChars="0" w:firstLine="0"/>
              <w:jc w:val="left"/>
              <w:rPr>
                <w:sz w:val="21"/>
              </w:rPr>
            </w:pPr>
            <w:r>
              <w:rPr>
                <w:rFonts w:hint="eastAsia"/>
                <w:sz w:val="21"/>
              </w:rPr>
              <w:t>1.</w:t>
            </w:r>
            <w:r>
              <w:rPr>
                <w:rFonts w:hint="eastAsia"/>
                <w:sz w:val="21"/>
              </w:rPr>
              <w:t>根据内部讨论，出于控制报文长度考虑，调整</w:t>
            </w:r>
            <w:r>
              <w:rPr>
                <w:rFonts w:hint="eastAsia"/>
                <w:sz w:val="21"/>
              </w:rPr>
              <w:t>GTP</w:t>
            </w:r>
            <w:r>
              <w:rPr>
                <w:rFonts w:hint="eastAsia"/>
                <w:sz w:val="21"/>
              </w:rPr>
              <w:t>域号为</w:t>
            </w:r>
            <w:r>
              <w:rPr>
                <w:rFonts w:hint="eastAsia"/>
                <w:sz w:val="21"/>
              </w:rPr>
              <w:t>3</w:t>
            </w:r>
            <w:r>
              <w:rPr>
                <w:rFonts w:hint="eastAsia"/>
                <w:sz w:val="21"/>
              </w:rPr>
              <w:t>位编码</w:t>
            </w:r>
          </w:p>
          <w:p w14:paraId="12078C57" w14:textId="77777777" w:rsidR="005B4D1B" w:rsidRDefault="005B4D1B" w:rsidP="00D94FC4">
            <w:pPr>
              <w:spacing w:line="240" w:lineRule="auto"/>
              <w:ind w:firstLineChars="0" w:firstLine="0"/>
              <w:jc w:val="left"/>
              <w:rPr>
                <w:sz w:val="21"/>
              </w:rPr>
            </w:pPr>
            <w:r>
              <w:rPr>
                <w:rFonts w:hint="eastAsia"/>
                <w:sz w:val="21"/>
              </w:rPr>
              <w:t>2.</w:t>
            </w:r>
            <w:r>
              <w:rPr>
                <w:rFonts w:hint="eastAsia"/>
                <w:sz w:val="21"/>
              </w:rPr>
              <w:t>更新</w:t>
            </w:r>
            <w:r>
              <w:rPr>
                <w:rFonts w:hint="eastAsia"/>
                <w:sz w:val="21"/>
              </w:rPr>
              <w:t>GTP</w:t>
            </w:r>
            <w:r>
              <w:rPr>
                <w:rFonts w:hint="eastAsia"/>
                <w:sz w:val="21"/>
              </w:rPr>
              <w:t>域号的字母分配</w:t>
            </w:r>
          </w:p>
          <w:p w14:paraId="469F98EE" w14:textId="77777777" w:rsidR="005B4D1B" w:rsidRPr="002C51DF" w:rsidRDefault="005B4D1B" w:rsidP="00D94FC4">
            <w:pPr>
              <w:spacing w:line="240" w:lineRule="auto"/>
              <w:ind w:firstLineChars="0" w:firstLine="0"/>
              <w:jc w:val="left"/>
              <w:rPr>
                <w:sz w:val="21"/>
              </w:rPr>
            </w:pPr>
            <w:r>
              <w:rPr>
                <w:rFonts w:hint="eastAsia"/>
                <w:sz w:val="21"/>
              </w:rPr>
              <w:t>3.</w:t>
            </w:r>
            <w:r>
              <w:rPr>
                <w:rFonts w:hint="eastAsia"/>
                <w:sz w:val="21"/>
              </w:rPr>
              <w:t>补充</w:t>
            </w:r>
            <w:r>
              <w:rPr>
                <w:rFonts w:hint="eastAsia"/>
                <w:sz w:val="21"/>
              </w:rPr>
              <w:t>GTP</w:t>
            </w:r>
            <w:r>
              <w:rPr>
                <w:rFonts w:hint="eastAsia"/>
                <w:sz w:val="21"/>
              </w:rPr>
              <w:t>域号的相关使用说明</w:t>
            </w:r>
          </w:p>
        </w:tc>
        <w:tc>
          <w:tcPr>
            <w:tcW w:w="1467" w:type="dxa"/>
          </w:tcPr>
          <w:p w14:paraId="73BACC8E" w14:textId="77777777" w:rsidR="005B4D1B" w:rsidRPr="00701C81" w:rsidRDefault="005B4D1B" w:rsidP="00D94FC4">
            <w:pPr>
              <w:spacing w:line="240" w:lineRule="auto"/>
              <w:ind w:firstLineChars="0" w:firstLine="0"/>
              <w:jc w:val="left"/>
              <w:rPr>
                <w:sz w:val="21"/>
              </w:rPr>
            </w:pPr>
            <w:r>
              <w:rPr>
                <w:rFonts w:hint="eastAsia"/>
                <w:sz w:val="21"/>
              </w:rPr>
              <w:t>余新泰</w:t>
            </w:r>
          </w:p>
        </w:tc>
      </w:tr>
      <w:tr w:rsidR="005B4D1B" w:rsidRPr="005F0B97" w14:paraId="3D46B4A7" w14:textId="77777777" w:rsidTr="00D94FC4">
        <w:trPr>
          <w:trHeight w:val="340"/>
          <w:jc w:val="center"/>
        </w:trPr>
        <w:tc>
          <w:tcPr>
            <w:tcW w:w="1343" w:type="dxa"/>
          </w:tcPr>
          <w:p w14:paraId="089A00AF" w14:textId="77777777" w:rsidR="005B4D1B" w:rsidRDefault="005B4D1B" w:rsidP="00D94FC4">
            <w:pPr>
              <w:spacing w:line="240" w:lineRule="auto"/>
              <w:ind w:firstLineChars="6" w:firstLine="13"/>
              <w:jc w:val="left"/>
              <w:rPr>
                <w:sz w:val="21"/>
              </w:rPr>
            </w:pPr>
            <w:r>
              <w:rPr>
                <w:rFonts w:hint="eastAsia"/>
                <w:sz w:val="21"/>
              </w:rPr>
              <w:t>V0.95</w:t>
            </w:r>
          </w:p>
        </w:tc>
        <w:tc>
          <w:tcPr>
            <w:tcW w:w="1717" w:type="dxa"/>
          </w:tcPr>
          <w:p w14:paraId="1718ECFA" w14:textId="77777777" w:rsidR="005B4D1B" w:rsidRDefault="005B4D1B" w:rsidP="00D94FC4">
            <w:pPr>
              <w:spacing w:line="240" w:lineRule="auto"/>
              <w:ind w:firstLineChars="0" w:firstLine="0"/>
              <w:jc w:val="left"/>
              <w:rPr>
                <w:sz w:val="21"/>
              </w:rPr>
            </w:pPr>
            <w:r>
              <w:rPr>
                <w:rFonts w:hint="eastAsia"/>
                <w:sz w:val="21"/>
              </w:rPr>
              <w:t>2015.3</w:t>
            </w:r>
          </w:p>
        </w:tc>
        <w:tc>
          <w:tcPr>
            <w:tcW w:w="4488" w:type="dxa"/>
          </w:tcPr>
          <w:p w14:paraId="3247FD86" w14:textId="77777777" w:rsidR="005B4D1B" w:rsidRDefault="005B4D1B" w:rsidP="00D94FC4">
            <w:pPr>
              <w:spacing w:line="240" w:lineRule="auto"/>
              <w:ind w:firstLineChars="0" w:firstLine="0"/>
              <w:jc w:val="left"/>
              <w:rPr>
                <w:sz w:val="21"/>
              </w:rPr>
            </w:pPr>
            <w:r>
              <w:rPr>
                <w:rFonts w:hint="eastAsia"/>
                <w:sz w:val="21"/>
              </w:rPr>
              <w:t>形成拟发布稿</w:t>
            </w:r>
          </w:p>
        </w:tc>
        <w:tc>
          <w:tcPr>
            <w:tcW w:w="1467" w:type="dxa"/>
          </w:tcPr>
          <w:p w14:paraId="0ED5DB32" w14:textId="77777777" w:rsidR="005B4D1B" w:rsidRPr="00023872" w:rsidRDefault="005B4D1B" w:rsidP="00D94FC4">
            <w:pPr>
              <w:spacing w:line="240" w:lineRule="auto"/>
              <w:ind w:firstLineChars="0" w:firstLine="0"/>
              <w:jc w:val="left"/>
              <w:rPr>
                <w:sz w:val="21"/>
              </w:rPr>
            </w:pPr>
            <w:r>
              <w:rPr>
                <w:rFonts w:hint="eastAsia"/>
                <w:sz w:val="21"/>
              </w:rPr>
              <w:t>余新泰</w:t>
            </w:r>
          </w:p>
        </w:tc>
      </w:tr>
      <w:tr w:rsidR="005B4D1B" w:rsidRPr="005F0B97" w14:paraId="60E2EBCD" w14:textId="77777777" w:rsidTr="00D94FC4">
        <w:trPr>
          <w:trHeight w:val="340"/>
          <w:jc w:val="center"/>
        </w:trPr>
        <w:tc>
          <w:tcPr>
            <w:tcW w:w="1343" w:type="dxa"/>
          </w:tcPr>
          <w:p w14:paraId="5C8D39F1" w14:textId="77777777" w:rsidR="005B4D1B" w:rsidRDefault="005B4D1B" w:rsidP="00D94FC4">
            <w:pPr>
              <w:spacing w:line="240" w:lineRule="auto"/>
              <w:ind w:firstLineChars="6" w:firstLine="13"/>
              <w:jc w:val="left"/>
              <w:rPr>
                <w:sz w:val="21"/>
              </w:rPr>
            </w:pPr>
            <w:r>
              <w:rPr>
                <w:rFonts w:hint="eastAsia"/>
                <w:sz w:val="21"/>
              </w:rPr>
              <w:t>V0.96</w:t>
            </w:r>
          </w:p>
        </w:tc>
        <w:tc>
          <w:tcPr>
            <w:tcW w:w="1717" w:type="dxa"/>
          </w:tcPr>
          <w:p w14:paraId="30F4B322" w14:textId="77777777" w:rsidR="005B4D1B" w:rsidRDefault="005B4D1B" w:rsidP="00D94FC4">
            <w:pPr>
              <w:spacing w:line="240" w:lineRule="auto"/>
              <w:ind w:firstLineChars="0" w:firstLine="0"/>
              <w:jc w:val="left"/>
              <w:rPr>
                <w:sz w:val="21"/>
              </w:rPr>
            </w:pPr>
            <w:r>
              <w:rPr>
                <w:rFonts w:hint="eastAsia"/>
                <w:sz w:val="21"/>
              </w:rPr>
              <w:t>2015.5</w:t>
            </w:r>
          </w:p>
        </w:tc>
        <w:tc>
          <w:tcPr>
            <w:tcW w:w="4488" w:type="dxa"/>
          </w:tcPr>
          <w:p w14:paraId="3688FE5D" w14:textId="77777777" w:rsidR="005B4D1B" w:rsidRDefault="005B4D1B" w:rsidP="00D94FC4">
            <w:pPr>
              <w:spacing w:line="240" w:lineRule="auto"/>
              <w:ind w:firstLineChars="0" w:firstLine="0"/>
              <w:jc w:val="left"/>
              <w:rPr>
                <w:sz w:val="21"/>
              </w:rPr>
            </w:pPr>
            <w:r>
              <w:rPr>
                <w:rFonts w:hint="eastAsia"/>
                <w:sz w:val="21"/>
              </w:rPr>
              <w:t>补充相关国密算法改造说明</w:t>
            </w:r>
          </w:p>
        </w:tc>
        <w:tc>
          <w:tcPr>
            <w:tcW w:w="1467" w:type="dxa"/>
          </w:tcPr>
          <w:p w14:paraId="4092F58D" w14:textId="77777777" w:rsidR="005B4D1B" w:rsidRDefault="005B4D1B" w:rsidP="00D94FC4">
            <w:pPr>
              <w:spacing w:line="240" w:lineRule="auto"/>
              <w:ind w:firstLineChars="0" w:firstLine="0"/>
              <w:jc w:val="left"/>
              <w:rPr>
                <w:sz w:val="21"/>
              </w:rPr>
            </w:pPr>
            <w:r>
              <w:rPr>
                <w:rFonts w:hint="eastAsia"/>
                <w:sz w:val="21"/>
              </w:rPr>
              <w:t>余新泰</w:t>
            </w:r>
          </w:p>
        </w:tc>
      </w:tr>
      <w:tr w:rsidR="005B4D1B" w:rsidRPr="005F0B97" w14:paraId="5148E587" w14:textId="77777777" w:rsidTr="00D94FC4">
        <w:trPr>
          <w:trHeight w:val="340"/>
          <w:jc w:val="center"/>
        </w:trPr>
        <w:tc>
          <w:tcPr>
            <w:tcW w:w="1343" w:type="dxa"/>
          </w:tcPr>
          <w:p w14:paraId="7C7CFF8B" w14:textId="77777777" w:rsidR="005B4D1B" w:rsidRDefault="005B4D1B" w:rsidP="00D94FC4">
            <w:pPr>
              <w:spacing w:line="240" w:lineRule="auto"/>
              <w:ind w:firstLineChars="6" w:firstLine="13"/>
              <w:jc w:val="left"/>
              <w:rPr>
                <w:sz w:val="21"/>
              </w:rPr>
            </w:pPr>
            <w:r>
              <w:rPr>
                <w:rFonts w:hint="eastAsia"/>
                <w:sz w:val="21"/>
              </w:rPr>
              <w:t>V0.97</w:t>
            </w:r>
          </w:p>
        </w:tc>
        <w:tc>
          <w:tcPr>
            <w:tcW w:w="1717" w:type="dxa"/>
          </w:tcPr>
          <w:p w14:paraId="62648329" w14:textId="77777777" w:rsidR="005B4D1B" w:rsidRDefault="005B4D1B" w:rsidP="00D94FC4">
            <w:pPr>
              <w:spacing w:line="240" w:lineRule="auto"/>
              <w:ind w:firstLineChars="0" w:firstLine="0"/>
              <w:jc w:val="left"/>
              <w:rPr>
                <w:sz w:val="21"/>
              </w:rPr>
            </w:pPr>
            <w:r>
              <w:rPr>
                <w:rFonts w:hint="eastAsia"/>
                <w:sz w:val="21"/>
              </w:rPr>
              <w:t>2015.11</w:t>
            </w:r>
          </w:p>
        </w:tc>
        <w:tc>
          <w:tcPr>
            <w:tcW w:w="4488" w:type="dxa"/>
          </w:tcPr>
          <w:p w14:paraId="4508ABEA" w14:textId="77777777" w:rsidR="005B4D1B" w:rsidRDefault="005B4D1B" w:rsidP="00D94FC4">
            <w:pPr>
              <w:spacing w:line="240" w:lineRule="auto"/>
              <w:ind w:firstLineChars="0" w:firstLine="0"/>
              <w:jc w:val="left"/>
              <w:rPr>
                <w:sz w:val="21"/>
              </w:rPr>
            </w:pPr>
            <w:r>
              <w:rPr>
                <w:rFonts w:hint="eastAsia"/>
                <w:sz w:val="21"/>
              </w:rPr>
              <w:t>1</w:t>
            </w:r>
            <w:r>
              <w:rPr>
                <w:rFonts w:hint="eastAsia"/>
                <w:sz w:val="21"/>
              </w:rPr>
              <w:t>、新增私有模式下的回报流，对多个接入单元可见，删除询价流的表述</w:t>
            </w:r>
          </w:p>
          <w:p w14:paraId="78B7F8AF" w14:textId="77777777" w:rsidR="005B4D1B" w:rsidRDefault="005B4D1B" w:rsidP="00D94FC4">
            <w:pPr>
              <w:spacing w:line="240" w:lineRule="auto"/>
              <w:ind w:firstLineChars="0" w:firstLine="0"/>
              <w:jc w:val="left"/>
              <w:rPr>
                <w:sz w:val="21"/>
              </w:rPr>
            </w:pPr>
            <w:r>
              <w:rPr>
                <w:rFonts w:hint="eastAsia"/>
                <w:sz w:val="21"/>
              </w:rPr>
              <w:t>2</w:t>
            </w:r>
            <w:r>
              <w:rPr>
                <w:rFonts w:hint="eastAsia"/>
                <w:sz w:val="21"/>
              </w:rPr>
              <w:t>、基于</w:t>
            </w:r>
            <w:r>
              <w:rPr>
                <w:rFonts w:hint="eastAsia"/>
                <w:sz w:val="21"/>
              </w:rPr>
              <w:t>GEMS-2</w:t>
            </w:r>
            <w:r>
              <w:rPr>
                <w:rFonts w:hint="eastAsia"/>
                <w:sz w:val="21"/>
              </w:rPr>
              <w:t>数据类型定义方案，修订数据类型章节定义</w:t>
            </w:r>
          </w:p>
          <w:p w14:paraId="44CC591F" w14:textId="77777777" w:rsidR="005B4D1B" w:rsidRDefault="005B4D1B" w:rsidP="00D94FC4">
            <w:pPr>
              <w:spacing w:line="240" w:lineRule="auto"/>
              <w:ind w:firstLineChars="0" w:firstLine="0"/>
              <w:jc w:val="left"/>
              <w:rPr>
                <w:sz w:val="21"/>
              </w:rPr>
            </w:pPr>
            <w:r>
              <w:rPr>
                <w:rFonts w:hint="eastAsia"/>
                <w:sz w:val="21"/>
              </w:rPr>
              <w:t>3</w:t>
            </w:r>
            <w:r>
              <w:rPr>
                <w:rFonts w:hint="eastAsia"/>
                <w:sz w:val="21"/>
              </w:rPr>
              <w:t>、修订应用层消息头定义和相关描述</w:t>
            </w:r>
          </w:p>
          <w:p w14:paraId="6E83C45D" w14:textId="77777777" w:rsidR="005B4D1B" w:rsidRDefault="005B4D1B" w:rsidP="00D94FC4">
            <w:pPr>
              <w:spacing w:line="240" w:lineRule="auto"/>
              <w:ind w:firstLineChars="0" w:firstLine="0"/>
              <w:jc w:val="left"/>
              <w:rPr>
                <w:sz w:val="21"/>
              </w:rPr>
            </w:pPr>
            <w:r>
              <w:rPr>
                <w:rFonts w:hint="eastAsia"/>
                <w:sz w:val="21"/>
              </w:rPr>
              <w:t>4</w:t>
            </w:r>
            <w:r>
              <w:rPr>
                <w:rFonts w:hint="eastAsia"/>
                <w:sz w:val="21"/>
              </w:rPr>
              <w:t>、会话报头增加</w:t>
            </w:r>
            <w:r>
              <w:rPr>
                <w:rFonts w:hint="eastAsia"/>
                <w:sz w:val="21"/>
              </w:rPr>
              <w:t>magic number</w:t>
            </w:r>
            <w:r>
              <w:rPr>
                <w:rFonts w:hint="eastAsia"/>
                <w:sz w:val="21"/>
              </w:rPr>
              <w:t>和</w:t>
            </w:r>
            <w:r>
              <w:rPr>
                <w:rFonts w:hint="eastAsia"/>
                <w:sz w:val="21"/>
              </w:rPr>
              <w:t>logID</w:t>
            </w:r>
            <w:r>
              <w:rPr>
                <w:rFonts w:hint="eastAsia"/>
                <w:sz w:val="21"/>
              </w:rPr>
              <w:t>特征信息</w:t>
            </w:r>
          </w:p>
          <w:p w14:paraId="50111646" w14:textId="77777777" w:rsidR="005B4D1B" w:rsidRDefault="005B4D1B" w:rsidP="00D94FC4">
            <w:pPr>
              <w:spacing w:line="240" w:lineRule="auto"/>
              <w:ind w:firstLineChars="0" w:firstLine="0"/>
              <w:jc w:val="left"/>
              <w:rPr>
                <w:sz w:val="21"/>
              </w:rPr>
            </w:pPr>
            <w:r>
              <w:rPr>
                <w:rFonts w:hint="eastAsia"/>
                <w:sz w:val="21"/>
              </w:rPr>
              <w:t>5</w:t>
            </w:r>
            <w:r>
              <w:rPr>
                <w:rFonts w:hint="eastAsia"/>
                <w:sz w:val="21"/>
              </w:rPr>
              <w:t>、修订文中关于消息类型及对应数据流的描述</w:t>
            </w:r>
          </w:p>
        </w:tc>
        <w:tc>
          <w:tcPr>
            <w:tcW w:w="1467" w:type="dxa"/>
          </w:tcPr>
          <w:p w14:paraId="3A906A40" w14:textId="77777777" w:rsidR="005B4D1B" w:rsidRPr="004D7FFB" w:rsidRDefault="005B4D1B" w:rsidP="00D94FC4">
            <w:pPr>
              <w:spacing w:line="240" w:lineRule="auto"/>
              <w:ind w:firstLineChars="0" w:firstLine="0"/>
              <w:jc w:val="left"/>
              <w:rPr>
                <w:sz w:val="21"/>
              </w:rPr>
            </w:pPr>
            <w:r>
              <w:rPr>
                <w:rFonts w:hint="eastAsia"/>
                <w:sz w:val="21"/>
              </w:rPr>
              <w:t>余新泰</w:t>
            </w:r>
          </w:p>
        </w:tc>
      </w:tr>
      <w:tr w:rsidR="005B4D1B" w:rsidRPr="005F0B97" w14:paraId="305AF436" w14:textId="77777777" w:rsidTr="00D94FC4">
        <w:trPr>
          <w:trHeight w:val="340"/>
          <w:jc w:val="center"/>
        </w:trPr>
        <w:tc>
          <w:tcPr>
            <w:tcW w:w="1343" w:type="dxa"/>
          </w:tcPr>
          <w:p w14:paraId="749A426F" w14:textId="77777777" w:rsidR="005B4D1B" w:rsidRDefault="005B4D1B" w:rsidP="00D94FC4">
            <w:pPr>
              <w:spacing w:line="240" w:lineRule="auto"/>
              <w:ind w:firstLineChars="6" w:firstLine="13"/>
              <w:jc w:val="left"/>
              <w:rPr>
                <w:sz w:val="21"/>
              </w:rPr>
            </w:pPr>
            <w:r>
              <w:rPr>
                <w:rFonts w:hint="eastAsia"/>
                <w:sz w:val="21"/>
              </w:rPr>
              <w:t>V0.98</w:t>
            </w:r>
          </w:p>
        </w:tc>
        <w:tc>
          <w:tcPr>
            <w:tcW w:w="1717" w:type="dxa"/>
          </w:tcPr>
          <w:p w14:paraId="5CF386B9" w14:textId="77777777" w:rsidR="005B4D1B" w:rsidRDefault="005B4D1B" w:rsidP="00D94FC4">
            <w:pPr>
              <w:spacing w:line="240" w:lineRule="auto"/>
              <w:ind w:firstLineChars="0" w:firstLine="0"/>
              <w:jc w:val="left"/>
              <w:rPr>
                <w:sz w:val="21"/>
              </w:rPr>
            </w:pPr>
            <w:r>
              <w:rPr>
                <w:rFonts w:hint="eastAsia"/>
                <w:sz w:val="21"/>
              </w:rPr>
              <w:t>2016.9</w:t>
            </w:r>
          </w:p>
        </w:tc>
        <w:tc>
          <w:tcPr>
            <w:tcW w:w="4488" w:type="dxa"/>
          </w:tcPr>
          <w:p w14:paraId="05843E5A" w14:textId="77777777" w:rsidR="005B4D1B" w:rsidRDefault="005B4D1B" w:rsidP="00D94FC4">
            <w:pPr>
              <w:spacing w:line="240" w:lineRule="auto"/>
              <w:ind w:firstLineChars="0" w:firstLine="0"/>
              <w:jc w:val="left"/>
              <w:rPr>
                <w:sz w:val="21"/>
              </w:rPr>
            </w:pPr>
            <w:r>
              <w:rPr>
                <w:rFonts w:hint="eastAsia"/>
                <w:sz w:val="21"/>
              </w:rPr>
              <w:t>1</w:t>
            </w:r>
            <w:r>
              <w:rPr>
                <w:rFonts w:hint="eastAsia"/>
                <w:sz w:val="21"/>
              </w:rPr>
              <w:t>）细化关于</w:t>
            </w:r>
            <w:r>
              <w:rPr>
                <w:rFonts w:hint="eastAsia"/>
                <w:sz w:val="21"/>
              </w:rPr>
              <w:t>logID</w:t>
            </w:r>
            <w:r>
              <w:rPr>
                <w:rFonts w:hint="eastAsia"/>
                <w:sz w:val="21"/>
              </w:rPr>
              <w:t>的使用规则</w:t>
            </w:r>
          </w:p>
          <w:p w14:paraId="3D58BFB0" w14:textId="77777777" w:rsidR="005B4D1B" w:rsidRDefault="005B4D1B" w:rsidP="00D94FC4">
            <w:pPr>
              <w:spacing w:line="240" w:lineRule="auto"/>
              <w:ind w:firstLineChars="0" w:firstLine="0"/>
              <w:jc w:val="left"/>
              <w:rPr>
                <w:sz w:val="21"/>
              </w:rPr>
            </w:pPr>
            <w:r>
              <w:rPr>
                <w:rFonts w:hint="eastAsia"/>
                <w:sz w:val="21"/>
              </w:rPr>
              <w:t>2</w:t>
            </w:r>
            <w:r>
              <w:rPr>
                <w:rFonts w:hint="eastAsia"/>
                <w:sz w:val="21"/>
              </w:rPr>
              <w:t>）删除关于最大报文长度的限制，调整会话报文头长度</w:t>
            </w:r>
          </w:p>
          <w:p w14:paraId="10BE973C" w14:textId="77777777" w:rsidR="005B4D1B" w:rsidRPr="003252ED" w:rsidRDefault="005B4D1B" w:rsidP="00D94FC4">
            <w:pPr>
              <w:spacing w:line="240" w:lineRule="auto"/>
              <w:ind w:firstLineChars="0" w:firstLine="0"/>
              <w:jc w:val="left"/>
              <w:rPr>
                <w:sz w:val="21"/>
              </w:rPr>
            </w:pPr>
            <w:r>
              <w:rPr>
                <w:rFonts w:hint="eastAsia"/>
                <w:sz w:val="21"/>
              </w:rPr>
              <w:t>3</w:t>
            </w:r>
            <w:r>
              <w:rPr>
                <w:rFonts w:hint="eastAsia"/>
                <w:sz w:val="21"/>
              </w:rPr>
              <w:t>）会话报文头新增加报文版本号字段</w:t>
            </w:r>
          </w:p>
        </w:tc>
        <w:tc>
          <w:tcPr>
            <w:tcW w:w="1467" w:type="dxa"/>
          </w:tcPr>
          <w:p w14:paraId="7ABC9988" w14:textId="77777777" w:rsidR="005B4D1B" w:rsidRPr="006F66F8" w:rsidRDefault="005B4D1B" w:rsidP="00D94FC4">
            <w:pPr>
              <w:spacing w:line="240" w:lineRule="auto"/>
              <w:ind w:firstLineChars="0" w:firstLine="0"/>
              <w:jc w:val="left"/>
              <w:rPr>
                <w:sz w:val="21"/>
              </w:rPr>
            </w:pPr>
            <w:r>
              <w:rPr>
                <w:rFonts w:hint="eastAsia"/>
                <w:sz w:val="21"/>
              </w:rPr>
              <w:t>余新泰</w:t>
            </w:r>
          </w:p>
        </w:tc>
      </w:tr>
      <w:tr w:rsidR="005B4D1B" w:rsidRPr="005F0B97" w14:paraId="228D4DCB" w14:textId="77777777" w:rsidTr="00D94FC4">
        <w:trPr>
          <w:trHeight w:val="340"/>
          <w:jc w:val="center"/>
        </w:trPr>
        <w:tc>
          <w:tcPr>
            <w:tcW w:w="1343" w:type="dxa"/>
          </w:tcPr>
          <w:p w14:paraId="2C57948F" w14:textId="77777777" w:rsidR="005B4D1B" w:rsidRDefault="005B4D1B" w:rsidP="00D94FC4">
            <w:pPr>
              <w:spacing w:line="240" w:lineRule="auto"/>
              <w:ind w:firstLineChars="6" w:firstLine="13"/>
              <w:jc w:val="left"/>
              <w:rPr>
                <w:sz w:val="21"/>
              </w:rPr>
            </w:pPr>
            <w:r>
              <w:rPr>
                <w:rFonts w:hint="eastAsia"/>
                <w:sz w:val="21"/>
              </w:rPr>
              <w:t>V0.99</w:t>
            </w:r>
          </w:p>
        </w:tc>
        <w:tc>
          <w:tcPr>
            <w:tcW w:w="1717" w:type="dxa"/>
          </w:tcPr>
          <w:p w14:paraId="36EAFCBB" w14:textId="77777777" w:rsidR="005B4D1B" w:rsidRDefault="005B4D1B" w:rsidP="00D94FC4">
            <w:pPr>
              <w:spacing w:line="240" w:lineRule="auto"/>
              <w:ind w:firstLineChars="0" w:firstLine="0"/>
              <w:jc w:val="left"/>
              <w:rPr>
                <w:sz w:val="21"/>
              </w:rPr>
            </w:pPr>
            <w:r>
              <w:rPr>
                <w:rFonts w:hint="eastAsia"/>
                <w:sz w:val="21"/>
              </w:rPr>
              <w:t>2017.9</w:t>
            </w:r>
          </w:p>
        </w:tc>
        <w:tc>
          <w:tcPr>
            <w:tcW w:w="4488" w:type="dxa"/>
          </w:tcPr>
          <w:p w14:paraId="6FEE500C" w14:textId="77777777" w:rsidR="005B4D1B" w:rsidRDefault="005B4D1B" w:rsidP="00D94FC4">
            <w:pPr>
              <w:spacing w:line="240" w:lineRule="auto"/>
              <w:ind w:firstLineChars="0" w:firstLine="0"/>
              <w:jc w:val="left"/>
              <w:rPr>
                <w:sz w:val="21"/>
              </w:rPr>
            </w:pPr>
            <w:r>
              <w:rPr>
                <w:rFonts w:hint="eastAsia"/>
                <w:sz w:val="21"/>
              </w:rPr>
              <w:t>根据内部开发设计稿修订，增加心跳超时时间设置会话报文</w:t>
            </w:r>
          </w:p>
        </w:tc>
        <w:tc>
          <w:tcPr>
            <w:tcW w:w="1467" w:type="dxa"/>
          </w:tcPr>
          <w:p w14:paraId="2481CC74" w14:textId="77777777" w:rsidR="005B4D1B" w:rsidRPr="0087625E" w:rsidRDefault="005B4D1B" w:rsidP="00D94FC4">
            <w:pPr>
              <w:spacing w:line="240" w:lineRule="auto"/>
              <w:ind w:firstLineChars="0" w:firstLine="0"/>
              <w:jc w:val="left"/>
              <w:rPr>
                <w:sz w:val="21"/>
              </w:rPr>
            </w:pPr>
          </w:p>
        </w:tc>
      </w:tr>
      <w:tr w:rsidR="0095406B" w:rsidRPr="005F0B97" w14:paraId="507D89AE" w14:textId="77777777" w:rsidTr="00D94FC4">
        <w:trPr>
          <w:trHeight w:val="340"/>
          <w:jc w:val="center"/>
          <w:ins w:id="10" w:author="张娜" w:date="2025-07-25T13:45:00Z"/>
        </w:trPr>
        <w:tc>
          <w:tcPr>
            <w:tcW w:w="1343" w:type="dxa"/>
          </w:tcPr>
          <w:p w14:paraId="414B21D4" w14:textId="07A1FC20" w:rsidR="0095406B" w:rsidRDefault="0095406B" w:rsidP="00D94FC4">
            <w:pPr>
              <w:spacing w:line="240" w:lineRule="auto"/>
              <w:ind w:firstLineChars="6" w:firstLine="13"/>
              <w:jc w:val="left"/>
              <w:rPr>
                <w:ins w:id="11" w:author="张娜" w:date="2025-07-25T13:45:00Z"/>
                <w:sz w:val="21"/>
              </w:rPr>
            </w:pPr>
            <w:ins w:id="12" w:author="张娜" w:date="2025-07-25T13:45:00Z">
              <w:r>
                <w:rPr>
                  <w:rFonts w:hint="eastAsia"/>
                  <w:sz w:val="21"/>
                </w:rPr>
                <w:t>V</w:t>
              </w:r>
              <w:r>
                <w:rPr>
                  <w:sz w:val="21"/>
                </w:rPr>
                <w:t>1.0</w:t>
              </w:r>
            </w:ins>
          </w:p>
        </w:tc>
        <w:tc>
          <w:tcPr>
            <w:tcW w:w="1717" w:type="dxa"/>
          </w:tcPr>
          <w:p w14:paraId="7A5DABBC" w14:textId="335ABFEC" w:rsidR="0095406B" w:rsidRDefault="0095406B" w:rsidP="00D94FC4">
            <w:pPr>
              <w:spacing w:line="240" w:lineRule="auto"/>
              <w:ind w:firstLineChars="0" w:firstLine="0"/>
              <w:jc w:val="left"/>
              <w:rPr>
                <w:ins w:id="13" w:author="张娜" w:date="2025-07-25T13:45:00Z"/>
                <w:sz w:val="21"/>
              </w:rPr>
            </w:pPr>
            <w:ins w:id="14" w:author="张娜" w:date="2025-07-25T13:45:00Z">
              <w:r>
                <w:rPr>
                  <w:rFonts w:hint="eastAsia"/>
                  <w:sz w:val="21"/>
                </w:rPr>
                <w:t>2</w:t>
              </w:r>
              <w:r>
                <w:rPr>
                  <w:sz w:val="21"/>
                </w:rPr>
                <w:t>025.7</w:t>
              </w:r>
            </w:ins>
          </w:p>
        </w:tc>
        <w:tc>
          <w:tcPr>
            <w:tcW w:w="4488" w:type="dxa"/>
          </w:tcPr>
          <w:p w14:paraId="3136C638" w14:textId="79967AF0" w:rsidR="0095406B" w:rsidRDefault="0095406B" w:rsidP="0095406B">
            <w:pPr>
              <w:spacing w:line="240" w:lineRule="auto"/>
              <w:ind w:firstLineChars="0" w:firstLine="0"/>
              <w:jc w:val="left"/>
              <w:rPr>
                <w:ins w:id="15" w:author="张娜" w:date="2025-07-25T13:45:00Z"/>
                <w:sz w:val="21"/>
              </w:rPr>
            </w:pPr>
            <w:ins w:id="16" w:author="张娜" w:date="2025-07-25T13:45:00Z">
              <w:r>
                <w:rPr>
                  <w:rFonts w:hint="eastAsia"/>
                  <w:sz w:val="21"/>
                </w:rPr>
                <w:t>1</w:t>
              </w:r>
              <w:r>
                <w:rPr>
                  <w:rFonts w:hint="eastAsia"/>
                  <w:sz w:val="21"/>
                </w:rPr>
                <w:t>、</w:t>
              </w:r>
              <w:r w:rsidRPr="00785E3D">
                <w:rPr>
                  <w:rFonts w:hint="eastAsia"/>
                  <w:sz w:val="21"/>
                </w:rPr>
                <w:t>参考官网</w:t>
              </w:r>
            </w:ins>
            <w:ins w:id="17" w:author="张娜" w:date="2025-08-01T14:08:00Z">
              <w:r w:rsidR="00D63D70">
                <w:rPr>
                  <w:rFonts w:hint="eastAsia"/>
                  <w:sz w:val="21"/>
                </w:rPr>
                <w:t>发布</w:t>
              </w:r>
            </w:ins>
            <w:ins w:id="18" w:author="张娜" w:date="2025-07-25T13:45:00Z">
              <w:r w:rsidRPr="00785E3D">
                <w:rPr>
                  <w:rFonts w:hint="eastAsia"/>
                  <w:sz w:val="21"/>
                </w:rPr>
                <w:t>版本，</w:t>
              </w:r>
            </w:ins>
            <w:ins w:id="19" w:author="张娜" w:date="2025-08-01T14:08:00Z">
              <w:r w:rsidR="00D63D70">
                <w:rPr>
                  <w:rFonts w:hint="eastAsia"/>
                  <w:sz w:val="21"/>
                </w:rPr>
                <w:t>以非修订模式完善部分说明文字描述</w:t>
              </w:r>
            </w:ins>
            <w:ins w:id="20" w:author="张娜" w:date="2025-08-01T14:10:00Z">
              <w:r w:rsidR="00C46276">
                <w:rPr>
                  <w:rFonts w:hint="eastAsia"/>
                  <w:sz w:val="21"/>
                </w:rPr>
                <w:t>，不改变协议实质内容</w:t>
              </w:r>
            </w:ins>
            <w:bookmarkStart w:id="21" w:name="_GoBack"/>
            <w:bookmarkEnd w:id="21"/>
          </w:p>
          <w:p w14:paraId="769256CF" w14:textId="1D5F194E" w:rsidR="0095406B" w:rsidRDefault="0095406B" w:rsidP="0095406B">
            <w:pPr>
              <w:spacing w:line="240" w:lineRule="auto"/>
              <w:ind w:firstLineChars="0" w:firstLine="0"/>
              <w:jc w:val="left"/>
              <w:rPr>
                <w:ins w:id="22" w:author="张娜" w:date="2025-07-25T13:45:00Z"/>
                <w:sz w:val="21"/>
              </w:rPr>
            </w:pPr>
            <w:ins w:id="23" w:author="张娜" w:date="2025-07-25T13:45:00Z">
              <w:r>
                <w:rPr>
                  <w:rFonts w:hint="eastAsia"/>
                  <w:sz w:val="21"/>
                </w:rPr>
                <w:t>2</w:t>
              </w:r>
              <w:r>
                <w:rPr>
                  <w:rFonts w:hint="eastAsia"/>
                  <w:sz w:val="21"/>
                </w:rPr>
                <w:t>、根据生僻字项目，修订文档中关于报文编码格式描述</w:t>
              </w:r>
            </w:ins>
          </w:p>
        </w:tc>
        <w:tc>
          <w:tcPr>
            <w:tcW w:w="1467" w:type="dxa"/>
          </w:tcPr>
          <w:p w14:paraId="67194BCB" w14:textId="77777777" w:rsidR="0095406B" w:rsidRPr="0087625E" w:rsidRDefault="0095406B" w:rsidP="00D94FC4">
            <w:pPr>
              <w:spacing w:line="240" w:lineRule="auto"/>
              <w:ind w:firstLineChars="0" w:firstLine="0"/>
              <w:jc w:val="left"/>
              <w:rPr>
                <w:ins w:id="24" w:author="张娜" w:date="2025-07-25T13:45:00Z"/>
                <w:sz w:val="21"/>
              </w:rPr>
            </w:pPr>
          </w:p>
        </w:tc>
      </w:tr>
    </w:tbl>
    <w:p w14:paraId="6EE25920" w14:textId="77777777" w:rsidR="0049575F" w:rsidRPr="005B4D1B" w:rsidRDefault="0049575F">
      <w:pPr>
        <w:ind w:firstLineChars="0" w:firstLine="0"/>
        <w:jc w:val="center"/>
        <w:rPr>
          <w:rFonts w:asciiTheme="minorEastAsia" w:hAnsiTheme="minorEastAsia"/>
          <w:sz w:val="32"/>
        </w:rPr>
      </w:pPr>
    </w:p>
    <w:p w14:paraId="7C820420" w14:textId="77777777" w:rsidR="0049575F" w:rsidRPr="009912B6" w:rsidRDefault="0049575F">
      <w:pPr>
        <w:ind w:firstLineChars="0" w:firstLine="0"/>
      </w:pPr>
    </w:p>
    <w:p w14:paraId="22E54839" w14:textId="77777777" w:rsidR="0049575F" w:rsidRDefault="0049575F">
      <w:pPr>
        <w:widowControl/>
        <w:ind w:firstLine="480"/>
        <w:jc w:val="left"/>
      </w:pPr>
    </w:p>
    <w:p w14:paraId="51106B47" w14:textId="77777777" w:rsidR="0049575F" w:rsidRPr="00C43C71" w:rsidRDefault="0049575F">
      <w:pPr>
        <w:widowControl/>
        <w:ind w:firstLine="480"/>
        <w:jc w:val="left"/>
        <w:sectPr w:rsidR="0049575F" w:rsidRPr="00C43C71">
          <w:headerReference w:type="default" r:id="rId23"/>
          <w:footerReference w:type="default" r:id="rId24"/>
          <w:pgSz w:w="11906" w:h="16838"/>
          <w:pgMar w:top="1440" w:right="1800" w:bottom="1440" w:left="1800" w:header="851" w:footer="992" w:gutter="0"/>
          <w:cols w:space="425"/>
          <w:docGrid w:type="lines" w:linePitch="312"/>
        </w:sectPr>
      </w:pPr>
    </w:p>
    <w:sdt>
      <w:sdtPr>
        <w:rPr>
          <w:rFonts w:asciiTheme="minorHAnsi" w:eastAsiaTheme="minorEastAsia" w:hAnsiTheme="minorHAnsi" w:cstheme="minorBidi"/>
          <w:b w:val="0"/>
          <w:bCs w:val="0"/>
          <w:color w:val="auto"/>
          <w:kern w:val="2"/>
          <w:sz w:val="24"/>
          <w:szCs w:val="22"/>
          <w:lang w:val="zh-CN"/>
        </w:rPr>
        <w:id w:val="-250740077"/>
        <w:docPartObj>
          <w:docPartGallery w:val="Table of Contents"/>
          <w:docPartUnique/>
        </w:docPartObj>
      </w:sdtPr>
      <w:sdtEndPr/>
      <w:sdtContent>
        <w:p w14:paraId="7DF061F3" w14:textId="77777777" w:rsidR="0049575F" w:rsidRDefault="00774F1B">
          <w:pPr>
            <w:pStyle w:val="TOC10"/>
            <w:jc w:val="center"/>
          </w:pPr>
          <w:r>
            <w:rPr>
              <w:lang w:val="zh-CN"/>
            </w:rPr>
            <w:t>目录</w:t>
          </w:r>
        </w:p>
        <w:p w14:paraId="6E1BD376" w14:textId="3D85CCE2" w:rsidR="00F71A0D" w:rsidRDefault="00774F1B">
          <w:pPr>
            <w:pStyle w:val="TOC1"/>
            <w:tabs>
              <w:tab w:val="left" w:pos="960"/>
              <w:tab w:val="right" w:leader="dot" w:pos="8296"/>
            </w:tabs>
            <w:ind w:firstLine="480"/>
            <w:rPr>
              <w:noProof/>
              <w:sz w:val="21"/>
            </w:rPr>
          </w:pPr>
          <w:r>
            <w:fldChar w:fldCharType="begin"/>
          </w:r>
          <w:r>
            <w:instrText xml:space="preserve"> TOC \o "1-3" \h \z \u </w:instrText>
          </w:r>
          <w:r>
            <w:fldChar w:fldCharType="separate"/>
          </w:r>
          <w:hyperlink w:anchor="_Toc204949435" w:history="1">
            <w:r w:rsidR="00F71A0D" w:rsidRPr="00156C33">
              <w:rPr>
                <w:rStyle w:val="af3"/>
                <w:rFonts w:ascii="宋体" w:hAnsi="宋体"/>
                <w:noProof/>
              </w:rPr>
              <w:t>1</w:t>
            </w:r>
            <w:r w:rsidR="00F71A0D">
              <w:rPr>
                <w:noProof/>
                <w:sz w:val="21"/>
              </w:rPr>
              <w:tab/>
            </w:r>
            <w:r w:rsidR="00F71A0D" w:rsidRPr="00156C33">
              <w:rPr>
                <w:rStyle w:val="af3"/>
                <w:rFonts w:ascii="宋体" w:hAnsi="宋体"/>
                <w:noProof/>
              </w:rPr>
              <w:t>范围</w:t>
            </w:r>
            <w:r w:rsidR="00F71A0D">
              <w:rPr>
                <w:noProof/>
                <w:webHidden/>
              </w:rPr>
              <w:tab/>
            </w:r>
            <w:r w:rsidR="00F71A0D">
              <w:rPr>
                <w:noProof/>
                <w:webHidden/>
              </w:rPr>
              <w:fldChar w:fldCharType="begin"/>
            </w:r>
            <w:r w:rsidR="00F71A0D">
              <w:rPr>
                <w:noProof/>
                <w:webHidden/>
              </w:rPr>
              <w:instrText xml:space="preserve"> PAGEREF _Toc204949435 \h </w:instrText>
            </w:r>
            <w:r w:rsidR="00F71A0D">
              <w:rPr>
                <w:noProof/>
                <w:webHidden/>
              </w:rPr>
            </w:r>
            <w:r w:rsidR="00F71A0D">
              <w:rPr>
                <w:noProof/>
                <w:webHidden/>
              </w:rPr>
              <w:fldChar w:fldCharType="separate"/>
            </w:r>
            <w:r w:rsidR="00F71A0D">
              <w:rPr>
                <w:noProof/>
                <w:webHidden/>
              </w:rPr>
              <w:t>7</w:t>
            </w:r>
            <w:r w:rsidR="00F71A0D">
              <w:rPr>
                <w:noProof/>
                <w:webHidden/>
              </w:rPr>
              <w:fldChar w:fldCharType="end"/>
            </w:r>
          </w:hyperlink>
        </w:p>
        <w:p w14:paraId="3C8C3627" w14:textId="7DD37518" w:rsidR="00F71A0D" w:rsidRDefault="00C46276">
          <w:pPr>
            <w:pStyle w:val="TOC1"/>
            <w:tabs>
              <w:tab w:val="left" w:pos="960"/>
              <w:tab w:val="right" w:leader="dot" w:pos="8296"/>
            </w:tabs>
            <w:ind w:firstLine="480"/>
            <w:rPr>
              <w:noProof/>
              <w:sz w:val="21"/>
            </w:rPr>
          </w:pPr>
          <w:hyperlink w:anchor="_Toc204949436" w:history="1">
            <w:r w:rsidR="00F71A0D" w:rsidRPr="00156C33">
              <w:rPr>
                <w:rStyle w:val="af3"/>
                <w:rFonts w:ascii="宋体" w:hAnsi="宋体"/>
                <w:noProof/>
              </w:rPr>
              <w:t>2</w:t>
            </w:r>
            <w:r w:rsidR="00F71A0D">
              <w:rPr>
                <w:noProof/>
                <w:sz w:val="21"/>
              </w:rPr>
              <w:tab/>
            </w:r>
            <w:r w:rsidR="00F71A0D" w:rsidRPr="00156C33">
              <w:rPr>
                <w:rStyle w:val="af3"/>
                <w:rFonts w:ascii="宋体" w:hAnsi="宋体"/>
                <w:noProof/>
              </w:rPr>
              <w:t>规范性引用文件</w:t>
            </w:r>
            <w:r w:rsidR="00F71A0D">
              <w:rPr>
                <w:noProof/>
                <w:webHidden/>
              </w:rPr>
              <w:tab/>
            </w:r>
            <w:r w:rsidR="00F71A0D">
              <w:rPr>
                <w:noProof/>
                <w:webHidden/>
              </w:rPr>
              <w:fldChar w:fldCharType="begin"/>
            </w:r>
            <w:r w:rsidR="00F71A0D">
              <w:rPr>
                <w:noProof/>
                <w:webHidden/>
              </w:rPr>
              <w:instrText xml:space="preserve"> PAGEREF _Toc204949436 \h </w:instrText>
            </w:r>
            <w:r w:rsidR="00F71A0D">
              <w:rPr>
                <w:noProof/>
                <w:webHidden/>
              </w:rPr>
            </w:r>
            <w:r w:rsidR="00F71A0D">
              <w:rPr>
                <w:noProof/>
                <w:webHidden/>
              </w:rPr>
              <w:fldChar w:fldCharType="separate"/>
            </w:r>
            <w:r w:rsidR="00F71A0D">
              <w:rPr>
                <w:noProof/>
                <w:webHidden/>
              </w:rPr>
              <w:t>7</w:t>
            </w:r>
            <w:r w:rsidR="00F71A0D">
              <w:rPr>
                <w:noProof/>
                <w:webHidden/>
              </w:rPr>
              <w:fldChar w:fldCharType="end"/>
            </w:r>
          </w:hyperlink>
        </w:p>
        <w:p w14:paraId="6A063960" w14:textId="60EF7085" w:rsidR="00F71A0D" w:rsidRDefault="00C46276">
          <w:pPr>
            <w:pStyle w:val="TOC1"/>
            <w:tabs>
              <w:tab w:val="left" w:pos="960"/>
              <w:tab w:val="right" w:leader="dot" w:pos="8296"/>
            </w:tabs>
            <w:ind w:firstLine="480"/>
            <w:rPr>
              <w:noProof/>
              <w:sz w:val="21"/>
            </w:rPr>
          </w:pPr>
          <w:hyperlink w:anchor="_Toc204949437" w:history="1">
            <w:r w:rsidR="00F71A0D" w:rsidRPr="00156C33">
              <w:rPr>
                <w:rStyle w:val="af3"/>
                <w:rFonts w:ascii="宋体" w:hAnsi="宋体"/>
                <w:noProof/>
              </w:rPr>
              <w:t>3</w:t>
            </w:r>
            <w:r w:rsidR="00F71A0D">
              <w:rPr>
                <w:noProof/>
                <w:sz w:val="21"/>
              </w:rPr>
              <w:tab/>
            </w:r>
            <w:r w:rsidR="00F71A0D" w:rsidRPr="00156C33">
              <w:rPr>
                <w:rStyle w:val="af3"/>
                <w:rFonts w:ascii="宋体" w:hAnsi="宋体"/>
                <w:noProof/>
              </w:rPr>
              <w:t>术语和定义</w:t>
            </w:r>
            <w:r w:rsidR="00F71A0D">
              <w:rPr>
                <w:noProof/>
                <w:webHidden/>
              </w:rPr>
              <w:tab/>
            </w:r>
            <w:r w:rsidR="00F71A0D">
              <w:rPr>
                <w:noProof/>
                <w:webHidden/>
              </w:rPr>
              <w:fldChar w:fldCharType="begin"/>
            </w:r>
            <w:r w:rsidR="00F71A0D">
              <w:rPr>
                <w:noProof/>
                <w:webHidden/>
              </w:rPr>
              <w:instrText xml:space="preserve"> PAGEREF _Toc204949437 \h </w:instrText>
            </w:r>
            <w:r w:rsidR="00F71A0D">
              <w:rPr>
                <w:noProof/>
                <w:webHidden/>
              </w:rPr>
            </w:r>
            <w:r w:rsidR="00F71A0D">
              <w:rPr>
                <w:noProof/>
                <w:webHidden/>
              </w:rPr>
              <w:fldChar w:fldCharType="separate"/>
            </w:r>
            <w:r w:rsidR="00F71A0D">
              <w:rPr>
                <w:noProof/>
                <w:webHidden/>
              </w:rPr>
              <w:t>7</w:t>
            </w:r>
            <w:r w:rsidR="00F71A0D">
              <w:rPr>
                <w:noProof/>
                <w:webHidden/>
              </w:rPr>
              <w:fldChar w:fldCharType="end"/>
            </w:r>
          </w:hyperlink>
        </w:p>
        <w:p w14:paraId="0BD41575" w14:textId="4CE48BE4" w:rsidR="00F71A0D" w:rsidRDefault="00C46276">
          <w:pPr>
            <w:pStyle w:val="TOC1"/>
            <w:tabs>
              <w:tab w:val="left" w:pos="960"/>
              <w:tab w:val="right" w:leader="dot" w:pos="8296"/>
            </w:tabs>
            <w:ind w:firstLine="480"/>
            <w:rPr>
              <w:noProof/>
              <w:sz w:val="21"/>
            </w:rPr>
          </w:pPr>
          <w:hyperlink w:anchor="_Toc204949438" w:history="1">
            <w:r w:rsidR="00F71A0D" w:rsidRPr="00156C33">
              <w:rPr>
                <w:rStyle w:val="af3"/>
                <w:rFonts w:ascii="宋体" w:hAnsi="宋体"/>
                <w:noProof/>
              </w:rPr>
              <w:t>4</w:t>
            </w:r>
            <w:r w:rsidR="00F71A0D">
              <w:rPr>
                <w:noProof/>
                <w:sz w:val="21"/>
              </w:rPr>
              <w:tab/>
            </w:r>
            <w:r w:rsidR="00F71A0D" w:rsidRPr="00156C33">
              <w:rPr>
                <w:rStyle w:val="af3"/>
                <w:rFonts w:ascii="宋体" w:hAnsi="宋体"/>
                <w:noProof/>
              </w:rPr>
              <w:t>应用环境</w:t>
            </w:r>
            <w:r w:rsidR="00F71A0D">
              <w:rPr>
                <w:noProof/>
                <w:webHidden/>
              </w:rPr>
              <w:tab/>
            </w:r>
            <w:r w:rsidR="00F71A0D">
              <w:rPr>
                <w:noProof/>
                <w:webHidden/>
              </w:rPr>
              <w:fldChar w:fldCharType="begin"/>
            </w:r>
            <w:r w:rsidR="00F71A0D">
              <w:rPr>
                <w:noProof/>
                <w:webHidden/>
              </w:rPr>
              <w:instrText xml:space="preserve"> PAGEREF _Toc204949438 \h </w:instrText>
            </w:r>
            <w:r w:rsidR="00F71A0D">
              <w:rPr>
                <w:noProof/>
                <w:webHidden/>
              </w:rPr>
            </w:r>
            <w:r w:rsidR="00F71A0D">
              <w:rPr>
                <w:noProof/>
                <w:webHidden/>
              </w:rPr>
              <w:fldChar w:fldCharType="separate"/>
            </w:r>
            <w:r w:rsidR="00F71A0D">
              <w:rPr>
                <w:noProof/>
                <w:webHidden/>
              </w:rPr>
              <w:t>7</w:t>
            </w:r>
            <w:r w:rsidR="00F71A0D">
              <w:rPr>
                <w:noProof/>
                <w:webHidden/>
              </w:rPr>
              <w:fldChar w:fldCharType="end"/>
            </w:r>
          </w:hyperlink>
        </w:p>
        <w:p w14:paraId="6247ED76" w14:textId="6E1F89CE" w:rsidR="00F71A0D" w:rsidRDefault="00C46276">
          <w:pPr>
            <w:pStyle w:val="TOC1"/>
            <w:tabs>
              <w:tab w:val="left" w:pos="960"/>
              <w:tab w:val="right" w:leader="dot" w:pos="8296"/>
            </w:tabs>
            <w:ind w:firstLine="480"/>
            <w:rPr>
              <w:noProof/>
              <w:sz w:val="21"/>
            </w:rPr>
          </w:pPr>
          <w:hyperlink w:anchor="_Toc204949439" w:history="1">
            <w:r w:rsidR="00F71A0D" w:rsidRPr="00156C33">
              <w:rPr>
                <w:rStyle w:val="af3"/>
                <w:rFonts w:ascii="宋体" w:hAnsi="宋体"/>
                <w:noProof/>
              </w:rPr>
              <w:t>5</w:t>
            </w:r>
            <w:r w:rsidR="00F71A0D">
              <w:rPr>
                <w:noProof/>
                <w:sz w:val="21"/>
              </w:rPr>
              <w:tab/>
            </w:r>
            <w:r w:rsidR="00F71A0D" w:rsidRPr="00156C33">
              <w:rPr>
                <w:rStyle w:val="af3"/>
                <w:rFonts w:ascii="宋体" w:hAnsi="宋体"/>
                <w:noProof/>
              </w:rPr>
              <w:t>协议层次结构</w:t>
            </w:r>
            <w:r w:rsidR="00F71A0D">
              <w:rPr>
                <w:noProof/>
                <w:webHidden/>
              </w:rPr>
              <w:tab/>
            </w:r>
            <w:r w:rsidR="00F71A0D">
              <w:rPr>
                <w:noProof/>
                <w:webHidden/>
              </w:rPr>
              <w:fldChar w:fldCharType="begin"/>
            </w:r>
            <w:r w:rsidR="00F71A0D">
              <w:rPr>
                <w:noProof/>
                <w:webHidden/>
              </w:rPr>
              <w:instrText xml:space="preserve"> PAGEREF _Toc204949439 \h </w:instrText>
            </w:r>
            <w:r w:rsidR="00F71A0D">
              <w:rPr>
                <w:noProof/>
                <w:webHidden/>
              </w:rPr>
            </w:r>
            <w:r w:rsidR="00F71A0D">
              <w:rPr>
                <w:noProof/>
                <w:webHidden/>
              </w:rPr>
              <w:fldChar w:fldCharType="separate"/>
            </w:r>
            <w:r w:rsidR="00F71A0D">
              <w:rPr>
                <w:noProof/>
                <w:webHidden/>
              </w:rPr>
              <w:t>8</w:t>
            </w:r>
            <w:r w:rsidR="00F71A0D">
              <w:rPr>
                <w:noProof/>
                <w:webHidden/>
              </w:rPr>
              <w:fldChar w:fldCharType="end"/>
            </w:r>
          </w:hyperlink>
        </w:p>
        <w:p w14:paraId="7C6DBE66" w14:textId="4181BD44" w:rsidR="00F71A0D" w:rsidRDefault="00C46276">
          <w:pPr>
            <w:pStyle w:val="TOC1"/>
            <w:tabs>
              <w:tab w:val="left" w:pos="960"/>
              <w:tab w:val="right" w:leader="dot" w:pos="8296"/>
            </w:tabs>
            <w:ind w:firstLine="480"/>
            <w:rPr>
              <w:noProof/>
              <w:sz w:val="21"/>
            </w:rPr>
          </w:pPr>
          <w:hyperlink w:anchor="_Toc204949440" w:history="1">
            <w:r w:rsidR="00F71A0D" w:rsidRPr="00156C33">
              <w:rPr>
                <w:rStyle w:val="af3"/>
                <w:rFonts w:ascii="宋体" w:hAnsi="宋体"/>
                <w:noProof/>
              </w:rPr>
              <w:t>6</w:t>
            </w:r>
            <w:r w:rsidR="00F71A0D">
              <w:rPr>
                <w:noProof/>
                <w:sz w:val="21"/>
              </w:rPr>
              <w:tab/>
            </w:r>
            <w:r w:rsidR="00F71A0D" w:rsidRPr="00156C33">
              <w:rPr>
                <w:rStyle w:val="af3"/>
                <w:rFonts w:ascii="宋体" w:hAnsi="宋体"/>
                <w:noProof/>
              </w:rPr>
              <w:t>体系结构</w:t>
            </w:r>
            <w:r w:rsidR="00F71A0D">
              <w:rPr>
                <w:noProof/>
                <w:webHidden/>
              </w:rPr>
              <w:tab/>
            </w:r>
            <w:r w:rsidR="00F71A0D">
              <w:rPr>
                <w:noProof/>
                <w:webHidden/>
              </w:rPr>
              <w:fldChar w:fldCharType="begin"/>
            </w:r>
            <w:r w:rsidR="00F71A0D">
              <w:rPr>
                <w:noProof/>
                <w:webHidden/>
              </w:rPr>
              <w:instrText xml:space="preserve"> PAGEREF _Toc204949440 \h </w:instrText>
            </w:r>
            <w:r w:rsidR="00F71A0D">
              <w:rPr>
                <w:noProof/>
                <w:webHidden/>
              </w:rPr>
            </w:r>
            <w:r w:rsidR="00F71A0D">
              <w:rPr>
                <w:noProof/>
                <w:webHidden/>
              </w:rPr>
              <w:fldChar w:fldCharType="separate"/>
            </w:r>
            <w:r w:rsidR="00F71A0D">
              <w:rPr>
                <w:noProof/>
                <w:webHidden/>
              </w:rPr>
              <w:t>9</w:t>
            </w:r>
            <w:r w:rsidR="00F71A0D">
              <w:rPr>
                <w:noProof/>
                <w:webHidden/>
              </w:rPr>
              <w:fldChar w:fldCharType="end"/>
            </w:r>
          </w:hyperlink>
        </w:p>
        <w:p w14:paraId="192E5CE6" w14:textId="7548E8ED" w:rsidR="00F71A0D" w:rsidRDefault="00C46276">
          <w:pPr>
            <w:pStyle w:val="TOC2"/>
            <w:tabs>
              <w:tab w:val="right" w:leader="dot" w:pos="8296"/>
            </w:tabs>
            <w:ind w:left="480" w:firstLine="480"/>
            <w:rPr>
              <w:noProof/>
              <w:sz w:val="21"/>
            </w:rPr>
          </w:pPr>
          <w:hyperlink w:anchor="_Toc204949441" w:history="1">
            <w:r w:rsidR="00F71A0D" w:rsidRPr="00156C33">
              <w:rPr>
                <w:rStyle w:val="af3"/>
                <w:rFonts w:ascii="宋体" w:hAnsi="宋体"/>
                <w:noProof/>
              </w:rPr>
              <w:t>6.1 通讯模式</w:t>
            </w:r>
            <w:r w:rsidR="00F71A0D">
              <w:rPr>
                <w:noProof/>
                <w:webHidden/>
              </w:rPr>
              <w:tab/>
            </w:r>
            <w:r w:rsidR="00F71A0D">
              <w:rPr>
                <w:noProof/>
                <w:webHidden/>
              </w:rPr>
              <w:fldChar w:fldCharType="begin"/>
            </w:r>
            <w:r w:rsidR="00F71A0D">
              <w:rPr>
                <w:noProof/>
                <w:webHidden/>
              </w:rPr>
              <w:instrText xml:space="preserve"> PAGEREF _Toc204949441 \h </w:instrText>
            </w:r>
            <w:r w:rsidR="00F71A0D">
              <w:rPr>
                <w:noProof/>
                <w:webHidden/>
              </w:rPr>
            </w:r>
            <w:r w:rsidR="00F71A0D">
              <w:rPr>
                <w:noProof/>
                <w:webHidden/>
              </w:rPr>
              <w:fldChar w:fldCharType="separate"/>
            </w:r>
            <w:r w:rsidR="00F71A0D">
              <w:rPr>
                <w:noProof/>
                <w:webHidden/>
              </w:rPr>
              <w:t>9</w:t>
            </w:r>
            <w:r w:rsidR="00F71A0D">
              <w:rPr>
                <w:noProof/>
                <w:webHidden/>
              </w:rPr>
              <w:fldChar w:fldCharType="end"/>
            </w:r>
          </w:hyperlink>
        </w:p>
        <w:p w14:paraId="22AE9130" w14:textId="72DB5283" w:rsidR="00F71A0D" w:rsidRDefault="00C46276">
          <w:pPr>
            <w:pStyle w:val="TOC3"/>
            <w:rPr>
              <w:noProof/>
              <w:sz w:val="21"/>
            </w:rPr>
          </w:pPr>
          <w:hyperlink w:anchor="_Toc204949442" w:history="1">
            <w:r w:rsidR="00F71A0D" w:rsidRPr="00156C33">
              <w:rPr>
                <w:rStyle w:val="af3"/>
                <w:rFonts w:ascii="宋体" w:hAnsi="宋体"/>
                <w:noProof/>
              </w:rPr>
              <w:t>6.1.1 对话模式</w:t>
            </w:r>
            <w:r w:rsidR="00F71A0D">
              <w:rPr>
                <w:noProof/>
                <w:webHidden/>
              </w:rPr>
              <w:tab/>
            </w:r>
            <w:r w:rsidR="00F71A0D">
              <w:rPr>
                <w:noProof/>
                <w:webHidden/>
              </w:rPr>
              <w:fldChar w:fldCharType="begin"/>
            </w:r>
            <w:r w:rsidR="00F71A0D">
              <w:rPr>
                <w:noProof/>
                <w:webHidden/>
              </w:rPr>
              <w:instrText xml:space="preserve"> PAGEREF _Toc204949442 \h </w:instrText>
            </w:r>
            <w:r w:rsidR="00F71A0D">
              <w:rPr>
                <w:noProof/>
                <w:webHidden/>
              </w:rPr>
            </w:r>
            <w:r w:rsidR="00F71A0D">
              <w:rPr>
                <w:noProof/>
                <w:webHidden/>
              </w:rPr>
              <w:fldChar w:fldCharType="separate"/>
            </w:r>
            <w:r w:rsidR="00F71A0D">
              <w:rPr>
                <w:noProof/>
                <w:webHidden/>
              </w:rPr>
              <w:t>10</w:t>
            </w:r>
            <w:r w:rsidR="00F71A0D">
              <w:rPr>
                <w:noProof/>
                <w:webHidden/>
              </w:rPr>
              <w:fldChar w:fldCharType="end"/>
            </w:r>
          </w:hyperlink>
        </w:p>
        <w:p w14:paraId="1E04A9AB" w14:textId="62149D79" w:rsidR="00F71A0D" w:rsidRDefault="00C46276">
          <w:pPr>
            <w:pStyle w:val="TOC3"/>
            <w:rPr>
              <w:noProof/>
              <w:sz w:val="21"/>
            </w:rPr>
          </w:pPr>
          <w:hyperlink w:anchor="_Toc204949443" w:history="1">
            <w:r w:rsidR="00F71A0D" w:rsidRPr="00156C33">
              <w:rPr>
                <w:rStyle w:val="af3"/>
                <w:rFonts w:ascii="宋体" w:hAnsi="宋体"/>
                <w:noProof/>
              </w:rPr>
              <w:t>6.1.2 私有模式</w:t>
            </w:r>
            <w:r w:rsidR="00F71A0D">
              <w:rPr>
                <w:noProof/>
                <w:webHidden/>
              </w:rPr>
              <w:tab/>
            </w:r>
            <w:r w:rsidR="00F71A0D">
              <w:rPr>
                <w:noProof/>
                <w:webHidden/>
              </w:rPr>
              <w:fldChar w:fldCharType="begin"/>
            </w:r>
            <w:r w:rsidR="00F71A0D">
              <w:rPr>
                <w:noProof/>
                <w:webHidden/>
              </w:rPr>
              <w:instrText xml:space="preserve"> PAGEREF _Toc204949443 \h </w:instrText>
            </w:r>
            <w:r w:rsidR="00F71A0D">
              <w:rPr>
                <w:noProof/>
                <w:webHidden/>
              </w:rPr>
            </w:r>
            <w:r w:rsidR="00F71A0D">
              <w:rPr>
                <w:noProof/>
                <w:webHidden/>
              </w:rPr>
              <w:fldChar w:fldCharType="separate"/>
            </w:r>
            <w:r w:rsidR="00F71A0D">
              <w:rPr>
                <w:noProof/>
                <w:webHidden/>
              </w:rPr>
              <w:t>11</w:t>
            </w:r>
            <w:r w:rsidR="00F71A0D">
              <w:rPr>
                <w:noProof/>
                <w:webHidden/>
              </w:rPr>
              <w:fldChar w:fldCharType="end"/>
            </w:r>
          </w:hyperlink>
        </w:p>
        <w:p w14:paraId="33EDC6AF" w14:textId="39C42A64" w:rsidR="00F71A0D" w:rsidRDefault="00C46276">
          <w:pPr>
            <w:pStyle w:val="TOC3"/>
            <w:rPr>
              <w:noProof/>
              <w:sz w:val="21"/>
            </w:rPr>
          </w:pPr>
          <w:hyperlink w:anchor="_Toc204949444" w:history="1">
            <w:r w:rsidR="00F71A0D" w:rsidRPr="00156C33">
              <w:rPr>
                <w:rStyle w:val="af3"/>
                <w:rFonts w:ascii="宋体" w:hAnsi="宋体"/>
                <w:noProof/>
              </w:rPr>
              <w:t>6.1.3 广播模式</w:t>
            </w:r>
            <w:r w:rsidR="00F71A0D">
              <w:rPr>
                <w:noProof/>
                <w:webHidden/>
              </w:rPr>
              <w:tab/>
            </w:r>
            <w:r w:rsidR="00F71A0D">
              <w:rPr>
                <w:noProof/>
                <w:webHidden/>
              </w:rPr>
              <w:fldChar w:fldCharType="begin"/>
            </w:r>
            <w:r w:rsidR="00F71A0D">
              <w:rPr>
                <w:noProof/>
                <w:webHidden/>
              </w:rPr>
              <w:instrText xml:space="preserve"> PAGEREF _Toc204949444 \h </w:instrText>
            </w:r>
            <w:r w:rsidR="00F71A0D">
              <w:rPr>
                <w:noProof/>
                <w:webHidden/>
              </w:rPr>
            </w:r>
            <w:r w:rsidR="00F71A0D">
              <w:rPr>
                <w:noProof/>
                <w:webHidden/>
              </w:rPr>
              <w:fldChar w:fldCharType="separate"/>
            </w:r>
            <w:r w:rsidR="00F71A0D">
              <w:rPr>
                <w:noProof/>
                <w:webHidden/>
              </w:rPr>
              <w:t>11</w:t>
            </w:r>
            <w:r w:rsidR="00F71A0D">
              <w:rPr>
                <w:noProof/>
                <w:webHidden/>
              </w:rPr>
              <w:fldChar w:fldCharType="end"/>
            </w:r>
          </w:hyperlink>
        </w:p>
        <w:p w14:paraId="43EBFEF1" w14:textId="3383FD12" w:rsidR="00F71A0D" w:rsidRDefault="00C46276">
          <w:pPr>
            <w:pStyle w:val="TOC2"/>
            <w:tabs>
              <w:tab w:val="right" w:leader="dot" w:pos="8296"/>
            </w:tabs>
            <w:ind w:left="480" w:firstLine="480"/>
            <w:rPr>
              <w:noProof/>
              <w:sz w:val="21"/>
            </w:rPr>
          </w:pPr>
          <w:hyperlink w:anchor="_Toc204949445" w:history="1">
            <w:r w:rsidR="00F71A0D" w:rsidRPr="00156C33">
              <w:rPr>
                <w:rStyle w:val="af3"/>
                <w:rFonts w:ascii="宋体" w:hAnsi="宋体"/>
                <w:noProof/>
              </w:rPr>
              <w:t>6.2 数据流</w:t>
            </w:r>
            <w:r w:rsidR="00F71A0D">
              <w:rPr>
                <w:noProof/>
                <w:webHidden/>
              </w:rPr>
              <w:tab/>
            </w:r>
            <w:r w:rsidR="00F71A0D">
              <w:rPr>
                <w:noProof/>
                <w:webHidden/>
              </w:rPr>
              <w:fldChar w:fldCharType="begin"/>
            </w:r>
            <w:r w:rsidR="00F71A0D">
              <w:rPr>
                <w:noProof/>
                <w:webHidden/>
              </w:rPr>
              <w:instrText xml:space="preserve"> PAGEREF _Toc204949445 \h </w:instrText>
            </w:r>
            <w:r w:rsidR="00F71A0D">
              <w:rPr>
                <w:noProof/>
                <w:webHidden/>
              </w:rPr>
            </w:r>
            <w:r w:rsidR="00F71A0D">
              <w:rPr>
                <w:noProof/>
                <w:webHidden/>
              </w:rPr>
              <w:fldChar w:fldCharType="separate"/>
            </w:r>
            <w:r w:rsidR="00F71A0D">
              <w:rPr>
                <w:noProof/>
                <w:webHidden/>
              </w:rPr>
              <w:t>11</w:t>
            </w:r>
            <w:r w:rsidR="00F71A0D">
              <w:rPr>
                <w:noProof/>
                <w:webHidden/>
              </w:rPr>
              <w:fldChar w:fldCharType="end"/>
            </w:r>
          </w:hyperlink>
        </w:p>
        <w:p w14:paraId="4FA03572" w14:textId="2274F8CA" w:rsidR="00F71A0D" w:rsidRDefault="00C46276">
          <w:pPr>
            <w:pStyle w:val="TOC3"/>
            <w:rPr>
              <w:noProof/>
              <w:sz w:val="21"/>
            </w:rPr>
          </w:pPr>
          <w:hyperlink w:anchor="_Toc204949446" w:history="1">
            <w:r w:rsidR="00F71A0D" w:rsidRPr="00156C33">
              <w:rPr>
                <w:rStyle w:val="af3"/>
                <w:rFonts w:ascii="宋体" w:hAnsi="宋体"/>
                <w:noProof/>
              </w:rPr>
              <w:t>6.2.1 数据流划分</w:t>
            </w:r>
            <w:r w:rsidR="00F71A0D">
              <w:rPr>
                <w:noProof/>
                <w:webHidden/>
              </w:rPr>
              <w:tab/>
            </w:r>
            <w:r w:rsidR="00F71A0D">
              <w:rPr>
                <w:noProof/>
                <w:webHidden/>
              </w:rPr>
              <w:fldChar w:fldCharType="begin"/>
            </w:r>
            <w:r w:rsidR="00F71A0D">
              <w:rPr>
                <w:noProof/>
                <w:webHidden/>
              </w:rPr>
              <w:instrText xml:space="preserve"> PAGEREF _Toc204949446 \h </w:instrText>
            </w:r>
            <w:r w:rsidR="00F71A0D">
              <w:rPr>
                <w:noProof/>
                <w:webHidden/>
              </w:rPr>
            </w:r>
            <w:r w:rsidR="00F71A0D">
              <w:rPr>
                <w:noProof/>
                <w:webHidden/>
              </w:rPr>
              <w:fldChar w:fldCharType="separate"/>
            </w:r>
            <w:r w:rsidR="00F71A0D">
              <w:rPr>
                <w:noProof/>
                <w:webHidden/>
              </w:rPr>
              <w:t>11</w:t>
            </w:r>
            <w:r w:rsidR="00F71A0D">
              <w:rPr>
                <w:noProof/>
                <w:webHidden/>
              </w:rPr>
              <w:fldChar w:fldCharType="end"/>
            </w:r>
          </w:hyperlink>
        </w:p>
        <w:p w14:paraId="502F44B5" w14:textId="591E9375" w:rsidR="00F71A0D" w:rsidRDefault="00C46276">
          <w:pPr>
            <w:pStyle w:val="TOC1"/>
            <w:tabs>
              <w:tab w:val="left" w:pos="960"/>
              <w:tab w:val="right" w:leader="dot" w:pos="8296"/>
            </w:tabs>
            <w:ind w:firstLine="480"/>
            <w:rPr>
              <w:noProof/>
              <w:sz w:val="21"/>
            </w:rPr>
          </w:pPr>
          <w:hyperlink w:anchor="_Toc204949447" w:history="1">
            <w:r w:rsidR="00F71A0D" w:rsidRPr="00156C33">
              <w:rPr>
                <w:rStyle w:val="af3"/>
                <w:rFonts w:ascii="宋体" w:hAnsi="宋体"/>
                <w:noProof/>
              </w:rPr>
              <w:t>7</w:t>
            </w:r>
            <w:r w:rsidR="00F71A0D">
              <w:rPr>
                <w:noProof/>
                <w:sz w:val="21"/>
              </w:rPr>
              <w:tab/>
            </w:r>
            <w:r w:rsidR="00F71A0D" w:rsidRPr="00156C33">
              <w:rPr>
                <w:rStyle w:val="af3"/>
                <w:rFonts w:ascii="宋体" w:hAnsi="宋体"/>
                <w:noProof/>
              </w:rPr>
              <w:t>会话机制</w:t>
            </w:r>
            <w:r w:rsidR="00F71A0D">
              <w:rPr>
                <w:noProof/>
                <w:webHidden/>
              </w:rPr>
              <w:tab/>
            </w:r>
            <w:r w:rsidR="00F71A0D">
              <w:rPr>
                <w:noProof/>
                <w:webHidden/>
              </w:rPr>
              <w:fldChar w:fldCharType="begin"/>
            </w:r>
            <w:r w:rsidR="00F71A0D">
              <w:rPr>
                <w:noProof/>
                <w:webHidden/>
              </w:rPr>
              <w:instrText xml:space="preserve"> PAGEREF _Toc204949447 \h </w:instrText>
            </w:r>
            <w:r w:rsidR="00F71A0D">
              <w:rPr>
                <w:noProof/>
                <w:webHidden/>
              </w:rPr>
            </w:r>
            <w:r w:rsidR="00F71A0D">
              <w:rPr>
                <w:noProof/>
                <w:webHidden/>
              </w:rPr>
              <w:fldChar w:fldCharType="separate"/>
            </w:r>
            <w:r w:rsidR="00F71A0D">
              <w:rPr>
                <w:noProof/>
                <w:webHidden/>
              </w:rPr>
              <w:t>13</w:t>
            </w:r>
            <w:r w:rsidR="00F71A0D">
              <w:rPr>
                <w:noProof/>
                <w:webHidden/>
              </w:rPr>
              <w:fldChar w:fldCharType="end"/>
            </w:r>
          </w:hyperlink>
        </w:p>
        <w:p w14:paraId="406BBBFB" w14:textId="23DC8AB1" w:rsidR="00F71A0D" w:rsidRDefault="00C46276">
          <w:pPr>
            <w:pStyle w:val="TOC2"/>
            <w:tabs>
              <w:tab w:val="right" w:leader="dot" w:pos="8296"/>
            </w:tabs>
            <w:ind w:left="480" w:firstLine="480"/>
            <w:rPr>
              <w:noProof/>
              <w:sz w:val="21"/>
            </w:rPr>
          </w:pPr>
          <w:hyperlink w:anchor="_Toc204949448" w:history="1">
            <w:r w:rsidR="00F71A0D" w:rsidRPr="00156C33">
              <w:rPr>
                <w:rStyle w:val="af3"/>
                <w:rFonts w:ascii="宋体" w:hAnsi="宋体"/>
                <w:noProof/>
              </w:rPr>
              <w:t>7.1 连接断开机制</w:t>
            </w:r>
            <w:r w:rsidR="00F71A0D">
              <w:rPr>
                <w:noProof/>
                <w:webHidden/>
              </w:rPr>
              <w:tab/>
            </w:r>
            <w:r w:rsidR="00F71A0D">
              <w:rPr>
                <w:noProof/>
                <w:webHidden/>
              </w:rPr>
              <w:fldChar w:fldCharType="begin"/>
            </w:r>
            <w:r w:rsidR="00F71A0D">
              <w:rPr>
                <w:noProof/>
                <w:webHidden/>
              </w:rPr>
              <w:instrText xml:space="preserve"> PAGEREF _Toc204949448 \h </w:instrText>
            </w:r>
            <w:r w:rsidR="00F71A0D">
              <w:rPr>
                <w:noProof/>
                <w:webHidden/>
              </w:rPr>
            </w:r>
            <w:r w:rsidR="00F71A0D">
              <w:rPr>
                <w:noProof/>
                <w:webHidden/>
              </w:rPr>
              <w:fldChar w:fldCharType="separate"/>
            </w:r>
            <w:r w:rsidR="00F71A0D">
              <w:rPr>
                <w:noProof/>
                <w:webHidden/>
              </w:rPr>
              <w:t>13</w:t>
            </w:r>
            <w:r w:rsidR="00F71A0D">
              <w:rPr>
                <w:noProof/>
                <w:webHidden/>
              </w:rPr>
              <w:fldChar w:fldCharType="end"/>
            </w:r>
          </w:hyperlink>
        </w:p>
        <w:p w14:paraId="00175910" w14:textId="6BB57309" w:rsidR="00F71A0D" w:rsidRDefault="00C46276">
          <w:pPr>
            <w:pStyle w:val="TOC3"/>
            <w:rPr>
              <w:noProof/>
              <w:sz w:val="21"/>
            </w:rPr>
          </w:pPr>
          <w:hyperlink w:anchor="_Toc204949449" w:history="1">
            <w:r w:rsidR="00F71A0D" w:rsidRPr="00156C33">
              <w:rPr>
                <w:rStyle w:val="af3"/>
                <w:rFonts w:ascii="宋体" w:hAnsi="宋体"/>
                <w:noProof/>
              </w:rPr>
              <w:t>7.1.1 连接</w:t>
            </w:r>
            <w:r w:rsidR="00F71A0D">
              <w:rPr>
                <w:noProof/>
                <w:webHidden/>
              </w:rPr>
              <w:tab/>
            </w:r>
            <w:r w:rsidR="00F71A0D">
              <w:rPr>
                <w:noProof/>
                <w:webHidden/>
              </w:rPr>
              <w:fldChar w:fldCharType="begin"/>
            </w:r>
            <w:r w:rsidR="00F71A0D">
              <w:rPr>
                <w:noProof/>
                <w:webHidden/>
              </w:rPr>
              <w:instrText xml:space="preserve"> PAGEREF _Toc204949449 \h </w:instrText>
            </w:r>
            <w:r w:rsidR="00F71A0D">
              <w:rPr>
                <w:noProof/>
                <w:webHidden/>
              </w:rPr>
            </w:r>
            <w:r w:rsidR="00F71A0D">
              <w:rPr>
                <w:noProof/>
                <w:webHidden/>
              </w:rPr>
              <w:fldChar w:fldCharType="separate"/>
            </w:r>
            <w:r w:rsidR="00F71A0D">
              <w:rPr>
                <w:noProof/>
                <w:webHidden/>
              </w:rPr>
              <w:t>13</w:t>
            </w:r>
            <w:r w:rsidR="00F71A0D">
              <w:rPr>
                <w:noProof/>
                <w:webHidden/>
              </w:rPr>
              <w:fldChar w:fldCharType="end"/>
            </w:r>
          </w:hyperlink>
        </w:p>
        <w:p w14:paraId="1AC07C3A" w14:textId="70407567" w:rsidR="00F71A0D" w:rsidRDefault="00C46276">
          <w:pPr>
            <w:pStyle w:val="TOC3"/>
            <w:rPr>
              <w:noProof/>
              <w:sz w:val="21"/>
            </w:rPr>
          </w:pPr>
          <w:hyperlink w:anchor="_Toc204949450" w:history="1">
            <w:r w:rsidR="00F71A0D" w:rsidRPr="00156C33">
              <w:rPr>
                <w:rStyle w:val="af3"/>
                <w:rFonts w:ascii="宋体" w:hAnsi="宋体"/>
                <w:noProof/>
              </w:rPr>
              <w:t>7.1.2 登录认证</w:t>
            </w:r>
            <w:r w:rsidR="00F71A0D">
              <w:rPr>
                <w:noProof/>
                <w:webHidden/>
              </w:rPr>
              <w:tab/>
            </w:r>
            <w:r w:rsidR="00F71A0D">
              <w:rPr>
                <w:noProof/>
                <w:webHidden/>
              </w:rPr>
              <w:fldChar w:fldCharType="begin"/>
            </w:r>
            <w:r w:rsidR="00F71A0D">
              <w:rPr>
                <w:noProof/>
                <w:webHidden/>
              </w:rPr>
              <w:instrText xml:space="preserve"> PAGEREF _Toc204949450 \h </w:instrText>
            </w:r>
            <w:r w:rsidR="00F71A0D">
              <w:rPr>
                <w:noProof/>
                <w:webHidden/>
              </w:rPr>
            </w:r>
            <w:r w:rsidR="00F71A0D">
              <w:rPr>
                <w:noProof/>
                <w:webHidden/>
              </w:rPr>
              <w:fldChar w:fldCharType="separate"/>
            </w:r>
            <w:r w:rsidR="00F71A0D">
              <w:rPr>
                <w:noProof/>
                <w:webHidden/>
              </w:rPr>
              <w:t>13</w:t>
            </w:r>
            <w:r w:rsidR="00F71A0D">
              <w:rPr>
                <w:noProof/>
                <w:webHidden/>
              </w:rPr>
              <w:fldChar w:fldCharType="end"/>
            </w:r>
          </w:hyperlink>
        </w:p>
        <w:p w14:paraId="656A8680" w14:textId="7798E089" w:rsidR="00F71A0D" w:rsidRDefault="00C46276">
          <w:pPr>
            <w:pStyle w:val="TOC3"/>
            <w:rPr>
              <w:noProof/>
              <w:sz w:val="21"/>
            </w:rPr>
          </w:pPr>
          <w:hyperlink w:anchor="_Toc204949451" w:history="1">
            <w:r w:rsidR="00F71A0D" w:rsidRPr="00156C33">
              <w:rPr>
                <w:rStyle w:val="af3"/>
                <w:rFonts w:ascii="宋体" w:hAnsi="宋体"/>
                <w:noProof/>
              </w:rPr>
              <w:t>7.1.3 心跳机制</w:t>
            </w:r>
            <w:r w:rsidR="00F71A0D">
              <w:rPr>
                <w:noProof/>
                <w:webHidden/>
              </w:rPr>
              <w:tab/>
            </w:r>
            <w:r w:rsidR="00F71A0D">
              <w:rPr>
                <w:noProof/>
                <w:webHidden/>
              </w:rPr>
              <w:fldChar w:fldCharType="begin"/>
            </w:r>
            <w:r w:rsidR="00F71A0D">
              <w:rPr>
                <w:noProof/>
                <w:webHidden/>
              </w:rPr>
              <w:instrText xml:space="preserve"> PAGEREF _Toc204949451 \h </w:instrText>
            </w:r>
            <w:r w:rsidR="00F71A0D">
              <w:rPr>
                <w:noProof/>
                <w:webHidden/>
              </w:rPr>
            </w:r>
            <w:r w:rsidR="00F71A0D">
              <w:rPr>
                <w:noProof/>
                <w:webHidden/>
              </w:rPr>
              <w:fldChar w:fldCharType="separate"/>
            </w:r>
            <w:r w:rsidR="00F71A0D">
              <w:rPr>
                <w:noProof/>
                <w:webHidden/>
              </w:rPr>
              <w:t>14</w:t>
            </w:r>
            <w:r w:rsidR="00F71A0D">
              <w:rPr>
                <w:noProof/>
                <w:webHidden/>
              </w:rPr>
              <w:fldChar w:fldCharType="end"/>
            </w:r>
          </w:hyperlink>
        </w:p>
        <w:p w14:paraId="42B6C447" w14:textId="16E04763" w:rsidR="00F71A0D" w:rsidRDefault="00C46276">
          <w:pPr>
            <w:pStyle w:val="TOC3"/>
            <w:rPr>
              <w:noProof/>
              <w:sz w:val="21"/>
            </w:rPr>
          </w:pPr>
          <w:hyperlink w:anchor="_Toc204949452" w:history="1">
            <w:r w:rsidR="00F71A0D" w:rsidRPr="00156C33">
              <w:rPr>
                <w:rStyle w:val="af3"/>
                <w:rFonts w:ascii="宋体" w:hAnsi="宋体"/>
                <w:noProof/>
              </w:rPr>
              <w:t>7.1.4 退出/断开</w:t>
            </w:r>
            <w:r w:rsidR="00F71A0D">
              <w:rPr>
                <w:noProof/>
                <w:webHidden/>
              </w:rPr>
              <w:tab/>
            </w:r>
            <w:r w:rsidR="00F71A0D">
              <w:rPr>
                <w:noProof/>
                <w:webHidden/>
              </w:rPr>
              <w:fldChar w:fldCharType="begin"/>
            </w:r>
            <w:r w:rsidR="00F71A0D">
              <w:rPr>
                <w:noProof/>
                <w:webHidden/>
              </w:rPr>
              <w:instrText xml:space="preserve"> PAGEREF _Toc204949452 \h </w:instrText>
            </w:r>
            <w:r w:rsidR="00F71A0D">
              <w:rPr>
                <w:noProof/>
                <w:webHidden/>
              </w:rPr>
            </w:r>
            <w:r w:rsidR="00F71A0D">
              <w:rPr>
                <w:noProof/>
                <w:webHidden/>
              </w:rPr>
              <w:fldChar w:fldCharType="separate"/>
            </w:r>
            <w:r w:rsidR="00F71A0D">
              <w:rPr>
                <w:noProof/>
                <w:webHidden/>
              </w:rPr>
              <w:t>14</w:t>
            </w:r>
            <w:r w:rsidR="00F71A0D">
              <w:rPr>
                <w:noProof/>
                <w:webHidden/>
              </w:rPr>
              <w:fldChar w:fldCharType="end"/>
            </w:r>
          </w:hyperlink>
        </w:p>
        <w:p w14:paraId="7894A138" w14:textId="600E5C8A" w:rsidR="00F71A0D" w:rsidRDefault="00C46276">
          <w:pPr>
            <w:pStyle w:val="TOC2"/>
            <w:tabs>
              <w:tab w:val="right" w:leader="dot" w:pos="8296"/>
            </w:tabs>
            <w:ind w:left="480" w:firstLine="480"/>
            <w:rPr>
              <w:noProof/>
              <w:sz w:val="21"/>
            </w:rPr>
          </w:pPr>
          <w:hyperlink w:anchor="_Toc204949453" w:history="1">
            <w:r w:rsidR="00F71A0D" w:rsidRPr="00156C33">
              <w:rPr>
                <w:rStyle w:val="af3"/>
                <w:rFonts w:ascii="宋体" w:hAnsi="宋体"/>
                <w:noProof/>
              </w:rPr>
              <w:t>7.2 消息序列类别号和消息序号</w:t>
            </w:r>
            <w:r w:rsidR="00F71A0D">
              <w:rPr>
                <w:noProof/>
                <w:webHidden/>
              </w:rPr>
              <w:tab/>
            </w:r>
            <w:r w:rsidR="00F71A0D">
              <w:rPr>
                <w:noProof/>
                <w:webHidden/>
              </w:rPr>
              <w:fldChar w:fldCharType="begin"/>
            </w:r>
            <w:r w:rsidR="00F71A0D">
              <w:rPr>
                <w:noProof/>
                <w:webHidden/>
              </w:rPr>
              <w:instrText xml:space="preserve"> PAGEREF _Toc204949453 \h </w:instrText>
            </w:r>
            <w:r w:rsidR="00F71A0D">
              <w:rPr>
                <w:noProof/>
                <w:webHidden/>
              </w:rPr>
            </w:r>
            <w:r w:rsidR="00F71A0D">
              <w:rPr>
                <w:noProof/>
                <w:webHidden/>
              </w:rPr>
              <w:fldChar w:fldCharType="separate"/>
            </w:r>
            <w:r w:rsidR="00F71A0D">
              <w:rPr>
                <w:noProof/>
                <w:webHidden/>
              </w:rPr>
              <w:t>14</w:t>
            </w:r>
            <w:r w:rsidR="00F71A0D">
              <w:rPr>
                <w:noProof/>
                <w:webHidden/>
              </w:rPr>
              <w:fldChar w:fldCharType="end"/>
            </w:r>
          </w:hyperlink>
        </w:p>
        <w:p w14:paraId="78F9E1D8" w14:textId="6D706331" w:rsidR="00F71A0D" w:rsidRDefault="00C46276">
          <w:pPr>
            <w:pStyle w:val="TOC3"/>
            <w:rPr>
              <w:noProof/>
              <w:sz w:val="21"/>
            </w:rPr>
          </w:pPr>
          <w:hyperlink w:anchor="_Toc204949454" w:history="1">
            <w:r w:rsidR="00F71A0D" w:rsidRPr="00156C33">
              <w:rPr>
                <w:rStyle w:val="af3"/>
                <w:rFonts w:ascii="宋体" w:hAnsi="宋体"/>
                <w:noProof/>
              </w:rPr>
              <w:t>7.2.1 消息序列类别号</w:t>
            </w:r>
            <w:r w:rsidR="00F71A0D">
              <w:rPr>
                <w:noProof/>
                <w:webHidden/>
              </w:rPr>
              <w:tab/>
            </w:r>
            <w:r w:rsidR="00F71A0D">
              <w:rPr>
                <w:noProof/>
                <w:webHidden/>
              </w:rPr>
              <w:fldChar w:fldCharType="begin"/>
            </w:r>
            <w:r w:rsidR="00F71A0D">
              <w:rPr>
                <w:noProof/>
                <w:webHidden/>
              </w:rPr>
              <w:instrText xml:space="preserve"> PAGEREF _Toc204949454 \h </w:instrText>
            </w:r>
            <w:r w:rsidR="00F71A0D">
              <w:rPr>
                <w:noProof/>
                <w:webHidden/>
              </w:rPr>
            </w:r>
            <w:r w:rsidR="00F71A0D">
              <w:rPr>
                <w:noProof/>
                <w:webHidden/>
              </w:rPr>
              <w:fldChar w:fldCharType="separate"/>
            </w:r>
            <w:r w:rsidR="00F71A0D">
              <w:rPr>
                <w:noProof/>
                <w:webHidden/>
              </w:rPr>
              <w:t>15</w:t>
            </w:r>
            <w:r w:rsidR="00F71A0D">
              <w:rPr>
                <w:noProof/>
                <w:webHidden/>
              </w:rPr>
              <w:fldChar w:fldCharType="end"/>
            </w:r>
          </w:hyperlink>
        </w:p>
        <w:p w14:paraId="255A0917" w14:textId="5C2A300B" w:rsidR="00F71A0D" w:rsidRDefault="00C46276">
          <w:pPr>
            <w:pStyle w:val="TOC3"/>
            <w:rPr>
              <w:noProof/>
              <w:sz w:val="21"/>
            </w:rPr>
          </w:pPr>
          <w:hyperlink w:anchor="_Toc204949455" w:history="1">
            <w:r w:rsidR="00F71A0D" w:rsidRPr="00156C33">
              <w:rPr>
                <w:rStyle w:val="af3"/>
                <w:rFonts w:ascii="宋体" w:hAnsi="宋体"/>
                <w:noProof/>
              </w:rPr>
              <w:t>7.2.2 消息序号</w:t>
            </w:r>
            <w:r w:rsidR="00F71A0D">
              <w:rPr>
                <w:noProof/>
                <w:webHidden/>
              </w:rPr>
              <w:tab/>
            </w:r>
            <w:r w:rsidR="00F71A0D">
              <w:rPr>
                <w:noProof/>
                <w:webHidden/>
              </w:rPr>
              <w:fldChar w:fldCharType="begin"/>
            </w:r>
            <w:r w:rsidR="00F71A0D">
              <w:rPr>
                <w:noProof/>
                <w:webHidden/>
              </w:rPr>
              <w:instrText xml:space="preserve"> PAGEREF _Toc204949455 \h </w:instrText>
            </w:r>
            <w:r w:rsidR="00F71A0D">
              <w:rPr>
                <w:noProof/>
                <w:webHidden/>
              </w:rPr>
            </w:r>
            <w:r w:rsidR="00F71A0D">
              <w:rPr>
                <w:noProof/>
                <w:webHidden/>
              </w:rPr>
              <w:fldChar w:fldCharType="separate"/>
            </w:r>
            <w:r w:rsidR="00F71A0D">
              <w:rPr>
                <w:noProof/>
                <w:webHidden/>
              </w:rPr>
              <w:t>15</w:t>
            </w:r>
            <w:r w:rsidR="00F71A0D">
              <w:rPr>
                <w:noProof/>
                <w:webHidden/>
              </w:rPr>
              <w:fldChar w:fldCharType="end"/>
            </w:r>
          </w:hyperlink>
        </w:p>
        <w:p w14:paraId="0A1B874F" w14:textId="0CF1A15E" w:rsidR="00F71A0D" w:rsidRDefault="00C46276">
          <w:pPr>
            <w:pStyle w:val="TOC2"/>
            <w:tabs>
              <w:tab w:val="right" w:leader="dot" w:pos="8296"/>
            </w:tabs>
            <w:ind w:left="480" w:firstLine="480"/>
            <w:rPr>
              <w:noProof/>
              <w:sz w:val="21"/>
            </w:rPr>
          </w:pPr>
          <w:hyperlink w:anchor="_Toc204949456" w:history="1">
            <w:r w:rsidR="00F71A0D" w:rsidRPr="00156C33">
              <w:rPr>
                <w:rStyle w:val="af3"/>
                <w:rFonts w:ascii="宋体" w:hAnsi="宋体"/>
                <w:noProof/>
              </w:rPr>
              <w:t>7.3 消息连续性</w:t>
            </w:r>
            <w:r w:rsidR="00F71A0D">
              <w:rPr>
                <w:noProof/>
                <w:webHidden/>
              </w:rPr>
              <w:tab/>
            </w:r>
            <w:r w:rsidR="00F71A0D">
              <w:rPr>
                <w:noProof/>
                <w:webHidden/>
              </w:rPr>
              <w:fldChar w:fldCharType="begin"/>
            </w:r>
            <w:r w:rsidR="00F71A0D">
              <w:rPr>
                <w:noProof/>
                <w:webHidden/>
              </w:rPr>
              <w:instrText xml:space="preserve"> PAGEREF _Toc204949456 \h </w:instrText>
            </w:r>
            <w:r w:rsidR="00F71A0D">
              <w:rPr>
                <w:noProof/>
                <w:webHidden/>
              </w:rPr>
            </w:r>
            <w:r w:rsidR="00F71A0D">
              <w:rPr>
                <w:noProof/>
                <w:webHidden/>
              </w:rPr>
              <w:fldChar w:fldCharType="separate"/>
            </w:r>
            <w:r w:rsidR="00F71A0D">
              <w:rPr>
                <w:noProof/>
                <w:webHidden/>
              </w:rPr>
              <w:t>15</w:t>
            </w:r>
            <w:r w:rsidR="00F71A0D">
              <w:rPr>
                <w:noProof/>
                <w:webHidden/>
              </w:rPr>
              <w:fldChar w:fldCharType="end"/>
            </w:r>
          </w:hyperlink>
        </w:p>
        <w:p w14:paraId="5D228DE8" w14:textId="675EC084" w:rsidR="00F71A0D" w:rsidRDefault="00C46276">
          <w:pPr>
            <w:pStyle w:val="TOC2"/>
            <w:tabs>
              <w:tab w:val="right" w:leader="dot" w:pos="8296"/>
            </w:tabs>
            <w:ind w:left="480" w:firstLine="480"/>
            <w:rPr>
              <w:noProof/>
              <w:sz w:val="21"/>
            </w:rPr>
          </w:pPr>
          <w:hyperlink w:anchor="_Toc204949457" w:history="1">
            <w:r w:rsidR="00F71A0D" w:rsidRPr="00156C33">
              <w:rPr>
                <w:rStyle w:val="af3"/>
                <w:rFonts w:ascii="宋体" w:hAnsi="宋体"/>
                <w:noProof/>
              </w:rPr>
              <w:t>7.4 消息持久化</w:t>
            </w:r>
            <w:r w:rsidR="00F71A0D">
              <w:rPr>
                <w:noProof/>
                <w:webHidden/>
              </w:rPr>
              <w:tab/>
            </w:r>
            <w:r w:rsidR="00F71A0D">
              <w:rPr>
                <w:noProof/>
                <w:webHidden/>
              </w:rPr>
              <w:fldChar w:fldCharType="begin"/>
            </w:r>
            <w:r w:rsidR="00F71A0D">
              <w:rPr>
                <w:noProof/>
                <w:webHidden/>
              </w:rPr>
              <w:instrText xml:space="preserve"> PAGEREF _Toc204949457 \h </w:instrText>
            </w:r>
            <w:r w:rsidR="00F71A0D">
              <w:rPr>
                <w:noProof/>
                <w:webHidden/>
              </w:rPr>
            </w:r>
            <w:r w:rsidR="00F71A0D">
              <w:rPr>
                <w:noProof/>
                <w:webHidden/>
              </w:rPr>
              <w:fldChar w:fldCharType="separate"/>
            </w:r>
            <w:r w:rsidR="00F71A0D">
              <w:rPr>
                <w:noProof/>
                <w:webHidden/>
              </w:rPr>
              <w:t>16</w:t>
            </w:r>
            <w:r w:rsidR="00F71A0D">
              <w:rPr>
                <w:noProof/>
                <w:webHidden/>
              </w:rPr>
              <w:fldChar w:fldCharType="end"/>
            </w:r>
          </w:hyperlink>
        </w:p>
        <w:p w14:paraId="11AADD91" w14:textId="571F29A7" w:rsidR="00F71A0D" w:rsidRDefault="00C46276">
          <w:pPr>
            <w:pStyle w:val="TOC2"/>
            <w:tabs>
              <w:tab w:val="right" w:leader="dot" w:pos="8296"/>
            </w:tabs>
            <w:ind w:left="480" w:firstLine="480"/>
            <w:rPr>
              <w:noProof/>
              <w:sz w:val="21"/>
            </w:rPr>
          </w:pPr>
          <w:hyperlink w:anchor="_Toc204949458" w:history="1">
            <w:r w:rsidR="00F71A0D" w:rsidRPr="00156C33">
              <w:rPr>
                <w:rStyle w:val="af3"/>
                <w:rFonts w:ascii="宋体" w:hAnsi="宋体"/>
                <w:noProof/>
              </w:rPr>
              <w:t>7.5 消息断点</w:t>
            </w:r>
            <w:r w:rsidR="00F71A0D">
              <w:rPr>
                <w:noProof/>
                <w:webHidden/>
              </w:rPr>
              <w:tab/>
            </w:r>
            <w:r w:rsidR="00F71A0D">
              <w:rPr>
                <w:noProof/>
                <w:webHidden/>
              </w:rPr>
              <w:fldChar w:fldCharType="begin"/>
            </w:r>
            <w:r w:rsidR="00F71A0D">
              <w:rPr>
                <w:noProof/>
                <w:webHidden/>
              </w:rPr>
              <w:instrText xml:space="preserve"> PAGEREF _Toc204949458 \h </w:instrText>
            </w:r>
            <w:r w:rsidR="00F71A0D">
              <w:rPr>
                <w:noProof/>
                <w:webHidden/>
              </w:rPr>
            </w:r>
            <w:r w:rsidR="00F71A0D">
              <w:rPr>
                <w:noProof/>
                <w:webHidden/>
              </w:rPr>
              <w:fldChar w:fldCharType="separate"/>
            </w:r>
            <w:r w:rsidR="00F71A0D">
              <w:rPr>
                <w:noProof/>
                <w:webHidden/>
              </w:rPr>
              <w:t>16</w:t>
            </w:r>
            <w:r w:rsidR="00F71A0D">
              <w:rPr>
                <w:noProof/>
                <w:webHidden/>
              </w:rPr>
              <w:fldChar w:fldCharType="end"/>
            </w:r>
          </w:hyperlink>
        </w:p>
        <w:p w14:paraId="6302C6CF" w14:textId="57281528" w:rsidR="00F71A0D" w:rsidRDefault="00C46276">
          <w:pPr>
            <w:pStyle w:val="TOC2"/>
            <w:tabs>
              <w:tab w:val="right" w:leader="dot" w:pos="8296"/>
            </w:tabs>
            <w:ind w:left="480" w:firstLine="480"/>
            <w:rPr>
              <w:noProof/>
              <w:sz w:val="21"/>
            </w:rPr>
          </w:pPr>
          <w:hyperlink w:anchor="_Toc204949459" w:history="1">
            <w:r w:rsidR="00F71A0D" w:rsidRPr="00156C33">
              <w:rPr>
                <w:rStyle w:val="af3"/>
                <w:rFonts w:ascii="宋体" w:hAnsi="宋体"/>
                <w:noProof/>
              </w:rPr>
              <w:t>7.6 消息恢复机制</w:t>
            </w:r>
            <w:r w:rsidR="00F71A0D">
              <w:rPr>
                <w:noProof/>
                <w:webHidden/>
              </w:rPr>
              <w:tab/>
            </w:r>
            <w:r w:rsidR="00F71A0D">
              <w:rPr>
                <w:noProof/>
                <w:webHidden/>
              </w:rPr>
              <w:fldChar w:fldCharType="begin"/>
            </w:r>
            <w:r w:rsidR="00F71A0D">
              <w:rPr>
                <w:noProof/>
                <w:webHidden/>
              </w:rPr>
              <w:instrText xml:space="preserve"> PAGEREF _Toc204949459 \h </w:instrText>
            </w:r>
            <w:r w:rsidR="00F71A0D">
              <w:rPr>
                <w:noProof/>
                <w:webHidden/>
              </w:rPr>
            </w:r>
            <w:r w:rsidR="00F71A0D">
              <w:rPr>
                <w:noProof/>
                <w:webHidden/>
              </w:rPr>
              <w:fldChar w:fldCharType="separate"/>
            </w:r>
            <w:r w:rsidR="00F71A0D">
              <w:rPr>
                <w:noProof/>
                <w:webHidden/>
              </w:rPr>
              <w:t>16</w:t>
            </w:r>
            <w:r w:rsidR="00F71A0D">
              <w:rPr>
                <w:noProof/>
                <w:webHidden/>
              </w:rPr>
              <w:fldChar w:fldCharType="end"/>
            </w:r>
          </w:hyperlink>
        </w:p>
        <w:p w14:paraId="7C91E9CF" w14:textId="3DDC6A66" w:rsidR="00F71A0D" w:rsidRDefault="00C46276">
          <w:pPr>
            <w:pStyle w:val="TOC3"/>
            <w:rPr>
              <w:noProof/>
              <w:sz w:val="21"/>
            </w:rPr>
          </w:pPr>
          <w:hyperlink w:anchor="_Toc204949460" w:history="1">
            <w:r w:rsidR="00F71A0D" w:rsidRPr="00156C33">
              <w:rPr>
                <w:rStyle w:val="af3"/>
                <w:rFonts w:ascii="宋体" w:hAnsi="宋体"/>
                <w:noProof/>
              </w:rPr>
              <w:t>7.6.1 消息重传方式</w:t>
            </w:r>
            <w:r w:rsidR="00F71A0D">
              <w:rPr>
                <w:noProof/>
                <w:webHidden/>
              </w:rPr>
              <w:tab/>
            </w:r>
            <w:r w:rsidR="00F71A0D">
              <w:rPr>
                <w:noProof/>
                <w:webHidden/>
              </w:rPr>
              <w:fldChar w:fldCharType="begin"/>
            </w:r>
            <w:r w:rsidR="00F71A0D">
              <w:rPr>
                <w:noProof/>
                <w:webHidden/>
              </w:rPr>
              <w:instrText xml:space="preserve"> PAGEREF _Toc204949460 \h </w:instrText>
            </w:r>
            <w:r w:rsidR="00F71A0D">
              <w:rPr>
                <w:noProof/>
                <w:webHidden/>
              </w:rPr>
            </w:r>
            <w:r w:rsidR="00F71A0D">
              <w:rPr>
                <w:noProof/>
                <w:webHidden/>
              </w:rPr>
              <w:fldChar w:fldCharType="separate"/>
            </w:r>
            <w:r w:rsidR="00F71A0D">
              <w:rPr>
                <w:noProof/>
                <w:webHidden/>
              </w:rPr>
              <w:t>16</w:t>
            </w:r>
            <w:r w:rsidR="00F71A0D">
              <w:rPr>
                <w:noProof/>
                <w:webHidden/>
              </w:rPr>
              <w:fldChar w:fldCharType="end"/>
            </w:r>
          </w:hyperlink>
        </w:p>
        <w:p w14:paraId="04C398A6" w14:textId="3AD2F83B" w:rsidR="00F71A0D" w:rsidRDefault="00C46276">
          <w:pPr>
            <w:pStyle w:val="TOC3"/>
            <w:rPr>
              <w:noProof/>
              <w:sz w:val="21"/>
            </w:rPr>
          </w:pPr>
          <w:hyperlink w:anchor="_Toc204949461" w:history="1">
            <w:r w:rsidR="00F71A0D" w:rsidRPr="00156C33">
              <w:rPr>
                <w:rStyle w:val="af3"/>
                <w:rFonts w:ascii="宋体" w:hAnsi="宋体"/>
                <w:noProof/>
              </w:rPr>
              <w:t>7.6.2 可靠消息恢复</w:t>
            </w:r>
            <w:r w:rsidR="00F71A0D">
              <w:rPr>
                <w:noProof/>
                <w:webHidden/>
              </w:rPr>
              <w:tab/>
            </w:r>
            <w:r w:rsidR="00F71A0D">
              <w:rPr>
                <w:noProof/>
                <w:webHidden/>
              </w:rPr>
              <w:fldChar w:fldCharType="begin"/>
            </w:r>
            <w:r w:rsidR="00F71A0D">
              <w:rPr>
                <w:noProof/>
                <w:webHidden/>
              </w:rPr>
              <w:instrText xml:space="preserve"> PAGEREF _Toc204949461 \h </w:instrText>
            </w:r>
            <w:r w:rsidR="00F71A0D">
              <w:rPr>
                <w:noProof/>
                <w:webHidden/>
              </w:rPr>
            </w:r>
            <w:r w:rsidR="00F71A0D">
              <w:rPr>
                <w:noProof/>
                <w:webHidden/>
              </w:rPr>
              <w:fldChar w:fldCharType="separate"/>
            </w:r>
            <w:r w:rsidR="00F71A0D">
              <w:rPr>
                <w:noProof/>
                <w:webHidden/>
              </w:rPr>
              <w:t>17</w:t>
            </w:r>
            <w:r w:rsidR="00F71A0D">
              <w:rPr>
                <w:noProof/>
                <w:webHidden/>
              </w:rPr>
              <w:fldChar w:fldCharType="end"/>
            </w:r>
          </w:hyperlink>
        </w:p>
        <w:p w14:paraId="5EC3C1E3" w14:textId="59AD35D3" w:rsidR="00F71A0D" w:rsidRDefault="00C46276">
          <w:pPr>
            <w:pStyle w:val="TOC3"/>
            <w:rPr>
              <w:noProof/>
              <w:sz w:val="21"/>
            </w:rPr>
          </w:pPr>
          <w:hyperlink w:anchor="_Toc204949462" w:history="1">
            <w:r w:rsidR="00F71A0D" w:rsidRPr="00156C33">
              <w:rPr>
                <w:rStyle w:val="af3"/>
                <w:rFonts w:ascii="宋体" w:hAnsi="宋体"/>
                <w:noProof/>
              </w:rPr>
              <w:t>7.6.3 不可靠消息处理</w:t>
            </w:r>
            <w:r w:rsidR="00F71A0D">
              <w:rPr>
                <w:noProof/>
                <w:webHidden/>
              </w:rPr>
              <w:tab/>
            </w:r>
            <w:r w:rsidR="00F71A0D">
              <w:rPr>
                <w:noProof/>
                <w:webHidden/>
              </w:rPr>
              <w:fldChar w:fldCharType="begin"/>
            </w:r>
            <w:r w:rsidR="00F71A0D">
              <w:rPr>
                <w:noProof/>
                <w:webHidden/>
              </w:rPr>
              <w:instrText xml:space="preserve"> PAGEREF _Toc204949462 \h </w:instrText>
            </w:r>
            <w:r w:rsidR="00F71A0D">
              <w:rPr>
                <w:noProof/>
                <w:webHidden/>
              </w:rPr>
            </w:r>
            <w:r w:rsidR="00F71A0D">
              <w:rPr>
                <w:noProof/>
                <w:webHidden/>
              </w:rPr>
              <w:fldChar w:fldCharType="separate"/>
            </w:r>
            <w:r w:rsidR="00F71A0D">
              <w:rPr>
                <w:noProof/>
                <w:webHidden/>
              </w:rPr>
              <w:t>17</w:t>
            </w:r>
            <w:r w:rsidR="00F71A0D">
              <w:rPr>
                <w:noProof/>
                <w:webHidden/>
              </w:rPr>
              <w:fldChar w:fldCharType="end"/>
            </w:r>
          </w:hyperlink>
        </w:p>
        <w:p w14:paraId="16F21A67" w14:textId="15DDF8B5" w:rsidR="00F71A0D" w:rsidRDefault="00C46276">
          <w:pPr>
            <w:pStyle w:val="TOC3"/>
            <w:rPr>
              <w:noProof/>
              <w:sz w:val="21"/>
            </w:rPr>
          </w:pPr>
          <w:hyperlink w:anchor="_Toc204949463" w:history="1">
            <w:r w:rsidR="00F71A0D" w:rsidRPr="00156C33">
              <w:rPr>
                <w:rStyle w:val="af3"/>
                <w:rFonts w:ascii="宋体" w:hAnsi="宋体"/>
                <w:noProof/>
              </w:rPr>
              <w:t>7.6.4 应用示例</w:t>
            </w:r>
            <w:r w:rsidR="00F71A0D">
              <w:rPr>
                <w:noProof/>
                <w:webHidden/>
              </w:rPr>
              <w:tab/>
            </w:r>
            <w:r w:rsidR="00F71A0D">
              <w:rPr>
                <w:noProof/>
                <w:webHidden/>
              </w:rPr>
              <w:fldChar w:fldCharType="begin"/>
            </w:r>
            <w:r w:rsidR="00F71A0D">
              <w:rPr>
                <w:noProof/>
                <w:webHidden/>
              </w:rPr>
              <w:instrText xml:space="preserve"> PAGEREF _Toc204949463 \h </w:instrText>
            </w:r>
            <w:r w:rsidR="00F71A0D">
              <w:rPr>
                <w:noProof/>
                <w:webHidden/>
              </w:rPr>
            </w:r>
            <w:r w:rsidR="00F71A0D">
              <w:rPr>
                <w:noProof/>
                <w:webHidden/>
              </w:rPr>
              <w:fldChar w:fldCharType="separate"/>
            </w:r>
            <w:r w:rsidR="00F71A0D">
              <w:rPr>
                <w:noProof/>
                <w:webHidden/>
              </w:rPr>
              <w:t>19</w:t>
            </w:r>
            <w:r w:rsidR="00F71A0D">
              <w:rPr>
                <w:noProof/>
                <w:webHidden/>
              </w:rPr>
              <w:fldChar w:fldCharType="end"/>
            </w:r>
          </w:hyperlink>
        </w:p>
        <w:p w14:paraId="60EB9B56" w14:textId="2949DFCA" w:rsidR="00F71A0D" w:rsidRDefault="00C46276">
          <w:pPr>
            <w:pStyle w:val="TOC2"/>
            <w:tabs>
              <w:tab w:val="right" w:leader="dot" w:pos="8296"/>
            </w:tabs>
            <w:ind w:left="480" w:firstLine="480"/>
            <w:rPr>
              <w:noProof/>
              <w:sz w:val="21"/>
            </w:rPr>
          </w:pPr>
          <w:hyperlink w:anchor="_Toc204949464" w:history="1">
            <w:r w:rsidR="00F71A0D" w:rsidRPr="00156C33">
              <w:rPr>
                <w:rStyle w:val="af3"/>
                <w:rFonts w:ascii="宋体" w:hAnsi="宋体"/>
                <w:noProof/>
              </w:rPr>
              <w:t>7.7 消息安全机制</w:t>
            </w:r>
            <w:r w:rsidR="00F71A0D">
              <w:rPr>
                <w:noProof/>
                <w:webHidden/>
              </w:rPr>
              <w:tab/>
            </w:r>
            <w:r w:rsidR="00F71A0D">
              <w:rPr>
                <w:noProof/>
                <w:webHidden/>
              </w:rPr>
              <w:fldChar w:fldCharType="begin"/>
            </w:r>
            <w:r w:rsidR="00F71A0D">
              <w:rPr>
                <w:noProof/>
                <w:webHidden/>
              </w:rPr>
              <w:instrText xml:space="preserve"> PAGEREF _Toc204949464 \h </w:instrText>
            </w:r>
            <w:r w:rsidR="00F71A0D">
              <w:rPr>
                <w:noProof/>
                <w:webHidden/>
              </w:rPr>
            </w:r>
            <w:r w:rsidR="00F71A0D">
              <w:rPr>
                <w:noProof/>
                <w:webHidden/>
              </w:rPr>
              <w:fldChar w:fldCharType="separate"/>
            </w:r>
            <w:r w:rsidR="00F71A0D">
              <w:rPr>
                <w:noProof/>
                <w:webHidden/>
              </w:rPr>
              <w:t>20</w:t>
            </w:r>
            <w:r w:rsidR="00F71A0D">
              <w:rPr>
                <w:noProof/>
                <w:webHidden/>
              </w:rPr>
              <w:fldChar w:fldCharType="end"/>
            </w:r>
          </w:hyperlink>
        </w:p>
        <w:p w14:paraId="49B31BBE" w14:textId="628A4EA3" w:rsidR="00F71A0D" w:rsidRDefault="00C46276">
          <w:pPr>
            <w:pStyle w:val="TOC2"/>
            <w:tabs>
              <w:tab w:val="right" w:leader="dot" w:pos="8296"/>
            </w:tabs>
            <w:ind w:left="480" w:firstLine="480"/>
            <w:rPr>
              <w:noProof/>
              <w:sz w:val="21"/>
            </w:rPr>
          </w:pPr>
          <w:hyperlink w:anchor="_Toc204949465" w:history="1">
            <w:r w:rsidR="00F71A0D" w:rsidRPr="00156C33">
              <w:rPr>
                <w:rStyle w:val="af3"/>
                <w:rFonts w:ascii="宋体" w:hAnsi="宋体"/>
                <w:noProof/>
              </w:rPr>
              <w:t>7.8 数据完整性校验</w:t>
            </w:r>
            <w:r w:rsidR="00F71A0D">
              <w:rPr>
                <w:noProof/>
                <w:webHidden/>
              </w:rPr>
              <w:tab/>
            </w:r>
            <w:r w:rsidR="00F71A0D">
              <w:rPr>
                <w:noProof/>
                <w:webHidden/>
              </w:rPr>
              <w:fldChar w:fldCharType="begin"/>
            </w:r>
            <w:r w:rsidR="00F71A0D">
              <w:rPr>
                <w:noProof/>
                <w:webHidden/>
              </w:rPr>
              <w:instrText xml:space="preserve"> PAGEREF _Toc204949465 \h </w:instrText>
            </w:r>
            <w:r w:rsidR="00F71A0D">
              <w:rPr>
                <w:noProof/>
                <w:webHidden/>
              </w:rPr>
            </w:r>
            <w:r w:rsidR="00F71A0D">
              <w:rPr>
                <w:noProof/>
                <w:webHidden/>
              </w:rPr>
              <w:fldChar w:fldCharType="separate"/>
            </w:r>
            <w:r w:rsidR="00F71A0D">
              <w:rPr>
                <w:noProof/>
                <w:webHidden/>
              </w:rPr>
              <w:t>20</w:t>
            </w:r>
            <w:r w:rsidR="00F71A0D">
              <w:rPr>
                <w:noProof/>
                <w:webHidden/>
              </w:rPr>
              <w:fldChar w:fldCharType="end"/>
            </w:r>
          </w:hyperlink>
        </w:p>
        <w:p w14:paraId="773C1845" w14:textId="5830F584" w:rsidR="00F71A0D" w:rsidRDefault="00C46276">
          <w:pPr>
            <w:pStyle w:val="TOC1"/>
            <w:tabs>
              <w:tab w:val="left" w:pos="960"/>
              <w:tab w:val="right" w:leader="dot" w:pos="8296"/>
            </w:tabs>
            <w:ind w:firstLine="480"/>
            <w:rPr>
              <w:noProof/>
              <w:sz w:val="21"/>
            </w:rPr>
          </w:pPr>
          <w:hyperlink w:anchor="_Toc204949466" w:history="1">
            <w:r w:rsidR="00F71A0D" w:rsidRPr="00156C33">
              <w:rPr>
                <w:rStyle w:val="af3"/>
                <w:rFonts w:ascii="宋体" w:hAnsi="宋体"/>
                <w:noProof/>
              </w:rPr>
              <w:t>8</w:t>
            </w:r>
            <w:r w:rsidR="00F71A0D">
              <w:rPr>
                <w:noProof/>
                <w:sz w:val="21"/>
              </w:rPr>
              <w:tab/>
            </w:r>
            <w:r w:rsidR="00F71A0D" w:rsidRPr="00156C33">
              <w:rPr>
                <w:rStyle w:val="af3"/>
                <w:rFonts w:ascii="宋体" w:hAnsi="宋体"/>
                <w:noProof/>
              </w:rPr>
              <w:t>消息格式</w:t>
            </w:r>
            <w:r w:rsidR="00F71A0D">
              <w:rPr>
                <w:noProof/>
                <w:webHidden/>
              </w:rPr>
              <w:tab/>
            </w:r>
            <w:r w:rsidR="00F71A0D">
              <w:rPr>
                <w:noProof/>
                <w:webHidden/>
              </w:rPr>
              <w:fldChar w:fldCharType="begin"/>
            </w:r>
            <w:r w:rsidR="00F71A0D">
              <w:rPr>
                <w:noProof/>
                <w:webHidden/>
              </w:rPr>
              <w:instrText xml:space="preserve"> PAGEREF _Toc204949466 \h </w:instrText>
            </w:r>
            <w:r w:rsidR="00F71A0D">
              <w:rPr>
                <w:noProof/>
                <w:webHidden/>
              </w:rPr>
            </w:r>
            <w:r w:rsidR="00F71A0D">
              <w:rPr>
                <w:noProof/>
                <w:webHidden/>
              </w:rPr>
              <w:fldChar w:fldCharType="separate"/>
            </w:r>
            <w:r w:rsidR="00F71A0D">
              <w:rPr>
                <w:noProof/>
                <w:webHidden/>
              </w:rPr>
              <w:t>20</w:t>
            </w:r>
            <w:r w:rsidR="00F71A0D">
              <w:rPr>
                <w:noProof/>
                <w:webHidden/>
              </w:rPr>
              <w:fldChar w:fldCharType="end"/>
            </w:r>
          </w:hyperlink>
        </w:p>
        <w:p w14:paraId="577BFD82" w14:textId="768FAFA1" w:rsidR="00F71A0D" w:rsidRDefault="00C46276">
          <w:pPr>
            <w:pStyle w:val="TOC2"/>
            <w:tabs>
              <w:tab w:val="right" w:leader="dot" w:pos="8296"/>
            </w:tabs>
            <w:ind w:left="480" w:firstLine="480"/>
            <w:rPr>
              <w:noProof/>
              <w:sz w:val="21"/>
            </w:rPr>
          </w:pPr>
          <w:hyperlink w:anchor="_Toc204949467" w:history="1">
            <w:r w:rsidR="00F71A0D" w:rsidRPr="00156C33">
              <w:rPr>
                <w:rStyle w:val="af3"/>
                <w:rFonts w:ascii="宋体" w:hAnsi="宋体"/>
                <w:noProof/>
              </w:rPr>
              <w:t>8.1 消息语法</w:t>
            </w:r>
            <w:r w:rsidR="00F71A0D">
              <w:rPr>
                <w:noProof/>
                <w:webHidden/>
              </w:rPr>
              <w:tab/>
            </w:r>
            <w:r w:rsidR="00F71A0D">
              <w:rPr>
                <w:noProof/>
                <w:webHidden/>
              </w:rPr>
              <w:fldChar w:fldCharType="begin"/>
            </w:r>
            <w:r w:rsidR="00F71A0D">
              <w:rPr>
                <w:noProof/>
                <w:webHidden/>
              </w:rPr>
              <w:instrText xml:space="preserve"> PAGEREF _Toc204949467 \h </w:instrText>
            </w:r>
            <w:r w:rsidR="00F71A0D">
              <w:rPr>
                <w:noProof/>
                <w:webHidden/>
              </w:rPr>
            </w:r>
            <w:r w:rsidR="00F71A0D">
              <w:rPr>
                <w:noProof/>
                <w:webHidden/>
              </w:rPr>
              <w:fldChar w:fldCharType="separate"/>
            </w:r>
            <w:r w:rsidR="00F71A0D">
              <w:rPr>
                <w:noProof/>
                <w:webHidden/>
              </w:rPr>
              <w:t>20</w:t>
            </w:r>
            <w:r w:rsidR="00F71A0D">
              <w:rPr>
                <w:noProof/>
                <w:webHidden/>
              </w:rPr>
              <w:fldChar w:fldCharType="end"/>
            </w:r>
          </w:hyperlink>
        </w:p>
        <w:p w14:paraId="4AB95A8A" w14:textId="1B693200" w:rsidR="00F71A0D" w:rsidRDefault="00C46276">
          <w:pPr>
            <w:pStyle w:val="TOC2"/>
            <w:tabs>
              <w:tab w:val="right" w:leader="dot" w:pos="8296"/>
            </w:tabs>
            <w:ind w:left="480" w:firstLine="480"/>
            <w:rPr>
              <w:noProof/>
              <w:sz w:val="21"/>
            </w:rPr>
          </w:pPr>
          <w:hyperlink w:anchor="_Toc204949468" w:history="1">
            <w:r w:rsidR="00F71A0D" w:rsidRPr="00156C33">
              <w:rPr>
                <w:rStyle w:val="af3"/>
                <w:rFonts w:ascii="宋体" w:hAnsi="宋体"/>
                <w:noProof/>
              </w:rPr>
              <w:t>8.2 域定义</w:t>
            </w:r>
            <w:r w:rsidR="00F71A0D">
              <w:rPr>
                <w:noProof/>
                <w:webHidden/>
              </w:rPr>
              <w:tab/>
            </w:r>
            <w:r w:rsidR="00F71A0D">
              <w:rPr>
                <w:noProof/>
                <w:webHidden/>
              </w:rPr>
              <w:fldChar w:fldCharType="begin"/>
            </w:r>
            <w:r w:rsidR="00F71A0D">
              <w:rPr>
                <w:noProof/>
                <w:webHidden/>
              </w:rPr>
              <w:instrText xml:space="preserve"> PAGEREF _Toc204949468 \h </w:instrText>
            </w:r>
            <w:r w:rsidR="00F71A0D">
              <w:rPr>
                <w:noProof/>
                <w:webHidden/>
              </w:rPr>
            </w:r>
            <w:r w:rsidR="00F71A0D">
              <w:rPr>
                <w:noProof/>
                <w:webHidden/>
              </w:rPr>
              <w:fldChar w:fldCharType="separate"/>
            </w:r>
            <w:r w:rsidR="00F71A0D">
              <w:rPr>
                <w:noProof/>
                <w:webHidden/>
              </w:rPr>
              <w:t>20</w:t>
            </w:r>
            <w:r w:rsidR="00F71A0D">
              <w:rPr>
                <w:noProof/>
                <w:webHidden/>
              </w:rPr>
              <w:fldChar w:fldCharType="end"/>
            </w:r>
          </w:hyperlink>
        </w:p>
        <w:p w14:paraId="43D332B4" w14:textId="3BDE11E4" w:rsidR="00F71A0D" w:rsidRDefault="00C46276">
          <w:pPr>
            <w:pStyle w:val="TOC3"/>
            <w:rPr>
              <w:noProof/>
              <w:sz w:val="21"/>
            </w:rPr>
          </w:pPr>
          <w:hyperlink w:anchor="_Toc204949469" w:history="1">
            <w:r w:rsidR="00F71A0D" w:rsidRPr="00156C33">
              <w:rPr>
                <w:rStyle w:val="af3"/>
                <w:rFonts w:ascii="宋体" w:hAnsi="宋体"/>
                <w:noProof/>
              </w:rPr>
              <w:t>8.2.1 域的使用</w:t>
            </w:r>
            <w:r w:rsidR="00F71A0D">
              <w:rPr>
                <w:noProof/>
                <w:webHidden/>
              </w:rPr>
              <w:tab/>
            </w:r>
            <w:r w:rsidR="00F71A0D">
              <w:rPr>
                <w:noProof/>
                <w:webHidden/>
              </w:rPr>
              <w:fldChar w:fldCharType="begin"/>
            </w:r>
            <w:r w:rsidR="00F71A0D">
              <w:rPr>
                <w:noProof/>
                <w:webHidden/>
              </w:rPr>
              <w:instrText xml:space="preserve"> PAGEREF _Toc204949469 \h </w:instrText>
            </w:r>
            <w:r w:rsidR="00F71A0D">
              <w:rPr>
                <w:noProof/>
                <w:webHidden/>
              </w:rPr>
            </w:r>
            <w:r w:rsidR="00F71A0D">
              <w:rPr>
                <w:noProof/>
                <w:webHidden/>
              </w:rPr>
              <w:fldChar w:fldCharType="separate"/>
            </w:r>
            <w:r w:rsidR="00F71A0D">
              <w:rPr>
                <w:noProof/>
                <w:webHidden/>
              </w:rPr>
              <w:t>20</w:t>
            </w:r>
            <w:r w:rsidR="00F71A0D">
              <w:rPr>
                <w:noProof/>
                <w:webHidden/>
              </w:rPr>
              <w:fldChar w:fldCharType="end"/>
            </w:r>
          </w:hyperlink>
        </w:p>
        <w:p w14:paraId="184D03AD" w14:textId="4C3C2271" w:rsidR="00F71A0D" w:rsidRDefault="00C46276">
          <w:pPr>
            <w:pStyle w:val="TOC3"/>
            <w:rPr>
              <w:noProof/>
              <w:sz w:val="21"/>
            </w:rPr>
          </w:pPr>
          <w:hyperlink w:anchor="_Toc204949470" w:history="1">
            <w:r w:rsidR="00F71A0D" w:rsidRPr="00156C33">
              <w:rPr>
                <w:rStyle w:val="af3"/>
                <w:rFonts w:ascii="宋体" w:hAnsi="宋体"/>
                <w:noProof/>
              </w:rPr>
              <w:t>8.2.2 域汉字编码</w:t>
            </w:r>
            <w:r w:rsidR="00F71A0D">
              <w:rPr>
                <w:noProof/>
                <w:webHidden/>
              </w:rPr>
              <w:tab/>
            </w:r>
            <w:r w:rsidR="00F71A0D">
              <w:rPr>
                <w:noProof/>
                <w:webHidden/>
              </w:rPr>
              <w:fldChar w:fldCharType="begin"/>
            </w:r>
            <w:r w:rsidR="00F71A0D">
              <w:rPr>
                <w:noProof/>
                <w:webHidden/>
              </w:rPr>
              <w:instrText xml:space="preserve"> PAGEREF _Toc204949470 \h </w:instrText>
            </w:r>
            <w:r w:rsidR="00F71A0D">
              <w:rPr>
                <w:noProof/>
                <w:webHidden/>
              </w:rPr>
            </w:r>
            <w:r w:rsidR="00F71A0D">
              <w:rPr>
                <w:noProof/>
                <w:webHidden/>
              </w:rPr>
              <w:fldChar w:fldCharType="separate"/>
            </w:r>
            <w:r w:rsidR="00F71A0D">
              <w:rPr>
                <w:noProof/>
                <w:webHidden/>
              </w:rPr>
              <w:t>21</w:t>
            </w:r>
            <w:r w:rsidR="00F71A0D">
              <w:rPr>
                <w:noProof/>
                <w:webHidden/>
              </w:rPr>
              <w:fldChar w:fldCharType="end"/>
            </w:r>
          </w:hyperlink>
        </w:p>
        <w:p w14:paraId="5D92C6FB" w14:textId="7D2E1528" w:rsidR="00F71A0D" w:rsidRDefault="00C46276">
          <w:pPr>
            <w:pStyle w:val="TOC2"/>
            <w:tabs>
              <w:tab w:val="right" w:leader="dot" w:pos="8296"/>
            </w:tabs>
            <w:ind w:left="480" w:firstLine="480"/>
            <w:rPr>
              <w:noProof/>
              <w:sz w:val="21"/>
            </w:rPr>
          </w:pPr>
          <w:hyperlink w:anchor="_Toc204949471" w:history="1">
            <w:r w:rsidR="00F71A0D" w:rsidRPr="00156C33">
              <w:rPr>
                <w:rStyle w:val="af3"/>
                <w:rFonts w:ascii="宋体" w:hAnsi="宋体"/>
                <w:noProof/>
              </w:rPr>
              <w:t>8.3 数据类型</w:t>
            </w:r>
            <w:r w:rsidR="00F71A0D">
              <w:rPr>
                <w:noProof/>
                <w:webHidden/>
              </w:rPr>
              <w:tab/>
            </w:r>
            <w:r w:rsidR="00F71A0D">
              <w:rPr>
                <w:noProof/>
                <w:webHidden/>
              </w:rPr>
              <w:fldChar w:fldCharType="begin"/>
            </w:r>
            <w:r w:rsidR="00F71A0D">
              <w:rPr>
                <w:noProof/>
                <w:webHidden/>
              </w:rPr>
              <w:instrText xml:space="preserve"> PAGEREF _Toc204949471 \h </w:instrText>
            </w:r>
            <w:r w:rsidR="00F71A0D">
              <w:rPr>
                <w:noProof/>
                <w:webHidden/>
              </w:rPr>
            </w:r>
            <w:r w:rsidR="00F71A0D">
              <w:rPr>
                <w:noProof/>
                <w:webHidden/>
              </w:rPr>
              <w:fldChar w:fldCharType="separate"/>
            </w:r>
            <w:r w:rsidR="00F71A0D">
              <w:rPr>
                <w:noProof/>
                <w:webHidden/>
              </w:rPr>
              <w:t>21</w:t>
            </w:r>
            <w:r w:rsidR="00F71A0D">
              <w:rPr>
                <w:noProof/>
                <w:webHidden/>
              </w:rPr>
              <w:fldChar w:fldCharType="end"/>
            </w:r>
          </w:hyperlink>
        </w:p>
        <w:p w14:paraId="62E881CB" w14:textId="7CD34D4B" w:rsidR="00F71A0D" w:rsidRDefault="00C46276">
          <w:pPr>
            <w:pStyle w:val="TOC3"/>
            <w:rPr>
              <w:noProof/>
              <w:sz w:val="21"/>
            </w:rPr>
          </w:pPr>
          <w:hyperlink w:anchor="_Toc204949472" w:history="1">
            <w:r w:rsidR="00F71A0D" w:rsidRPr="00156C33">
              <w:rPr>
                <w:rStyle w:val="af3"/>
                <w:rFonts w:ascii="宋体" w:hAnsi="宋体"/>
                <w:noProof/>
              </w:rPr>
              <w:t>8.3.1 基本数据类型</w:t>
            </w:r>
            <w:r w:rsidR="00F71A0D">
              <w:rPr>
                <w:noProof/>
                <w:webHidden/>
              </w:rPr>
              <w:tab/>
            </w:r>
            <w:r w:rsidR="00F71A0D">
              <w:rPr>
                <w:noProof/>
                <w:webHidden/>
              </w:rPr>
              <w:fldChar w:fldCharType="begin"/>
            </w:r>
            <w:r w:rsidR="00F71A0D">
              <w:rPr>
                <w:noProof/>
                <w:webHidden/>
              </w:rPr>
              <w:instrText xml:space="preserve"> PAGEREF _Toc204949472 \h </w:instrText>
            </w:r>
            <w:r w:rsidR="00F71A0D">
              <w:rPr>
                <w:noProof/>
                <w:webHidden/>
              </w:rPr>
            </w:r>
            <w:r w:rsidR="00F71A0D">
              <w:rPr>
                <w:noProof/>
                <w:webHidden/>
              </w:rPr>
              <w:fldChar w:fldCharType="separate"/>
            </w:r>
            <w:r w:rsidR="00F71A0D">
              <w:rPr>
                <w:noProof/>
                <w:webHidden/>
              </w:rPr>
              <w:t>21</w:t>
            </w:r>
            <w:r w:rsidR="00F71A0D">
              <w:rPr>
                <w:noProof/>
                <w:webHidden/>
              </w:rPr>
              <w:fldChar w:fldCharType="end"/>
            </w:r>
          </w:hyperlink>
        </w:p>
        <w:p w14:paraId="0CC83732" w14:textId="372133BC" w:rsidR="00F71A0D" w:rsidRDefault="00C46276">
          <w:pPr>
            <w:pStyle w:val="TOC3"/>
            <w:rPr>
              <w:noProof/>
              <w:sz w:val="21"/>
            </w:rPr>
          </w:pPr>
          <w:hyperlink w:anchor="_Toc204949473" w:history="1">
            <w:r w:rsidR="00F71A0D" w:rsidRPr="00156C33">
              <w:rPr>
                <w:rStyle w:val="af3"/>
                <w:rFonts w:ascii="宋体" w:hAnsi="宋体"/>
                <w:noProof/>
              </w:rPr>
              <w:t>8.3.2 整数（int）</w:t>
            </w:r>
            <w:r w:rsidR="00F71A0D">
              <w:rPr>
                <w:noProof/>
                <w:webHidden/>
              </w:rPr>
              <w:tab/>
            </w:r>
            <w:r w:rsidR="00F71A0D">
              <w:rPr>
                <w:noProof/>
                <w:webHidden/>
              </w:rPr>
              <w:fldChar w:fldCharType="begin"/>
            </w:r>
            <w:r w:rsidR="00F71A0D">
              <w:rPr>
                <w:noProof/>
                <w:webHidden/>
              </w:rPr>
              <w:instrText xml:space="preserve"> PAGEREF _Toc204949473 \h </w:instrText>
            </w:r>
            <w:r w:rsidR="00F71A0D">
              <w:rPr>
                <w:noProof/>
                <w:webHidden/>
              </w:rPr>
            </w:r>
            <w:r w:rsidR="00F71A0D">
              <w:rPr>
                <w:noProof/>
                <w:webHidden/>
              </w:rPr>
              <w:fldChar w:fldCharType="separate"/>
            </w:r>
            <w:r w:rsidR="00F71A0D">
              <w:rPr>
                <w:noProof/>
                <w:webHidden/>
              </w:rPr>
              <w:t>21</w:t>
            </w:r>
            <w:r w:rsidR="00F71A0D">
              <w:rPr>
                <w:noProof/>
                <w:webHidden/>
              </w:rPr>
              <w:fldChar w:fldCharType="end"/>
            </w:r>
          </w:hyperlink>
        </w:p>
        <w:p w14:paraId="77FA2299" w14:textId="5504BDAD" w:rsidR="00F71A0D" w:rsidRDefault="00C46276">
          <w:pPr>
            <w:pStyle w:val="TOC3"/>
            <w:rPr>
              <w:noProof/>
              <w:sz w:val="21"/>
            </w:rPr>
          </w:pPr>
          <w:hyperlink w:anchor="_Toc204949474" w:history="1">
            <w:r w:rsidR="00F71A0D" w:rsidRPr="00156C33">
              <w:rPr>
                <w:rStyle w:val="af3"/>
                <w:rFonts w:ascii="宋体" w:hAnsi="宋体"/>
                <w:noProof/>
              </w:rPr>
              <w:t>8.3.3 十进制小数（Decimal）</w:t>
            </w:r>
            <w:r w:rsidR="00F71A0D">
              <w:rPr>
                <w:noProof/>
                <w:webHidden/>
              </w:rPr>
              <w:tab/>
            </w:r>
            <w:r w:rsidR="00F71A0D">
              <w:rPr>
                <w:noProof/>
                <w:webHidden/>
              </w:rPr>
              <w:fldChar w:fldCharType="begin"/>
            </w:r>
            <w:r w:rsidR="00F71A0D">
              <w:rPr>
                <w:noProof/>
                <w:webHidden/>
              </w:rPr>
              <w:instrText xml:space="preserve"> PAGEREF _Toc204949474 \h </w:instrText>
            </w:r>
            <w:r w:rsidR="00F71A0D">
              <w:rPr>
                <w:noProof/>
                <w:webHidden/>
              </w:rPr>
            </w:r>
            <w:r w:rsidR="00F71A0D">
              <w:rPr>
                <w:noProof/>
                <w:webHidden/>
              </w:rPr>
              <w:fldChar w:fldCharType="separate"/>
            </w:r>
            <w:r w:rsidR="00F71A0D">
              <w:rPr>
                <w:noProof/>
                <w:webHidden/>
              </w:rPr>
              <w:t>21</w:t>
            </w:r>
            <w:r w:rsidR="00F71A0D">
              <w:rPr>
                <w:noProof/>
                <w:webHidden/>
              </w:rPr>
              <w:fldChar w:fldCharType="end"/>
            </w:r>
          </w:hyperlink>
        </w:p>
        <w:p w14:paraId="520E3294" w14:textId="394050CB" w:rsidR="00F71A0D" w:rsidRDefault="00C46276">
          <w:pPr>
            <w:pStyle w:val="TOC3"/>
            <w:rPr>
              <w:noProof/>
              <w:sz w:val="21"/>
            </w:rPr>
          </w:pPr>
          <w:hyperlink w:anchor="_Toc204949475" w:history="1">
            <w:r w:rsidR="00F71A0D" w:rsidRPr="00156C33">
              <w:rPr>
                <w:rStyle w:val="af3"/>
                <w:rFonts w:ascii="宋体" w:hAnsi="宋体"/>
                <w:noProof/>
              </w:rPr>
              <w:t>8.3.4 字符串（String）</w:t>
            </w:r>
            <w:r w:rsidR="00F71A0D">
              <w:rPr>
                <w:noProof/>
                <w:webHidden/>
              </w:rPr>
              <w:tab/>
            </w:r>
            <w:r w:rsidR="00F71A0D">
              <w:rPr>
                <w:noProof/>
                <w:webHidden/>
              </w:rPr>
              <w:fldChar w:fldCharType="begin"/>
            </w:r>
            <w:r w:rsidR="00F71A0D">
              <w:rPr>
                <w:noProof/>
                <w:webHidden/>
              </w:rPr>
              <w:instrText xml:space="preserve"> PAGEREF _Toc204949475 \h </w:instrText>
            </w:r>
            <w:r w:rsidR="00F71A0D">
              <w:rPr>
                <w:noProof/>
                <w:webHidden/>
              </w:rPr>
            </w:r>
            <w:r w:rsidR="00F71A0D">
              <w:rPr>
                <w:noProof/>
                <w:webHidden/>
              </w:rPr>
              <w:fldChar w:fldCharType="separate"/>
            </w:r>
            <w:r w:rsidR="00F71A0D">
              <w:rPr>
                <w:noProof/>
                <w:webHidden/>
              </w:rPr>
              <w:t>22</w:t>
            </w:r>
            <w:r w:rsidR="00F71A0D">
              <w:rPr>
                <w:noProof/>
                <w:webHidden/>
              </w:rPr>
              <w:fldChar w:fldCharType="end"/>
            </w:r>
          </w:hyperlink>
        </w:p>
        <w:p w14:paraId="05B7404B" w14:textId="3B7B4556" w:rsidR="00F71A0D" w:rsidRDefault="00C46276">
          <w:pPr>
            <w:pStyle w:val="TOC3"/>
            <w:rPr>
              <w:noProof/>
              <w:sz w:val="21"/>
            </w:rPr>
          </w:pPr>
          <w:hyperlink w:anchor="_Toc204949476" w:history="1">
            <w:r w:rsidR="00F71A0D" w:rsidRPr="00156C33">
              <w:rPr>
                <w:rStyle w:val="af3"/>
                <w:rFonts w:ascii="宋体" w:hAnsi="宋体"/>
                <w:noProof/>
              </w:rPr>
              <w:t>8.3.5 哈希类型（Hash）</w:t>
            </w:r>
            <w:r w:rsidR="00F71A0D">
              <w:rPr>
                <w:noProof/>
                <w:webHidden/>
              </w:rPr>
              <w:tab/>
            </w:r>
            <w:r w:rsidR="00F71A0D">
              <w:rPr>
                <w:noProof/>
                <w:webHidden/>
              </w:rPr>
              <w:fldChar w:fldCharType="begin"/>
            </w:r>
            <w:r w:rsidR="00F71A0D">
              <w:rPr>
                <w:noProof/>
                <w:webHidden/>
              </w:rPr>
              <w:instrText xml:space="preserve"> PAGEREF _Toc204949476 \h </w:instrText>
            </w:r>
            <w:r w:rsidR="00F71A0D">
              <w:rPr>
                <w:noProof/>
                <w:webHidden/>
              </w:rPr>
            </w:r>
            <w:r w:rsidR="00F71A0D">
              <w:rPr>
                <w:noProof/>
                <w:webHidden/>
              </w:rPr>
              <w:fldChar w:fldCharType="separate"/>
            </w:r>
            <w:r w:rsidR="00F71A0D">
              <w:rPr>
                <w:noProof/>
                <w:webHidden/>
              </w:rPr>
              <w:t>22</w:t>
            </w:r>
            <w:r w:rsidR="00F71A0D">
              <w:rPr>
                <w:noProof/>
                <w:webHidden/>
              </w:rPr>
              <w:fldChar w:fldCharType="end"/>
            </w:r>
          </w:hyperlink>
        </w:p>
        <w:p w14:paraId="622A3FA1" w14:textId="2BD5EF0B" w:rsidR="00F71A0D" w:rsidRDefault="00C46276">
          <w:pPr>
            <w:pStyle w:val="TOC3"/>
            <w:rPr>
              <w:noProof/>
              <w:sz w:val="21"/>
            </w:rPr>
          </w:pPr>
          <w:hyperlink w:anchor="_Toc204949477" w:history="1">
            <w:r w:rsidR="00F71A0D" w:rsidRPr="00156C33">
              <w:rPr>
                <w:rStyle w:val="af3"/>
                <w:rFonts w:ascii="宋体" w:hAnsi="宋体"/>
                <w:noProof/>
              </w:rPr>
              <w:t>8.3.6 数组类型（Array）</w:t>
            </w:r>
            <w:r w:rsidR="00F71A0D">
              <w:rPr>
                <w:noProof/>
                <w:webHidden/>
              </w:rPr>
              <w:tab/>
            </w:r>
            <w:r w:rsidR="00F71A0D">
              <w:rPr>
                <w:noProof/>
                <w:webHidden/>
              </w:rPr>
              <w:fldChar w:fldCharType="begin"/>
            </w:r>
            <w:r w:rsidR="00F71A0D">
              <w:rPr>
                <w:noProof/>
                <w:webHidden/>
              </w:rPr>
              <w:instrText xml:space="preserve"> PAGEREF _Toc204949477 \h </w:instrText>
            </w:r>
            <w:r w:rsidR="00F71A0D">
              <w:rPr>
                <w:noProof/>
                <w:webHidden/>
              </w:rPr>
            </w:r>
            <w:r w:rsidR="00F71A0D">
              <w:rPr>
                <w:noProof/>
                <w:webHidden/>
              </w:rPr>
              <w:fldChar w:fldCharType="separate"/>
            </w:r>
            <w:r w:rsidR="00F71A0D">
              <w:rPr>
                <w:noProof/>
                <w:webHidden/>
              </w:rPr>
              <w:t>22</w:t>
            </w:r>
            <w:r w:rsidR="00F71A0D">
              <w:rPr>
                <w:noProof/>
                <w:webHidden/>
              </w:rPr>
              <w:fldChar w:fldCharType="end"/>
            </w:r>
          </w:hyperlink>
        </w:p>
        <w:p w14:paraId="09D80126" w14:textId="0648A41C" w:rsidR="00F71A0D" w:rsidRDefault="00C46276">
          <w:pPr>
            <w:pStyle w:val="TOC3"/>
            <w:rPr>
              <w:noProof/>
              <w:sz w:val="21"/>
            </w:rPr>
          </w:pPr>
          <w:hyperlink w:anchor="_Toc204949478" w:history="1">
            <w:r w:rsidR="00F71A0D" w:rsidRPr="00156C33">
              <w:rPr>
                <w:rStyle w:val="af3"/>
                <w:rFonts w:ascii="宋体" w:hAnsi="宋体"/>
                <w:noProof/>
              </w:rPr>
              <w:t>8.3.7 扩展数据类型</w:t>
            </w:r>
            <w:r w:rsidR="00F71A0D">
              <w:rPr>
                <w:noProof/>
                <w:webHidden/>
              </w:rPr>
              <w:tab/>
            </w:r>
            <w:r w:rsidR="00F71A0D">
              <w:rPr>
                <w:noProof/>
                <w:webHidden/>
              </w:rPr>
              <w:fldChar w:fldCharType="begin"/>
            </w:r>
            <w:r w:rsidR="00F71A0D">
              <w:rPr>
                <w:noProof/>
                <w:webHidden/>
              </w:rPr>
              <w:instrText xml:space="preserve"> PAGEREF _Toc204949478 \h </w:instrText>
            </w:r>
            <w:r w:rsidR="00F71A0D">
              <w:rPr>
                <w:noProof/>
                <w:webHidden/>
              </w:rPr>
            </w:r>
            <w:r w:rsidR="00F71A0D">
              <w:rPr>
                <w:noProof/>
                <w:webHidden/>
              </w:rPr>
              <w:fldChar w:fldCharType="separate"/>
            </w:r>
            <w:r w:rsidR="00F71A0D">
              <w:rPr>
                <w:noProof/>
                <w:webHidden/>
              </w:rPr>
              <w:t>23</w:t>
            </w:r>
            <w:r w:rsidR="00F71A0D">
              <w:rPr>
                <w:noProof/>
                <w:webHidden/>
              </w:rPr>
              <w:fldChar w:fldCharType="end"/>
            </w:r>
          </w:hyperlink>
        </w:p>
        <w:p w14:paraId="3EB0B35F" w14:textId="4D658525" w:rsidR="00F71A0D" w:rsidRDefault="00C46276">
          <w:pPr>
            <w:pStyle w:val="TOC1"/>
            <w:tabs>
              <w:tab w:val="left" w:pos="960"/>
              <w:tab w:val="right" w:leader="dot" w:pos="8296"/>
            </w:tabs>
            <w:ind w:firstLine="480"/>
            <w:rPr>
              <w:noProof/>
              <w:sz w:val="21"/>
            </w:rPr>
          </w:pPr>
          <w:hyperlink w:anchor="_Toc204949479" w:history="1">
            <w:r w:rsidR="00F71A0D" w:rsidRPr="00156C33">
              <w:rPr>
                <w:rStyle w:val="af3"/>
                <w:rFonts w:ascii="宋体" w:hAnsi="宋体"/>
                <w:noProof/>
              </w:rPr>
              <w:t>9</w:t>
            </w:r>
            <w:r w:rsidR="00F71A0D">
              <w:rPr>
                <w:noProof/>
                <w:sz w:val="21"/>
              </w:rPr>
              <w:tab/>
            </w:r>
            <w:r w:rsidR="00F71A0D" w:rsidRPr="00156C33">
              <w:rPr>
                <w:rStyle w:val="af3"/>
                <w:rFonts w:ascii="宋体" w:hAnsi="宋体"/>
                <w:noProof/>
              </w:rPr>
              <w:t>消息定义</w:t>
            </w:r>
            <w:r w:rsidR="00F71A0D">
              <w:rPr>
                <w:noProof/>
                <w:webHidden/>
              </w:rPr>
              <w:tab/>
            </w:r>
            <w:r w:rsidR="00F71A0D">
              <w:rPr>
                <w:noProof/>
                <w:webHidden/>
              </w:rPr>
              <w:fldChar w:fldCharType="begin"/>
            </w:r>
            <w:r w:rsidR="00F71A0D">
              <w:rPr>
                <w:noProof/>
                <w:webHidden/>
              </w:rPr>
              <w:instrText xml:space="preserve"> PAGEREF _Toc204949479 \h </w:instrText>
            </w:r>
            <w:r w:rsidR="00F71A0D">
              <w:rPr>
                <w:noProof/>
                <w:webHidden/>
              </w:rPr>
            </w:r>
            <w:r w:rsidR="00F71A0D">
              <w:rPr>
                <w:noProof/>
                <w:webHidden/>
              </w:rPr>
              <w:fldChar w:fldCharType="separate"/>
            </w:r>
            <w:r w:rsidR="00F71A0D">
              <w:rPr>
                <w:noProof/>
                <w:webHidden/>
              </w:rPr>
              <w:t>24</w:t>
            </w:r>
            <w:r w:rsidR="00F71A0D">
              <w:rPr>
                <w:noProof/>
                <w:webHidden/>
              </w:rPr>
              <w:fldChar w:fldCharType="end"/>
            </w:r>
          </w:hyperlink>
        </w:p>
        <w:p w14:paraId="1BDE0F91" w14:textId="44A10FA7" w:rsidR="00F71A0D" w:rsidRDefault="00C46276">
          <w:pPr>
            <w:pStyle w:val="TOC2"/>
            <w:tabs>
              <w:tab w:val="right" w:leader="dot" w:pos="8296"/>
            </w:tabs>
            <w:ind w:left="480" w:firstLine="480"/>
            <w:rPr>
              <w:noProof/>
              <w:sz w:val="21"/>
            </w:rPr>
          </w:pPr>
          <w:hyperlink w:anchor="_Toc204949480" w:history="1">
            <w:r w:rsidR="00F71A0D" w:rsidRPr="00156C33">
              <w:rPr>
                <w:rStyle w:val="af3"/>
                <w:rFonts w:ascii="宋体" w:hAnsi="宋体"/>
                <w:noProof/>
              </w:rPr>
              <w:t>9.1 消息结构</w:t>
            </w:r>
            <w:r w:rsidR="00F71A0D">
              <w:rPr>
                <w:noProof/>
                <w:webHidden/>
              </w:rPr>
              <w:tab/>
            </w:r>
            <w:r w:rsidR="00F71A0D">
              <w:rPr>
                <w:noProof/>
                <w:webHidden/>
              </w:rPr>
              <w:fldChar w:fldCharType="begin"/>
            </w:r>
            <w:r w:rsidR="00F71A0D">
              <w:rPr>
                <w:noProof/>
                <w:webHidden/>
              </w:rPr>
              <w:instrText xml:space="preserve"> PAGEREF _Toc204949480 \h </w:instrText>
            </w:r>
            <w:r w:rsidR="00F71A0D">
              <w:rPr>
                <w:noProof/>
                <w:webHidden/>
              </w:rPr>
            </w:r>
            <w:r w:rsidR="00F71A0D">
              <w:rPr>
                <w:noProof/>
                <w:webHidden/>
              </w:rPr>
              <w:fldChar w:fldCharType="separate"/>
            </w:r>
            <w:r w:rsidR="00F71A0D">
              <w:rPr>
                <w:noProof/>
                <w:webHidden/>
              </w:rPr>
              <w:t>24</w:t>
            </w:r>
            <w:r w:rsidR="00F71A0D">
              <w:rPr>
                <w:noProof/>
                <w:webHidden/>
              </w:rPr>
              <w:fldChar w:fldCharType="end"/>
            </w:r>
          </w:hyperlink>
        </w:p>
        <w:p w14:paraId="3107EF2A" w14:textId="0FEA5F9B" w:rsidR="00F71A0D" w:rsidRDefault="00C46276">
          <w:pPr>
            <w:pStyle w:val="TOC2"/>
            <w:tabs>
              <w:tab w:val="right" w:leader="dot" w:pos="8296"/>
            </w:tabs>
            <w:ind w:left="480" w:firstLine="480"/>
            <w:rPr>
              <w:noProof/>
              <w:sz w:val="21"/>
            </w:rPr>
          </w:pPr>
          <w:hyperlink w:anchor="_Toc204949481" w:history="1">
            <w:r w:rsidR="00F71A0D" w:rsidRPr="00156C33">
              <w:rPr>
                <w:rStyle w:val="af3"/>
                <w:rFonts w:ascii="宋体" w:hAnsi="宋体"/>
                <w:noProof/>
              </w:rPr>
              <w:t>9.2 会话报头</w:t>
            </w:r>
            <w:r w:rsidR="00F71A0D">
              <w:rPr>
                <w:noProof/>
                <w:webHidden/>
              </w:rPr>
              <w:tab/>
            </w:r>
            <w:r w:rsidR="00F71A0D">
              <w:rPr>
                <w:noProof/>
                <w:webHidden/>
              </w:rPr>
              <w:fldChar w:fldCharType="begin"/>
            </w:r>
            <w:r w:rsidR="00F71A0D">
              <w:rPr>
                <w:noProof/>
                <w:webHidden/>
              </w:rPr>
              <w:instrText xml:space="preserve"> PAGEREF _Toc204949481 \h </w:instrText>
            </w:r>
            <w:r w:rsidR="00F71A0D">
              <w:rPr>
                <w:noProof/>
                <w:webHidden/>
              </w:rPr>
            </w:r>
            <w:r w:rsidR="00F71A0D">
              <w:rPr>
                <w:noProof/>
                <w:webHidden/>
              </w:rPr>
              <w:fldChar w:fldCharType="separate"/>
            </w:r>
            <w:r w:rsidR="00F71A0D">
              <w:rPr>
                <w:noProof/>
                <w:webHidden/>
              </w:rPr>
              <w:t>24</w:t>
            </w:r>
            <w:r w:rsidR="00F71A0D">
              <w:rPr>
                <w:noProof/>
                <w:webHidden/>
              </w:rPr>
              <w:fldChar w:fldCharType="end"/>
            </w:r>
          </w:hyperlink>
        </w:p>
        <w:p w14:paraId="186EEEA9" w14:textId="59EA08B7" w:rsidR="00F71A0D" w:rsidRDefault="00C46276">
          <w:pPr>
            <w:pStyle w:val="TOC2"/>
            <w:tabs>
              <w:tab w:val="right" w:leader="dot" w:pos="8296"/>
            </w:tabs>
            <w:ind w:left="480" w:firstLine="480"/>
            <w:rPr>
              <w:noProof/>
              <w:sz w:val="21"/>
            </w:rPr>
          </w:pPr>
          <w:hyperlink w:anchor="_Toc204949482" w:history="1">
            <w:r w:rsidR="00F71A0D" w:rsidRPr="00156C33">
              <w:rPr>
                <w:rStyle w:val="af3"/>
                <w:rFonts w:ascii="宋体" w:hAnsi="宋体"/>
                <w:noProof/>
              </w:rPr>
              <w:t>9.3 特征信息</w:t>
            </w:r>
            <w:r w:rsidR="00F71A0D">
              <w:rPr>
                <w:noProof/>
                <w:webHidden/>
              </w:rPr>
              <w:tab/>
            </w:r>
            <w:r w:rsidR="00F71A0D">
              <w:rPr>
                <w:noProof/>
                <w:webHidden/>
              </w:rPr>
              <w:fldChar w:fldCharType="begin"/>
            </w:r>
            <w:r w:rsidR="00F71A0D">
              <w:rPr>
                <w:noProof/>
                <w:webHidden/>
              </w:rPr>
              <w:instrText xml:space="preserve"> PAGEREF _Toc204949482 \h </w:instrText>
            </w:r>
            <w:r w:rsidR="00F71A0D">
              <w:rPr>
                <w:noProof/>
                <w:webHidden/>
              </w:rPr>
            </w:r>
            <w:r w:rsidR="00F71A0D">
              <w:rPr>
                <w:noProof/>
                <w:webHidden/>
              </w:rPr>
              <w:fldChar w:fldCharType="separate"/>
            </w:r>
            <w:r w:rsidR="00F71A0D">
              <w:rPr>
                <w:noProof/>
                <w:webHidden/>
              </w:rPr>
              <w:t>24</w:t>
            </w:r>
            <w:r w:rsidR="00F71A0D">
              <w:rPr>
                <w:noProof/>
                <w:webHidden/>
              </w:rPr>
              <w:fldChar w:fldCharType="end"/>
            </w:r>
          </w:hyperlink>
        </w:p>
        <w:p w14:paraId="72C6790C" w14:textId="20EA13D3" w:rsidR="00F71A0D" w:rsidRDefault="00C46276">
          <w:pPr>
            <w:pStyle w:val="TOC3"/>
            <w:rPr>
              <w:noProof/>
              <w:sz w:val="21"/>
            </w:rPr>
          </w:pPr>
          <w:hyperlink w:anchor="_Toc204949483" w:history="1">
            <w:r w:rsidR="00F71A0D" w:rsidRPr="00156C33">
              <w:rPr>
                <w:rStyle w:val="af3"/>
                <w:rFonts w:ascii="宋体" w:hAnsi="宋体"/>
                <w:noProof/>
              </w:rPr>
              <w:t>9.3.1 基本报头</w:t>
            </w:r>
            <w:r w:rsidR="00F71A0D">
              <w:rPr>
                <w:noProof/>
                <w:webHidden/>
              </w:rPr>
              <w:tab/>
            </w:r>
            <w:r w:rsidR="00F71A0D">
              <w:rPr>
                <w:noProof/>
                <w:webHidden/>
              </w:rPr>
              <w:fldChar w:fldCharType="begin"/>
            </w:r>
            <w:r w:rsidR="00F71A0D">
              <w:rPr>
                <w:noProof/>
                <w:webHidden/>
              </w:rPr>
              <w:instrText xml:space="preserve"> PAGEREF _Toc204949483 \h </w:instrText>
            </w:r>
            <w:r w:rsidR="00F71A0D">
              <w:rPr>
                <w:noProof/>
                <w:webHidden/>
              </w:rPr>
            </w:r>
            <w:r w:rsidR="00F71A0D">
              <w:rPr>
                <w:noProof/>
                <w:webHidden/>
              </w:rPr>
              <w:fldChar w:fldCharType="separate"/>
            </w:r>
            <w:r w:rsidR="00F71A0D">
              <w:rPr>
                <w:noProof/>
                <w:webHidden/>
              </w:rPr>
              <w:t>25</w:t>
            </w:r>
            <w:r w:rsidR="00F71A0D">
              <w:rPr>
                <w:noProof/>
                <w:webHidden/>
              </w:rPr>
              <w:fldChar w:fldCharType="end"/>
            </w:r>
          </w:hyperlink>
        </w:p>
        <w:p w14:paraId="431EAF48" w14:textId="2B237FAD" w:rsidR="00F71A0D" w:rsidRDefault="00C46276">
          <w:pPr>
            <w:pStyle w:val="TOC3"/>
            <w:rPr>
              <w:noProof/>
              <w:sz w:val="21"/>
            </w:rPr>
          </w:pPr>
          <w:hyperlink w:anchor="_Toc204949484" w:history="1">
            <w:r w:rsidR="00F71A0D" w:rsidRPr="00156C33">
              <w:rPr>
                <w:rStyle w:val="af3"/>
                <w:rFonts w:ascii="宋体" w:hAnsi="宋体"/>
                <w:noProof/>
              </w:rPr>
              <w:t>9.3.2 扩充报头</w:t>
            </w:r>
            <w:r w:rsidR="00F71A0D">
              <w:rPr>
                <w:noProof/>
                <w:webHidden/>
              </w:rPr>
              <w:tab/>
            </w:r>
            <w:r w:rsidR="00F71A0D">
              <w:rPr>
                <w:noProof/>
                <w:webHidden/>
              </w:rPr>
              <w:fldChar w:fldCharType="begin"/>
            </w:r>
            <w:r w:rsidR="00F71A0D">
              <w:rPr>
                <w:noProof/>
                <w:webHidden/>
              </w:rPr>
              <w:instrText xml:space="preserve"> PAGEREF _Toc204949484 \h </w:instrText>
            </w:r>
            <w:r w:rsidR="00F71A0D">
              <w:rPr>
                <w:noProof/>
                <w:webHidden/>
              </w:rPr>
            </w:r>
            <w:r w:rsidR="00F71A0D">
              <w:rPr>
                <w:noProof/>
                <w:webHidden/>
              </w:rPr>
              <w:fldChar w:fldCharType="separate"/>
            </w:r>
            <w:r w:rsidR="00F71A0D">
              <w:rPr>
                <w:noProof/>
                <w:webHidden/>
              </w:rPr>
              <w:t>26</w:t>
            </w:r>
            <w:r w:rsidR="00F71A0D">
              <w:rPr>
                <w:noProof/>
                <w:webHidden/>
              </w:rPr>
              <w:fldChar w:fldCharType="end"/>
            </w:r>
          </w:hyperlink>
        </w:p>
        <w:p w14:paraId="0B37229E" w14:textId="623AB5DD" w:rsidR="00F71A0D" w:rsidRDefault="00C46276">
          <w:pPr>
            <w:pStyle w:val="TOC2"/>
            <w:tabs>
              <w:tab w:val="right" w:leader="dot" w:pos="8296"/>
            </w:tabs>
            <w:ind w:left="480" w:firstLine="480"/>
            <w:rPr>
              <w:noProof/>
              <w:sz w:val="21"/>
            </w:rPr>
          </w:pPr>
          <w:hyperlink w:anchor="_Toc204949485" w:history="1">
            <w:r w:rsidR="00F71A0D" w:rsidRPr="00156C33">
              <w:rPr>
                <w:rStyle w:val="af3"/>
                <w:rFonts w:ascii="宋体" w:hAnsi="宋体"/>
                <w:noProof/>
              </w:rPr>
              <w:t>9.4 会话消息</w:t>
            </w:r>
            <w:r w:rsidR="00F71A0D">
              <w:rPr>
                <w:noProof/>
                <w:webHidden/>
              </w:rPr>
              <w:tab/>
            </w:r>
            <w:r w:rsidR="00F71A0D">
              <w:rPr>
                <w:noProof/>
                <w:webHidden/>
              </w:rPr>
              <w:fldChar w:fldCharType="begin"/>
            </w:r>
            <w:r w:rsidR="00F71A0D">
              <w:rPr>
                <w:noProof/>
                <w:webHidden/>
              </w:rPr>
              <w:instrText xml:space="preserve"> PAGEREF _Toc204949485 \h </w:instrText>
            </w:r>
            <w:r w:rsidR="00F71A0D">
              <w:rPr>
                <w:noProof/>
                <w:webHidden/>
              </w:rPr>
            </w:r>
            <w:r w:rsidR="00F71A0D">
              <w:rPr>
                <w:noProof/>
                <w:webHidden/>
              </w:rPr>
              <w:fldChar w:fldCharType="separate"/>
            </w:r>
            <w:r w:rsidR="00F71A0D">
              <w:rPr>
                <w:noProof/>
                <w:webHidden/>
              </w:rPr>
              <w:t>26</w:t>
            </w:r>
            <w:r w:rsidR="00F71A0D">
              <w:rPr>
                <w:noProof/>
                <w:webHidden/>
              </w:rPr>
              <w:fldChar w:fldCharType="end"/>
            </w:r>
          </w:hyperlink>
        </w:p>
        <w:p w14:paraId="5D37C97C" w14:textId="72EEDD78" w:rsidR="00F71A0D" w:rsidRDefault="00C46276">
          <w:pPr>
            <w:pStyle w:val="TOC2"/>
            <w:tabs>
              <w:tab w:val="right" w:leader="dot" w:pos="8296"/>
            </w:tabs>
            <w:ind w:left="480" w:firstLine="480"/>
            <w:rPr>
              <w:noProof/>
              <w:sz w:val="21"/>
            </w:rPr>
          </w:pPr>
          <w:hyperlink w:anchor="_Toc204949486" w:history="1">
            <w:r w:rsidR="00F71A0D" w:rsidRPr="00156C33">
              <w:rPr>
                <w:rStyle w:val="af3"/>
                <w:rFonts w:ascii="宋体" w:hAnsi="宋体"/>
                <w:noProof/>
              </w:rPr>
              <w:t>9.5 应用消息头</w:t>
            </w:r>
            <w:r w:rsidR="00F71A0D">
              <w:rPr>
                <w:noProof/>
                <w:webHidden/>
              </w:rPr>
              <w:tab/>
            </w:r>
            <w:r w:rsidR="00F71A0D">
              <w:rPr>
                <w:noProof/>
                <w:webHidden/>
              </w:rPr>
              <w:fldChar w:fldCharType="begin"/>
            </w:r>
            <w:r w:rsidR="00F71A0D">
              <w:rPr>
                <w:noProof/>
                <w:webHidden/>
              </w:rPr>
              <w:instrText xml:space="preserve"> PAGEREF _Toc204949486 \h </w:instrText>
            </w:r>
            <w:r w:rsidR="00F71A0D">
              <w:rPr>
                <w:noProof/>
                <w:webHidden/>
              </w:rPr>
            </w:r>
            <w:r w:rsidR="00F71A0D">
              <w:rPr>
                <w:noProof/>
                <w:webHidden/>
              </w:rPr>
              <w:fldChar w:fldCharType="separate"/>
            </w:r>
            <w:r w:rsidR="00F71A0D">
              <w:rPr>
                <w:noProof/>
                <w:webHidden/>
              </w:rPr>
              <w:t>27</w:t>
            </w:r>
            <w:r w:rsidR="00F71A0D">
              <w:rPr>
                <w:noProof/>
                <w:webHidden/>
              </w:rPr>
              <w:fldChar w:fldCharType="end"/>
            </w:r>
          </w:hyperlink>
        </w:p>
        <w:p w14:paraId="40397BD4" w14:textId="4DE30C03" w:rsidR="00F71A0D" w:rsidRDefault="00C46276">
          <w:pPr>
            <w:pStyle w:val="TOC2"/>
            <w:tabs>
              <w:tab w:val="right" w:leader="dot" w:pos="8296"/>
            </w:tabs>
            <w:ind w:left="480" w:firstLine="480"/>
            <w:rPr>
              <w:noProof/>
              <w:sz w:val="21"/>
            </w:rPr>
          </w:pPr>
          <w:hyperlink w:anchor="_Toc204949487" w:history="1">
            <w:r w:rsidR="00F71A0D" w:rsidRPr="00156C33">
              <w:rPr>
                <w:rStyle w:val="af3"/>
                <w:rFonts w:ascii="宋体" w:hAnsi="宋体"/>
                <w:noProof/>
              </w:rPr>
              <w:t>9.6 应用消息类型</w:t>
            </w:r>
            <w:r w:rsidR="00F71A0D">
              <w:rPr>
                <w:noProof/>
                <w:webHidden/>
              </w:rPr>
              <w:tab/>
            </w:r>
            <w:r w:rsidR="00F71A0D">
              <w:rPr>
                <w:noProof/>
                <w:webHidden/>
              </w:rPr>
              <w:fldChar w:fldCharType="begin"/>
            </w:r>
            <w:r w:rsidR="00F71A0D">
              <w:rPr>
                <w:noProof/>
                <w:webHidden/>
              </w:rPr>
              <w:instrText xml:space="preserve"> PAGEREF _Toc204949487 \h </w:instrText>
            </w:r>
            <w:r w:rsidR="00F71A0D">
              <w:rPr>
                <w:noProof/>
                <w:webHidden/>
              </w:rPr>
            </w:r>
            <w:r w:rsidR="00F71A0D">
              <w:rPr>
                <w:noProof/>
                <w:webHidden/>
              </w:rPr>
              <w:fldChar w:fldCharType="separate"/>
            </w:r>
            <w:r w:rsidR="00F71A0D">
              <w:rPr>
                <w:noProof/>
                <w:webHidden/>
              </w:rPr>
              <w:t>28</w:t>
            </w:r>
            <w:r w:rsidR="00F71A0D">
              <w:rPr>
                <w:noProof/>
                <w:webHidden/>
              </w:rPr>
              <w:fldChar w:fldCharType="end"/>
            </w:r>
          </w:hyperlink>
        </w:p>
        <w:p w14:paraId="78504F6D" w14:textId="35DC027D" w:rsidR="00F71A0D" w:rsidRDefault="00C46276">
          <w:pPr>
            <w:pStyle w:val="TOC3"/>
            <w:rPr>
              <w:noProof/>
              <w:sz w:val="21"/>
            </w:rPr>
          </w:pPr>
          <w:hyperlink w:anchor="_Toc204949488" w:history="1">
            <w:r w:rsidR="00F71A0D" w:rsidRPr="00156C33">
              <w:rPr>
                <w:rStyle w:val="af3"/>
                <w:rFonts w:ascii="宋体" w:hAnsi="宋体"/>
                <w:noProof/>
              </w:rPr>
              <w:t>9.6.1 交易前消息</w:t>
            </w:r>
            <w:r w:rsidR="00F71A0D">
              <w:rPr>
                <w:noProof/>
                <w:webHidden/>
              </w:rPr>
              <w:tab/>
            </w:r>
            <w:r w:rsidR="00F71A0D">
              <w:rPr>
                <w:noProof/>
                <w:webHidden/>
              </w:rPr>
              <w:fldChar w:fldCharType="begin"/>
            </w:r>
            <w:r w:rsidR="00F71A0D">
              <w:rPr>
                <w:noProof/>
                <w:webHidden/>
              </w:rPr>
              <w:instrText xml:space="preserve"> PAGEREF _Toc204949488 \h </w:instrText>
            </w:r>
            <w:r w:rsidR="00F71A0D">
              <w:rPr>
                <w:noProof/>
                <w:webHidden/>
              </w:rPr>
            </w:r>
            <w:r w:rsidR="00F71A0D">
              <w:rPr>
                <w:noProof/>
                <w:webHidden/>
              </w:rPr>
              <w:fldChar w:fldCharType="separate"/>
            </w:r>
            <w:r w:rsidR="00F71A0D">
              <w:rPr>
                <w:noProof/>
                <w:webHidden/>
              </w:rPr>
              <w:t>28</w:t>
            </w:r>
            <w:r w:rsidR="00F71A0D">
              <w:rPr>
                <w:noProof/>
                <w:webHidden/>
              </w:rPr>
              <w:fldChar w:fldCharType="end"/>
            </w:r>
          </w:hyperlink>
        </w:p>
        <w:p w14:paraId="3C03F984" w14:textId="65B922EB" w:rsidR="00F71A0D" w:rsidRDefault="00C46276">
          <w:pPr>
            <w:pStyle w:val="TOC3"/>
            <w:rPr>
              <w:noProof/>
              <w:sz w:val="21"/>
            </w:rPr>
          </w:pPr>
          <w:hyperlink w:anchor="_Toc204949489" w:history="1">
            <w:r w:rsidR="00F71A0D" w:rsidRPr="00156C33">
              <w:rPr>
                <w:rStyle w:val="af3"/>
                <w:rFonts w:ascii="宋体" w:hAnsi="宋体"/>
                <w:noProof/>
              </w:rPr>
              <w:t>9.6.2 交易中消息</w:t>
            </w:r>
            <w:r w:rsidR="00F71A0D">
              <w:rPr>
                <w:noProof/>
                <w:webHidden/>
              </w:rPr>
              <w:tab/>
            </w:r>
            <w:r w:rsidR="00F71A0D">
              <w:rPr>
                <w:noProof/>
                <w:webHidden/>
              </w:rPr>
              <w:fldChar w:fldCharType="begin"/>
            </w:r>
            <w:r w:rsidR="00F71A0D">
              <w:rPr>
                <w:noProof/>
                <w:webHidden/>
              </w:rPr>
              <w:instrText xml:space="preserve"> PAGEREF _Toc204949489 \h </w:instrText>
            </w:r>
            <w:r w:rsidR="00F71A0D">
              <w:rPr>
                <w:noProof/>
                <w:webHidden/>
              </w:rPr>
            </w:r>
            <w:r w:rsidR="00F71A0D">
              <w:rPr>
                <w:noProof/>
                <w:webHidden/>
              </w:rPr>
              <w:fldChar w:fldCharType="separate"/>
            </w:r>
            <w:r w:rsidR="00F71A0D">
              <w:rPr>
                <w:noProof/>
                <w:webHidden/>
              </w:rPr>
              <w:t>29</w:t>
            </w:r>
            <w:r w:rsidR="00F71A0D">
              <w:rPr>
                <w:noProof/>
                <w:webHidden/>
              </w:rPr>
              <w:fldChar w:fldCharType="end"/>
            </w:r>
          </w:hyperlink>
        </w:p>
        <w:p w14:paraId="7F880C99" w14:textId="313D16A2" w:rsidR="00F71A0D" w:rsidRDefault="00C46276">
          <w:pPr>
            <w:pStyle w:val="TOC3"/>
            <w:rPr>
              <w:noProof/>
              <w:sz w:val="21"/>
            </w:rPr>
          </w:pPr>
          <w:hyperlink w:anchor="_Toc204949490" w:history="1">
            <w:r w:rsidR="00F71A0D" w:rsidRPr="00156C33">
              <w:rPr>
                <w:rStyle w:val="af3"/>
                <w:rFonts w:ascii="宋体" w:hAnsi="宋体"/>
                <w:noProof/>
              </w:rPr>
              <w:t>9.6.3 交易后消息</w:t>
            </w:r>
            <w:r w:rsidR="00F71A0D">
              <w:rPr>
                <w:noProof/>
                <w:webHidden/>
              </w:rPr>
              <w:tab/>
            </w:r>
            <w:r w:rsidR="00F71A0D">
              <w:rPr>
                <w:noProof/>
                <w:webHidden/>
              </w:rPr>
              <w:fldChar w:fldCharType="begin"/>
            </w:r>
            <w:r w:rsidR="00F71A0D">
              <w:rPr>
                <w:noProof/>
                <w:webHidden/>
              </w:rPr>
              <w:instrText xml:space="preserve"> PAGEREF _Toc204949490 \h </w:instrText>
            </w:r>
            <w:r w:rsidR="00F71A0D">
              <w:rPr>
                <w:noProof/>
                <w:webHidden/>
              </w:rPr>
            </w:r>
            <w:r w:rsidR="00F71A0D">
              <w:rPr>
                <w:noProof/>
                <w:webHidden/>
              </w:rPr>
              <w:fldChar w:fldCharType="separate"/>
            </w:r>
            <w:r w:rsidR="00F71A0D">
              <w:rPr>
                <w:noProof/>
                <w:webHidden/>
              </w:rPr>
              <w:t>30</w:t>
            </w:r>
            <w:r w:rsidR="00F71A0D">
              <w:rPr>
                <w:noProof/>
                <w:webHidden/>
              </w:rPr>
              <w:fldChar w:fldCharType="end"/>
            </w:r>
          </w:hyperlink>
        </w:p>
        <w:p w14:paraId="21584D02" w14:textId="33AF1966" w:rsidR="00F71A0D" w:rsidRDefault="00C46276">
          <w:pPr>
            <w:pStyle w:val="TOC3"/>
            <w:rPr>
              <w:noProof/>
              <w:sz w:val="21"/>
            </w:rPr>
          </w:pPr>
          <w:hyperlink w:anchor="_Toc204949491" w:history="1">
            <w:r w:rsidR="00F71A0D" w:rsidRPr="00156C33">
              <w:rPr>
                <w:rStyle w:val="af3"/>
                <w:rFonts w:ascii="宋体" w:hAnsi="宋体"/>
                <w:noProof/>
              </w:rPr>
              <w:t>9.6.4 管理消息</w:t>
            </w:r>
            <w:r w:rsidR="00F71A0D">
              <w:rPr>
                <w:noProof/>
                <w:webHidden/>
              </w:rPr>
              <w:tab/>
            </w:r>
            <w:r w:rsidR="00F71A0D">
              <w:rPr>
                <w:noProof/>
                <w:webHidden/>
              </w:rPr>
              <w:fldChar w:fldCharType="begin"/>
            </w:r>
            <w:r w:rsidR="00F71A0D">
              <w:rPr>
                <w:noProof/>
                <w:webHidden/>
              </w:rPr>
              <w:instrText xml:space="preserve"> PAGEREF _Toc204949491 \h </w:instrText>
            </w:r>
            <w:r w:rsidR="00F71A0D">
              <w:rPr>
                <w:noProof/>
                <w:webHidden/>
              </w:rPr>
            </w:r>
            <w:r w:rsidR="00F71A0D">
              <w:rPr>
                <w:noProof/>
                <w:webHidden/>
              </w:rPr>
              <w:fldChar w:fldCharType="separate"/>
            </w:r>
            <w:r w:rsidR="00F71A0D">
              <w:rPr>
                <w:noProof/>
                <w:webHidden/>
              </w:rPr>
              <w:t>31</w:t>
            </w:r>
            <w:r w:rsidR="00F71A0D">
              <w:rPr>
                <w:noProof/>
                <w:webHidden/>
              </w:rPr>
              <w:fldChar w:fldCharType="end"/>
            </w:r>
          </w:hyperlink>
        </w:p>
        <w:p w14:paraId="538F1048" w14:textId="7C30A0FF" w:rsidR="00F71A0D" w:rsidRDefault="00C46276">
          <w:pPr>
            <w:pStyle w:val="TOC1"/>
            <w:tabs>
              <w:tab w:val="left" w:pos="1050"/>
              <w:tab w:val="right" w:leader="dot" w:pos="8296"/>
            </w:tabs>
            <w:ind w:firstLine="480"/>
            <w:rPr>
              <w:noProof/>
              <w:sz w:val="21"/>
            </w:rPr>
          </w:pPr>
          <w:hyperlink w:anchor="_Toc204949492" w:history="1">
            <w:r w:rsidR="00F71A0D" w:rsidRPr="00156C33">
              <w:rPr>
                <w:rStyle w:val="af3"/>
                <w:rFonts w:ascii="宋体" w:hAnsi="宋体"/>
                <w:noProof/>
              </w:rPr>
              <w:t>10</w:t>
            </w:r>
            <w:r w:rsidR="00F71A0D">
              <w:rPr>
                <w:noProof/>
                <w:sz w:val="21"/>
              </w:rPr>
              <w:tab/>
            </w:r>
            <w:r w:rsidR="00F71A0D" w:rsidRPr="00156C33">
              <w:rPr>
                <w:rStyle w:val="af3"/>
                <w:rFonts w:ascii="宋体" w:hAnsi="宋体"/>
                <w:noProof/>
              </w:rPr>
              <w:t>应用层消息重发机制</w:t>
            </w:r>
            <w:r w:rsidR="00F71A0D">
              <w:rPr>
                <w:noProof/>
                <w:webHidden/>
              </w:rPr>
              <w:tab/>
            </w:r>
            <w:r w:rsidR="00F71A0D">
              <w:rPr>
                <w:noProof/>
                <w:webHidden/>
              </w:rPr>
              <w:fldChar w:fldCharType="begin"/>
            </w:r>
            <w:r w:rsidR="00F71A0D">
              <w:rPr>
                <w:noProof/>
                <w:webHidden/>
              </w:rPr>
              <w:instrText xml:space="preserve"> PAGEREF _Toc204949492 \h </w:instrText>
            </w:r>
            <w:r w:rsidR="00F71A0D">
              <w:rPr>
                <w:noProof/>
                <w:webHidden/>
              </w:rPr>
            </w:r>
            <w:r w:rsidR="00F71A0D">
              <w:rPr>
                <w:noProof/>
                <w:webHidden/>
              </w:rPr>
              <w:fldChar w:fldCharType="separate"/>
            </w:r>
            <w:r w:rsidR="00F71A0D">
              <w:rPr>
                <w:noProof/>
                <w:webHidden/>
              </w:rPr>
              <w:t>32</w:t>
            </w:r>
            <w:r w:rsidR="00F71A0D">
              <w:rPr>
                <w:noProof/>
                <w:webHidden/>
              </w:rPr>
              <w:fldChar w:fldCharType="end"/>
            </w:r>
          </w:hyperlink>
        </w:p>
        <w:p w14:paraId="327069BB" w14:textId="1C42B74D" w:rsidR="00F71A0D" w:rsidRDefault="00C46276">
          <w:pPr>
            <w:pStyle w:val="TOC3"/>
            <w:rPr>
              <w:noProof/>
              <w:sz w:val="21"/>
            </w:rPr>
          </w:pPr>
          <w:hyperlink w:anchor="_Toc204949493" w:history="1">
            <w:r w:rsidR="00F71A0D" w:rsidRPr="00156C33">
              <w:rPr>
                <w:rStyle w:val="af3"/>
                <w:rFonts w:ascii="宋体" w:hAnsi="宋体"/>
                <w:noProof/>
              </w:rPr>
              <w:t>10.1.1 消息重发机制</w:t>
            </w:r>
            <w:r w:rsidR="00F71A0D">
              <w:rPr>
                <w:noProof/>
                <w:webHidden/>
              </w:rPr>
              <w:tab/>
            </w:r>
            <w:r w:rsidR="00F71A0D">
              <w:rPr>
                <w:noProof/>
                <w:webHidden/>
              </w:rPr>
              <w:fldChar w:fldCharType="begin"/>
            </w:r>
            <w:r w:rsidR="00F71A0D">
              <w:rPr>
                <w:noProof/>
                <w:webHidden/>
              </w:rPr>
              <w:instrText xml:space="preserve"> PAGEREF _Toc204949493 \h </w:instrText>
            </w:r>
            <w:r w:rsidR="00F71A0D">
              <w:rPr>
                <w:noProof/>
                <w:webHidden/>
              </w:rPr>
            </w:r>
            <w:r w:rsidR="00F71A0D">
              <w:rPr>
                <w:noProof/>
                <w:webHidden/>
              </w:rPr>
              <w:fldChar w:fldCharType="separate"/>
            </w:r>
            <w:r w:rsidR="00F71A0D">
              <w:rPr>
                <w:noProof/>
                <w:webHidden/>
              </w:rPr>
              <w:t>32</w:t>
            </w:r>
            <w:r w:rsidR="00F71A0D">
              <w:rPr>
                <w:noProof/>
                <w:webHidden/>
              </w:rPr>
              <w:fldChar w:fldCharType="end"/>
            </w:r>
          </w:hyperlink>
        </w:p>
        <w:p w14:paraId="1D950107" w14:textId="4D50E44A" w:rsidR="00F71A0D" w:rsidRDefault="00C46276">
          <w:pPr>
            <w:pStyle w:val="TOC3"/>
            <w:rPr>
              <w:noProof/>
              <w:sz w:val="21"/>
            </w:rPr>
          </w:pPr>
          <w:hyperlink w:anchor="_Toc204949494" w:history="1">
            <w:r w:rsidR="00F71A0D" w:rsidRPr="00156C33">
              <w:rPr>
                <w:rStyle w:val="af3"/>
                <w:rFonts w:ascii="宋体" w:hAnsi="宋体"/>
                <w:noProof/>
              </w:rPr>
              <w:t>10.1.2 应用示例：报单/撤单消息恢复</w:t>
            </w:r>
            <w:r w:rsidR="00F71A0D">
              <w:rPr>
                <w:noProof/>
                <w:webHidden/>
              </w:rPr>
              <w:tab/>
            </w:r>
            <w:r w:rsidR="00F71A0D">
              <w:rPr>
                <w:noProof/>
                <w:webHidden/>
              </w:rPr>
              <w:fldChar w:fldCharType="begin"/>
            </w:r>
            <w:r w:rsidR="00F71A0D">
              <w:rPr>
                <w:noProof/>
                <w:webHidden/>
              </w:rPr>
              <w:instrText xml:space="preserve"> PAGEREF _Toc204949494 \h </w:instrText>
            </w:r>
            <w:r w:rsidR="00F71A0D">
              <w:rPr>
                <w:noProof/>
                <w:webHidden/>
              </w:rPr>
            </w:r>
            <w:r w:rsidR="00F71A0D">
              <w:rPr>
                <w:noProof/>
                <w:webHidden/>
              </w:rPr>
              <w:fldChar w:fldCharType="separate"/>
            </w:r>
            <w:r w:rsidR="00F71A0D">
              <w:rPr>
                <w:noProof/>
                <w:webHidden/>
              </w:rPr>
              <w:t>33</w:t>
            </w:r>
            <w:r w:rsidR="00F71A0D">
              <w:rPr>
                <w:noProof/>
                <w:webHidden/>
              </w:rPr>
              <w:fldChar w:fldCharType="end"/>
            </w:r>
          </w:hyperlink>
        </w:p>
        <w:p w14:paraId="78553811" w14:textId="017ABEAF" w:rsidR="00F71A0D" w:rsidRDefault="00C46276">
          <w:pPr>
            <w:pStyle w:val="TOC3"/>
            <w:rPr>
              <w:noProof/>
              <w:sz w:val="21"/>
            </w:rPr>
          </w:pPr>
          <w:hyperlink w:anchor="_Toc204949495" w:history="1">
            <w:r w:rsidR="00F71A0D" w:rsidRPr="00156C33">
              <w:rPr>
                <w:rStyle w:val="af3"/>
                <w:rFonts w:ascii="宋体" w:hAnsi="宋体"/>
                <w:noProof/>
              </w:rPr>
              <w:t>10.1.3 应用示例：ETF交易消息恢复</w:t>
            </w:r>
            <w:r w:rsidR="00F71A0D">
              <w:rPr>
                <w:noProof/>
                <w:webHidden/>
              </w:rPr>
              <w:tab/>
            </w:r>
            <w:r w:rsidR="00F71A0D">
              <w:rPr>
                <w:noProof/>
                <w:webHidden/>
              </w:rPr>
              <w:fldChar w:fldCharType="begin"/>
            </w:r>
            <w:r w:rsidR="00F71A0D">
              <w:rPr>
                <w:noProof/>
                <w:webHidden/>
              </w:rPr>
              <w:instrText xml:space="preserve"> PAGEREF _Toc204949495 \h </w:instrText>
            </w:r>
            <w:r w:rsidR="00F71A0D">
              <w:rPr>
                <w:noProof/>
                <w:webHidden/>
              </w:rPr>
            </w:r>
            <w:r w:rsidR="00F71A0D">
              <w:rPr>
                <w:noProof/>
                <w:webHidden/>
              </w:rPr>
              <w:fldChar w:fldCharType="separate"/>
            </w:r>
            <w:r w:rsidR="00F71A0D">
              <w:rPr>
                <w:noProof/>
                <w:webHidden/>
              </w:rPr>
              <w:t>34</w:t>
            </w:r>
            <w:r w:rsidR="00F71A0D">
              <w:rPr>
                <w:noProof/>
                <w:webHidden/>
              </w:rPr>
              <w:fldChar w:fldCharType="end"/>
            </w:r>
          </w:hyperlink>
        </w:p>
        <w:p w14:paraId="0D4A40B7" w14:textId="7854CBCC" w:rsidR="0049575F" w:rsidRDefault="00774F1B">
          <w:pPr>
            <w:ind w:firstLine="480"/>
          </w:pPr>
          <w:r>
            <w:rPr>
              <w:bCs/>
              <w:lang w:val="zh-CN"/>
            </w:rPr>
            <w:fldChar w:fldCharType="end"/>
          </w:r>
        </w:p>
      </w:sdtContent>
    </w:sdt>
    <w:p w14:paraId="74A16127" w14:textId="77777777" w:rsidR="0049575F" w:rsidRDefault="0049575F">
      <w:pPr>
        <w:ind w:firstLine="480"/>
      </w:pPr>
    </w:p>
    <w:p w14:paraId="6E19099B" w14:textId="77777777" w:rsidR="0049575F" w:rsidRDefault="0049575F">
      <w:pPr>
        <w:widowControl/>
        <w:ind w:firstLine="480"/>
        <w:jc w:val="left"/>
        <w:sectPr w:rsidR="0049575F">
          <w:footerReference w:type="default" r:id="rId25"/>
          <w:pgSz w:w="11906" w:h="16838"/>
          <w:pgMar w:top="1440" w:right="1800" w:bottom="1440" w:left="1800" w:header="851" w:footer="992" w:gutter="0"/>
          <w:cols w:space="425"/>
          <w:docGrid w:type="lines" w:linePitch="312"/>
        </w:sectPr>
      </w:pPr>
    </w:p>
    <w:p w14:paraId="519263A3" w14:textId="77777777" w:rsidR="0049575F" w:rsidRDefault="00774F1B">
      <w:pPr>
        <w:pStyle w:val="1"/>
        <w:numPr>
          <w:ilvl w:val="0"/>
          <w:numId w:val="1"/>
        </w:numPr>
        <w:spacing w:after="340"/>
        <w:rPr>
          <w:rFonts w:ascii="宋体" w:hAnsi="宋体"/>
        </w:rPr>
      </w:pPr>
      <w:bookmarkStart w:id="25" w:name="_Toc204949435"/>
      <w:r>
        <w:rPr>
          <w:rFonts w:ascii="宋体" w:hAnsi="宋体" w:hint="eastAsia"/>
        </w:rPr>
        <w:lastRenderedPageBreak/>
        <w:t>范围</w:t>
      </w:r>
      <w:bookmarkEnd w:id="25"/>
    </w:p>
    <w:p w14:paraId="78054671" w14:textId="77777777" w:rsidR="0049575F" w:rsidRDefault="00774F1B">
      <w:pPr>
        <w:ind w:firstLine="480"/>
        <w:rPr>
          <w:rFonts w:asciiTheme="minorEastAsia" w:hAnsiTheme="minorEastAsia"/>
        </w:rPr>
      </w:pPr>
      <w:r>
        <w:rPr>
          <w:rFonts w:asciiTheme="minorEastAsia" w:hAnsiTheme="minorEastAsia" w:hint="eastAsia"/>
        </w:rPr>
        <w:t>本标准制定了上海黄金交易与市场参与者之间进行黄金交易所需的数据交换协议（Gold Trade exchange Protocol，简称GTP），规定了消息类型、报文语法、域定义、会话机制、扩展方式等内容。</w:t>
      </w:r>
    </w:p>
    <w:p w14:paraId="7D6C6245" w14:textId="77777777" w:rsidR="0049575F" w:rsidRDefault="00774F1B">
      <w:pPr>
        <w:ind w:firstLine="480"/>
        <w:rPr>
          <w:rFonts w:asciiTheme="minorEastAsia" w:hAnsiTheme="minorEastAsia"/>
        </w:rPr>
      </w:pPr>
      <w:r>
        <w:rPr>
          <w:rFonts w:asciiTheme="minorEastAsia" w:hAnsiTheme="minorEastAsia" w:hint="eastAsia"/>
        </w:rPr>
        <w:t>本标准适应于上海黄金交易所交易系统与会员二级系统、红马甲及其他外部对等单位之间进行业务数据交换。</w:t>
      </w:r>
    </w:p>
    <w:p w14:paraId="4202EFC5" w14:textId="77777777" w:rsidR="0049575F" w:rsidRDefault="00774F1B">
      <w:pPr>
        <w:pStyle w:val="1"/>
        <w:numPr>
          <w:ilvl w:val="0"/>
          <w:numId w:val="1"/>
        </w:numPr>
        <w:spacing w:after="340"/>
        <w:rPr>
          <w:rFonts w:ascii="宋体" w:hAnsi="宋体"/>
        </w:rPr>
      </w:pPr>
      <w:bookmarkStart w:id="26" w:name="_Toc204949436"/>
      <w:r>
        <w:rPr>
          <w:rFonts w:ascii="宋体" w:hAnsi="宋体" w:hint="eastAsia"/>
        </w:rPr>
        <w:t>规范性引用文件</w:t>
      </w:r>
      <w:bookmarkEnd w:id="26"/>
    </w:p>
    <w:p w14:paraId="05B53867" w14:textId="77777777" w:rsidR="0049575F" w:rsidDel="008C79C6" w:rsidRDefault="00774F1B">
      <w:pPr>
        <w:ind w:firstLine="480"/>
        <w:rPr>
          <w:del w:id="27" w:author="PC" w:date="2025-06-19T14:11:00Z"/>
          <w:rFonts w:asciiTheme="minorEastAsia" w:hAnsiTheme="minorEastAsia"/>
        </w:rPr>
      </w:pPr>
      <w:bookmarkStart w:id="28" w:name="_Hlk150347211"/>
      <w:del w:id="29" w:author="PC" w:date="2025-06-19T14:11:00Z">
        <w:r w:rsidDel="008C79C6">
          <w:rPr>
            <w:rFonts w:asciiTheme="minorEastAsia" w:hAnsiTheme="minorEastAsia" w:hint="eastAsia"/>
          </w:rPr>
          <w:delText>GBK 汉字内码扩展规范</w:delText>
        </w:r>
      </w:del>
    </w:p>
    <w:bookmarkEnd w:id="28"/>
    <w:p w14:paraId="1441871C" w14:textId="77777777" w:rsidR="0049575F" w:rsidRDefault="00774F1B">
      <w:pPr>
        <w:ind w:firstLine="480"/>
        <w:rPr>
          <w:rFonts w:asciiTheme="minorEastAsia" w:hAnsiTheme="minorEastAsia"/>
        </w:rPr>
      </w:pPr>
      <w:r>
        <w:rPr>
          <w:rFonts w:asciiTheme="minorEastAsia" w:hAnsiTheme="minorEastAsia" w:hint="eastAsia"/>
        </w:rPr>
        <w:t>GB/T 2659 世界各国和地区名称代码</w:t>
      </w:r>
    </w:p>
    <w:p w14:paraId="30E8FFC9" w14:textId="77777777" w:rsidR="0049575F" w:rsidRDefault="00774F1B">
      <w:pPr>
        <w:ind w:firstLine="480"/>
        <w:rPr>
          <w:rFonts w:asciiTheme="minorEastAsia" w:hAnsiTheme="minorEastAsia"/>
        </w:rPr>
      </w:pPr>
      <w:bookmarkStart w:id="30" w:name="OLE_LINK52"/>
      <w:bookmarkStart w:id="31" w:name="OLE_LINK51"/>
      <w:r>
        <w:rPr>
          <w:rFonts w:asciiTheme="minorEastAsia" w:hAnsiTheme="minorEastAsia" w:hint="eastAsia"/>
        </w:rPr>
        <w:t>GB/T 12406</w:t>
      </w:r>
      <w:bookmarkEnd w:id="30"/>
      <w:bookmarkEnd w:id="31"/>
      <w:r>
        <w:rPr>
          <w:rFonts w:asciiTheme="minorEastAsia" w:hAnsiTheme="minorEastAsia" w:hint="eastAsia"/>
        </w:rPr>
        <w:t xml:space="preserve"> </w:t>
      </w:r>
      <w:hyperlink r:id="rId26" w:tgtFrame="_blank" w:history="1">
        <w:r>
          <w:rPr>
            <w:rFonts w:asciiTheme="minorEastAsia" w:hAnsiTheme="minorEastAsia" w:hint="eastAsia"/>
          </w:rPr>
          <w:t>表示货币和资金的代码</w:t>
        </w:r>
      </w:hyperlink>
    </w:p>
    <w:p w14:paraId="75A987DA" w14:textId="77777777" w:rsidR="0049575F" w:rsidRDefault="00774F1B">
      <w:pPr>
        <w:pStyle w:val="1"/>
        <w:numPr>
          <w:ilvl w:val="0"/>
          <w:numId w:val="1"/>
        </w:numPr>
        <w:spacing w:after="340"/>
        <w:rPr>
          <w:rFonts w:ascii="宋体" w:hAnsi="宋体"/>
        </w:rPr>
      </w:pPr>
      <w:bookmarkStart w:id="32" w:name="_Toc204949437"/>
      <w:r>
        <w:rPr>
          <w:rFonts w:ascii="宋体" w:hAnsi="宋体" w:hint="eastAsia"/>
        </w:rPr>
        <w:t>术语和定义</w:t>
      </w:r>
      <w:bookmarkEnd w:id="32"/>
    </w:p>
    <w:p w14:paraId="03CD9B21" w14:textId="77777777" w:rsidR="0049575F" w:rsidRDefault="00774F1B">
      <w:pPr>
        <w:ind w:firstLine="482"/>
        <w:rPr>
          <w:rFonts w:asciiTheme="minorEastAsia" w:hAnsiTheme="minorEastAsia"/>
        </w:rPr>
      </w:pPr>
      <w:r>
        <w:rPr>
          <w:rFonts w:asciiTheme="minorEastAsia" w:hAnsiTheme="minorEastAsia" w:hint="eastAsia"/>
          <w:b/>
          <w:bCs/>
        </w:rPr>
        <w:t>GTP协议</w:t>
      </w:r>
      <w:r>
        <w:rPr>
          <w:rFonts w:asciiTheme="minorEastAsia" w:hAnsiTheme="minorEastAsia" w:hint="eastAsia"/>
        </w:rPr>
        <w:t>：全称Gold Trade exchange Protocol，黄金交易数据交换协议。</w:t>
      </w:r>
    </w:p>
    <w:p w14:paraId="01C4E7E1" w14:textId="77777777" w:rsidR="0049575F" w:rsidRDefault="00774F1B">
      <w:pPr>
        <w:ind w:firstLine="482"/>
        <w:rPr>
          <w:rFonts w:asciiTheme="minorEastAsia" w:hAnsiTheme="minorEastAsia"/>
        </w:rPr>
      </w:pPr>
      <w:r>
        <w:rPr>
          <w:rFonts w:asciiTheme="minorEastAsia" w:hAnsiTheme="minorEastAsia" w:hint="eastAsia"/>
          <w:b/>
          <w:bCs/>
        </w:rPr>
        <w:t>交易参与方</w:t>
      </w:r>
      <w:r>
        <w:rPr>
          <w:rFonts w:asciiTheme="minorEastAsia" w:hAnsiTheme="minorEastAsia" w:hint="eastAsia"/>
        </w:rPr>
        <w:t>：参与上海黄金交易所交易的会员或其他机构。</w:t>
      </w:r>
    </w:p>
    <w:p w14:paraId="7A0060A0" w14:textId="77777777" w:rsidR="0049575F" w:rsidRDefault="00774F1B">
      <w:pPr>
        <w:ind w:firstLine="482"/>
        <w:rPr>
          <w:rFonts w:asciiTheme="minorEastAsia" w:hAnsiTheme="minorEastAsia"/>
        </w:rPr>
      </w:pPr>
      <w:r>
        <w:rPr>
          <w:rFonts w:asciiTheme="minorEastAsia" w:hAnsiTheme="minorEastAsia" w:hint="eastAsia"/>
          <w:b/>
          <w:bCs/>
        </w:rPr>
        <w:t>一级系统</w:t>
      </w:r>
      <w:r>
        <w:rPr>
          <w:rFonts w:asciiTheme="minorEastAsia" w:hAnsiTheme="minorEastAsia" w:hint="eastAsia"/>
        </w:rPr>
        <w:t>：是指上海黄金交易所的交易系统。</w:t>
      </w:r>
    </w:p>
    <w:p w14:paraId="7B87DBAD" w14:textId="77777777" w:rsidR="0049575F" w:rsidRDefault="00774F1B">
      <w:pPr>
        <w:ind w:firstLine="482"/>
        <w:rPr>
          <w:rFonts w:asciiTheme="minorEastAsia" w:hAnsiTheme="minorEastAsia"/>
        </w:rPr>
      </w:pPr>
      <w:r>
        <w:rPr>
          <w:rFonts w:asciiTheme="minorEastAsia" w:hAnsiTheme="minorEastAsia" w:hint="eastAsia"/>
          <w:b/>
          <w:bCs/>
        </w:rPr>
        <w:t>接入方系统</w:t>
      </w:r>
      <w:r>
        <w:rPr>
          <w:rFonts w:asciiTheme="minorEastAsia" w:hAnsiTheme="minorEastAsia" w:hint="eastAsia"/>
        </w:rPr>
        <w:t>：接入方为交易参与方，接入方系统通常指二级系统，也包括基金公司系统、交易客户端(红马甲)等其他接入方使用的系统。</w:t>
      </w:r>
    </w:p>
    <w:p w14:paraId="26036EDD" w14:textId="77777777" w:rsidR="0049575F" w:rsidRDefault="00774F1B">
      <w:pPr>
        <w:ind w:firstLine="482"/>
        <w:rPr>
          <w:rFonts w:asciiTheme="minorEastAsia" w:hAnsiTheme="minorEastAsia"/>
        </w:rPr>
      </w:pPr>
      <w:r>
        <w:rPr>
          <w:rFonts w:asciiTheme="minorEastAsia" w:hAnsiTheme="minorEastAsia" w:hint="eastAsia"/>
          <w:b/>
          <w:bCs/>
        </w:rPr>
        <w:t>二级系统</w:t>
      </w:r>
      <w:r>
        <w:rPr>
          <w:rFonts w:asciiTheme="minorEastAsia" w:hAnsiTheme="minorEastAsia" w:hint="eastAsia"/>
        </w:rPr>
        <w:t>：是交易参与方单位根据交易所接口自主研发或者从第三方系统开发商购买的满足交易所系统协议接口标准的二级交易系统。</w:t>
      </w:r>
    </w:p>
    <w:p w14:paraId="6CC0E73A" w14:textId="77777777" w:rsidR="0049575F" w:rsidRDefault="00774F1B">
      <w:pPr>
        <w:pStyle w:val="1"/>
        <w:numPr>
          <w:ilvl w:val="0"/>
          <w:numId w:val="1"/>
        </w:numPr>
        <w:spacing w:after="340"/>
        <w:rPr>
          <w:rFonts w:ascii="宋体" w:hAnsi="宋体"/>
        </w:rPr>
      </w:pPr>
      <w:bookmarkStart w:id="33" w:name="_Toc204949438"/>
      <w:r>
        <w:rPr>
          <w:rFonts w:ascii="宋体" w:hAnsi="宋体" w:hint="eastAsia"/>
        </w:rPr>
        <w:t>应用环境</w:t>
      </w:r>
      <w:bookmarkEnd w:id="33"/>
    </w:p>
    <w:p w14:paraId="3F739F32" w14:textId="77777777" w:rsidR="0049575F" w:rsidRDefault="00774F1B">
      <w:pPr>
        <w:ind w:firstLine="480"/>
        <w:rPr>
          <w:rFonts w:asciiTheme="minorEastAsia" w:hAnsiTheme="minorEastAsia"/>
        </w:rPr>
      </w:pPr>
      <w:r>
        <w:rPr>
          <w:rFonts w:asciiTheme="minorEastAsia" w:hAnsiTheme="minorEastAsia" w:hint="eastAsia"/>
        </w:rPr>
        <w:t>GTP协议应用于交易所交易系统（一级系统）与接入方系统之间。</w:t>
      </w:r>
    </w:p>
    <w:p w14:paraId="51AF1635" w14:textId="77777777" w:rsidR="0049575F" w:rsidRDefault="0049575F">
      <w:pPr>
        <w:ind w:firstLine="480"/>
      </w:pPr>
    </w:p>
    <w:p w14:paraId="44F3CF50" w14:textId="77777777" w:rsidR="0049575F" w:rsidRDefault="00774F1B">
      <w:pPr>
        <w:ind w:firstLineChars="0" w:firstLine="0"/>
        <w:jc w:val="center"/>
      </w:pPr>
      <w:r>
        <w:object w:dxaOrig="6432" w:dyaOrig="3648" w14:anchorId="7B82FA50">
          <v:shape id="_x0000_i1033" type="#_x0000_t75" style="width:321.6pt;height:182.2pt" o:ole="">
            <v:imagedata r:id="rId27" o:title=""/>
          </v:shape>
          <o:OLEObject Type="Embed" ProgID="Visio.Drawing.15" ShapeID="_x0000_i1033" DrawAspect="Content" ObjectID="_1815563794" r:id="rId28"/>
        </w:object>
      </w:r>
    </w:p>
    <w:p w14:paraId="586504A8" w14:textId="77777777" w:rsidR="0049575F" w:rsidRDefault="00774F1B">
      <w:pPr>
        <w:ind w:firstLine="480"/>
        <w:rPr>
          <w:rFonts w:asciiTheme="minorEastAsia" w:hAnsiTheme="minorEastAsia"/>
        </w:rPr>
      </w:pPr>
      <w:r>
        <w:rPr>
          <w:rFonts w:asciiTheme="minorEastAsia" w:hAnsiTheme="minorEastAsia" w:hint="eastAsia"/>
        </w:rPr>
        <w:t>在接口提供方式，接入方系统可通过交易所提供的API程序包，调用接口功能与交易所系统建立连接，实现数据交互。待条件成熟后，交易所还将提供GTP协议和相关接口规范文档，交易参与方可自行选择API程序包或接口协议文档进行开发。</w:t>
      </w:r>
    </w:p>
    <w:p w14:paraId="36707DA5" w14:textId="77777777" w:rsidR="0049575F" w:rsidRDefault="00774F1B">
      <w:pPr>
        <w:pStyle w:val="1"/>
        <w:numPr>
          <w:ilvl w:val="0"/>
          <w:numId w:val="1"/>
        </w:numPr>
        <w:spacing w:after="340"/>
        <w:rPr>
          <w:rFonts w:ascii="宋体" w:hAnsi="宋体"/>
        </w:rPr>
      </w:pPr>
      <w:bookmarkStart w:id="34" w:name="_Toc402195775"/>
      <w:bookmarkStart w:id="35" w:name="_Toc204949439"/>
      <w:bookmarkEnd w:id="34"/>
      <w:r>
        <w:rPr>
          <w:rFonts w:ascii="宋体" w:hAnsi="宋体" w:hint="eastAsia"/>
        </w:rPr>
        <w:t>协议层次结构</w:t>
      </w:r>
      <w:bookmarkEnd w:id="35"/>
    </w:p>
    <w:p w14:paraId="1490E9E7" w14:textId="77777777" w:rsidR="008C79C6" w:rsidRPr="008C79C6" w:rsidRDefault="008C79C6" w:rsidP="008C79C6">
      <w:pPr>
        <w:pStyle w:val="af7"/>
        <w:ind w:left="425" w:firstLineChars="0" w:firstLine="0"/>
        <w:rPr>
          <w:ins w:id="36" w:author="PC" w:date="2025-06-19T14:11:00Z"/>
          <w:b/>
          <w:bCs/>
          <w:color w:val="FF0000"/>
        </w:rPr>
      </w:pPr>
      <w:ins w:id="37" w:author="PC" w:date="2025-06-19T14:11:00Z">
        <w:r w:rsidRPr="008C79C6">
          <w:rPr>
            <w:rFonts w:hint="eastAsia"/>
            <w:b/>
            <w:bCs/>
            <w:color w:val="FF0000"/>
          </w:rPr>
          <w:t>GTP</w:t>
        </w:r>
        <w:r w:rsidRPr="008C79C6">
          <w:rPr>
            <w:rFonts w:hint="eastAsia"/>
            <w:b/>
            <w:bCs/>
            <w:color w:val="FF0000"/>
          </w:rPr>
          <w:t>协议是二进制协议。</w:t>
        </w:r>
      </w:ins>
    </w:p>
    <w:p w14:paraId="1669F6EC" w14:textId="77777777" w:rsidR="0049575F" w:rsidRDefault="00774F1B">
      <w:pPr>
        <w:ind w:firstLine="480"/>
        <w:rPr>
          <w:rFonts w:asciiTheme="minorEastAsia" w:hAnsiTheme="minorEastAsia"/>
        </w:rPr>
      </w:pPr>
      <w:r>
        <w:rPr>
          <w:rFonts w:asciiTheme="minorEastAsia" w:hAnsiTheme="minorEastAsia" w:hint="eastAsia"/>
        </w:rPr>
        <w:t>GTP协议底层基于TCP/IP基础协议栈。</w:t>
      </w:r>
    </w:p>
    <w:p w14:paraId="7A327174" w14:textId="77777777" w:rsidR="0049575F" w:rsidRDefault="00774F1B">
      <w:pPr>
        <w:ind w:firstLine="480"/>
        <w:rPr>
          <w:rFonts w:asciiTheme="minorEastAsia" w:hAnsiTheme="minorEastAsia"/>
        </w:rPr>
      </w:pPr>
      <w:r>
        <w:rPr>
          <w:rFonts w:asciiTheme="minorEastAsia" w:hAnsiTheme="minorEastAsia" w:hint="eastAsia"/>
        </w:rPr>
        <w:t>GTP协议定义的标准和规范主要集中在会话层、表示层和应用层。其中：</w:t>
      </w:r>
    </w:p>
    <w:p w14:paraId="7C377868" w14:textId="77777777" w:rsidR="0049575F" w:rsidRDefault="00774F1B">
      <w:pPr>
        <w:ind w:firstLineChars="0" w:firstLine="0"/>
        <w:jc w:val="center"/>
      </w:pPr>
      <w:r>
        <w:object w:dxaOrig="4619" w:dyaOrig="4336" w14:anchorId="6AC9C3A6">
          <v:shape id="_x0000_i1034" type="#_x0000_t75" style="width:230.95pt;height:216.8pt" o:ole="">
            <v:imagedata r:id="rId29" o:title=""/>
          </v:shape>
          <o:OLEObject Type="Embed" ProgID="Visio.Drawing.11" ShapeID="_x0000_i1034" DrawAspect="Content" ObjectID="_1815563795" r:id="rId30"/>
        </w:object>
      </w:r>
    </w:p>
    <w:p w14:paraId="771324FD" w14:textId="77777777" w:rsidR="0049575F" w:rsidRDefault="00774F1B">
      <w:pPr>
        <w:ind w:firstLine="480"/>
        <w:rPr>
          <w:rFonts w:asciiTheme="minorEastAsia" w:hAnsiTheme="minorEastAsia"/>
        </w:rPr>
      </w:pPr>
      <w:r>
        <w:rPr>
          <w:rFonts w:asciiTheme="minorEastAsia" w:hAnsiTheme="minorEastAsia" w:hint="eastAsia"/>
        </w:rPr>
        <w:t>1）在会话层，GTP协议定义了链路管理、数据封装、数据加解密、数据压缩、数据校验、数据恢复等标准</w:t>
      </w:r>
      <w:bookmarkStart w:id="38" w:name="OLE_LINK22"/>
      <w:bookmarkStart w:id="39" w:name="OLE_LINK21"/>
      <w:r>
        <w:rPr>
          <w:rFonts w:asciiTheme="minorEastAsia" w:hAnsiTheme="minorEastAsia" w:hint="eastAsia"/>
        </w:rPr>
        <w:t>规范</w:t>
      </w:r>
      <w:bookmarkEnd w:id="38"/>
      <w:bookmarkEnd w:id="39"/>
      <w:r>
        <w:rPr>
          <w:rFonts w:asciiTheme="minorEastAsia" w:hAnsiTheme="minorEastAsia" w:hint="eastAsia"/>
        </w:rPr>
        <w:t>。</w:t>
      </w:r>
    </w:p>
    <w:p w14:paraId="347EFDD0" w14:textId="77777777" w:rsidR="0049575F" w:rsidRDefault="00774F1B">
      <w:pPr>
        <w:ind w:firstLine="480"/>
        <w:rPr>
          <w:rFonts w:asciiTheme="minorEastAsia" w:hAnsiTheme="minorEastAsia"/>
        </w:rPr>
      </w:pPr>
      <w:r>
        <w:rPr>
          <w:rFonts w:asciiTheme="minorEastAsia" w:hAnsiTheme="minorEastAsia" w:hint="eastAsia"/>
        </w:rPr>
        <w:lastRenderedPageBreak/>
        <w:t>2）在表示层，GTP协议定义了黄金交易指令及相应交互数据的数据类型、语法格式、消息结构等标准规范。</w:t>
      </w:r>
    </w:p>
    <w:p w14:paraId="06DBF0CE" w14:textId="016C5FEF" w:rsidR="0049575F" w:rsidRDefault="00774F1B">
      <w:pPr>
        <w:ind w:firstLine="480"/>
        <w:rPr>
          <w:rFonts w:asciiTheme="minorEastAsia" w:hAnsiTheme="minorEastAsia"/>
        </w:rPr>
      </w:pPr>
      <w:r>
        <w:rPr>
          <w:rFonts w:asciiTheme="minorEastAsia" w:hAnsiTheme="minorEastAsia" w:hint="eastAsia"/>
        </w:rPr>
        <w:t>3）在应用层，GTP协议针对具体业务场景设计了相应的消息类型，外部</w:t>
      </w:r>
      <w:del w:id="40" w:author="张娜" w:date="2025-08-01T13:35:00Z">
        <w:r w:rsidDel="003B0F07">
          <w:rPr>
            <w:rFonts w:asciiTheme="minorEastAsia" w:hAnsiTheme="minorEastAsia" w:hint="eastAsia"/>
          </w:rPr>
          <w:delText>交</w:delText>
        </w:r>
      </w:del>
      <w:r>
        <w:rPr>
          <w:rFonts w:asciiTheme="minorEastAsia" w:hAnsiTheme="minorEastAsia" w:hint="eastAsia"/>
        </w:rPr>
        <w:t>接入方通过这些类型的消息接口调用交易所提供的服务。</w:t>
      </w:r>
    </w:p>
    <w:p w14:paraId="3EB1B2F4" w14:textId="77777777" w:rsidR="0049575F" w:rsidRDefault="00774F1B">
      <w:pPr>
        <w:pStyle w:val="1"/>
        <w:numPr>
          <w:ilvl w:val="0"/>
          <w:numId w:val="1"/>
        </w:numPr>
        <w:spacing w:after="340"/>
        <w:rPr>
          <w:rFonts w:ascii="宋体" w:hAnsi="宋体"/>
        </w:rPr>
      </w:pPr>
      <w:bookmarkStart w:id="41" w:name="_Toc204949440"/>
      <w:r>
        <w:rPr>
          <w:rFonts w:ascii="宋体" w:hAnsi="宋体" w:hint="eastAsia"/>
        </w:rPr>
        <w:t>体系结构</w:t>
      </w:r>
      <w:bookmarkEnd w:id="41"/>
    </w:p>
    <w:p w14:paraId="422B033F" w14:textId="77777777" w:rsidR="0049575F" w:rsidRDefault="00774F1B">
      <w:pPr>
        <w:ind w:firstLine="480"/>
        <w:rPr>
          <w:rFonts w:asciiTheme="minorEastAsia" w:hAnsiTheme="minorEastAsia"/>
        </w:rPr>
      </w:pPr>
      <w:r>
        <w:rPr>
          <w:rFonts w:asciiTheme="minorEastAsia" w:hAnsiTheme="minorEastAsia" w:hint="eastAsia"/>
        </w:rPr>
        <w:t>在GTP协议中，对于通讯双方消息交互，采取了</w:t>
      </w:r>
      <w:r>
        <w:rPr>
          <w:rFonts w:asciiTheme="minorEastAsia" w:hAnsiTheme="minorEastAsia" w:hint="eastAsia"/>
          <w:b/>
          <w:bCs/>
        </w:rPr>
        <w:t>分类处理</w:t>
      </w:r>
      <w:r>
        <w:rPr>
          <w:rFonts w:asciiTheme="minorEastAsia" w:hAnsiTheme="minorEastAsia" w:hint="eastAsia"/>
        </w:rPr>
        <w:t>的原则。分类处理后的消息被定义为不同的数据流来表示。</w:t>
      </w:r>
    </w:p>
    <w:p w14:paraId="0728621B" w14:textId="77777777" w:rsidR="0049575F" w:rsidRDefault="00774F1B">
      <w:pPr>
        <w:ind w:firstLine="480"/>
        <w:rPr>
          <w:rFonts w:asciiTheme="minorEastAsia" w:hAnsiTheme="minorEastAsia"/>
        </w:rPr>
      </w:pPr>
      <w:r>
        <w:rPr>
          <w:rFonts w:asciiTheme="minorEastAsia" w:hAnsiTheme="minorEastAsia" w:hint="eastAsia"/>
        </w:rPr>
        <w:t>对于数据流的协同工作方式和管理原则，则通过通讯模式来定义。每种数据流均对应一个通讯模式，一个通讯模式下可建立多种数据流。</w:t>
      </w:r>
    </w:p>
    <w:p w14:paraId="33484D99" w14:textId="77777777" w:rsidR="0049575F" w:rsidRDefault="00774F1B">
      <w:pPr>
        <w:pStyle w:val="2"/>
        <w:numPr>
          <w:ilvl w:val="1"/>
          <w:numId w:val="1"/>
        </w:numPr>
        <w:spacing w:line="415" w:lineRule="auto"/>
        <w:ind w:left="0" w:firstLineChars="0" w:firstLine="0"/>
        <w:rPr>
          <w:rFonts w:ascii="宋体" w:eastAsiaTheme="minorEastAsia" w:hAnsi="宋体"/>
        </w:rPr>
      </w:pPr>
      <w:bookmarkStart w:id="42" w:name="_Toc204949441"/>
      <w:r>
        <w:rPr>
          <w:rFonts w:ascii="宋体" w:eastAsiaTheme="minorEastAsia" w:hAnsi="宋体" w:hint="eastAsia"/>
        </w:rPr>
        <w:t>通讯模式</w:t>
      </w:r>
      <w:bookmarkEnd w:id="42"/>
    </w:p>
    <w:p w14:paraId="77D5AB5D" w14:textId="4C418D04" w:rsidR="0049575F" w:rsidRDefault="00774F1B">
      <w:pPr>
        <w:ind w:firstLine="480"/>
        <w:rPr>
          <w:szCs w:val="24"/>
        </w:rPr>
      </w:pPr>
      <w:r>
        <w:rPr>
          <w:rFonts w:hint="eastAsia"/>
          <w:szCs w:val="24"/>
        </w:rPr>
        <w:t>通讯模式定义了通讯双方之间的</w:t>
      </w:r>
      <w:r>
        <w:rPr>
          <w:rFonts w:hint="eastAsia"/>
          <w:b/>
          <w:szCs w:val="24"/>
        </w:rPr>
        <w:t>协同工作的方式</w:t>
      </w:r>
      <w:r>
        <w:rPr>
          <w:rFonts w:hint="eastAsia"/>
          <w:szCs w:val="24"/>
        </w:rPr>
        <w:t>。不同通讯模式有着不同的</w:t>
      </w:r>
      <w:r>
        <w:rPr>
          <w:rFonts w:hint="eastAsia"/>
          <w:b/>
          <w:szCs w:val="24"/>
        </w:rPr>
        <w:t>通讯流管理原则</w:t>
      </w:r>
      <w:r>
        <w:rPr>
          <w:rFonts w:hint="eastAsia"/>
          <w:szCs w:val="24"/>
        </w:rPr>
        <w:t>。</w:t>
      </w:r>
    </w:p>
    <w:p w14:paraId="09CBAEFE" w14:textId="66050643" w:rsidR="007358CF" w:rsidRPr="007358CF" w:rsidRDefault="007358CF" w:rsidP="007358CF">
      <w:pPr>
        <w:ind w:firstLine="480"/>
        <w:rPr>
          <w:szCs w:val="24"/>
        </w:rPr>
      </w:pPr>
    </w:p>
    <w:p w14:paraId="69CE16D2" w14:textId="224E785E" w:rsidR="007358CF" w:rsidRPr="007358CF" w:rsidRDefault="007358CF" w:rsidP="007358CF">
      <w:pPr>
        <w:ind w:firstLine="480"/>
        <w:rPr>
          <w:szCs w:val="24"/>
        </w:rPr>
      </w:pPr>
    </w:p>
    <w:p w14:paraId="376C6E37" w14:textId="55CCF312" w:rsidR="007358CF" w:rsidRPr="007358CF" w:rsidRDefault="007358CF" w:rsidP="007358CF">
      <w:pPr>
        <w:ind w:firstLine="480"/>
        <w:rPr>
          <w:szCs w:val="24"/>
        </w:rPr>
      </w:pPr>
    </w:p>
    <w:p w14:paraId="3295D122" w14:textId="3884C5CA" w:rsidR="007358CF" w:rsidRPr="007358CF" w:rsidRDefault="007358CF" w:rsidP="007358CF">
      <w:pPr>
        <w:ind w:firstLine="480"/>
        <w:rPr>
          <w:szCs w:val="24"/>
        </w:rPr>
      </w:pPr>
    </w:p>
    <w:p w14:paraId="58A4B850" w14:textId="423FBE69" w:rsidR="007358CF" w:rsidRPr="007358CF" w:rsidRDefault="007358CF" w:rsidP="007358CF">
      <w:pPr>
        <w:ind w:firstLine="480"/>
        <w:rPr>
          <w:szCs w:val="24"/>
        </w:rPr>
      </w:pPr>
    </w:p>
    <w:p w14:paraId="2278AAD2" w14:textId="0A3E0A9E" w:rsidR="007358CF" w:rsidRPr="007358CF" w:rsidRDefault="007358CF" w:rsidP="007358CF">
      <w:pPr>
        <w:ind w:firstLine="480"/>
        <w:rPr>
          <w:szCs w:val="24"/>
        </w:rPr>
      </w:pPr>
    </w:p>
    <w:p w14:paraId="0929F817" w14:textId="2A1F2FAC" w:rsidR="007358CF" w:rsidRPr="007358CF" w:rsidRDefault="007358CF" w:rsidP="007358CF">
      <w:pPr>
        <w:ind w:firstLine="480"/>
        <w:rPr>
          <w:szCs w:val="24"/>
        </w:rPr>
      </w:pPr>
    </w:p>
    <w:p w14:paraId="09749E7F" w14:textId="59F12CC7" w:rsidR="007358CF" w:rsidRPr="007358CF" w:rsidRDefault="007358CF" w:rsidP="007358CF">
      <w:pPr>
        <w:ind w:firstLine="480"/>
        <w:rPr>
          <w:szCs w:val="24"/>
        </w:rPr>
      </w:pPr>
    </w:p>
    <w:p w14:paraId="144FA271" w14:textId="4E177BDA" w:rsidR="007358CF" w:rsidRPr="007358CF" w:rsidRDefault="007358CF" w:rsidP="007358CF">
      <w:pPr>
        <w:ind w:firstLine="480"/>
        <w:rPr>
          <w:szCs w:val="24"/>
        </w:rPr>
      </w:pPr>
    </w:p>
    <w:p w14:paraId="75F739E0" w14:textId="287444DB" w:rsidR="007358CF" w:rsidRPr="007358CF" w:rsidRDefault="007358CF" w:rsidP="007358CF">
      <w:pPr>
        <w:ind w:firstLine="480"/>
        <w:rPr>
          <w:szCs w:val="24"/>
        </w:rPr>
      </w:pPr>
    </w:p>
    <w:p w14:paraId="0F82506A" w14:textId="1553B798" w:rsidR="007358CF" w:rsidRPr="007358CF" w:rsidRDefault="007358CF" w:rsidP="007358CF">
      <w:pPr>
        <w:ind w:firstLine="480"/>
        <w:rPr>
          <w:szCs w:val="24"/>
        </w:rPr>
      </w:pPr>
    </w:p>
    <w:p w14:paraId="47B707D4" w14:textId="53B4200A" w:rsidR="007358CF" w:rsidRPr="007358CF" w:rsidRDefault="007358CF" w:rsidP="007358CF">
      <w:pPr>
        <w:ind w:firstLine="480"/>
        <w:rPr>
          <w:szCs w:val="24"/>
        </w:rPr>
      </w:pPr>
    </w:p>
    <w:p w14:paraId="403DF92C" w14:textId="248CE926" w:rsidR="007358CF" w:rsidRPr="007358CF" w:rsidRDefault="007358CF" w:rsidP="007358CF">
      <w:pPr>
        <w:ind w:firstLine="480"/>
        <w:rPr>
          <w:szCs w:val="24"/>
        </w:rPr>
      </w:pPr>
    </w:p>
    <w:p w14:paraId="4CD91A51" w14:textId="77777777" w:rsidR="007358CF" w:rsidRPr="007358CF" w:rsidRDefault="007358CF" w:rsidP="007358CF">
      <w:pPr>
        <w:ind w:firstLine="480"/>
        <w:jc w:val="right"/>
        <w:rPr>
          <w:szCs w:val="24"/>
        </w:rPr>
      </w:pPr>
    </w:p>
    <w:p w14:paraId="5B1C053F" w14:textId="77777777" w:rsidR="0049575F" w:rsidRDefault="00774F1B">
      <w:pPr>
        <w:ind w:firstLineChars="0" w:firstLine="0"/>
        <w:jc w:val="center"/>
      </w:pPr>
      <w:r>
        <w:object w:dxaOrig="5895" w:dyaOrig="7244" w14:anchorId="5963A96B">
          <v:shape id="_x0000_i1035" type="#_x0000_t75" style="width:294.75pt;height:362.2pt" o:ole="">
            <v:imagedata r:id="rId31" o:title=""/>
          </v:shape>
          <o:OLEObject Type="Embed" ProgID="Visio.Drawing.11" ShapeID="_x0000_i1035" DrawAspect="Content" ObjectID="_1815563796" r:id="rId32"/>
        </w:object>
      </w:r>
    </w:p>
    <w:p w14:paraId="5D022278" w14:textId="77777777" w:rsidR="0049575F" w:rsidRDefault="00774F1B">
      <w:pPr>
        <w:pStyle w:val="3"/>
        <w:numPr>
          <w:ilvl w:val="2"/>
          <w:numId w:val="1"/>
        </w:numPr>
        <w:spacing w:line="415" w:lineRule="auto"/>
        <w:ind w:left="0" w:firstLineChars="0" w:firstLine="0"/>
        <w:rPr>
          <w:rFonts w:ascii="宋体" w:hAnsi="宋体"/>
        </w:rPr>
      </w:pPr>
      <w:bookmarkStart w:id="43" w:name="_Toc204949442"/>
      <w:r>
        <w:rPr>
          <w:rFonts w:ascii="宋体" w:hAnsi="宋体" w:hint="eastAsia"/>
        </w:rPr>
        <w:t>对话模式</w:t>
      </w:r>
      <w:bookmarkEnd w:id="43"/>
    </w:p>
    <w:p w14:paraId="35F1349B" w14:textId="77777777" w:rsidR="0049575F" w:rsidRDefault="00774F1B">
      <w:pPr>
        <w:ind w:firstLineChars="0" w:firstLine="0"/>
        <w:jc w:val="center"/>
      </w:pPr>
      <w:r>
        <w:object w:dxaOrig="4903" w:dyaOrig="729" w14:anchorId="5F676049">
          <v:shape id="_x0000_i1036" type="#_x0000_t75" style="width:245.15pt;height:36.75pt" o:ole="">
            <v:imagedata r:id="rId33" o:title=""/>
          </v:shape>
          <o:OLEObject Type="Embed" ProgID="Visio.Drawing.11" ShapeID="_x0000_i1036" DrawAspect="Content" ObjectID="_1815563797" r:id="rId34"/>
        </w:object>
      </w:r>
    </w:p>
    <w:p w14:paraId="017BDE14" w14:textId="77777777" w:rsidR="0049575F" w:rsidRDefault="00774F1B">
      <w:pPr>
        <w:ind w:firstLine="480"/>
        <w:rPr>
          <w:szCs w:val="24"/>
        </w:rPr>
      </w:pPr>
      <w:r>
        <w:rPr>
          <w:rFonts w:hint="eastAsia"/>
          <w:szCs w:val="24"/>
        </w:rPr>
        <w:t>由交易参与方主动发起的通讯请求，交易所端接收和处理请求，并给予异步响应。如：报单，查询等。</w:t>
      </w:r>
    </w:p>
    <w:p w14:paraId="0803487C" w14:textId="66E6DD5F" w:rsidR="0049575F" w:rsidRDefault="00774F1B">
      <w:pPr>
        <w:ind w:firstLine="480"/>
        <w:rPr>
          <w:szCs w:val="24"/>
        </w:rPr>
      </w:pPr>
      <w:r>
        <w:rPr>
          <w:rFonts w:hint="eastAsia"/>
          <w:szCs w:val="24"/>
        </w:rPr>
        <w:t>在对话模式下，一个数据流对应于一个连接，仅在这个连接内保障消息的完整性和有序性。连接断开后将创新构建新的数据流，这个新的数据流和断开之前的原数据流没有直接关系。</w:t>
      </w:r>
    </w:p>
    <w:p w14:paraId="41C7783A" w14:textId="77B66BAC" w:rsidR="007358CF" w:rsidRPr="007358CF" w:rsidRDefault="007358CF" w:rsidP="007358CF">
      <w:pPr>
        <w:ind w:firstLine="480"/>
        <w:rPr>
          <w:szCs w:val="24"/>
        </w:rPr>
      </w:pPr>
    </w:p>
    <w:p w14:paraId="2C4DABAF" w14:textId="3AC01857" w:rsidR="007358CF" w:rsidRPr="007358CF" w:rsidRDefault="007358CF" w:rsidP="007358CF">
      <w:pPr>
        <w:ind w:firstLine="480"/>
        <w:rPr>
          <w:szCs w:val="24"/>
        </w:rPr>
      </w:pPr>
    </w:p>
    <w:p w14:paraId="76728B2F" w14:textId="23527227" w:rsidR="007358CF" w:rsidRPr="007358CF" w:rsidRDefault="007358CF" w:rsidP="007358CF">
      <w:pPr>
        <w:ind w:firstLine="480"/>
        <w:rPr>
          <w:szCs w:val="24"/>
        </w:rPr>
      </w:pPr>
    </w:p>
    <w:p w14:paraId="2CF2012F" w14:textId="77777777" w:rsidR="007358CF" w:rsidRPr="007358CF" w:rsidRDefault="007358CF" w:rsidP="007358CF">
      <w:pPr>
        <w:ind w:firstLine="480"/>
        <w:jc w:val="right"/>
        <w:rPr>
          <w:szCs w:val="24"/>
        </w:rPr>
      </w:pPr>
    </w:p>
    <w:p w14:paraId="01007EC4" w14:textId="77777777" w:rsidR="0049575F" w:rsidRDefault="00774F1B">
      <w:pPr>
        <w:pStyle w:val="3"/>
        <w:numPr>
          <w:ilvl w:val="2"/>
          <w:numId w:val="1"/>
        </w:numPr>
        <w:spacing w:line="415" w:lineRule="auto"/>
        <w:ind w:left="0" w:firstLineChars="0" w:firstLine="0"/>
        <w:rPr>
          <w:rFonts w:ascii="宋体" w:hAnsi="宋体"/>
        </w:rPr>
      </w:pPr>
      <w:bookmarkStart w:id="44" w:name="_Toc204949443"/>
      <w:r>
        <w:rPr>
          <w:rFonts w:ascii="宋体" w:hAnsi="宋体" w:hint="eastAsia"/>
        </w:rPr>
        <w:lastRenderedPageBreak/>
        <w:t>私有模式</w:t>
      </w:r>
      <w:bookmarkEnd w:id="44"/>
    </w:p>
    <w:p w14:paraId="0B0BC949" w14:textId="77777777" w:rsidR="0049575F" w:rsidRDefault="00774F1B">
      <w:pPr>
        <w:ind w:firstLineChars="0" w:firstLine="0"/>
        <w:jc w:val="center"/>
      </w:pPr>
      <w:r>
        <w:object w:dxaOrig="5452" w:dyaOrig="730" w14:anchorId="1BE5B85F">
          <v:shape id="_x0000_i1037" type="#_x0000_t75" style="width:272.35pt;height:36.75pt" o:ole="">
            <v:imagedata r:id="rId35" o:title=""/>
          </v:shape>
          <o:OLEObject Type="Embed" ProgID="Visio.Drawing.11" ShapeID="_x0000_i1037" DrawAspect="Content" ObjectID="_1815563798" r:id="rId36"/>
        </w:object>
      </w:r>
    </w:p>
    <w:p w14:paraId="5E35A775" w14:textId="77777777" w:rsidR="0049575F" w:rsidRDefault="00774F1B">
      <w:pPr>
        <w:ind w:firstLine="480"/>
      </w:pPr>
      <w:r>
        <w:rPr>
          <w:rFonts w:hint="eastAsia"/>
        </w:rPr>
        <w:t>交易所端主动向指定交易参与方发出信息。如：报单回报、成交回报等。</w:t>
      </w:r>
    </w:p>
    <w:p w14:paraId="4B662E76" w14:textId="77777777" w:rsidR="0049575F" w:rsidRDefault="00774F1B">
      <w:pPr>
        <w:ind w:firstLine="480"/>
      </w:pPr>
      <w:r>
        <w:rPr>
          <w:rFonts w:hint="eastAsia"/>
        </w:rPr>
        <w:t>在私有模式下，一个数据流可对应于一个交易日内的一个或多个连接。在交易日内连接断开后，会从上次断开连接的地方继续接收下去，也可强制指定从头开始。通常每个交易参与方都有自己私有模式的数据流，来接收私有消息。</w:t>
      </w:r>
    </w:p>
    <w:p w14:paraId="2A11417B" w14:textId="77777777" w:rsidR="0049575F" w:rsidRDefault="00774F1B">
      <w:pPr>
        <w:pStyle w:val="3"/>
        <w:numPr>
          <w:ilvl w:val="2"/>
          <w:numId w:val="1"/>
        </w:numPr>
        <w:spacing w:line="415" w:lineRule="auto"/>
        <w:ind w:left="0" w:firstLineChars="0" w:firstLine="0"/>
        <w:rPr>
          <w:rFonts w:ascii="宋体" w:hAnsi="宋体"/>
        </w:rPr>
      </w:pPr>
      <w:bookmarkStart w:id="45" w:name="_Toc204949444"/>
      <w:r>
        <w:rPr>
          <w:rFonts w:ascii="宋体" w:hAnsi="宋体" w:hint="eastAsia"/>
        </w:rPr>
        <w:t>广播模式</w:t>
      </w:r>
      <w:bookmarkEnd w:id="45"/>
    </w:p>
    <w:p w14:paraId="7309D2A3" w14:textId="77777777" w:rsidR="0049575F" w:rsidRDefault="00774F1B">
      <w:pPr>
        <w:ind w:firstLineChars="0" w:firstLine="0"/>
        <w:jc w:val="center"/>
      </w:pPr>
      <w:r>
        <w:object w:dxaOrig="5045" w:dyaOrig="2210" w14:anchorId="56DEE4E9">
          <v:shape id="_x0000_i1038" type="#_x0000_t75" style="width:252pt;height:110.3pt" o:ole="">
            <v:imagedata r:id="rId37" o:title=""/>
          </v:shape>
          <o:OLEObject Type="Embed" ProgID="Visio.Drawing.11" ShapeID="_x0000_i1038" DrawAspect="Content" ObjectID="_1815563799" r:id="rId38"/>
        </w:object>
      </w:r>
    </w:p>
    <w:p w14:paraId="5AE2B7F1" w14:textId="77777777" w:rsidR="0049575F" w:rsidRDefault="00774F1B">
      <w:pPr>
        <w:ind w:firstLine="480"/>
      </w:pPr>
      <w:r>
        <w:rPr>
          <w:rFonts w:hint="eastAsia"/>
        </w:rPr>
        <w:t>交易所端主动向市场中的所有交易参与方发送相同的信息。如：行情信息、公告等。</w:t>
      </w:r>
    </w:p>
    <w:p w14:paraId="46B774CA" w14:textId="77777777" w:rsidR="0049575F" w:rsidRDefault="00774F1B">
      <w:pPr>
        <w:ind w:firstLine="480"/>
      </w:pPr>
      <w:r>
        <w:rPr>
          <w:rFonts w:hint="eastAsia"/>
        </w:rPr>
        <w:t>在广播模式下，数据流管理原则同私有模式。通常交易所每个市场都会有一个广播模式的数据流，来向全市场所有交易参与方广播消息。</w:t>
      </w:r>
    </w:p>
    <w:p w14:paraId="070833DE" w14:textId="77777777" w:rsidR="0049575F" w:rsidRDefault="00774F1B">
      <w:pPr>
        <w:pStyle w:val="2"/>
        <w:numPr>
          <w:ilvl w:val="1"/>
          <w:numId w:val="1"/>
        </w:numPr>
        <w:spacing w:line="415" w:lineRule="auto"/>
        <w:ind w:left="0" w:firstLineChars="0" w:firstLine="0"/>
        <w:rPr>
          <w:rFonts w:ascii="宋体" w:eastAsiaTheme="minorEastAsia" w:hAnsi="宋体"/>
        </w:rPr>
      </w:pPr>
      <w:bookmarkStart w:id="46" w:name="_Toc204949445"/>
      <w:r>
        <w:rPr>
          <w:rFonts w:ascii="宋体" w:eastAsiaTheme="minorEastAsia" w:hAnsi="宋体" w:hint="eastAsia"/>
        </w:rPr>
        <w:t>数据流</w:t>
      </w:r>
      <w:bookmarkEnd w:id="46"/>
    </w:p>
    <w:p w14:paraId="60BA6DE4"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数据流表示</w:t>
      </w:r>
      <w:bookmarkStart w:id="47" w:name="OLE_LINK15"/>
      <w:bookmarkStart w:id="48" w:name="OLE_LINK16"/>
      <w:r>
        <w:rPr>
          <w:rFonts w:asciiTheme="minorEastAsia" w:hAnsiTheme="minorEastAsia" w:cstheme="minorEastAsia" w:hint="eastAsia"/>
        </w:rPr>
        <w:t>一个</w:t>
      </w:r>
      <w:r>
        <w:rPr>
          <w:rFonts w:asciiTheme="minorEastAsia" w:hAnsiTheme="minorEastAsia" w:cstheme="minorEastAsia" w:hint="eastAsia"/>
          <w:b/>
        </w:rPr>
        <w:t>单向或双向、连续、无重复和遗漏</w:t>
      </w:r>
      <w:r>
        <w:rPr>
          <w:rFonts w:asciiTheme="minorEastAsia" w:hAnsiTheme="minorEastAsia" w:cstheme="minorEastAsia" w:hint="eastAsia"/>
        </w:rPr>
        <w:t>的数据报文的序列</w:t>
      </w:r>
      <w:bookmarkEnd w:id="47"/>
      <w:bookmarkEnd w:id="48"/>
      <w:r>
        <w:rPr>
          <w:rFonts w:asciiTheme="minorEastAsia" w:hAnsiTheme="minorEastAsia" w:cstheme="minorEastAsia" w:hint="eastAsia"/>
        </w:rPr>
        <w:t>，它可以完成特定的功能</w:t>
      </w:r>
      <w:r>
        <w:rPr>
          <w:rStyle w:val="af5"/>
          <w:rFonts w:asciiTheme="minorEastAsia" w:hAnsiTheme="minorEastAsia" w:cstheme="minorEastAsia" w:hint="eastAsia"/>
        </w:rPr>
        <w:footnoteReference w:id="1"/>
      </w:r>
      <w:r>
        <w:rPr>
          <w:rFonts w:asciiTheme="minorEastAsia" w:hAnsiTheme="minorEastAsia" w:cstheme="minorEastAsia" w:hint="eastAsia"/>
        </w:rPr>
        <w:t>。</w:t>
      </w:r>
    </w:p>
    <w:p w14:paraId="6B169E0A" w14:textId="77777777" w:rsidR="0049575F" w:rsidRDefault="00774F1B">
      <w:pPr>
        <w:pStyle w:val="3"/>
        <w:numPr>
          <w:ilvl w:val="2"/>
          <w:numId w:val="1"/>
        </w:numPr>
        <w:spacing w:line="415" w:lineRule="auto"/>
        <w:ind w:left="0" w:firstLineChars="0" w:firstLine="0"/>
        <w:rPr>
          <w:rFonts w:ascii="宋体" w:hAnsi="宋体"/>
        </w:rPr>
      </w:pPr>
      <w:bookmarkStart w:id="49" w:name="_Toc204949446"/>
      <w:bookmarkStart w:id="50" w:name="OLE_LINK12"/>
      <w:bookmarkStart w:id="51" w:name="OLE_LINK11"/>
      <w:r>
        <w:rPr>
          <w:rFonts w:ascii="宋体" w:hAnsi="宋体" w:hint="eastAsia"/>
        </w:rPr>
        <w:t>数据流划分</w:t>
      </w:r>
      <w:bookmarkEnd w:id="49"/>
    </w:p>
    <w:bookmarkEnd w:id="50"/>
    <w:bookmarkEnd w:id="51"/>
    <w:p w14:paraId="5DB9DA25" w14:textId="77777777" w:rsidR="0049575F" w:rsidRDefault="00774F1B">
      <w:pPr>
        <w:ind w:firstLine="480"/>
      </w:pPr>
      <w:r>
        <w:rPr>
          <w:rFonts w:hint="eastAsia"/>
        </w:rPr>
        <w:t>考虑到并不是所有的消息都需要可靠送达，也并非所有消息都可以公开。按</w:t>
      </w:r>
      <w:r>
        <w:rPr>
          <w:rFonts w:hint="eastAsia"/>
        </w:rPr>
        <w:lastRenderedPageBreak/>
        <w:t>照</w:t>
      </w:r>
      <w:r>
        <w:rPr>
          <w:rFonts w:hint="eastAsia"/>
          <w:b/>
        </w:rPr>
        <w:t>通讯模式、消息发送方向、可靠送达要求</w:t>
      </w:r>
      <w:r>
        <w:rPr>
          <w:rFonts w:hint="eastAsia"/>
        </w:rPr>
        <w:t>（如：消息漏传后是否要求重发）、</w:t>
      </w:r>
      <w:r>
        <w:rPr>
          <w:rFonts w:hint="eastAsia"/>
          <w:b/>
        </w:rPr>
        <w:t>公开程度、指令类型</w:t>
      </w:r>
      <w:r>
        <w:rPr>
          <w:rFonts w:hint="eastAsia"/>
        </w:rPr>
        <w:t>等维度，可将消息归类提炼为多个数据流。</w:t>
      </w:r>
    </w:p>
    <w:p w14:paraId="3DF2A8AA" w14:textId="77777777" w:rsidR="0049575F" w:rsidRDefault="00774F1B">
      <w:pPr>
        <w:ind w:firstLine="480"/>
      </w:pPr>
      <w:r>
        <w:rPr>
          <w:rFonts w:hint="eastAsia"/>
        </w:rPr>
        <w:t>一种典型的数据流划分方式如下表：</w:t>
      </w:r>
    </w:p>
    <w:tbl>
      <w:tblPr>
        <w:tblStyle w:val="af2"/>
        <w:tblpPr w:leftFromText="180" w:rightFromText="180" w:vertAnchor="text" w:horzAnchor="page" w:tblpX="1792" w:tblpY="451"/>
        <w:tblOverlap w:val="never"/>
        <w:tblW w:w="8867" w:type="dxa"/>
        <w:tblLook w:val="04A0" w:firstRow="1" w:lastRow="0" w:firstColumn="1" w:lastColumn="0" w:noHBand="0" w:noVBand="1"/>
      </w:tblPr>
      <w:tblGrid>
        <w:gridCol w:w="1240"/>
        <w:gridCol w:w="1029"/>
        <w:gridCol w:w="2517"/>
        <w:gridCol w:w="1029"/>
        <w:gridCol w:w="1240"/>
        <w:gridCol w:w="1812"/>
      </w:tblGrid>
      <w:tr w:rsidR="0049575F" w14:paraId="7DBA8478" w14:textId="77777777">
        <w:trPr>
          <w:tblHeader/>
        </w:trPr>
        <w:tc>
          <w:tcPr>
            <w:tcW w:w="1240" w:type="dxa"/>
            <w:shd w:val="clear" w:color="auto" w:fill="D9D9D9" w:themeFill="background1" w:themeFillShade="D9"/>
            <w:vAlign w:val="center"/>
          </w:tcPr>
          <w:p w14:paraId="213D58D4" w14:textId="77777777" w:rsidR="0049575F" w:rsidRDefault="00774F1B">
            <w:pPr>
              <w:ind w:firstLineChars="0" w:firstLine="0"/>
              <w:rPr>
                <w:rFonts w:asciiTheme="minorEastAsia" w:hAnsiTheme="minorEastAsia" w:cstheme="minorEastAsia"/>
                <w:b/>
                <w:sz w:val="20"/>
                <w:szCs w:val="20"/>
              </w:rPr>
            </w:pPr>
            <w:r>
              <w:rPr>
                <w:rFonts w:asciiTheme="minorEastAsia" w:hAnsiTheme="minorEastAsia" w:cstheme="minorEastAsia" w:hint="eastAsia"/>
                <w:b/>
                <w:sz w:val="20"/>
                <w:szCs w:val="20"/>
              </w:rPr>
              <w:t>通讯模式</w:t>
            </w:r>
          </w:p>
        </w:tc>
        <w:tc>
          <w:tcPr>
            <w:tcW w:w="1029" w:type="dxa"/>
            <w:shd w:val="clear" w:color="auto" w:fill="D9D9D9" w:themeFill="background1" w:themeFillShade="D9"/>
            <w:vAlign w:val="center"/>
          </w:tcPr>
          <w:p w14:paraId="4985730A" w14:textId="77777777" w:rsidR="0049575F" w:rsidRDefault="00774F1B">
            <w:pPr>
              <w:ind w:firstLineChars="0" w:firstLine="0"/>
              <w:rPr>
                <w:rFonts w:asciiTheme="minorEastAsia" w:hAnsiTheme="minorEastAsia" w:cstheme="minorEastAsia"/>
                <w:b/>
                <w:sz w:val="20"/>
                <w:szCs w:val="20"/>
              </w:rPr>
            </w:pPr>
            <w:r>
              <w:rPr>
                <w:rFonts w:asciiTheme="minorEastAsia" w:hAnsiTheme="minorEastAsia" w:cstheme="minorEastAsia" w:hint="eastAsia"/>
                <w:b/>
                <w:sz w:val="20"/>
                <w:szCs w:val="20"/>
              </w:rPr>
              <w:t>数据流</w:t>
            </w:r>
          </w:p>
        </w:tc>
        <w:tc>
          <w:tcPr>
            <w:tcW w:w="2517" w:type="dxa"/>
            <w:shd w:val="clear" w:color="auto" w:fill="D9D9D9" w:themeFill="background1" w:themeFillShade="D9"/>
            <w:vAlign w:val="center"/>
          </w:tcPr>
          <w:p w14:paraId="1F9B1F0D" w14:textId="77777777" w:rsidR="0049575F" w:rsidRDefault="00774F1B">
            <w:pPr>
              <w:ind w:firstLineChars="0" w:firstLine="0"/>
              <w:rPr>
                <w:rFonts w:asciiTheme="minorEastAsia" w:hAnsiTheme="minorEastAsia" w:cstheme="minorEastAsia"/>
                <w:b/>
                <w:sz w:val="20"/>
                <w:szCs w:val="20"/>
              </w:rPr>
            </w:pPr>
            <w:r>
              <w:rPr>
                <w:rFonts w:asciiTheme="minorEastAsia" w:hAnsiTheme="minorEastAsia" w:cstheme="minorEastAsia" w:hint="eastAsia"/>
                <w:b/>
                <w:sz w:val="20"/>
                <w:szCs w:val="20"/>
              </w:rPr>
              <w:t>发送方向</w:t>
            </w:r>
          </w:p>
        </w:tc>
        <w:tc>
          <w:tcPr>
            <w:tcW w:w="1029" w:type="dxa"/>
            <w:shd w:val="clear" w:color="auto" w:fill="D9D9D9" w:themeFill="background1" w:themeFillShade="D9"/>
            <w:vAlign w:val="center"/>
          </w:tcPr>
          <w:p w14:paraId="1D02F617" w14:textId="77777777" w:rsidR="0049575F" w:rsidRDefault="00774F1B">
            <w:pPr>
              <w:ind w:firstLineChars="0" w:firstLine="0"/>
              <w:rPr>
                <w:rFonts w:asciiTheme="minorEastAsia" w:hAnsiTheme="minorEastAsia" w:cstheme="minorEastAsia"/>
                <w:b/>
                <w:sz w:val="20"/>
                <w:szCs w:val="20"/>
              </w:rPr>
            </w:pPr>
            <w:r>
              <w:rPr>
                <w:rFonts w:asciiTheme="minorEastAsia" w:hAnsiTheme="minorEastAsia" w:cstheme="minorEastAsia" w:hint="eastAsia"/>
                <w:b/>
                <w:sz w:val="20"/>
                <w:szCs w:val="20"/>
              </w:rPr>
              <w:t>可靠性</w:t>
            </w:r>
          </w:p>
        </w:tc>
        <w:tc>
          <w:tcPr>
            <w:tcW w:w="1240" w:type="dxa"/>
            <w:shd w:val="clear" w:color="auto" w:fill="D9D9D9" w:themeFill="background1" w:themeFillShade="D9"/>
            <w:vAlign w:val="center"/>
          </w:tcPr>
          <w:p w14:paraId="15A784F5" w14:textId="77777777" w:rsidR="0049575F" w:rsidRDefault="00774F1B">
            <w:pPr>
              <w:ind w:firstLineChars="0" w:firstLine="0"/>
              <w:rPr>
                <w:rFonts w:asciiTheme="minorEastAsia" w:hAnsiTheme="minorEastAsia" w:cstheme="minorEastAsia"/>
                <w:b/>
                <w:sz w:val="20"/>
                <w:szCs w:val="20"/>
              </w:rPr>
            </w:pPr>
            <w:r>
              <w:rPr>
                <w:rFonts w:asciiTheme="minorEastAsia" w:hAnsiTheme="minorEastAsia" w:cstheme="minorEastAsia" w:hint="eastAsia"/>
                <w:b/>
                <w:sz w:val="20"/>
                <w:szCs w:val="20"/>
              </w:rPr>
              <w:t>可见范围</w:t>
            </w:r>
          </w:p>
        </w:tc>
        <w:tc>
          <w:tcPr>
            <w:tcW w:w="1812" w:type="dxa"/>
            <w:shd w:val="clear" w:color="auto" w:fill="D9D9D9" w:themeFill="background1" w:themeFillShade="D9"/>
            <w:vAlign w:val="center"/>
          </w:tcPr>
          <w:p w14:paraId="56A4721C" w14:textId="77777777" w:rsidR="0049575F" w:rsidRDefault="00774F1B">
            <w:pPr>
              <w:ind w:firstLineChars="0" w:firstLine="0"/>
              <w:rPr>
                <w:rFonts w:asciiTheme="minorEastAsia" w:hAnsiTheme="minorEastAsia" w:cstheme="minorEastAsia"/>
                <w:b/>
                <w:sz w:val="20"/>
                <w:szCs w:val="20"/>
              </w:rPr>
            </w:pPr>
            <w:r>
              <w:rPr>
                <w:rFonts w:asciiTheme="minorEastAsia" w:hAnsiTheme="minorEastAsia" w:cstheme="minorEastAsia" w:hint="eastAsia"/>
                <w:b/>
                <w:sz w:val="20"/>
                <w:szCs w:val="20"/>
              </w:rPr>
              <w:t>消息覆盖范畴</w:t>
            </w:r>
          </w:p>
        </w:tc>
      </w:tr>
      <w:tr w:rsidR="0049575F" w14:paraId="60119DB8" w14:textId="77777777">
        <w:tc>
          <w:tcPr>
            <w:tcW w:w="1240" w:type="dxa"/>
            <w:vMerge w:val="restart"/>
            <w:vAlign w:val="center"/>
          </w:tcPr>
          <w:p w14:paraId="7778E9CC"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对话模式</w:t>
            </w:r>
          </w:p>
        </w:tc>
        <w:tc>
          <w:tcPr>
            <w:tcW w:w="1029" w:type="dxa"/>
            <w:vAlign w:val="center"/>
          </w:tcPr>
          <w:p w14:paraId="74AE4133" w14:textId="77777777" w:rsidR="0049575F" w:rsidRDefault="00774F1B">
            <w:pPr>
              <w:spacing w:line="240" w:lineRule="auto"/>
              <w:ind w:firstLineChars="0" w:firstLine="0"/>
              <w:rPr>
                <w:rFonts w:asciiTheme="minorEastAsia" w:hAnsiTheme="minorEastAsia" w:cstheme="minorEastAsia"/>
                <w:b/>
                <w:sz w:val="20"/>
                <w:szCs w:val="20"/>
              </w:rPr>
            </w:pPr>
            <w:r>
              <w:rPr>
                <w:rFonts w:asciiTheme="minorEastAsia" w:hAnsiTheme="minorEastAsia" w:cstheme="minorEastAsia" w:hint="eastAsia"/>
                <w:b/>
                <w:sz w:val="20"/>
                <w:szCs w:val="20"/>
              </w:rPr>
              <w:t>交易流</w:t>
            </w:r>
          </w:p>
        </w:tc>
        <w:tc>
          <w:tcPr>
            <w:tcW w:w="2517" w:type="dxa"/>
            <w:vAlign w:val="center"/>
          </w:tcPr>
          <w:p w14:paraId="5C0838BD"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接入方</w:t>
            </w:r>
            <w:r>
              <w:rPr>
                <w:rFonts w:asciiTheme="minorEastAsia" w:hAnsiTheme="minorEastAsia" w:cstheme="minorEastAsia" w:hint="eastAsia"/>
                <w:sz w:val="20"/>
                <w:szCs w:val="20"/>
              </w:rPr>
              <w:sym w:font="Wingdings" w:char="F0DF"/>
            </w:r>
            <w:r>
              <w:rPr>
                <w:rFonts w:asciiTheme="minorEastAsia" w:hAnsiTheme="minorEastAsia" w:cstheme="minorEastAsia" w:hint="eastAsia"/>
                <w:sz w:val="20"/>
                <w:szCs w:val="20"/>
              </w:rPr>
              <w:sym w:font="Wingdings" w:char="F0E0"/>
            </w:r>
            <w:r>
              <w:rPr>
                <w:rFonts w:asciiTheme="minorEastAsia" w:hAnsiTheme="minorEastAsia" w:cstheme="minorEastAsia" w:hint="eastAsia"/>
                <w:sz w:val="20"/>
                <w:szCs w:val="20"/>
              </w:rPr>
              <w:t>交易所</w:t>
            </w:r>
          </w:p>
        </w:tc>
        <w:tc>
          <w:tcPr>
            <w:tcW w:w="1029" w:type="dxa"/>
            <w:vAlign w:val="center"/>
          </w:tcPr>
          <w:p w14:paraId="42758433" w14:textId="77777777" w:rsidR="0049575F" w:rsidRDefault="00774F1B">
            <w:pPr>
              <w:spacing w:line="240" w:lineRule="auto"/>
              <w:ind w:firstLineChars="0" w:firstLine="0"/>
              <w:rPr>
                <w:rFonts w:asciiTheme="minorEastAsia" w:hAnsiTheme="minorEastAsia" w:cstheme="minorEastAsia"/>
                <w:b/>
                <w:sz w:val="20"/>
                <w:szCs w:val="20"/>
              </w:rPr>
            </w:pPr>
            <w:r>
              <w:rPr>
                <w:rFonts w:asciiTheme="minorEastAsia" w:hAnsiTheme="minorEastAsia" w:cstheme="minorEastAsia" w:hint="eastAsia"/>
                <w:b/>
                <w:sz w:val="20"/>
                <w:szCs w:val="20"/>
              </w:rPr>
              <w:t>否</w:t>
            </w:r>
          </w:p>
        </w:tc>
        <w:tc>
          <w:tcPr>
            <w:tcW w:w="1240" w:type="dxa"/>
            <w:vAlign w:val="center"/>
          </w:tcPr>
          <w:p w14:paraId="315D74B1"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该接入方</w:t>
            </w:r>
          </w:p>
        </w:tc>
        <w:tc>
          <w:tcPr>
            <w:tcW w:w="1812" w:type="dxa"/>
            <w:vAlign w:val="center"/>
          </w:tcPr>
          <w:p w14:paraId="69526DCF"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管理消息</w:t>
            </w:r>
          </w:p>
          <w:p w14:paraId="1A4B914B"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交易指令</w:t>
            </w:r>
          </w:p>
        </w:tc>
      </w:tr>
      <w:tr w:rsidR="0049575F" w14:paraId="288E3495" w14:textId="77777777">
        <w:tc>
          <w:tcPr>
            <w:tcW w:w="1240" w:type="dxa"/>
            <w:vMerge/>
            <w:vAlign w:val="center"/>
          </w:tcPr>
          <w:p w14:paraId="1EDC93E2" w14:textId="77777777" w:rsidR="0049575F" w:rsidRDefault="0049575F">
            <w:pPr>
              <w:spacing w:line="240" w:lineRule="auto"/>
              <w:ind w:firstLineChars="0" w:firstLine="0"/>
              <w:rPr>
                <w:rFonts w:asciiTheme="minorEastAsia" w:hAnsiTheme="minorEastAsia" w:cstheme="minorEastAsia"/>
                <w:sz w:val="20"/>
                <w:szCs w:val="20"/>
              </w:rPr>
            </w:pPr>
          </w:p>
        </w:tc>
        <w:tc>
          <w:tcPr>
            <w:tcW w:w="1029" w:type="dxa"/>
            <w:shd w:val="clear" w:color="auto" w:fill="F2DBDB" w:themeFill="accent2" w:themeFillTint="33"/>
            <w:vAlign w:val="center"/>
          </w:tcPr>
          <w:p w14:paraId="0F21F822" w14:textId="77777777" w:rsidR="0049575F" w:rsidRDefault="00774F1B">
            <w:pPr>
              <w:spacing w:line="240" w:lineRule="auto"/>
              <w:ind w:firstLineChars="0" w:firstLine="0"/>
              <w:rPr>
                <w:rFonts w:asciiTheme="minorEastAsia" w:hAnsiTheme="minorEastAsia" w:cstheme="minorEastAsia"/>
                <w:b/>
                <w:sz w:val="20"/>
                <w:szCs w:val="20"/>
              </w:rPr>
            </w:pPr>
            <w:r>
              <w:rPr>
                <w:rFonts w:asciiTheme="minorEastAsia" w:hAnsiTheme="minorEastAsia" w:cstheme="minorEastAsia" w:hint="eastAsia"/>
                <w:b/>
                <w:sz w:val="20"/>
                <w:szCs w:val="20"/>
              </w:rPr>
              <w:t>查询流</w:t>
            </w:r>
          </w:p>
        </w:tc>
        <w:tc>
          <w:tcPr>
            <w:tcW w:w="2517" w:type="dxa"/>
            <w:shd w:val="clear" w:color="auto" w:fill="F2DBDB" w:themeFill="accent2" w:themeFillTint="33"/>
            <w:vAlign w:val="center"/>
          </w:tcPr>
          <w:p w14:paraId="2538D837"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接入方</w:t>
            </w:r>
            <w:r>
              <w:rPr>
                <w:rFonts w:asciiTheme="minorEastAsia" w:hAnsiTheme="minorEastAsia" w:cstheme="minorEastAsia" w:hint="eastAsia"/>
                <w:sz w:val="20"/>
                <w:szCs w:val="20"/>
              </w:rPr>
              <w:sym w:font="Wingdings" w:char="F0DF"/>
            </w:r>
            <w:r>
              <w:rPr>
                <w:rFonts w:asciiTheme="minorEastAsia" w:hAnsiTheme="minorEastAsia" w:cstheme="minorEastAsia" w:hint="eastAsia"/>
                <w:sz w:val="20"/>
                <w:szCs w:val="20"/>
              </w:rPr>
              <w:sym w:font="Wingdings" w:char="F0E0"/>
            </w:r>
            <w:r>
              <w:rPr>
                <w:rFonts w:asciiTheme="minorEastAsia" w:hAnsiTheme="minorEastAsia" w:cstheme="minorEastAsia" w:hint="eastAsia"/>
                <w:sz w:val="20"/>
                <w:szCs w:val="20"/>
              </w:rPr>
              <w:t>交易所</w:t>
            </w:r>
          </w:p>
        </w:tc>
        <w:tc>
          <w:tcPr>
            <w:tcW w:w="1029" w:type="dxa"/>
            <w:shd w:val="clear" w:color="auto" w:fill="F2DBDB" w:themeFill="accent2" w:themeFillTint="33"/>
            <w:vAlign w:val="center"/>
          </w:tcPr>
          <w:p w14:paraId="10CB81BC" w14:textId="77777777" w:rsidR="0049575F" w:rsidRDefault="00774F1B">
            <w:pPr>
              <w:spacing w:line="240" w:lineRule="auto"/>
              <w:ind w:firstLineChars="0" w:firstLine="0"/>
              <w:rPr>
                <w:rFonts w:asciiTheme="minorEastAsia" w:hAnsiTheme="minorEastAsia" w:cstheme="minorEastAsia"/>
                <w:b/>
                <w:sz w:val="20"/>
                <w:szCs w:val="20"/>
              </w:rPr>
            </w:pPr>
            <w:r>
              <w:rPr>
                <w:rFonts w:asciiTheme="minorEastAsia" w:hAnsiTheme="minorEastAsia" w:cstheme="minorEastAsia" w:hint="eastAsia"/>
                <w:b/>
                <w:sz w:val="20"/>
                <w:szCs w:val="20"/>
              </w:rPr>
              <w:t>否</w:t>
            </w:r>
          </w:p>
        </w:tc>
        <w:tc>
          <w:tcPr>
            <w:tcW w:w="1240" w:type="dxa"/>
            <w:shd w:val="clear" w:color="auto" w:fill="F2DBDB" w:themeFill="accent2" w:themeFillTint="33"/>
            <w:vAlign w:val="center"/>
          </w:tcPr>
          <w:p w14:paraId="6A3CD546"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该接入方</w:t>
            </w:r>
          </w:p>
        </w:tc>
        <w:tc>
          <w:tcPr>
            <w:tcW w:w="1812" w:type="dxa"/>
            <w:shd w:val="clear" w:color="auto" w:fill="F2DBDB" w:themeFill="accent2" w:themeFillTint="33"/>
            <w:vAlign w:val="center"/>
          </w:tcPr>
          <w:p w14:paraId="3ACEBF50"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查询指令</w:t>
            </w:r>
          </w:p>
        </w:tc>
      </w:tr>
      <w:tr w:rsidR="0049575F" w14:paraId="3FE4CF6C" w14:textId="77777777">
        <w:trPr>
          <w:trHeight w:val="906"/>
        </w:trPr>
        <w:tc>
          <w:tcPr>
            <w:tcW w:w="1240" w:type="dxa"/>
            <w:vMerge w:val="restart"/>
            <w:vAlign w:val="center"/>
          </w:tcPr>
          <w:p w14:paraId="72840DC5"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私有模式</w:t>
            </w:r>
          </w:p>
        </w:tc>
        <w:tc>
          <w:tcPr>
            <w:tcW w:w="1029" w:type="dxa"/>
            <w:vAlign w:val="center"/>
          </w:tcPr>
          <w:p w14:paraId="4F113002" w14:textId="77777777" w:rsidR="0049575F" w:rsidRDefault="00774F1B">
            <w:pPr>
              <w:spacing w:line="240" w:lineRule="auto"/>
              <w:ind w:firstLineChars="0" w:firstLine="0"/>
              <w:rPr>
                <w:rFonts w:asciiTheme="minorEastAsia" w:hAnsiTheme="minorEastAsia" w:cstheme="minorEastAsia"/>
                <w:b/>
                <w:sz w:val="20"/>
                <w:szCs w:val="20"/>
              </w:rPr>
            </w:pPr>
            <w:r>
              <w:rPr>
                <w:rFonts w:asciiTheme="minorEastAsia" w:hAnsiTheme="minorEastAsia" w:cstheme="minorEastAsia" w:hint="eastAsia"/>
                <w:b/>
                <w:sz w:val="20"/>
                <w:szCs w:val="20"/>
              </w:rPr>
              <w:t>回报流</w:t>
            </w:r>
          </w:p>
        </w:tc>
        <w:tc>
          <w:tcPr>
            <w:tcW w:w="2517" w:type="dxa"/>
            <w:vAlign w:val="center"/>
          </w:tcPr>
          <w:p w14:paraId="616B96DD"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 xml:space="preserve">交易所 </w:t>
            </w:r>
            <w:r>
              <w:rPr>
                <w:rFonts w:asciiTheme="minorEastAsia" w:hAnsiTheme="minorEastAsia" w:cstheme="minorEastAsia" w:hint="eastAsia"/>
                <w:sz w:val="20"/>
                <w:szCs w:val="20"/>
              </w:rPr>
              <w:sym w:font="Wingdings" w:char="F0E0"/>
            </w:r>
            <w:r>
              <w:rPr>
                <w:rFonts w:asciiTheme="minorEastAsia" w:hAnsiTheme="minorEastAsia" w:cstheme="minorEastAsia" w:hint="eastAsia"/>
                <w:sz w:val="20"/>
                <w:szCs w:val="20"/>
              </w:rPr>
              <w:t xml:space="preserve"> 多个接入方(通常为指定席位下所有登录的交易员)</w:t>
            </w:r>
          </w:p>
        </w:tc>
        <w:tc>
          <w:tcPr>
            <w:tcW w:w="1029" w:type="dxa"/>
            <w:vAlign w:val="center"/>
          </w:tcPr>
          <w:p w14:paraId="778789D4"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是</w:t>
            </w:r>
          </w:p>
        </w:tc>
        <w:tc>
          <w:tcPr>
            <w:tcW w:w="1240" w:type="dxa"/>
            <w:vAlign w:val="center"/>
          </w:tcPr>
          <w:p w14:paraId="25BF7949"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多个接入方</w:t>
            </w:r>
          </w:p>
        </w:tc>
        <w:tc>
          <w:tcPr>
            <w:tcW w:w="1812" w:type="dxa"/>
            <w:vAlign w:val="center"/>
          </w:tcPr>
          <w:p w14:paraId="3D9CB552"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回报消息</w:t>
            </w:r>
          </w:p>
        </w:tc>
      </w:tr>
      <w:tr w:rsidR="0049575F" w14:paraId="59707460" w14:textId="77777777">
        <w:tc>
          <w:tcPr>
            <w:tcW w:w="1240" w:type="dxa"/>
            <w:vMerge w:val="restart"/>
            <w:vAlign w:val="center"/>
          </w:tcPr>
          <w:p w14:paraId="47F64AC2"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广播模式</w:t>
            </w:r>
          </w:p>
        </w:tc>
        <w:tc>
          <w:tcPr>
            <w:tcW w:w="1029" w:type="dxa"/>
            <w:vAlign w:val="center"/>
          </w:tcPr>
          <w:p w14:paraId="4E9EDD3A" w14:textId="77777777" w:rsidR="0049575F" w:rsidRDefault="00774F1B">
            <w:pPr>
              <w:spacing w:line="240" w:lineRule="auto"/>
              <w:ind w:firstLineChars="0" w:firstLine="0"/>
              <w:rPr>
                <w:rFonts w:asciiTheme="minorEastAsia" w:hAnsiTheme="minorEastAsia" w:cstheme="minorEastAsia"/>
                <w:b/>
                <w:sz w:val="20"/>
                <w:szCs w:val="20"/>
              </w:rPr>
            </w:pPr>
            <w:r>
              <w:rPr>
                <w:rFonts w:asciiTheme="minorEastAsia" w:hAnsiTheme="minorEastAsia" w:cstheme="minorEastAsia" w:hint="eastAsia"/>
                <w:b/>
                <w:sz w:val="20"/>
                <w:szCs w:val="20"/>
              </w:rPr>
              <w:t>公共流</w:t>
            </w:r>
          </w:p>
        </w:tc>
        <w:tc>
          <w:tcPr>
            <w:tcW w:w="2517" w:type="dxa"/>
            <w:vAlign w:val="center"/>
          </w:tcPr>
          <w:p w14:paraId="3F99D15D"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 xml:space="preserve">交易所 </w:t>
            </w:r>
            <w:r>
              <w:rPr>
                <w:rFonts w:asciiTheme="minorEastAsia" w:hAnsiTheme="minorEastAsia" w:cstheme="minorEastAsia" w:hint="eastAsia"/>
                <w:sz w:val="20"/>
                <w:szCs w:val="20"/>
              </w:rPr>
              <w:sym w:font="Wingdings" w:char="F0E0"/>
            </w:r>
            <w:r>
              <w:rPr>
                <w:rFonts w:asciiTheme="minorEastAsia" w:hAnsiTheme="minorEastAsia" w:cstheme="minorEastAsia" w:hint="eastAsia"/>
                <w:sz w:val="20"/>
                <w:szCs w:val="20"/>
              </w:rPr>
              <w:t xml:space="preserve"> 所有接入方</w:t>
            </w:r>
          </w:p>
        </w:tc>
        <w:tc>
          <w:tcPr>
            <w:tcW w:w="1029" w:type="dxa"/>
            <w:vAlign w:val="center"/>
          </w:tcPr>
          <w:p w14:paraId="0B01A7B8"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是</w:t>
            </w:r>
          </w:p>
        </w:tc>
        <w:tc>
          <w:tcPr>
            <w:tcW w:w="1240" w:type="dxa"/>
            <w:vAlign w:val="center"/>
          </w:tcPr>
          <w:p w14:paraId="598BE388"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全市场</w:t>
            </w:r>
          </w:p>
        </w:tc>
        <w:tc>
          <w:tcPr>
            <w:tcW w:w="1812" w:type="dxa"/>
            <w:vAlign w:val="center"/>
          </w:tcPr>
          <w:p w14:paraId="66A4C041"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市场状态变化消息、公告信息、行情消息等</w:t>
            </w:r>
          </w:p>
        </w:tc>
      </w:tr>
      <w:tr w:rsidR="0049575F" w14:paraId="56C6E23D" w14:textId="77777777">
        <w:tc>
          <w:tcPr>
            <w:tcW w:w="1240" w:type="dxa"/>
            <w:vMerge/>
            <w:vAlign w:val="center"/>
          </w:tcPr>
          <w:p w14:paraId="4A2D5CE4" w14:textId="77777777" w:rsidR="0049575F" w:rsidRDefault="0049575F">
            <w:pPr>
              <w:spacing w:line="240" w:lineRule="auto"/>
              <w:ind w:firstLineChars="0" w:firstLine="0"/>
              <w:rPr>
                <w:rFonts w:asciiTheme="minorEastAsia" w:hAnsiTheme="minorEastAsia" w:cstheme="minorEastAsia"/>
                <w:sz w:val="20"/>
                <w:szCs w:val="20"/>
              </w:rPr>
            </w:pPr>
          </w:p>
        </w:tc>
        <w:tc>
          <w:tcPr>
            <w:tcW w:w="1029" w:type="dxa"/>
            <w:shd w:val="clear" w:color="auto" w:fill="F2DBDB" w:themeFill="accent2" w:themeFillTint="33"/>
            <w:vAlign w:val="center"/>
          </w:tcPr>
          <w:p w14:paraId="495184BF" w14:textId="77777777" w:rsidR="0049575F" w:rsidRDefault="00774F1B">
            <w:pPr>
              <w:spacing w:line="240" w:lineRule="auto"/>
              <w:ind w:firstLineChars="0" w:firstLine="0"/>
              <w:rPr>
                <w:rFonts w:asciiTheme="minorEastAsia" w:hAnsiTheme="minorEastAsia" w:cstheme="minorEastAsia"/>
                <w:b/>
                <w:sz w:val="20"/>
                <w:szCs w:val="20"/>
              </w:rPr>
            </w:pPr>
            <w:r>
              <w:rPr>
                <w:rFonts w:asciiTheme="minorEastAsia" w:hAnsiTheme="minorEastAsia" w:cstheme="minorEastAsia" w:hint="eastAsia"/>
                <w:b/>
                <w:sz w:val="20"/>
                <w:szCs w:val="20"/>
              </w:rPr>
              <w:t>行情流</w:t>
            </w:r>
          </w:p>
        </w:tc>
        <w:tc>
          <w:tcPr>
            <w:tcW w:w="2517" w:type="dxa"/>
            <w:shd w:val="clear" w:color="auto" w:fill="F2DBDB" w:themeFill="accent2" w:themeFillTint="33"/>
            <w:vAlign w:val="center"/>
          </w:tcPr>
          <w:p w14:paraId="575E7F22"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 xml:space="preserve">交易所 </w:t>
            </w:r>
            <w:r>
              <w:rPr>
                <w:rFonts w:asciiTheme="minorEastAsia" w:hAnsiTheme="minorEastAsia" w:cstheme="minorEastAsia" w:hint="eastAsia"/>
                <w:sz w:val="20"/>
                <w:szCs w:val="20"/>
              </w:rPr>
              <w:sym w:font="Wingdings" w:char="F0E0"/>
            </w:r>
            <w:r>
              <w:rPr>
                <w:rFonts w:asciiTheme="minorEastAsia" w:hAnsiTheme="minorEastAsia" w:cstheme="minorEastAsia" w:hint="eastAsia"/>
                <w:sz w:val="20"/>
                <w:szCs w:val="20"/>
              </w:rPr>
              <w:t xml:space="preserve"> 所有接入方</w:t>
            </w:r>
          </w:p>
        </w:tc>
        <w:tc>
          <w:tcPr>
            <w:tcW w:w="1029" w:type="dxa"/>
            <w:shd w:val="clear" w:color="auto" w:fill="F2DBDB" w:themeFill="accent2" w:themeFillTint="33"/>
            <w:vAlign w:val="center"/>
          </w:tcPr>
          <w:p w14:paraId="5F401CD5"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是</w:t>
            </w:r>
          </w:p>
        </w:tc>
        <w:tc>
          <w:tcPr>
            <w:tcW w:w="1240" w:type="dxa"/>
            <w:shd w:val="clear" w:color="auto" w:fill="F2DBDB" w:themeFill="accent2" w:themeFillTint="33"/>
            <w:vAlign w:val="center"/>
          </w:tcPr>
          <w:p w14:paraId="399EFD48"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全市场</w:t>
            </w:r>
          </w:p>
        </w:tc>
        <w:tc>
          <w:tcPr>
            <w:tcW w:w="1812" w:type="dxa"/>
            <w:shd w:val="clear" w:color="auto" w:fill="F2DBDB" w:themeFill="accent2" w:themeFillTint="33"/>
            <w:vAlign w:val="center"/>
          </w:tcPr>
          <w:p w14:paraId="23678E32"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行情消息</w:t>
            </w:r>
          </w:p>
        </w:tc>
      </w:tr>
    </w:tbl>
    <w:p w14:paraId="26E22257" w14:textId="77777777" w:rsidR="0049575F" w:rsidRDefault="00774F1B">
      <w:pPr>
        <w:pStyle w:val="4"/>
        <w:numPr>
          <w:ilvl w:val="3"/>
          <w:numId w:val="1"/>
        </w:numPr>
        <w:spacing w:before="260" w:after="260" w:line="377" w:lineRule="auto"/>
        <w:ind w:left="0" w:firstLineChars="0" w:firstLine="0"/>
        <w:rPr>
          <w:rFonts w:ascii="宋体" w:eastAsiaTheme="minorEastAsia" w:hAnsi="宋体"/>
        </w:rPr>
      </w:pPr>
      <w:r>
        <w:rPr>
          <w:rFonts w:ascii="宋体" w:eastAsiaTheme="minorEastAsia" w:hAnsi="宋体" w:hint="eastAsia"/>
        </w:rPr>
        <w:t>对话模式数据流</w:t>
      </w:r>
    </w:p>
    <w:p w14:paraId="4C4C37D3" w14:textId="77777777" w:rsidR="0049575F" w:rsidRDefault="00774F1B">
      <w:pPr>
        <w:ind w:firstLine="480"/>
        <w:rPr>
          <w:rFonts w:asciiTheme="minorEastAsia" w:hAnsiTheme="minorEastAsia" w:cstheme="minorEastAsia"/>
          <w:szCs w:val="24"/>
        </w:rPr>
      </w:pPr>
      <w:r>
        <w:rPr>
          <w:rFonts w:asciiTheme="minorEastAsia" w:hAnsiTheme="minorEastAsia" w:cstheme="minorEastAsia" w:hint="eastAsia"/>
          <w:szCs w:val="24"/>
        </w:rPr>
        <w:t>在对话通讯模式下，划分出</w:t>
      </w:r>
      <w:r>
        <w:rPr>
          <w:rFonts w:asciiTheme="minorEastAsia" w:hAnsiTheme="minorEastAsia" w:cstheme="minorEastAsia" w:hint="eastAsia"/>
          <w:b/>
          <w:szCs w:val="24"/>
        </w:rPr>
        <w:t>交易流和查询流</w:t>
      </w:r>
      <w:r>
        <w:rPr>
          <w:rFonts w:asciiTheme="minorEastAsia" w:hAnsiTheme="minorEastAsia" w:cstheme="minorEastAsia" w:hint="eastAsia"/>
          <w:szCs w:val="24"/>
        </w:rPr>
        <w:t>。交易流负责处理竞价交易指令（如报单、撤单）、ETF交易指令、保证金仓储交易指令，查询流单独处理查询指令（如：报单查询、成交单查询）。</w:t>
      </w:r>
    </w:p>
    <w:p w14:paraId="230679CA" w14:textId="77777777" w:rsidR="0049575F" w:rsidRDefault="00774F1B">
      <w:pPr>
        <w:ind w:firstLine="480"/>
        <w:rPr>
          <w:rFonts w:asciiTheme="minorEastAsia" w:hAnsiTheme="minorEastAsia" w:cstheme="minorEastAsia"/>
          <w:szCs w:val="24"/>
        </w:rPr>
      </w:pPr>
      <w:r>
        <w:rPr>
          <w:rFonts w:asciiTheme="minorEastAsia" w:hAnsiTheme="minorEastAsia" w:cstheme="minorEastAsia" w:hint="eastAsia"/>
          <w:szCs w:val="24"/>
        </w:rPr>
        <w:t>交易流和查询流均为</w:t>
      </w:r>
      <w:r>
        <w:rPr>
          <w:rFonts w:asciiTheme="minorEastAsia" w:hAnsiTheme="minorEastAsia" w:cstheme="minorEastAsia" w:hint="eastAsia"/>
          <w:b/>
          <w:szCs w:val="24"/>
        </w:rPr>
        <w:t>不可靠</w:t>
      </w:r>
      <w:r>
        <w:rPr>
          <w:rFonts w:asciiTheme="minorEastAsia" w:hAnsiTheme="minorEastAsia" w:cstheme="minorEastAsia" w:hint="eastAsia"/>
          <w:szCs w:val="24"/>
        </w:rPr>
        <w:t>的数据流。交易系统不维护交易流的状态，当网络故障时，交易数据流会重置，通讯途中的数据可能会丢失。当出现消息丢失时，由应用层进行处理。详见“应用层消息重发机制”章节。</w:t>
      </w:r>
    </w:p>
    <w:p w14:paraId="4A7AEF95" w14:textId="77777777" w:rsidR="0049575F" w:rsidRDefault="00774F1B">
      <w:pPr>
        <w:pStyle w:val="4"/>
        <w:numPr>
          <w:ilvl w:val="3"/>
          <w:numId w:val="1"/>
        </w:numPr>
        <w:spacing w:before="260" w:after="260" w:line="377" w:lineRule="auto"/>
        <w:ind w:left="0" w:firstLineChars="0" w:firstLine="0"/>
        <w:rPr>
          <w:rFonts w:ascii="宋体" w:eastAsiaTheme="minorEastAsia" w:hAnsi="宋体"/>
        </w:rPr>
      </w:pPr>
      <w:r>
        <w:rPr>
          <w:rFonts w:ascii="宋体" w:eastAsiaTheme="minorEastAsia" w:hAnsi="宋体" w:hint="eastAsia"/>
        </w:rPr>
        <w:t>私有模式数据流</w:t>
      </w:r>
    </w:p>
    <w:p w14:paraId="6945FF9E" w14:textId="77777777" w:rsidR="0049575F" w:rsidRDefault="00774F1B">
      <w:pPr>
        <w:ind w:firstLine="480"/>
      </w:pPr>
      <w:r>
        <w:rPr>
          <w:rFonts w:hint="eastAsia"/>
        </w:rPr>
        <w:t>在私有通讯模式下，为</w:t>
      </w:r>
      <w:r>
        <w:rPr>
          <w:rFonts w:hint="eastAsia"/>
          <w:b/>
        </w:rPr>
        <w:t>回报流</w:t>
      </w:r>
      <w:r>
        <w:rPr>
          <w:rFonts w:hint="eastAsia"/>
        </w:rPr>
        <w:t>。该流为单向数据流，通常由交易所系统发向交易参与方系统，传送的是私有消息，如回报消息、报价消息等。回报流的消息对于指定席位下的所有已登录交易员可见。</w:t>
      </w:r>
    </w:p>
    <w:p w14:paraId="3D6C3E18" w14:textId="77777777" w:rsidR="0049575F" w:rsidRDefault="00774F1B">
      <w:pPr>
        <w:ind w:firstLine="480"/>
      </w:pPr>
      <w:r>
        <w:rPr>
          <w:rFonts w:hint="eastAsia"/>
        </w:rPr>
        <w:t>私有模式的数据流通常为</w:t>
      </w:r>
      <w:r>
        <w:rPr>
          <w:rFonts w:hint="eastAsia"/>
          <w:b/>
        </w:rPr>
        <w:t>可靠</w:t>
      </w:r>
      <w:r>
        <w:rPr>
          <w:rFonts w:hint="eastAsia"/>
        </w:rPr>
        <w:t>的数据流。以竞价交易系统为例，系统会为每个席位维护一个回报流。在一个交易日内，交易参与方系统断线后恢复连接时，可以请求交易系统发送指定序号之后的私有消息。</w:t>
      </w:r>
    </w:p>
    <w:p w14:paraId="7C96F58F" w14:textId="77777777" w:rsidR="0049575F" w:rsidRDefault="00774F1B">
      <w:pPr>
        <w:pStyle w:val="4"/>
        <w:numPr>
          <w:ilvl w:val="3"/>
          <w:numId w:val="1"/>
        </w:numPr>
        <w:spacing w:before="260" w:after="260" w:line="377" w:lineRule="auto"/>
        <w:ind w:left="0" w:firstLineChars="0" w:firstLine="0"/>
        <w:rPr>
          <w:rFonts w:ascii="宋体" w:eastAsiaTheme="minorEastAsia" w:hAnsi="宋体"/>
        </w:rPr>
      </w:pPr>
      <w:r>
        <w:rPr>
          <w:rFonts w:ascii="宋体" w:eastAsiaTheme="minorEastAsia" w:hAnsi="宋体" w:hint="eastAsia"/>
        </w:rPr>
        <w:lastRenderedPageBreak/>
        <w:t>广播模式数据流</w:t>
      </w:r>
    </w:p>
    <w:p w14:paraId="46575CCB"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在广播模式下，划分出</w:t>
      </w:r>
      <w:r>
        <w:rPr>
          <w:rFonts w:asciiTheme="minorEastAsia" w:hAnsiTheme="minorEastAsia" w:cstheme="minorEastAsia" w:hint="eastAsia"/>
          <w:b/>
        </w:rPr>
        <w:t>公共流和行情流</w:t>
      </w:r>
      <w:r>
        <w:rPr>
          <w:rFonts w:asciiTheme="minorEastAsia" w:hAnsiTheme="minorEastAsia" w:cstheme="minorEastAsia" w:hint="eastAsia"/>
        </w:rPr>
        <w:t>。这两种流传输的消息通常对全市场可见，由交易所对外下发。公共流传送的是公告、市场、合约等基础信息；行情流则专门传输行情信息。</w:t>
      </w:r>
    </w:p>
    <w:p w14:paraId="208FBCAD"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公共流和行情流通常为</w:t>
      </w:r>
      <w:r>
        <w:rPr>
          <w:rFonts w:asciiTheme="minorEastAsia" w:hAnsiTheme="minorEastAsia" w:cstheme="minorEastAsia" w:hint="eastAsia"/>
          <w:b/>
        </w:rPr>
        <w:t>可靠</w:t>
      </w:r>
      <w:r>
        <w:rPr>
          <w:rFonts w:asciiTheme="minorEastAsia" w:hAnsiTheme="minorEastAsia" w:cstheme="minorEastAsia" w:hint="eastAsia"/>
        </w:rPr>
        <w:t>的消息流，交易所系统维护整个系统的公共流和行情流</w:t>
      </w:r>
      <w:r>
        <w:rPr>
          <w:rStyle w:val="af5"/>
          <w:rFonts w:asciiTheme="minorEastAsia" w:hAnsiTheme="minorEastAsia" w:cstheme="minorEastAsia" w:hint="eastAsia"/>
        </w:rPr>
        <w:footnoteReference w:id="2"/>
      </w:r>
      <w:r>
        <w:rPr>
          <w:rFonts w:asciiTheme="minorEastAsia" w:hAnsiTheme="minorEastAsia" w:cstheme="minorEastAsia" w:hint="eastAsia"/>
        </w:rPr>
        <w:t>。在一个交易日内，交易参与方系统断线后恢复连接时，可以请求交易系统发送指定序号之后的广播消息。</w:t>
      </w:r>
    </w:p>
    <w:p w14:paraId="45460606" w14:textId="77777777" w:rsidR="0049575F" w:rsidRDefault="00774F1B">
      <w:pPr>
        <w:pStyle w:val="1"/>
        <w:numPr>
          <w:ilvl w:val="0"/>
          <w:numId w:val="1"/>
        </w:numPr>
        <w:spacing w:after="340"/>
        <w:rPr>
          <w:rFonts w:ascii="宋体" w:hAnsi="宋体"/>
        </w:rPr>
      </w:pPr>
      <w:bookmarkStart w:id="52" w:name="_Toc204949447"/>
      <w:r>
        <w:rPr>
          <w:rFonts w:ascii="宋体" w:hAnsi="宋体" w:hint="eastAsia"/>
        </w:rPr>
        <w:t>会话机制</w:t>
      </w:r>
      <w:bookmarkEnd w:id="52"/>
    </w:p>
    <w:p w14:paraId="2A61F178" w14:textId="77777777" w:rsidR="0049575F" w:rsidRDefault="00774F1B">
      <w:pPr>
        <w:pStyle w:val="2"/>
        <w:numPr>
          <w:ilvl w:val="1"/>
          <w:numId w:val="1"/>
        </w:numPr>
        <w:spacing w:line="415" w:lineRule="auto"/>
        <w:ind w:left="0" w:firstLineChars="0" w:firstLine="0"/>
        <w:rPr>
          <w:rFonts w:ascii="宋体" w:eastAsiaTheme="minorEastAsia" w:hAnsi="宋体"/>
        </w:rPr>
      </w:pPr>
      <w:bookmarkStart w:id="53" w:name="_Toc204949448"/>
      <w:r>
        <w:rPr>
          <w:rFonts w:ascii="宋体" w:eastAsiaTheme="minorEastAsia" w:hAnsi="宋体" w:hint="eastAsia"/>
        </w:rPr>
        <w:t>连接断开机制</w:t>
      </w:r>
      <w:bookmarkEnd w:id="53"/>
    </w:p>
    <w:p w14:paraId="0A79418B"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接入方系统与交易所系统之间无论哪种通讯模式，都应先由客户端向服务器端先发起连接请求，在得到服务器端连接确认后，再由客户端发起身份验证请求，待得到服务器端身份认证通过的响应后，双方再基于以上某种通讯模式进行报文传送。当通讯双方长时间未有消息传送时，连接双方还会进行心跳监测。</w:t>
      </w:r>
    </w:p>
    <w:p w14:paraId="68D426C5" w14:textId="77777777" w:rsidR="0049575F" w:rsidRDefault="00774F1B">
      <w:pPr>
        <w:pStyle w:val="3"/>
        <w:numPr>
          <w:ilvl w:val="2"/>
          <w:numId w:val="1"/>
        </w:numPr>
        <w:spacing w:line="415" w:lineRule="auto"/>
        <w:ind w:left="0" w:firstLineChars="0" w:firstLine="0"/>
        <w:rPr>
          <w:rFonts w:ascii="宋体" w:hAnsi="宋体"/>
        </w:rPr>
      </w:pPr>
      <w:bookmarkStart w:id="54" w:name="_Toc204949449"/>
      <w:r>
        <w:rPr>
          <w:rFonts w:ascii="宋体" w:hAnsi="宋体" w:hint="eastAsia"/>
        </w:rPr>
        <w:t>连接</w:t>
      </w:r>
      <w:bookmarkEnd w:id="54"/>
    </w:p>
    <w:p w14:paraId="2DE03307"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GTP协议传输层基于可靠的TCP长连接。一个连接上可以有多个数据流，提供多个数据流的信息和服务。</w:t>
      </w:r>
    </w:p>
    <w:p w14:paraId="0D1256C2" w14:textId="77777777" w:rsidR="0049575F" w:rsidRDefault="00774F1B">
      <w:pPr>
        <w:pStyle w:val="3"/>
        <w:numPr>
          <w:ilvl w:val="2"/>
          <w:numId w:val="1"/>
        </w:numPr>
        <w:spacing w:line="415" w:lineRule="auto"/>
        <w:ind w:left="0" w:firstLineChars="0" w:firstLine="0"/>
        <w:rPr>
          <w:rFonts w:ascii="宋体" w:hAnsi="宋体"/>
        </w:rPr>
      </w:pPr>
      <w:bookmarkStart w:id="55" w:name="_Toc204949450"/>
      <w:r>
        <w:rPr>
          <w:rFonts w:ascii="宋体" w:hAnsi="宋体" w:hint="eastAsia"/>
        </w:rPr>
        <w:t>登录认证</w:t>
      </w:r>
      <w:bookmarkEnd w:id="55"/>
    </w:p>
    <w:p w14:paraId="13970155"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接入方系统在与一级系统之间新建连接后，在正式交互消息之前，连接对应的</w:t>
      </w:r>
      <w:r>
        <w:rPr>
          <w:rFonts w:asciiTheme="minorEastAsia" w:hAnsiTheme="minorEastAsia" w:cstheme="minorEastAsia" w:hint="eastAsia"/>
          <w:b/>
        </w:rPr>
        <w:t>接入方需要先登录一级系统进行身份认证、生成会话密钥、上送断点信息等处理</w:t>
      </w:r>
      <w:r>
        <w:rPr>
          <w:rFonts w:asciiTheme="minorEastAsia" w:hAnsiTheme="minorEastAsia" w:cstheme="minorEastAsia" w:hint="eastAsia"/>
        </w:rPr>
        <w:t>。</w:t>
      </w:r>
    </w:p>
    <w:p w14:paraId="231ADDD7" w14:textId="77777777" w:rsidR="0049575F" w:rsidRDefault="00774F1B">
      <w:pPr>
        <w:ind w:firstLine="480"/>
        <w:rPr>
          <w:rFonts w:asciiTheme="minorEastAsia" w:hAnsiTheme="minorEastAsia" w:cstheme="minorEastAsia"/>
        </w:rPr>
      </w:pPr>
      <w:r>
        <w:rPr>
          <w:rFonts w:asciiTheme="minorEastAsia" w:hAnsiTheme="minorEastAsia" w:cstheme="minorEastAsia" w:hint="eastAsia"/>
          <w:bCs/>
        </w:rPr>
        <w:lastRenderedPageBreak/>
        <w:t>1）</w:t>
      </w:r>
      <w:r>
        <w:rPr>
          <w:rFonts w:asciiTheme="minorEastAsia" w:hAnsiTheme="minorEastAsia" w:cstheme="minorEastAsia" w:hint="eastAsia"/>
          <w:b/>
        </w:rPr>
        <w:t>身份认证</w:t>
      </w:r>
      <w:r>
        <w:rPr>
          <w:rFonts w:asciiTheme="minorEastAsia" w:hAnsiTheme="minorEastAsia" w:cstheme="minorEastAsia" w:hint="eastAsia"/>
        </w:rPr>
        <w:t>：采用双因素认证方式，验证因素包括数字证书和接入方登录密码。如果验证失败，双方连接自动断开。</w:t>
      </w:r>
    </w:p>
    <w:p w14:paraId="58BD5147"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2）</w:t>
      </w:r>
      <w:r>
        <w:rPr>
          <w:rFonts w:asciiTheme="minorEastAsia" w:hAnsiTheme="minorEastAsia" w:cstheme="minorEastAsia" w:hint="eastAsia"/>
          <w:b/>
        </w:rPr>
        <w:t>生成会话密钥</w:t>
      </w:r>
      <w:r>
        <w:rPr>
          <w:rFonts w:asciiTheme="minorEastAsia" w:hAnsiTheme="minorEastAsia" w:cstheme="minorEastAsia" w:hint="eastAsia"/>
        </w:rPr>
        <w:t>：接入方与一级系统之间每次建立连接后协商一个会话密钥，用于后续双方加解密。如果协商密钥失败，双方连接自动断开。</w:t>
      </w:r>
    </w:p>
    <w:p w14:paraId="71E3F844"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3）</w:t>
      </w:r>
      <w:r>
        <w:rPr>
          <w:rFonts w:asciiTheme="minorEastAsia" w:hAnsiTheme="minorEastAsia" w:cstheme="minorEastAsia" w:hint="eastAsia"/>
          <w:b/>
        </w:rPr>
        <w:t>断点上传</w:t>
      </w:r>
      <w:r>
        <w:rPr>
          <w:rFonts w:asciiTheme="minorEastAsia" w:hAnsiTheme="minorEastAsia" w:cstheme="minorEastAsia" w:hint="eastAsia"/>
        </w:rPr>
        <w:t>：对于存在可靠数据流的一级系统，接入方可上送断点信息，用于双方通讯异常中断时，一级系统根据上送的断点信息从指定序号之后开始消息重传（详见“消息恢复机制”章节）。</w:t>
      </w:r>
    </w:p>
    <w:p w14:paraId="51B842FC" w14:textId="77777777" w:rsidR="0049575F" w:rsidRDefault="00774F1B">
      <w:pPr>
        <w:pStyle w:val="3"/>
        <w:numPr>
          <w:ilvl w:val="2"/>
          <w:numId w:val="1"/>
        </w:numPr>
        <w:spacing w:line="415" w:lineRule="auto"/>
        <w:ind w:left="0" w:firstLineChars="0" w:firstLine="0"/>
        <w:rPr>
          <w:rFonts w:ascii="宋体" w:hAnsi="宋体"/>
        </w:rPr>
      </w:pPr>
      <w:bookmarkStart w:id="56" w:name="_Toc402195790"/>
      <w:bookmarkStart w:id="57" w:name="_Toc402195796"/>
      <w:bookmarkStart w:id="58" w:name="_Toc402195794"/>
      <w:bookmarkStart w:id="59" w:name="_Toc402195791"/>
      <w:bookmarkStart w:id="60" w:name="_Toc402195793"/>
      <w:bookmarkStart w:id="61" w:name="_Toc402195792"/>
      <w:bookmarkStart w:id="62" w:name="_Toc402195795"/>
      <w:bookmarkStart w:id="63" w:name="_Toc204949451"/>
      <w:bookmarkEnd w:id="56"/>
      <w:bookmarkEnd w:id="57"/>
      <w:bookmarkEnd w:id="58"/>
      <w:bookmarkEnd w:id="59"/>
      <w:bookmarkEnd w:id="60"/>
      <w:bookmarkEnd w:id="61"/>
      <w:bookmarkEnd w:id="62"/>
      <w:r>
        <w:rPr>
          <w:rFonts w:ascii="宋体" w:hAnsi="宋体" w:hint="eastAsia"/>
        </w:rPr>
        <w:t>心跳机制</w:t>
      </w:r>
      <w:bookmarkEnd w:id="63"/>
    </w:p>
    <w:p w14:paraId="24EEA82C"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心跳消息用于监控通信连接的状况。在连接已经建立的情况下，如果任何一侧在约定的时间内，没有向另一侧发送任何报文，则需要向对方发送心跳报文。</w:t>
      </w:r>
    </w:p>
    <w:p w14:paraId="72B665AA"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在消息交换空闲期间，按照如下规则互相发送心跳消息：</w:t>
      </w:r>
    </w:p>
    <w:p w14:paraId="5A67281D"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1）如果在约定时间内（发送超时时间，简称t</w:t>
      </w:r>
      <w:r>
        <w:rPr>
          <w:rFonts w:asciiTheme="minorEastAsia" w:hAnsiTheme="minorEastAsia" w:cstheme="minorEastAsia" w:hint="eastAsia"/>
          <w:vertAlign w:val="subscript"/>
        </w:rPr>
        <w:t>send</w:t>
      </w:r>
      <w:r>
        <w:rPr>
          <w:rFonts w:asciiTheme="minorEastAsia" w:hAnsiTheme="minorEastAsia" w:cstheme="minorEastAsia" w:hint="eastAsia"/>
        </w:rPr>
        <w:t>）内没发送任何消息，则主动向对方发送心跳消息；</w:t>
      </w:r>
    </w:p>
    <w:p w14:paraId="427AB607"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2）如果在规定时间内（接收超时时间，简称t</w:t>
      </w:r>
      <w:r>
        <w:rPr>
          <w:rFonts w:asciiTheme="minorEastAsia" w:hAnsiTheme="minorEastAsia" w:cstheme="minorEastAsia" w:hint="eastAsia"/>
          <w:vertAlign w:val="subscript"/>
        </w:rPr>
        <w:t>recv</w:t>
      </w:r>
      <w:r>
        <w:rPr>
          <w:rFonts w:asciiTheme="minorEastAsia" w:hAnsiTheme="minorEastAsia" w:cstheme="minorEastAsia" w:hint="eastAsia"/>
        </w:rPr>
        <w:t>）未收到对端的任何消息，则主动断开连接。</w:t>
      </w:r>
    </w:p>
    <w:p w14:paraId="78A60E0B"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3）心跳的发送周期和检测周期，将由交易所决定，也可以考虑可以由客户端在登录时自行设置心跳时间确定（建议t</w:t>
      </w:r>
      <w:r>
        <w:rPr>
          <w:rFonts w:asciiTheme="minorEastAsia" w:hAnsiTheme="minorEastAsia" w:cstheme="minorEastAsia" w:hint="eastAsia"/>
          <w:vertAlign w:val="subscript"/>
        </w:rPr>
        <w:t>recv</w:t>
      </w:r>
      <w:r>
        <w:rPr>
          <w:rFonts w:asciiTheme="minorEastAsia" w:hAnsiTheme="minorEastAsia" w:cstheme="minorEastAsia" w:hint="eastAsia"/>
        </w:rPr>
        <w:t>设置成t</w:t>
      </w:r>
      <w:r>
        <w:rPr>
          <w:rFonts w:asciiTheme="minorEastAsia" w:hAnsiTheme="minorEastAsia" w:cstheme="minorEastAsia" w:hint="eastAsia"/>
          <w:vertAlign w:val="subscript"/>
        </w:rPr>
        <w:t>send</w:t>
      </w:r>
      <w:r>
        <w:rPr>
          <w:rFonts w:asciiTheme="minorEastAsia" w:hAnsiTheme="minorEastAsia" w:cstheme="minorEastAsia" w:hint="eastAsia"/>
        </w:rPr>
        <w:t>的整数倍，如：t</w:t>
      </w:r>
      <w:r>
        <w:rPr>
          <w:rFonts w:asciiTheme="minorEastAsia" w:hAnsiTheme="minorEastAsia" w:cstheme="minorEastAsia" w:hint="eastAsia"/>
          <w:vertAlign w:val="subscript"/>
        </w:rPr>
        <w:t>recv</w:t>
      </w:r>
      <w:r>
        <w:rPr>
          <w:rFonts w:asciiTheme="minorEastAsia" w:hAnsiTheme="minorEastAsia" w:cstheme="minorEastAsia" w:hint="eastAsia"/>
        </w:rPr>
        <w:t>=120s、t</w:t>
      </w:r>
      <w:r>
        <w:rPr>
          <w:rFonts w:asciiTheme="minorEastAsia" w:hAnsiTheme="minorEastAsia" w:cstheme="minorEastAsia" w:hint="eastAsia"/>
          <w:vertAlign w:val="subscript"/>
        </w:rPr>
        <w:t>send</w:t>
      </w:r>
      <w:r>
        <w:rPr>
          <w:rFonts w:asciiTheme="minorEastAsia" w:hAnsiTheme="minorEastAsia" w:cstheme="minorEastAsia" w:hint="eastAsia"/>
        </w:rPr>
        <w:t>=60s）。</w:t>
      </w:r>
    </w:p>
    <w:p w14:paraId="1575C498" w14:textId="77777777" w:rsidR="0049575F" w:rsidRDefault="00774F1B">
      <w:pPr>
        <w:pStyle w:val="3"/>
        <w:numPr>
          <w:ilvl w:val="2"/>
          <w:numId w:val="1"/>
        </w:numPr>
        <w:spacing w:line="415" w:lineRule="auto"/>
        <w:ind w:left="0" w:firstLineChars="0" w:firstLine="0"/>
        <w:rPr>
          <w:rFonts w:ascii="宋体" w:hAnsi="宋体"/>
        </w:rPr>
      </w:pPr>
      <w:bookmarkStart w:id="64" w:name="_Toc204949452"/>
      <w:r>
        <w:rPr>
          <w:rFonts w:ascii="宋体" w:hAnsi="宋体" w:hint="eastAsia"/>
        </w:rPr>
        <w:t>退出/断开</w:t>
      </w:r>
      <w:bookmarkEnd w:id="64"/>
    </w:p>
    <w:p w14:paraId="6203B3CA"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接入方系统的某一连接断开前，通常需要先发起连接退出请求，待一级系统返回成功应答后，连接断开。连接断开后，其对应的接入方系统自动退出所有数据流。</w:t>
      </w:r>
    </w:p>
    <w:p w14:paraId="43152B8B" w14:textId="77777777" w:rsidR="0049575F" w:rsidRDefault="00774F1B">
      <w:pPr>
        <w:pStyle w:val="2"/>
        <w:numPr>
          <w:ilvl w:val="1"/>
          <w:numId w:val="1"/>
        </w:numPr>
        <w:spacing w:line="415" w:lineRule="auto"/>
        <w:ind w:left="0" w:firstLineChars="0" w:firstLine="0"/>
        <w:rPr>
          <w:rFonts w:ascii="宋体" w:eastAsiaTheme="minorEastAsia" w:hAnsi="宋体"/>
        </w:rPr>
      </w:pPr>
      <w:bookmarkStart w:id="65" w:name="_Toc402195800"/>
      <w:bookmarkStart w:id="66" w:name="_Toc402195799"/>
      <w:bookmarkStart w:id="67" w:name="_Toc204949453"/>
      <w:bookmarkEnd w:id="65"/>
      <w:bookmarkEnd w:id="66"/>
      <w:r>
        <w:rPr>
          <w:rFonts w:ascii="宋体" w:eastAsiaTheme="minorEastAsia" w:hAnsi="宋体" w:hint="eastAsia"/>
        </w:rPr>
        <w:t>消息序列类别号和消息序号</w:t>
      </w:r>
      <w:bookmarkEnd w:id="67"/>
    </w:p>
    <w:p w14:paraId="1E344133" w14:textId="77777777" w:rsidR="0049575F" w:rsidRDefault="00774F1B">
      <w:pPr>
        <w:ind w:firstLine="480"/>
      </w:pPr>
      <w:r>
        <w:rPr>
          <w:rFonts w:asciiTheme="minorEastAsia" w:hAnsiTheme="minorEastAsia" w:cstheme="minorEastAsia" w:hint="eastAsia"/>
        </w:rPr>
        <w:t>每条GTP消息中均带有一个消息序列类别号（SequenceSeries）和序列号（SequenceNo），对于可靠流的消息，消息收发双方可以根据消息序列类别号和</w:t>
      </w:r>
      <w:r>
        <w:rPr>
          <w:rFonts w:asciiTheme="minorEastAsia" w:hAnsiTheme="minorEastAsia" w:cstheme="minorEastAsia" w:hint="eastAsia"/>
        </w:rPr>
        <w:lastRenderedPageBreak/>
        <w:t>序列号进行消息持久化处理和消息恢复。</w:t>
      </w:r>
    </w:p>
    <w:p w14:paraId="55B602DD" w14:textId="77777777" w:rsidR="0049575F" w:rsidRDefault="00774F1B">
      <w:pPr>
        <w:pStyle w:val="3"/>
        <w:numPr>
          <w:ilvl w:val="2"/>
          <w:numId w:val="1"/>
        </w:numPr>
        <w:spacing w:line="415" w:lineRule="auto"/>
        <w:ind w:left="0" w:firstLineChars="0" w:firstLine="0"/>
        <w:rPr>
          <w:rFonts w:ascii="宋体" w:hAnsi="宋体"/>
        </w:rPr>
      </w:pPr>
      <w:bookmarkStart w:id="68" w:name="_Toc204949454"/>
      <w:r>
        <w:rPr>
          <w:rFonts w:ascii="宋体" w:hAnsi="宋体" w:hint="eastAsia"/>
        </w:rPr>
        <w:t>消息序列类别号</w:t>
      </w:r>
      <w:bookmarkEnd w:id="68"/>
    </w:p>
    <w:p w14:paraId="4298C11C"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消息序列类别号（SequenceSeries）用于唯一标识某一种数据流。生成规则如下：</w:t>
      </w:r>
    </w:p>
    <w:p w14:paraId="79352D6E"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1）对于细分后的不同数据流，采用不同的序列类别号。如下表所示：</w:t>
      </w:r>
    </w:p>
    <w:tbl>
      <w:tblPr>
        <w:tblStyle w:val="af2"/>
        <w:tblW w:w="0" w:type="auto"/>
        <w:jc w:val="center"/>
        <w:tblLook w:val="04A0" w:firstRow="1" w:lastRow="0" w:firstColumn="1" w:lastColumn="0" w:noHBand="0" w:noVBand="1"/>
      </w:tblPr>
      <w:tblGrid>
        <w:gridCol w:w="2076"/>
        <w:gridCol w:w="1943"/>
      </w:tblGrid>
      <w:tr w:rsidR="0049575F" w14:paraId="7053BC7D" w14:textId="77777777">
        <w:trPr>
          <w:jc w:val="center"/>
        </w:trPr>
        <w:tc>
          <w:tcPr>
            <w:tcW w:w="2076" w:type="dxa"/>
            <w:shd w:val="clear" w:color="auto" w:fill="D8D8D8" w:themeFill="background1" w:themeFillShade="D8"/>
            <w:vAlign w:val="center"/>
          </w:tcPr>
          <w:p w14:paraId="081CC223" w14:textId="77777777" w:rsidR="0049575F" w:rsidRDefault="00774F1B">
            <w:pPr>
              <w:ind w:firstLineChars="0" w:firstLine="0"/>
              <w:rPr>
                <w:rFonts w:asciiTheme="minorEastAsia" w:hAnsiTheme="minorEastAsia" w:cstheme="minorEastAsia"/>
                <w:b/>
                <w:sz w:val="20"/>
                <w:szCs w:val="20"/>
              </w:rPr>
            </w:pPr>
            <w:r>
              <w:rPr>
                <w:rFonts w:asciiTheme="minorEastAsia" w:hAnsiTheme="minorEastAsia" w:cstheme="minorEastAsia" w:hint="eastAsia"/>
                <w:b/>
                <w:sz w:val="20"/>
                <w:szCs w:val="20"/>
              </w:rPr>
              <w:t>数据流</w:t>
            </w:r>
          </w:p>
        </w:tc>
        <w:tc>
          <w:tcPr>
            <w:tcW w:w="1943" w:type="dxa"/>
            <w:shd w:val="clear" w:color="auto" w:fill="D8D8D8" w:themeFill="background1" w:themeFillShade="D8"/>
            <w:vAlign w:val="center"/>
          </w:tcPr>
          <w:p w14:paraId="52505EDA" w14:textId="77777777" w:rsidR="0049575F" w:rsidRDefault="00774F1B">
            <w:pPr>
              <w:ind w:firstLineChars="0" w:firstLine="0"/>
              <w:rPr>
                <w:rFonts w:asciiTheme="minorEastAsia" w:hAnsiTheme="minorEastAsia" w:cstheme="minorEastAsia"/>
                <w:b/>
                <w:sz w:val="20"/>
                <w:szCs w:val="20"/>
              </w:rPr>
            </w:pPr>
            <w:r>
              <w:rPr>
                <w:rFonts w:asciiTheme="minorEastAsia" w:hAnsiTheme="minorEastAsia" w:cstheme="minorEastAsia" w:hint="eastAsia"/>
                <w:b/>
                <w:sz w:val="20"/>
                <w:szCs w:val="20"/>
              </w:rPr>
              <w:t>消息序列类别号</w:t>
            </w:r>
          </w:p>
        </w:tc>
      </w:tr>
      <w:tr w:rsidR="0049575F" w14:paraId="4A5179E4" w14:textId="77777777">
        <w:trPr>
          <w:jc w:val="center"/>
        </w:trPr>
        <w:tc>
          <w:tcPr>
            <w:tcW w:w="2076" w:type="dxa"/>
            <w:vAlign w:val="center"/>
          </w:tcPr>
          <w:p w14:paraId="57730BCF"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交易流</w:t>
            </w:r>
          </w:p>
        </w:tc>
        <w:tc>
          <w:tcPr>
            <w:tcW w:w="1943" w:type="dxa"/>
            <w:vAlign w:val="center"/>
          </w:tcPr>
          <w:p w14:paraId="7398DC89"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1</w:t>
            </w:r>
          </w:p>
        </w:tc>
      </w:tr>
      <w:tr w:rsidR="0049575F" w14:paraId="0FB39B44" w14:textId="77777777">
        <w:trPr>
          <w:jc w:val="center"/>
        </w:trPr>
        <w:tc>
          <w:tcPr>
            <w:tcW w:w="2076" w:type="dxa"/>
            <w:vAlign w:val="center"/>
          </w:tcPr>
          <w:p w14:paraId="32BDFF10"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回报流</w:t>
            </w:r>
          </w:p>
        </w:tc>
        <w:tc>
          <w:tcPr>
            <w:tcW w:w="1943" w:type="dxa"/>
            <w:vAlign w:val="center"/>
          </w:tcPr>
          <w:p w14:paraId="3DEEDD7B"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2</w:t>
            </w:r>
          </w:p>
        </w:tc>
      </w:tr>
      <w:tr w:rsidR="0049575F" w14:paraId="54927DA7" w14:textId="77777777">
        <w:trPr>
          <w:jc w:val="center"/>
        </w:trPr>
        <w:tc>
          <w:tcPr>
            <w:tcW w:w="2076" w:type="dxa"/>
            <w:vAlign w:val="center"/>
          </w:tcPr>
          <w:p w14:paraId="78584289"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公共流</w:t>
            </w:r>
          </w:p>
        </w:tc>
        <w:tc>
          <w:tcPr>
            <w:tcW w:w="1943" w:type="dxa"/>
            <w:vAlign w:val="center"/>
          </w:tcPr>
          <w:p w14:paraId="6CFD82DE"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4</w:t>
            </w:r>
          </w:p>
        </w:tc>
      </w:tr>
      <w:tr w:rsidR="0049575F" w14:paraId="6F536C80" w14:textId="77777777">
        <w:trPr>
          <w:jc w:val="center"/>
        </w:trPr>
        <w:tc>
          <w:tcPr>
            <w:tcW w:w="2076" w:type="dxa"/>
            <w:vAlign w:val="center"/>
          </w:tcPr>
          <w:p w14:paraId="12EB4504"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查询流</w:t>
            </w:r>
          </w:p>
        </w:tc>
        <w:tc>
          <w:tcPr>
            <w:tcW w:w="1943" w:type="dxa"/>
            <w:vAlign w:val="center"/>
          </w:tcPr>
          <w:p w14:paraId="66C359A8"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5</w:t>
            </w:r>
          </w:p>
        </w:tc>
      </w:tr>
      <w:tr w:rsidR="0049575F" w14:paraId="2B8ECC0C" w14:textId="77777777">
        <w:trPr>
          <w:jc w:val="center"/>
        </w:trPr>
        <w:tc>
          <w:tcPr>
            <w:tcW w:w="2076" w:type="dxa"/>
            <w:vAlign w:val="center"/>
          </w:tcPr>
          <w:p w14:paraId="6E766EF9"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行情流</w:t>
            </w:r>
          </w:p>
        </w:tc>
        <w:tc>
          <w:tcPr>
            <w:tcW w:w="1943" w:type="dxa"/>
            <w:vAlign w:val="center"/>
          </w:tcPr>
          <w:p w14:paraId="508C25B1"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6</w:t>
            </w:r>
          </w:p>
        </w:tc>
      </w:tr>
    </w:tbl>
    <w:p w14:paraId="2036AC8C"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2）对于数据流中的消息报文，无论上行还是下行，均采用同一个序列类别号。</w:t>
      </w:r>
    </w:p>
    <w:p w14:paraId="6C863592" w14:textId="77777777" w:rsidR="0049575F" w:rsidRDefault="00774F1B">
      <w:pPr>
        <w:pStyle w:val="3"/>
        <w:numPr>
          <w:ilvl w:val="2"/>
          <w:numId w:val="1"/>
        </w:numPr>
        <w:spacing w:line="415" w:lineRule="auto"/>
        <w:ind w:left="0" w:firstLineChars="0" w:firstLine="0"/>
        <w:rPr>
          <w:rFonts w:ascii="宋体" w:hAnsi="宋体"/>
        </w:rPr>
      </w:pPr>
      <w:bookmarkStart w:id="69" w:name="_Toc204949455"/>
      <w:r>
        <w:rPr>
          <w:rFonts w:ascii="宋体" w:hAnsi="宋体" w:hint="eastAsia"/>
        </w:rPr>
        <w:t>消息序号</w:t>
      </w:r>
      <w:bookmarkEnd w:id="69"/>
    </w:p>
    <w:p w14:paraId="73C22383"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消息序号（SequenceNo）用于在数据流中唯一标识某一个消息。生成规则如下：</w:t>
      </w:r>
    </w:p>
    <w:p w14:paraId="79D953FE"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1）对于不同数据流中的消息，消息序号独立编号。</w:t>
      </w:r>
    </w:p>
    <w:p w14:paraId="21783DC6"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2）对于可靠数据流中的消息，如：回报、广播消息，消息序号从1开始，以“+1”方式逐渐递增。消息序号在交易日内连续编号，直到下一交易日后才重新开始编号</w:t>
      </w:r>
    </w:p>
    <w:p w14:paraId="1CE68A35"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3）对于不可靠的数据流由于无需在本地持久化处理，也无需重传（详见“消息恢复机制”章节），序号约定取值为0。</w:t>
      </w:r>
    </w:p>
    <w:p w14:paraId="5350CC59"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4）会话层消息不占用消息序号。如：心跳消息。</w:t>
      </w:r>
    </w:p>
    <w:p w14:paraId="5DBC5BE8" w14:textId="77777777" w:rsidR="0049575F" w:rsidRDefault="00774F1B">
      <w:pPr>
        <w:pStyle w:val="2"/>
        <w:numPr>
          <w:ilvl w:val="1"/>
          <w:numId w:val="1"/>
        </w:numPr>
        <w:spacing w:line="415" w:lineRule="auto"/>
        <w:ind w:left="0" w:firstLineChars="0" w:firstLine="0"/>
        <w:rPr>
          <w:rFonts w:ascii="宋体" w:eastAsiaTheme="minorEastAsia" w:hAnsi="宋体"/>
        </w:rPr>
      </w:pPr>
      <w:bookmarkStart w:id="70" w:name="_Toc204949456"/>
      <w:r>
        <w:rPr>
          <w:rFonts w:ascii="宋体" w:eastAsiaTheme="minorEastAsia" w:hAnsi="宋体" w:hint="eastAsia"/>
        </w:rPr>
        <w:t>消息连续性</w:t>
      </w:r>
      <w:bookmarkEnd w:id="70"/>
    </w:p>
    <w:p w14:paraId="1E1EAA80" w14:textId="77777777" w:rsidR="0049575F" w:rsidRDefault="00774F1B">
      <w:pPr>
        <w:ind w:firstLine="480"/>
        <w:rPr>
          <w:rFonts w:asciiTheme="minorEastAsia" w:hAnsiTheme="minorEastAsia" w:cstheme="minorEastAsia"/>
          <w:szCs w:val="24"/>
        </w:rPr>
      </w:pPr>
      <w:r>
        <w:rPr>
          <w:rFonts w:asciiTheme="minorEastAsia" w:hAnsiTheme="minorEastAsia" w:cstheme="minorEastAsia" w:hint="eastAsia"/>
          <w:szCs w:val="24"/>
        </w:rPr>
        <w:t>在通讯正常前提下，对于可靠数据流，消息接收方的各数据流中的消息序号应按照“+1”方式严格递增。如果出现异常，相应处理如下：</w:t>
      </w:r>
    </w:p>
    <w:p w14:paraId="197FB476" w14:textId="77777777" w:rsidR="0049575F" w:rsidRDefault="00774F1B">
      <w:pPr>
        <w:ind w:firstLine="480"/>
        <w:rPr>
          <w:rFonts w:asciiTheme="minorEastAsia" w:hAnsiTheme="minorEastAsia" w:cstheme="minorEastAsia"/>
          <w:szCs w:val="24"/>
        </w:rPr>
      </w:pPr>
      <w:r>
        <w:rPr>
          <w:rFonts w:asciiTheme="minorEastAsia" w:hAnsiTheme="minorEastAsia" w:cstheme="minorEastAsia" w:hint="eastAsia"/>
          <w:szCs w:val="24"/>
        </w:rPr>
        <w:lastRenderedPageBreak/>
        <w:t>1）如果新收到消息序号小于当前已收到的最大消息序号，则认为该消息为重复发送消息，则直接丢弃；</w:t>
      </w:r>
    </w:p>
    <w:p w14:paraId="533AE30A" w14:textId="77777777" w:rsidR="0049575F" w:rsidRDefault="00774F1B">
      <w:pPr>
        <w:ind w:firstLine="480"/>
        <w:rPr>
          <w:rFonts w:asciiTheme="minorEastAsia" w:hAnsiTheme="minorEastAsia" w:cstheme="minorEastAsia"/>
          <w:szCs w:val="24"/>
        </w:rPr>
      </w:pPr>
      <w:r>
        <w:rPr>
          <w:rFonts w:asciiTheme="minorEastAsia" w:hAnsiTheme="minorEastAsia" w:cstheme="minorEastAsia" w:hint="eastAsia"/>
          <w:szCs w:val="24"/>
        </w:rPr>
        <w:t>2）如果出现消息序号“跳号”的异常情况，则说明应用程序本身出现故障，将直接断开连接且不发送提示报文。</w:t>
      </w:r>
      <w:r>
        <w:rPr>
          <w:rFonts w:asciiTheme="minorEastAsia" w:hAnsiTheme="minorEastAsia" w:cstheme="minorEastAsia" w:hint="eastAsia"/>
          <w:b/>
          <w:szCs w:val="24"/>
        </w:rPr>
        <w:t>这主要是考虑到消息传输过程中基于TCP/IP进行可靠传输，不可能存在消息跳号的情况。</w:t>
      </w:r>
    </w:p>
    <w:p w14:paraId="1524DE1D" w14:textId="77777777" w:rsidR="0049575F" w:rsidRDefault="00774F1B">
      <w:pPr>
        <w:pStyle w:val="2"/>
        <w:numPr>
          <w:ilvl w:val="1"/>
          <w:numId w:val="1"/>
        </w:numPr>
        <w:spacing w:line="415" w:lineRule="auto"/>
        <w:ind w:left="0" w:firstLineChars="0" w:firstLine="0"/>
        <w:rPr>
          <w:rFonts w:ascii="宋体" w:eastAsiaTheme="minorEastAsia" w:hAnsi="宋体"/>
        </w:rPr>
      </w:pPr>
      <w:bookmarkStart w:id="71" w:name="_Toc204949457"/>
      <w:r>
        <w:rPr>
          <w:rFonts w:ascii="宋体" w:eastAsiaTheme="minorEastAsia" w:hAnsi="宋体" w:hint="eastAsia"/>
        </w:rPr>
        <w:t>消息持久化</w:t>
      </w:r>
      <w:bookmarkEnd w:id="71"/>
    </w:p>
    <w:p w14:paraId="4269AC17" w14:textId="50976B8D" w:rsidR="0049575F" w:rsidRDefault="00774F1B">
      <w:pPr>
        <w:ind w:firstLine="480"/>
        <w:rPr>
          <w:rFonts w:asciiTheme="minorEastAsia" w:hAnsiTheme="minorEastAsia" w:cstheme="minorEastAsia"/>
          <w:szCs w:val="24"/>
        </w:rPr>
      </w:pPr>
      <w:r>
        <w:rPr>
          <w:rFonts w:asciiTheme="minorEastAsia" w:hAnsiTheme="minorEastAsia" w:cstheme="minorEastAsia" w:hint="eastAsia"/>
          <w:szCs w:val="24"/>
        </w:rPr>
        <w:t>对于消息发送方对外发出的消息，尤其是可靠的数据流，应在本地进行数据持久化处理，通过流文件</w:t>
      </w:r>
      <w:r w:rsidR="002034CA">
        <w:rPr>
          <w:rStyle w:val="af5"/>
          <w:rFonts w:asciiTheme="minorEastAsia" w:hAnsiTheme="minorEastAsia" w:cstheme="minorEastAsia"/>
          <w:szCs w:val="24"/>
        </w:rPr>
        <w:footnoteReference w:id="3"/>
      </w:r>
      <w:r>
        <w:rPr>
          <w:rFonts w:asciiTheme="minorEastAsia" w:hAnsiTheme="minorEastAsia" w:cstheme="minorEastAsia" w:hint="eastAsia"/>
          <w:szCs w:val="24"/>
        </w:rPr>
        <w:t>等方式顺序逐笔记录其对外发送的消息。</w:t>
      </w:r>
    </w:p>
    <w:p w14:paraId="6AFBD8FA" w14:textId="77777777" w:rsidR="0049575F" w:rsidRDefault="00774F1B">
      <w:pPr>
        <w:ind w:firstLine="480"/>
        <w:rPr>
          <w:rFonts w:asciiTheme="minorEastAsia" w:hAnsiTheme="minorEastAsia" w:cstheme="minorEastAsia"/>
          <w:szCs w:val="24"/>
        </w:rPr>
      </w:pPr>
      <w:r>
        <w:rPr>
          <w:rFonts w:asciiTheme="minorEastAsia" w:hAnsiTheme="minorEastAsia" w:cstheme="minorEastAsia" w:hint="eastAsia"/>
          <w:szCs w:val="24"/>
        </w:rPr>
        <w:t>通过数据持久化处理，既便于消息恢复时进行有序发送，又可以减少对数据库的访问量，提高程序运行效率。</w:t>
      </w:r>
    </w:p>
    <w:p w14:paraId="5ABFDADE" w14:textId="77777777" w:rsidR="0049575F" w:rsidRDefault="00774F1B">
      <w:pPr>
        <w:pStyle w:val="2"/>
        <w:numPr>
          <w:ilvl w:val="1"/>
          <w:numId w:val="1"/>
        </w:numPr>
        <w:spacing w:line="415" w:lineRule="auto"/>
        <w:ind w:left="0" w:firstLineChars="0" w:firstLine="0"/>
        <w:rPr>
          <w:rFonts w:ascii="宋体" w:eastAsiaTheme="minorEastAsia" w:hAnsi="宋体"/>
        </w:rPr>
      </w:pPr>
      <w:bookmarkStart w:id="72" w:name="_Toc204949458"/>
      <w:r>
        <w:rPr>
          <w:rFonts w:ascii="宋体" w:eastAsiaTheme="minorEastAsia" w:hAnsi="宋体" w:hint="eastAsia"/>
        </w:rPr>
        <w:t>消息断点</w:t>
      </w:r>
      <w:bookmarkEnd w:id="72"/>
    </w:p>
    <w:p w14:paraId="0D3C4DCB" w14:textId="77777777" w:rsidR="0049575F" w:rsidRDefault="00774F1B">
      <w:pPr>
        <w:ind w:firstLine="480"/>
        <w:rPr>
          <w:rFonts w:asciiTheme="minorEastAsia" w:hAnsiTheme="minorEastAsia" w:cstheme="minorEastAsia"/>
          <w:szCs w:val="24"/>
        </w:rPr>
      </w:pPr>
      <w:r>
        <w:rPr>
          <w:rFonts w:asciiTheme="minorEastAsia" w:hAnsiTheme="minorEastAsia" w:cstheme="minorEastAsia" w:hint="eastAsia"/>
          <w:szCs w:val="24"/>
        </w:rPr>
        <w:t>对于可靠的数据流，消息接收方应记录从数据流中接收到的最后一条消息的消息序列信息，在GTP协议中也称之为断点信息。断点由消息序列类别号和消息序号组成。对于不同的数据流，消息接收方通常会记录多个断点信息。如：对于公共流和行情流，需要接入系统分别记录各流的断点信息。</w:t>
      </w:r>
    </w:p>
    <w:p w14:paraId="5D8121BC" w14:textId="77777777" w:rsidR="0049575F" w:rsidRDefault="00774F1B">
      <w:pPr>
        <w:ind w:firstLine="480"/>
        <w:rPr>
          <w:rFonts w:asciiTheme="minorEastAsia" w:hAnsiTheme="minorEastAsia" w:cstheme="minorEastAsia"/>
          <w:szCs w:val="24"/>
        </w:rPr>
      </w:pPr>
      <w:r>
        <w:rPr>
          <w:rFonts w:asciiTheme="minorEastAsia" w:hAnsiTheme="minorEastAsia" w:cstheme="minorEastAsia" w:hint="eastAsia"/>
          <w:szCs w:val="24"/>
        </w:rPr>
        <w:t>在消息收发双方断开重连之后，消息接收方通过将断点信息发给消息发送方，消息发送方可根据断点信息快速定位到缺失的消息，并有针对性的重传消息，保证可靠数据流中消息的</w:t>
      </w:r>
      <w:r>
        <w:rPr>
          <w:rFonts w:asciiTheme="minorEastAsia" w:hAnsiTheme="minorEastAsia" w:cstheme="minorEastAsia" w:hint="eastAsia"/>
          <w:b/>
          <w:bCs/>
          <w:szCs w:val="24"/>
        </w:rPr>
        <w:t>完整性</w:t>
      </w:r>
      <w:r>
        <w:rPr>
          <w:rFonts w:asciiTheme="minorEastAsia" w:hAnsiTheme="minorEastAsia" w:cstheme="minorEastAsia" w:hint="eastAsia"/>
          <w:szCs w:val="24"/>
        </w:rPr>
        <w:t>。</w:t>
      </w:r>
    </w:p>
    <w:p w14:paraId="3DF823F4" w14:textId="77777777" w:rsidR="0049575F" w:rsidRDefault="00774F1B">
      <w:pPr>
        <w:pStyle w:val="2"/>
        <w:numPr>
          <w:ilvl w:val="1"/>
          <w:numId w:val="1"/>
        </w:numPr>
        <w:spacing w:line="415" w:lineRule="auto"/>
        <w:ind w:left="0" w:firstLineChars="0" w:firstLine="0"/>
        <w:rPr>
          <w:rFonts w:ascii="宋体" w:eastAsiaTheme="minorEastAsia" w:hAnsi="宋体"/>
        </w:rPr>
      </w:pPr>
      <w:bookmarkStart w:id="73" w:name="_Toc204949459"/>
      <w:r>
        <w:rPr>
          <w:rFonts w:ascii="宋体" w:eastAsiaTheme="minorEastAsia" w:hAnsi="宋体" w:hint="eastAsia"/>
        </w:rPr>
        <w:t>消息恢复机制</w:t>
      </w:r>
      <w:bookmarkEnd w:id="73"/>
    </w:p>
    <w:p w14:paraId="73882EBD" w14:textId="77777777" w:rsidR="0049575F" w:rsidRDefault="00774F1B">
      <w:pPr>
        <w:pStyle w:val="3"/>
        <w:numPr>
          <w:ilvl w:val="2"/>
          <w:numId w:val="1"/>
        </w:numPr>
        <w:spacing w:line="415" w:lineRule="auto"/>
        <w:ind w:left="0" w:firstLineChars="0" w:firstLine="0"/>
        <w:rPr>
          <w:rFonts w:ascii="宋体" w:hAnsi="宋体"/>
        </w:rPr>
      </w:pPr>
      <w:bookmarkStart w:id="74" w:name="_Toc204949460"/>
      <w:r>
        <w:rPr>
          <w:rFonts w:ascii="宋体" w:hAnsi="宋体" w:hint="eastAsia"/>
        </w:rPr>
        <w:t>消息重传方式</w:t>
      </w:r>
      <w:bookmarkEnd w:id="74"/>
    </w:p>
    <w:p w14:paraId="4A760677"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在GTP协议中，消息恢复机制支持按照如下三种方式：</w:t>
      </w:r>
    </w:p>
    <w:p w14:paraId="2CE2DC2C" w14:textId="77777777" w:rsidR="0049575F" w:rsidRDefault="00774F1B">
      <w:pPr>
        <w:pStyle w:val="af7"/>
        <w:numPr>
          <w:ilvl w:val="0"/>
          <w:numId w:val="2"/>
        </w:numPr>
        <w:ind w:left="0" w:firstLine="482"/>
        <w:rPr>
          <w:rFonts w:asciiTheme="minorEastAsia" w:hAnsiTheme="minorEastAsia" w:cstheme="minorEastAsia"/>
        </w:rPr>
      </w:pPr>
      <w:r>
        <w:rPr>
          <w:rFonts w:asciiTheme="minorEastAsia" w:hAnsiTheme="minorEastAsia" w:cstheme="minorEastAsia" w:hint="eastAsia"/>
          <w:b/>
        </w:rPr>
        <w:t>重传（RESTART）</w:t>
      </w:r>
      <w:r>
        <w:rPr>
          <w:rFonts w:asciiTheme="minorEastAsia" w:hAnsiTheme="minorEastAsia" w:cstheme="minorEastAsia" w:hint="eastAsia"/>
        </w:rPr>
        <w:t>：从本交易日开始重传；</w:t>
      </w:r>
    </w:p>
    <w:p w14:paraId="16254EC4" w14:textId="77777777" w:rsidR="0049575F" w:rsidRDefault="00774F1B">
      <w:pPr>
        <w:pStyle w:val="af7"/>
        <w:numPr>
          <w:ilvl w:val="0"/>
          <w:numId w:val="2"/>
        </w:numPr>
        <w:ind w:left="0" w:firstLine="482"/>
        <w:rPr>
          <w:rFonts w:asciiTheme="minorEastAsia" w:hAnsiTheme="minorEastAsia" w:cstheme="minorEastAsia"/>
        </w:rPr>
      </w:pPr>
      <w:r>
        <w:rPr>
          <w:rFonts w:asciiTheme="minorEastAsia" w:hAnsiTheme="minorEastAsia" w:cstheme="minorEastAsia" w:hint="eastAsia"/>
          <w:b/>
        </w:rPr>
        <w:lastRenderedPageBreak/>
        <w:t>续传（RESUME）</w:t>
      </w:r>
      <w:r>
        <w:rPr>
          <w:rFonts w:asciiTheme="minorEastAsia" w:hAnsiTheme="minorEastAsia" w:cstheme="minorEastAsia" w:hint="eastAsia"/>
        </w:rPr>
        <w:t>：从上次收到的最大消息序号之后开始重传；</w:t>
      </w:r>
    </w:p>
    <w:p w14:paraId="304B7352" w14:textId="77777777" w:rsidR="0049575F" w:rsidRDefault="00774F1B">
      <w:pPr>
        <w:pStyle w:val="af7"/>
        <w:numPr>
          <w:ilvl w:val="0"/>
          <w:numId w:val="2"/>
        </w:numPr>
        <w:ind w:left="0" w:firstLine="482"/>
      </w:pPr>
      <w:r>
        <w:rPr>
          <w:rFonts w:asciiTheme="minorEastAsia" w:hAnsiTheme="minorEastAsia" w:cstheme="minorEastAsia" w:hint="eastAsia"/>
          <w:b/>
        </w:rPr>
        <w:t>快照（QUICK）</w:t>
      </w:r>
      <w:r>
        <w:rPr>
          <w:rFonts w:asciiTheme="minorEastAsia" w:hAnsiTheme="minorEastAsia" w:cstheme="minorEastAsia" w:hint="eastAsia"/>
        </w:rPr>
        <w:t>：只传输最新的消息报文。</w:t>
      </w:r>
      <w:bookmarkStart w:id="75" w:name="_Toc402195809"/>
      <w:bookmarkEnd w:id="75"/>
    </w:p>
    <w:p w14:paraId="5993DA84" w14:textId="77777777" w:rsidR="0049575F" w:rsidRDefault="00774F1B">
      <w:pPr>
        <w:pStyle w:val="3"/>
        <w:numPr>
          <w:ilvl w:val="2"/>
          <w:numId w:val="1"/>
        </w:numPr>
        <w:spacing w:line="415" w:lineRule="auto"/>
        <w:ind w:left="0" w:firstLineChars="0" w:firstLine="0"/>
        <w:rPr>
          <w:rFonts w:ascii="宋体" w:hAnsi="宋体"/>
        </w:rPr>
      </w:pPr>
      <w:bookmarkStart w:id="76" w:name="_Toc204949461"/>
      <w:r>
        <w:rPr>
          <w:rFonts w:ascii="宋体" w:hAnsi="宋体" w:hint="eastAsia"/>
        </w:rPr>
        <w:t>可靠消息恢复</w:t>
      </w:r>
      <w:bookmarkEnd w:id="76"/>
    </w:p>
    <w:p w14:paraId="1832EFF8" w14:textId="77777777" w:rsidR="0049575F" w:rsidRDefault="00774F1B">
      <w:pPr>
        <w:ind w:firstLine="480"/>
      </w:pPr>
      <w:r>
        <w:rPr>
          <w:rFonts w:hint="eastAsia"/>
        </w:rPr>
        <w:t>对于可靠数据流，为确保消息的有序、完整传输，当因通讯异常等原因导致存在漏传消息情况时，消息接收方可</w:t>
      </w:r>
      <w:r>
        <w:rPr>
          <w:rFonts w:hint="eastAsia"/>
          <w:b/>
        </w:rPr>
        <w:t>在接入方重新登录时</w:t>
      </w:r>
      <w:r>
        <w:rPr>
          <w:rFonts w:hint="eastAsia"/>
        </w:rPr>
        <w:t>，将断点信息发给消息发送方，消息发送方根据断点信息，从本地流数据中有序读取出可靠流消息，逐一补传给消息接收方。</w:t>
      </w:r>
    </w:p>
    <w:p w14:paraId="752CB3CA" w14:textId="77777777" w:rsidR="0049575F" w:rsidRDefault="00774F1B">
      <w:pPr>
        <w:ind w:firstLine="480"/>
      </w:pPr>
      <w:r>
        <w:rPr>
          <w:rFonts w:hint="eastAsia"/>
        </w:rPr>
        <w:t>消息重传处理如下：</w:t>
      </w:r>
      <w:r>
        <w:rPr>
          <w:rFonts w:hint="eastAsia"/>
        </w:rPr>
        <w:t xml:space="preserve"> </w:t>
      </w:r>
    </w:p>
    <w:p w14:paraId="4EFA3D26" w14:textId="77777777" w:rsidR="0049575F" w:rsidRDefault="00774F1B">
      <w:pPr>
        <w:ind w:firstLine="480"/>
      </w:pPr>
      <w:r>
        <w:rPr>
          <w:rFonts w:hint="eastAsia"/>
        </w:rPr>
        <w:t>1</w:t>
      </w:r>
      <w:r>
        <w:rPr>
          <w:rFonts w:hint="eastAsia"/>
        </w:rPr>
        <w:t>）在通讯恢复后接入系统重新登录交易所前置，告知交易所各可靠数据流的断点信息。根据数据流恢复方式的不同，断点中上送的消息序号也不同：</w:t>
      </w:r>
    </w:p>
    <w:p w14:paraId="7108C2E1" w14:textId="77777777" w:rsidR="0049575F" w:rsidRDefault="00774F1B">
      <w:pPr>
        <w:pStyle w:val="af7"/>
        <w:numPr>
          <w:ilvl w:val="1"/>
          <w:numId w:val="3"/>
        </w:numPr>
        <w:ind w:firstLineChars="0"/>
        <w:rPr>
          <w:rFonts w:asciiTheme="minorEastAsia" w:hAnsiTheme="minorEastAsia" w:cstheme="minorEastAsia"/>
        </w:rPr>
      </w:pPr>
      <w:r>
        <w:rPr>
          <w:rFonts w:asciiTheme="minorEastAsia" w:hAnsiTheme="minorEastAsia" w:cstheme="minorEastAsia" w:hint="eastAsia"/>
        </w:rPr>
        <w:t>当为重传方式时，</w:t>
      </w:r>
      <w:bookmarkStart w:id="77" w:name="OLE_LINK6"/>
      <w:bookmarkStart w:id="78" w:name="OLE_LINK5"/>
      <w:r>
        <w:rPr>
          <w:rFonts w:asciiTheme="minorEastAsia" w:hAnsiTheme="minorEastAsia" w:cstheme="minorEastAsia" w:hint="eastAsia"/>
        </w:rPr>
        <w:t>消息序号为0；</w:t>
      </w:r>
      <w:bookmarkEnd w:id="77"/>
      <w:bookmarkEnd w:id="78"/>
    </w:p>
    <w:p w14:paraId="7829170A" w14:textId="77777777" w:rsidR="0049575F" w:rsidRDefault="00774F1B">
      <w:pPr>
        <w:pStyle w:val="af7"/>
        <w:numPr>
          <w:ilvl w:val="1"/>
          <w:numId w:val="3"/>
        </w:numPr>
        <w:ind w:firstLineChars="0"/>
        <w:rPr>
          <w:rFonts w:asciiTheme="minorEastAsia" w:hAnsiTheme="minorEastAsia" w:cstheme="minorEastAsia"/>
        </w:rPr>
      </w:pPr>
      <w:r>
        <w:rPr>
          <w:rFonts w:asciiTheme="minorEastAsia" w:hAnsiTheme="minorEastAsia" w:cstheme="minorEastAsia" w:hint="eastAsia"/>
        </w:rPr>
        <w:t>当为续传方式时，消息序号为数据流中接收到的最大消息序号；</w:t>
      </w:r>
    </w:p>
    <w:p w14:paraId="5B65CAA6" w14:textId="77777777" w:rsidR="0049575F" w:rsidRDefault="00774F1B">
      <w:pPr>
        <w:pStyle w:val="af7"/>
        <w:numPr>
          <w:ilvl w:val="1"/>
          <w:numId w:val="3"/>
        </w:numPr>
        <w:ind w:firstLineChars="0"/>
        <w:rPr>
          <w:rFonts w:asciiTheme="minorEastAsia" w:hAnsiTheme="minorEastAsia" w:cstheme="minorEastAsia"/>
        </w:rPr>
      </w:pPr>
      <w:r>
        <w:rPr>
          <w:rFonts w:asciiTheme="minorEastAsia" w:hAnsiTheme="minorEastAsia" w:cstheme="minorEastAsia" w:hint="eastAsia"/>
        </w:rPr>
        <w:t>当为快照方式时，消息序号为-1。</w:t>
      </w:r>
    </w:p>
    <w:p w14:paraId="6B1C316C" w14:textId="77777777" w:rsidR="0049575F" w:rsidRDefault="00774F1B">
      <w:pPr>
        <w:ind w:firstLine="480"/>
      </w:pPr>
      <w:r>
        <w:rPr>
          <w:rFonts w:hint="eastAsia"/>
        </w:rPr>
        <w:t>2</w:t>
      </w:r>
      <w:r>
        <w:rPr>
          <w:rFonts w:hint="eastAsia"/>
        </w:rPr>
        <w:t>）交易所对接入方进行登录验证后，根据各数据流断点信息中上送的消息序列类别号和消息序号，先通过消息序列类别号定位需要消息恢复的数据流，然后从流文件中有序读取消息序号之后的所有消息，逐一重传给二级系统。其中：</w:t>
      </w:r>
    </w:p>
    <w:p w14:paraId="33A0E463" w14:textId="77777777" w:rsidR="0049575F" w:rsidRDefault="00774F1B">
      <w:pPr>
        <w:pStyle w:val="af7"/>
        <w:numPr>
          <w:ilvl w:val="1"/>
          <w:numId w:val="3"/>
        </w:numPr>
        <w:ind w:firstLineChars="0"/>
        <w:rPr>
          <w:rFonts w:asciiTheme="minorEastAsia" w:hAnsiTheme="minorEastAsia" w:cstheme="minorEastAsia"/>
        </w:rPr>
      </w:pPr>
      <w:r>
        <w:rPr>
          <w:rFonts w:asciiTheme="minorEastAsia" w:hAnsiTheme="minorEastAsia" w:cstheme="minorEastAsia" w:hint="eastAsia"/>
        </w:rPr>
        <w:t>当断点中消息序号为0时，重发当天所有对外发送的消息；</w:t>
      </w:r>
    </w:p>
    <w:p w14:paraId="3E667006" w14:textId="77777777" w:rsidR="0049575F" w:rsidRDefault="00774F1B">
      <w:pPr>
        <w:pStyle w:val="af7"/>
        <w:numPr>
          <w:ilvl w:val="1"/>
          <w:numId w:val="3"/>
        </w:numPr>
        <w:ind w:firstLineChars="0"/>
        <w:rPr>
          <w:rFonts w:asciiTheme="minorEastAsia" w:hAnsiTheme="minorEastAsia" w:cstheme="minorEastAsia"/>
        </w:rPr>
      </w:pPr>
      <w:r>
        <w:rPr>
          <w:rFonts w:asciiTheme="minorEastAsia" w:hAnsiTheme="minorEastAsia" w:cstheme="minorEastAsia" w:hint="eastAsia"/>
        </w:rPr>
        <w:t>当断点中消息序号为-1时，对于行情流，先传送当前行情快照，再传送登录后市场行情的内容；对于其他流，只发送登录后的内容。</w:t>
      </w:r>
    </w:p>
    <w:p w14:paraId="7AE469A6" w14:textId="77777777" w:rsidR="0049575F" w:rsidRDefault="00774F1B">
      <w:pPr>
        <w:pStyle w:val="3"/>
        <w:numPr>
          <w:ilvl w:val="2"/>
          <w:numId w:val="1"/>
        </w:numPr>
        <w:spacing w:line="415" w:lineRule="auto"/>
        <w:ind w:left="0" w:firstLineChars="0" w:firstLine="0"/>
        <w:rPr>
          <w:rFonts w:ascii="宋体" w:hAnsi="宋体"/>
        </w:rPr>
      </w:pPr>
      <w:bookmarkStart w:id="79" w:name="_Toc204949462"/>
      <w:r>
        <w:rPr>
          <w:rFonts w:ascii="宋体" w:hAnsi="宋体" w:hint="eastAsia"/>
        </w:rPr>
        <w:t>不可靠消息处理</w:t>
      </w:r>
      <w:bookmarkEnd w:id="79"/>
    </w:p>
    <w:p w14:paraId="27B5EC7C" w14:textId="77777777" w:rsidR="0049575F" w:rsidRDefault="00774F1B">
      <w:pPr>
        <w:ind w:firstLine="480"/>
      </w:pPr>
      <w:r>
        <w:rPr>
          <w:rFonts w:hint="eastAsia"/>
        </w:rPr>
        <w:t>对于不可靠的数据流，消息不可恢复。根据数据流的不同，处理方式也不同。处理方式如下：</w:t>
      </w:r>
    </w:p>
    <w:p w14:paraId="093E092C" w14:textId="77777777" w:rsidR="0049575F" w:rsidRDefault="00774F1B">
      <w:pPr>
        <w:ind w:firstLine="480"/>
      </w:pPr>
      <w:r>
        <w:rPr>
          <w:rFonts w:hint="eastAsia"/>
        </w:rPr>
        <w:t>1</w:t>
      </w:r>
      <w:r>
        <w:rPr>
          <w:rFonts w:hint="eastAsia"/>
        </w:rPr>
        <w:t>）对于交易流，考虑到重传交易指令的时间已不同于原提交时间，此刻交易环境已发生变化，重新提交指令已不能满足交易发起方的初始业务需要，通常由让交易发起方决定是否需要再次重新发起交易请求。详见“应用消息重发机制”章节。</w:t>
      </w:r>
    </w:p>
    <w:p w14:paraId="2BF29256" w14:textId="77777777" w:rsidR="0049575F" w:rsidRDefault="00774F1B">
      <w:pPr>
        <w:ind w:firstLine="480"/>
      </w:pPr>
      <w:r>
        <w:rPr>
          <w:rFonts w:hint="eastAsia"/>
        </w:rPr>
        <w:lastRenderedPageBreak/>
        <w:t>2</w:t>
      </w:r>
      <w:r>
        <w:rPr>
          <w:rFonts w:hint="eastAsia"/>
        </w:rPr>
        <w:t>）对于查询流，如果查询指令发送</w:t>
      </w:r>
      <w:r>
        <w:rPr>
          <w:rFonts w:hint="eastAsia"/>
        </w:rPr>
        <w:t>/</w:t>
      </w:r>
      <w:r>
        <w:rPr>
          <w:rFonts w:hint="eastAsia"/>
        </w:rPr>
        <w:t>应答超时，则由查询发起方直接再次发起查询指令即可。</w:t>
      </w:r>
    </w:p>
    <w:p w14:paraId="13E4AD4F" w14:textId="77777777" w:rsidR="0049575F" w:rsidRDefault="00774F1B">
      <w:pPr>
        <w:pStyle w:val="3"/>
        <w:numPr>
          <w:ilvl w:val="2"/>
          <w:numId w:val="1"/>
        </w:numPr>
        <w:spacing w:line="415" w:lineRule="auto"/>
        <w:ind w:left="0" w:firstLineChars="0" w:firstLine="0"/>
        <w:rPr>
          <w:rFonts w:ascii="宋体" w:hAnsi="宋体"/>
        </w:rPr>
      </w:pPr>
      <w:bookmarkStart w:id="80" w:name="_Toc204949463"/>
      <w:r>
        <w:rPr>
          <w:rFonts w:ascii="宋体" w:hAnsi="宋体" w:hint="eastAsia"/>
        </w:rPr>
        <w:lastRenderedPageBreak/>
        <w:t>应用示例</w:t>
      </w:r>
      <w:bookmarkEnd w:id="80"/>
    </w:p>
    <w:p w14:paraId="46D96ECA" w14:textId="77777777" w:rsidR="0049575F" w:rsidRDefault="00774F1B">
      <w:pPr>
        <w:ind w:firstLineChars="0" w:firstLine="0"/>
        <w:jc w:val="center"/>
      </w:pPr>
      <w:r>
        <w:object w:dxaOrig="5618" w:dyaOrig="12442" w14:anchorId="400094AA">
          <v:shape id="_x0000_i1039" type="#_x0000_t75" style="width:281.2pt;height:621.5pt" o:ole="">
            <v:imagedata r:id="rId39" o:title=""/>
          </v:shape>
          <o:OLEObject Type="Embed" ProgID="Visio.Drawing.15" ShapeID="_x0000_i1039" DrawAspect="Content" ObjectID="_1815563800" r:id="rId40"/>
        </w:object>
      </w:r>
    </w:p>
    <w:p w14:paraId="1E7C12FA" w14:textId="77777777" w:rsidR="0049575F" w:rsidRDefault="00774F1B">
      <w:pPr>
        <w:pStyle w:val="2"/>
        <w:numPr>
          <w:ilvl w:val="1"/>
          <w:numId w:val="1"/>
        </w:numPr>
        <w:spacing w:line="415" w:lineRule="auto"/>
        <w:ind w:left="0" w:firstLineChars="0" w:firstLine="0"/>
        <w:rPr>
          <w:rFonts w:ascii="宋体" w:eastAsiaTheme="minorEastAsia" w:hAnsi="宋体"/>
        </w:rPr>
      </w:pPr>
      <w:bookmarkStart w:id="81" w:name="_Toc204949464"/>
      <w:r>
        <w:rPr>
          <w:rFonts w:ascii="宋体" w:eastAsiaTheme="minorEastAsia" w:hAnsi="宋体" w:hint="eastAsia"/>
        </w:rPr>
        <w:lastRenderedPageBreak/>
        <w:t>消息安全机制</w:t>
      </w:r>
      <w:bookmarkEnd w:id="81"/>
    </w:p>
    <w:p w14:paraId="18F0C143"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为了保证链路安全和数据安全，避免双方纠纷，接入方系统和交易所前置之间的具体安全流程参见相关安全接入流程文档。</w:t>
      </w:r>
    </w:p>
    <w:p w14:paraId="6732E2E8" w14:textId="77777777" w:rsidR="0049575F" w:rsidRDefault="00774F1B">
      <w:pPr>
        <w:pStyle w:val="2"/>
        <w:numPr>
          <w:ilvl w:val="1"/>
          <w:numId w:val="1"/>
        </w:numPr>
        <w:spacing w:line="415" w:lineRule="auto"/>
        <w:ind w:left="0" w:firstLineChars="0" w:firstLine="0"/>
        <w:rPr>
          <w:rFonts w:ascii="宋体" w:eastAsiaTheme="minorEastAsia" w:hAnsi="宋体"/>
        </w:rPr>
      </w:pPr>
      <w:bookmarkStart w:id="82" w:name="_Toc204949465"/>
      <w:r>
        <w:rPr>
          <w:rFonts w:ascii="宋体" w:eastAsiaTheme="minorEastAsia" w:hAnsi="宋体" w:hint="eastAsia"/>
        </w:rPr>
        <w:t>数据完整性校验</w:t>
      </w:r>
      <w:bookmarkEnd w:id="82"/>
    </w:p>
    <w:p w14:paraId="2637C7A2"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数据完整性主要通过消息体长度（字节数）来校验。</w:t>
      </w:r>
    </w:p>
    <w:p w14:paraId="44F2542A"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接收方收到消息后，如果发现按照接收消息的实际长度与消息中上送的值不同，则可认为消息不完整，直接断开连接。</w:t>
      </w:r>
    </w:p>
    <w:p w14:paraId="1F939F95" w14:textId="77777777" w:rsidR="0049575F" w:rsidRDefault="00774F1B">
      <w:pPr>
        <w:pStyle w:val="1"/>
        <w:numPr>
          <w:ilvl w:val="0"/>
          <w:numId w:val="1"/>
        </w:numPr>
        <w:spacing w:after="340"/>
        <w:rPr>
          <w:rFonts w:ascii="宋体" w:hAnsi="宋体"/>
        </w:rPr>
      </w:pPr>
      <w:bookmarkStart w:id="83" w:name="_Toc204949466"/>
      <w:r>
        <w:rPr>
          <w:rFonts w:ascii="宋体" w:hAnsi="宋体" w:hint="eastAsia"/>
        </w:rPr>
        <w:t>消息格式</w:t>
      </w:r>
      <w:bookmarkEnd w:id="83"/>
    </w:p>
    <w:p w14:paraId="7D5DE62D" w14:textId="77777777" w:rsidR="0049575F" w:rsidRDefault="00774F1B">
      <w:pPr>
        <w:pStyle w:val="2"/>
        <w:numPr>
          <w:ilvl w:val="1"/>
          <w:numId w:val="1"/>
        </w:numPr>
        <w:spacing w:line="415" w:lineRule="auto"/>
        <w:ind w:left="0" w:firstLineChars="0" w:firstLine="0"/>
        <w:rPr>
          <w:rFonts w:ascii="宋体" w:eastAsiaTheme="minorEastAsia" w:hAnsi="宋体"/>
        </w:rPr>
      </w:pPr>
      <w:bookmarkStart w:id="84" w:name="_Toc204949467"/>
      <w:r>
        <w:rPr>
          <w:rFonts w:ascii="宋体" w:eastAsiaTheme="minorEastAsia" w:hAnsi="宋体" w:hint="eastAsia"/>
        </w:rPr>
        <w:t>消息语法</w:t>
      </w:r>
      <w:bookmarkEnd w:id="84"/>
    </w:p>
    <w:p w14:paraId="16543E64"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任何消息都严格由多个“域号=值”的基本结构组成。这些基本结构之间用可见的域界定符‘,’分割。</w:t>
      </w:r>
    </w:p>
    <w:p w14:paraId="38EA477D" w14:textId="77777777" w:rsidR="0049575F" w:rsidRDefault="00774F1B">
      <w:pPr>
        <w:ind w:firstLineChars="0" w:firstLine="0"/>
        <w:jc w:val="center"/>
      </w:pPr>
      <w:r>
        <w:object w:dxaOrig="5554" w:dyaOrig="588" w14:anchorId="71540550">
          <v:shape id="_x0000_i1040" type="#_x0000_t75" style="width:277.4pt;height:29.25pt" o:ole="">
            <v:imagedata r:id="rId41" o:title=""/>
          </v:shape>
          <o:OLEObject Type="Embed" ProgID="Visio.Drawing.11" ShapeID="_x0000_i1040" DrawAspect="Content" ObjectID="_1815563801" r:id="rId42"/>
        </w:object>
      </w:r>
    </w:p>
    <w:p w14:paraId="0EC552FD"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在遵循以下规则的前提下，“域号=值”基本结构可以是任意的次序：</w:t>
      </w:r>
    </w:p>
    <w:p w14:paraId="430D7FD0"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1）除在数组类型中外，其他情况下域不允许重复出现。</w:t>
      </w:r>
    </w:p>
    <w:p w14:paraId="77ED2879"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2）对于消息中的特殊字符（如：’=’、’{‘、’}’、’[‘、’]’、’,’等），需要做转义处理。</w:t>
      </w:r>
    </w:p>
    <w:p w14:paraId="6036A8F5" w14:textId="77777777" w:rsidR="0049575F" w:rsidRDefault="00774F1B">
      <w:pPr>
        <w:pStyle w:val="2"/>
        <w:numPr>
          <w:ilvl w:val="1"/>
          <w:numId w:val="1"/>
        </w:numPr>
        <w:spacing w:line="415" w:lineRule="auto"/>
        <w:ind w:left="0" w:firstLineChars="0" w:firstLine="0"/>
        <w:rPr>
          <w:rFonts w:ascii="宋体" w:eastAsiaTheme="minorEastAsia" w:hAnsi="宋体"/>
        </w:rPr>
      </w:pPr>
      <w:bookmarkStart w:id="85" w:name="_Toc204949468"/>
      <w:bookmarkStart w:id="86" w:name="OLE_LINK24"/>
      <w:bookmarkStart w:id="87" w:name="OLE_LINK23"/>
      <w:r>
        <w:rPr>
          <w:rFonts w:ascii="宋体" w:eastAsiaTheme="minorEastAsia" w:hAnsi="宋体" w:hint="eastAsia"/>
        </w:rPr>
        <w:t>域定义</w:t>
      </w:r>
      <w:bookmarkEnd w:id="85"/>
    </w:p>
    <w:p w14:paraId="2BFCBAB6"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域号采用“</w:t>
      </w:r>
      <w:r>
        <w:rPr>
          <w:rFonts w:asciiTheme="minorEastAsia" w:hAnsiTheme="minorEastAsia" w:cstheme="minorEastAsia" w:hint="eastAsia"/>
          <w:b/>
        </w:rPr>
        <w:t>1位字母+2位数字</w:t>
      </w:r>
      <w:r>
        <w:rPr>
          <w:rFonts w:asciiTheme="minorEastAsia" w:hAnsiTheme="minorEastAsia" w:cstheme="minorEastAsia" w:hint="eastAsia"/>
        </w:rPr>
        <w:t>”的3位字符编号规则。</w:t>
      </w:r>
    </w:p>
    <w:p w14:paraId="1993ADB0" w14:textId="77777777" w:rsidR="0049575F" w:rsidRDefault="00774F1B">
      <w:pPr>
        <w:pStyle w:val="3"/>
        <w:numPr>
          <w:ilvl w:val="2"/>
          <w:numId w:val="1"/>
        </w:numPr>
        <w:spacing w:line="415" w:lineRule="auto"/>
        <w:ind w:left="0" w:firstLineChars="0" w:firstLine="0"/>
        <w:rPr>
          <w:rFonts w:ascii="宋体" w:hAnsi="宋体"/>
        </w:rPr>
      </w:pPr>
      <w:bookmarkStart w:id="88" w:name="_Toc204949469"/>
      <w:bookmarkEnd w:id="86"/>
      <w:bookmarkEnd w:id="87"/>
      <w:r>
        <w:rPr>
          <w:rFonts w:ascii="宋体" w:hAnsi="宋体" w:hint="eastAsia"/>
        </w:rPr>
        <w:t>域的使用</w:t>
      </w:r>
      <w:bookmarkEnd w:id="88"/>
    </w:p>
    <w:p w14:paraId="517AFD0C"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域的使用有三种方式：M-必须的；O-可选的；C-条件限制选择（根据其他相关域的存在与否或取值来决定）。</w:t>
      </w:r>
    </w:p>
    <w:p w14:paraId="764A9377" w14:textId="77777777" w:rsidR="0049575F" w:rsidRDefault="00774F1B">
      <w:pPr>
        <w:pStyle w:val="3"/>
        <w:numPr>
          <w:ilvl w:val="2"/>
          <w:numId w:val="1"/>
        </w:numPr>
        <w:spacing w:line="415" w:lineRule="auto"/>
        <w:ind w:left="0" w:firstLineChars="0" w:firstLine="0"/>
        <w:rPr>
          <w:rFonts w:ascii="宋体" w:hAnsi="宋体"/>
        </w:rPr>
      </w:pPr>
      <w:bookmarkStart w:id="89" w:name="_Toc204949470"/>
      <w:r>
        <w:rPr>
          <w:rFonts w:ascii="宋体" w:hAnsi="宋体" w:hint="eastAsia"/>
        </w:rPr>
        <w:lastRenderedPageBreak/>
        <w:t>域汉字编码</w:t>
      </w:r>
      <w:bookmarkEnd w:id="89"/>
    </w:p>
    <w:p w14:paraId="260841D4" w14:textId="00DD0333" w:rsidR="008C79C6" w:rsidRPr="00AC0969" w:rsidRDefault="008C79C6" w:rsidP="00AC0969">
      <w:pPr>
        <w:ind w:firstLineChars="0" w:firstLine="480"/>
        <w:rPr>
          <w:ins w:id="90" w:author="PC" w:date="2025-06-19T14:12:00Z"/>
        </w:rPr>
      </w:pPr>
      <w:bookmarkStart w:id="91" w:name="_Hlk150347259"/>
      <w:ins w:id="92" w:author="PC" w:date="2025-06-19T14:12:00Z">
        <w:r>
          <w:rPr>
            <w:rFonts w:hint="eastAsia"/>
          </w:rPr>
          <w:t>本协议是二进制协议，不关注域的汉字编码格式。</w:t>
        </w:r>
      </w:ins>
      <w:ins w:id="93" w:author="张娜" w:date="2025-08-01T13:35:00Z">
        <w:r w:rsidR="00AC0969">
          <w:rPr>
            <w:rFonts w:hint="eastAsia"/>
          </w:rPr>
          <w:t>域字段的编码格式参考各系统接口规范中的编码描述。（以竞价系统为例，参考《</w:t>
        </w:r>
        <w:r w:rsidR="00AC0969" w:rsidRPr="005D3ADC">
          <w:rPr>
            <w:rFonts w:hint="eastAsia"/>
          </w:rPr>
          <w:t>上海黄金交易所会员二级系统竞价交易接口规范</w:t>
        </w:r>
        <w:r w:rsidR="00AC0969">
          <w:rPr>
            <w:rFonts w:hint="eastAsia"/>
          </w:rPr>
          <w:t>》</w:t>
        </w:r>
        <w:r w:rsidR="00AC0969">
          <w:rPr>
            <w:rFonts w:hint="eastAsia"/>
          </w:rPr>
          <w:t>2.1</w:t>
        </w:r>
        <w:r w:rsidR="00AC0969">
          <w:rPr>
            <w:rFonts w:hint="eastAsia"/>
          </w:rPr>
          <w:t>章节）。</w:t>
        </w:r>
      </w:ins>
    </w:p>
    <w:p w14:paraId="25D236C3" w14:textId="77777777" w:rsidR="0049575F" w:rsidDel="008C79C6" w:rsidRDefault="00774F1B">
      <w:pPr>
        <w:ind w:firstLine="480"/>
        <w:rPr>
          <w:del w:id="94" w:author="PC" w:date="2025-06-19T14:12:00Z"/>
          <w:rFonts w:asciiTheme="minorEastAsia" w:hAnsiTheme="minorEastAsia" w:cstheme="minorEastAsia"/>
        </w:rPr>
      </w:pPr>
      <w:del w:id="95" w:author="PC" w:date="2025-06-19T14:12:00Z">
        <w:r w:rsidDel="008C79C6">
          <w:rPr>
            <w:rFonts w:asciiTheme="minorEastAsia" w:hAnsiTheme="minorEastAsia" w:cstheme="minorEastAsia" w:hint="eastAsia"/>
          </w:rPr>
          <w:delText>域取值为汉字时，统一采用GBK汉字编码标准。</w:delText>
        </w:r>
      </w:del>
    </w:p>
    <w:bookmarkEnd w:id="91"/>
    <w:p w14:paraId="0C8B9B07" w14:textId="77777777" w:rsidR="0049575F" w:rsidDel="008C79C6" w:rsidRDefault="00774F1B">
      <w:pPr>
        <w:ind w:firstLine="480"/>
        <w:rPr>
          <w:del w:id="96" w:author="PC" w:date="2025-06-19T14:12:00Z"/>
          <w:rFonts w:asciiTheme="minorEastAsia" w:hAnsiTheme="minorEastAsia" w:cstheme="minorEastAsia"/>
        </w:rPr>
      </w:pPr>
      <w:del w:id="97" w:author="PC" w:date="2025-06-19T14:12:00Z">
        <w:r w:rsidDel="008C79C6">
          <w:rPr>
            <w:rFonts w:asciiTheme="minorEastAsia" w:hAnsiTheme="minorEastAsia" w:cstheme="minorEastAsia" w:hint="eastAsia"/>
          </w:rPr>
          <w:delText>在传输之前，当采用GBK编码后的字符中包含有’=’、’,’、’{‘、’}’、’[‘、’]’等特殊字符时，应先进行转义处理。</w:delText>
        </w:r>
      </w:del>
    </w:p>
    <w:p w14:paraId="62C71A42" w14:textId="77777777" w:rsidR="0049575F" w:rsidRDefault="00774F1B">
      <w:pPr>
        <w:pStyle w:val="2"/>
        <w:numPr>
          <w:ilvl w:val="1"/>
          <w:numId w:val="1"/>
        </w:numPr>
        <w:spacing w:line="415" w:lineRule="auto"/>
        <w:ind w:left="0" w:firstLineChars="0" w:firstLine="0"/>
        <w:rPr>
          <w:rFonts w:ascii="宋体" w:eastAsiaTheme="minorEastAsia" w:hAnsi="宋体"/>
        </w:rPr>
      </w:pPr>
      <w:bookmarkStart w:id="98" w:name="_Toc204949471"/>
      <w:r>
        <w:rPr>
          <w:rFonts w:ascii="宋体" w:eastAsiaTheme="minorEastAsia" w:hAnsi="宋体" w:hint="eastAsia"/>
        </w:rPr>
        <w:t>数据类型</w:t>
      </w:r>
      <w:bookmarkEnd w:id="98"/>
    </w:p>
    <w:p w14:paraId="0B473118" w14:textId="77777777" w:rsidR="0049575F" w:rsidRDefault="00774F1B">
      <w:pPr>
        <w:pStyle w:val="3"/>
        <w:numPr>
          <w:ilvl w:val="2"/>
          <w:numId w:val="1"/>
        </w:numPr>
        <w:spacing w:line="415" w:lineRule="auto"/>
        <w:ind w:left="0" w:firstLineChars="0" w:firstLine="0"/>
        <w:rPr>
          <w:rFonts w:ascii="宋体" w:hAnsi="宋体"/>
        </w:rPr>
      </w:pPr>
      <w:bookmarkStart w:id="99" w:name="_Toc204949472"/>
      <w:r>
        <w:rPr>
          <w:rFonts w:ascii="宋体" w:hAnsi="宋体" w:hint="eastAsia"/>
        </w:rPr>
        <w:t>基本数据类型</w:t>
      </w:r>
      <w:bookmarkEnd w:id="99"/>
    </w:p>
    <w:p w14:paraId="45331466"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在“域号=值”的基本结构中，值的数据类型可以是整数int、十进制小数Decimal、字符串String、二进制数据类型Binary、哈希类型Hash和数组类型Array中的任意一种类型。</w:t>
      </w:r>
    </w:p>
    <w:p w14:paraId="53A26D1D" w14:textId="77777777" w:rsidR="0049575F" w:rsidRDefault="00774F1B">
      <w:pPr>
        <w:pStyle w:val="3"/>
        <w:numPr>
          <w:ilvl w:val="2"/>
          <w:numId w:val="1"/>
        </w:numPr>
        <w:spacing w:line="415" w:lineRule="auto"/>
        <w:ind w:left="0" w:firstLineChars="0" w:firstLine="0"/>
        <w:rPr>
          <w:rFonts w:ascii="宋体" w:hAnsi="宋体"/>
        </w:rPr>
      </w:pPr>
      <w:bookmarkStart w:id="100" w:name="_Toc204949473"/>
      <w:r>
        <w:rPr>
          <w:rFonts w:ascii="宋体" w:hAnsi="宋体" w:hint="eastAsia"/>
        </w:rPr>
        <w:t>整数（int）</w:t>
      </w:r>
      <w:bookmarkEnd w:id="100"/>
    </w:p>
    <w:p w14:paraId="1940C622"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无逗号和小数位，由ASCII 码字符‘-’，‘0’至‘9’组成。除非特别声明，整数类型均有正负。</w:t>
      </w:r>
      <w:bookmarkStart w:id="101" w:name="OLE_LINK44"/>
      <w:bookmarkStart w:id="102" w:name="OLE_LINK45"/>
    </w:p>
    <w:p w14:paraId="64FDBC99"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在GTP协议中，通常用Nx</w:t>
      </w:r>
      <w:bookmarkEnd w:id="101"/>
      <w:bookmarkEnd w:id="102"/>
      <w:r>
        <w:rPr>
          <w:rFonts w:asciiTheme="minorEastAsia" w:hAnsiTheme="minorEastAsia" w:cstheme="minorEastAsia" w:hint="eastAsia"/>
        </w:rPr>
        <w:t>表示十进制整数，x代表整数最大位数（不包括正负号）。</w:t>
      </w:r>
    </w:p>
    <w:p w14:paraId="753926E6" w14:textId="77777777" w:rsidR="0049575F" w:rsidRDefault="00774F1B">
      <w:pPr>
        <w:pStyle w:val="3"/>
        <w:numPr>
          <w:ilvl w:val="2"/>
          <w:numId w:val="1"/>
        </w:numPr>
        <w:spacing w:line="415" w:lineRule="auto"/>
        <w:ind w:left="0" w:firstLineChars="0" w:firstLine="0"/>
        <w:rPr>
          <w:rFonts w:ascii="宋体" w:hAnsi="宋体"/>
        </w:rPr>
      </w:pPr>
      <w:bookmarkStart w:id="103" w:name="_Toc204949474"/>
      <w:r>
        <w:rPr>
          <w:rFonts w:ascii="宋体" w:hAnsi="宋体" w:hint="eastAsia"/>
        </w:rPr>
        <w:t>十进制小数（Decimal）</w:t>
      </w:r>
      <w:bookmarkEnd w:id="103"/>
    </w:p>
    <w:p w14:paraId="2C964648"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含有可选的小数部分，由ASCII 码字符‘-’，‘0’至‘9’和‘.’组成。</w:t>
      </w:r>
    </w:p>
    <w:p w14:paraId="1C131465"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在GTP协议中，通常用N(x,y)表示，x代表总位数，不包括小数点和正负号，y代表小数点后的最长位数。</w:t>
      </w:r>
    </w:p>
    <w:p w14:paraId="2302312C" w14:textId="77777777" w:rsidR="0049575F" w:rsidRDefault="00774F1B" w:rsidP="00C761EC">
      <w:pPr>
        <w:pStyle w:val="3"/>
        <w:numPr>
          <w:ilvl w:val="2"/>
          <w:numId w:val="1"/>
        </w:numPr>
        <w:spacing w:line="415" w:lineRule="auto"/>
        <w:ind w:left="0" w:firstLineChars="0" w:firstLine="0"/>
        <w:rPr>
          <w:rFonts w:ascii="宋体" w:hAnsi="宋体"/>
        </w:rPr>
      </w:pPr>
      <w:bookmarkStart w:id="104" w:name="_Toc204949475"/>
      <w:bookmarkStart w:id="105" w:name="OLE_LINK43"/>
      <w:bookmarkStart w:id="106" w:name="OLE_LINK42"/>
      <w:r>
        <w:rPr>
          <w:rFonts w:ascii="宋体" w:hAnsi="宋体" w:hint="eastAsia"/>
        </w:rPr>
        <w:lastRenderedPageBreak/>
        <w:t>字符串（String）</w:t>
      </w:r>
      <w:bookmarkEnd w:id="104"/>
    </w:p>
    <w:bookmarkEnd w:id="105"/>
    <w:bookmarkEnd w:id="106"/>
    <w:p w14:paraId="26252D97"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区分字母大小写，自定义长度。</w:t>
      </w:r>
    </w:p>
    <w:p w14:paraId="7B52D411"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在GTP协议中，通常用C1表示单个字符。通常用Cx表示字符串，x表示字符串的最大长度，除非特殊声明，字符串均可包含大小写字母，不允许出现不可见字符。</w:t>
      </w:r>
    </w:p>
    <w:p w14:paraId="339E84B1"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对于二进制数据的处理，传输前需先做BASE64转换成可见字符。</w:t>
      </w:r>
    </w:p>
    <w:p w14:paraId="63553F28" w14:textId="77777777" w:rsidR="0049575F" w:rsidRDefault="00774F1B" w:rsidP="00C761EC">
      <w:pPr>
        <w:pStyle w:val="3"/>
        <w:numPr>
          <w:ilvl w:val="2"/>
          <w:numId w:val="1"/>
        </w:numPr>
        <w:spacing w:line="415" w:lineRule="auto"/>
        <w:ind w:left="0" w:firstLineChars="0" w:firstLine="0"/>
        <w:rPr>
          <w:rFonts w:ascii="宋体" w:hAnsi="宋体"/>
        </w:rPr>
      </w:pPr>
      <w:bookmarkStart w:id="107" w:name="_Toc204949476"/>
      <w:bookmarkStart w:id="108" w:name="OLE_LINK4"/>
      <w:bookmarkStart w:id="109" w:name="OLE_LINK29"/>
      <w:bookmarkStart w:id="110" w:name="OLE_LINK3"/>
      <w:bookmarkStart w:id="111" w:name="OLE_LINK30"/>
      <w:r>
        <w:rPr>
          <w:rFonts w:ascii="宋体" w:hAnsi="宋体" w:hint="eastAsia"/>
        </w:rPr>
        <w:t>哈希类型（Hash）</w:t>
      </w:r>
      <w:bookmarkEnd w:id="107"/>
    </w:p>
    <w:p w14:paraId="5864DEF6"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哈希类型是“域号=值”基本域块的集合，多个基本域块之间用’,’分隔。哈希以’{‘（左大括号）开始，’}’（右大括号）结束。</w:t>
      </w:r>
    </w:p>
    <w:p w14:paraId="30CA5FC1"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示例如下：</w:t>
      </w:r>
    </w:p>
    <w:p w14:paraId="5EC84787" w14:textId="77777777" w:rsidR="0049575F" w:rsidRDefault="00774F1B">
      <w:pPr>
        <w:shd w:val="clear" w:color="auto" w:fill="D9D9D9" w:themeFill="background1" w:themeFillShade="D9"/>
        <w:ind w:firstLine="420"/>
        <w:rPr>
          <w:rFonts w:asciiTheme="minorEastAsia" w:hAnsiTheme="minorEastAsia" w:cstheme="minorEastAsia"/>
          <w:sz w:val="21"/>
        </w:rPr>
      </w:pPr>
      <w:r>
        <w:rPr>
          <w:rFonts w:asciiTheme="minorEastAsia" w:hAnsiTheme="minorEastAsia" w:cstheme="minorEastAsia" w:hint="eastAsia"/>
          <w:sz w:val="21"/>
        </w:rPr>
        <w:t>…DisseminationField={SeqSrsNo=1,SeqNo=101},…</w:t>
      </w:r>
    </w:p>
    <w:p w14:paraId="446CECC5" w14:textId="77777777" w:rsidR="0049575F" w:rsidRDefault="00774F1B">
      <w:pPr>
        <w:shd w:val="clear" w:color="auto" w:fill="D9D9D9" w:themeFill="background1" w:themeFillShade="D9"/>
        <w:ind w:firstLine="422"/>
        <w:rPr>
          <w:rFonts w:asciiTheme="minorEastAsia" w:hAnsiTheme="minorEastAsia" w:cstheme="minorEastAsia"/>
          <w:sz w:val="21"/>
        </w:rPr>
      </w:pPr>
      <w:r>
        <w:rPr>
          <w:rFonts w:asciiTheme="minorEastAsia" w:hAnsiTheme="minorEastAsia" w:cstheme="minorEastAsia" w:hint="eastAsia"/>
          <w:b/>
          <w:sz w:val="21"/>
        </w:rPr>
        <w:t>注释</w:t>
      </w:r>
      <w:r>
        <w:rPr>
          <w:rFonts w:asciiTheme="minorEastAsia" w:hAnsiTheme="minorEastAsia" w:cstheme="minorEastAsia" w:hint="eastAsia"/>
          <w:sz w:val="21"/>
        </w:rPr>
        <w:t>：DisseminationField为断点信息，接入系统在登录时上送。示例中的域名在应用时会以域号代替。</w:t>
      </w:r>
    </w:p>
    <w:p w14:paraId="21C41C88" w14:textId="77777777" w:rsidR="0049575F" w:rsidRDefault="00774F1B" w:rsidP="00C761EC">
      <w:pPr>
        <w:pStyle w:val="3"/>
        <w:numPr>
          <w:ilvl w:val="2"/>
          <w:numId w:val="1"/>
        </w:numPr>
        <w:spacing w:line="415" w:lineRule="auto"/>
        <w:ind w:left="0" w:firstLineChars="0" w:firstLine="0"/>
        <w:rPr>
          <w:rFonts w:ascii="宋体" w:hAnsi="宋体"/>
        </w:rPr>
      </w:pPr>
      <w:bookmarkStart w:id="112" w:name="_Toc204949477"/>
      <w:r>
        <w:rPr>
          <w:rFonts w:ascii="宋体" w:hAnsi="宋体" w:hint="eastAsia"/>
        </w:rPr>
        <w:t>数组类型（Array）</w:t>
      </w:r>
      <w:bookmarkEnd w:id="112"/>
    </w:p>
    <w:p w14:paraId="7B875483"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数组类型是一组值的集合，多个值之间用’,’分隔。值（value）可以是字符串（string）、整数(int)、十进制小数（Decima）、哈希(hash)类型，也可以是数组（array）类型。数组以’[‘（左中括号）开始，’]’（右中括号）结束。支持多重嵌套。</w:t>
      </w:r>
    </w:p>
    <w:p w14:paraId="11C20DE5"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示例如下：</w:t>
      </w:r>
    </w:p>
    <w:p w14:paraId="5C9BB7AC" w14:textId="77777777" w:rsidR="0049575F" w:rsidRDefault="00774F1B">
      <w:pPr>
        <w:shd w:val="clear" w:color="auto" w:fill="D9D9D9" w:themeFill="background1" w:themeFillShade="D9"/>
        <w:ind w:firstLine="420"/>
        <w:rPr>
          <w:rFonts w:asciiTheme="minorEastAsia" w:hAnsiTheme="minorEastAsia" w:cstheme="minorEastAsia"/>
          <w:sz w:val="21"/>
        </w:rPr>
      </w:pPr>
      <w:r>
        <w:rPr>
          <w:rFonts w:asciiTheme="minorEastAsia" w:hAnsiTheme="minorEastAsia" w:cstheme="minorEastAsia" w:hint="eastAsia"/>
          <w:sz w:val="21"/>
        </w:rPr>
        <w:t>…IPAddressListField=[</w:t>
      </w:r>
    </w:p>
    <w:p w14:paraId="5CE22523" w14:textId="77777777" w:rsidR="0049575F" w:rsidRDefault="00774F1B">
      <w:pPr>
        <w:shd w:val="clear" w:color="auto" w:fill="D9D9D9" w:themeFill="background1" w:themeFillShade="D9"/>
        <w:ind w:firstLine="420"/>
        <w:rPr>
          <w:rFonts w:asciiTheme="minorEastAsia" w:hAnsiTheme="minorEastAsia" w:cstheme="minorEastAsia"/>
          <w:sz w:val="21"/>
        </w:rPr>
      </w:pPr>
      <w:r>
        <w:rPr>
          <w:rFonts w:asciiTheme="minorEastAsia" w:hAnsiTheme="minorEastAsia" w:cstheme="minorEastAsia" w:hint="eastAsia"/>
          <w:sz w:val="21"/>
        </w:rPr>
        <w:t>172.168.1.1,</w:t>
      </w:r>
    </w:p>
    <w:p w14:paraId="6AB79FE1" w14:textId="77777777" w:rsidR="0049575F" w:rsidRDefault="00774F1B">
      <w:pPr>
        <w:shd w:val="clear" w:color="auto" w:fill="D9D9D9" w:themeFill="background1" w:themeFillShade="D9"/>
        <w:ind w:firstLine="420"/>
        <w:rPr>
          <w:rFonts w:asciiTheme="minorEastAsia" w:hAnsiTheme="minorEastAsia" w:cstheme="minorEastAsia"/>
          <w:sz w:val="21"/>
        </w:rPr>
      </w:pPr>
      <w:r>
        <w:rPr>
          <w:rFonts w:asciiTheme="minorEastAsia" w:hAnsiTheme="minorEastAsia" w:cstheme="minorEastAsia" w:hint="eastAsia"/>
          <w:sz w:val="21"/>
        </w:rPr>
        <w:t>172.168.1.2,</w:t>
      </w:r>
    </w:p>
    <w:p w14:paraId="217D77B9" w14:textId="77777777" w:rsidR="0049575F" w:rsidRDefault="00774F1B">
      <w:pPr>
        <w:shd w:val="clear" w:color="auto" w:fill="D9D9D9" w:themeFill="background1" w:themeFillShade="D9"/>
        <w:ind w:firstLine="420"/>
        <w:rPr>
          <w:rFonts w:asciiTheme="minorEastAsia" w:hAnsiTheme="minorEastAsia" w:cstheme="minorEastAsia"/>
          <w:sz w:val="21"/>
        </w:rPr>
      </w:pPr>
      <w:r>
        <w:rPr>
          <w:rFonts w:asciiTheme="minorEastAsia" w:hAnsiTheme="minorEastAsia" w:cstheme="minorEastAsia" w:hint="eastAsia"/>
          <w:sz w:val="21"/>
        </w:rPr>
        <w:t>172.168.1.3</w:t>
      </w:r>
    </w:p>
    <w:p w14:paraId="6566A6C8" w14:textId="77777777" w:rsidR="0049575F" w:rsidRDefault="00774F1B">
      <w:pPr>
        <w:shd w:val="clear" w:color="auto" w:fill="D9D9D9" w:themeFill="background1" w:themeFillShade="D9"/>
        <w:ind w:firstLine="420"/>
        <w:rPr>
          <w:rFonts w:asciiTheme="minorEastAsia" w:hAnsiTheme="minorEastAsia" w:cstheme="minorEastAsia"/>
          <w:sz w:val="21"/>
        </w:rPr>
      </w:pPr>
      <w:r>
        <w:rPr>
          <w:rFonts w:asciiTheme="minorEastAsia" w:hAnsiTheme="minorEastAsia" w:cstheme="minorEastAsia" w:hint="eastAsia"/>
          <w:sz w:val="21"/>
        </w:rPr>
        <w:t>],…</w:t>
      </w:r>
    </w:p>
    <w:p w14:paraId="2E1937CD" w14:textId="77777777" w:rsidR="0049575F" w:rsidRDefault="00774F1B">
      <w:pPr>
        <w:shd w:val="clear" w:color="auto" w:fill="D9D9D9" w:themeFill="background1" w:themeFillShade="D9"/>
        <w:ind w:firstLine="422"/>
        <w:rPr>
          <w:rFonts w:asciiTheme="minorEastAsia" w:hAnsiTheme="minorEastAsia" w:cstheme="minorEastAsia"/>
          <w:sz w:val="21"/>
        </w:rPr>
      </w:pPr>
      <w:r>
        <w:rPr>
          <w:rFonts w:asciiTheme="minorEastAsia" w:hAnsiTheme="minorEastAsia" w:cstheme="minorEastAsia" w:hint="eastAsia"/>
          <w:b/>
          <w:sz w:val="21"/>
        </w:rPr>
        <w:t>注释</w:t>
      </w:r>
      <w:r>
        <w:rPr>
          <w:rFonts w:asciiTheme="minorEastAsia" w:hAnsiTheme="minorEastAsia" w:cstheme="minorEastAsia" w:hint="eastAsia"/>
          <w:sz w:val="21"/>
        </w:rPr>
        <w:t>：IPAddressListField为前置IP地址列表，由前置给接入系统下发。</w:t>
      </w:r>
    </w:p>
    <w:p w14:paraId="187E7197" w14:textId="77777777" w:rsidR="0049575F" w:rsidRDefault="00774F1B">
      <w:pPr>
        <w:shd w:val="clear" w:color="auto" w:fill="D9D9D9" w:themeFill="background1" w:themeFillShade="D9"/>
        <w:ind w:firstLine="420"/>
        <w:rPr>
          <w:rFonts w:asciiTheme="minorEastAsia" w:hAnsiTheme="minorEastAsia" w:cstheme="minorEastAsia"/>
          <w:sz w:val="21"/>
        </w:rPr>
      </w:pPr>
      <w:r>
        <w:rPr>
          <w:rFonts w:asciiTheme="minorEastAsia" w:hAnsiTheme="minorEastAsia" w:cstheme="minorEastAsia" w:hint="eastAsia"/>
          <w:sz w:val="21"/>
        </w:rPr>
        <w:lastRenderedPageBreak/>
        <w:t>…DisseminationData=[</w:t>
      </w:r>
    </w:p>
    <w:p w14:paraId="45D87796" w14:textId="77777777" w:rsidR="0049575F" w:rsidRDefault="00774F1B">
      <w:pPr>
        <w:shd w:val="clear" w:color="auto" w:fill="D9D9D9" w:themeFill="background1" w:themeFillShade="D9"/>
        <w:ind w:firstLineChars="400" w:firstLine="840"/>
        <w:rPr>
          <w:rFonts w:asciiTheme="minorEastAsia" w:hAnsiTheme="minorEastAsia" w:cstheme="minorEastAsia"/>
          <w:sz w:val="21"/>
        </w:rPr>
      </w:pPr>
      <w:bookmarkStart w:id="113" w:name="OLE_LINK2"/>
      <w:bookmarkStart w:id="114" w:name="OLE_LINK1"/>
      <w:r>
        <w:rPr>
          <w:rFonts w:asciiTheme="minorEastAsia" w:hAnsiTheme="minorEastAsia" w:cstheme="minorEastAsia" w:hint="eastAsia"/>
          <w:sz w:val="21"/>
        </w:rPr>
        <w:t>{SeqSrsNo=1,SeqNo=101},</w:t>
      </w:r>
      <w:bookmarkEnd w:id="113"/>
      <w:bookmarkEnd w:id="114"/>
    </w:p>
    <w:p w14:paraId="1C708525" w14:textId="77777777" w:rsidR="0049575F" w:rsidRDefault="00774F1B">
      <w:pPr>
        <w:shd w:val="clear" w:color="auto" w:fill="D9D9D9" w:themeFill="background1" w:themeFillShade="D9"/>
        <w:ind w:firstLineChars="400" w:firstLine="840"/>
        <w:rPr>
          <w:rFonts w:asciiTheme="minorEastAsia" w:hAnsiTheme="minorEastAsia" w:cstheme="minorEastAsia"/>
          <w:sz w:val="21"/>
        </w:rPr>
      </w:pPr>
      <w:r>
        <w:rPr>
          <w:rFonts w:asciiTheme="minorEastAsia" w:hAnsiTheme="minorEastAsia" w:cstheme="minorEastAsia" w:hint="eastAsia"/>
          <w:sz w:val="21"/>
        </w:rPr>
        <w:t>{SeqSrsNo=2,SeqNo=102},</w:t>
      </w:r>
    </w:p>
    <w:p w14:paraId="23B09324" w14:textId="77777777" w:rsidR="0049575F" w:rsidRDefault="00774F1B">
      <w:pPr>
        <w:shd w:val="clear" w:color="auto" w:fill="D9D9D9" w:themeFill="background1" w:themeFillShade="D9"/>
        <w:ind w:firstLineChars="400" w:firstLine="840"/>
        <w:rPr>
          <w:rFonts w:asciiTheme="minorEastAsia" w:hAnsiTheme="minorEastAsia" w:cstheme="minorEastAsia"/>
          <w:sz w:val="21"/>
        </w:rPr>
      </w:pPr>
      <w:r>
        <w:rPr>
          <w:rFonts w:asciiTheme="minorEastAsia" w:hAnsiTheme="minorEastAsia" w:cstheme="minorEastAsia" w:hint="eastAsia"/>
          <w:sz w:val="21"/>
        </w:rPr>
        <w:t>{SeqSrsNo=3,SeqNo=103}</w:t>
      </w:r>
    </w:p>
    <w:p w14:paraId="4809967B" w14:textId="77777777" w:rsidR="0049575F" w:rsidRDefault="00774F1B">
      <w:pPr>
        <w:shd w:val="clear" w:color="auto" w:fill="D9D9D9" w:themeFill="background1" w:themeFillShade="D9"/>
        <w:ind w:firstLine="420"/>
        <w:rPr>
          <w:rFonts w:asciiTheme="minorEastAsia" w:hAnsiTheme="minorEastAsia" w:cstheme="minorEastAsia"/>
          <w:sz w:val="21"/>
        </w:rPr>
      </w:pPr>
      <w:r>
        <w:rPr>
          <w:rFonts w:asciiTheme="minorEastAsia" w:hAnsiTheme="minorEastAsia" w:cstheme="minorEastAsia" w:hint="eastAsia"/>
          <w:sz w:val="21"/>
        </w:rPr>
        <w:t>],…</w:t>
      </w:r>
    </w:p>
    <w:p w14:paraId="32DED4AF" w14:textId="77777777" w:rsidR="0049575F" w:rsidRDefault="00774F1B">
      <w:pPr>
        <w:shd w:val="clear" w:color="auto" w:fill="D9D9D9" w:themeFill="background1" w:themeFillShade="D9"/>
        <w:ind w:firstLine="422"/>
        <w:rPr>
          <w:rFonts w:asciiTheme="minorEastAsia" w:hAnsiTheme="minorEastAsia" w:cstheme="minorEastAsia"/>
          <w:sz w:val="21"/>
        </w:rPr>
      </w:pPr>
      <w:r>
        <w:rPr>
          <w:rFonts w:asciiTheme="minorEastAsia" w:hAnsiTheme="minorEastAsia" w:cstheme="minorEastAsia" w:hint="eastAsia"/>
          <w:b/>
          <w:sz w:val="21"/>
        </w:rPr>
        <w:t>注释</w:t>
      </w:r>
      <w:r>
        <w:rPr>
          <w:rFonts w:asciiTheme="minorEastAsia" w:hAnsiTheme="minorEastAsia" w:cstheme="minorEastAsia" w:hint="eastAsia"/>
          <w:sz w:val="21"/>
        </w:rPr>
        <w:t>：DisseminationField为断点信息，在登录时上送，通常上送有多个可靠数据流的断点信息,通过数组方式上送。示例中的域名在应用时会以域号代替。</w:t>
      </w:r>
    </w:p>
    <w:p w14:paraId="29921BE9" w14:textId="77777777" w:rsidR="0049575F" w:rsidRDefault="00774F1B">
      <w:pPr>
        <w:pStyle w:val="3"/>
        <w:numPr>
          <w:ilvl w:val="2"/>
          <w:numId w:val="1"/>
        </w:numPr>
        <w:spacing w:line="415" w:lineRule="auto"/>
        <w:ind w:left="0" w:firstLineChars="0" w:firstLine="0"/>
        <w:rPr>
          <w:rFonts w:ascii="宋体" w:hAnsi="宋体"/>
        </w:rPr>
      </w:pPr>
      <w:bookmarkStart w:id="115" w:name="_Toc204949478"/>
      <w:bookmarkStart w:id="116" w:name="OLE_LINK27"/>
      <w:bookmarkStart w:id="117" w:name="OLE_LINK28"/>
      <w:bookmarkEnd w:id="108"/>
      <w:bookmarkEnd w:id="109"/>
      <w:bookmarkEnd w:id="110"/>
      <w:bookmarkEnd w:id="111"/>
      <w:r>
        <w:rPr>
          <w:rFonts w:ascii="宋体" w:hAnsi="宋体" w:hint="eastAsia"/>
        </w:rPr>
        <w:t>扩展数据类型</w:t>
      </w:r>
      <w:bookmarkEnd w:id="115"/>
    </w:p>
    <w:bookmarkEnd w:id="116"/>
    <w:bookmarkEnd w:id="117"/>
    <w:p w14:paraId="6545876B" w14:textId="77777777" w:rsidR="0049575F" w:rsidRDefault="00774F1B">
      <w:pPr>
        <w:ind w:firstLine="482"/>
        <w:rPr>
          <w:b/>
        </w:rPr>
      </w:pPr>
      <w:r>
        <w:rPr>
          <w:rFonts w:hint="eastAsia"/>
          <w:b/>
        </w:rPr>
        <w:t>扩展数据类型在基础数据类型上定义而来。在应用过程中可根据实际情况灵活定义，自由扩展或裁剪。</w:t>
      </w:r>
    </w:p>
    <w:p w14:paraId="3769028B" w14:textId="77777777" w:rsidR="0049575F" w:rsidRDefault="00774F1B">
      <w:pPr>
        <w:ind w:firstLine="480"/>
      </w:pPr>
      <w:r>
        <w:rPr>
          <w:rFonts w:hint="eastAsia"/>
        </w:rPr>
        <w:t>扩展定义的数据类型参考如下：</w:t>
      </w:r>
    </w:p>
    <w:tbl>
      <w:tblPr>
        <w:tblStyle w:val="af2"/>
        <w:tblW w:w="8522" w:type="dxa"/>
        <w:jc w:val="center"/>
        <w:tblLook w:val="04A0" w:firstRow="1" w:lastRow="0" w:firstColumn="1" w:lastColumn="0" w:noHBand="0" w:noVBand="1"/>
      </w:tblPr>
      <w:tblGrid>
        <w:gridCol w:w="1094"/>
        <w:gridCol w:w="1080"/>
        <w:gridCol w:w="1108"/>
        <w:gridCol w:w="1547"/>
        <w:gridCol w:w="1131"/>
        <w:gridCol w:w="2562"/>
      </w:tblGrid>
      <w:tr w:rsidR="0049575F" w14:paraId="62DC7D9C" w14:textId="77777777">
        <w:trPr>
          <w:tblHeader/>
          <w:jc w:val="center"/>
        </w:trPr>
        <w:tc>
          <w:tcPr>
            <w:tcW w:w="2174" w:type="dxa"/>
            <w:gridSpan w:val="2"/>
            <w:shd w:val="clear" w:color="auto" w:fill="D9D9D9" w:themeFill="background1" w:themeFillShade="D9"/>
            <w:vAlign w:val="center"/>
          </w:tcPr>
          <w:p w14:paraId="52934CD6" w14:textId="77777777" w:rsidR="0049575F" w:rsidRDefault="00774F1B">
            <w:pPr>
              <w:ind w:firstLineChars="0" w:firstLine="0"/>
              <w:rPr>
                <w:rFonts w:asciiTheme="minorEastAsia" w:hAnsiTheme="minorEastAsia" w:cstheme="minorEastAsia"/>
                <w:b/>
                <w:sz w:val="20"/>
                <w:szCs w:val="20"/>
              </w:rPr>
            </w:pPr>
            <w:r>
              <w:rPr>
                <w:rFonts w:asciiTheme="minorEastAsia" w:hAnsiTheme="minorEastAsia" w:cstheme="minorEastAsia" w:hint="eastAsia"/>
                <w:b/>
                <w:sz w:val="20"/>
                <w:szCs w:val="20"/>
              </w:rPr>
              <w:t>扩展类型</w:t>
            </w:r>
          </w:p>
        </w:tc>
        <w:tc>
          <w:tcPr>
            <w:tcW w:w="1108" w:type="dxa"/>
            <w:shd w:val="clear" w:color="auto" w:fill="D9D9D9" w:themeFill="background1" w:themeFillShade="D9"/>
            <w:vAlign w:val="center"/>
          </w:tcPr>
          <w:p w14:paraId="77F78C60" w14:textId="77777777" w:rsidR="0049575F" w:rsidRDefault="00774F1B">
            <w:pPr>
              <w:ind w:firstLineChars="0" w:firstLine="0"/>
              <w:rPr>
                <w:rFonts w:asciiTheme="minorEastAsia" w:hAnsiTheme="minorEastAsia" w:cstheme="minorEastAsia"/>
                <w:b/>
                <w:sz w:val="20"/>
                <w:szCs w:val="20"/>
              </w:rPr>
            </w:pPr>
            <w:r>
              <w:rPr>
                <w:rFonts w:asciiTheme="minorEastAsia" w:hAnsiTheme="minorEastAsia" w:cstheme="minorEastAsia" w:hint="eastAsia"/>
                <w:b/>
                <w:sz w:val="20"/>
                <w:szCs w:val="20"/>
              </w:rPr>
              <w:t>单位</w:t>
            </w:r>
          </w:p>
        </w:tc>
        <w:tc>
          <w:tcPr>
            <w:tcW w:w="1547" w:type="dxa"/>
            <w:shd w:val="clear" w:color="auto" w:fill="D9D9D9" w:themeFill="background1" w:themeFillShade="D9"/>
            <w:vAlign w:val="center"/>
          </w:tcPr>
          <w:p w14:paraId="6ED12885" w14:textId="77777777" w:rsidR="0049575F" w:rsidRDefault="00774F1B">
            <w:pPr>
              <w:ind w:firstLineChars="0" w:firstLine="0"/>
              <w:rPr>
                <w:rFonts w:asciiTheme="minorEastAsia" w:hAnsiTheme="minorEastAsia" w:cstheme="minorEastAsia"/>
                <w:b/>
                <w:sz w:val="20"/>
                <w:szCs w:val="20"/>
              </w:rPr>
            </w:pPr>
            <w:r>
              <w:rPr>
                <w:rFonts w:asciiTheme="minorEastAsia" w:hAnsiTheme="minorEastAsia" w:cstheme="minorEastAsia" w:hint="eastAsia"/>
                <w:b/>
                <w:sz w:val="20"/>
                <w:szCs w:val="20"/>
              </w:rPr>
              <w:t>精度</w:t>
            </w:r>
          </w:p>
        </w:tc>
        <w:tc>
          <w:tcPr>
            <w:tcW w:w="1131" w:type="dxa"/>
            <w:shd w:val="clear" w:color="auto" w:fill="D9D9D9" w:themeFill="background1" w:themeFillShade="D9"/>
            <w:vAlign w:val="center"/>
          </w:tcPr>
          <w:p w14:paraId="690C7B03" w14:textId="77777777" w:rsidR="0049575F" w:rsidRDefault="00774F1B">
            <w:pPr>
              <w:ind w:firstLineChars="0" w:firstLine="0"/>
              <w:rPr>
                <w:rFonts w:asciiTheme="minorEastAsia" w:hAnsiTheme="minorEastAsia" w:cstheme="minorEastAsia"/>
                <w:b/>
                <w:sz w:val="20"/>
                <w:szCs w:val="20"/>
              </w:rPr>
            </w:pPr>
            <w:r>
              <w:rPr>
                <w:rFonts w:asciiTheme="minorEastAsia" w:hAnsiTheme="minorEastAsia" w:cstheme="minorEastAsia" w:hint="eastAsia"/>
                <w:b/>
                <w:sz w:val="20"/>
                <w:szCs w:val="20"/>
              </w:rPr>
              <w:t>类型</w:t>
            </w:r>
          </w:p>
        </w:tc>
        <w:tc>
          <w:tcPr>
            <w:tcW w:w="2562" w:type="dxa"/>
            <w:shd w:val="clear" w:color="auto" w:fill="D9D9D9" w:themeFill="background1" w:themeFillShade="D9"/>
            <w:vAlign w:val="center"/>
          </w:tcPr>
          <w:p w14:paraId="1ED8164E" w14:textId="77777777" w:rsidR="0049575F" w:rsidRDefault="00774F1B">
            <w:pPr>
              <w:ind w:firstLineChars="0" w:firstLine="0"/>
              <w:rPr>
                <w:rFonts w:asciiTheme="minorEastAsia" w:hAnsiTheme="minorEastAsia" w:cstheme="minorEastAsia"/>
                <w:b/>
                <w:sz w:val="20"/>
                <w:szCs w:val="20"/>
              </w:rPr>
            </w:pPr>
            <w:r>
              <w:rPr>
                <w:rFonts w:asciiTheme="minorEastAsia" w:hAnsiTheme="minorEastAsia" w:cstheme="minorEastAsia" w:hint="eastAsia"/>
                <w:b/>
                <w:sz w:val="20"/>
                <w:szCs w:val="20"/>
              </w:rPr>
              <w:t>说明</w:t>
            </w:r>
          </w:p>
        </w:tc>
      </w:tr>
      <w:tr w:rsidR="0049575F" w14:paraId="365BFA73" w14:textId="77777777">
        <w:trPr>
          <w:trHeight w:val="470"/>
          <w:jc w:val="center"/>
        </w:trPr>
        <w:tc>
          <w:tcPr>
            <w:tcW w:w="1094" w:type="dxa"/>
            <w:vAlign w:val="center"/>
          </w:tcPr>
          <w:p w14:paraId="3FCBAA41"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Amount</w:t>
            </w:r>
          </w:p>
        </w:tc>
        <w:tc>
          <w:tcPr>
            <w:tcW w:w="1080" w:type="dxa"/>
            <w:vAlign w:val="center"/>
          </w:tcPr>
          <w:p w14:paraId="034F5EA0"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金额</w:t>
            </w:r>
          </w:p>
        </w:tc>
        <w:tc>
          <w:tcPr>
            <w:tcW w:w="1108" w:type="dxa"/>
            <w:vAlign w:val="center"/>
          </w:tcPr>
          <w:p w14:paraId="16EDDFE4"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分</w:t>
            </w:r>
          </w:p>
        </w:tc>
        <w:tc>
          <w:tcPr>
            <w:tcW w:w="1547" w:type="dxa"/>
            <w:vAlign w:val="center"/>
          </w:tcPr>
          <w:p w14:paraId="3EB2F769"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分</w:t>
            </w:r>
          </w:p>
        </w:tc>
        <w:tc>
          <w:tcPr>
            <w:tcW w:w="1131" w:type="dxa"/>
            <w:vAlign w:val="center"/>
          </w:tcPr>
          <w:p w14:paraId="72CA4FDB"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N18</w:t>
            </w:r>
          </w:p>
        </w:tc>
        <w:tc>
          <w:tcPr>
            <w:tcW w:w="2562" w:type="dxa"/>
            <w:vAlign w:val="center"/>
          </w:tcPr>
          <w:p w14:paraId="56668728"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100表示1元</w:t>
            </w:r>
          </w:p>
        </w:tc>
      </w:tr>
      <w:tr w:rsidR="0049575F" w14:paraId="3F8DDB99" w14:textId="77777777">
        <w:trPr>
          <w:jc w:val="center"/>
        </w:trPr>
        <w:tc>
          <w:tcPr>
            <w:tcW w:w="1094" w:type="dxa"/>
            <w:vAlign w:val="center"/>
          </w:tcPr>
          <w:p w14:paraId="01A3DD5B"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Price</w:t>
            </w:r>
          </w:p>
        </w:tc>
        <w:tc>
          <w:tcPr>
            <w:tcW w:w="1080" w:type="dxa"/>
            <w:vAlign w:val="center"/>
          </w:tcPr>
          <w:p w14:paraId="066F9BCB"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价格</w:t>
            </w:r>
          </w:p>
        </w:tc>
        <w:tc>
          <w:tcPr>
            <w:tcW w:w="1108" w:type="dxa"/>
            <w:vAlign w:val="center"/>
          </w:tcPr>
          <w:p w14:paraId="02B862EA"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元/克</w:t>
            </w:r>
          </w:p>
          <w:p w14:paraId="76B75167"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元/千克</w:t>
            </w:r>
          </w:p>
        </w:tc>
        <w:tc>
          <w:tcPr>
            <w:tcW w:w="1547" w:type="dxa"/>
            <w:vAlign w:val="center"/>
          </w:tcPr>
          <w:p w14:paraId="71BAC54B"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0.000001元</w:t>
            </w:r>
          </w:p>
        </w:tc>
        <w:tc>
          <w:tcPr>
            <w:tcW w:w="1131" w:type="dxa"/>
            <w:vAlign w:val="center"/>
          </w:tcPr>
          <w:p w14:paraId="252FCAB4"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N(12,6)</w:t>
            </w:r>
          </w:p>
        </w:tc>
        <w:tc>
          <w:tcPr>
            <w:tcW w:w="2562" w:type="dxa"/>
            <w:vAlign w:val="center"/>
          </w:tcPr>
          <w:p w14:paraId="358029FE"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黄金/铂金/钯金：元/克</w:t>
            </w:r>
          </w:p>
          <w:p w14:paraId="10D7BD82"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白银：元/千克</w:t>
            </w:r>
          </w:p>
        </w:tc>
      </w:tr>
      <w:tr w:rsidR="0049575F" w14:paraId="43528B2C" w14:textId="77777777">
        <w:trPr>
          <w:jc w:val="center"/>
        </w:trPr>
        <w:tc>
          <w:tcPr>
            <w:tcW w:w="1094" w:type="dxa"/>
            <w:vAlign w:val="center"/>
          </w:tcPr>
          <w:p w14:paraId="402E5F56"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Weight</w:t>
            </w:r>
          </w:p>
        </w:tc>
        <w:tc>
          <w:tcPr>
            <w:tcW w:w="1080" w:type="dxa"/>
            <w:vAlign w:val="center"/>
          </w:tcPr>
          <w:p w14:paraId="4E0C4F84"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重量</w:t>
            </w:r>
          </w:p>
        </w:tc>
        <w:tc>
          <w:tcPr>
            <w:tcW w:w="1108" w:type="dxa"/>
            <w:vAlign w:val="center"/>
          </w:tcPr>
          <w:p w14:paraId="49535CA9"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千克</w:t>
            </w:r>
          </w:p>
        </w:tc>
        <w:tc>
          <w:tcPr>
            <w:tcW w:w="1547" w:type="dxa"/>
            <w:vAlign w:val="center"/>
          </w:tcPr>
          <w:p w14:paraId="1E1693D7"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毫克</w:t>
            </w:r>
          </w:p>
        </w:tc>
        <w:tc>
          <w:tcPr>
            <w:tcW w:w="1131" w:type="dxa"/>
            <w:vAlign w:val="center"/>
          </w:tcPr>
          <w:p w14:paraId="63326DC7"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N(12,6)</w:t>
            </w:r>
          </w:p>
        </w:tc>
        <w:tc>
          <w:tcPr>
            <w:tcW w:w="2562" w:type="dxa"/>
            <w:vAlign w:val="center"/>
          </w:tcPr>
          <w:p w14:paraId="20AA60DC"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0.000001表示1毫克</w:t>
            </w:r>
          </w:p>
        </w:tc>
      </w:tr>
      <w:tr w:rsidR="0049575F" w14:paraId="008B1002" w14:textId="77777777">
        <w:trPr>
          <w:jc w:val="center"/>
        </w:trPr>
        <w:tc>
          <w:tcPr>
            <w:tcW w:w="1094" w:type="dxa"/>
            <w:vAlign w:val="center"/>
          </w:tcPr>
          <w:p w14:paraId="50B1FA1D"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Rate</w:t>
            </w:r>
          </w:p>
        </w:tc>
        <w:tc>
          <w:tcPr>
            <w:tcW w:w="1080" w:type="dxa"/>
            <w:vAlign w:val="center"/>
          </w:tcPr>
          <w:p w14:paraId="56D51049"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比率</w:t>
            </w:r>
          </w:p>
        </w:tc>
        <w:tc>
          <w:tcPr>
            <w:tcW w:w="1108" w:type="dxa"/>
            <w:vAlign w:val="center"/>
          </w:tcPr>
          <w:p w14:paraId="46DEB3FC"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w:t>
            </w:r>
          </w:p>
        </w:tc>
        <w:tc>
          <w:tcPr>
            <w:tcW w:w="1547" w:type="dxa"/>
            <w:vAlign w:val="center"/>
          </w:tcPr>
          <w:p w14:paraId="68ABA0DD"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百万分之一</w:t>
            </w:r>
          </w:p>
        </w:tc>
        <w:tc>
          <w:tcPr>
            <w:tcW w:w="1131" w:type="dxa"/>
            <w:vAlign w:val="center"/>
          </w:tcPr>
          <w:p w14:paraId="1B4721B8"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N(16,6)</w:t>
            </w:r>
          </w:p>
        </w:tc>
        <w:tc>
          <w:tcPr>
            <w:tcW w:w="2562" w:type="dxa"/>
            <w:vAlign w:val="center"/>
          </w:tcPr>
          <w:p w14:paraId="12E544BF"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1表示100%</w:t>
            </w:r>
          </w:p>
        </w:tc>
      </w:tr>
      <w:tr w:rsidR="0049575F" w14:paraId="68D0BF58" w14:textId="77777777">
        <w:trPr>
          <w:jc w:val="center"/>
        </w:trPr>
        <w:tc>
          <w:tcPr>
            <w:tcW w:w="1094" w:type="dxa"/>
            <w:vAlign w:val="center"/>
          </w:tcPr>
          <w:p w14:paraId="71F1CE2D"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Quantity</w:t>
            </w:r>
          </w:p>
        </w:tc>
        <w:tc>
          <w:tcPr>
            <w:tcW w:w="1080" w:type="dxa"/>
            <w:vAlign w:val="center"/>
          </w:tcPr>
          <w:p w14:paraId="647F900E"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数量</w:t>
            </w:r>
          </w:p>
        </w:tc>
        <w:tc>
          <w:tcPr>
            <w:tcW w:w="1108" w:type="dxa"/>
            <w:vAlign w:val="center"/>
          </w:tcPr>
          <w:p w14:paraId="0CC64A45"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w:t>
            </w:r>
          </w:p>
        </w:tc>
        <w:tc>
          <w:tcPr>
            <w:tcW w:w="1547" w:type="dxa"/>
            <w:vAlign w:val="center"/>
          </w:tcPr>
          <w:p w14:paraId="2E1C0319"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w:t>
            </w:r>
          </w:p>
        </w:tc>
        <w:tc>
          <w:tcPr>
            <w:tcW w:w="1131" w:type="dxa"/>
            <w:vAlign w:val="center"/>
          </w:tcPr>
          <w:p w14:paraId="03AF9B3F"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N12</w:t>
            </w:r>
          </w:p>
        </w:tc>
        <w:tc>
          <w:tcPr>
            <w:tcW w:w="2562" w:type="dxa"/>
            <w:vAlign w:val="center"/>
          </w:tcPr>
          <w:p w14:paraId="02E3661B" w14:textId="77777777" w:rsidR="0049575F" w:rsidRDefault="0049575F">
            <w:pPr>
              <w:ind w:firstLineChars="0" w:firstLine="0"/>
              <w:rPr>
                <w:rFonts w:asciiTheme="minorEastAsia" w:hAnsiTheme="minorEastAsia" w:cstheme="minorEastAsia"/>
                <w:sz w:val="20"/>
                <w:szCs w:val="20"/>
              </w:rPr>
            </w:pPr>
          </w:p>
        </w:tc>
      </w:tr>
      <w:tr w:rsidR="0049575F" w14:paraId="012923FA" w14:textId="77777777">
        <w:trPr>
          <w:jc w:val="center"/>
        </w:trPr>
        <w:tc>
          <w:tcPr>
            <w:tcW w:w="1094" w:type="dxa"/>
            <w:vAlign w:val="center"/>
          </w:tcPr>
          <w:p w14:paraId="2B499340"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OKFlag</w:t>
            </w:r>
          </w:p>
        </w:tc>
        <w:tc>
          <w:tcPr>
            <w:tcW w:w="1080" w:type="dxa"/>
            <w:vAlign w:val="center"/>
          </w:tcPr>
          <w:p w14:paraId="40A2C788"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是否标志</w:t>
            </w:r>
          </w:p>
        </w:tc>
        <w:tc>
          <w:tcPr>
            <w:tcW w:w="1108" w:type="dxa"/>
            <w:vAlign w:val="center"/>
          </w:tcPr>
          <w:p w14:paraId="3FCD789C"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w:t>
            </w:r>
          </w:p>
        </w:tc>
        <w:tc>
          <w:tcPr>
            <w:tcW w:w="1547" w:type="dxa"/>
            <w:vAlign w:val="center"/>
          </w:tcPr>
          <w:p w14:paraId="4898C818"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w:t>
            </w:r>
          </w:p>
        </w:tc>
        <w:tc>
          <w:tcPr>
            <w:tcW w:w="1131" w:type="dxa"/>
            <w:vAlign w:val="center"/>
          </w:tcPr>
          <w:p w14:paraId="28412F3D"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C1</w:t>
            </w:r>
          </w:p>
        </w:tc>
        <w:tc>
          <w:tcPr>
            <w:tcW w:w="2562" w:type="dxa"/>
            <w:vAlign w:val="center"/>
          </w:tcPr>
          <w:p w14:paraId="67BE0DED"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1-是，0-否</w:t>
            </w:r>
          </w:p>
        </w:tc>
      </w:tr>
      <w:tr w:rsidR="0049575F" w14:paraId="44D882B3" w14:textId="77777777">
        <w:trPr>
          <w:jc w:val="center"/>
        </w:trPr>
        <w:tc>
          <w:tcPr>
            <w:tcW w:w="1094" w:type="dxa"/>
            <w:vAlign w:val="center"/>
          </w:tcPr>
          <w:p w14:paraId="2255F05C"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Date</w:t>
            </w:r>
          </w:p>
        </w:tc>
        <w:tc>
          <w:tcPr>
            <w:tcW w:w="1080" w:type="dxa"/>
            <w:vAlign w:val="center"/>
          </w:tcPr>
          <w:p w14:paraId="55F2B849"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日期</w:t>
            </w:r>
          </w:p>
        </w:tc>
        <w:tc>
          <w:tcPr>
            <w:tcW w:w="1108" w:type="dxa"/>
            <w:vAlign w:val="center"/>
          </w:tcPr>
          <w:p w14:paraId="5B94BD12"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w:t>
            </w:r>
          </w:p>
        </w:tc>
        <w:tc>
          <w:tcPr>
            <w:tcW w:w="1547" w:type="dxa"/>
            <w:vAlign w:val="center"/>
          </w:tcPr>
          <w:p w14:paraId="742636F3"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w:t>
            </w:r>
          </w:p>
        </w:tc>
        <w:tc>
          <w:tcPr>
            <w:tcW w:w="1131" w:type="dxa"/>
            <w:vAlign w:val="center"/>
          </w:tcPr>
          <w:p w14:paraId="7916F931"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C8</w:t>
            </w:r>
          </w:p>
        </w:tc>
        <w:tc>
          <w:tcPr>
            <w:tcW w:w="2562" w:type="dxa"/>
            <w:vAlign w:val="center"/>
          </w:tcPr>
          <w:p w14:paraId="0162C2D1"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YYYYMMDD</w:t>
            </w:r>
          </w:p>
        </w:tc>
      </w:tr>
      <w:tr w:rsidR="0049575F" w14:paraId="2D531F29" w14:textId="77777777">
        <w:trPr>
          <w:jc w:val="center"/>
        </w:trPr>
        <w:tc>
          <w:tcPr>
            <w:tcW w:w="1094" w:type="dxa"/>
            <w:vAlign w:val="center"/>
          </w:tcPr>
          <w:p w14:paraId="411ADE67"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Time</w:t>
            </w:r>
          </w:p>
        </w:tc>
        <w:tc>
          <w:tcPr>
            <w:tcW w:w="1080" w:type="dxa"/>
            <w:vAlign w:val="center"/>
          </w:tcPr>
          <w:p w14:paraId="3ED2DE66"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时间</w:t>
            </w:r>
          </w:p>
        </w:tc>
        <w:tc>
          <w:tcPr>
            <w:tcW w:w="1108" w:type="dxa"/>
            <w:vAlign w:val="center"/>
          </w:tcPr>
          <w:p w14:paraId="3AAAC5BF"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w:t>
            </w:r>
          </w:p>
        </w:tc>
        <w:tc>
          <w:tcPr>
            <w:tcW w:w="1547" w:type="dxa"/>
            <w:vAlign w:val="center"/>
          </w:tcPr>
          <w:p w14:paraId="4471104C"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w:t>
            </w:r>
          </w:p>
        </w:tc>
        <w:tc>
          <w:tcPr>
            <w:tcW w:w="1131" w:type="dxa"/>
            <w:vAlign w:val="center"/>
          </w:tcPr>
          <w:p w14:paraId="408AFA44"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C8</w:t>
            </w:r>
          </w:p>
        </w:tc>
        <w:tc>
          <w:tcPr>
            <w:tcW w:w="2562" w:type="dxa"/>
            <w:vAlign w:val="center"/>
          </w:tcPr>
          <w:p w14:paraId="2EAFE78F"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HH:MM:SS</w:t>
            </w:r>
          </w:p>
        </w:tc>
      </w:tr>
    </w:tbl>
    <w:p w14:paraId="68DF22F0" w14:textId="77777777" w:rsidR="0049575F" w:rsidRDefault="0049575F">
      <w:pPr>
        <w:ind w:firstLineChars="0" w:firstLine="0"/>
      </w:pPr>
      <w:bookmarkStart w:id="118" w:name="_Toc402195820"/>
      <w:bookmarkEnd w:id="118"/>
    </w:p>
    <w:p w14:paraId="534C301F" w14:textId="77777777" w:rsidR="0049575F" w:rsidRDefault="00774F1B">
      <w:pPr>
        <w:pStyle w:val="1"/>
        <w:numPr>
          <w:ilvl w:val="0"/>
          <w:numId w:val="1"/>
        </w:numPr>
        <w:spacing w:after="340"/>
        <w:rPr>
          <w:rFonts w:ascii="宋体" w:hAnsi="宋体"/>
        </w:rPr>
      </w:pPr>
      <w:bookmarkStart w:id="119" w:name="_Toc204949479"/>
      <w:r>
        <w:rPr>
          <w:rFonts w:ascii="宋体" w:hAnsi="宋体" w:hint="eastAsia"/>
        </w:rPr>
        <w:lastRenderedPageBreak/>
        <w:t>消息定义</w:t>
      </w:r>
      <w:bookmarkEnd w:id="119"/>
    </w:p>
    <w:p w14:paraId="2CDEF46C" w14:textId="77777777" w:rsidR="0049575F" w:rsidRDefault="00774F1B">
      <w:pPr>
        <w:pStyle w:val="2"/>
        <w:numPr>
          <w:ilvl w:val="1"/>
          <w:numId w:val="1"/>
        </w:numPr>
        <w:spacing w:line="415" w:lineRule="auto"/>
        <w:ind w:left="0" w:firstLineChars="0" w:firstLine="0"/>
        <w:rPr>
          <w:rFonts w:ascii="宋体" w:eastAsiaTheme="minorEastAsia" w:hAnsi="宋体"/>
        </w:rPr>
      </w:pPr>
      <w:bookmarkStart w:id="120" w:name="_Toc204949480"/>
      <w:r>
        <w:rPr>
          <w:rFonts w:ascii="宋体" w:eastAsiaTheme="minorEastAsia" w:hAnsi="宋体" w:hint="eastAsia"/>
        </w:rPr>
        <w:t>消息结构</w:t>
      </w:r>
      <w:bookmarkEnd w:id="120"/>
    </w:p>
    <w:p w14:paraId="0053A0F0"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GTP应用消息由消息头和消息体构成。在消息传输之前，会先经GTP会话层进行数据封装。如下图所示：</w:t>
      </w:r>
    </w:p>
    <w:p w14:paraId="2351D887" w14:textId="77777777" w:rsidR="0049575F" w:rsidRDefault="00774F1B">
      <w:pPr>
        <w:ind w:firstLineChars="0" w:firstLine="0"/>
        <w:jc w:val="center"/>
      </w:pPr>
      <w:r>
        <w:object w:dxaOrig="7652" w:dyaOrig="1331" w14:anchorId="3F5CB9CF">
          <v:shape id="_x0000_i1041" type="#_x0000_t75" style="width:382.6pt;height:66.75pt" o:ole="">
            <v:imagedata r:id="rId43" o:title=""/>
          </v:shape>
          <o:OLEObject Type="Embed" ProgID="Visio.Drawing.11" ShapeID="_x0000_i1041" DrawAspect="Content" ObjectID="_1815563802" r:id="rId44"/>
        </w:object>
      </w:r>
    </w:p>
    <w:p w14:paraId="15EC7582"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其中：</w:t>
      </w:r>
    </w:p>
    <w:p w14:paraId="2B64C283"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1）对于封装后的GTP消息，有专门的会话报头。</w:t>
      </w:r>
    </w:p>
    <w:p w14:paraId="5386DD9A"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2）应用消息头和消息体整体封装在报文体中传输。</w:t>
      </w:r>
    </w:p>
    <w:p w14:paraId="77F037C1"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3）应用层消息头和会话层报头均可以进行横向扩展。</w:t>
      </w:r>
    </w:p>
    <w:p w14:paraId="5597ED02" w14:textId="77777777" w:rsidR="0049575F" w:rsidRDefault="00774F1B">
      <w:pPr>
        <w:pStyle w:val="2"/>
        <w:numPr>
          <w:ilvl w:val="1"/>
          <w:numId w:val="1"/>
        </w:numPr>
        <w:spacing w:line="415" w:lineRule="auto"/>
        <w:ind w:left="0" w:firstLineChars="0" w:firstLine="0"/>
        <w:rPr>
          <w:rFonts w:ascii="宋体" w:eastAsiaTheme="minorEastAsia" w:hAnsi="宋体"/>
        </w:rPr>
      </w:pPr>
      <w:bookmarkStart w:id="121" w:name="_Toc204949481"/>
      <w:r>
        <w:rPr>
          <w:rFonts w:ascii="宋体" w:eastAsiaTheme="minorEastAsia" w:hAnsi="宋体" w:hint="eastAsia"/>
        </w:rPr>
        <w:t>会话报头</w:t>
      </w:r>
      <w:bookmarkEnd w:id="121"/>
    </w:p>
    <w:p w14:paraId="406C5658"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会话报头用来标识GTP消息的封装信息，如编码格式、消息长度、压缩信息、加解密信息等。</w:t>
      </w:r>
    </w:p>
    <w:p w14:paraId="17394809"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同时，通过对会话报头进行扩展，还可用来传输会话层的链路管理消息，如心跳、会话状态、时钟等。</w:t>
      </w:r>
    </w:p>
    <w:p w14:paraId="0B8D417D" w14:textId="77777777" w:rsidR="0049575F" w:rsidRDefault="00774F1B">
      <w:pPr>
        <w:pStyle w:val="2"/>
        <w:numPr>
          <w:ilvl w:val="1"/>
          <w:numId w:val="1"/>
        </w:numPr>
        <w:spacing w:line="415" w:lineRule="auto"/>
        <w:ind w:left="0" w:firstLineChars="0" w:firstLine="0"/>
        <w:rPr>
          <w:rFonts w:ascii="宋体" w:eastAsiaTheme="minorEastAsia" w:hAnsi="宋体"/>
        </w:rPr>
      </w:pPr>
      <w:bookmarkStart w:id="122" w:name="_Toc204949482"/>
      <w:r>
        <w:rPr>
          <w:rFonts w:ascii="宋体" w:eastAsiaTheme="minorEastAsia" w:hAnsi="宋体" w:hint="eastAsia"/>
        </w:rPr>
        <w:t>特征信息</w:t>
      </w:r>
      <w:bookmarkEnd w:id="122"/>
    </w:p>
    <w:p w14:paraId="4515FF13" w14:textId="77777777" w:rsidR="0049575F" w:rsidRDefault="00774F1B">
      <w:pPr>
        <w:ind w:firstLine="480"/>
        <w:rPr>
          <w:rFonts w:asciiTheme="minorEastAsia" w:hAnsiTheme="minorEastAsia" w:cstheme="minorEastAsia"/>
          <w:szCs w:val="24"/>
        </w:rPr>
      </w:pPr>
      <w:r>
        <w:rPr>
          <w:rFonts w:asciiTheme="minorEastAsia" w:hAnsiTheme="minorEastAsia" w:cstheme="minorEastAsia" w:hint="eastAsia"/>
          <w:szCs w:val="24"/>
        </w:rPr>
        <w:t>为便于GTP协议报文的解析和验证以及问题的排查，会话报头前引入如下特征信息：</w:t>
      </w:r>
    </w:p>
    <w:p w14:paraId="77E74B40" w14:textId="77777777" w:rsidR="0049575F" w:rsidRDefault="00774F1B">
      <w:pPr>
        <w:ind w:firstLine="480"/>
        <w:rPr>
          <w:rFonts w:asciiTheme="minorEastAsia" w:hAnsiTheme="minorEastAsia" w:cstheme="minorEastAsia"/>
          <w:szCs w:val="24"/>
        </w:rPr>
      </w:pPr>
      <w:r>
        <w:rPr>
          <w:rFonts w:asciiTheme="minorEastAsia" w:hAnsiTheme="minorEastAsia" w:cstheme="minorEastAsia" w:hint="eastAsia"/>
          <w:szCs w:val="24"/>
        </w:rPr>
        <w:t>·魔数（</w:t>
      </w:r>
      <w:r>
        <w:rPr>
          <w:rFonts w:asciiTheme="minorEastAsia" w:hAnsiTheme="minorEastAsia" w:cstheme="minorEastAsia" w:hint="eastAsia"/>
          <w:b/>
          <w:szCs w:val="24"/>
        </w:rPr>
        <w:t>magic number）</w:t>
      </w:r>
      <w:r>
        <w:rPr>
          <w:rFonts w:asciiTheme="minorEastAsia" w:hAnsiTheme="minorEastAsia" w:cstheme="minorEastAsia" w:hint="eastAsia"/>
          <w:szCs w:val="24"/>
        </w:rPr>
        <w:t>： 4个字节的整数，用于在会话层读取报文时进行验证，当读入流发生错误时，可在底层及时识别。</w:t>
      </w:r>
    </w:p>
    <w:p w14:paraId="7F3EBDCC" w14:textId="77777777" w:rsidR="0049575F" w:rsidRDefault="00774F1B">
      <w:pPr>
        <w:ind w:firstLine="480"/>
        <w:rPr>
          <w:rFonts w:asciiTheme="minorEastAsia" w:hAnsiTheme="minorEastAsia" w:cstheme="minorEastAsia"/>
          <w:color w:val="000000"/>
          <w:szCs w:val="24"/>
        </w:rPr>
      </w:pPr>
      <w:r>
        <w:rPr>
          <w:rFonts w:asciiTheme="minorEastAsia" w:hAnsiTheme="minorEastAsia" w:cstheme="minorEastAsia" w:hint="eastAsia"/>
          <w:szCs w:val="24"/>
        </w:rPr>
        <w:t>·特征值（</w:t>
      </w:r>
      <w:r>
        <w:rPr>
          <w:rFonts w:asciiTheme="minorEastAsia" w:hAnsiTheme="minorEastAsia" w:cstheme="minorEastAsia" w:hint="eastAsia"/>
          <w:b/>
          <w:szCs w:val="24"/>
        </w:rPr>
        <w:t>logID）</w:t>
      </w:r>
      <w:r>
        <w:rPr>
          <w:rFonts w:asciiTheme="minorEastAsia" w:hAnsiTheme="minorEastAsia" w:cstheme="minorEastAsia" w:hint="eastAsia"/>
          <w:szCs w:val="24"/>
        </w:rPr>
        <w:t>：4个字节的整数，便于日志的筛选和排查问题。一种典型用法如下</w:t>
      </w:r>
      <w:r>
        <w:rPr>
          <w:rFonts w:asciiTheme="minorEastAsia" w:hAnsiTheme="minorEastAsia" w:cstheme="minorEastAsia" w:hint="eastAsia"/>
          <w:color w:val="000000"/>
          <w:szCs w:val="24"/>
          <w:shd w:val="clear" w:color="auto" w:fill="FFFFFF"/>
        </w:rPr>
        <w:t>：</w:t>
      </w:r>
    </w:p>
    <w:p w14:paraId="25043C83" w14:textId="77777777" w:rsidR="0049575F" w:rsidRDefault="00774F1B">
      <w:pPr>
        <w:ind w:firstLine="480"/>
        <w:rPr>
          <w:rFonts w:asciiTheme="minorEastAsia" w:hAnsiTheme="minorEastAsia" w:cstheme="minorEastAsia"/>
          <w:szCs w:val="24"/>
        </w:rPr>
      </w:pPr>
      <w:r>
        <w:rPr>
          <w:rFonts w:asciiTheme="minorEastAsia" w:hAnsiTheme="minorEastAsia" w:cstheme="minorEastAsia" w:hint="eastAsia"/>
          <w:szCs w:val="24"/>
        </w:rPr>
        <w:t>1）对于请求发送方，每个请求消息发送前随机生成一个logID，该logID随</w:t>
      </w:r>
      <w:r>
        <w:rPr>
          <w:rFonts w:asciiTheme="minorEastAsia" w:hAnsiTheme="minorEastAsia" w:cstheme="minorEastAsia" w:hint="eastAsia"/>
          <w:szCs w:val="24"/>
        </w:rPr>
        <w:lastRenderedPageBreak/>
        <w:t>同消息正文一起发给接收方。接收方对于与该请求对应的后续处理，通过logID进行识别。以报单请求：二级系统上送报单请求时，会随机生成一个logID发给交易所，交易所后续与该报单请求相对应后继消息（报单应答、报单回报、成交回报）都会带上该特征值。</w:t>
      </w:r>
    </w:p>
    <w:p w14:paraId="2E923BBE" w14:textId="77777777" w:rsidR="0049575F" w:rsidRDefault="00774F1B">
      <w:pPr>
        <w:ind w:firstLine="480"/>
        <w:rPr>
          <w:rFonts w:asciiTheme="minorEastAsia" w:hAnsiTheme="minorEastAsia" w:cstheme="minorEastAsia"/>
          <w:szCs w:val="24"/>
        </w:rPr>
      </w:pPr>
      <w:r>
        <w:rPr>
          <w:rFonts w:asciiTheme="minorEastAsia" w:hAnsiTheme="minorEastAsia" w:cstheme="minorEastAsia" w:hint="eastAsia"/>
          <w:szCs w:val="24"/>
        </w:rPr>
        <w:t>2）对于心跳报文，log_id的值为100000000；对于其他报文log_id的值为9位数 范围为[100000002,999999999]。</w:t>
      </w:r>
    </w:p>
    <w:p w14:paraId="3B0AACCF" w14:textId="77777777" w:rsidR="0049575F" w:rsidRDefault="00774F1B">
      <w:pPr>
        <w:ind w:firstLine="480"/>
        <w:rPr>
          <w:rFonts w:asciiTheme="minorEastAsia" w:hAnsiTheme="minorEastAsia" w:cstheme="minorEastAsia"/>
          <w:szCs w:val="24"/>
        </w:rPr>
      </w:pPr>
      <w:r>
        <w:rPr>
          <w:rFonts w:asciiTheme="minorEastAsia" w:hAnsiTheme="minorEastAsia" w:cstheme="minorEastAsia" w:hint="eastAsia"/>
          <w:szCs w:val="24"/>
        </w:rPr>
        <w:t>·报文版本号：2个字节，便于快速排查因API版本号不一致导致的异常。</w:t>
      </w:r>
    </w:p>
    <w:p w14:paraId="2394514D" w14:textId="77777777" w:rsidR="0049575F" w:rsidRDefault="00774F1B">
      <w:pPr>
        <w:pStyle w:val="3"/>
        <w:numPr>
          <w:ilvl w:val="2"/>
          <w:numId w:val="1"/>
        </w:numPr>
        <w:spacing w:line="415" w:lineRule="auto"/>
        <w:ind w:left="0" w:firstLineChars="0" w:firstLine="0"/>
        <w:rPr>
          <w:rFonts w:ascii="宋体" w:hAnsi="宋体"/>
        </w:rPr>
      </w:pPr>
      <w:bookmarkStart w:id="123" w:name="_Toc204949483"/>
      <w:r>
        <w:rPr>
          <w:rFonts w:ascii="宋体" w:hAnsi="宋体" w:hint="eastAsia"/>
        </w:rPr>
        <w:t>基本报头</w:t>
      </w:r>
      <w:bookmarkEnd w:id="123"/>
    </w:p>
    <w:p w14:paraId="0BFFB11F" w14:textId="77777777" w:rsidR="0049575F" w:rsidRDefault="00774F1B">
      <w:pPr>
        <w:ind w:firstLine="480"/>
      </w:pPr>
      <w:r>
        <w:rPr>
          <w:rFonts w:asciiTheme="minorEastAsia" w:hAnsiTheme="minorEastAsia" w:cstheme="minorEastAsia" w:hint="eastAsia"/>
          <w:szCs w:val="24"/>
        </w:rPr>
        <w:t>GTP数据封装基本报头由6个字节组成，包含如下字段，定义如下：</w:t>
      </w:r>
    </w:p>
    <w:p w14:paraId="6B3AA3F0" w14:textId="77777777" w:rsidR="0049575F" w:rsidRDefault="00774F1B">
      <w:pPr>
        <w:ind w:firstLineChars="0" w:firstLine="0"/>
        <w:jc w:val="center"/>
      </w:pPr>
      <w:r>
        <w:object w:dxaOrig="7514" w:dyaOrig="865" w14:anchorId="63511BD4">
          <v:shape id="_x0000_i1042" type="#_x0000_t75" style="width:375.7pt;height:43.5pt" o:ole="">
            <v:imagedata r:id="rId45" o:title=""/>
          </v:shape>
          <o:OLEObject Type="Embed" ProgID="Visio.Drawing.11" ShapeID="_x0000_i1042" DrawAspect="Content" ObjectID="_1815563803" r:id="rId46"/>
        </w:object>
      </w:r>
    </w:p>
    <w:p w14:paraId="43B01870" w14:textId="77777777" w:rsidR="0049575F" w:rsidRDefault="00774F1B">
      <w:pPr>
        <w:ind w:firstLine="480"/>
        <w:rPr>
          <w:rFonts w:asciiTheme="minorEastAsia" w:hAnsiTheme="minorEastAsia" w:cstheme="minorEastAsia"/>
          <w:szCs w:val="24"/>
        </w:rPr>
      </w:pPr>
      <w:r>
        <w:rPr>
          <w:rFonts w:asciiTheme="minorEastAsia" w:hAnsiTheme="minorEastAsia" w:cstheme="minorEastAsia" w:hint="eastAsia"/>
          <w:szCs w:val="24"/>
        </w:rPr>
        <w:t>其中：</w:t>
      </w:r>
    </w:p>
    <w:p w14:paraId="55A64A0B" w14:textId="77777777" w:rsidR="0049575F" w:rsidRDefault="00774F1B">
      <w:pPr>
        <w:pStyle w:val="af7"/>
        <w:numPr>
          <w:ilvl w:val="0"/>
          <w:numId w:val="4"/>
        </w:numPr>
        <w:ind w:firstLineChars="0"/>
        <w:rPr>
          <w:rFonts w:asciiTheme="minorEastAsia" w:hAnsiTheme="minorEastAsia" w:cstheme="minorEastAsia"/>
        </w:rPr>
      </w:pPr>
      <w:r>
        <w:rPr>
          <w:rFonts w:asciiTheme="minorEastAsia" w:hAnsiTheme="minorEastAsia" w:cstheme="minorEastAsia" w:hint="eastAsia"/>
          <w:b/>
        </w:rPr>
        <w:t>报文类型</w:t>
      </w:r>
      <w:r>
        <w:rPr>
          <w:rFonts w:asciiTheme="minorEastAsia" w:hAnsiTheme="minorEastAsia" w:cstheme="minorEastAsia" w:hint="eastAsia"/>
        </w:rPr>
        <w:t>：标识报文体的类型，占1个字节，取值范围如下：</w:t>
      </w:r>
    </w:p>
    <w:tbl>
      <w:tblPr>
        <w:tblStyle w:val="af2"/>
        <w:tblW w:w="0" w:type="auto"/>
        <w:tblInd w:w="480" w:type="dxa"/>
        <w:tblLook w:val="04A0" w:firstRow="1" w:lastRow="0" w:firstColumn="1" w:lastColumn="0" w:noHBand="0" w:noVBand="1"/>
      </w:tblPr>
      <w:tblGrid>
        <w:gridCol w:w="2235"/>
        <w:gridCol w:w="798"/>
        <w:gridCol w:w="4783"/>
      </w:tblGrid>
      <w:tr w:rsidR="0049575F" w14:paraId="05B772BD" w14:textId="77777777">
        <w:tc>
          <w:tcPr>
            <w:tcW w:w="2250" w:type="dxa"/>
            <w:shd w:val="clear" w:color="auto" w:fill="D8D8D8" w:themeFill="background1" w:themeFillShade="D8"/>
            <w:vAlign w:val="center"/>
          </w:tcPr>
          <w:p w14:paraId="67735B2A" w14:textId="77777777" w:rsidR="0049575F" w:rsidRDefault="00774F1B">
            <w:pPr>
              <w:ind w:firstLineChars="0" w:firstLine="0"/>
              <w:rPr>
                <w:rFonts w:asciiTheme="minorEastAsia" w:hAnsiTheme="minorEastAsia" w:cstheme="minorEastAsia"/>
                <w:b/>
                <w:bCs/>
                <w:sz w:val="20"/>
                <w:szCs w:val="20"/>
              </w:rPr>
            </w:pPr>
            <w:r>
              <w:rPr>
                <w:rFonts w:asciiTheme="minorEastAsia" w:hAnsiTheme="minorEastAsia" w:cstheme="minorEastAsia" w:hint="eastAsia"/>
                <w:b/>
                <w:bCs/>
                <w:sz w:val="20"/>
                <w:szCs w:val="20"/>
              </w:rPr>
              <w:t>报文类型</w:t>
            </w:r>
          </w:p>
        </w:tc>
        <w:tc>
          <w:tcPr>
            <w:tcW w:w="816" w:type="dxa"/>
            <w:shd w:val="clear" w:color="auto" w:fill="D8D8D8" w:themeFill="background1" w:themeFillShade="D8"/>
            <w:vAlign w:val="center"/>
          </w:tcPr>
          <w:p w14:paraId="4F7D4BEC" w14:textId="77777777" w:rsidR="0049575F" w:rsidRDefault="00774F1B">
            <w:pPr>
              <w:ind w:firstLineChars="0" w:firstLine="0"/>
              <w:rPr>
                <w:rFonts w:asciiTheme="minorEastAsia" w:hAnsiTheme="minorEastAsia" w:cstheme="minorEastAsia"/>
                <w:b/>
                <w:bCs/>
                <w:sz w:val="20"/>
                <w:szCs w:val="20"/>
              </w:rPr>
            </w:pPr>
            <w:r>
              <w:rPr>
                <w:rFonts w:asciiTheme="minorEastAsia" w:hAnsiTheme="minorEastAsia" w:cstheme="minorEastAsia" w:hint="eastAsia"/>
                <w:b/>
                <w:bCs/>
                <w:sz w:val="20"/>
                <w:szCs w:val="20"/>
              </w:rPr>
              <w:t>数值</w:t>
            </w:r>
          </w:p>
        </w:tc>
        <w:tc>
          <w:tcPr>
            <w:tcW w:w="4976" w:type="dxa"/>
            <w:shd w:val="clear" w:color="auto" w:fill="D8D8D8" w:themeFill="background1" w:themeFillShade="D8"/>
            <w:vAlign w:val="center"/>
          </w:tcPr>
          <w:p w14:paraId="14D68BA2" w14:textId="77777777" w:rsidR="0049575F" w:rsidRDefault="00774F1B">
            <w:pPr>
              <w:ind w:firstLineChars="0" w:firstLine="0"/>
              <w:rPr>
                <w:rFonts w:asciiTheme="minorEastAsia" w:hAnsiTheme="minorEastAsia" w:cstheme="minorEastAsia"/>
                <w:b/>
                <w:bCs/>
                <w:sz w:val="20"/>
                <w:szCs w:val="20"/>
              </w:rPr>
            </w:pPr>
            <w:r>
              <w:rPr>
                <w:rFonts w:asciiTheme="minorEastAsia" w:hAnsiTheme="minorEastAsia" w:cstheme="minorEastAsia" w:hint="eastAsia"/>
                <w:b/>
                <w:bCs/>
                <w:sz w:val="20"/>
                <w:szCs w:val="20"/>
              </w:rPr>
              <w:t>描述</w:t>
            </w:r>
          </w:p>
        </w:tc>
      </w:tr>
      <w:tr w:rsidR="0049575F" w14:paraId="0A251FCF" w14:textId="77777777">
        <w:tc>
          <w:tcPr>
            <w:tcW w:w="2250" w:type="dxa"/>
            <w:vAlign w:val="center"/>
          </w:tcPr>
          <w:p w14:paraId="69B96891" w14:textId="77777777" w:rsidR="0049575F" w:rsidRDefault="00774F1B">
            <w:pPr>
              <w:ind w:firstLineChars="0" w:firstLine="0"/>
              <w:rPr>
                <w:rFonts w:asciiTheme="minorEastAsia" w:hAnsiTheme="minorEastAsia" w:cstheme="minorEastAsia"/>
                <w:sz w:val="20"/>
                <w:szCs w:val="20"/>
              </w:rPr>
            </w:pPr>
            <w:bookmarkStart w:id="124" w:name="OLE_LINK14"/>
            <w:bookmarkStart w:id="125" w:name="OLE_LINK13"/>
            <w:r>
              <w:rPr>
                <w:rFonts w:asciiTheme="minorEastAsia" w:hAnsiTheme="minorEastAsia" w:cstheme="minorEastAsia" w:hint="eastAsia"/>
                <w:sz w:val="20"/>
                <w:szCs w:val="20"/>
              </w:rPr>
              <w:t>GTP</w:t>
            </w:r>
            <w:bookmarkEnd w:id="124"/>
            <w:bookmarkEnd w:id="125"/>
            <w:r>
              <w:rPr>
                <w:rFonts w:asciiTheme="minorEastAsia" w:hAnsiTheme="minorEastAsia" w:cstheme="minorEastAsia" w:hint="eastAsia"/>
                <w:sz w:val="20"/>
                <w:szCs w:val="20"/>
              </w:rPr>
              <w:t>TypeNone</w:t>
            </w:r>
          </w:p>
        </w:tc>
        <w:tc>
          <w:tcPr>
            <w:tcW w:w="816" w:type="dxa"/>
            <w:vAlign w:val="center"/>
          </w:tcPr>
          <w:p w14:paraId="08ED6D74"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0</w:t>
            </w:r>
          </w:p>
        </w:tc>
        <w:tc>
          <w:tcPr>
            <w:tcW w:w="4976" w:type="dxa"/>
            <w:vAlign w:val="center"/>
          </w:tcPr>
          <w:p w14:paraId="178CA866"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此报文不具有任何意义，一般用于心跳</w:t>
            </w:r>
          </w:p>
        </w:tc>
      </w:tr>
      <w:tr w:rsidR="0049575F" w14:paraId="4F11F40B" w14:textId="77777777">
        <w:tc>
          <w:tcPr>
            <w:tcW w:w="2250" w:type="dxa"/>
            <w:vAlign w:val="center"/>
          </w:tcPr>
          <w:p w14:paraId="4D41F801"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GTPTypeString</w:t>
            </w:r>
          </w:p>
        </w:tc>
        <w:tc>
          <w:tcPr>
            <w:tcW w:w="816" w:type="dxa"/>
            <w:vAlign w:val="center"/>
          </w:tcPr>
          <w:p w14:paraId="76D413DA"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1</w:t>
            </w:r>
          </w:p>
        </w:tc>
        <w:tc>
          <w:tcPr>
            <w:tcW w:w="4976" w:type="dxa"/>
            <w:vAlign w:val="center"/>
          </w:tcPr>
          <w:p w14:paraId="410A9C10"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报文体是正常的域数据内容</w:t>
            </w:r>
          </w:p>
        </w:tc>
      </w:tr>
      <w:tr w:rsidR="0049575F" w14:paraId="3A86FC50" w14:textId="77777777">
        <w:tc>
          <w:tcPr>
            <w:tcW w:w="2250" w:type="dxa"/>
            <w:vAlign w:val="center"/>
          </w:tcPr>
          <w:p w14:paraId="7ECC28DA"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GTPTypeBinary</w:t>
            </w:r>
          </w:p>
        </w:tc>
        <w:tc>
          <w:tcPr>
            <w:tcW w:w="816" w:type="dxa"/>
            <w:vAlign w:val="center"/>
          </w:tcPr>
          <w:p w14:paraId="794831BF"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2</w:t>
            </w:r>
          </w:p>
        </w:tc>
        <w:tc>
          <w:tcPr>
            <w:tcW w:w="4976" w:type="dxa"/>
            <w:vAlign w:val="center"/>
          </w:tcPr>
          <w:p w14:paraId="61A964A5"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报文体是二进制数据</w:t>
            </w:r>
          </w:p>
        </w:tc>
      </w:tr>
      <w:tr w:rsidR="0049575F" w14:paraId="64DF8415" w14:textId="77777777">
        <w:tc>
          <w:tcPr>
            <w:tcW w:w="2250" w:type="dxa"/>
            <w:vAlign w:val="center"/>
          </w:tcPr>
          <w:p w14:paraId="678A51E4"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GTPTypeCompressed</w:t>
            </w:r>
          </w:p>
        </w:tc>
        <w:tc>
          <w:tcPr>
            <w:tcW w:w="816" w:type="dxa"/>
            <w:vAlign w:val="center"/>
          </w:tcPr>
          <w:p w14:paraId="407486F2"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3</w:t>
            </w:r>
          </w:p>
        </w:tc>
        <w:tc>
          <w:tcPr>
            <w:tcW w:w="4976" w:type="dxa"/>
            <w:vAlign w:val="center"/>
          </w:tcPr>
          <w:p w14:paraId="5169DA10"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报文体是压缩后的数据，需要解压缩后再处理</w:t>
            </w:r>
          </w:p>
        </w:tc>
      </w:tr>
      <w:tr w:rsidR="0049575F" w14:paraId="706C1DAE" w14:textId="77777777">
        <w:tc>
          <w:tcPr>
            <w:tcW w:w="2250" w:type="dxa"/>
            <w:vAlign w:val="center"/>
          </w:tcPr>
          <w:p w14:paraId="6DDB0586"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GTPTypeEncrypt</w:t>
            </w:r>
          </w:p>
        </w:tc>
        <w:tc>
          <w:tcPr>
            <w:tcW w:w="816" w:type="dxa"/>
            <w:vAlign w:val="center"/>
          </w:tcPr>
          <w:p w14:paraId="066FD51A"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4</w:t>
            </w:r>
          </w:p>
        </w:tc>
        <w:tc>
          <w:tcPr>
            <w:tcW w:w="4976" w:type="dxa"/>
            <w:vAlign w:val="center"/>
          </w:tcPr>
          <w:p w14:paraId="0B4EFDD2"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报文体是加密后的数据，需要解密后再处理</w:t>
            </w:r>
          </w:p>
        </w:tc>
      </w:tr>
    </w:tbl>
    <w:p w14:paraId="7EBB857B" w14:textId="77777777" w:rsidR="0049575F" w:rsidRDefault="00774F1B">
      <w:pPr>
        <w:pStyle w:val="af7"/>
        <w:numPr>
          <w:ilvl w:val="0"/>
          <w:numId w:val="4"/>
        </w:numPr>
        <w:ind w:firstLineChars="0"/>
        <w:rPr>
          <w:rFonts w:asciiTheme="minorEastAsia" w:hAnsiTheme="minorEastAsia" w:cstheme="minorEastAsia"/>
          <w:szCs w:val="24"/>
        </w:rPr>
      </w:pPr>
      <w:r>
        <w:rPr>
          <w:rFonts w:asciiTheme="minorEastAsia" w:hAnsiTheme="minorEastAsia" w:cstheme="minorEastAsia" w:hint="eastAsia"/>
          <w:b/>
          <w:szCs w:val="24"/>
        </w:rPr>
        <w:t>扩充长度</w:t>
      </w:r>
      <w:r>
        <w:rPr>
          <w:rFonts w:asciiTheme="minorEastAsia" w:hAnsiTheme="minorEastAsia" w:cstheme="minorEastAsia" w:hint="eastAsia"/>
          <w:szCs w:val="24"/>
        </w:rPr>
        <w:t>：表示扩充报头的长度，占1个字节。如果取值为0，代表没有扩充报头，紧跟在报头后面的是封装报文体。</w:t>
      </w:r>
    </w:p>
    <w:p w14:paraId="7AFCC7D3" w14:textId="77777777" w:rsidR="0049575F" w:rsidRDefault="00774F1B">
      <w:pPr>
        <w:pStyle w:val="af7"/>
        <w:numPr>
          <w:ilvl w:val="0"/>
          <w:numId w:val="4"/>
        </w:numPr>
        <w:ind w:firstLineChars="0"/>
        <w:rPr>
          <w:rFonts w:asciiTheme="minorEastAsia" w:hAnsiTheme="minorEastAsia" w:cstheme="minorEastAsia"/>
          <w:szCs w:val="24"/>
        </w:rPr>
      </w:pPr>
      <w:r>
        <w:rPr>
          <w:rFonts w:asciiTheme="minorEastAsia" w:hAnsiTheme="minorEastAsia" w:cstheme="minorEastAsia" w:hint="eastAsia"/>
          <w:b/>
          <w:szCs w:val="24"/>
        </w:rPr>
        <w:t>信息正文长度</w:t>
      </w:r>
      <w:r>
        <w:rPr>
          <w:rFonts w:asciiTheme="minorEastAsia" w:hAnsiTheme="minorEastAsia" w:cstheme="minorEastAsia" w:hint="eastAsia"/>
          <w:szCs w:val="24"/>
        </w:rPr>
        <w:t>：表示封装报文体的长度，占4个字节。如果取值为0，代表没有报文体，属于会话层的链路管理报文，如心跳消息。</w:t>
      </w:r>
    </w:p>
    <w:p w14:paraId="4E8AEB81" w14:textId="77777777" w:rsidR="0049575F" w:rsidRDefault="00774F1B">
      <w:pPr>
        <w:ind w:firstLine="482"/>
        <w:rPr>
          <w:rFonts w:asciiTheme="minorEastAsia" w:hAnsiTheme="minorEastAsia" w:cstheme="minorEastAsia"/>
          <w:szCs w:val="24"/>
        </w:rPr>
      </w:pPr>
      <w:r>
        <w:rPr>
          <w:rFonts w:asciiTheme="minorEastAsia" w:hAnsiTheme="minorEastAsia" w:cstheme="minorEastAsia" w:hint="eastAsia"/>
          <w:b/>
          <w:szCs w:val="24"/>
        </w:rPr>
        <w:t>在基本报头，交易所系统可对报文类型进行扩展定义。当接收端收到非上述报文类型的报文时，可以将其丢弃，不做任何处理。</w:t>
      </w:r>
    </w:p>
    <w:p w14:paraId="42798576" w14:textId="77777777" w:rsidR="0049575F" w:rsidRDefault="00774F1B">
      <w:pPr>
        <w:pStyle w:val="3"/>
        <w:numPr>
          <w:ilvl w:val="2"/>
          <w:numId w:val="1"/>
        </w:numPr>
        <w:spacing w:line="415" w:lineRule="auto"/>
        <w:ind w:left="0" w:firstLineChars="0" w:firstLine="0"/>
        <w:rPr>
          <w:rFonts w:ascii="宋体" w:hAnsi="宋体"/>
        </w:rPr>
      </w:pPr>
      <w:bookmarkStart w:id="126" w:name="_Toc204949484"/>
      <w:r>
        <w:rPr>
          <w:rFonts w:ascii="宋体" w:hAnsi="宋体" w:hint="eastAsia"/>
        </w:rPr>
        <w:lastRenderedPageBreak/>
        <w:t>扩充报头</w:t>
      </w:r>
      <w:bookmarkEnd w:id="126"/>
    </w:p>
    <w:p w14:paraId="4B01D24A" w14:textId="77777777" w:rsidR="0049575F" w:rsidRDefault="00774F1B">
      <w:pPr>
        <w:ind w:firstLine="480"/>
        <w:rPr>
          <w:rFonts w:asciiTheme="minorEastAsia" w:hAnsiTheme="minorEastAsia" w:cstheme="minorEastAsia"/>
          <w:szCs w:val="24"/>
        </w:rPr>
      </w:pPr>
      <w:r>
        <w:rPr>
          <w:rFonts w:asciiTheme="minorEastAsia" w:hAnsiTheme="minorEastAsia" w:cstheme="minorEastAsia" w:hint="eastAsia"/>
          <w:szCs w:val="24"/>
        </w:rPr>
        <w:t>扩充报头最长127个字节，包含如下字段：</w:t>
      </w:r>
    </w:p>
    <w:p w14:paraId="1FED333B" w14:textId="77777777" w:rsidR="0049575F" w:rsidRDefault="00774F1B">
      <w:pPr>
        <w:ind w:firstLineChars="0" w:firstLine="0"/>
        <w:jc w:val="center"/>
      </w:pPr>
      <w:r>
        <w:object w:dxaOrig="6467" w:dyaOrig="1110" w14:anchorId="39A587DB">
          <v:shape id="_x0000_i1043" type="#_x0000_t75" style="width:323.35pt;height:55.5pt" o:ole="">
            <v:imagedata r:id="rId47" o:title=""/>
          </v:shape>
          <o:OLEObject Type="Embed" ProgID="Visio.Drawing.11" ShapeID="_x0000_i1043" DrawAspect="Content" ObjectID="_1815563804" r:id="rId48"/>
        </w:object>
      </w:r>
    </w:p>
    <w:p w14:paraId="69D329CF" w14:textId="77777777" w:rsidR="0049575F" w:rsidRDefault="00774F1B">
      <w:pPr>
        <w:ind w:firstLine="480"/>
        <w:rPr>
          <w:rFonts w:asciiTheme="minorEastAsia" w:hAnsiTheme="minorEastAsia" w:cstheme="minorEastAsia"/>
          <w:szCs w:val="24"/>
        </w:rPr>
      </w:pPr>
      <w:r>
        <w:rPr>
          <w:rFonts w:asciiTheme="minorEastAsia" w:hAnsiTheme="minorEastAsia" w:cstheme="minorEastAsia" w:hint="eastAsia"/>
          <w:szCs w:val="24"/>
        </w:rPr>
        <w:t>其中：</w:t>
      </w:r>
    </w:p>
    <w:p w14:paraId="64F7E00F" w14:textId="77777777" w:rsidR="0049575F" w:rsidRDefault="00774F1B">
      <w:pPr>
        <w:pStyle w:val="af7"/>
        <w:numPr>
          <w:ilvl w:val="0"/>
          <w:numId w:val="5"/>
        </w:numPr>
        <w:ind w:firstLineChars="0"/>
      </w:pPr>
      <w:r>
        <w:rPr>
          <w:rFonts w:hint="eastAsia"/>
          <w:b/>
        </w:rPr>
        <w:t>标记类型、标记数据</w:t>
      </w:r>
      <w:r>
        <w:rPr>
          <w:rFonts w:hint="eastAsia"/>
        </w:rPr>
        <w:t>：表示扩展报头的报文类型，标记数据根据标记类型的定义取相应的值。取值范围如下：</w:t>
      </w:r>
    </w:p>
    <w:tbl>
      <w:tblPr>
        <w:tblStyle w:val="af2"/>
        <w:tblW w:w="8322" w:type="dxa"/>
        <w:tblInd w:w="480" w:type="dxa"/>
        <w:tblLook w:val="04A0" w:firstRow="1" w:lastRow="0" w:firstColumn="1" w:lastColumn="0" w:noHBand="0" w:noVBand="1"/>
      </w:tblPr>
      <w:tblGrid>
        <w:gridCol w:w="2716"/>
        <w:gridCol w:w="693"/>
        <w:gridCol w:w="790"/>
        <w:gridCol w:w="4123"/>
      </w:tblGrid>
      <w:tr w:rsidR="0049575F" w14:paraId="58E58945" w14:textId="77777777">
        <w:tc>
          <w:tcPr>
            <w:tcW w:w="2424" w:type="dxa"/>
            <w:shd w:val="clear" w:color="auto" w:fill="D9D9D9" w:themeFill="background1" w:themeFillShade="D9"/>
            <w:vAlign w:val="center"/>
          </w:tcPr>
          <w:p w14:paraId="145B94F1" w14:textId="77777777" w:rsidR="0049575F" w:rsidRDefault="00774F1B">
            <w:pPr>
              <w:ind w:firstLineChars="0" w:firstLine="0"/>
              <w:rPr>
                <w:rFonts w:asciiTheme="minorEastAsia" w:hAnsiTheme="minorEastAsia" w:cstheme="minorEastAsia"/>
                <w:b/>
                <w:bCs/>
                <w:sz w:val="20"/>
                <w:szCs w:val="20"/>
              </w:rPr>
            </w:pPr>
            <w:r>
              <w:rPr>
                <w:rFonts w:asciiTheme="minorEastAsia" w:hAnsiTheme="minorEastAsia" w:cstheme="minorEastAsia" w:hint="eastAsia"/>
                <w:b/>
                <w:bCs/>
                <w:sz w:val="20"/>
                <w:szCs w:val="20"/>
              </w:rPr>
              <w:t>标记类型</w:t>
            </w:r>
          </w:p>
        </w:tc>
        <w:tc>
          <w:tcPr>
            <w:tcW w:w="713" w:type="dxa"/>
            <w:shd w:val="clear" w:color="auto" w:fill="D9D9D9" w:themeFill="background1" w:themeFillShade="D9"/>
            <w:vAlign w:val="center"/>
          </w:tcPr>
          <w:p w14:paraId="186D8DD6" w14:textId="77777777" w:rsidR="0049575F" w:rsidRDefault="00774F1B">
            <w:pPr>
              <w:ind w:firstLineChars="0" w:firstLine="0"/>
              <w:rPr>
                <w:rFonts w:asciiTheme="minorEastAsia" w:hAnsiTheme="minorEastAsia" w:cstheme="minorEastAsia"/>
                <w:b/>
                <w:bCs/>
                <w:sz w:val="20"/>
                <w:szCs w:val="20"/>
              </w:rPr>
            </w:pPr>
            <w:r>
              <w:rPr>
                <w:rFonts w:asciiTheme="minorEastAsia" w:hAnsiTheme="minorEastAsia" w:cstheme="minorEastAsia" w:hint="eastAsia"/>
                <w:b/>
                <w:bCs/>
                <w:sz w:val="20"/>
                <w:szCs w:val="20"/>
              </w:rPr>
              <w:t>数值</w:t>
            </w:r>
          </w:p>
        </w:tc>
        <w:tc>
          <w:tcPr>
            <w:tcW w:w="816" w:type="dxa"/>
            <w:shd w:val="clear" w:color="auto" w:fill="D9D9D9" w:themeFill="background1" w:themeFillShade="D9"/>
            <w:vAlign w:val="center"/>
          </w:tcPr>
          <w:p w14:paraId="3DE70BA1" w14:textId="77777777" w:rsidR="0049575F" w:rsidRDefault="00774F1B">
            <w:pPr>
              <w:ind w:firstLineChars="0" w:firstLine="0"/>
              <w:rPr>
                <w:rFonts w:asciiTheme="minorEastAsia" w:hAnsiTheme="minorEastAsia" w:cstheme="minorEastAsia"/>
                <w:b/>
                <w:bCs/>
                <w:sz w:val="20"/>
                <w:szCs w:val="20"/>
              </w:rPr>
            </w:pPr>
            <w:r>
              <w:rPr>
                <w:rFonts w:asciiTheme="minorEastAsia" w:hAnsiTheme="minorEastAsia" w:cstheme="minorEastAsia" w:hint="eastAsia"/>
                <w:b/>
                <w:bCs/>
                <w:sz w:val="20"/>
                <w:szCs w:val="20"/>
              </w:rPr>
              <w:t>长度</w:t>
            </w:r>
          </w:p>
        </w:tc>
        <w:tc>
          <w:tcPr>
            <w:tcW w:w="4369" w:type="dxa"/>
            <w:shd w:val="clear" w:color="auto" w:fill="D9D9D9" w:themeFill="background1" w:themeFillShade="D9"/>
            <w:vAlign w:val="center"/>
          </w:tcPr>
          <w:p w14:paraId="63B604DD" w14:textId="77777777" w:rsidR="0049575F" w:rsidRDefault="00774F1B">
            <w:pPr>
              <w:ind w:firstLineChars="0" w:firstLine="0"/>
              <w:rPr>
                <w:rFonts w:asciiTheme="minorEastAsia" w:hAnsiTheme="minorEastAsia" w:cstheme="minorEastAsia"/>
                <w:b/>
                <w:bCs/>
                <w:sz w:val="20"/>
                <w:szCs w:val="20"/>
              </w:rPr>
            </w:pPr>
            <w:r>
              <w:rPr>
                <w:rFonts w:asciiTheme="minorEastAsia" w:hAnsiTheme="minorEastAsia" w:cstheme="minorEastAsia" w:hint="eastAsia"/>
                <w:b/>
                <w:bCs/>
                <w:sz w:val="20"/>
                <w:szCs w:val="20"/>
              </w:rPr>
              <w:t>描述</w:t>
            </w:r>
          </w:p>
        </w:tc>
      </w:tr>
      <w:tr w:rsidR="0049575F" w14:paraId="22D90D2B" w14:textId="77777777">
        <w:tc>
          <w:tcPr>
            <w:tcW w:w="2424" w:type="dxa"/>
            <w:shd w:val="clear" w:color="auto" w:fill="auto"/>
            <w:vAlign w:val="center"/>
          </w:tcPr>
          <w:p w14:paraId="78D006FC"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GTPTagNone</w:t>
            </w:r>
          </w:p>
        </w:tc>
        <w:tc>
          <w:tcPr>
            <w:tcW w:w="713" w:type="dxa"/>
            <w:vAlign w:val="center"/>
          </w:tcPr>
          <w:p w14:paraId="5FA8F977"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0</w:t>
            </w:r>
          </w:p>
        </w:tc>
        <w:tc>
          <w:tcPr>
            <w:tcW w:w="816" w:type="dxa"/>
            <w:vAlign w:val="center"/>
          </w:tcPr>
          <w:p w14:paraId="70773740"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0</w:t>
            </w:r>
          </w:p>
        </w:tc>
        <w:tc>
          <w:tcPr>
            <w:tcW w:w="4369" w:type="dxa"/>
            <w:vAlign w:val="center"/>
          </w:tcPr>
          <w:p w14:paraId="288F771B"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丢弃不处理此标记</w:t>
            </w:r>
          </w:p>
        </w:tc>
      </w:tr>
      <w:tr w:rsidR="0049575F" w14:paraId="51978CE6" w14:textId="77777777">
        <w:tc>
          <w:tcPr>
            <w:tcW w:w="2424" w:type="dxa"/>
            <w:shd w:val="clear" w:color="auto" w:fill="auto"/>
            <w:vAlign w:val="center"/>
          </w:tcPr>
          <w:p w14:paraId="7BDAF399" w14:textId="77777777" w:rsidR="0049575F" w:rsidRDefault="00774F1B">
            <w:pPr>
              <w:ind w:firstLineChars="0" w:firstLine="0"/>
              <w:rPr>
                <w:rFonts w:asciiTheme="minorEastAsia" w:hAnsiTheme="minorEastAsia" w:cstheme="minorEastAsia"/>
                <w:sz w:val="20"/>
                <w:szCs w:val="20"/>
              </w:rPr>
            </w:pPr>
            <w:bookmarkStart w:id="127" w:name="OLE_LINK20"/>
            <w:bookmarkStart w:id="128" w:name="OLE_LINK19"/>
            <w:r>
              <w:rPr>
                <w:rFonts w:asciiTheme="minorEastAsia" w:hAnsiTheme="minorEastAsia" w:cstheme="minorEastAsia" w:hint="eastAsia"/>
                <w:sz w:val="20"/>
                <w:szCs w:val="20"/>
              </w:rPr>
              <w:t>GTPTagCompressMethod</w:t>
            </w:r>
            <w:bookmarkEnd w:id="127"/>
            <w:bookmarkEnd w:id="128"/>
          </w:p>
        </w:tc>
        <w:tc>
          <w:tcPr>
            <w:tcW w:w="713" w:type="dxa"/>
            <w:vAlign w:val="center"/>
          </w:tcPr>
          <w:p w14:paraId="19C031A4"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2</w:t>
            </w:r>
          </w:p>
        </w:tc>
        <w:tc>
          <w:tcPr>
            <w:tcW w:w="816" w:type="dxa"/>
            <w:vAlign w:val="center"/>
          </w:tcPr>
          <w:p w14:paraId="7D3D1A32"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1</w:t>
            </w:r>
          </w:p>
        </w:tc>
        <w:tc>
          <w:tcPr>
            <w:tcW w:w="4369" w:type="dxa"/>
            <w:vAlign w:val="center"/>
          </w:tcPr>
          <w:p w14:paraId="2C22E428"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信息正文压缩方法</w:t>
            </w:r>
          </w:p>
        </w:tc>
      </w:tr>
      <w:tr w:rsidR="0049575F" w14:paraId="49288840" w14:textId="77777777">
        <w:tc>
          <w:tcPr>
            <w:tcW w:w="2424" w:type="dxa"/>
            <w:shd w:val="clear" w:color="auto" w:fill="auto"/>
            <w:vAlign w:val="center"/>
          </w:tcPr>
          <w:p w14:paraId="3E054080"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GTPTagKeepAlive</w:t>
            </w:r>
          </w:p>
        </w:tc>
        <w:tc>
          <w:tcPr>
            <w:tcW w:w="713" w:type="dxa"/>
            <w:vAlign w:val="center"/>
          </w:tcPr>
          <w:p w14:paraId="6A884C62"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5</w:t>
            </w:r>
          </w:p>
        </w:tc>
        <w:tc>
          <w:tcPr>
            <w:tcW w:w="816" w:type="dxa"/>
            <w:vAlign w:val="center"/>
          </w:tcPr>
          <w:p w14:paraId="09E73C4C"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0</w:t>
            </w:r>
          </w:p>
        </w:tc>
        <w:tc>
          <w:tcPr>
            <w:tcW w:w="4369" w:type="dxa"/>
            <w:vAlign w:val="center"/>
          </w:tcPr>
          <w:p w14:paraId="0700EA48"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发送端发送心跳信息</w:t>
            </w:r>
          </w:p>
        </w:tc>
      </w:tr>
      <w:tr w:rsidR="0049575F" w14:paraId="3DA12439" w14:textId="77777777">
        <w:tc>
          <w:tcPr>
            <w:tcW w:w="2424" w:type="dxa"/>
            <w:shd w:val="clear" w:color="auto" w:fill="auto"/>
            <w:vAlign w:val="center"/>
          </w:tcPr>
          <w:p w14:paraId="32FFCCA7"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GTPTagDatetime</w:t>
            </w:r>
          </w:p>
        </w:tc>
        <w:tc>
          <w:tcPr>
            <w:tcW w:w="713" w:type="dxa"/>
            <w:vAlign w:val="center"/>
          </w:tcPr>
          <w:p w14:paraId="1A5AEE7F"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1</w:t>
            </w:r>
          </w:p>
        </w:tc>
        <w:tc>
          <w:tcPr>
            <w:tcW w:w="816" w:type="dxa"/>
            <w:vAlign w:val="center"/>
          </w:tcPr>
          <w:p w14:paraId="2D7C5115"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4</w:t>
            </w:r>
          </w:p>
        </w:tc>
        <w:tc>
          <w:tcPr>
            <w:tcW w:w="4369" w:type="dxa"/>
            <w:vAlign w:val="center"/>
          </w:tcPr>
          <w:p w14:paraId="153F6F65"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时间戳。Unix格式时间，网络序</w:t>
            </w:r>
          </w:p>
        </w:tc>
      </w:tr>
      <w:tr w:rsidR="0049575F" w14:paraId="01A765FE" w14:textId="77777777">
        <w:tc>
          <w:tcPr>
            <w:tcW w:w="2424" w:type="dxa"/>
            <w:shd w:val="clear" w:color="auto" w:fill="auto"/>
            <w:vAlign w:val="center"/>
          </w:tcPr>
          <w:p w14:paraId="69F770D4"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GTPTagSessionState</w:t>
            </w:r>
          </w:p>
        </w:tc>
        <w:tc>
          <w:tcPr>
            <w:tcW w:w="713" w:type="dxa"/>
            <w:vAlign w:val="center"/>
          </w:tcPr>
          <w:p w14:paraId="54B051DA"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4</w:t>
            </w:r>
          </w:p>
        </w:tc>
        <w:tc>
          <w:tcPr>
            <w:tcW w:w="816" w:type="dxa"/>
            <w:vAlign w:val="center"/>
          </w:tcPr>
          <w:p w14:paraId="0B40F410"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1</w:t>
            </w:r>
          </w:p>
        </w:tc>
        <w:tc>
          <w:tcPr>
            <w:tcW w:w="4369" w:type="dxa"/>
            <w:vAlign w:val="center"/>
          </w:tcPr>
          <w:p w14:paraId="55DFB173"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发送端状态</w:t>
            </w:r>
          </w:p>
        </w:tc>
      </w:tr>
      <w:tr w:rsidR="0049575F" w14:paraId="5055FA38" w14:textId="77777777">
        <w:tc>
          <w:tcPr>
            <w:tcW w:w="2424" w:type="dxa"/>
            <w:shd w:val="clear" w:color="auto" w:fill="auto"/>
            <w:vAlign w:val="center"/>
          </w:tcPr>
          <w:p w14:paraId="0E007341" w14:textId="77777777" w:rsidR="0049575F" w:rsidRDefault="00774F1B">
            <w:pPr>
              <w:ind w:firstLineChars="0" w:firstLine="0"/>
              <w:rPr>
                <w:rFonts w:asciiTheme="minorEastAsia" w:hAnsiTheme="minorEastAsia" w:cstheme="minorEastAsia"/>
                <w:sz w:val="20"/>
                <w:szCs w:val="20"/>
              </w:rPr>
            </w:pPr>
            <w:bookmarkStart w:id="129" w:name="OLE_LINK18"/>
            <w:bookmarkStart w:id="130" w:name="OLE_LINK17"/>
            <w:r>
              <w:rPr>
                <w:rFonts w:asciiTheme="minorEastAsia" w:hAnsiTheme="minorEastAsia" w:cstheme="minorEastAsia" w:hint="eastAsia"/>
                <w:sz w:val="20"/>
                <w:szCs w:val="20"/>
              </w:rPr>
              <w:t>GTPTagTradedate</w:t>
            </w:r>
            <w:bookmarkEnd w:id="129"/>
            <w:bookmarkEnd w:id="130"/>
          </w:p>
        </w:tc>
        <w:tc>
          <w:tcPr>
            <w:tcW w:w="713" w:type="dxa"/>
            <w:vAlign w:val="center"/>
          </w:tcPr>
          <w:p w14:paraId="42523E02"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6</w:t>
            </w:r>
          </w:p>
        </w:tc>
        <w:tc>
          <w:tcPr>
            <w:tcW w:w="816" w:type="dxa"/>
            <w:vAlign w:val="center"/>
          </w:tcPr>
          <w:p w14:paraId="6821BD4F"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4</w:t>
            </w:r>
          </w:p>
        </w:tc>
        <w:tc>
          <w:tcPr>
            <w:tcW w:w="4369" w:type="dxa"/>
            <w:vAlign w:val="center"/>
          </w:tcPr>
          <w:p w14:paraId="71687B7A"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交易所当前交易日期。Unix格式时间，网络序</w:t>
            </w:r>
          </w:p>
        </w:tc>
      </w:tr>
      <w:tr w:rsidR="0049575F" w14:paraId="56CEC40F" w14:textId="77777777">
        <w:tc>
          <w:tcPr>
            <w:tcW w:w="2424" w:type="dxa"/>
            <w:vAlign w:val="center"/>
          </w:tcPr>
          <w:p w14:paraId="0D6D1CC6"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GTPTagTarget</w:t>
            </w:r>
          </w:p>
        </w:tc>
        <w:tc>
          <w:tcPr>
            <w:tcW w:w="713" w:type="dxa"/>
            <w:vAlign w:val="center"/>
          </w:tcPr>
          <w:p w14:paraId="2DF59705"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3</w:t>
            </w:r>
          </w:p>
        </w:tc>
        <w:tc>
          <w:tcPr>
            <w:tcW w:w="816" w:type="dxa"/>
            <w:vAlign w:val="center"/>
          </w:tcPr>
          <w:p w14:paraId="41AF7268"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2</w:t>
            </w:r>
          </w:p>
        </w:tc>
        <w:tc>
          <w:tcPr>
            <w:tcW w:w="4369" w:type="dxa"/>
            <w:vAlign w:val="center"/>
          </w:tcPr>
          <w:p w14:paraId="02C4E696"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说明报文需要发送的目标。如：告知交易所是要发到正式系统还是测试系统。</w:t>
            </w:r>
          </w:p>
        </w:tc>
      </w:tr>
      <w:tr w:rsidR="0049575F" w14:paraId="470281BF" w14:textId="77777777">
        <w:tc>
          <w:tcPr>
            <w:tcW w:w="2424" w:type="dxa"/>
            <w:shd w:val="clear" w:color="auto" w:fill="auto"/>
            <w:vAlign w:val="center"/>
          </w:tcPr>
          <w:p w14:paraId="55445CCD"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GTPTagSetHeartbeatTimeout</w:t>
            </w:r>
          </w:p>
        </w:tc>
        <w:tc>
          <w:tcPr>
            <w:tcW w:w="713" w:type="dxa"/>
            <w:shd w:val="clear" w:color="auto" w:fill="auto"/>
            <w:vAlign w:val="center"/>
          </w:tcPr>
          <w:p w14:paraId="3AA8FDCA"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7</w:t>
            </w:r>
          </w:p>
        </w:tc>
        <w:tc>
          <w:tcPr>
            <w:tcW w:w="816" w:type="dxa"/>
            <w:shd w:val="clear" w:color="auto" w:fill="auto"/>
            <w:vAlign w:val="center"/>
          </w:tcPr>
          <w:p w14:paraId="001CF5A5"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 xml:space="preserve">2 </w:t>
            </w:r>
          </w:p>
        </w:tc>
        <w:tc>
          <w:tcPr>
            <w:tcW w:w="4369" w:type="dxa"/>
            <w:shd w:val="clear" w:color="auto" w:fill="auto"/>
            <w:vAlign w:val="center"/>
          </w:tcPr>
          <w:p w14:paraId="72086473" w14:textId="77777777" w:rsidR="0049575F" w:rsidRDefault="00774F1B">
            <w:pPr>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心跳超时时间设置</w:t>
            </w:r>
          </w:p>
        </w:tc>
      </w:tr>
    </w:tbl>
    <w:p w14:paraId="463848E3" w14:textId="77777777" w:rsidR="0049575F" w:rsidRDefault="00774F1B">
      <w:pPr>
        <w:pStyle w:val="af7"/>
        <w:numPr>
          <w:ilvl w:val="0"/>
          <w:numId w:val="5"/>
        </w:numPr>
        <w:ind w:firstLineChars="0"/>
        <w:rPr>
          <w:rFonts w:asciiTheme="minorEastAsia" w:hAnsiTheme="minorEastAsia" w:cstheme="minorEastAsia"/>
        </w:rPr>
      </w:pPr>
      <w:r>
        <w:rPr>
          <w:rFonts w:asciiTheme="minorEastAsia" w:hAnsiTheme="minorEastAsia" w:cstheme="minorEastAsia" w:hint="eastAsia"/>
          <w:b/>
        </w:rPr>
        <w:t>标记长度</w:t>
      </w:r>
      <w:r>
        <w:rPr>
          <w:rFonts w:asciiTheme="minorEastAsia" w:hAnsiTheme="minorEastAsia" w:cstheme="minorEastAsia" w:hint="eastAsia"/>
        </w:rPr>
        <w:t>：表示扩展报头的标记数据长度，最多125个字节。</w:t>
      </w:r>
    </w:p>
    <w:p w14:paraId="785117C2" w14:textId="77777777" w:rsidR="0049575F" w:rsidRDefault="00774F1B">
      <w:pPr>
        <w:ind w:firstLine="482"/>
        <w:rPr>
          <w:szCs w:val="24"/>
        </w:rPr>
      </w:pPr>
      <w:r>
        <w:rPr>
          <w:rFonts w:hint="eastAsia"/>
          <w:b/>
          <w:szCs w:val="24"/>
        </w:rPr>
        <w:t>在扩充报头，交易所系统可以进行扩展定义，增加新的标记类型。接收端如果收到无法识别的标记，只需将其简单丢弃，不做其他处理。</w:t>
      </w:r>
    </w:p>
    <w:p w14:paraId="5A0971E0" w14:textId="77777777" w:rsidR="0049575F" w:rsidRDefault="00774F1B">
      <w:pPr>
        <w:pStyle w:val="2"/>
        <w:numPr>
          <w:ilvl w:val="1"/>
          <w:numId w:val="1"/>
        </w:numPr>
        <w:spacing w:line="415" w:lineRule="auto"/>
        <w:ind w:left="0" w:firstLineChars="0" w:firstLine="0"/>
        <w:rPr>
          <w:rFonts w:ascii="宋体" w:eastAsiaTheme="minorEastAsia" w:hAnsi="宋体"/>
        </w:rPr>
      </w:pPr>
      <w:bookmarkStart w:id="131" w:name="_Toc204949485"/>
      <w:r>
        <w:rPr>
          <w:rFonts w:ascii="宋体" w:eastAsiaTheme="minorEastAsia" w:hAnsi="宋体" w:hint="eastAsia"/>
        </w:rPr>
        <w:t>会话消息</w:t>
      </w:r>
      <w:bookmarkEnd w:id="131"/>
    </w:p>
    <w:p w14:paraId="376276B7"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会话消息由基础报头和扩充报头组成，没有报文体。</w:t>
      </w:r>
    </w:p>
    <w:p w14:paraId="57712A3D" w14:textId="77777777" w:rsidR="0049575F" w:rsidRDefault="00774F1B">
      <w:pPr>
        <w:ind w:firstLine="482"/>
        <w:rPr>
          <w:rFonts w:asciiTheme="minorEastAsia" w:hAnsiTheme="minorEastAsia" w:cstheme="minorEastAsia"/>
          <w:b/>
        </w:rPr>
      </w:pPr>
      <w:r>
        <w:rPr>
          <w:rFonts w:asciiTheme="minorEastAsia" w:hAnsiTheme="minorEastAsia" w:cstheme="minorEastAsia" w:hint="eastAsia"/>
          <w:b/>
        </w:rPr>
        <w:t>对于不同类型的会话消息，通过扩充报头中的“标记类型”和“标记数据”进行扩展和自定义。</w:t>
      </w:r>
    </w:p>
    <w:p w14:paraId="2B6E453F"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GTP协议中定义的常见几种会话消息如下：</w:t>
      </w:r>
    </w:p>
    <w:tbl>
      <w:tblPr>
        <w:tblStyle w:val="af2"/>
        <w:tblW w:w="7990" w:type="dxa"/>
        <w:jc w:val="center"/>
        <w:tblLook w:val="04A0" w:firstRow="1" w:lastRow="0" w:firstColumn="1" w:lastColumn="0" w:noHBand="0" w:noVBand="1"/>
      </w:tblPr>
      <w:tblGrid>
        <w:gridCol w:w="1482"/>
        <w:gridCol w:w="2716"/>
        <w:gridCol w:w="1125"/>
        <w:gridCol w:w="2667"/>
      </w:tblGrid>
      <w:tr w:rsidR="0049575F" w14:paraId="55638088" w14:textId="77777777">
        <w:trPr>
          <w:trHeight w:val="377"/>
          <w:tblHeader/>
          <w:jc w:val="center"/>
        </w:trPr>
        <w:tc>
          <w:tcPr>
            <w:tcW w:w="1656" w:type="dxa"/>
            <w:shd w:val="clear" w:color="auto" w:fill="D9D9D9" w:themeFill="background1" w:themeFillShade="D9"/>
            <w:vAlign w:val="center"/>
          </w:tcPr>
          <w:p w14:paraId="4063489F" w14:textId="77777777" w:rsidR="0049575F" w:rsidRDefault="00774F1B">
            <w:pPr>
              <w:ind w:firstLineChars="0" w:firstLine="0"/>
              <w:rPr>
                <w:rFonts w:asciiTheme="minorEastAsia" w:hAnsiTheme="minorEastAsia" w:cstheme="minorEastAsia"/>
                <w:b/>
                <w:sz w:val="20"/>
                <w:szCs w:val="20"/>
              </w:rPr>
            </w:pPr>
            <w:r>
              <w:rPr>
                <w:rFonts w:asciiTheme="minorEastAsia" w:hAnsiTheme="minorEastAsia" w:cstheme="minorEastAsia" w:hint="eastAsia"/>
                <w:b/>
                <w:sz w:val="20"/>
                <w:szCs w:val="20"/>
              </w:rPr>
              <w:lastRenderedPageBreak/>
              <w:t>会话消息</w:t>
            </w:r>
          </w:p>
        </w:tc>
        <w:tc>
          <w:tcPr>
            <w:tcW w:w="2093" w:type="dxa"/>
            <w:shd w:val="clear" w:color="auto" w:fill="D9D9D9" w:themeFill="background1" w:themeFillShade="D9"/>
            <w:vAlign w:val="center"/>
          </w:tcPr>
          <w:p w14:paraId="3BE5C139" w14:textId="77777777" w:rsidR="0049575F" w:rsidRDefault="00774F1B">
            <w:pPr>
              <w:ind w:firstLineChars="0" w:firstLine="0"/>
              <w:rPr>
                <w:rFonts w:asciiTheme="minorEastAsia" w:hAnsiTheme="minorEastAsia" w:cstheme="minorEastAsia"/>
                <w:b/>
                <w:sz w:val="20"/>
                <w:szCs w:val="20"/>
              </w:rPr>
            </w:pPr>
            <w:r>
              <w:rPr>
                <w:rFonts w:asciiTheme="minorEastAsia" w:hAnsiTheme="minorEastAsia" w:cstheme="minorEastAsia" w:hint="eastAsia"/>
                <w:b/>
                <w:sz w:val="20"/>
                <w:szCs w:val="20"/>
              </w:rPr>
              <w:t>标记类型</w:t>
            </w:r>
          </w:p>
        </w:tc>
        <w:tc>
          <w:tcPr>
            <w:tcW w:w="1240" w:type="dxa"/>
            <w:shd w:val="clear" w:color="auto" w:fill="D9D9D9" w:themeFill="background1" w:themeFillShade="D9"/>
            <w:vAlign w:val="center"/>
          </w:tcPr>
          <w:p w14:paraId="783269CA" w14:textId="77777777" w:rsidR="0049575F" w:rsidRDefault="00774F1B">
            <w:pPr>
              <w:ind w:firstLineChars="0" w:firstLine="0"/>
              <w:rPr>
                <w:rFonts w:asciiTheme="minorEastAsia" w:hAnsiTheme="minorEastAsia" w:cstheme="minorEastAsia"/>
                <w:b/>
                <w:sz w:val="20"/>
                <w:szCs w:val="20"/>
              </w:rPr>
            </w:pPr>
            <w:r>
              <w:rPr>
                <w:rFonts w:asciiTheme="minorEastAsia" w:hAnsiTheme="minorEastAsia" w:cstheme="minorEastAsia" w:hint="eastAsia"/>
                <w:b/>
                <w:sz w:val="20"/>
                <w:szCs w:val="20"/>
              </w:rPr>
              <w:t>标记长度</w:t>
            </w:r>
          </w:p>
        </w:tc>
        <w:tc>
          <w:tcPr>
            <w:tcW w:w="3001" w:type="dxa"/>
            <w:shd w:val="clear" w:color="auto" w:fill="D9D9D9" w:themeFill="background1" w:themeFillShade="D9"/>
            <w:vAlign w:val="center"/>
          </w:tcPr>
          <w:p w14:paraId="41117287" w14:textId="77777777" w:rsidR="0049575F" w:rsidRDefault="00774F1B">
            <w:pPr>
              <w:ind w:firstLineChars="0" w:firstLine="0"/>
              <w:rPr>
                <w:rFonts w:asciiTheme="minorEastAsia" w:hAnsiTheme="minorEastAsia" w:cstheme="minorEastAsia"/>
                <w:b/>
                <w:sz w:val="20"/>
                <w:szCs w:val="20"/>
              </w:rPr>
            </w:pPr>
            <w:r>
              <w:rPr>
                <w:rFonts w:asciiTheme="minorEastAsia" w:hAnsiTheme="minorEastAsia" w:cstheme="minorEastAsia" w:hint="eastAsia"/>
                <w:b/>
                <w:sz w:val="20"/>
                <w:szCs w:val="20"/>
              </w:rPr>
              <w:t>标记数据</w:t>
            </w:r>
          </w:p>
        </w:tc>
      </w:tr>
      <w:tr w:rsidR="0049575F" w14:paraId="540C242C" w14:textId="77777777">
        <w:trPr>
          <w:jc w:val="center"/>
        </w:trPr>
        <w:tc>
          <w:tcPr>
            <w:tcW w:w="1656" w:type="dxa"/>
            <w:vAlign w:val="center"/>
          </w:tcPr>
          <w:p w14:paraId="6546B2ED"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心跳</w:t>
            </w:r>
          </w:p>
        </w:tc>
        <w:tc>
          <w:tcPr>
            <w:tcW w:w="2093" w:type="dxa"/>
            <w:shd w:val="clear" w:color="auto" w:fill="auto"/>
            <w:vAlign w:val="center"/>
          </w:tcPr>
          <w:p w14:paraId="644B1FE9"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GTPTagKeepAlive</w:t>
            </w:r>
          </w:p>
        </w:tc>
        <w:tc>
          <w:tcPr>
            <w:tcW w:w="1240" w:type="dxa"/>
            <w:vAlign w:val="center"/>
          </w:tcPr>
          <w:p w14:paraId="31142A7A" w14:textId="77777777" w:rsidR="0049575F" w:rsidRDefault="00774F1B">
            <w:pPr>
              <w:spacing w:line="240" w:lineRule="auto"/>
              <w:ind w:firstLineChars="0" w:firstLine="0"/>
              <w:rPr>
                <w:rFonts w:asciiTheme="minorEastAsia" w:hAnsiTheme="minorEastAsia" w:cstheme="minorEastAsia"/>
                <w:b/>
                <w:sz w:val="20"/>
                <w:szCs w:val="20"/>
              </w:rPr>
            </w:pPr>
            <w:r>
              <w:rPr>
                <w:rFonts w:asciiTheme="minorEastAsia" w:hAnsiTheme="minorEastAsia" w:cstheme="minorEastAsia" w:hint="eastAsia"/>
                <w:b/>
                <w:sz w:val="20"/>
                <w:szCs w:val="20"/>
              </w:rPr>
              <w:t>0</w:t>
            </w:r>
          </w:p>
        </w:tc>
        <w:tc>
          <w:tcPr>
            <w:tcW w:w="3001" w:type="dxa"/>
            <w:vAlign w:val="center"/>
          </w:tcPr>
          <w:p w14:paraId="6DAE5552"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发送端发送心跳信息</w:t>
            </w:r>
          </w:p>
        </w:tc>
      </w:tr>
      <w:tr w:rsidR="0049575F" w14:paraId="73095572" w14:textId="77777777">
        <w:trPr>
          <w:jc w:val="center"/>
        </w:trPr>
        <w:tc>
          <w:tcPr>
            <w:tcW w:w="1656" w:type="dxa"/>
            <w:vAlign w:val="center"/>
          </w:tcPr>
          <w:p w14:paraId="70D48FB6"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心跳超时时间设置</w:t>
            </w:r>
          </w:p>
        </w:tc>
        <w:tc>
          <w:tcPr>
            <w:tcW w:w="2093" w:type="dxa"/>
            <w:shd w:val="clear" w:color="auto" w:fill="auto"/>
            <w:vAlign w:val="center"/>
          </w:tcPr>
          <w:p w14:paraId="259A3041"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GTPTagSetHeartbeatTimeout</w:t>
            </w:r>
          </w:p>
        </w:tc>
        <w:tc>
          <w:tcPr>
            <w:tcW w:w="1240" w:type="dxa"/>
            <w:vAlign w:val="center"/>
          </w:tcPr>
          <w:p w14:paraId="273A0043"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2</w:t>
            </w:r>
          </w:p>
        </w:tc>
        <w:tc>
          <w:tcPr>
            <w:tcW w:w="3001" w:type="dxa"/>
            <w:vAlign w:val="center"/>
          </w:tcPr>
          <w:p w14:paraId="7728CB3A"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发送端发送心跳超时时间</w:t>
            </w:r>
          </w:p>
        </w:tc>
      </w:tr>
      <w:tr w:rsidR="0049575F" w14:paraId="2C0BE4E0" w14:textId="77777777">
        <w:trPr>
          <w:jc w:val="center"/>
        </w:trPr>
        <w:tc>
          <w:tcPr>
            <w:tcW w:w="1656" w:type="dxa"/>
            <w:vAlign w:val="center"/>
          </w:tcPr>
          <w:p w14:paraId="481FED7A"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时间戳</w:t>
            </w:r>
          </w:p>
        </w:tc>
        <w:tc>
          <w:tcPr>
            <w:tcW w:w="2093" w:type="dxa"/>
            <w:shd w:val="clear" w:color="auto" w:fill="auto"/>
            <w:vAlign w:val="center"/>
          </w:tcPr>
          <w:p w14:paraId="0BE62CED"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GTPTagDatetime</w:t>
            </w:r>
          </w:p>
        </w:tc>
        <w:tc>
          <w:tcPr>
            <w:tcW w:w="1240" w:type="dxa"/>
            <w:vAlign w:val="center"/>
          </w:tcPr>
          <w:p w14:paraId="18563E24"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4</w:t>
            </w:r>
          </w:p>
        </w:tc>
        <w:tc>
          <w:tcPr>
            <w:tcW w:w="3001" w:type="dxa"/>
            <w:vAlign w:val="center"/>
          </w:tcPr>
          <w:p w14:paraId="3F9AADD7"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Unix格式时间，网络序</w:t>
            </w:r>
          </w:p>
        </w:tc>
      </w:tr>
      <w:tr w:rsidR="0049575F" w14:paraId="7C023E44" w14:textId="77777777">
        <w:trPr>
          <w:jc w:val="center"/>
        </w:trPr>
        <w:tc>
          <w:tcPr>
            <w:tcW w:w="1656" w:type="dxa"/>
            <w:vAlign w:val="center"/>
          </w:tcPr>
          <w:p w14:paraId="5F58420F"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发送端状态</w:t>
            </w:r>
          </w:p>
        </w:tc>
        <w:tc>
          <w:tcPr>
            <w:tcW w:w="2093" w:type="dxa"/>
            <w:shd w:val="clear" w:color="auto" w:fill="auto"/>
            <w:vAlign w:val="center"/>
          </w:tcPr>
          <w:p w14:paraId="57EB2DBD"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GTPTagSessionState</w:t>
            </w:r>
          </w:p>
        </w:tc>
        <w:tc>
          <w:tcPr>
            <w:tcW w:w="1240" w:type="dxa"/>
            <w:vAlign w:val="center"/>
          </w:tcPr>
          <w:p w14:paraId="744681E6"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1</w:t>
            </w:r>
          </w:p>
        </w:tc>
        <w:tc>
          <w:tcPr>
            <w:tcW w:w="3001" w:type="dxa"/>
            <w:vAlign w:val="center"/>
          </w:tcPr>
          <w:p w14:paraId="4FF25761"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取值范围如下：</w:t>
            </w:r>
          </w:p>
          <w:p w14:paraId="1F0F03C6"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0-未知；1-未登录；2-已登录</w:t>
            </w:r>
          </w:p>
          <w:p w14:paraId="1E108D1C"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（可根据需要进行扩展）</w:t>
            </w:r>
          </w:p>
        </w:tc>
      </w:tr>
      <w:tr w:rsidR="0049575F" w14:paraId="7B80F117" w14:textId="77777777">
        <w:trPr>
          <w:jc w:val="center"/>
        </w:trPr>
        <w:tc>
          <w:tcPr>
            <w:tcW w:w="1656" w:type="dxa"/>
            <w:vAlign w:val="center"/>
          </w:tcPr>
          <w:p w14:paraId="7D1BA166"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发送交易日期</w:t>
            </w:r>
          </w:p>
        </w:tc>
        <w:tc>
          <w:tcPr>
            <w:tcW w:w="2093" w:type="dxa"/>
            <w:shd w:val="clear" w:color="auto" w:fill="auto"/>
            <w:vAlign w:val="center"/>
          </w:tcPr>
          <w:p w14:paraId="280BB912"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GTPTagTradedate</w:t>
            </w:r>
          </w:p>
        </w:tc>
        <w:tc>
          <w:tcPr>
            <w:tcW w:w="1240" w:type="dxa"/>
            <w:vAlign w:val="center"/>
          </w:tcPr>
          <w:p w14:paraId="64C7BA7C"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4</w:t>
            </w:r>
          </w:p>
        </w:tc>
        <w:tc>
          <w:tcPr>
            <w:tcW w:w="3001" w:type="dxa"/>
            <w:vAlign w:val="center"/>
          </w:tcPr>
          <w:p w14:paraId="5D4A03CE"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Unix格式时间，网络序</w:t>
            </w:r>
          </w:p>
        </w:tc>
      </w:tr>
    </w:tbl>
    <w:p w14:paraId="1CADF7D8" w14:textId="77777777" w:rsidR="0049575F" w:rsidRDefault="00774F1B">
      <w:pPr>
        <w:pStyle w:val="2"/>
        <w:numPr>
          <w:ilvl w:val="1"/>
          <w:numId w:val="1"/>
        </w:numPr>
        <w:spacing w:line="415" w:lineRule="auto"/>
        <w:ind w:left="0" w:firstLineChars="0" w:firstLine="0"/>
        <w:rPr>
          <w:rFonts w:ascii="宋体" w:eastAsiaTheme="minorEastAsia" w:hAnsi="宋体"/>
        </w:rPr>
      </w:pPr>
      <w:bookmarkStart w:id="132" w:name="_Toc204949486"/>
      <w:r>
        <w:rPr>
          <w:rFonts w:ascii="宋体" w:eastAsiaTheme="minorEastAsia" w:hAnsi="宋体" w:hint="eastAsia"/>
        </w:rPr>
        <w:t>应用消息头</w:t>
      </w:r>
      <w:bookmarkEnd w:id="132"/>
    </w:p>
    <w:p w14:paraId="5909CFF1"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应用消息头可用来表示数据流标识、报文链标识、消息长度、消息发送方信息等。定义如下表：</w:t>
      </w:r>
    </w:p>
    <w:tbl>
      <w:tblPr>
        <w:tblStyle w:val="af2"/>
        <w:tblW w:w="8522" w:type="dxa"/>
        <w:jc w:val="center"/>
        <w:tblLook w:val="04A0" w:firstRow="1" w:lastRow="0" w:firstColumn="1" w:lastColumn="0" w:noHBand="0" w:noVBand="1"/>
      </w:tblPr>
      <w:tblGrid>
        <w:gridCol w:w="1816"/>
        <w:gridCol w:w="1127"/>
        <w:gridCol w:w="815"/>
        <w:gridCol w:w="4764"/>
      </w:tblGrid>
      <w:tr w:rsidR="0049575F" w14:paraId="0C66DD4F" w14:textId="77777777">
        <w:trPr>
          <w:tblHeader/>
          <w:jc w:val="center"/>
        </w:trPr>
        <w:tc>
          <w:tcPr>
            <w:tcW w:w="1802" w:type="dxa"/>
            <w:shd w:val="clear" w:color="auto" w:fill="D9D9D9" w:themeFill="background1" w:themeFillShade="D9"/>
            <w:vAlign w:val="center"/>
          </w:tcPr>
          <w:p w14:paraId="687B2C69" w14:textId="77777777" w:rsidR="0049575F" w:rsidRDefault="00774F1B">
            <w:pPr>
              <w:ind w:firstLineChars="0" w:firstLine="0"/>
              <w:rPr>
                <w:rFonts w:asciiTheme="minorEastAsia" w:hAnsiTheme="minorEastAsia" w:cstheme="minorEastAsia"/>
                <w:b/>
                <w:sz w:val="20"/>
                <w:szCs w:val="20"/>
              </w:rPr>
            </w:pPr>
            <w:r>
              <w:rPr>
                <w:rFonts w:asciiTheme="minorEastAsia" w:hAnsiTheme="minorEastAsia" w:cstheme="minorEastAsia" w:hint="eastAsia"/>
                <w:b/>
                <w:sz w:val="20"/>
                <w:szCs w:val="20"/>
              </w:rPr>
              <w:t>域名</w:t>
            </w:r>
          </w:p>
        </w:tc>
        <w:tc>
          <w:tcPr>
            <w:tcW w:w="1128" w:type="dxa"/>
            <w:shd w:val="clear" w:color="auto" w:fill="D9D9D9" w:themeFill="background1" w:themeFillShade="D9"/>
            <w:vAlign w:val="center"/>
          </w:tcPr>
          <w:p w14:paraId="5863AC82" w14:textId="77777777" w:rsidR="0049575F" w:rsidRDefault="00774F1B">
            <w:pPr>
              <w:ind w:firstLineChars="0" w:firstLine="0"/>
              <w:rPr>
                <w:rFonts w:asciiTheme="minorEastAsia" w:hAnsiTheme="minorEastAsia" w:cstheme="minorEastAsia"/>
                <w:b/>
                <w:sz w:val="20"/>
                <w:szCs w:val="20"/>
              </w:rPr>
            </w:pPr>
            <w:r>
              <w:rPr>
                <w:rFonts w:asciiTheme="minorEastAsia" w:hAnsiTheme="minorEastAsia" w:cstheme="minorEastAsia" w:hint="eastAsia"/>
                <w:b/>
                <w:sz w:val="20"/>
                <w:szCs w:val="20"/>
              </w:rPr>
              <w:t>数据类型</w:t>
            </w:r>
          </w:p>
        </w:tc>
        <w:tc>
          <w:tcPr>
            <w:tcW w:w="816" w:type="dxa"/>
            <w:shd w:val="clear" w:color="auto" w:fill="D9D9D9" w:themeFill="background1" w:themeFillShade="D9"/>
            <w:vAlign w:val="center"/>
          </w:tcPr>
          <w:p w14:paraId="02DDD471" w14:textId="77777777" w:rsidR="0049575F" w:rsidRDefault="00774F1B">
            <w:pPr>
              <w:ind w:firstLineChars="0" w:firstLine="0"/>
              <w:rPr>
                <w:rFonts w:asciiTheme="minorEastAsia" w:hAnsiTheme="minorEastAsia" w:cstheme="minorEastAsia"/>
                <w:b/>
                <w:sz w:val="20"/>
                <w:szCs w:val="20"/>
              </w:rPr>
            </w:pPr>
            <w:r>
              <w:rPr>
                <w:rFonts w:asciiTheme="minorEastAsia" w:hAnsiTheme="minorEastAsia" w:cstheme="minorEastAsia" w:hint="eastAsia"/>
                <w:b/>
                <w:sz w:val="20"/>
                <w:szCs w:val="20"/>
              </w:rPr>
              <w:t>必需</w:t>
            </w:r>
          </w:p>
        </w:tc>
        <w:tc>
          <w:tcPr>
            <w:tcW w:w="4776" w:type="dxa"/>
            <w:shd w:val="clear" w:color="auto" w:fill="D9D9D9" w:themeFill="background1" w:themeFillShade="D9"/>
            <w:vAlign w:val="center"/>
          </w:tcPr>
          <w:p w14:paraId="132BA508" w14:textId="77777777" w:rsidR="0049575F" w:rsidRDefault="00774F1B">
            <w:pPr>
              <w:ind w:firstLineChars="0" w:firstLine="0"/>
              <w:rPr>
                <w:rFonts w:asciiTheme="minorEastAsia" w:hAnsiTheme="minorEastAsia" w:cstheme="minorEastAsia"/>
                <w:b/>
                <w:sz w:val="20"/>
                <w:szCs w:val="20"/>
              </w:rPr>
            </w:pPr>
            <w:r>
              <w:rPr>
                <w:rFonts w:asciiTheme="minorEastAsia" w:hAnsiTheme="minorEastAsia" w:cstheme="minorEastAsia" w:hint="eastAsia"/>
                <w:b/>
                <w:sz w:val="20"/>
                <w:szCs w:val="20"/>
              </w:rPr>
              <w:t>说明</w:t>
            </w:r>
          </w:p>
        </w:tc>
      </w:tr>
      <w:tr w:rsidR="0049575F" w14:paraId="6FCA3E9E" w14:textId="77777777">
        <w:trPr>
          <w:jc w:val="center"/>
        </w:trPr>
        <w:tc>
          <w:tcPr>
            <w:tcW w:w="1802" w:type="dxa"/>
            <w:vAlign w:val="center"/>
          </w:tcPr>
          <w:p w14:paraId="6144C90F"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BeginString</w:t>
            </w:r>
          </w:p>
        </w:tc>
        <w:tc>
          <w:tcPr>
            <w:tcW w:w="1128" w:type="dxa"/>
            <w:vAlign w:val="center"/>
          </w:tcPr>
          <w:p w14:paraId="26E2287B"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C8</w:t>
            </w:r>
          </w:p>
        </w:tc>
        <w:tc>
          <w:tcPr>
            <w:tcW w:w="816" w:type="dxa"/>
            <w:vAlign w:val="center"/>
          </w:tcPr>
          <w:p w14:paraId="4D37BCF7"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Y</w:t>
            </w:r>
          </w:p>
        </w:tc>
        <w:tc>
          <w:tcPr>
            <w:tcW w:w="4776" w:type="dxa"/>
            <w:vAlign w:val="center"/>
          </w:tcPr>
          <w:p w14:paraId="6E59381A"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标识协议版本号，固定取值为GTP1.0</w:t>
            </w:r>
          </w:p>
        </w:tc>
      </w:tr>
      <w:tr w:rsidR="0049575F" w14:paraId="1E2EA5AC" w14:textId="77777777">
        <w:trPr>
          <w:jc w:val="center"/>
        </w:trPr>
        <w:tc>
          <w:tcPr>
            <w:tcW w:w="1802" w:type="dxa"/>
            <w:vAlign w:val="center"/>
          </w:tcPr>
          <w:p w14:paraId="3CD1394C" w14:textId="77777777" w:rsidR="0049575F" w:rsidRDefault="00774F1B">
            <w:pPr>
              <w:spacing w:line="240" w:lineRule="auto"/>
              <w:ind w:firstLineChars="0" w:firstLine="0"/>
              <w:rPr>
                <w:rFonts w:asciiTheme="minorEastAsia" w:hAnsiTheme="minorEastAsia" w:cstheme="minorEastAsia"/>
                <w:sz w:val="20"/>
                <w:szCs w:val="20"/>
              </w:rPr>
            </w:pPr>
            <w:bookmarkStart w:id="133" w:name="OLE_LINK32"/>
            <w:bookmarkStart w:id="134" w:name="OLE_LINK31"/>
            <w:r>
              <w:rPr>
                <w:rFonts w:asciiTheme="minorEastAsia" w:hAnsiTheme="minorEastAsia" w:cstheme="minorEastAsia" w:hint="eastAsia"/>
                <w:sz w:val="20"/>
                <w:szCs w:val="20"/>
              </w:rPr>
              <w:t>ContentLength</w:t>
            </w:r>
            <w:bookmarkEnd w:id="133"/>
            <w:bookmarkEnd w:id="134"/>
          </w:p>
        </w:tc>
        <w:tc>
          <w:tcPr>
            <w:tcW w:w="1128" w:type="dxa"/>
            <w:vAlign w:val="center"/>
          </w:tcPr>
          <w:p w14:paraId="418FE2DD"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Length</w:t>
            </w:r>
          </w:p>
        </w:tc>
        <w:tc>
          <w:tcPr>
            <w:tcW w:w="816" w:type="dxa"/>
            <w:vAlign w:val="center"/>
          </w:tcPr>
          <w:p w14:paraId="47FF1259"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N</w:t>
            </w:r>
          </w:p>
        </w:tc>
        <w:tc>
          <w:tcPr>
            <w:tcW w:w="4776" w:type="dxa"/>
            <w:vAlign w:val="center"/>
          </w:tcPr>
          <w:p w14:paraId="1F6FC6E9"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除消息头之外，各field长度和，以字节为单位</w:t>
            </w:r>
          </w:p>
        </w:tc>
      </w:tr>
      <w:tr w:rsidR="0049575F" w14:paraId="66334473" w14:textId="77777777">
        <w:trPr>
          <w:jc w:val="center"/>
        </w:trPr>
        <w:tc>
          <w:tcPr>
            <w:tcW w:w="1802" w:type="dxa"/>
            <w:vAlign w:val="center"/>
          </w:tcPr>
          <w:p w14:paraId="7E9686D4"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MsgType</w:t>
            </w:r>
          </w:p>
        </w:tc>
        <w:tc>
          <w:tcPr>
            <w:tcW w:w="1128" w:type="dxa"/>
            <w:vAlign w:val="center"/>
          </w:tcPr>
          <w:p w14:paraId="6FBF80ED"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C4</w:t>
            </w:r>
          </w:p>
        </w:tc>
        <w:tc>
          <w:tcPr>
            <w:tcW w:w="816" w:type="dxa"/>
            <w:vAlign w:val="center"/>
          </w:tcPr>
          <w:p w14:paraId="20C20580"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Y</w:t>
            </w:r>
          </w:p>
        </w:tc>
        <w:tc>
          <w:tcPr>
            <w:tcW w:w="4776" w:type="dxa"/>
            <w:vAlign w:val="center"/>
          </w:tcPr>
          <w:p w14:paraId="4E59CDA6"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消息类型，不同类型消息类型标识符不同</w:t>
            </w:r>
          </w:p>
        </w:tc>
      </w:tr>
      <w:tr w:rsidR="0049575F" w14:paraId="10BDD9A6" w14:textId="77777777">
        <w:trPr>
          <w:jc w:val="center"/>
        </w:trPr>
        <w:tc>
          <w:tcPr>
            <w:tcW w:w="1802" w:type="dxa"/>
            <w:vAlign w:val="center"/>
          </w:tcPr>
          <w:p w14:paraId="57D5E63D"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SequenceSeriesNo</w:t>
            </w:r>
          </w:p>
        </w:tc>
        <w:tc>
          <w:tcPr>
            <w:tcW w:w="1128" w:type="dxa"/>
            <w:vAlign w:val="center"/>
          </w:tcPr>
          <w:p w14:paraId="43EE92AB"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C1</w:t>
            </w:r>
          </w:p>
        </w:tc>
        <w:tc>
          <w:tcPr>
            <w:tcW w:w="816" w:type="dxa"/>
            <w:vAlign w:val="center"/>
          </w:tcPr>
          <w:p w14:paraId="327D822A"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Y</w:t>
            </w:r>
          </w:p>
        </w:tc>
        <w:tc>
          <w:tcPr>
            <w:tcW w:w="4776" w:type="dxa"/>
            <w:vAlign w:val="center"/>
          </w:tcPr>
          <w:p w14:paraId="13F74925"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序列类别号，代表数据流的标号</w:t>
            </w:r>
          </w:p>
        </w:tc>
      </w:tr>
      <w:tr w:rsidR="0049575F" w14:paraId="117CB46F" w14:textId="77777777">
        <w:trPr>
          <w:jc w:val="center"/>
        </w:trPr>
        <w:tc>
          <w:tcPr>
            <w:tcW w:w="1802" w:type="dxa"/>
            <w:vAlign w:val="center"/>
          </w:tcPr>
          <w:p w14:paraId="5E537A89"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SequenceNo</w:t>
            </w:r>
          </w:p>
        </w:tc>
        <w:tc>
          <w:tcPr>
            <w:tcW w:w="1128" w:type="dxa"/>
            <w:vAlign w:val="center"/>
          </w:tcPr>
          <w:p w14:paraId="4390D3AE"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N10</w:t>
            </w:r>
          </w:p>
        </w:tc>
        <w:tc>
          <w:tcPr>
            <w:tcW w:w="816" w:type="dxa"/>
            <w:vAlign w:val="center"/>
          </w:tcPr>
          <w:p w14:paraId="261581FF"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Y</w:t>
            </w:r>
          </w:p>
        </w:tc>
        <w:tc>
          <w:tcPr>
            <w:tcW w:w="4776" w:type="dxa"/>
            <w:vAlign w:val="center"/>
          </w:tcPr>
          <w:p w14:paraId="2228C790"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消息序列号，基于数据流的编号</w:t>
            </w:r>
          </w:p>
        </w:tc>
      </w:tr>
      <w:tr w:rsidR="0049575F" w14:paraId="69F31313" w14:textId="77777777">
        <w:trPr>
          <w:jc w:val="center"/>
        </w:trPr>
        <w:tc>
          <w:tcPr>
            <w:tcW w:w="1802" w:type="dxa"/>
            <w:vAlign w:val="center"/>
          </w:tcPr>
          <w:p w14:paraId="7822C6FC"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ChainFlag</w:t>
            </w:r>
          </w:p>
        </w:tc>
        <w:tc>
          <w:tcPr>
            <w:tcW w:w="1128" w:type="dxa"/>
            <w:vAlign w:val="center"/>
          </w:tcPr>
          <w:p w14:paraId="6938A862"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C1</w:t>
            </w:r>
          </w:p>
        </w:tc>
        <w:tc>
          <w:tcPr>
            <w:tcW w:w="816" w:type="dxa"/>
            <w:vAlign w:val="center"/>
          </w:tcPr>
          <w:p w14:paraId="3DA094BD"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Y</w:t>
            </w:r>
          </w:p>
        </w:tc>
        <w:tc>
          <w:tcPr>
            <w:tcW w:w="4776" w:type="dxa"/>
            <w:vAlign w:val="center"/>
          </w:tcPr>
          <w:p w14:paraId="5476E808"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消息的连续标志，取值</w:t>
            </w:r>
            <w:r>
              <w:rPr>
                <w:rStyle w:val="af5"/>
                <w:rFonts w:asciiTheme="minorEastAsia" w:hAnsiTheme="minorEastAsia" w:cstheme="minorEastAsia" w:hint="eastAsia"/>
                <w:sz w:val="20"/>
                <w:szCs w:val="20"/>
              </w:rPr>
              <w:footnoteReference w:id="4"/>
            </w:r>
            <w:r>
              <w:rPr>
                <w:rFonts w:asciiTheme="minorEastAsia" w:hAnsiTheme="minorEastAsia" w:cstheme="minorEastAsia" w:hint="eastAsia"/>
                <w:sz w:val="20"/>
                <w:szCs w:val="20"/>
              </w:rPr>
              <w:t>参考如下：</w:t>
            </w:r>
          </w:p>
          <w:p w14:paraId="70B05EC8"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‘S’-单个报文</w:t>
            </w:r>
          </w:p>
          <w:p w14:paraId="393123BB"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‘F’-报文链的第一个报文</w:t>
            </w:r>
          </w:p>
          <w:p w14:paraId="2D348730"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‘C’-报文链的中间报文</w:t>
            </w:r>
          </w:p>
          <w:p w14:paraId="53331680"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‘L’-报文链的最后一个报文，无后续报文</w:t>
            </w:r>
          </w:p>
        </w:tc>
      </w:tr>
      <w:tr w:rsidR="0049575F" w14:paraId="660B25A4" w14:textId="77777777">
        <w:trPr>
          <w:jc w:val="center"/>
        </w:trPr>
        <w:tc>
          <w:tcPr>
            <w:tcW w:w="1802" w:type="dxa"/>
            <w:vAlign w:val="center"/>
          </w:tcPr>
          <w:p w14:paraId="2D2FB34B"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RootID</w:t>
            </w:r>
          </w:p>
        </w:tc>
        <w:tc>
          <w:tcPr>
            <w:tcW w:w="1128" w:type="dxa"/>
            <w:vAlign w:val="center"/>
          </w:tcPr>
          <w:p w14:paraId="19FE1399"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C8</w:t>
            </w:r>
          </w:p>
        </w:tc>
        <w:tc>
          <w:tcPr>
            <w:tcW w:w="816" w:type="dxa"/>
            <w:vAlign w:val="center"/>
          </w:tcPr>
          <w:p w14:paraId="434295C5"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N</w:t>
            </w:r>
          </w:p>
        </w:tc>
        <w:tc>
          <w:tcPr>
            <w:tcW w:w="4776" w:type="dxa"/>
            <w:vAlign w:val="center"/>
          </w:tcPr>
          <w:p w14:paraId="6C788174"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作为消息来源标志，如有值，交易所原值返回</w:t>
            </w:r>
          </w:p>
        </w:tc>
      </w:tr>
      <w:tr w:rsidR="0049575F" w14:paraId="7D19746E" w14:textId="77777777">
        <w:trPr>
          <w:jc w:val="center"/>
        </w:trPr>
        <w:tc>
          <w:tcPr>
            <w:tcW w:w="1802" w:type="dxa"/>
            <w:vAlign w:val="center"/>
          </w:tcPr>
          <w:p w14:paraId="54AFF100"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SenderID</w:t>
            </w:r>
          </w:p>
        </w:tc>
        <w:tc>
          <w:tcPr>
            <w:tcW w:w="1128" w:type="dxa"/>
            <w:vAlign w:val="center"/>
          </w:tcPr>
          <w:p w14:paraId="7CBD6077"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C8</w:t>
            </w:r>
          </w:p>
        </w:tc>
        <w:tc>
          <w:tcPr>
            <w:tcW w:w="816" w:type="dxa"/>
            <w:vAlign w:val="center"/>
          </w:tcPr>
          <w:p w14:paraId="082AC2C6"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N</w:t>
            </w:r>
          </w:p>
        </w:tc>
        <w:tc>
          <w:tcPr>
            <w:tcW w:w="4776" w:type="dxa"/>
            <w:vAlign w:val="center"/>
          </w:tcPr>
          <w:p w14:paraId="6B7EDE0C"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发送方标识符</w:t>
            </w:r>
          </w:p>
        </w:tc>
      </w:tr>
      <w:tr w:rsidR="0049575F" w14:paraId="61359D2E" w14:textId="77777777">
        <w:trPr>
          <w:jc w:val="center"/>
        </w:trPr>
        <w:tc>
          <w:tcPr>
            <w:tcW w:w="1802" w:type="dxa"/>
            <w:vAlign w:val="center"/>
          </w:tcPr>
          <w:p w14:paraId="5494ACC0" w14:textId="77777777" w:rsidR="0049575F" w:rsidRDefault="00774F1B">
            <w:pPr>
              <w:spacing w:line="240" w:lineRule="auto"/>
              <w:ind w:firstLineChars="0" w:firstLine="0"/>
              <w:rPr>
                <w:rFonts w:asciiTheme="minorEastAsia" w:hAnsiTheme="minorEastAsia" w:cstheme="minorEastAsia"/>
                <w:sz w:val="20"/>
                <w:szCs w:val="20"/>
              </w:rPr>
            </w:pPr>
            <w:bookmarkStart w:id="135" w:name="OLE_LINK25"/>
            <w:bookmarkStart w:id="136" w:name="OLE_LINK26"/>
            <w:r>
              <w:rPr>
                <w:rFonts w:asciiTheme="minorEastAsia" w:hAnsiTheme="minorEastAsia" w:cstheme="minorEastAsia" w:hint="eastAsia"/>
                <w:sz w:val="20"/>
                <w:szCs w:val="20"/>
              </w:rPr>
              <w:t>ReceiverID</w:t>
            </w:r>
            <w:bookmarkEnd w:id="135"/>
            <w:bookmarkEnd w:id="136"/>
          </w:p>
        </w:tc>
        <w:tc>
          <w:tcPr>
            <w:tcW w:w="1128" w:type="dxa"/>
            <w:vAlign w:val="center"/>
          </w:tcPr>
          <w:p w14:paraId="66B42747"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C8</w:t>
            </w:r>
          </w:p>
        </w:tc>
        <w:tc>
          <w:tcPr>
            <w:tcW w:w="816" w:type="dxa"/>
            <w:vAlign w:val="center"/>
          </w:tcPr>
          <w:p w14:paraId="2853AD5B"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N</w:t>
            </w:r>
          </w:p>
        </w:tc>
        <w:tc>
          <w:tcPr>
            <w:tcW w:w="4776" w:type="dxa"/>
            <w:vAlign w:val="center"/>
          </w:tcPr>
          <w:p w14:paraId="2D2E3861" w14:textId="77777777" w:rsidR="0049575F" w:rsidRDefault="00774F1B">
            <w:pPr>
              <w:spacing w:line="240" w:lineRule="auto"/>
              <w:ind w:firstLineChars="0" w:firstLine="0"/>
              <w:rPr>
                <w:rFonts w:asciiTheme="minorEastAsia" w:hAnsiTheme="minorEastAsia" w:cstheme="minorEastAsia"/>
                <w:sz w:val="20"/>
                <w:szCs w:val="20"/>
              </w:rPr>
            </w:pPr>
            <w:r>
              <w:rPr>
                <w:rFonts w:asciiTheme="minorEastAsia" w:hAnsiTheme="minorEastAsia" w:cstheme="minorEastAsia" w:hint="eastAsia"/>
                <w:sz w:val="20"/>
                <w:szCs w:val="20"/>
              </w:rPr>
              <w:t>接收方标识符</w:t>
            </w:r>
          </w:p>
        </w:tc>
      </w:tr>
    </w:tbl>
    <w:p w14:paraId="60DBD389" w14:textId="77777777" w:rsidR="0049575F" w:rsidRDefault="00774F1B">
      <w:pPr>
        <w:ind w:firstLine="480"/>
        <w:rPr>
          <w:rFonts w:asciiTheme="minorEastAsia" w:hAnsiTheme="minorEastAsia" w:cstheme="minorEastAsia"/>
          <w:szCs w:val="24"/>
        </w:rPr>
      </w:pPr>
      <w:r>
        <w:rPr>
          <w:rFonts w:asciiTheme="minorEastAsia" w:hAnsiTheme="minorEastAsia" w:cstheme="minorEastAsia" w:hint="eastAsia"/>
          <w:szCs w:val="24"/>
        </w:rPr>
        <w:t>其中：</w:t>
      </w:r>
    </w:p>
    <w:p w14:paraId="6C4F2933" w14:textId="77777777" w:rsidR="0049575F" w:rsidRDefault="00774F1B">
      <w:pPr>
        <w:ind w:firstLine="480"/>
        <w:rPr>
          <w:rFonts w:asciiTheme="minorEastAsia" w:hAnsiTheme="minorEastAsia" w:cstheme="minorEastAsia"/>
          <w:szCs w:val="24"/>
        </w:rPr>
      </w:pPr>
      <w:r>
        <w:rPr>
          <w:rFonts w:asciiTheme="minorEastAsia" w:hAnsiTheme="minorEastAsia" w:cstheme="minorEastAsia" w:hint="eastAsia"/>
          <w:szCs w:val="24"/>
        </w:rPr>
        <w:t>1）</w:t>
      </w:r>
      <w:r>
        <w:rPr>
          <w:rFonts w:asciiTheme="minorEastAsia" w:hAnsiTheme="minorEastAsia" w:cstheme="minorEastAsia" w:hint="eastAsia"/>
          <w:b/>
          <w:szCs w:val="24"/>
        </w:rPr>
        <w:t>BeginString</w:t>
      </w:r>
      <w:r>
        <w:rPr>
          <w:rFonts w:asciiTheme="minorEastAsia" w:hAnsiTheme="minorEastAsia" w:cstheme="minorEastAsia" w:hint="eastAsia"/>
          <w:szCs w:val="24"/>
        </w:rPr>
        <w:t>：标识消息的协议版本号，不同版本号消息的消息头可能存在差异。</w:t>
      </w:r>
    </w:p>
    <w:p w14:paraId="33EC8217" w14:textId="77777777" w:rsidR="0049575F" w:rsidRDefault="00774F1B">
      <w:pPr>
        <w:ind w:firstLine="480"/>
        <w:rPr>
          <w:rFonts w:asciiTheme="minorEastAsia" w:hAnsiTheme="minorEastAsia" w:cstheme="minorEastAsia"/>
          <w:szCs w:val="24"/>
        </w:rPr>
      </w:pPr>
      <w:r>
        <w:rPr>
          <w:rFonts w:asciiTheme="minorEastAsia" w:hAnsiTheme="minorEastAsia" w:cstheme="minorEastAsia" w:hint="eastAsia"/>
          <w:szCs w:val="24"/>
        </w:rPr>
        <w:t>2）</w:t>
      </w:r>
      <w:r>
        <w:rPr>
          <w:rFonts w:asciiTheme="minorEastAsia" w:hAnsiTheme="minorEastAsia" w:cstheme="minorEastAsia" w:hint="eastAsia"/>
          <w:b/>
          <w:szCs w:val="24"/>
        </w:rPr>
        <w:t>ChainFlag</w:t>
      </w:r>
      <w:r>
        <w:rPr>
          <w:rFonts w:asciiTheme="minorEastAsia" w:hAnsiTheme="minorEastAsia" w:cstheme="minorEastAsia" w:hint="eastAsia"/>
          <w:szCs w:val="24"/>
        </w:rPr>
        <w:t>：当报文长度超过最大报文长度时，长报文需要分割成多个报文发送。通过Chain标识可以用来识别收到的报文是被分割成多块的长报文的哪一部分。。</w:t>
      </w:r>
    </w:p>
    <w:p w14:paraId="134769E0" w14:textId="77777777" w:rsidR="0049575F" w:rsidRDefault="00774F1B">
      <w:pPr>
        <w:ind w:firstLine="480"/>
        <w:rPr>
          <w:rFonts w:asciiTheme="minorEastAsia" w:hAnsiTheme="minorEastAsia" w:cstheme="minorEastAsia"/>
          <w:szCs w:val="24"/>
        </w:rPr>
      </w:pPr>
      <w:r>
        <w:rPr>
          <w:rFonts w:asciiTheme="minorEastAsia" w:hAnsiTheme="minorEastAsia" w:cstheme="minorEastAsia" w:hint="eastAsia"/>
          <w:szCs w:val="24"/>
        </w:rPr>
        <w:lastRenderedPageBreak/>
        <w:t>3）</w:t>
      </w:r>
      <w:r>
        <w:rPr>
          <w:rFonts w:asciiTheme="minorEastAsia" w:hAnsiTheme="minorEastAsia" w:cstheme="minorEastAsia" w:hint="eastAsia"/>
          <w:b/>
          <w:szCs w:val="24"/>
        </w:rPr>
        <w:t xml:space="preserve">SequenceSeriesNo </w:t>
      </w:r>
      <w:r>
        <w:rPr>
          <w:rFonts w:asciiTheme="minorEastAsia" w:hAnsiTheme="minorEastAsia" w:cstheme="minorEastAsia" w:hint="eastAsia"/>
          <w:szCs w:val="24"/>
        </w:rPr>
        <w:t xml:space="preserve">和 </w:t>
      </w:r>
      <w:r>
        <w:rPr>
          <w:rFonts w:asciiTheme="minorEastAsia" w:hAnsiTheme="minorEastAsia" w:cstheme="minorEastAsia" w:hint="eastAsia"/>
          <w:b/>
          <w:szCs w:val="24"/>
        </w:rPr>
        <w:t>SequenceNo</w:t>
      </w:r>
      <w:r>
        <w:rPr>
          <w:rFonts w:asciiTheme="minorEastAsia" w:hAnsiTheme="minorEastAsia" w:cstheme="minorEastAsia" w:hint="eastAsia"/>
          <w:szCs w:val="24"/>
        </w:rPr>
        <w:t>: 用于保障通讯双方信息的完整性和有序性而定义的两个字段。具体用法参见“消息恢复机制”章节。</w:t>
      </w:r>
    </w:p>
    <w:p w14:paraId="35B56EB9" w14:textId="77777777" w:rsidR="0049575F" w:rsidRDefault="00774F1B">
      <w:pPr>
        <w:ind w:firstLine="480"/>
        <w:rPr>
          <w:rFonts w:asciiTheme="minorEastAsia" w:hAnsiTheme="minorEastAsia" w:cstheme="minorEastAsia"/>
          <w:szCs w:val="24"/>
        </w:rPr>
      </w:pPr>
      <w:r>
        <w:rPr>
          <w:rFonts w:asciiTheme="minorEastAsia" w:hAnsiTheme="minorEastAsia" w:cstheme="minorEastAsia" w:hint="eastAsia"/>
          <w:szCs w:val="24"/>
        </w:rPr>
        <w:t>4）</w:t>
      </w:r>
      <w:r>
        <w:rPr>
          <w:rFonts w:asciiTheme="minorEastAsia" w:hAnsiTheme="minorEastAsia" w:cstheme="minorEastAsia" w:hint="eastAsia"/>
          <w:b/>
          <w:szCs w:val="24"/>
        </w:rPr>
        <w:t>MsgType</w:t>
      </w:r>
      <w:r>
        <w:rPr>
          <w:rFonts w:asciiTheme="minorEastAsia" w:hAnsiTheme="minorEastAsia" w:cstheme="minorEastAsia" w:hint="eastAsia"/>
          <w:szCs w:val="24"/>
        </w:rPr>
        <w:t>:用于标识消息类型，具体定义参见“应用消息”章节。</w:t>
      </w:r>
    </w:p>
    <w:p w14:paraId="0C657977" w14:textId="77777777" w:rsidR="0049575F" w:rsidRDefault="00774F1B">
      <w:pPr>
        <w:ind w:firstLine="480"/>
        <w:rPr>
          <w:rFonts w:asciiTheme="minorEastAsia" w:hAnsiTheme="minorEastAsia" w:cstheme="minorEastAsia"/>
          <w:szCs w:val="24"/>
        </w:rPr>
      </w:pPr>
      <w:r>
        <w:rPr>
          <w:rFonts w:asciiTheme="minorEastAsia" w:hAnsiTheme="minorEastAsia" w:cstheme="minorEastAsia" w:hint="eastAsia"/>
          <w:szCs w:val="24"/>
        </w:rPr>
        <w:t>5）</w:t>
      </w:r>
      <w:r>
        <w:rPr>
          <w:rFonts w:asciiTheme="minorEastAsia" w:hAnsiTheme="minorEastAsia" w:cstheme="minorEastAsia" w:hint="eastAsia"/>
          <w:b/>
          <w:szCs w:val="24"/>
        </w:rPr>
        <w:t>SenderID</w:t>
      </w:r>
      <w:r>
        <w:rPr>
          <w:rFonts w:asciiTheme="minorEastAsia" w:hAnsiTheme="minorEastAsia" w:cstheme="minorEastAsia" w:hint="eastAsia"/>
          <w:szCs w:val="24"/>
        </w:rPr>
        <w:t>和</w:t>
      </w:r>
      <w:r>
        <w:rPr>
          <w:rFonts w:asciiTheme="minorEastAsia" w:hAnsiTheme="minorEastAsia" w:cstheme="minorEastAsia" w:hint="eastAsia"/>
          <w:b/>
          <w:szCs w:val="24"/>
        </w:rPr>
        <w:t>ReceiverID</w:t>
      </w:r>
      <w:r>
        <w:rPr>
          <w:rFonts w:asciiTheme="minorEastAsia" w:hAnsiTheme="minorEastAsia" w:cstheme="minorEastAsia" w:hint="eastAsia"/>
          <w:szCs w:val="24"/>
        </w:rPr>
        <w:t>：用于标识发送方和接收方。在交易所对外发送的通知报文中可为空。</w:t>
      </w:r>
    </w:p>
    <w:p w14:paraId="2BF17DEF" w14:textId="77777777" w:rsidR="0049575F" w:rsidRDefault="00774F1B">
      <w:pPr>
        <w:pStyle w:val="2"/>
        <w:numPr>
          <w:ilvl w:val="1"/>
          <w:numId w:val="1"/>
        </w:numPr>
        <w:spacing w:line="415" w:lineRule="auto"/>
        <w:ind w:left="0" w:firstLineChars="0" w:firstLine="0"/>
        <w:rPr>
          <w:rFonts w:ascii="宋体" w:eastAsiaTheme="minorEastAsia" w:hAnsi="宋体"/>
        </w:rPr>
      </w:pPr>
      <w:bookmarkStart w:id="137" w:name="_Toc402195834"/>
      <w:bookmarkStart w:id="138" w:name="_Toc402195835"/>
      <w:bookmarkStart w:id="139" w:name="_Toc204949487"/>
      <w:bookmarkEnd w:id="137"/>
      <w:bookmarkEnd w:id="138"/>
      <w:r>
        <w:rPr>
          <w:rFonts w:ascii="宋体" w:eastAsiaTheme="minorEastAsia" w:hAnsi="宋体" w:hint="eastAsia"/>
        </w:rPr>
        <w:t>应用消息类型</w:t>
      </w:r>
      <w:bookmarkEnd w:id="139"/>
    </w:p>
    <w:p w14:paraId="6A78FA09" w14:textId="77777777" w:rsidR="0049575F" w:rsidRDefault="00774F1B">
      <w:pPr>
        <w:ind w:firstLine="480"/>
        <w:rPr>
          <w:rFonts w:asciiTheme="minorEastAsia" w:hAnsiTheme="minorEastAsia" w:cstheme="minorEastAsia"/>
          <w:szCs w:val="24"/>
        </w:rPr>
      </w:pPr>
      <w:r>
        <w:rPr>
          <w:rFonts w:asciiTheme="minorEastAsia" w:hAnsiTheme="minorEastAsia" w:cstheme="minorEastAsia" w:hint="eastAsia"/>
          <w:szCs w:val="24"/>
        </w:rPr>
        <w:t>GTP协议中的应用消息由消息头、消息尾和消息体构成。其中：</w:t>
      </w:r>
    </w:p>
    <w:p w14:paraId="3E1D1EA9" w14:textId="77777777" w:rsidR="0049575F" w:rsidRDefault="00774F1B">
      <w:pPr>
        <w:ind w:firstLine="482"/>
        <w:rPr>
          <w:rFonts w:asciiTheme="minorEastAsia" w:hAnsiTheme="minorEastAsia" w:cstheme="minorEastAsia"/>
          <w:b/>
          <w:szCs w:val="24"/>
        </w:rPr>
      </w:pPr>
      <w:r>
        <w:rPr>
          <w:rFonts w:asciiTheme="minorEastAsia" w:hAnsiTheme="minorEastAsia" w:cstheme="minorEastAsia" w:hint="eastAsia"/>
          <w:b/>
          <w:szCs w:val="24"/>
        </w:rPr>
        <w:t>消息体的域根据业务需要可灵活扩展：一方面可对消息类型进行扩展；另一方面也可以对某一消息类型中的消息域灵活扩展。</w:t>
      </w:r>
    </w:p>
    <w:p w14:paraId="7E2E08BD"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在GTP协议中，主要按照黄金交易前、交易中、交易后的应用场景，设计相关消息类型。</w:t>
      </w:r>
    </w:p>
    <w:p w14:paraId="47124893" w14:textId="77777777" w:rsidR="0049575F" w:rsidRDefault="00774F1B">
      <w:pPr>
        <w:ind w:firstLine="480"/>
        <w:rPr>
          <w:rFonts w:asciiTheme="minorEastAsia" w:hAnsiTheme="minorEastAsia" w:cstheme="minorEastAsia"/>
        </w:rPr>
      </w:pPr>
      <w:r>
        <w:rPr>
          <w:rFonts w:asciiTheme="minorEastAsia" w:hAnsiTheme="minorEastAsia" w:cstheme="minorEastAsia" w:hint="eastAsia"/>
        </w:rPr>
        <w:t>以竞价交易为例说明如下（实际消息类型以接口规范为准）：</w:t>
      </w:r>
    </w:p>
    <w:p w14:paraId="23770A71" w14:textId="77777777" w:rsidR="0049575F" w:rsidRDefault="00774F1B">
      <w:pPr>
        <w:pStyle w:val="3"/>
        <w:numPr>
          <w:ilvl w:val="2"/>
          <w:numId w:val="1"/>
        </w:numPr>
        <w:spacing w:line="415" w:lineRule="auto"/>
        <w:ind w:left="0" w:firstLineChars="0" w:firstLine="0"/>
        <w:rPr>
          <w:rFonts w:ascii="宋体" w:hAnsi="宋体"/>
        </w:rPr>
      </w:pPr>
      <w:bookmarkStart w:id="140" w:name="_Toc204949488"/>
      <w:r>
        <w:rPr>
          <w:rFonts w:ascii="宋体" w:hAnsi="宋体" w:hint="eastAsia"/>
        </w:rPr>
        <w:t>交易前消息</w:t>
      </w:r>
      <w:bookmarkEnd w:id="140"/>
    </w:p>
    <w:p w14:paraId="28D85F21" w14:textId="77777777" w:rsidR="0049575F" w:rsidRDefault="00774F1B">
      <w:pPr>
        <w:ind w:firstLine="480"/>
      </w:pPr>
      <w:r>
        <w:rPr>
          <w:rFonts w:hint="eastAsia"/>
        </w:rPr>
        <w:t>对于交易员，主要指信息的获取，买卖成交的意向，如：公告信息、市场信息、合约信息、行情信息、询价等；</w:t>
      </w:r>
    </w:p>
    <w:p w14:paraId="0FC632CF" w14:textId="77777777" w:rsidR="0049575F" w:rsidRDefault="00774F1B">
      <w:pPr>
        <w:ind w:firstLine="480"/>
      </w:pPr>
      <w:r>
        <w:rPr>
          <w:rFonts w:hint="eastAsia"/>
        </w:rPr>
        <w:t>对于交易所，除信息发布外，还包括交易状态的切换等，如：市场状态切换、合约状态切换。</w:t>
      </w:r>
    </w:p>
    <w:p w14:paraId="4197DD0E" w14:textId="77777777" w:rsidR="0049575F" w:rsidRDefault="00774F1B">
      <w:pPr>
        <w:ind w:firstLine="480"/>
      </w:pPr>
      <w:r>
        <w:rPr>
          <w:rFonts w:hint="eastAsia"/>
        </w:rPr>
        <w:t>涉及部分消息类型如下：</w:t>
      </w:r>
    </w:p>
    <w:tbl>
      <w:tblPr>
        <w:tblW w:w="78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940"/>
        <w:gridCol w:w="4040"/>
      </w:tblGrid>
      <w:tr w:rsidR="0049575F" w14:paraId="3C8EA001" w14:textId="77777777">
        <w:trPr>
          <w:trHeight w:val="450"/>
          <w:tblHeader/>
          <w:jc w:val="center"/>
        </w:trPr>
        <w:tc>
          <w:tcPr>
            <w:tcW w:w="1900" w:type="dxa"/>
            <w:shd w:val="clear" w:color="000000" w:fill="D8D8D8" w:themeFill="background1" w:themeFillShade="D8"/>
            <w:vAlign w:val="center"/>
          </w:tcPr>
          <w:p w14:paraId="7A084237" w14:textId="77777777" w:rsidR="0049575F" w:rsidRDefault="00774F1B">
            <w:pPr>
              <w:widowControl/>
              <w:spacing w:line="240" w:lineRule="auto"/>
              <w:ind w:firstLineChars="0" w:firstLine="0"/>
              <w:jc w:val="left"/>
              <w:rPr>
                <w:rFonts w:asciiTheme="minorEastAsia" w:hAnsiTheme="minorEastAsia" w:cstheme="minorEastAsia"/>
                <w:b/>
                <w:bCs/>
                <w:color w:val="000000"/>
                <w:kern w:val="0"/>
                <w:sz w:val="20"/>
                <w:szCs w:val="20"/>
              </w:rPr>
            </w:pPr>
            <w:r>
              <w:rPr>
                <w:rFonts w:asciiTheme="minorEastAsia" w:hAnsiTheme="minorEastAsia" w:cstheme="minorEastAsia" w:hint="eastAsia"/>
                <w:b/>
                <w:bCs/>
                <w:color w:val="000000"/>
                <w:kern w:val="0"/>
                <w:sz w:val="20"/>
                <w:szCs w:val="20"/>
              </w:rPr>
              <w:t>消息种类</w:t>
            </w:r>
          </w:p>
        </w:tc>
        <w:tc>
          <w:tcPr>
            <w:tcW w:w="1940" w:type="dxa"/>
            <w:shd w:val="clear" w:color="000000" w:fill="D8D8D8" w:themeFill="background1" w:themeFillShade="D8"/>
            <w:vAlign w:val="center"/>
          </w:tcPr>
          <w:p w14:paraId="29E139E8" w14:textId="77777777" w:rsidR="0049575F" w:rsidRDefault="00774F1B">
            <w:pPr>
              <w:widowControl/>
              <w:spacing w:line="240" w:lineRule="auto"/>
              <w:ind w:firstLineChars="0" w:firstLine="0"/>
              <w:jc w:val="left"/>
              <w:rPr>
                <w:rFonts w:asciiTheme="minorEastAsia" w:hAnsiTheme="minorEastAsia" w:cstheme="minorEastAsia"/>
                <w:b/>
                <w:bCs/>
                <w:color w:val="000000"/>
                <w:kern w:val="0"/>
                <w:sz w:val="20"/>
                <w:szCs w:val="20"/>
              </w:rPr>
            </w:pPr>
            <w:r>
              <w:rPr>
                <w:rFonts w:asciiTheme="minorEastAsia" w:hAnsiTheme="minorEastAsia" w:cstheme="minorEastAsia" w:hint="eastAsia"/>
                <w:b/>
                <w:bCs/>
                <w:color w:val="000000"/>
                <w:kern w:val="0"/>
                <w:sz w:val="20"/>
                <w:szCs w:val="20"/>
              </w:rPr>
              <w:t>消息细类</w:t>
            </w:r>
          </w:p>
        </w:tc>
        <w:tc>
          <w:tcPr>
            <w:tcW w:w="4040" w:type="dxa"/>
            <w:shd w:val="clear" w:color="000000" w:fill="D8D8D8" w:themeFill="background1" w:themeFillShade="D8"/>
            <w:vAlign w:val="center"/>
          </w:tcPr>
          <w:p w14:paraId="407751EC" w14:textId="77777777" w:rsidR="0049575F" w:rsidRDefault="00774F1B">
            <w:pPr>
              <w:widowControl/>
              <w:spacing w:line="240" w:lineRule="auto"/>
              <w:ind w:firstLineChars="0" w:firstLine="0"/>
              <w:jc w:val="left"/>
              <w:rPr>
                <w:rFonts w:asciiTheme="minorEastAsia" w:hAnsiTheme="minorEastAsia" w:cstheme="minorEastAsia"/>
                <w:b/>
                <w:bCs/>
                <w:color w:val="000000"/>
                <w:kern w:val="0"/>
                <w:sz w:val="20"/>
                <w:szCs w:val="20"/>
              </w:rPr>
            </w:pPr>
            <w:r>
              <w:rPr>
                <w:rFonts w:asciiTheme="minorEastAsia" w:hAnsiTheme="minorEastAsia" w:cstheme="minorEastAsia" w:hint="eastAsia"/>
                <w:b/>
                <w:bCs/>
                <w:color w:val="000000"/>
                <w:kern w:val="0"/>
                <w:sz w:val="20"/>
                <w:szCs w:val="20"/>
              </w:rPr>
              <w:t>消息名称</w:t>
            </w:r>
          </w:p>
        </w:tc>
      </w:tr>
      <w:tr w:rsidR="0049575F" w14:paraId="048C7E34" w14:textId="77777777">
        <w:trPr>
          <w:trHeight w:val="330"/>
          <w:jc w:val="center"/>
        </w:trPr>
        <w:tc>
          <w:tcPr>
            <w:tcW w:w="1900" w:type="dxa"/>
            <w:vMerge w:val="restart"/>
            <w:shd w:val="clear" w:color="auto" w:fill="auto"/>
            <w:vAlign w:val="center"/>
          </w:tcPr>
          <w:p w14:paraId="469D14F7"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基础信息发布</w:t>
            </w:r>
          </w:p>
        </w:tc>
        <w:tc>
          <w:tcPr>
            <w:tcW w:w="1940" w:type="dxa"/>
            <w:shd w:val="clear" w:color="auto" w:fill="auto"/>
            <w:vAlign w:val="center"/>
          </w:tcPr>
          <w:p w14:paraId="133A0FF7"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市场信息</w:t>
            </w:r>
          </w:p>
        </w:tc>
        <w:tc>
          <w:tcPr>
            <w:tcW w:w="4040" w:type="dxa"/>
            <w:shd w:val="clear" w:color="auto" w:fill="auto"/>
            <w:vAlign w:val="center"/>
          </w:tcPr>
          <w:p w14:paraId="35832E1A"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市场信息回报</w:t>
            </w:r>
          </w:p>
        </w:tc>
      </w:tr>
      <w:tr w:rsidR="0049575F" w14:paraId="14948B35" w14:textId="77777777">
        <w:trPr>
          <w:trHeight w:val="330"/>
          <w:jc w:val="center"/>
        </w:trPr>
        <w:tc>
          <w:tcPr>
            <w:tcW w:w="1900" w:type="dxa"/>
            <w:vMerge/>
            <w:vAlign w:val="center"/>
          </w:tcPr>
          <w:p w14:paraId="1CD253CE"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shd w:val="clear" w:color="auto" w:fill="auto"/>
            <w:vAlign w:val="center"/>
          </w:tcPr>
          <w:p w14:paraId="4BE5C12E"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交割品种代码信息</w:t>
            </w:r>
          </w:p>
        </w:tc>
        <w:tc>
          <w:tcPr>
            <w:tcW w:w="4040" w:type="dxa"/>
            <w:shd w:val="clear" w:color="auto" w:fill="auto"/>
            <w:vAlign w:val="center"/>
          </w:tcPr>
          <w:p w14:paraId="4830D628"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交割品种代码信息</w:t>
            </w:r>
          </w:p>
        </w:tc>
      </w:tr>
      <w:tr w:rsidR="0049575F" w14:paraId="3DE5F147" w14:textId="77777777">
        <w:trPr>
          <w:trHeight w:val="330"/>
          <w:jc w:val="center"/>
        </w:trPr>
        <w:tc>
          <w:tcPr>
            <w:tcW w:w="1900" w:type="dxa"/>
            <w:vMerge/>
            <w:vAlign w:val="center"/>
          </w:tcPr>
          <w:p w14:paraId="21AD3F75"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shd w:val="clear" w:color="auto" w:fill="auto"/>
            <w:vAlign w:val="center"/>
          </w:tcPr>
          <w:p w14:paraId="0E681EC2"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合约信息</w:t>
            </w:r>
          </w:p>
        </w:tc>
        <w:tc>
          <w:tcPr>
            <w:tcW w:w="4040" w:type="dxa"/>
            <w:shd w:val="clear" w:color="auto" w:fill="auto"/>
            <w:vAlign w:val="center"/>
          </w:tcPr>
          <w:p w14:paraId="4B70B53E"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合约信息回报</w:t>
            </w:r>
          </w:p>
        </w:tc>
      </w:tr>
      <w:tr w:rsidR="0049575F" w14:paraId="5852BE4B" w14:textId="77777777">
        <w:trPr>
          <w:trHeight w:val="330"/>
          <w:jc w:val="center"/>
        </w:trPr>
        <w:tc>
          <w:tcPr>
            <w:tcW w:w="1900" w:type="dxa"/>
            <w:vMerge/>
            <w:vAlign w:val="center"/>
          </w:tcPr>
          <w:p w14:paraId="3965FDE5"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val="restart"/>
            <w:shd w:val="clear" w:color="auto" w:fill="auto"/>
            <w:vAlign w:val="center"/>
          </w:tcPr>
          <w:p w14:paraId="18CA1083"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递延费</w:t>
            </w:r>
          </w:p>
        </w:tc>
        <w:tc>
          <w:tcPr>
            <w:tcW w:w="4040" w:type="dxa"/>
            <w:shd w:val="clear" w:color="auto" w:fill="auto"/>
            <w:vAlign w:val="center"/>
          </w:tcPr>
          <w:p w14:paraId="1AE82EA9"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递延费率查询请求及应答</w:t>
            </w:r>
          </w:p>
        </w:tc>
      </w:tr>
      <w:tr w:rsidR="0049575F" w14:paraId="772E35C4" w14:textId="77777777">
        <w:trPr>
          <w:trHeight w:val="330"/>
          <w:jc w:val="center"/>
        </w:trPr>
        <w:tc>
          <w:tcPr>
            <w:tcW w:w="1900" w:type="dxa"/>
            <w:vMerge/>
            <w:vAlign w:val="center"/>
          </w:tcPr>
          <w:p w14:paraId="795B2639"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vAlign w:val="center"/>
          </w:tcPr>
          <w:p w14:paraId="38D656E3"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shd w:val="clear" w:color="auto" w:fill="auto"/>
            <w:vAlign w:val="center"/>
          </w:tcPr>
          <w:p w14:paraId="11D017D0"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递延费率修改请求及应答</w:t>
            </w:r>
          </w:p>
        </w:tc>
      </w:tr>
      <w:tr w:rsidR="0049575F" w14:paraId="31222CB9" w14:textId="77777777">
        <w:trPr>
          <w:trHeight w:val="330"/>
          <w:jc w:val="center"/>
        </w:trPr>
        <w:tc>
          <w:tcPr>
            <w:tcW w:w="1900" w:type="dxa"/>
            <w:vMerge/>
            <w:vAlign w:val="center"/>
          </w:tcPr>
          <w:p w14:paraId="42D18AAD"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vAlign w:val="center"/>
          </w:tcPr>
          <w:p w14:paraId="7BC1ED07"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shd w:val="clear" w:color="auto" w:fill="auto"/>
            <w:vAlign w:val="center"/>
          </w:tcPr>
          <w:p w14:paraId="59AF321B"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发布现货延期交收补偿费率通知</w:t>
            </w:r>
          </w:p>
        </w:tc>
      </w:tr>
      <w:tr w:rsidR="0049575F" w14:paraId="54F54A64" w14:textId="77777777">
        <w:trPr>
          <w:trHeight w:val="330"/>
          <w:jc w:val="center"/>
        </w:trPr>
        <w:tc>
          <w:tcPr>
            <w:tcW w:w="1900" w:type="dxa"/>
            <w:vMerge/>
            <w:vAlign w:val="center"/>
          </w:tcPr>
          <w:p w14:paraId="071A72CD"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val="restart"/>
            <w:shd w:val="clear" w:color="auto" w:fill="auto"/>
            <w:vAlign w:val="center"/>
          </w:tcPr>
          <w:p w14:paraId="1CB2E1CA"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公告</w:t>
            </w:r>
          </w:p>
        </w:tc>
        <w:tc>
          <w:tcPr>
            <w:tcW w:w="4040" w:type="dxa"/>
            <w:shd w:val="clear" w:color="auto" w:fill="auto"/>
            <w:vAlign w:val="center"/>
          </w:tcPr>
          <w:p w14:paraId="158CC885"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公告发布请求及应答</w:t>
            </w:r>
          </w:p>
        </w:tc>
      </w:tr>
      <w:tr w:rsidR="0049575F" w14:paraId="092CF562" w14:textId="77777777">
        <w:trPr>
          <w:trHeight w:val="330"/>
          <w:jc w:val="center"/>
        </w:trPr>
        <w:tc>
          <w:tcPr>
            <w:tcW w:w="1900" w:type="dxa"/>
            <w:vMerge/>
            <w:vAlign w:val="center"/>
          </w:tcPr>
          <w:p w14:paraId="6133C162"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vAlign w:val="center"/>
          </w:tcPr>
          <w:p w14:paraId="198EAB63"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shd w:val="clear" w:color="auto" w:fill="auto"/>
            <w:vAlign w:val="center"/>
          </w:tcPr>
          <w:p w14:paraId="1151C631"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交易所公告查询请求及应答</w:t>
            </w:r>
          </w:p>
        </w:tc>
      </w:tr>
      <w:tr w:rsidR="0049575F" w14:paraId="520BA379" w14:textId="77777777">
        <w:trPr>
          <w:trHeight w:val="330"/>
          <w:jc w:val="center"/>
        </w:trPr>
        <w:tc>
          <w:tcPr>
            <w:tcW w:w="1900" w:type="dxa"/>
            <w:vMerge/>
            <w:vAlign w:val="center"/>
          </w:tcPr>
          <w:p w14:paraId="1CCE7131"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vAlign w:val="center"/>
          </w:tcPr>
          <w:p w14:paraId="36D92E4E"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shd w:val="clear" w:color="auto" w:fill="auto"/>
            <w:vAlign w:val="center"/>
          </w:tcPr>
          <w:p w14:paraId="44D24771"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公告回报</w:t>
            </w:r>
          </w:p>
        </w:tc>
      </w:tr>
      <w:tr w:rsidR="0049575F" w14:paraId="7577C496" w14:textId="77777777">
        <w:trPr>
          <w:trHeight w:val="330"/>
          <w:jc w:val="center"/>
        </w:trPr>
        <w:tc>
          <w:tcPr>
            <w:tcW w:w="1900" w:type="dxa"/>
            <w:vMerge w:val="restart"/>
            <w:shd w:val="clear" w:color="auto" w:fill="auto"/>
            <w:vAlign w:val="center"/>
          </w:tcPr>
          <w:p w14:paraId="238B489A"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市场/合约状态切换</w:t>
            </w:r>
          </w:p>
        </w:tc>
        <w:tc>
          <w:tcPr>
            <w:tcW w:w="1940" w:type="dxa"/>
            <w:shd w:val="clear" w:color="auto" w:fill="auto"/>
            <w:vAlign w:val="center"/>
          </w:tcPr>
          <w:p w14:paraId="316D0826"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状态切换模式</w:t>
            </w:r>
          </w:p>
        </w:tc>
        <w:tc>
          <w:tcPr>
            <w:tcW w:w="4040" w:type="dxa"/>
            <w:shd w:val="clear" w:color="auto" w:fill="auto"/>
            <w:vAlign w:val="center"/>
          </w:tcPr>
          <w:p w14:paraId="3EDE693B"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状态模式请求及应答</w:t>
            </w:r>
          </w:p>
        </w:tc>
      </w:tr>
      <w:tr w:rsidR="0049575F" w14:paraId="7A66B08B" w14:textId="77777777">
        <w:trPr>
          <w:trHeight w:val="330"/>
          <w:jc w:val="center"/>
        </w:trPr>
        <w:tc>
          <w:tcPr>
            <w:tcW w:w="1900" w:type="dxa"/>
            <w:vMerge/>
            <w:vAlign w:val="center"/>
          </w:tcPr>
          <w:p w14:paraId="0EBDABA0"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val="restart"/>
            <w:shd w:val="clear" w:color="auto" w:fill="auto"/>
            <w:vAlign w:val="center"/>
          </w:tcPr>
          <w:p w14:paraId="1D6DD9CA"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市场状态切换</w:t>
            </w:r>
          </w:p>
        </w:tc>
        <w:tc>
          <w:tcPr>
            <w:tcW w:w="4040" w:type="dxa"/>
            <w:shd w:val="clear" w:color="auto" w:fill="auto"/>
            <w:vAlign w:val="center"/>
          </w:tcPr>
          <w:p w14:paraId="1A48EADC"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市场状态改变请求及应答</w:t>
            </w:r>
          </w:p>
        </w:tc>
      </w:tr>
      <w:tr w:rsidR="0049575F" w14:paraId="640F3E78" w14:textId="77777777">
        <w:trPr>
          <w:trHeight w:val="330"/>
          <w:jc w:val="center"/>
        </w:trPr>
        <w:tc>
          <w:tcPr>
            <w:tcW w:w="1900" w:type="dxa"/>
            <w:vMerge/>
            <w:vAlign w:val="center"/>
          </w:tcPr>
          <w:p w14:paraId="508FAE4B"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vAlign w:val="center"/>
          </w:tcPr>
          <w:p w14:paraId="331E5F5E"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shd w:val="clear" w:color="auto" w:fill="auto"/>
            <w:vAlign w:val="center"/>
          </w:tcPr>
          <w:p w14:paraId="2F3D771C"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市场状态改变回报</w:t>
            </w:r>
          </w:p>
        </w:tc>
      </w:tr>
      <w:tr w:rsidR="0049575F" w14:paraId="2C9F9515" w14:textId="77777777">
        <w:trPr>
          <w:trHeight w:val="330"/>
          <w:jc w:val="center"/>
        </w:trPr>
        <w:tc>
          <w:tcPr>
            <w:tcW w:w="1900" w:type="dxa"/>
            <w:vMerge/>
            <w:vAlign w:val="center"/>
          </w:tcPr>
          <w:p w14:paraId="37DC5E81"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vAlign w:val="center"/>
          </w:tcPr>
          <w:p w14:paraId="1C225DB2"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shd w:val="clear" w:color="auto" w:fill="auto"/>
            <w:vAlign w:val="center"/>
          </w:tcPr>
          <w:p w14:paraId="6D713F8A"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市场状态查询请求及应答</w:t>
            </w:r>
          </w:p>
        </w:tc>
      </w:tr>
      <w:tr w:rsidR="0049575F" w14:paraId="7689FC06" w14:textId="77777777">
        <w:trPr>
          <w:trHeight w:val="330"/>
          <w:jc w:val="center"/>
        </w:trPr>
        <w:tc>
          <w:tcPr>
            <w:tcW w:w="1900" w:type="dxa"/>
            <w:vMerge/>
            <w:vAlign w:val="center"/>
          </w:tcPr>
          <w:p w14:paraId="01271B87"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val="restart"/>
            <w:shd w:val="clear" w:color="auto" w:fill="auto"/>
            <w:vAlign w:val="center"/>
          </w:tcPr>
          <w:p w14:paraId="5457B5CD"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合约状态切换</w:t>
            </w:r>
          </w:p>
        </w:tc>
        <w:tc>
          <w:tcPr>
            <w:tcW w:w="4040" w:type="dxa"/>
            <w:shd w:val="clear" w:color="auto" w:fill="auto"/>
            <w:vAlign w:val="center"/>
          </w:tcPr>
          <w:p w14:paraId="43E6564F"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合约状态改变请求及应答</w:t>
            </w:r>
          </w:p>
        </w:tc>
      </w:tr>
      <w:tr w:rsidR="0049575F" w14:paraId="71CDD5B6" w14:textId="77777777">
        <w:trPr>
          <w:trHeight w:val="330"/>
          <w:jc w:val="center"/>
        </w:trPr>
        <w:tc>
          <w:tcPr>
            <w:tcW w:w="1900" w:type="dxa"/>
            <w:vMerge/>
            <w:vAlign w:val="center"/>
          </w:tcPr>
          <w:p w14:paraId="26965E87"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vAlign w:val="center"/>
          </w:tcPr>
          <w:p w14:paraId="71B52DB1"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shd w:val="clear" w:color="auto" w:fill="auto"/>
            <w:vAlign w:val="center"/>
          </w:tcPr>
          <w:p w14:paraId="4EA6D889"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合约/市场状态改变回报</w:t>
            </w:r>
          </w:p>
        </w:tc>
      </w:tr>
      <w:tr w:rsidR="0049575F" w14:paraId="0151DB28" w14:textId="77777777">
        <w:trPr>
          <w:trHeight w:val="330"/>
          <w:jc w:val="center"/>
        </w:trPr>
        <w:tc>
          <w:tcPr>
            <w:tcW w:w="1900" w:type="dxa"/>
            <w:vMerge/>
            <w:vAlign w:val="center"/>
          </w:tcPr>
          <w:p w14:paraId="008C8E13"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vAlign w:val="center"/>
          </w:tcPr>
          <w:p w14:paraId="2B331232"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shd w:val="clear" w:color="auto" w:fill="auto"/>
            <w:vAlign w:val="center"/>
          </w:tcPr>
          <w:p w14:paraId="614DD0D8"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合约状态查询请求及应答</w:t>
            </w:r>
          </w:p>
        </w:tc>
      </w:tr>
      <w:tr w:rsidR="0049575F" w14:paraId="7B7229CF" w14:textId="77777777">
        <w:trPr>
          <w:trHeight w:val="330"/>
          <w:jc w:val="center"/>
        </w:trPr>
        <w:tc>
          <w:tcPr>
            <w:tcW w:w="1900" w:type="dxa"/>
            <w:vMerge w:val="restart"/>
            <w:shd w:val="clear" w:color="auto" w:fill="auto"/>
            <w:vAlign w:val="center"/>
          </w:tcPr>
          <w:p w14:paraId="3C513FE2"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行情服务</w:t>
            </w:r>
          </w:p>
        </w:tc>
        <w:tc>
          <w:tcPr>
            <w:tcW w:w="1940" w:type="dxa"/>
            <w:vMerge w:val="restart"/>
            <w:shd w:val="clear" w:color="auto" w:fill="auto"/>
            <w:vAlign w:val="center"/>
          </w:tcPr>
          <w:p w14:paraId="140C9D58"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交易行情发布</w:t>
            </w:r>
          </w:p>
        </w:tc>
        <w:tc>
          <w:tcPr>
            <w:tcW w:w="4040" w:type="dxa"/>
            <w:shd w:val="clear" w:color="auto" w:fill="auto"/>
            <w:vAlign w:val="center"/>
          </w:tcPr>
          <w:p w14:paraId="42FCE88C"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交易实时行情</w:t>
            </w:r>
          </w:p>
        </w:tc>
      </w:tr>
      <w:tr w:rsidR="0049575F" w14:paraId="0023654E" w14:textId="77777777">
        <w:trPr>
          <w:trHeight w:val="330"/>
          <w:jc w:val="center"/>
        </w:trPr>
        <w:tc>
          <w:tcPr>
            <w:tcW w:w="1900" w:type="dxa"/>
            <w:vMerge/>
            <w:vAlign w:val="center"/>
          </w:tcPr>
          <w:p w14:paraId="65BADA11"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vAlign w:val="center"/>
          </w:tcPr>
          <w:p w14:paraId="4C4C9F5B"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shd w:val="clear" w:color="auto" w:fill="auto"/>
            <w:vAlign w:val="center"/>
          </w:tcPr>
          <w:p w14:paraId="328A5674"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交易分钟行情</w:t>
            </w:r>
          </w:p>
        </w:tc>
      </w:tr>
      <w:tr w:rsidR="0049575F" w14:paraId="24FE96F2" w14:textId="77777777">
        <w:trPr>
          <w:trHeight w:val="330"/>
          <w:jc w:val="center"/>
        </w:trPr>
        <w:tc>
          <w:tcPr>
            <w:tcW w:w="1900" w:type="dxa"/>
            <w:vMerge/>
            <w:vAlign w:val="center"/>
          </w:tcPr>
          <w:p w14:paraId="68F2078C"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vAlign w:val="center"/>
          </w:tcPr>
          <w:p w14:paraId="28187821"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shd w:val="clear" w:color="auto" w:fill="auto"/>
            <w:vAlign w:val="center"/>
          </w:tcPr>
          <w:p w14:paraId="4DC54BED"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最终行情</w:t>
            </w:r>
          </w:p>
        </w:tc>
      </w:tr>
      <w:tr w:rsidR="0049575F" w14:paraId="4913B11E" w14:textId="77777777">
        <w:trPr>
          <w:trHeight w:val="330"/>
          <w:jc w:val="center"/>
        </w:trPr>
        <w:tc>
          <w:tcPr>
            <w:tcW w:w="1900" w:type="dxa"/>
            <w:vMerge/>
            <w:vAlign w:val="center"/>
          </w:tcPr>
          <w:p w14:paraId="55F17F34"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val="restart"/>
            <w:shd w:val="clear" w:color="auto" w:fill="auto"/>
            <w:vAlign w:val="center"/>
          </w:tcPr>
          <w:p w14:paraId="2CA9DE0F"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交易行情查询</w:t>
            </w:r>
          </w:p>
        </w:tc>
        <w:tc>
          <w:tcPr>
            <w:tcW w:w="4040" w:type="dxa"/>
            <w:shd w:val="clear" w:color="auto" w:fill="auto"/>
            <w:vAlign w:val="center"/>
          </w:tcPr>
          <w:p w14:paraId="0BB8BC12"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b/>
                <w:bCs/>
                <w:kern w:val="0"/>
                <w:sz w:val="20"/>
                <w:szCs w:val="20"/>
              </w:rPr>
              <w:t>实时</w:t>
            </w:r>
            <w:r>
              <w:rPr>
                <w:rFonts w:asciiTheme="minorEastAsia" w:hAnsiTheme="minorEastAsia" w:cstheme="minorEastAsia" w:hint="eastAsia"/>
                <w:color w:val="000000"/>
                <w:kern w:val="0"/>
                <w:sz w:val="20"/>
                <w:szCs w:val="20"/>
              </w:rPr>
              <w:t>行情查询请求及应答</w:t>
            </w:r>
          </w:p>
        </w:tc>
      </w:tr>
      <w:tr w:rsidR="0049575F" w14:paraId="08FE278A" w14:textId="77777777">
        <w:trPr>
          <w:trHeight w:val="330"/>
          <w:jc w:val="center"/>
        </w:trPr>
        <w:tc>
          <w:tcPr>
            <w:tcW w:w="1900" w:type="dxa"/>
            <w:vMerge/>
            <w:vAlign w:val="center"/>
          </w:tcPr>
          <w:p w14:paraId="137E96AE"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vAlign w:val="center"/>
          </w:tcPr>
          <w:p w14:paraId="7A674F53"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shd w:val="clear" w:color="auto" w:fill="auto"/>
            <w:vAlign w:val="center"/>
          </w:tcPr>
          <w:p w14:paraId="685B133E"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b/>
                <w:bCs/>
                <w:kern w:val="0"/>
                <w:sz w:val="20"/>
                <w:szCs w:val="20"/>
              </w:rPr>
              <w:t>分钟</w:t>
            </w:r>
            <w:r>
              <w:rPr>
                <w:rFonts w:asciiTheme="minorEastAsia" w:hAnsiTheme="minorEastAsia" w:cstheme="minorEastAsia" w:hint="eastAsia"/>
                <w:color w:val="000000"/>
                <w:kern w:val="0"/>
                <w:sz w:val="20"/>
                <w:szCs w:val="20"/>
              </w:rPr>
              <w:t>行情查询请求及应答</w:t>
            </w:r>
          </w:p>
        </w:tc>
      </w:tr>
      <w:tr w:rsidR="0049575F" w14:paraId="3CAA535E" w14:textId="77777777">
        <w:trPr>
          <w:trHeight w:val="330"/>
          <w:jc w:val="center"/>
        </w:trPr>
        <w:tc>
          <w:tcPr>
            <w:tcW w:w="1900" w:type="dxa"/>
            <w:vMerge/>
            <w:vAlign w:val="center"/>
          </w:tcPr>
          <w:p w14:paraId="193F8FD5"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shd w:val="clear" w:color="auto" w:fill="auto"/>
            <w:vAlign w:val="center"/>
          </w:tcPr>
          <w:p w14:paraId="367DA8C9"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交割行情</w:t>
            </w:r>
          </w:p>
        </w:tc>
        <w:tc>
          <w:tcPr>
            <w:tcW w:w="4040" w:type="dxa"/>
            <w:shd w:val="clear" w:color="auto" w:fill="auto"/>
            <w:vAlign w:val="center"/>
          </w:tcPr>
          <w:p w14:paraId="0DC0E8A9"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递延交收行情</w:t>
            </w:r>
          </w:p>
        </w:tc>
      </w:tr>
      <w:tr w:rsidR="0049575F" w14:paraId="6E2FC5C4" w14:textId="77777777">
        <w:trPr>
          <w:trHeight w:val="330"/>
          <w:jc w:val="center"/>
        </w:trPr>
        <w:tc>
          <w:tcPr>
            <w:tcW w:w="1900" w:type="dxa"/>
            <w:vMerge/>
            <w:vAlign w:val="center"/>
          </w:tcPr>
          <w:p w14:paraId="6D4D0AEC"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val="restart"/>
            <w:shd w:val="clear" w:color="auto" w:fill="auto"/>
            <w:vAlign w:val="center"/>
          </w:tcPr>
          <w:p w14:paraId="3FA8EE67"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国际行情</w:t>
            </w:r>
          </w:p>
        </w:tc>
        <w:tc>
          <w:tcPr>
            <w:tcW w:w="4040" w:type="dxa"/>
            <w:shd w:val="clear" w:color="auto" w:fill="auto"/>
            <w:vAlign w:val="center"/>
          </w:tcPr>
          <w:p w14:paraId="4ECECA32" w14:textId="77777777" w:rsidR="0049575F" w:rsidRDefault="00774F1B">
            <w:pPr>
              <w:widowControl/>
              <w:spacing w:line="240" w:lineRule="auto"/>
              <w:ind w:firstLineChars="0" w:firstLine="0"/>
              <w:jc w:val="left"/>
              <w:rPr>
                <w:rFonts w:asciiTheme="minorEastAsia" w:hAnsiTheme="minorEastAsia" w:cstheme="minorEastAsia"/>
                <w:kern w:val="0"/>
                <w:sz w:val="20"/>
                <w:szCs w:val="20"/>
              </w:rPr>
            </w:pPr>
            <w:r>
              <w:rPr>
                <w:rFonts w:asciiTheme="minorEastAsia" w:hAnsiTheme="minorEastAsia" w:cstheme="minorEastAsia" w:hint="eastAsia"/>
                <w:kern w:val="0"/>
                <w:sz w:val="20"/>
                <w:szCs w:val="20"/>
              </w:rPr>
              <w:t>发布国际行情请求&amp;应答</w:t>
            </w:r>
          </w:p>
        </w:tc>
      </w:tr>
      <w:tr w:rsidR="0049575F" w14:paraId="20AC0F57" w14:textId="77777777">
        <w:trPr>
          <w:trHeight w:val="330"/>
          <w:jc w:val="center"/>
        </w:trPr>
        <w:tc>
          <w:tcPr>
            <w:tcW w:w="1900" w:type="dxa"/>
            <w:vMerge/>
            <w:vAlign w:val="center"/>
          </w:tcPr>
          <w:p w14:paraId="39C2D5BB"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vAlign w:val="center"/>
          </w:tcPr>
          <w:p w14:paraId="028E4592"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shd w:val="clear" w:color="auto" w:fill="auto"/>
            <w:vAlign w:val="center"/>
          </w:tcPr>
          <w:p w14:paraId="270FB554" w14:textId="77777777" w:rsidR="0049575F" w:rsidRDefault="00774F1B">
            <w:pPr>
              <w:widowControl/>
              <w:spacing w:line="240" w:lineRule="auto"/>
              <w:ind w:firstLineChars="0" w:firstLine="0"/>
              <w:jc w:val="left"/>
              <w:rPr>
                <w:rFonts w:asciiTheme="minorEastAsia" w:hAnsiTheme="minorEastAsia" w:cstheme="minorEastAsia"/>
                <w:kern w:val="0"/>
                <w:sz w:val="20"/>
                <w:szCs w:val="20"/>
              </w:rPr>
            </w:pPr>
            <w:r>
              <w:rPr>
                <w:rFonts w:asciiTheme="minorEastAsia" w:hAnsiTheme="minorEastAsia" w:cstheme="minorEastAsia" w:hint="eastAsia"/>
                <w:kern w:val="0"/>
                <w:sz w:val="20"/>
                <w:szCs w:val="20"/>
              </w:rPr>
              <w:t>国际行情回报</w:t>
            </w:r>
          </w:p>
        </w:tc>
      </w:tr>
      <w:tr w:rsidR="0049575F" w14:paraId="28EA73B8" w14:textId="77777777">
        <w:trPr>
          <w:trHeight w:val="330"/>
          <w:jc w:val="center"/>
        </w:trPr>
        <w:tc>
          <w:tcPr>
            <w:tcW w:w="1900" w:type="dxa"/>
            <w:vMerge/>
            <w:vAlign w:val="center"/>
          </w:tcPr>
          <w:p w14:paraId="03D55374"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vAlign w:val="center"/>
          </w:tcPr>
          <w:p w14:paraId="29EF2A43"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shd w:val="clear" w:color="auto" w:fill="auto"/>
            <w:vAlign w:val="center"/>
          </w:tcPr>
          <w:p w14:paraId="57350AC1"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国际行情查询请求及应答</w:t>
            </w:r>
          </w:p>
        </w:tc>
      </w:tr>
    </w:tbl>
    <w:p w14:paraId="45661902" w14:textId="77777777" w:rsidR="0049575F" w:rsidRDefault="00774F1B">
      <w:pPr>
        <w:pStyle w:val="3"/>
        <w:numPr>
          <w:ilvl w:val="2"/>
          <w:numId w:val="1"/>
        </w:numPr>
        <w:spacing w:line="415" w:lineRule="auto"/>
        <w:ind w:left="0" w:firstLineChars="0" w:firstLine="0"/>
        <w:rPr>
          <w:rFonts w:ascii="宋体" w:hAnsi="宋体"/>
        </w:rPr>
      </w:pPr>
      <w:bookmarkStart w:id="141" w:name="_Toc204949489"/>
      <w:r>
        <w:rPr>
          <w:rFonts w:ascii="宋体" w:hAnsi="宋体" w:hint="eastAsia"/>
        </w:rPr>
        <w:t>交易中消息</w:t>
      </w:r>
      <w:bookmarkEnd w:id="141"/>
    </w:p>
    <w:p w14:paraId="78DA4048" w14:textId="77777777" w:rsidR="0049575F" w:rsidRDefault="00774F1B">
      <w:pPr>
        <w:ind w:firstLine="480"/>
        <w:rPr>
          <w:szCs w:val="24"/>
        </w:rPr>
      </w:pPr>
      <w:r>
        <w:rPr>
          <w:rFonts w:hint="eastAsia"/>
          <w:szCs w:val="24"/>
        </w:rPr>
        <w:t>对于交易员，主要指下单委托，竞价撮合的过程，如：委托报单、撤单、报单查询、成交单查询等；</w:t>
      </w:r>
    </w:p>
    <w:p w14:paraId="67E11333" w14:textId="77777777" w:rsidR="0049575F" w:rsidRDefault="00774F1B">
      <w:pPr>
        <w:ind w:firstLine="480"/>
        <w:rPr>
          <w:szCs w:val="24"/>
        </w:rPr>
      </w:pPr>
      <w:r>
        <w:rPr>
          <w:rFonts w:hint="eastAsia"/>
          <w:szCs w:val="24"/>
        </w:rPr>
        <w:t>对于交易所来说，主要指为满足交易员应急需要或风险控制需要而设计的一些消息，如：应急交易、强平交易、强撤交易等。</w:t>
      </w:r>
    </w:p>
    <w:p w14:paraId="40AA6DE9" w14:textId="77777777" w:rsidR="0049575F" w:rsidRDefault="00774F1B">
      <w:pPr>
        <w:ind w:firstLine="480"/>
        <w:rPr>
          <w:szCs w:val="24"/>
        </w:rPr>
      </w:pPr>
      <w:r>
        <w:rPr>
          <w:rFonts w:hint="eastAsia"/>
          <w:szCs w:val="24"/>
        </w:rPr>
        <w:t>涉及部分消息类型如下：</w:t>
      </w:r>
    </w:p>
    <w:tbl>
      <w:tblPr>
        <w:tblW w:w="7636" w:type="dxa"/>
        <w:jc w:val="center"/>
        <w:tblLook w:val="04A0" w:firstRow="1" w:lastRow="0" w:firstColumn="1" w:lastColumn="0" w:noHBand="0" w:noVBand="1"/>
      </w:tblPr>
      <w:tblGrid>
        <w:gridCol w:w="1656"/>
        <w:gridCol w:w="1940"/>
        <w:gridCol w:w="4040"/>
      </w:tblGrid>
      <w:tr w:rsidR="0049575F" w14:paraId="1899CAA8" w14:textId="77777777">
        <w:trPr>
          <w:trHeight w:val="330"/>
          <w:tblHeader/>
          <w:jc w:val="center"/>
        </w:trPr>
        <w:tc>
          <w:tcPr>
            <w:tcW w:w="1656" w:type="dxa"/>
            <w:tcBorders>
              <w:top w:val="single" w:sz="4" w:space="0" w:color="auto"/>
              <w:left w:val="single" w:sz="4" w:space="0" w:color="auto"/>
              <w:bottom w:val="single" w:sz="4" w:space="0" w:color="auto"/>
              <w:right w:val="single" w:sz="4" w:space="0" w:color="auto"/>
            </w:tcBorders>
            <w:shd w:val="clear" w:color="auto" w:fill="D8D8D8" w:themeFill="background1" w:themeFillShade="D8"/>
            <w:vAlign w:val="center"/>
          </w:tcPr>
          <w:p w14:paraId="65474A13" w14:textId="77777777" w:rsidR="0049575F" w:rsidRDefault="00774F1B">
            <w:pPr>
              <w:widowControl/>
              <w:spacing w:line="240" w:lineRule="auto"/>
              <w:ind w:firstLineChars="0" w:firstLine="0"/>
              <w:jc w:val="left"/>
              <w:rPr>
                <w:rFonts w:asciiTheme="minorEastAsia" w:hAnsiTheme="minorEastAsia" w:cstheme="minorEastAsia"/>
                <w:b/>
                <w:color w:val="000000"/>
                <w:kern w:val="0"/>
                <w:sz w:val="20"/>
                <w:szCs w:val="20"/>
              </w:rPr>
            </w:pPr>
            <w:r>
              <w:rPr>
                <w:rFonts w:asciiTheme="minorEastAsia" w:hAnsiTheme="minorEastAsia" w:cstheme="minorEastAsia" w:hint="eastAsia"/>
                <w:b/>
                <w:color w:val="000000"/>
                <w:kern w:val="0"/>
                <w:sz w:val="20"/>
                <w:szCs w:val="20"/>
              </w:rPr>
              <w:t>消息种类</w:t>
            </w:r>
          </w:p>
        </w:tc>
        <w:tc>
          <w:tcPr>
            <w:tcW w:w="1940" w:type="dxa"/>
            <w:tcBorders>
              <w:top w:val="single" w:sz="4" w:space="0" w:color="auto"/>
              <w:left w:val="single" w:sz="4" w:space="0" w:color="auto"/>
              <w:bottom w:val="single" w:sz="4" w:space="0" w:color="auto"/>
              <w:right w:val="single" w:sz="4" w:space="0" w:color="auto"/>
            </w:tcBorders>
            <w:shd w:val="clear" w:color="auto" w:fill="D8D8D8" w:themeFill="background1" w:themeFillShade="D8"/>
            <w:vAlign w:val="center"/>
          </w:tcPr>
          <w:p w14:paraId="7AF1B136" w14:textId="77777777" w:rsidR="0049575F" w:rsidRDefault="00774F1B">
            <w:pPr>
              <w:widowControl/>
              <w:spacing w:line="240" w:lineRule="auto"/>
              <w:ind w:firstLineChars="0" w:firstLine="0"/>
              <w:jc w:val="left"/>
              <w:rPr>
                <w:rFonts w:asciiTheme="minorEastAsia" w:hAnsiTheme="minorEastAsia" w:cstheme="minorEastAsia"/>
                <w:b/>
                <w:color w:val="000000"/>
                <w:kern w:val="0"/>
                <w:sz w:val="20"/>
                <w:szCs w:val="20"/>
              </w:rPr>
            </w:pPr>
            <w:r>
              <w:rPr>
                <w:rFonts w:asciiTheme="minorEastAsia" w:hAnsiTheme="minorEastAsia" w:cstheme="minorEastAsia" w:hint="eastAsia"/>
                <w:b/>
                <w:color w:val="000000"/>
                <w:kern w:val="0"/>
                <w:sz w:val="20"/>
                <w:szCs w:val="20"/>
              </w:rPr>
              <w:t>消息细类</w:t>
            </w:r>
          </w:p>
        </w:tc>
        <w:tc>
          <w:tcPr>
            <w:tcW w:w="4040" w:type="dxa"/>
            <w:tcBorders>
              <w:top w:val="single" w:sz="4" w:space="0" w:color="auto"/>
              <w:left w:val="nil"/>
              <w:bottom w:val="single" w:sz="4" w:space="0" w:color="auto"/>
              <w:right w:val="single" w:sz="4" w:space="0" w:color="auto"/>
            </w:tcBorders>
            <w:shd w:val="clear" w:color="auto" w:fill="D8D8D8" w:themeFill="background1" w:themeFillShade="D8"/>
            <w:vAlign w:val="center"/>
          </w:tcPr>
          <w:p w14:paraId="25285D8E" w14:textId="77777777" w:rsidR="0049575F" w:rsidRDefault="00774F1B">
            <w:pPr>
              <w:widowControl/>
              <w:spacing w:line="240" w:lineRule="auto"/>
              <w:ind w:firstLineChars="0" w:firstLine="0"/>
              <w:jc w:val="left"/>
              <w:rPr>
                <w:rFonts w:asciiTheme="minorEastAsia" w:hAnsiTheme="minorEastAsia" w:cstheme="minorEastAsia"/>
                <w:b/>
                <w:color w:val="000000"/>
                <w:kern w:val="0"/>
                <w:sz w:val="20"/>
                <w:szCs w:val="20"/>
              </w:rPr>
            </w:pPr>
            <w:r>
              <w:rPr>
                <w:rFonts w:asciiTheme="minorEastAsia" w:hAnsiTheme="minorEastAsia" w:cstheme="minorEastAsia" w:hint="eastAsia"/>
                <w:b/>
                <w:color w:val="000000"/>
                <w:kern w:val="0"/>
                <w:sz w:val="20"/>
                <w:szCs w:val="20"/>
              </w:rPr>
              <w:t>消息名称</w:t>
            </w:r>
          </w:p>
        </w:tc>
      </w:tr>
      <w:tr w:rsidR="0049575F" w14:paraId="6509D83B" w14:textId="77777777">
        <w:trPr>
          <w:trHeight w:val="330"/>
          <w:jc w:val="center"/>
        </w:trPr>
        <w:tc>
          <w:tcPr>
            <w:tcW w:w="1656"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F00601A"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竞价交易</w:t>
            </w:r>
          </w:p>
        </w:tc>
        <w:tc>
          <w:tcPr>
            <w:tcW w:w="194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2C73B3D1"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普通交易</w:t>
            </w:r>
          </w:p>
        </w:tc>
        <w:tc>
          <w:tcPr>
            <w:tcW w:w="4040" w:type="dxa"/>
            <w:tcBorders>
              <w:top w:val="single" w:sz="4" w:space="0" w:color="auto"/>
              <w:left w:val="nil"/>
              <w:bottom w:val="single" w:sz="4" w:space="0" w:color="auto"/>
              <w:right w:val="single" w:sz="4" w:space="0" w:color="auto"/>
            </w:tcBorders>
            <w:shd w:val="clear" w:color="auto" w:fill="auto"/>
            <w:vAlign w:val="center"/>
          </w:tcPr>
          <w:p w14:paraId="6DC621C1"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报单请求及应答</w:t>
            </w:r>
          </w:p>
        </w:tc>
      </w:tr>
      <w:tr w:rsidR="0049575F" w14:paraId="20F7E0FA" w14:textId="77777777">
        <w:trPr>
          <w:trHeight w:val="330"/>
          <w:jc w:val="center"/>
        </w:trPr>
        <w:tc>
          <w:tcPr>
            <w:tcW w:w="1656" w:type="dxa"/>
            <w:vMerge/>
            <w:tcBorders>
              <w:top w:val="single" w:sz="4" w:space="0" w:color="auto"/>
              <w:left w:val="single" w:sz="4" w:space="0" w:color="auto"/>
              <w:bottom w:val="single" w:sz="4" w:space="0" w:color="auto"/>
              <w:right w:val="single" w:sz="4" w:space="0" w:color="auto"/>
            </w:tcBorders>
            <w:vAlign w:val="center"/>
          </w:tcPr>
          <w:p w14:paraId="45B937A9"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single" w:sz="4" w:space="0" w:color="auto"/>
              <w:left w:val="single" w:sz="4" w:space="0" w:color="auto"/>
              <w:bottom w:val="single" w:sz="4" w:space="0" w:color="auto"/>
              <w:right w:val="single" w:sz="4" w:space="0" w:color="auto"/>
            </w:tcBorders>
            <w:vAlign w:val="center"/>
          </w:tcPr>
          <w:p w14:paraId="6D991B45"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25B80DD8"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报单回报</w:t>
            </w:r>
          </w:p>
        </w:tc>
      </w:tr>
      <w:tr w:rsidR="0049575F" w14:paraId="613FB2E7" w14:textId="77777777">
        <w:trPr>
          <w:trHeight w:val="330"/>
          <w:jc w:val="center"/>
        </w:trPr>
        <w:tc>
          <w:tcPr>
            <w:tcW w:w="1656" w:type="dxa"/>
            <w:vMerge/>
            <w:tcBorders>
              <w:top w:val="single" w:sz="4" w:space="0" w:color="auto"/>
              <w:left w:val="single" w:sz="4" w:space="0" w:color="auto"/>
              <w:bottom w:val="single" w:sz="4" w:space="0" w:color="auto"/>
              <w:right w:val="single" w:sz="4" w:space="0" w:color="auto"/>
            </w:tcBorders>
            <w:vAlign w:val="center"/>
          </w:tcPr>
          <w:p w14:paraId="607E9190"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single" w:sz="4" w:space="0" w:color="auto"/>
              <w:left w:val="single" w:sz="4" w:space="0" w:color="auto"/>
              <w:bottom w:val="single" w:sz="4" w:space="0" w:color="auto"/>
              <w:right w:val="single" w:sz="4" w:space="0" w:color="auto"/>
            </w:tcBorders>
            <w:vAlign w:val="center"/>
          </w:tcPr>
          <w:p w14:paraId="72A32ABC"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78AB5DF0"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撤单请求及应答</w:t>
            </w:r>
          </w:p>
        </w:tc>
      </w:tr>
      <w:tr w:rsidR="0049575F" w14:paraId="247D7E20" w14:textId="77777777">
        <w:trPr>
          <w:trHeight w:val="330"/>
          <w:jc w:val="center"/>
        </w:trPr>
        <w:tc>
          <w:tcPr>
            <w:tcW w:w="1656" w:type="dxa"/>
            <w:vMerge/>
            <w:tcBorders>
              <w:top w:val="single" w:sz="4" w:space="0" w:color="auto"/>
              <w:left w:val="single" w:sz="4" w:space="0" w:color="auto"/>
              <w:bottom w:val="single" w:sz="4" w:space="0" w:color="auto"/>
              <w:right w:val="single" w:sz="4" w:space="0" w:color="auto"/>
            </w:tcBorders>
            <w:vAlign w:val="center"/>
          </w:tcPr>
          <w:p w14:paraId="63BF255A"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single" w:sz="4" w:space="0" w:color="auto"/>
              <w:left w:val="single" w:sz="4" w:space="0" w:color="auto"/>
              <w:bottom w:val="single" w:sz="4" w:space="0" w:color="auto"/>
              <w:right w:val="single" w:sz="4" w:space="0" w:color="auto"/>
            </w:tcBorders>
            <w:vAlign w:val="center"/>
          </w:tcPr>
          <w:p w14:paraId="3708DAF1"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69C422F2"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撤单回报</w:t>
            </w:r>
          </w:p>
        </w:tc>
      </w:tr>
      <w:tr w:rsidR="0049575F" w14:paraId="09FEFC60" w14:textId="77777777">
        <w:trPr>
          <w:trHeight w:val="330"/>
          <w:jc w:val="center"/>
        </w:trPr>
        <w:tc>
          <w:tcPr>
            <w:tcW w:w="1656" w:type="dxa"/>
            <w:vMerge/>
            <w:tcBorders>
              <w:top w:val="single" w:sz="4" w:space="0" w:color="auto"/>
              <w:left w:val="single" w:sz="4" w:space="0" w:color="auto"/>
              <w:bottom w:val="single" w:sz="4" w:space="0" w:color="auto"/>
              <w:right w:val="single" w:sz="4" w:space="0" w:color="auto"/>
            </w:tcBorders>
            <w:vAlign w:val="center"/>
          </w:tcPr>
          <w:p w14:paraId="7D5C4DCA"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single" w:sz="4" w:space="0" w:color="auto"/>
              <w:left w:val="single" w:sz="4" w:space="0" w:color="auto"/>
              <w:bottom w:val="single" w:sz="4" w:space="0" w:color="auto"/>
              <w:right w:val="single" w:sz="4" w:space="0" w:color="auto"/>
            </w:tcBorders>
            <w:vAlign w:val="center"/>
          </w:tcPr>
          <w:p w14:paraId="5921391D"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6A98FBC1"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成交回报</w:t>
            </w:r>
          </w:p>
        </w:tc>
      </w:tr>
      <w:tr w:rsidR="0049575F" w14:paraId="66BBBF6E" w14:textId="77777777">
        <w:trPr>
          <w:trHeight w:val="330"/>
          <w:jc w:val="center"/>
        </w:trPr>
        <w:tc>
          <w:tcPr>
            <w:tcW w:w="1656" w:type="dxa"/>
            <w:vMerge/>
            <w:tcBorders>
              <w:top w:val="single" w:sz="4" w:space="0" w:color="auto"/>
              <w:left w:val="single" w:sz="4" w:space="0" w:color="auto"/>
              <w:bottom w:val="single" w:sz="4" w:space="0" w:color="auto"/>
              <w:right w:val="single" w:sz="4" w:space="0" w:color="auto"/>
            </w:tcBorders>
            <w:vAlign w:val="center"/>
          </w:tcPr>
          <w:p w14:paraId="16249983"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single" w:sz="4" w:space="0" w:color="auto"/>
              <w:left w:val="single" w:sz="4" w:space="0" w:color="auto"/>
              <w:bottom w:val="single" w:sz="4" w:space="0" w:color="auto"/>
              <w:right w:val="single" w:sz="4" w:space="0" w:color="auto"/>
            </w:tcBorders>
            <w:vAlign w:val="center"/>
          </w:tcPr>
          <w:p w14:paraId="1521F7A1"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5325A870"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报单查询请求及应答</w:t>
            </w:r>
          </w:p>
        </w:tc>
      </w:tr>
      <w:tr w:rsidR="0049575F" w14:paraId="76D18FDC" w14:textId="77777777">
        <w:trPr>
          <w:trHeight w:val="330"/>
          <w:jc w:val="center"/>
        </w:trPr>
        <w:tc>
          <w:tcPr>
            <w:tcW w:w="1656" w:type="dxa"/>
            <w:vMerge/>
            <w:tcBorders>
              <w:top w:val="single" w:sz="4" w:space="0" w:color="auto"/>
              <w:left w:val="single" w:sz="4" w:space="0" w:color="auto"/>
              <w:bottom w:val="single" w:sz="4" w:space="0" w:color="auto"/>
              <w:right w:val="single" w:sz="4" w:space="0" w:color="auto"/>
            </w:tcBorders>
            <w:vAlign w:val="center"/>
          </w:tcPr>
          <w:p w14:paraId="4BABCAA2"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single" w:sz="4" w:space="0" w:color="auto"/>
              <w:left w:val="single" w:sz="4" w:space="0" w:color="auto"/>
              <w:bottom w:val="single" w:sz="4" w:space="0" w:color="auto"/>
              <w:right w:val="single" w:sz="4" w:space="0" w:color="auto"/>
            </w:tcBorders>
            <w:vAlign w:val="center"/>
          </w:tcPr>
          <w:p w14:paraId="1889835E"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6E8170CE"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成交单查询请求及应答</w:t>
            </w:r>
          </w:p>
        </w:tc>
      </w:tr>
      <w:tr w:rsidR="0049575F" w14:paraId="05FF675F" w14:textId="77777777">
        <w:trPr>
          <w:trHeight w:val="330"/>
          <w:jc w:val="center"/>
        </w:trPr>
        <w:tc>
          <w:tcPr>
            <w:tcW w:w="1656" w:type="dxa"/>
            <w:vMerge/>
            <w:tcBorders>
              <w:top w:val="single" w:sz="4" w:space="0" w:color="auto"/>
              <w:left w:val="single" w:sz="4" w:space="0" w:color="auto"/>
              <w:bottom w:val="single" w:sz="4" w:space="0" w:color="auto"/>
              <w:right w:val="single" w:sz="4" w:space="0" w:color="auto"/>
            </w:tcBorders>
            <w:vAlign w:val="center"/>
          </w:tcPr>
          <w:p w14:paraId="6088E308"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single" w:sz="4" w:space="0" w:color="auto"/>
              <w:left w:val="single" w:sz="4" w:space="0" w:color="auto"/>
              <w:bottom w:val="single" w:sz="4" w:space="0" w:color="auto"/>
              <w:right w:val="single" w:sz="4" w:space="0" w:color="auto"/>
            </w:tcBorders>
            <w:vAlign w:val="center"/>
          </w:tcPr>
          <w:p w14:paraId="7E7A8A56"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3E19FCAE"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本地报单号查询请求及应答</w:t>
            </w:r>
          </w:p>
        </w:tc>
      </w:tr>
      <w:tr w:rsidR="0049575F" w14:paraId="1373D23B" w14:textId="77777777">
        <w:trPr>
          <w:trHeight w:val="330"/>
          <w:jc w:val="center"/>
        </w:trPr>
        <w:tc>
          <w:tcPr>
            <w:tcW w:w="1656" w:type="dxa"/>
            <w:vMerge/>
            <w:tcBorders>
              <w:top w:val="single" w:sz="4" w:space="0" w:color="auto"/>
              <w:left w:val="single" w:sz="4" w:space="0" w:color="auto"/>
              <w:bottom w:val="single" w:sz="4" w:space="0" w:color="auto"/>
              <w:right w:val="single" w:sz="4" w:space="0" w:color="auto"/>
            </w:tcBorders>
            <w:vAlign w:val="center"/>
          </w:tcPr>
          <w:p w14:paraId="322D57EB"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val="restart"/>
            <w:tcBorders>
              <w:top w:val="nil"/>
              <w:left w:val="single" w:sz="4" w:space="0" w:color="auto"/>
              <w:bottom w:val="single" w:sz="4" w:space="0" w:color="auto"/>
              <w:right w:val="single" w:sz="4" w:space="0" w:color="auto"/>
            </w:tcBorders>
            <w:shd w:val="clear" w:color="auto" w:fill="auto"/>
            <w:vAlign w:val="center"/>
          </w:tcPr>
          <w:p w14:paraId="109292E3"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应急交易</w:t>
            </w:r>
          </w:p>
        </w:tc>
        <w:tc>
          <w:tcPr>
            <w:tcW w:w="4040" w:type="dxa"/>
            <w:tcBorders>
              <w:top w:val="nil"/>
              <w:left w:val="nil"/>
              <w:bottom w:val="single" w:sz="4" w:space="0" w:color="auto"/>
              <w:right w:val="single" w:sz="4" w:space="0" w:color="auto"/>
            </w:tcBorders>
            <w:shd w:val="clear" w:color="auto" w:fill="auto"/>
            <w:vAlign w:val="center"/>
          </w:tcPr>
          <w:p w14:paraId="6219D100"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应急报单请求及应答</w:t>
            </w:r>
          </w:p>
        </w:tc>
      </w:tr>
      <w:tr w:rsidR="0049575F" w14:paraId="74BA054F" w14:textId="77777777">
        <w:trPr>
          <w:trHeight w:val="330"/>
          <w:jc w:val="center"/>
        </w:trPr>
        <w:tc>
          <w:tcPr>
            <w:tcW w:w="1656" w:type="dxa"/>
            <w:vMerge/>
            <w:tcBorders>
              <w:top w:val="single" w:sz="4" w:space="0" w:color="auto"/>
              <w:left w:val="single" w:sz="4" w:space="0" w:color="auto"/>
              <w:bottom w:val="single" w:sz="4" w:space="0" w:color="auto"/>
              <w:right w:val="single" w:sz="4" w:space="0" w:color="auto"/>
            </w:tcBorders>
            <w:vAlign w:val="center"/>
          </w:tcPr>
          <w:p w14:paraId="5D54E41E"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nil"/>
              <w:left w:val="single" w:sz="4" w:space="0" w:color="auto"/>
              <w:bottom w:val="single" w:sz="4" w:space="0" w:color="auto"/>
              <w:right w:val="single" w:sz="4" w:space="0" w:color="auto"/>
            </w:tcBorders>
            <w:vAlign w:val="center"/>
          </w:tcPr>
          <w:p w14:paraId="1CC04611"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174CB49F"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应急报单复核请求及应答</w:t>
            </w:r>
          </w:p>
        </w:tc>
      </w:tr>
      <w:tr w:rsidR="0049575F" w14:paraId="57147EB0" w14:textId="77777777">
        <w:trPr>
          <w:trHeight w:val="330"/>
          <w:jc w:val="center"/>
        </w:trPr>
        <w:tc>
          <w:tcPr>
            <w:tcW w:w="1656" w:type="dxa"/>
            <w:vMerge/>
            <w:tcBorders>
              <w:top w:val="single" w:sz="4" w:space="0" w:color="auto"/>
              <w:left w:val="single" w:sz="4" w:space="0" w:color="auto"/>
              <w:bottom w:val="single" w:sz="4" w:space="0" w:color="auto"/>
              <w:right w:val="single" w:sz="4" w:space="0" w:color="auto"/>
            </w:tcBorders>
            <w:vAlign w:val="center"/>
          </w:tcPr>
          <w:p w14:paraId="1F6AA7D4"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nil"/>
              <w:left w:val="single" w:sz="4" w:space="0" w:color="auto"/>
              <w:bottom w:val="single" w:sz="4" w:space="0" w:color="auto"/>
              <w:right w:val="single" w:sz="4" w:space="0" w:color="auto"/>
            </w:tcBorders>
            <w:vAlign w:val="center"/>
          </w:tcPr>
          <w:p w14:paraId="59B53ADE"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18A04219"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应急撤单请求及应答</w:t>
            </w:r>
          </w:p>
        </w:tc>
      </w:tr>
      <w:tr w:rsidR="0049575F" w14:paraId="751A0FBD" w14:textId="77777777">
        <w:trPr>
          <w:trHeight w:val="330"/>
          <w:jc w:val="center"/>
        </w:trPr>
        <w:tc>
          <w:tcPr>
            <w:tcW w:w="1656" w:type="dxa"/>
            <w:vMerge/>
            <w:tcBorders>
              <w:top w:val="single" w:sz="4" w:space="0" w:color="auto"/>
              <w:left w:val="single" w:sz="4" w:space="0" w:color="auto"/>
              <w:bottom w:val="single" w:sz="4" w:space="0" w:color="auto"/>
              <w:right w:val="single" w:sz="4" w:space="0" w:color="auto"/>
            </w:tcBorders>
            <w:vAlign w:val="center"/>
          </w:tcPr>
          <w:p w14:paraId="484D1C53"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nil"/>
              <w:left w:val="single" w:sz="4" w:space="0" w:color="auto"/>
              <w:bottom w:val="single" w:sz="4" w:space="0" w:color="auto"/>
              <w:right w:val="single" w:sz="4" w:space="0" w:color="auto"/>
            </w:tcBorders>
            <w:vAlign w:val="center"/>
          </w:tcPr>
          <w:p w14:paraId="514475B1"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4A63E376"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应急报单查询请求及应答</w:t>
            </w:r>
          </w:p>
        </w:tc>
      </w:tr>
      <w:tr w:rsidR="0049575F" w14:paraId="0403ED96" w14:textId="77777777">
        <w:trPr>
          <w:trHeight w:val="330"/>
          <w:jc w:val="center"/>
        </w:trPr>
        <w:tc>
          <w:tcPr>
            <w:tcW w:w="1656" w:type="dxa"/>
            <w:vMerge/>
            <w:tcBorders>
              <w:top w:val="single" w:sz="4" w:space="0" w:color="auto"/>
              <w:left w:val="single" w:sz="4" w:space="0" w:color="auto"/>
              <w:bottom w:val="single" w:sz="4" w:space="0" w:color="auto"/>
              <w:right w:val="single" w:sz="4" w:space="0" w:color="auto"/>
            </w:tcBorders>
            <w:vAlign w:val="center"/>
          </w:tcPr>
          <w:p w14:paraId="03DAB8C1"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tcBorders>
              <w:top w:val="nil"/>
              <w:left w:val="nil"/>
              <w:bottom w:val="single" w:sz="4" w:space="0" w:color="auto"/>
              <w:right w:val="single" w:sz="4" w:space="0" w:color="auto"/>
            </w:tcBorders>
            <w:shd w:val="clear" w:color="auto" w:fill="auto"/>
            <w:vAlign w:val="center"/>
          </w:tcPr>
          <w:p w14:paraId="78EE7796"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强撤交易</w:t>
            </w:r>
          </w:p>
        </w:tc>
        <w:tc>
          <w:tcPr>
            <w:tcW w:w="4040" w:type="dxa"/>
            <w:tcBorders>
              <w:top w:val="nil"/>
              <w:left w:val="nil"/>
              <w:bottom w:val="single" w:sz="4" w:space="0" w:color="auto"/>
              <w:right w:val="single" w:sz="4" w:space="0" w:color="auto"/>
            </w:tcBorders>
            <w:shd w:val="clear" w:color="auto" w:fill="auto"/>
            <w:vAlign w:val="center"/>
          </w:tcPr>
          <w:p w14:paraId="6F6EAD86"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强撤请求及应答</w:t>
            </w:r>
          </w:p>
        </w:tc>
      </w:tr>
      <w:tr w:rsidR="0049575F" w14:paraId="424864EF" w14:textId="77777777">
        <w:trPr>
          <w:trHeight w:val="330"/>
          <w:jc w:val="center"/>
        </w:trPr>
        <w:tc>
          <w:tcPr>
            <w:tcW w:w="1656" w:type="dxa"/>
            <w:vMerge/>
            <w:tcBorders>
              <w:top w:val="single" w:sz="4" w:space="0" w:color="auto"/>
              <w:left w:val="single" w:sz="4" w:space="0" w:color="auto"/>
              <w:bottom w:val="single" w:sz="4" w:space="0" w:color="auto"/>
              <w:right w:val="single" w:sz="4" w:space="0" w:color="auto"/>
            </w:tcBorders>
            <w:vAlign w:val="center"/>
          </w:tcPr>
          <w:p w14:paraId="25BE495E"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val="restart"/>
            <w:tcBorders>
              <w:top w:val="nil"/>
              <w:left w:val="single" w:sz="4" w:space="0" w:color="auto"/>
              <w:bottom w:val="single" w:sz="4" w:space="0" w:color="auto"/>
              <w:right w:val="single" w:sz="4" w:space="0" w:color="auto"/>
            </w:tcBorders>
            <w:shd w:val="clear" w:color="auto" w:fill="auto"/>
            <w:vAlign w:val="center"/>
          </w:tcPr>
          <w:p w14:paraId="101165A1"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强平交易</w:t>
            </w:r>
          </w:p>
        </w:tc>
        <w:tc>
          <w:tcPr>
            <w:tcW w:w="4040" w:type="dxa"/>
            <w:tcBorders>
              <w:top w:val="nil"/>
              <w:left w:val="nil"/>
              <w:bottom w:val="single" w:sz="4" w:space="0" w:color="auto"/>
              <w:right w:val="single" w:sz="4" w:space="0" w:color="auto"/>
            </w:tcBorders>
            <w:shd w:val="clear" w:color="auto" w:fill="auto"/>
            <w:vAlign w:val="center"/>
          </w:tcPr>
          <w:p w14:paraId="06749A19"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超仓查询请求及应答</w:t>
            </w:r>
          </w:p>
        </w:tc>
      </w:tr>
      <w:tr w:rsidR="0049575F" w14:paraId="406DE508" w14:textId="77777777">
        <w:trPr>
          <w:trHeight w:val="330"/>
          <w:jc w:val="center"/>
        </w:trPr>
        <w:tc>
          <w:tcPr>
            <w:tcW w:w="1656" w:type="dxa"/>
            <w:vMerge/>
            <w:tcBorders>
              <w:top w:val="single" w:sz="4" w:space="0" w:color="auto"/>
              <w:left w:val="single" w:sz="4" w:space="0" w:color="auto"/>
              <w:bottom w:val="single" w:sz="4" w:space="0" w:color="auto"/>
              <w:right w:val="single" w:sz="4" w:space="0" w:color="auto"/>
            </w:tcBorders>
            <w:vAlign w:val="center"/>
          </w:tcPr>
          <w:p w14:paraId="6E54F2F9"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nil"/>
              <w:left w:val="single" w:sz="4" w:space="0" w:color="auto"/>
              <w:bottom w:val="single" w:sz="4" w:space="0" w:color="auto"/>
              <w:right w:val="single" w:sz="4" w:space="0" w:color="auto"/>
            </w:tcBorders>
            <w:vAlign w:val="center"/>
          </w:tcPr>
          <w:p w14:paraId="4BFA259B"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56817B8E"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资金不足查询请求及应答</w:t>
            </w:r>
          </w:p>
        </w:tc>
      </w:tr>
      <w:tr w:rsidR="0049575F" w14:paraId="03BEAD2A" w14:textId="77777777">
        <w:trPr>
          <w:trHeight w:val="330"/>
          <w:jc w:val="center"/>
        </w:trPr>
        <w:tc>
          <w:tcPr>
            <w:tcW w:w="1656" w:type="dxa"/>
            <w:vMerge/>
            <w:tcBorders>
              <w:top w:val="single" w:sz="4" w:space="0" w:color="auto"/>
              <w:left w:val="single" w:sz="4" w:space="0" w:color="auto"/>
              <w:bottom w:val="single" w:sz="4" w:space="0" w:color="auto"/>
              <w:right w:val="single" w:sz="4" w:space="0" w:color="auto"/>
            </w:tcBorders>
            <w:vAlign w:val="center"/>
          </w:tcPr>
          <w:p w14:paraId="52F833B4"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nil"/>
              <w:left w:val="single" w:sz="4" w:space="0" w:color="auto"/>
              <w:bottom w:val="single" w:sz="4" w:space="0" w:color="auto"/>
              <w:right w:val="single" w:sz="4" w:space="0" w:color="auto"/>
            </w:tcBorders>
            <w:vAlign w:val="center"/>
          </w:tcPr>
          <w:p w14:paraId="16E46B64"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53F89D7D"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计算会员资金不足强平手数请求及应答</w:t>
            </w:r>
          </w:p>
        </w:tc>
      </w:tr>
      <w:tr w:rsidR="0049575F" w14:paraId="6FA6AB60" w14:textId="77777777">
        <w:trPr>
          <w:trHeight w:val="330"/>
          <w:jc w:val="center"/>
        </w:trPr>
        <w:tc>
          <w:tcPr>
            <w:tcW w:w="1656" w:type="dxa"/>
            <w:vMerge/>
            <w:tcBorders>
              <w:top w:val="single" w:sz="4" w:space="0" w:color="auto"/>
              <w:left w:val="single" w:sz="4" w:space="0" w:color="auto"/>
              <w:bottom w:val="single" w:sz="4" w:space="0" w:color="auto"/>
              <w:right w:val="single" w:sz="4" w:space="0" w:color="auto"/>
            </w:tcBorders>
            <w:vAlign w:val="center"/>
          </w:tcPr>
          <w:p w14:paraId="4505D530"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nil"/>
              <w:left w:val="single" w:sz="4" w:space="0" w:color="auto"/>
              <w:bottom w:val="single" w:sz="4" w:space="0" w:color="auto"/>
              <w:right w:val="single" w:sz="4" w:space="0" w:color="auto"/>
            </w:tcBorders>
            <w:vAlign w:val="center"/>
          </w:tcPr>
          <w:p w14:paraId="0BD05D5F"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539AAB33"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强平报单请求及应答</w:t>
            </w:r>
          </w:p>
        </w:tc>
      </w:tr>
      <w:tr w:rsidR="0049575F" w14:paraId="412F5655" w14:textId="77777777">
        <w:trPr>
          <w:trHeight w:val="330"/>
          <w:jc w:val="center"/>
        </w:trPr>
        <w:tc>
          <w:tcPr>
            <w:tcW w:w="1656" w:type="dxa"/>
            <w:vMerge/>
            <w:tcBorders>
              <w:top w:val="single" w:sz="4" w:space="0" w:color="auto"/>
              <w:left w:val="single" w:sz="4" w:space="0" w:color="auto"/>
              <w:bottom w:val="single" w:sz="4" w:space="0" w:color="auto"/>
              <w:right w:val="single" w:sz="4" w:space="0" w:color="auto"/>
            </w:tcBorders>
            <w:vAlign w:val="center"/>
          </w:tcPr>
          <w:p w14:paraId="680978A2"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nil"/>
              <w:left w:val="single" w:sz="4" w:space="0" w:color="auto"/>
              <w:bottom w:val="single" w:sz="4" w:space="0" w:color="auto"/>
              <w:right w:val="single" w:sz="4" w:space="0" w:color="auto"/>
            </w:tcBorders>
            <w:vAlign w:val="center"/>
          </w:tcPr>
          <w:p w14:paraId="4E65DB4F"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349B343A"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强平报单/撤单请求及应答</w:t>
            </w:r>
          </w:p>
        </w:tc>
      </w:tr>
      <w:tr w:rsidR="0049575F" w14:paraId="1939A8E5" w14:textId="77777777">
        <w:trPr>
          <w:trHeight w:val="330"/>
          <w:jc w:val="center"/>
        </w:trPr>
        <w:tc>
          <w:tcPr>
            <w:tcW w:w="1656" w:type="dxa"/>
            <w:vMerge/>
            <w:tcBorders>
              <w:top w:val="single" w:sz="4" w:space="0" w:color="auto"/>
              <w:left w:val="single" w:sz="4" w:space="0" w:color="auto"/>
              <w:bottom w:val="single" w:sz="4" w:space="0" w:color="auto"/>
              <w:right w:val="single" w:sz="4" w:space="0" w:color="auto"/>
            </w:tcBorders>
            <w:vAlign w:val="center"/>
          </w:tcPr>
          <w:p w14:paraId="500FDCBC"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nil"/>
              <w:left w:val="single" w:sz="4" w:space="0" w:color="auto"/>
              <w:bottom w:val="single" w:sz="4" w:space="0" w:color="auto"/>
              <w:right w:val="single" w:sz="4" w:space="0" w:color="auto"/>
            </w:tcBorders>
            <w:vAlign w:val="center"/>
          </w:tcPr>
          <w:p w14:paraId="0B93FAAE"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4704ABA5"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强平成交回报</w:t>
            </w:r>
          </w:p>
        </w:tc>
      </w:tr>
      <w:tr w:rsidR="0049575F" w14:paraId="016EAF47" w14:textId="77777777">
        <w:trPr>
          <w:trHeight w:val="330"/>
          <w:jc w:val="center"/>
        </w:trPr>
        <w:tc>
          <w:tcPr>
            <w:tcW w:w="1656" w:type="dxa"/>
            <w:vMerge/>
            <w:tcBorders>
              <w:top w:val="single" w:sz="4" w:space="0" w:color="auto"/>
              <w:left w:val="single" w:sz="4" w:space="0" w:color="auto"/>
              <w:bottom w:val="single" w:sz="4" w:space="0" w:color="auto"/>
              <w:right w:val="single" w:sz="4" w:space="0" w:color="auto"/>
            </w:tcBorders>
            <w:vAlign w:val="center"/>
          </w:tcPr>
          <w:p w14:paraId="54110566"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nil"/>
              <w:left w:val="single" w:sz="4" w:space="0" w:color="auto"/>
              <w:bottom w:val="single" w:sz="4" w:space="0" w:color="auto"/>
              <w:right w:val="single" w:sz="4" w:space="0" w:color="auto"/>
            </w:tcBorders>
            <w:vAlign w:val="center"/>
          </w:tcPr>
          <w:p w14:paraId="2C08FA57"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6F789EBD"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强平成交单查询请求及应答</w:t>
            </w:r>
          </w:p>
        </w:tc>
      </w:tr>
      <w:tr w:rsidR="0049575F" w14:paraId="4ED40348" w14:textId="77777777">
        <w:trPr>
          <w:trHeight w:val="330"/>
          <w:jc w:val="center"/>
        </w:trPr>
        <w:tc>
          <w:tcPr>
            <w:tcW w:w="1656" w:type="dxa"/>
            <w:vMerge w:val="restart"/>
            <w:tcBorders>
              <w:top w:val="nil"/>
              <w:left w:val="single" w:sz="4" w:space="0" w:color="auto"/>
              <w:bottom w:val="single" w:sz="4" w:space="0" w:color="auto"/>
              <w:right w:val="single" w:sz="4" w:space="0" w:color="auto"/>
            </w:tcBorders>
            <w:shd w:val="clear" w:color="auto" w:fill="auto"/>
            <w:vAlign w:val="center"/>
          </w:tcPr>
          <w:p w14:paraId="0E46D897"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黄金ETF交易</w:t>
            </w:r>
          </w:p>
        </w:tc>
        <w:tc>
          <w:tcPr>
            <w:tcW w:w="1940" w:type="dxa"/>
            <w:vMerge w:val="restart"/>
            <w:tcBorders>
              <w:top w:val="nil"/>
              <w:left w:val="single" w:sz="4" w:space="0" w:color="auto"/>
              <w:bottom w:val="single" w:sz="4" w:space="0" w:color="auto"/>
              <w:right w:val="single" w:sz="4" w:space="0" w:color="auto"/>
            </w:tcBorders>
            <w:shd w:val="clear" w:color="auto" w:fill="auto"/>
            <w:vAlign w:val="center"/>
          </w:tcPr>
          <w:p w14:paraId="4EEFC942"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ETF账户备案</w:t>
            </w:r>
          </w:p>
        </w:tc>
        <w:tc>
          <w:tcPr>
            <w:tcW w:w="4040" w:type="dxa"/>
            <w:tcBorders>
              <w:top w:val="nil"/>
              <w:left w:val="nil"/>
              <w:bottom w:val="single" w:sz="4" w:space="0" w:color="auto"/>
              <w:right w:val="single" w:sz="4" w:space="0" w:color="auto"/>
            </w:tcBorders>
            <w:shd w:val="clear" w:color="auto" w:fill="auto"/>
            <w:vAlign w:val="center"/>
          </w:tcPr>
          <w:p w14:paraId="6008DB5A"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ETF客户绑定请求及应答</w:t>
            </w:r>
          </w:p>
        </w:tc>
      </w:tr>
      <w:tr w:rsidR="0049575F" w14:paraId="51BAD009" w14:textId="77777777">
        <w:trPr>
          <w:trHeight w:val="330"/>
          <w:jc w:val="center"/>
        </w:trPr>
        <w:tc>
          <w:tcPr>
            <w:tcW w:w="1656" w:type="dxa"/>
            <w:vMerge/>
            <w:tcBorders>
              <w:top w:val="nil"/>
              <w:left w:val="single" w:sz="4" w:space="0" w:color="auto"/>
              <w:bottom w:val="single" w:sz="4" w:space="0" w:color="auto"/>
              <w:right w:val="single" w:sz="4" w:space="0" w:color="auto"/>
            </w:tcBorders>
            <w:vAlign w:val="center"/>
          </w:tcPr>
          <w:p w14:paraId="368EB71A"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nil"/>
              <w:left w:val="single" w:sz="4" w:space="0" w:color="auto"/>
              <w:bottom w:val="single" w:sz="4" w:space="0" w:color="auto"/>
              <w:right w:val="single" w:sz="4" w:space="0" w:color="auto"/>
            </w:tcBorders>
            <w:vAlign w:val="center"/>
          </w:tcPr>
          <w:p w14:paraId="1C132109"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24E71FC7"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ETF客户解绑定请求及应答</w:t>
            </w:r>
          </w:p>
        </w:tc>
      </w:tr>
      <w:tr w:rsidR="0049575F" w14:paraId="76AB1552" w14:textId="77777777">
        <w:trPr>
          <w:trHeight w:val="330"/>
          <w:jc w:val="center"/>
        </w:trPr>
        <w:tc>
          <w:tcPr>
            <w:tcW w:w="1656" w:type="dxa"/>
            <w:vMerge/>
            <w:tcBorders>
              <w:top w:val="nil"/>
              <w:left w:val="single" w:sz="4" w:space="0" w:color="auto"/>
              <w:bottom w:val="single" w:sz="4" w:space="0" w:color="auto"/>
              <w:right w:val="single" w:sz="4" w:space="0" w:color="auto"/>
            </w:tcBorders>
            <w:vAlign w:val="center"/>
          </w:tcPr>
          <w:p w14:paraId="06CBD2B3"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val="restart"/>
            <w:tcBorders>
              <w:top w:val="nil"/>
              <w:left w:val="single" w:sz="4" w:space="0" w:color="auto"/>
              <w:bottom w:val="single" w:sz="4" w:space="0" w:color="auto"/>
              <w:right w:val="single" w:sz="4" w:space="0" w:color="auto"/>
            </w:tcBorders>
            <w:shd w:val="clear" w:color="auto" w:fill="auto"/>
            <w:vAlign w:val="center"/>
          </w:tcPr>
          <w:p w14:paraId="545EBFF1"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认购交易</w:t>
            </w:r>
          </w:p>
        </w:tc>
        <w:tc>
          <w:tcPr>
            <w:tcW w:w="4040" w:type="dxa"/>
            <w:tcBorders>
              <w:top w:val="nil"/>
              <w:left w:val="nil"/>
              <w:bottom w:val="single" w:sz="4" w:space="0" w:color="auto"/>
              <w:right w:val="single" w:sz="4" w:space="0" w:color="auto"/>
            </w:tcBorders>
            <w:shd w:val="clear" w:color="auto" w:fill="auto"/>
            <w:vAlign w:val="center"/>
          </w:tcPr>
          <w:p w14:paraId="51F6731E"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ETF认购请求及应答</w:t>
            </w:r>
          </w:p>
        </w:tc>
      </w:tr>
      <w:tr w:rsidR="0049575F" w14:paraId="3EDFBC99" w14:textId="77777777">
        <w:trPr>
          <w:trHeight w:val="330"/>
          <w:jc w:val="center"/>
        </w:trPr>
        <w:tc>
          <w:tcPr>
            <w:tcW w:w="1656" w:type="dxa"/>
            <w:vMerge/>
            <w:tcBorders>
              <w:top w:val="nil"/>
              <w:left w:val="single" w:sz="4" w:space="0" w:color="auto"/>
              <w:bottom w:val="single" w:sz="4" w:space="0" w:color="auto"/>
              <w:right w:val="single" w:sz="4" w:space="0" w:color="auto"/>
            </w:tcBorders>
            <w:vAlign w:val="center"/>
          </w:tcPr>
          <w:p w14:paraId="1C5DD950"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nil"/>
              <w:left w:val="single" w:sz="4" w:space="0" w:color="auto"/>
              <w:bottom w:val="single" w:sz="4" w:space="0" w:color="auto"/>
              <w:right w:val="single" w:sz="4" w:space="0" w:color="auto"/>
            </w:tcBorders>
            <w:vAlign w:val="center"/>
          </w:tcPr>
          <w:p w14:paraId="5766828A"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12AAD5FB"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ETF认购确认请求及应答</w:t>
            </w:r>
          </w:p>
        </w:tc>
      </w:tr>
      <w:tr w:rsidR="0049575F" w14:paraId="1ECA2C8C" w14:textId="77777777">
        <w:trPr>
          <w:trHeight w:val="330"/>
          <w:jc w:val="center"/>
        </w:trPr>
        <w:tc>
          <w:tcPr>
            <w:tcW w:w="1656" w:type="dxa"/>
            <w:vMerge/>
            <w:tcBorders>
              <w:top w:val="nil"/>
              <w:left w:val="single" w:sz="4" w:space="0" w:color="auto"/>
              <w:bottom w:val="single" w:sz="4" w:space="0" w:color="auto"/>
              <w:right w:val="single" w:sz="4" w:space="0" w:color="auto"/>
            </w:tcBorders>
            <w:vAlign w:val="center"/>
          </w:tcPr>
          <w:p w14:paraId="28531F30"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val="restart"/>
            <w:tcBorders>
              <w:top w:val="nil"/>
              <w:left w:val="single" w:sz="4" w:space="0" w:color="auto"/>
              <w:bottom w:val="single" w:sz="4" w:space="0" w:color="auto"/>
              <w:right w:val="single" w:sz="4" w:space="0" w:color="auto"/>
            </w:tcBorders>
            <w:shd w:val="clear" w:color="auto" w:fill="auto"/>
            <w:vAlign w:val="center"/>
          </w:tcPr>
          <w:p w14:paraId="17E0339B"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申购交易</w:t>
            </w:r>
          </w:p>
        </w:tc>
        <w:tc>
          <w:tcPr>
            <w:tcW w:w="4040" w:type="dxa"/>
            <w:tcBorders>
              <w:top w:val="nil"/>
              <w:left w:val="nil"/>
              <w:bottom w:val="single" w:sz="4" w:space="0" w:color="auto"/>
              <w:right w:val="single" w:sz="4" w:space="0" w:color="auto"/>
            </w:tcBorders>
            <w:shd w:val="clear" w:color="auto" w:fill="auto"/>
            <w:vAlign w:val="center"/>
          </w:tcPr>
          <w:p w14:paraId="0F287982"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ETF申购请求及应答</w:t>
            </w:r>
          </w:p>
        </w:tc>
      </w:tr>
      <w:tr w:rsidR="0049575F" w14:paraId="565C2631" w14:textId="77777777">
        <w:trPr>
          <w:trHeight w:val="330"/>
          <w:jc w:val="center"/>
        </w:trPr>
        <w:tc>
          <w:tcPr>
            <w:tcW w:w="1656" w:type="dxa"/>
            <w:vMerge/>
            <w:tcBorders>
              <w:top w:val="nil"/>
              <w:left w:val="single" w:sz="4" w:space="0" w:color="auto"/>
              <w:bottom w:val="single" w:sz="4" w:space="0" w:color="auto"/>
              <w:right w:val="single" w:sz="4" w:space="0" w:color="auto"/>
            </w:tcBorders>
            <w:vAlign w:val="center"/>
          </w:tcPr>
          <w:p w14:paraId="4D1BB2CD"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nil"/>
              <w:left w:val="single" w:sz="4" w:space="0" w:color="auto"/>
              <w:bottom w:val="single" w:sz="4" w:space="0" w:color="auto"/>
              <w:right w:val="single" w:sz="4" w:space="0" w:color="auto"/>
            </w:tcBorders>
            <w:vAlign w:val="center"/>
          </w:tcPr>
          <w:p w14:paraId="3AA7484D"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3E8D860B"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ETF申购回报</w:t>
            </w:r>
          </w:p>
        </w:tc>
      </w:tr>
      <w:tr w:rsidR="0049575F" w14:paraId="49B104C5" w14:textId="77777777">
        <w:trPr>
          <w:trHeight w:val="330"/>
          <w:jc w:val="center"/>
        </w:trPr>
        <w:tc>
          <w:tcPr>
            <w:tcW w:w="1656" w:type="dxa"/>
            <w:vMerge/>
            <w:tcBorders>
              <w:top w:val="nil"/>
              <w:left w:val="single" w:sz="4" w:space="0" w:color="auto"/>
              <w:bottom w:val="single" w:sz="4" w:space="0" w:color="auto"/>
              <w:right w:val="single" w:sz="4" w:space="0" w:color="auto"/>
            </w:tcBorders>
            <w:vAlign w:val="center"/>
          </w:tcPr>
          <w:p w14:paraId="2832099B"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nil"/>
              <w:left w:val="single" w:sz="4" w:space="0" w:color="auto"/>
              <w:bottom w:val="single" w:sz="4" w:space="0" w:color="auto"/>
              <w:right w:val="single" w:sz="4" w:space="0" w:color="auto"/>
            </w:tcBorders>
            <w:vAlign w:val="center"/>
          </w:tcPr>
          <w:p w14:paraId="22A7570D"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08C35C1A"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ETF申购确认</w:t>
            </w:r>
          </w:p>
        </w:tc>
      </w:tr>
      <w:tr w:rsidR="0049575F" w14:paraId="291298A2" w14:textId="77777777">
        <w:trPr>
          <w:trHeight w:val="330"/>
          <w:jc w:val="center"/>
        </w:trPr>
        <w:tc>
          <w:tcPr>
            <w:tcW w:w="1656" w:type="dxa"/>
            <w:vMerge/>
            <w:tcBorders>
              <w:top w:val="nil"/>
              <w:left w:val="single" w:sz="4" w:space="0" w:color="auto"/>
              <w:bottom w:val="single" w:sz="4" w:space="0" w:color="auto"/>
              <w:right w:val="single" w:sz="4" w:space="0" w:color="auto"/>
            </w:tcBorders>
            <w:vAlign w:val="center"/>
          </w:tcPr>
          <w:p w14:paraId="2710E3AB"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val="restart"/>
            <w:tcBorders>
              <w:top w:val="nil"/>
              <w:left w:val="single" w:sz="4" w:space="0" w:color="auto"/>
              <w:bottom w:val="single" w:sz="4" w:space="0" w:color="auto"/>
              <w:right w:val="single" w:sz="4" w:space="0" w:color="auto"/>
            </w:tcBorders>
            <w:shd w:val="clear" w:color="auto" w:fill="auto"/>
            <w:vAlign w:val="center"/>
          </w:tcPr>
          <w:p w14:paraId="4DFAD264"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赎回交易</w:t>
            </w:r>
          </w:p>
        </w:tc>
        <w:tc>
          <w:tcPr>
            <w:tcW w:w="4040" w:type="dxa"/>
            <w:tcBorders>
              <w:top w:val="nil"/>
              <w:left w:val="nil"/>
              <w:bottom w:val="single" w:sz="4" w:space="0" w:color="auto"/>
              <w:right w:val="single" w:sz="4" w:space="0" w:color="auto"/>
            </w:tcBorders>
            <w:shd w:val="clear" w:color="auto" w:fill="auto"/>
            <w:vAlign w:val="center"/>
          </w:tcPr>
          <w:p w14:paraId="2A6613CE"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ETF赎回请求及应答</w:t>
            </w:r>
          </w:p>
        </w:tc>
      </w:tr>
      <w:tr w:rsidR="0049575F" w14:paraId="3BD83140" w14:textId="77777777">
        <w:trPr>
          <w:trHeight w:val="330"/>
          <w:jc w:val="center"/>
        </w:trPr>
        <w:tc>
          <w:tcPr>
            <w:tcW w:w="1656" w:type="dxa"/>
            <w:vMerge/>
            <w:tcBorders>
              <w:top w:val="nil"/>
              <w:left w:val="single" w:sz="4" w:space="0" w:color="auto"/>
              <w:bottom w:val="single" w:sz="4" w:space="0" w:color="auto"/>
              <w:right w:val="single" w:sz="4" w:space="0" w:color="auto"/>
            </w:tcBorders>
            <w:vAlign w:val="center"/>
          </w:tcPr>
          <w:p w14:paraId="49764DAD"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nil"/>
              <w:left w:val="single" w:sz="4" w:space="0" w:color="auto"/>
              <w:bottom w:val="single" w:sz="4" w:space="0" w:color="auto"/>
              <w:right w:val="single" w:sz="4" w:space="0" w:color="auto"/>
            </w:tcBorders>
            <w:vAlign w:val="center"/>
          </w:tcPr>
          <w:p w14:paraId="5A8EC2FB"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31DB0EEC"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ETF赎回确认</w:t>
            </w:r>
          </w:p>
        </w:tc>
      </w:tr>
      <w:tr w:rsidR="0049575F" w14:paraId="7D86A72C" w14:textId="77777777">
        <w:trPr>
          <w:trHeight w:val="330"/>
          <w:jc w:val="center"/>
        </w:trPr>
        <w:tc>
          <w:tcPr>
            <w:tcW w:w="1656" w:type="dxa"/>
            <w:vMerge/>
            <w:tcBorders>
              <w:top w:val="nil"/>
              <w:left w:val="single" w:sz="4" w:space="0" w:color="auto"/>
              <w:bottom w:val="single" w:sz="4" w:space="0" w:color="auto"/>
              <w:right w:val="single" w:sz="4" w:space="0" w:color="auto"/>
            </w:tcBorders>
            <w:vAlign w:val="center"/>
          </w:tcPr>
          <w:p w14:paraId="6FE642F5"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val="restart"/>
            <w:tcBorders>
              <w:top w:val="nil"/>
              <w:left w:val="single" w:sz="4" w:space="0" w:color="auto"/>
              <w:bottom w:val="single" w:sz="4" w:space="0" w:color="auto"/>
              <w:right w:val="single" w:sz="4" w:space="0" w:color="auto"/>
            </w:tcBorders>
            <w:shd w:val="clear" w:color="auto" w:fill="auto"/>
            <w:vAlign w:val="center"/>
          </w:tcPr>
          <w:p w14:paraId="6FA3A19E"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信息查询</w:t>
            </w:r>
          </w:p>
        </w:tc>
        <w:tc>
          <w:tcPr>
            <w:tcW w:w="4040" w:type="dxa"/>
            <w:tcBorders>
              <w:top w:val="nil"/>
              <w:left w:val="nil"/>
              <w:bottom w:val="single" w:sz="4" w:space="0" w:color="auto"/>
              <w:right w:val="single" w:sz="4" w:space="0" w:color="auto"/>
            </w:tcBorders>
            <w:shd w:val="clear" w:color="auto" w:fill="auto"/>
            <w:vAlign w:val="center"/>
          </w:tcPr>
          <w:p w14:paraId="737C2AE6"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ETF申赎清单查询请求及应答</w:t>
            </w:r>
          </w:p>
        </w:tc>
      </w:tr>
      <w:tr w:rsidR="0049575F" w14:paraId="1F111AAA" w14:textId="77777777">
        <w:trPr>
          <w:trHeight w:val="330"/>
          <w:jc w:val="center"/>
        </w:trPr>
        <w:tc>
          <w:tcPr>
            <w:tcW w:w="1656" w:type="dxa"/>
            <w:vMerge/>
            <w:tcBorders>
              <w:top w:val="nil"/>
              <w:left w:val="single" w:sz="4" w:space="0" w:color="auto"/>
              <w:bottom w:val="single" w:sz="4" w:space="0" w:color="auto"/>
              <w:right w:val="single" w:sz="4" w:space="0" w:color="auto"/>
            </w:tcBorders>
            <w:vAlign w:val="center"/>
          </w:tcPr>
          <w:p w14:paraId="31C8394C"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nil"/>
              <w:left w:val="single" w:sz="4" w:space="0" w:color="auto"/>
              <w:bottom w:val="single" w:sz="4" w:space="0" w:color="auto"/>
              <w:right w:val="single" w:sz="4" w:space="0" w:color="auto"/>
            </w:tcBorders>
            <w:vAlign w:val="center"/>
          </w:tcPr>
          <w:p w14:paraId="694AEB41"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7A3003DC"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认申赎交易本地编号查询请求及应答</w:t>
            </w:r>
          </w:p>
        </w:tc>
      </w:tr>
      <w:tr w:rsidR="0049575F" w14:paraId="4E6566DA" w14:textId="77777777">
        <w:trPr>
          <w:trHeight w:val="330"/>
          <w:jc w:val="center"/>
        </w:trPr>
        <w:tc>
          <w:tcPr>
            <w:tcW w:w="1656" w:type="dxa"/>
            <w:vMerge/>
            <w:tcBorders>
              <w:top w:val="nil"/>
              <w:left w:val="single" w:sz="4" w:space="0" w:color="auto"/>
              <w:bottom w:val="single" w:sz="4" w:space="0" w:color="auto"/>
              <w:right w:val="single" w:sz="4" w:space="0" w:color="auto"/>
            </w:tcBorders>
            <w:vAlign w:val="center"/>
          </w:tcPr>
          <w:p w14:paraId="6E38BC74"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nil"/>
              <w:left w:val="single" w:sz="4" w:space="0" w:color="auto"/>
              <w:bottom w:val="single" w:sz="4" w:space="0" w:color="auto"/>
              <w:right w:val="single" w:sz="4" w:space="0" w:color="auto"/>
            </w:tcBorders>
            <w:vAlign w:val="center"/>
          </w:tcPr>
          <w:p w14:paraId="11A2A009"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26E23058"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账户备案业务本地编号查询请求及应答</w:t>
            </w:r>
          </w:p>
        </w:tc>
      </w:tr>
      <w:tr w:rsidR="0049575F" w14:paraId="719A3156" w14:textId="77777777">
        <w:trPr>
          <w:trHeight w:val="330"/>
          <w:jc w:val="center"/>
        </w:trPr>
        <w:tc>
          <w:tcPr>
            <w:tcW w:w="1656" w:type="dxa"/>
            <w:vMerge/>
            <w:tcBorders>
              <w:top w:val="nil"/>
              <w:left w:val="single" w:sz="4" w:space="0" w:color="auto"/>
              <w:bottom w:val="single" w:sz="4" w:space="0" w:color="auto"/>
              <w:right w:val="single" w:sz="4" w:space="0" w:color="auto"/>
            </w:tcBorders>
            <w:vAlign w:val="center"/>
          </w:tcPr>
          <w:p w14:paraId="23278C98"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val="restart"/>
            <w:tcBorders>
              <w:top w:val="nil"/>
              <w:left w:val="single" w:sz="4" w:space="0" w:color="auto"/>
              <w:bottom w:val="single" w:sz="4" w:space="0" w:color="auto"/>
              <w:right w:val="single" w:sz="4" w:space="0" w:color="auto"/>
            </w:tcBorders>
            <w:shd w:val="clear" w:color="auto" w:fill="auto"/>
            <w:vAlign w:val="center"/>
          </w:tcPr>
          <w:p w14:paraId="3F495D10"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基金公司功能接口</w:t>
            </w:r>
          </w:p>
        </w:tc>
        <w:tc>
          <w:tcPr>
            <w:tcW w:w="4040" w:type="dxa"/>
            <w:tcBorders>
              <w:top w:val="nil"/>
              <w:left w:val="nil"/>
              <w:bottom w:val="single" w:sz="4" w:space="0" w:color="auto"/>
              <w:right w:val="single" w:sz="4" w:space="0" w:color="auto"/>
            </w:tcBorders>
            <w:shd w:val="clear" w:color="auto" w:fill="auto"/>
            <w:vAlign w:val="center"/>
          </w:tcPr>
          <w:p w14:paraId="7C841157"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发送账户绑定结果请求及应答</w:t>
            </w:r>
          </w:p>
        </w:tc>
      </w:tr>
      <w:tr w:rsidR="0049575F" w14:paraId="25A9F70E" w14:textId="77777777">
        <w:trPr>
          <w:trHeight w:val="330"/>
          <w:jc w:val="center"/>
        </w:trPr>
        <w:tc>
          <w:tcPr>
            <w:tcW w:w="1656" w:type="dxa"/>
            <w:vMerge/>
            <w:tcBorders>
              <w:top w:val="nil"/>
              <w:left w:val="single" w:sz="4" w:space="0" w:color="auto"/>
              <w:bottom w:val="single" w:sz="4" w:space="0" w:color="auto"/>
              <w:right w:val="single" w:sz="4" w:space="0" w:color="auto"/>
            </w:tcBorders>
            <w:vAlign w:val="center"/>
          </w:tcPr>
          <w:p w14:paraId="43639E76"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nil"/>
              <w:left w:val="single" w:sz="4" w:space="0" w:color="auto"/>
              <w:bottom w:val="single" w:sz="4" w:space="0" w:color="auto"/>
              <w:right w:val="single" w:sz="4" w:space="0" w:color="auto"/>
            </w:tcBorders>
            <w:vAlign w:val="center"/>
          </w:tcPr>
          <w:p w14:paraId="5FC2F633"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556BDA7E"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发送认购确认通知请求及应答</w:t>
            </w:r>
          </w:p>
        </w:tc>
      </w:tr>
      <w:tr w:rsidR="0049575F" w14:paraId="3BF37784" w14:textId="77777777">
        <w:trPr>
          <w:trHeight w:val="330"/>
          <w:jc w:val="center"/>
        </w:trPr>
        <w:tc>
          <w:tcPr>
            <w:tcW w:w="1656" w:type="dxa"/>
            <w:vMerge/>
            <w:tcBorders>
              <w:top w:val="nil"/>
              <w:left w:val="single" w:sz="4" w:space="0" w:color="auto"/>
              <w:bottom w:val="single" w:sz="4" w:space="0" w:color="auto"/>
              <w:right w:val="single" w:sz="4" w:space="0" w:color="auto"/>
            </w:tcBorders>
            <w:vAlign w:val="center"/>
          </w:tcPr>
          <w:p w14:paraId="0477A16A"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nil"/>
              <w:left w:val="single" w:sz="4" w:space="0" w:color="auto"/>
              <w:bottom w:val="single" w:sz="4" w:space="0" w:color="auto"/>
              <w:right w:val="single" w:sz="4" w:space="0" w:color="auto"/>
            </w:tcBorders>
            <w:vAlign w:val="center"/>
          </w:tcPr>
          <w:p w14:paraId="7C78245D"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28180138"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发送申赎清单系统控制版本请求及应答</w:t>
            </w:r>
          </w:p>
        </w:tc>
      </w:tr>
    </w:tbl>
    <w:p w14:paraId="063CE94F" w14:textId="77777777" w:rsidR="0049575F" w:rsidRDefault="00774F1B">
      <w:pPr>
        <w:pStyle w:val="3"/>
        <w:numPr>
          <w:ilvl w:val="2"/>
          <w:numId w:val="1"/>
        </w:numPr>
        <w:spacing w:line="415" w:lineRule="auto"/>
        <w:ind w:left="0" w:firstLineChars="0" w:firstLine="0"/>
        <w:rPr>
          <w:rFonts w:ascii="宋体" w:hAnsi="宋体"/>
        </w:rPr>
      </w:pPr>
      <w:bookmarkStart w:id="142" w:name="_Toc204949490"/>
      <w:r>
        <w:rPr>
          <w:rFonts w:ascii="宋体" w:hAnsi="宋体" w:hint="eastAsia"/>
        </w:rPr>
        <w:t>交易后消息</w:t>
      </w:r>
      <w:bookmarkEnd w:id="142"/>
    </w:p>
    <w:p w14:paraId="69CF33D1" w14:textId="77777777" w:rsidR="0049575F" w:rsidRDefault="00774F1B">
      <w:pPr>
        <w:ind w:firstLine="480"/>
        <w:rPr>
          <w:szCs w:val="24"/>
        </w:rPr>
      </w:pPr>
      <w:r>
        <w:rPr>
          <w:rFonts w:hint="eastAsia"/>
          <w:szCs w:val="24"/>
        </w:rPr>
        <w:t>对于交易员，主要指账户查询、保证金存取，库存处置过程，如：持仓</w:t>
      </w:r>
      <w:r>
        <w:rPr>
          <w:rFonts w:hint="eastAsia"/>
          <w:szCs w:val="24"/>
        </w:rPr>
        <w:t>/</w:t>
      </w:r>
      <w:r>
        <w:rPr>
          <w:rFonts w:hint="eastAsia"/>
          <w:szCs w:val="24"/>
        </w:rPr>
        <w:t>保证金</w:t>
      </w:r>
      <w:r>
        <w:rPr>
          <w:rFonts w:hint="eastAsia"/>
          <w:szCs w:val="24"/>
        </w:rPr>
        <w:t>/</w:t>
      </w:r>
      <w:r>
        <w:rPr>
          <w:rFonts w:hint="eastAsia"/>
          <w:szCs w:val="24"/>
        </w:rPr>
        <w:t>库存查询、会员保证金查询、出入金、租借、质押等；</w:t>
      </w:r>
    </w:p>
    <w:p w14:paraId="4D03DB00" w14:textId="77777777" w:rsidR="0049575F" w:rsidRDefault="00774F1B">
      <w:pPr>
        <w:ind w:firstLine="480"/>
        <w:rPr>
          <w:szCs w:val="24"/>
        </w:rPr>
      </w:pPr>
      <w:r>
        <w:rPr>
          <w:rFonts w:hint="eastAsia"/>
          <w:szCs w:val="24"/>
        </w:rPr>
        <w:t>对于交易所和清</w:t>
      </w:r>
      <w:r>
        <w:rPr>
          <w:rFonts w:hint="eastAsia"/>
          <w:szCs w:val="24"/>
        </w:rPr>
        <w:t>/</w:t>
      </w:r>
      <w:r>
        <w:rPr>
          <w:rFonts w:hint="eastAsia"/>
          <w:szCs w:val="24"/>
        </w:rPr>
        <w:t>结算行，则主要指与结算银行的清结算活动，如：往来账、对账等。</w:t>
      </w:r>
    </w:p>
    <w:p w14:paraId="27F5756E" w14:textId="77777777" w:rsidR="0049575F" w:rsidRDefault="00774F1B">
      <w:pPr>
        <w:ind w:firstLine="480"/>
        <w:rPr>
          <w:szCs w:val="24"/>
        </w:rPr>
      </w:pPr>
      <w:r>
        <w:rPr>
          <w:rFonts w:hint="eastAsia"/>
          <w:szCs w:val="24"/>
        </w:rPr>
        <w:t>涉及部分消息类型如下：</w:t>
      </w:r>
    </w:p>
    <w:tbl>
      <w:tblPr>
        <w:tblW w:w="7880" w:type="dxa"/>
        <w:jc w:val="center"/>
        <w:tblLook w:val="04A0" w:firstRow="1" w:lastRow="0" w:firstColumn="1" w:lastColumn="0" w:noHBand="0" w:noVBand="1"/>
      </w:tblPr>
      <w:tblGrid>
        <w:gridCol w:w="1900"/>
        <w:gridCol w:w="1940"/>
        <w:gridCol w:w="4040"/>
      </w:tblGrid>
      <w:tr w:rsidR="0049575F" w14:paraId="04CABD38" w14:textId="77777777">
        <w:trPr>
          <w:trHeight w:val="330"/>
          <w:tblHeader/>
          <w:jc w:val="center"/>
        </w:trPr>
        <w:tc>
          <w:tcPr>
            <w:tcW w:w="1900" w:type="dxa"/>
            <w:tcBorders>
              <w:top w:val="single" w:sz="4" w:space="0" w:color="auto"/>
              <w:left w:val="single" w:sz="4" w:space="0" w:color="auto"/>
              <w:bottom w:val="single" w:sz="4" w:space="0" w:color="auto"/>
              <w:right w:val="single" w:sz="4" w:space="0" w:color="auto"/>
            </w:tcBorders>
            <w:shd w:val="clear" w:color="auto" w:fill="D8D8D8" w:themeFill="background1" w:themeFillShade="D8"/>
            <w:vAlign w:val="center"/>
          </w:tcPr>
          <w:p w14:paraId="0EA6BC0E" w14:textId="77777777" w:rsidR="0049575F" w:rsidRDefault="00774F1B">
            <w:pPr>
              <w:widowControl/>
              <w:spacing w:line="240" w:lineRule="auto"/>
              <w:ind w:firstLineChars="0" w:firstLine="0"/>
              <w:jc w:val="left"/>
              <w:rPr>
                <w:rFonts w:asciiTheme="minorEastAsia" w:hAnsiTheme="minorEastAsia" w:cstheme="minorEastAsia"/>
                <w:b/>
                <w:color w:val="000000"/>
                <w:kern w:val="0"/>
                <w:sz w:val="20"/>
                <w:szCs w:val="20"/>
              </w:rPr>
            </w:pPr>
            <w:r>
              <w:rPr>
                <w:rFonts w:asciiTheme="minorEastAsia" w:hAnsiTheme="minorEastAsia" w:cstheme="minorEastAsia" w:hint="eastAsia"/>
                <w:b/>
                <w:color w:val="000000"/>
                <w:kern w:val="0"/>
                <w:sz w:val="20"/>
                <w:szCs w:val="20"/>
              </w:rPr>
              <w:t>消息种类</w:t>
            </w:r>
          </w:p>
        </w:tc>
        <w:tc>
          <w:tcPr>
            <w:tcW w:w="1940" w:type="dxa"/>
            <w:tcBorders>
              <w:top w:val="single" w:sz="4" w:space="0" w:color="auto"/>
              <w:left w:val="nil"/>
              <w:bottom w:val="single" w:sz="4" w:space="0" w:color="auto"/>
              <w:right w:val="single" w:sz="4" w:space="0" w:color="auto"/>
            </w:tcBorders>
            <w:shd w:val="clear" w:color="auto" w:fill="D8D8D8" w:themeFill="background1" w:themeFillShade="D8"/>
            <w:vAlign w:val="center"/>
          </w:tcPr>
          <w:p w14:paraId="2D891651" w14:textId="77777777" w:rsidR="0049575F" w:rsidRDefault="00774F1B">
            <w:pPr>
              <w:widowControl/>
              <w:spacing w:line="240" w:lineRule="auto"/>
              <w:ind w:firstLineChars="0" w:firstLine="0"/>
              <w:jc w:val="left"/>
              <w:rPr>
                <w:rFonts w:asciiTheme="minorEastAsia" w:hAnsiTheme="minorEastAsia" w:cstheme="minorEastAsia"/>
                <w:b/>
                <w:color w:val="000000"/>
                <w:kern w:val="0"/>
                <w:sz w:val="20"/>
                <w:szCs w:val="20"/>
              </w:rPr>
            </w:pPr>
            <w:r>
              <w:rPr>
                <w:rFonts w:asciiTheme="minorEastAsia" w:hAnsiTheme="minorEastAsia" w:cstheme="minorEastAsia" w:hint="eastAsia"/>
                <w:b/>
                <w:color w:val="000000"/>
                <w:kern w:val="0"/>
                <w:sz w:val="20"/>
                <w:szCs w:val="20"/>
              </w:rPr>
              <w:t>消息细类</w:t>
            </w:r>
          </w:p>
        </w:tc>
        <w:tc>
          <w:tcPr>
            <w:tcW w:w="4040" w:type="dxa"/>
            <w:tcBorders>
              <w:top w:val="single" w:sz="4" w:space="0" w:color="auto"/>
              <w:left w:val="nil"/>
              <w:bottom w:val="single" w:sz="4" w:space="0" w:color="auto"/>
              <w:right w:val="single" w:sz="4" w:space="0" w:color="auto"/>
            </w:tcBorders>
            <w:shd w:val="clear" w:color="auto" w:fill="D8D8D8" w:themeFill="background1" w:themeFillShade="D8"/>
            <w:vAlign w:val="center"/>
          </w:tcPr>
          <w:p w14:paraId="7F29E1DC" w14:textId="77777777" w:rsidR="0049575F" w:rsidRDefault="00774F1B">
            <w:pPr>
              <w:widowControl/>
              <w:spacing w:line="240" w:lineRule="auto"/>
              <w:ind w:firstLineChars="0" w:firstLine="0"/>
              <w:jc w:val="left"/>
              <w:rPr>
                <w:rFonts w:asciiTheme="minorEastAsia" w:hAnsiTheme="minorEastAsia" w:cstheme="minorEastAsia"/>
                <w:b/>
                <w:color w:val="000000"/>
                <w:kern w:val="0"/>
                <w:sz w:val="20"/>
                <w:szCs w:val="20"/>
              </w:rPr>
            </w:pPr>
            <w:r>
              <w:rPr>
                <w:rFonts w:asciiTheme="minorEastAsia" w:hAnsiTheme="minorEastAsia" w:cstheme="minorEastAsia" w:hint="eastAsia"/>
                <w:b/>
                <w:color w:val="000000"/>
                <w:kern w:val="0"/>
                <w:sz w:val="20"/>
                <w:szCs w:val="20"/>
              </w:rPr>
              <w:t>消息名称</w:t>
            </w:r>
          </w:p>
        </w:tc>
      </w:tr>
      <w:tr w:rsidR="0049575F" w14:paraId="1BDEF99F" w14:textId="77777777">
        <w:trPr>
          <w:trHeight w:val="330"/>
          <w:jc w:val="center"/>
        </w:trPr>
        <w:tc>
          <w:tcPr>
            <w:tcW w:w="1900"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70C9D067"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保证金账户</w:t>
            </w:r>
          </w:p>
        </w:tc>
        <w:tc>
          <w:tcPr>
            <w:tcW w:w="1940" w:type="dxa"/>
            <w:tcBorders>
              <w:top w:val="single" w:sz="4" w:space="0" w:color="auto"/>
              <w:left w:val="nil"/>
              <w:bottom w:val="single" w:sz="4" w:space="0" w:color="auto"/>
              <w:right w:val="single" w:sz="4" w:space="0" w:color="auto"/>
            </w:tcBorders>
            <w:shd w:val="clear" w:color="auto" w:fill="auto"/>
            <w:vAlign w:val="center"/>
          </w:tcPr>
          <w:p w14:paraId="094CEF11"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账户查询</w:t>
            </w:r>
          </w:p>
        </w:tc>
        <w:tc>
          <w:tcPr>
            <w:tcW w:w="4040" w:type="dxa"/>
            <w:tcBorders>
              <w:top w:val="single" w:sz="4" w:space="0" w:color="auto"/>
              <w:left w:val="nil"/>
              <w:bottom w:val="single" w:sz="4" w:space="0" w:color="auto"/>
              <w:right w:val="single" w:sz="4" w:space="0" w:color="auto"/>
            </w:tcBorders>
            <w:shd w:val="clear" w:color="auto" w:fill="auto"/>
            <w:vAlign w:val="center"/>
          </w:tcPr>
          <w:p w14:paraId="677C052A"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会员资金查询请求及应答</w:t>
            </w:r>
          </w:p>
        </w:tc>
      </w:tr>
      <w:tr w:rsidR="0049575F" w14:paraId="7586D273" w14:textId="77777777">
        <w:trPr>
          <w:trHeight w:val="330"/>
          <w:jc w:val="center"/>
        </w:trPr>
        <w:tc>
          <w:tcPr>
            <w:tcW w:w="1900" w:type="dxa"/>
            <w:vMerge/>
            <w:tcBorders>
              <w:top w:val="single" w:sz="4" w:space="0" w:color="auto"/>
              <w:left w:val="single" w:sz="4" w:space="0" w:color="auto"/>
              <w:bottom w:val="single" w:sz="4" w:space="0" w:color="auto"/>
              <w:right w:val="single" w:sz="4" w:space="0" w:color="auto"/>
            </w:tcBorders>
            <w:vAlign w:val="center"/>
          </w:tcPr>
          <w:p w14:paraId="541B08AD"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val="restart"/>
            <w:tcBorders>
              <w:top w:val="nil"/>
              <w:left w:val="single" w:sz="4" w:space="0" w:color="auto"/>
              <w:bottom w:val="single" w:sz="4" w:space="0" w:color="auto"/>
              <w:right w:val="single" w:sz="4" w:space="0" w:color="auto"/>
            </w:tcBorders>
            <w:shd w:val="clear" w:color="auto" w:fill="auto"/>
            <w:vAlign w:val="center"/>
          </w:tcPr>
          <w:p w14:paraId="2C28AC5E"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往来账</w:t>
            </w:r>
          </w:p>
        </w:tc>
        <w:tc>
          <w:tcPr>
            <w:tcW w:w="4040" w:type="dxa"/>
            <w:tcBorders>
              <w:top w:val="nil"/>
              <w:left w:val="nil"/>
              <w:bottom w:val="single" w:sz="4" w:space="0" w:color="auto"/>
              <w:right w:val="single" w:sz="4" w:space="0" w:color="auto"/>
            </w:tcBorders>
            <w:shd w:val="clear" w:color="auto" w:fill="auto"/>
            <w:vAlign w:val="center"/>
          </w:tcPr>
          <w:p w14:paraId="2F694B9F"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往来账消息</w:t>
            </w:r>
          </w:p>
        </w:tc>
      </w:tr>
      <w:tr w:rsidR="0049575F" w14:paraId="11EE3C8A" w14:textId="77777777">
        <w:trPr>
          <w:trHeight w:val="330"/>
          <w:jc w:val="center"/>
        </w:trPr>
        <w:tc>
          <w:tcPr>
            <w:tcW w:w="1900" w:type="dxa"/>
            <w:vMerge/>
            <w:tcBorders>
              <w:top w:val="single" w:sz="4" w:space="0" w:color="auto"/>
              <w:left w:val="single" w:sz="4" w:space="0" w:color="auto"/>
              <w:bottom w:val="single" w:sz="4" w:space="0" w:color="auto"/>
              <w:right w:val="single" w:sz="4" w:space="0" w:color="auto"/>
            </w:tcBorders>
            <w:vAlign w:val="center"/>
          </w:tcPr>
          <w:p w14:paraId="50446EC0"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nil"/>
              <w:left w:val="single" w:sz="4" w:space="0" w:color="auto"/>
              <w:bottom w:val="single" w:sz="4" w:space="0" w:color="auto"/>
              <w:right w:val="single" w:sz="4" w:space="0" w:color="auto"/>
            </w:tcBorders>
            <w:vAlign w:val="center"/>
          </w:tcPr>
          <w:p w14:paraId="6C59A805"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468FB3B7"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资金划拨请求及应答</w:t>
            </w:r>
          </w:p>
        </w:tc>
      </w:tr>
      <w:tr w:rsidR="0049575F" w14:paraId="5B83D9DB" w14:textId="77777777">
        <w:trPr>
          <w:trHeight w:val="330"/>
          <w:jc w:val="center"/>
        </w:trPr>
        <w:tc>
          <w:tcPr>
            <w:tcW w:w="1900" w:type="dxa"/>
            <w:vMerge/>
            <w:tcBorders>
              <w:top w:val="single" w:sz="4" w:space="0" w:color="auto"/>
              <w:left w:val="single" w:sz="4" w:space="0" w:color="auto"/>
              <w:bottom w:val="single" w:sz="4" w:space="0" w:color="auto"/>
              <w:right w:val="single" w:sz="4" w:space="0" w:color="auto"/>
            </w:tcBorders>
            <w:vAlign w:val="center"/>
          </w:tcPr>
          <w:p w14:paraId="7B95316D"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val="restart"/>
            <w:tcBorders>
              <w:top w:val="nil"/>
              <w:left w:val="single" w:sz="4" w:space="0" w:color="auto"/>
              <w:bottom w:val="single" w:sz="4" w:space="0" w:color="auto"/>
              <w:right w:val="single" w:sz="4" w:space="0" w:color="auto"/>
            </w:tcBorders>
            <w:shd w:val="clear" w:color="auto" w:fill="auto"/>
            <w:vAlign w:val="center"/>
          </w:tcPr>
          <w:p w14:paraId="259624C0"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保证金对账</w:t>
            </w:r>
          </w:p>
        </w:tc>
        <w:tc>
          <w:tcPr>
            <w:tcW w:w="4040" w:type="dxa"/>
            <w:tcBorders>
              <w:top w:val="nil"/>
              <w:left w:val="nil"/>
              <w:bottom w:val="single" w:sz="4" w:space="0" w:color="auto"/>
              <w:right w:val="single" w:sz="4" w:space="0" w:color="auto"/>
            </w:tcBorders>
            <w:shd w:val="clear" w:color="auto" w:fill="auto"/>
            <w:vAlign w:val="center"/>
          </w:tcPr>
          <w:p w14:paraId="0C0CA0DC"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对账汇总请求及应答</w:t>
            </w:r>
          </w:p>
        </w:tc>
      </w:tr>
      <w:tr w:rsidR="0049575F" w14:paraId="0CCB84EF" w14:textId="77777777">
        <w:trPr>
          <w:trHeight w:val="330"/>
          <w:jc w:val="center"/>
        </w:trPr>
        <w:tc>
          <w:tcPr>
            <w:tcW w:w="1900" w:type="dxa"/>
            <w:vMerge/>
            <w:tcBorders>
              <w:top w:val="single" w:sz="4" w:space="0" w:color="auto"/>
              <w:left w:val="single" w:sz="4" w:space="0" w:color="auto"/>
              <w:bottom w:val="single" w:sz="4" w:space="0" w:color="auto"/>
              <w:right w:val="single" w:sz="4" w:space="0" w:color="auto"/>
            </w:tcBorders>
            <w:vAlign w:val="center"/>
          </w:tcPr>
          <w:p w14:paraId="6C49A0C4"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nil"/>
              <w:left w:val="single" w:sz="4" w:space="0" w:color="auto"/>
              <w:bottom w:val="single" w:sz="4" w:space="0" w:color="auto"/>
              <w:right w:val="single" w:sz="4" w:space="0" w:color="auto"/>
            </w:tcBorders>
            <w:vAlign w:val="center"/>
          </w:tcPr>
          <w:p w14:paraId="5FA962DB"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00425BE1"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对账明细请求及应答</w:t>
            </w:r>
          </w:p>
        </w:tc>
      </w:tr>
      <w:tr w:rsidR="0049575F" w14:paraId="55E2CE00" w14:textId="77777777">
        <w:trPr>
          <w:trHeight w:val="330"/>
          <w:jc w:val="center"/>
        </w:trPr>
        <w:tc>
          <w:tcPr>
            <w:tcW w:w="1900" w:type="dxa"/>
            <w:vMerge/>
            <w:tcBorders>
              <w:top w:val="single" w:sz="4" w:space="0" w:color="auto"/>
              <w:left w:val="single" w:sz="4" w:space="0" w:color="auto"/>
              <w:bottom w:val="single" w:sz="4" w:space="0" w:color="auto"/>
              <w:right w:val="single" w:sz="4" w:space="0" w:color="auto"/>
            </w:tcBorders>
            <w:vAlign w:val="center"/>
          </w:tcPr>
          <w:p w14:paraId="76B76F28"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nil"/>
              <w:left w:val="single" w:sz="4" w:space="0" w:color="auto"/>
              <w:bottom w:val="single" w:sz="4" w:space="0" w:color="auto"/>
              <w:right w:val="single" w:sz="4" w:space="0" w:color="auto"/>
            </w:tcBorders>
            <w:vAlign w:val="center"/>
          </w:tcPr>
          <w:p w14:paraId="763051CC"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36BEEEFA"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对账结果汇总请求及应答</w:t>
            </w:r>
          </w:p>
        </w:tc>
      </w:tr>
      <w:tr w:rsidR="0049575F" w14:paraId="079BCFC8" w14:textId="77777777">
        <w:trPr>
          <w:trHeight w:val="330"/>
          <w:jc w:val="center"/>
        </w:trPr>
        <w:tc>
          <w:tcPr>
            <w:tcW w:w="1900" w:type="dxa"/>
            <w:vMerge/>
            <w:tcBorders>
              <w:top w:val="single" w:sz="4" w:space="0" w:color="auto"/>
              <w:left w:val="single" w:sz="4" w:space="0" w:color="auto"/>
              <w:bottom w:val="single" w:sz="4" w:space="0" w:color="auto"/>
              <w:right w:val="single" w:sz="4" w:space="0" w:color="auto"/>
            </w:tcBorders>
            <w:vAlign w:val="center"/>
          </w:tcPr>
          <w:p w14:paraId="7905C664"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nil"/>
              <w:left w:val="single" w:sz="4" w:space="0" w:color="auto"/>
              <w:bottom w:val="single" w:sz="4" w:space="0" w:color="auto"/>
              <w:right w:val="single" w:sz="4" w:space="0" w:color="auto"/>
            </w:tcBorders>
            <w:vAlign w:val="center"/>
          </w:tcPr>
          <w:p w14:paraId="6D98D5D9"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1B50D8D9"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对账结果明细请求及应答</w:t>
            </w:r>
          </w:p>
        </w:tc>
      </w:tr>
      <w:tr w:rsidR="0049575F" w14:paraId="73A33F0A" w14:textId="77777777">
        <w:trPr>
          <w:trHeight w:val="330"/>
          <w:jc w:val="center"/>
        </w:trPr>
        <w:tc>
          <w:tcPr>
            <w:tcW w:w="1900" w:type="dxa"/>
            <w:vMerge/>
            <w:tcBorders>
              <w:top w:val="single" w:sz="4" w:space="0" w:color="auto"/>
              <w:left w:val="single" w:sz="4" w:space="0" w:color="auto"/>
              <w:bottom w:val="single" w:sz="4" w:space="0" w:color="auto"/>
              <w:right w:val="single" w:sz="4" w:space="0" w:color="auto"/>
            </w:tcBorders>
            <w:vAlign w:val="center"/>
          </w:tcPr>
          <w:p w14:paraId="7F7EE20D"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tcBorders>
              <w:top w:val="nil"/>
              <w:left w:val="nil"/>
              <w:bottom w:val="single" w:sz="4" w:space="0" w:color="auto"/>
              <w:right w:val="single" w:sz="4" w:space="0" w:color="auto"/>
            </w:tcBorders>
            <w:shd w:val="clear" w:color="auto" w:fill="auto"/>
            <w:vAlign w:val="center"/>
          </w:tcPr>
          <w:p w14:paraId="41B307FB"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保证金查询</w:t>
            </w:r>
          </w:p>
        </w:tc>
        <w:tc>
          <w:tcPr>
            <w:tcW w:w="4040" w:type="dxa"/>
            <w:tcBorders>
              <w:top w:val="nil"/>
              <w:left w:val="nil"/>
              <w:bottom w:val="single" w:sz="4" w:space="0" w:color="auto"/>
              <w:right w:val="single" w:sz="4" w:space="0" w:color="auto"/>
            </w:tcBorders>
            <w:shd w:val="clear" w:color="auto" w:fill="auto"/>
            <w:vAlign w:val="center"/>
          </w:tcPr>
          <w:p w14:paraId="0C45FA62"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往来账查询请求及应答</w:t>
            </w:r>
          </w:p>
        </w:tc>
      </w:tr>
      <w:tr w:rsidR="0049575F" w14:paraId="1F43FDFF" w14:textId="77777777">
        <w:trPr>
          <w:trHeight w:val="330"/>
          <w:jc w:val="center"/>
        </w:trPr>
        <w:tc>
          <w:tcPr>
            <w:tcW w:w="1900" w:type="dxa"/>
            <w:vMerge/>
            <w:tcBorders>
              <w:top w:val="single" w:sz="4" w:space="0" w:color="auto"/>
              <w:left w:val="single" w:sz="4" w:space="0" w:color="auto"/>
              <w:bottom w:val="single" w:sz="4" w:space="0" w:color="auto"/>
              <w:right w:val="single" w:sz="4" w:space="0" w:color="auto"/>
            </w:tcBorders>
            <w:vAlign w:val="center"/>
          </w:tcPr>
          <w:p w14:paraId="58B660BC"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val="restart"/>
            <w:tcBorders>
              <w:top w:val="nil"/>
              <w:left w:val="single" w:sz="4" w:space="0" w:color="auto"/>
              <w:bottom w:val="single" w:sz="4" w:space="0" w:color="auto"/>
              <w:right w:val="single" w:sz="4" w:space="0" w:color="auto"/>
            </w:tcBorders>
            <w:shd w:val="clear" w:color="auto" w:fill="auto"/>
            <w:vAlign w:val="center"/>
          </w:tcPr>
          <w:p w14:paraId="67AA011C"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资金密码维护</w:t>
            </w:r>
          </w:p>
        </w:tc>
        <w:tc>
          <w:tcPr>
            <w:tcW w:w="4040" w:type="dxa"/>
            <w:tcBorders>
              <w:top w:val="nil"/>
              <w:left w:val="nil"/>
              <w:bottom w:val="single" w:sz="4" w:space="0" w:color="auto"/>
              <w:right w:val="single" w:sz="4" w:space="0" w:color="auto"/>
            </w:tcBorders>
            <w:shd w:val="clear" w:color="auto" w:fill="auto"/>
            <w:vAlign w:val="center"/>
          </w:tcPr>
          <w:p w14:paraId="7FF96FD3"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增加资金密码请求及应答</w:t>
            </w:r>
          </w:p>
        </w:tc>
      </w:tr>
      <w:tr w:rsidR="0049575F" w14:paraId="63107978" w14:textId="77777777">
        <w:trPr>
          <w:trHeight w:val="330"/>
          <w:jc w:val="center"/>
        </w:trPr>
        <w:tc>
          <w:tcPr>
            <w:tcW w:w="1900" w:type="dxa"/>
            <w:vMerge/>
            <w:tcBorders>
              <w:top w:val="single" w:sz="4" w:space="0" w:color="auto"/>
              <w:left w:val="single" w:sz="4" w:space="0" w:color="auto"/>
              <w:bottom w:val="single" w:sz="4" w:space="0" w:color="auto"/>
              <w:right w:val="single" w:sz="4" w:space="0" w:color="auto"/>
            </w:tcBorders>
            <w:vAlign w:val="center"/>
          </w:tcPr>
          <w:p w14:paraId="0E73DB5C"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nil"/>
              <w:left w:val="single" w:sz="4" w:space="0" w:color="auto"/>
              <w:bottom w:val="single" w:sz="4" w:space="0" w:color="auto"/>
              <w:right w:val="single" w:sz="4" w:space="0" w:color="auto"/>
            </w:tcBorders>
            <w:vAlign w:val="center"/>
          </w:tcPr>
          <w:p w14:paraId="0DB302FC"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2786379E"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修改资金密码请求及应答</w:t>
            </w:r>
          </w:p>
        </w:tc>
      </w:tr>
      <w:tr w:rsidR="0049575F" w14:paraId="3BD2BF54" w14:textId="77777777">
        <w:trPr>
          <w:trHeight w:val="330"/>
          <w:jc w:val="center"/>
        </w:trPr>
        <w:tc>
          <w:tcPr>
            <w:tcW w:w="1900" w:type="dxa"/>
            <w:vMerge/>
            <w:tcBorders>
              <w:top w:val="single" w:sz="4" w:space="0" w:color="auto"/>
              <w:left w:val="single" w:sz="4" w:space="0" w:color="auto"/>
              <w:bottom w:val="single" w:sz="4" w:space="0" w:color="auto"/>
              <w:right w:val="single" w:sz="4" w:space="0" w:color="auto"/>
            </w:tcBorders>
            <w:vAlign w:val="center"/>
          </w:tcPr>
          <w:p w14:paraId="0A10DEF7"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nil"/>
              <w:left w:val="single" w:sz="4" w:space="0" w:color="auto"/>
              <w:bottom w:val="single" w:sz="4" w:space="0" w:color="auto"/>
              <w:right w:val="single" w:sz="4" w:space="0" w:color="auto"/>
            </w:tcBorders>
            <w:vAlign w:val="center"/>
          </w:tcPr>
          <w:p w14:paraId="44467290"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5DA5C711"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重置资金密码请求及应答</w:t>
            </w:r>
          </w:p>
        </w:tc>
      </w:tr>
      <w:tr w:rsidR="0049575F" w14:paraId="31101E71" w14:textId="77777777">
        <w:trPr>
          <w:trHeight w:val="330"/>
          <w:jc w:val="center"/>
        </w:trPr>
        <w:tc>
          <w:tcPr>
            <w:tcW w:w="1900" w:type="dxa"/>
            <w:vMerge w:val="restart"/>
            <w:tcBorders>
              <w:top w:val="nil"/>
              <w:left w:val="single" w:sz="4" w:space="0" w:color="auto"/>
              <w:bottom w:val="single" w:sz="4" w:space="0" w:color="auto"/>
              <w:right w:val="single" w:sz="4" w:space="0" w:color="auto"/>
            </w:tcBorders>
            <w:shd w:val="clear" w:color="auto" w:fill="auto"/>
            <w:vAlign w:val="center"/>
          </w:tcPr>
          <w:p w14:paraId="1F02BF6D"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持仓账户</w:t>
            </w:r>
          </w:p>
        </w:tc>
        <w:tc>
          <w:tcPr>
            <w:tcW w:w="1940" w:type="dxa"/>
            <w:vMerge w:val="restart"/>
            <w:tcBorders>
              <w:top w:val="nil"/>
              <w:left w:val="single" w:sz="4" w:space="0" w:color="auto"/>
              <w:bottom w:val="single" w:sz="4" w:space="0" w:color="auto"/>
              <w:right w:val="single" w:sz="4" w:space="0" w:color="auto"/>
            </w:tcBorders>
            <w:shd w:val="clear" w:color="auto" w:fill="auto"/>
            <w:vAlign w:val="center"/>
          </w:tcPr>
          <w:p w14:paraId="47767E22"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账户查询</w:t>
            </w:r>
          </w:p>
        </w:tc>
        <w:tc>
          <w:tcPr>
            <w:tcW w:w="4040" w:type="dxa"/>
            <w:tcBorders>
              <w:top w:val="nil"/>
              <w:left w:val="nil"/>
              <w:bottom w:val="single" w:sz="4" w:space="0" w:color="auto"/>
              <w:right w:val="single" w:sz="4" w:space="0" w:color="auto"/>
            </w:tcBorders>
            <w:shd w:val="clear" w:color="auto" w:fill="auto"/>
            <w:vAlign w:val="center"/>
          </w:tcPr>
          <w:p w14:paraId="27D1A769"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现货延期交收持仓查询请求及应答</w:t>
            </w:r>
          </w:p>
        </w:tc>
      </w:tr>
      <w:tr w:rsidR="0049575F" w14:paraId="069AEB54" w14:textId="77777777">
        <w:trPr>
          <w:trHeight w:val="330"/>
          <w:jc w:val="center"/>
        </w:trPr>
        <w:tc>
          <w:tcPr>
            <w:tcW w:w="1900" w:type="dxa"/>
            <w:vMerge/>
            <w:tcBorders>
              <w:top w:val="nil"/>
              <w:left w:val="single" w:sz="4" w:space="0" w:color="auto"/>
              <w:bottom w:val="single" w:sz="4" w:space="0" w:color="auto"/>
              <w:right w:val="single" w:sz="4" w:space="0" w:color="auto"/>
            </w:tcBorders>
            <w:vAlign w:val="center"/>
          </w:tcPr>
          <w:p w14:paraId="526CB0D6"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nil"/>
              <w:left w:val="single" w:sz="4" w:space="0" w:color="auto"/>
              <w:bottom w:val="single" w:sz="4" w:space="0" w:color="auto"/>
              <w:right w:val="single" w:sz="4" w:space="0" w:color="auto"/>
            </w:tcBorders>
            <w:vAlign w:val="center"/>
          </w:tcPr>
          <w:p w14:paraId="2EC8EF24"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6D8AF30B"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会员期货持仓查询请求及应答</w:t>
            </w:r>
          </w:p>
        </w:tc>
      </w:tr>
      <w:tr w:rsidR="0049575F" w14:paraId="430320E2" w14:textId="77777777">
        <w:trPr>
          <w:trHeight w:val="330"/>
          <w:jc w:val="center"/>
        </w:trPr>
        <w:tc>
          <w:tcPr>
            <w:tcW w:w="1900" w:type="dxa"/>
            <w:vMerge/>
            <w:tcBorders>
              <w:top w:val="nil"/>
              <w:left w:val="single" w:sz="4" w:space="0" w:color="auto"/>
              <w:bottom w:val="single" w:sz="4" w:space="0" w:color="auto"/>
              <w:right w:val="single" w:sz="4" w:space="0" w:color="auto"/>
            </w:tcBorders>
            <w:vAlign w:val="center"/>
          </w:tcPr>
          <w:p w14:paraId="0042B296"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nil"/>
              <w:left w:val="single" w:sz="4" w:space="0" w:color="auto"/>
              <w:bottom w:val="single" w:sz="4" w:space="0" w:color="auto"/>
              <w:right w:val="single" w:sz="4" w:space="0" w:color="auto"/>
            </w:tcBorders>
            <w:vAlign w:val="center"/>
          </w:tcPr>
          <w:p w14:paraId="19C9D965"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6FA5B44F"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会员现货T+N持仓查询请求及应答</w:t>
            </w:r>
          </w:p>
        </w:tc>
      </w:tr>
      <w:tr w:rsidR="0049575F" w14:paraId="017D97A9" w14:textId="77777777">
        <w:trPr>
          <w:trHeight w:val="330"/>
          <w:jc w:val="center"/>
        </w:trPr>
        <w:tc>
          <w:tcPr>
            <w:tcW w:w="1900" w:type="dxa"/>
            <w:vMerge w:val="restart"/>
            <w:tcBorders>
              <w:top w:val="nil"/>
              <w:left w:val="single" w:sz="4" w:space="0" w:color="auto"/>
              <w:bottom w:val="single" w:sz="4" w:space="0" w:color="auto"/>
              <w:right w:val="single" w:sz="4" w:space="0" w:color="auto"/>
            </w:tcBorders>
            <w:shd w:val="clear" w:color="auto" w:fill="auto"/>
            <w:vAlign w:val="center"/>
          </w:tcPr>
          <w:p w14:paraId="6A115697"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库存账户</w:t>
            </w:r>
          </w:p>
        </w:tc>
        <w:tc>
          <w:tcPr>
            <w:tcW w:w="1940" w:type="dxa"/>
            <w:tcBorders>
              <w:top w:val="nil"/>
              <w:left w:val="nil"/>
              <w:bottom w:val="single" w:sz="4" w:space="0" w:color="auto"/>
              <w:right w:val="single" w:sz="4" w:space="0" w:color="auto"/>
            </w:tcBorders>
            <w:shd w:val="clear" w:color="auto" w:fill="auto"/>
            <w:vAlign w:val="center"/>
          </w:tcPr>
          <w:p w14:paraId="3633CC8D"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账户查询</w:t>
            </w:r>
          </w:p>
        </w:tc>
        <w:tc>
          <w:tcPr>
            <w:tcW w:w="4040" w:type="dxa"/>
            <w:tcBorders>
              <w:top w:val="nil"/>
              <w:left w:val="nil"/>
              <w:bottom w:val="single" w:sz="4" w:space="0" w:color="auto"/>
              <w:right w:val="single" w:sz="4" w:space="0" w:color="auto"/>
            </w:tcBorders>
            <w:shd w:val="clear" w:color="auto" w:fill="auto"/>
            <w:vAlign w:val="center"/>
          </w:tcPr>
          <w:p w14:paraId="7C3B1410"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客户库存查询请求及应答</w:t>
            </w:r>
          </w:p>
        </w:tc>
      </w:tr>
      <w:tr w:rsidR="0049575F" w14:paraId="3A36072E" w14:textId="77777777">
        <w:trPr>
          <w:trHeight w:val="330"/>
          <w:jc w:val="center"/>
        </w:trPr>
        <w:tc>
          <w:tcPr>
            <w:tcW w:w="1900" w:type="dxa"/>
            <w:vMerge/>
            <w:tcBorders>
              <w:top w:val="nil"/>
              <w:left w:val="single" w:sz="4" w:space="0" w:color="auto"/>
              <w:bottom w:val="single" w:sz="4" w:space="0" w:color="auto"/>
              <w:right w:val="single" w:sz="4" w:space="0" w:color="auto"/>
            </w:tcBorders>
            <w:vAlign w:val="center"/>
          </w:tcPr>
          <w:p w14:paraId="4A2FECF6"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val="restart"/>
            <w:tcBorders>
              <w:top w:val="nil"/>
              <w:left w:val="single" w:sz="4" w:space="0" w:color="auto"/>
              <w:bottom w:val="single" w:sz="4" w:space="0" w:color="auto"/>
              <w:right w:val="single" w:sz="4" w:space="0" w:color="auto"/>
            </w:tcBorders>
            <w:shd w:val="clear" w:color="auto" w:fill="auto"/>
            <w:vAlign w:val="center"/>
          </w:tcPr>
          <w:p w14:paraId="2BA2668C"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提货申请</w:t>
            </w:r>
          </w:p>
        </w:tc>
        <w:tc>
          <w:tcPr>
            <w:tcW w:w="4040" w:type="dxa"/>
            <w:tcBorders>
              <w:top w:val="nil"/>
              <w:left w:val="nil"/>
              <w:bottom w:val="single" w:sz="4" w:space="0" w:color="auto"/>
              <w:right w:val="single" w:sz="4" w:space="0" w:color="auto"/>
            </w:tcBorders>
            <w:shd w:val="clear" w:color="auto" w:fill="auto"/>
            <w:vAlign w:val="center"/>
          </w:tcPr>
          <w:p w14:paraId="1044CB40"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增加提货申请请求及应答</w:t>
            </w:r>
          </w:p>
        </w:tc>
      </w:tr>
      <w:tr w:rsidR="0049575F" w14:paraId="073F7B02" w14:textId="77777777">
        <w:trPr>
          <w:trHeight w:val="330"/>
          <w:jc w:val="center"/>
        </w:trPr>
        <w:tc>
          <w:tcPr>
            <w:tcW w:w="1900" w:type="dxa"/>
            <w:vMerge/>
            <w:tcBorders>
              <w:top w:val="nil"/>
              <w:left w:val="single" w:sz="4" w:space="0" w:color="auto"/>
              <w:bottom w:val="single" w:sz="4" w:space="0" w:color="auto"/>
              <w:right w:val="single" w:sz="4" w:space="0" w:color="auto"/>
            </w:tcBorders>
            <w:vAlign w:val="center"/>
          </w:tcPr>
          <w:p w14:paraId="45BE3AA4"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nil"/>
              <w:left w:val="single" w:sz="4" w:space="0" w:color="auto"/>
              <w:bottom w:val="single" w:sz="4" w:space="0" w:color="auto"/>
              <w:right w:val="single" w:sz="4" w:space="0" w:color="auto"/>
            </w:tcBorders>
            <w:vAlign w:val="center"/>
          </w:tcPr>
          <w:p w14:paraId="2DDC71A2"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7D001556"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撤销提货申请请求及应答</w:t>
            </w:r>
          </w:p>
        </w:tc>
      </w:tr>
      <w:tr w:rsidR="0049575F" w14:paraId="50DB9D7A" w14:textId="77777777">
        <w:trPr>
          <w:trHeight w:val="330"/>
          <w:jc w:val="center"/>
        </w:trPr>
        <w:tc>
          <w:tcPr>
            <w:tcW w:w="1900" w:type="dxa"/>
            <w:vMerge/>
            <w:tcBorders>
              <w:top w:val="nil"/>
              <w:left w:val="single" w:sz="4" w:space="0" w:color="auto"/>
              <w:bottom w:val="single" w:sz="4" w:space="0" w:color="auto"/>
              <w:right w:val="single" w:sz="4" w:space="0" w:color="auto"/>
            </w:tcBorders>
            <w:vAlign w:val="center"/>
          </w:tcPr>
          <w:p w14:paraId="295EAB75"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nil"/>
              <w:left w:val="single" w:sz="4" w:space="0" w:color="auto"/>
              <w:bottom w:val="single" w:sz="4" w:space="0" w:color="auto"/>
              <w:right w:val="single" w:sz="4" w:space="0" w:color="auto"/>
            </w:tcBorders>
            <w:vAlign w:val="center"/>
          </w:tcPr>
          <w:p w14:paraId="2FE47608"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6A90D22B"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查询提货申请请求及应答</w:t>
            </w:r>
          </w:p>
        </w:tc>
      </w:tr>
      <w:tr w:rsidR="0049575F" w14:paraId="3BB5D284" w14:textId="77777777">
        <w:trPr>
          <w:trHeight w:val="330"/>
          <w:jc w:val="center"/>
        </w:trPr>
        <w:tc>
          <w:tcPr>
            <w:tcW w:w="1900" w:type="dxa"/>
            <w:vMerge/>
            <w:tcBorders>
              <w:top w:val="nil"/>
              <w:left w:val="single" w:sz="4" w:space="0" w:color="auto"/>
              <w:bottom w:val="single" w:sz="4" w:space="0" w:color="auto"/>
              <w:right w:val="single" w:sz="4" w:space="0" w:color="auto"/>
            </w:tcBorders>
            <w:vAlign w:val="center"/>
          </w:tcPr>
          <w:p w14:paraId="143533B4"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val="restart"/>
            <w:tcBorders>
              <w:top w:val="nil"/>
              <w:left w:val="single" w:sz="4" w:space="0" w:color="auto"/>
              <w:bottom w:val="single" w:sz="4" w:space="0" w:color="auto"/>
              <w:right w:val="single" w:sz="4" w:space="0" w:color="auto"/>
            </w:tcBorders>
            <w:shd w:val="clear" w:color="auto" w:fill="auto"/>
            <w:vAlign w:val="center"/>
          </w:tcPr>
          <w:p w14:paraId="580D46D2"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质押登记申报</w:t>
            </w:r>
          </w:p>
        </w:tc>
        <w:tc>
          <w:tcPr>
            <w:tcW w:w="4040" w:type="dxa"/>
            <w:tcBorders>
              <w:top w:val="nil"/>
              <w:left w:val="nil"/>
              <w:bottom w:val="single" w:sz="4" w:space="0" w:color="auto"/>
              <w:right w:val="single" w:sz="4" w:space="0" w:color="auto"/>
            </w:tcBorders>
            <w:shd w:val="clear" w:color="auto" w:fill="auto"/>
            <w:vAlign w:val="center"/>
          </w:tcPr>
          <w:p w14:paraId="1062DC9B"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提交质押登记申报请求及应答</w:t>
            </w:r>
          </w:p>
        </w:tc>
      </w:tr>
      <w:tr w:rsidR="0049575F" w14:paraId="7D196000" w14:textId="77777777">
        <w:trPr>
          <w:trHeight w:val="330"/>
          <w:jc w:val="center"/>
        </w:trPr>
        <w:tc>
          <w:tcPr>
            <w:tcW w:w="1900" w:type="dxa"/>
            <w:vMerge/>
            <w:tcBorders>
              <w:top w:val="nil"/>
              <w:left w:val="single" w:sz="4" w:space="0" w:color="auto"/>
              <w:bottom w:val="single" w:sz="4" w:space="0" w:color="auto"/>
              <w:right w:val="single" w:sz="4" w:space="0" w:color="auto"/>
            </w:tcBorders>
            <w:vAlign w:val="center"/>
          </w:tcPr>
          <w:p w14:paraId="4959F23C"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nil"/>
              <w:left w:val="single" w:sz="4" w:space="0" w:color="auto"/>
              <w:bottom w:val="single" w:sz="4" w:space="0" w:color="auto"/>
              <w:right w:val="single" w:sz="4" w:space="0" w:color="auto"/>
            </w:tcBorders>
            <w:vAlign w:val="center"/>
          </w:tcPr>
          <w:p w14:paraId="1AAED14C"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3FA020DC"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撤销质押登记申报请求及应答</w:t>
            </w:r>
          </w:p>
        </w:tc>
      </w:tr>
      <w:tr w:rsidR="0049575F" w14:paraId="2C1EAB56" w14:textId="77777777">
        <w:trPr>
          <w:trHeight w:val="330"/>
          <w:jc w:val="center"/>
        </w:trPr>
        <w:tc>
          <w:tcPr>
            <w:tcW w:w="1900" w:type="dxa"/>
            <w:vMerge/>
            <w:tcBorders>
              <w:top w:val="nil"/>
              <w:left w:val="single" w:sz="4" w:space="0" w:color="auto"/>
              <w:bottom w:val="single" w:sz="4" w:space="0" w:color="auto"/>
              <w:right w:val="single" w:sz="4" w:space="0" w:color="auto"/>
            </w:tcBorders>
            <w:vAlign w:val="center"/>
          </w:tcPr>
          <w:p w14:paraId="5184D629"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nil"/>
              <w:left w:val="single" w:sz="4" w:space="0" w:color="auto"/>
              <w:bottom w:val="single" w:sz="4" w:space="0" w:color="auto"/>
              <w:right w:val="single" w:sz="4" w:space="0" w:color="auto"/>
            </w:tcBorders>
            <w:vAlign w:val="center"/>
          </w:tcPr>
          <w:p w14:paraId="7018CDF7"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02A26C3A"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质押登记申报查询请求及应答</w:t>
            </w:r>
          </w:p>
        </w:tc>
      </w:tr>
      <w:tr w:rsidR="0049575F" w14:paraId="6857D690" w14:textId="77777777">
        <w:trPr>
          <w:trHeight w:val="330"/>
          <w:jc w:val="center"/>
        </w:trPr>
        <w:tc>
          <w:tcPr>
            <w:tcW w:w="1900" w:type="dxa"/>
            <w:vMerge/>
            <w:tcBorders>
              <w:top w:val="nil"/>
              <w:left w:val="single" w:sz="4" w:space="0" w:color="auto"/>
              <w:bottom w:val="single" w:sz="4" w:space="0" w:color="auto"/>
              <w:right w:val="single" w:sz="4" w:space="0" w:color="auto"/>
            </w:tcBorders>
            <w:vAlign w:val="center"/>
          </w:tcPr>
          <w:p w14:paraId="2F9FD9E9"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val="restart"/>
            <w:tcBorders>
              <w:top w:val="nil"/>
              <w:left w:val="single" w:sz="4" w:space="0" w:color="auto"/>
              <w:bottom w:val="single" w:sz="4" w:space="0" w:color="auto"/>
              <w:right w:val="single" w:sz="4" w:space="0" w:color="auto"/>
            </w:tcBorders>
            <w:shd w:val="clear" w:color="auto" w:fill="auto"/>
            <w:vAlign w:val="center"/>
          </w:tcPr>
          <w:p w14:paraId="22779E0E"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质押登记注销申报</w:t>
            </w:r>
          </w:p>
        </w:tc>
        <w:tc>
          <w:tcPr>
            <w:tcW w:w="4040" w:type="dxa"/>
            <w:tcBorders>
              <w:top w:val="nil"/>
              <w:left w:val="nil"/>
              <w:bottom w:val="single" w:sz="4" w:space="0" w:color="auto"/>
              <w:right w:val="single" w:sz="4" w:space="0" w:color="auto"/>
            </w:tcBorders>
            <w:shd w:val="clear" w:color="auto" w:fill="auto"/>
            <w:vAlign w:val="center"/>
          </w:tcPr>
          <w:p w14:paraId="61F753D4"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提交质押登记注销申报请求及应答</w:t>
            </w:r>
          </w:p>
        </w:tc>
      </w:tr>
      <w:tr w:rsidR="0049575F" w14:paraId="17938EC8" w14:textId="77777777">
        <w:trPr>
          <w:trHeight w:val="330"/>
          <w:jc w:val="center"/>
        </w:trPr>
        <w:tc>
          <w:tcPr>
            <w:tcW w:w="1900" w:type="dxa"/>
            <w:vMerge/>
            <w:tcBorders>
              <w:top w:val="nil"/>
              <w:left w:val="single" w:sz="4" w:space="0" w:color="auto"/>
              <w:bottom w:val="single" w:sz="4" w:space="0" w:color="auto"/>
              <w:right w:val="single" w:sz="4" w:space="0" w:color="auto"/>
            </w:tcBorders>
            <w:vAlign w:val="center"/>
          </w:tcPr>
          <w:p w14:paraId="0CCF3765"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nil"/>
              <w:left w:val="single" w:sz="4" w:space="0" w:color="auto"/>
              <w:bottom w:val="single" w:sz="4" w:space="0" w:color="auto"/>
              <w:right w:val="single" w:sz="4" w:space="0" w:color="auto"/>
            </w:tcBorders>
            <w:vAlign w:val="center"/>
          </w:tcPr>
          <w:p w14:paraId="048CD272"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29720E19"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质押登记注销申报查询请求及应答</w:t>
            </w:r>
          </w:p>
        </w:tc>
      </w:tr>
      <w:tr w:rsidR="0049575F" w14:paraId="233E2813" w14:textId="77777777">
        <w:trPr>
          <w:trHeight w:val="330"/>
          <w:jc w:val="center"/>
        </w:trPr>
        <w:tc>
          <w:tcPr>
            <w:tcW w:w="1900" w:type="dxa"/>
            <w:vMerge/>
            <w:tcBorders>
              <w:top w:val="nil"/>
              <w:left w:val="single" w:sz="4" w:space="0" w:color="auto"/>
              <w:bottom w:val="single" w:sz="4" w:space="0" w:color="auto"/>
              <w:right w:val="single" w:sz="4" w:space="0" w:color="auto"/>
            </w:tcBorders>
            <w:vAlign w:val="center"/>
          </w:tcPr>
          <w:p w14:paraId="12D93CE4"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val="restart"/>
            <w:tcBorders>
              <w:top w:val="nil"/>
              <w:left w:val="single" w:sz="4" w:space="0" w:color="auto"/>
              <w:bottom w:val="single" w:sz="4" w:space="0" w:color="auto"/>
              <w:right w:val="single" w:sz="4" w:space="0" w:color="auto"/>
            </w:tcBorders>
            <w:shd w:val="clear" w:color="auto" w:fill="auto"/>
            <w:vAlign w:val="center"/>
          </w:tcPr>
          <w:p w14:paraId="3301AD14"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租借登记申报</w:t>
            </w:r>
          </w:p>
        </w:tc>
        <w:tc>
          <w:tcPr>
            <w:tcW w:w="4040" w:type="dxa"/>
            <w:tcBorders>
              <w:top w:val="nil"/>
              <w:left w:val="nil"/>
              <w:bottom w:val="single" w:sz="4" w:space="0" w:color="auto"/>
              <w:right w:val="single" w:sz="4" w:space="0" w:color="auto"/>
            </w:tcBorders>
            <w:shd w:val="clear" w:color="auto" w:fill="auto"/>
            <w:vAlign w:val="center"/>
          </w:tcPr>
          <w:p w14:paraId="62599F39"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提交租借登记申报请求及应答</w:t>
            </w:r>
          </w:p>
        </w:tc>
      </w:tr>
      <w:tr w:rsidR="0049575F" w14:paraId="6DE1CF93" w14:textId="77777777">
        <w:trPr>
          <w:trHeight w:val="330"/>
          <w:jc w:val="center"/>
        </w:trPr>
        <w:tc>
          <w:tcPr>
            <w:tcW w:w="1900" w:type="dxa"/>
            <w:vMerge/>
            <w:tcBorders>
              <w:top w:val="nil"/>
              <w:left w:val="single" w:sz="4" w:space="0" w:color="auto"/>
              <w:bottom w:val="single" w:sz="4" w:space="0" w:color="auto"/>
              <w:right w:val="single" w:sz="4" w:space="0" w:color="auto"/>
            </w:tcBorders>
            <w:vAlign w:val="center"/>
          </w:tcPr>
          <w:p w14:paraId="229416A1"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nil"/>
              <w:left w:val="single" w:sz="4" w:space="0" w:color="auto"/>
              <w:bottom w:val="single" w:sz="4" w:space="0" w:color="auto"/>
              <w:right w:val="single" w:sz="4" w:space="0" w:color="auto"/>
            </w:tcBorders>
            <w:vAlign w:val="center"/>
          </w:tcPr>
          <w:p w14:paraId="2634DB08"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54C392C1"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撤销租借登记申报请求及应答</w:t>
            </w:r>
          </w:p>
        </w:tc>
      </w:tr>
      <w:tr w:rsidR="0049575F" w14:paraId="55FC75F2" w14:textId="77777777">
        <w:trPr>
          <w:trHeight w:val="330"/>
          <w:jc w:val="center"/>
        </w:trPr>
        <w:tc>
          <w:tcPr>
            <w:tcW w:w="1900" w:type="dxa"/>
            <w:vMerge/>
            <w:tcBorders>
              <w:top w:val="nil"/>
              <w:left w:val="single" w:sz="4" w:space="0" w:color="auto"/>
              <w:bottom w:val="single" w:sz="4" w:space="0" w:color="auto"/>
              <w:right w:val="single" w:sz="4" w:space="0" w:color="auto"/>
            </w:tcBorders>
            <w:vAlign w:val="center"/>
          </w:tcPr>
          <w:p w14:paraId="0AE535F6"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nil"/>
              <w:left w:val="single" w:sz="4" w:space="0" w:color="auto"/>
              <w:bottom w:val="single" w:sz="4" w:space="0" w:color="auto"/>
              <w:right w:val="single" w:sz="4" w:space="0" w:color="auto"/>
            </w:tcBorders>
            <w:vAlign w:val="center"/>
          </w:tcPr>
          <w:p w14:paraId="1653E614"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2BAE3A39"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租借登记申报查询请求及应答</w:t>
            </w:r>
          </w:p>
        </w:tc>
      </w:tr>
      <w:tr w:rsidR="0049575F" w14:paraId="699CB00A" w14:textId="77777777">
        <w:trPr>
          <w:trHeight w:val="330"/>
          <w:jc w:val="center"/>
        </w:trPr>
        <w:tc>
          <w:tcPr>
            <w:tcW w:w="1900" w:type="dxa"/>
            <w:vMerge/>
            <w:tcBorders>
              <w:top w:val="nil"/>
              <w:left w:val="single" w:sz="4" w:space="0" w:color="auto"/>
              <w:bottom w:val="single" w:sz="4" w:space="0" w:color="auto"/>
              <w:right w:val="single" w:sz="4" w:space="0" w:color="auto"/>
            </w:tcBorders>
            <w:vAlign w:val="center"/>
          </w:tcPr>
          <w:p w14:paraId="5145AB91"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val="restart"/>
            <w:tcBorders>
              <w:top w:val="nil"/>
              <w:left w:val="single" w:sz="4" w:space="0" w:color="auto"/>
              <w:bottom w:val="single" w:sz="4" w:space="0" w:color="auto"/>
              <w:right w:val="single" w:sz="4" w:space="0" w:color="auto"/>
            </w:tcBorders>
            <w:shd w:val="clear" w:color="auto" w:fill="auto"/>
            <w:vAlign w:val="center"/>
          </w:tcPr>
          <w:p w14:paraId="78D3ADAB"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仓储推送通知</w:t>
            </w:r>
          </w:p>
        </w:tc>
        <w:tc>
          <w:tcPr>
            <w:tcW w:w="4040" w:type="dxa"/>
            <w:tcBorders>
              <w:top w:val="nil"/>
              <w:left w:val="nil"/>
              <w:bottom w:val="single" w:sz="4" w:space="0" w:color="auto"/>
              <w:right w:val="single" w:sz="4" w:space="0" w:color="auto"/>
            </w:tcBorders>
            <w:shd w:val="clear" w:color="auto" w:fill="auto"/>
            <w:vAlign w:val="center"/>
          </w:tcPr>
          <w:p w14:paraId="6BBA6AB6"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推送客户库存变化流水</w:t>
            </w:r>
          </w:p>
        </w:tc>
      </w:tr>
      <w:tr w:rsidR="0049575F" w14:paraId="70E8945D" w14:textId="77777777">
        <w:trPr>
          <w:trHeight w:val="330"/>
          <w:jc w:val="center"/>
        </w:trPr>
        <w:tc>
          <w:tcPr>
            <w:tcW w:w="1900" w:type="dxa"/>
            <w:vMerge/>
            <w:tcBorders>
              <w:top w:val="nil"/>
              <w:left w:val="single" w:sz="4" w:space="0" w:color="auto"/>
              <w:bottom w:val="single" w:sz="4" w:space="0" w:color="auto"/>
              <w:right w:val="single" w:sz="4" w:space="0" w:color="auto"/>
            </w:tcBorders>
            <w:vAlign w:val="center"/>
          </w:tcPr>
          <w:p w14:paraId="3B1A6D70"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nil"/>
              <w:left w:val="single" w:sz="4" w:space="0" w:color="auto"/>
              <w:bottom w:val="single" w:sz="4" w:space="0" w:color="auto"/>
              <w:right w:val="single" w:sz="4" w:space="0" w:color="auto"/>
            </w:tcBorders>
            <w:vAlign w:val="center"/>
          </w:tcPr>
          <w:p w14:paraId="7FE53A8D"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18041D66"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推送申报状态变化流水</w:t>
            </w:r>
          </w:p>
        </w:tc>
      </w:tr>
      <w:tr w:rsidR="0049575F" w14:paraId="31499DCB" w14:textId="77777777">
        <w:trPr>
          <w:trHeight w:val="330"/>
          <w:jc w:val="center"/>
        </w:trPr>
        <w:tc>
          <w:tcPr>
            <w:tcW w:w="1900" w:type="dxa"/>
            <w:vMerge/>
            <w:tcBorders>
              <w:top w:val="nil"/>
              <w:left w:val="single" w:sz="4" w:space="0" w:color="auto"/>
              <w:bottom w:val="single" w:sz="4" w:space="0" w:color="auto"/>
              <w:right w:val="single" w:sz="4" w:space="0" w:color="auto"/>
            </w:tcBorders>
            <w:vAlign w:val="center"/>
          </w:tcPr>
          <w:p w14:paraId="2590AA79"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val="restart"/>
            <w:tcBorders>
              <w:top w:val="nil"/>
              <w:left w:val="single" w:sz="4" w:space="0" w:color="auto"/>
              <w:bottom w:val="single" w:sz="4" w:space="0" w:color="auto"/>
              <w:right w:val="single" w:sz="4" w:space="0" w:color="auto"/>
            </w:tcBorders>
            <w:shd w:val="clear" w:color="auto" w:fill="auto"/>
            <w:vAlign w:val="center"/>
          </w:tcPr>
          <w:p w14:paraId="39E8B302"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仓储查询</w:t>
            </w:r>
          </w:p>
        </w:tc>
        <w:tc>
          <w:tcPr>
            <w:tcW w:w="4040" w:type="dxa"/>
            <w:tcBorders>
              <w:top w:val="nil"/>
              <w:left w:val="nil"/>
              <w:bottom w:val="single" w:sz="4" w:space="0" w:color="auto"/>
              <w:right w:val="single" w:sz="4" w:space="0" w:color="auto"/>
            </w:tcBorders>
            <w:shd w:val="clear" w:color="auto" w:fill="auto"/>
            <w:vAlign w:val="center"/>
          </w:tcPr>
          <w:p w14:paraId="2F281F68"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查询清算用库存变化流水请求及应答</w:t>
            </w:r>
          </w:p>
        </w:tc>
      </w:tr>
      <w:tr w:rsidR="0049575F" w14:paraId="5D161ACB" w14:textId="77777777">
        <w:trPr>
          <w:trHeight w:val="330"/>
          <w:jc w:val="center"/>
        </w:trPr>
        <w:tc>
          <w:tcPr>
            <w:tcW w:w="1900" w:type="dxa"/>
            <w:vMerge/>
            <w:tcBorders>
              <w:top w:val="nil"/>
              <w:left w:val="single" w:sz="4" w:space="0" w:color="auto"/>
              <w:bottom w:val="single" w:sz="4" w:space="0" w:color="auto"/>
              <w:right w:val="single" w:sz="4" w:space="0" w:color="auto"/>
            </w:tcBorders>
            <w:vAlign w:val="center"/>
          </w:tcPr>
          <w:p w14:paraId="70373362"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nil"/>
              <w:left w:val="single" w:sz="4" w:space="0" w:color="auto"/>
              <w:bottom w:val="single" w:sz="4" w:space="0" w:color="auto"/>
              <w:right w:val="single" w:sz="4" w:space="0" w:color="auto"/>
            </w:tcBorders>
            <w:vAlign w:val="center"/>
          </w:tcPr>
          <w:p w14:paraId="10BB311D"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7857D869"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查询库存变化流水请求及应答</w:t>
            </w:r>
          </w:p>
        </w:tc>
      </w:tr>
      <w:tr w:rsidR="0049575F" w14:paraId="507E99EF" w14:textId="77777777">
        <w:trPr>
          <w:trHeight w:val="330"/>
          <w:jc w:val="center"/>
        </w:trPr>
        <w:tc>
          <w:tcPr>
            <w:tcW w:w="1900" w:type="dxa"/>
            <w:vMerge/>
            <w:tcBorders>
              <w:top w:val="nil"/>
              <w:left w:val="single" w:sz="4" w:space="0" w:color="auto"/>
              <w:bottom w:val="single" w:sz="4" w:space="0" w:color="auto"/>
              <w:right w:val="single" w:sz="4" w:space="0" w:color="auto"/>
            </w:tcBorders>
            <w:vAlign w:val="center"/>
          </w:tcPr>
          <w:p w14:paraId="340ED841"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nil"/>
              <w:left w:val="single" w:sz="4" w:space="0" w:color="auto"/>
              <w:bottom w:val="single" w:sz="4" w:space="0" w:color="auto"/>
              <w:right w:val="single" w:sz="4" w:space="0" w:color="auto"/>
            </w:tcBorders>
            <w:vAlign w:val="center"/>
          </w:tcPr>
          <w:p w14:paraId="388B0EC7"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49C2C7FA"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查询申报状态变化流水请求及应答</w:t>
            </w:r>
          </w:p>
        </w:tc>
      </w:tr>
      <w:tr w:rsidR="0049575F" w14:paraId="517F092F" w14:textId="77777777">
        <w:trPr>
          <w:trHeight w:val="330"/>
          <w:jc w:val="center"/>
        </w:trPr>
        <w:tc>
          <w:tcPr>
            <w:tcW w:w="1900" w:type="dxa"/>
            <w:vMerge/>
            <w:tcBorders>
              <w:top w:val="nil"/>
              <w:left w:val="single" w:sz="4" w:space="0" w:color="auto"/>
              <w:bottom w:val="single" w:sz="4" w:space="0" w:color="auto"/>
              <w:right w:val="single" w:sz="4" w:space="0" w:color="auto"/>
            </w:tcBorders>
            <w:vAlign w:val="center"/>
          </w:tcPr>
          <w:p w14:paraId="23E4570B"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val="restart"/>
            <w:tcBorders>
              <w:top w:val="nil"/>
              <w:left w:val="single" w:sz="4" w:space="0" w:color="auto"/>
              <w:bottom w:val="single" w:sz="4" w:space="0" w:color="auto"/>
              <w:right w:val="single" w:sz="4" w:space="0" w:color="auto"/>
            </w:tcBorders>
            <w:shd w:val="clear" w:color="auto" w:fill="auto"/>
            <w:vAlign w:val="center"/>
          </w:tcPr>
          <w:p w14:paraId="09EC0615"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租借还金申报</w:t>
            </w:r>
          </w:p>
        </w:tc>
        <w:tc>
          <w:tcPr>
            <w:tcW w:w="4040" w:type="dxa"/>
            <w:tcBorders>
              <w:top w:val="nil"/>
              <w:left w:val="nil"/>
              <w:bottom w:val="single" w:sz="4" w:space="0" w:color="auto"/>
              <w:right w:val="single" w:sz="4" w:space="0" w:color="auto"/>
            </w:tcBorders>
            <w:shd w:val="clear" w:color="auto" w:fill="auto"/>
            <w:vAlign w:val="center"/>
          </w:tcPr>
          <w:p w14:paraId="3EB2193D"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提交租借还金申报请求及应答</w:t>
            </w:r>
          </w:p>
        </w:tc>
      </w:tr>
      <w:tr w:rsidR="0049575F" w14:paraId="45699C5C" w14:textId="77777777">
        <w:trPr>
          <w:trHeight w:val="330"/>
          <w:jc w:val="center"/>
        </w:trPr>
        <w:tc>
          <w:tcPr>
            <w:tcW w:w="1900" w:type="dxa"/>
            <w:vMerge/>
            <w:tcBorders>
              <w:top w:val="nil"/>
              <w:left w:val="single" w:sz="4" w:space="0" w:color="auto"/>
              <w:bottom w:val="single" w:sz="4" w:space="0" w:color="auto"/>
              <w:right w:val="single" w:sz="4" w:space="0" w:color="auto"/>
            </w:tcBorders>
            <w:vAlign w:val="center"/>
          </w:tcPr>
          <w:p w14:paraId="1190299E"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nil"/>
              <w:left w:val="single" w:sz="4" w:space="0" w:color="auto"/>
              <w:bottom w:val="single" w:sz="4" w:space="0" w:color="auto"/>
              <w:right w:val="single" w:sz="4" w:space="0" w:color="auto"/>
            </w:tcBorders>
            <w:vAlign w:val="center"/>
          </w:tcPr>
          <w:p w14:paraId="62994832"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2D73900A"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撤销租借还金申报请求及应答</w:t>
            </w:r>
          </w:p>
        </w:tc>
      </w:tr>
      <w:tr w:rsidR="0049575F" w14:paraId="0A79DFA7" w14:textId="77777777">
        <w:trPr>
          <w:trHeight w:val="330"/>
          <w:jc w:val="center"/>
        </w:trPr>
        <w:tc>
          <w:tcPr>
            <w:tcW w:w="1900" w:type="dxa"/>
            <w:vMerge/>
            <w:tcBorders>
              <w:top w:val="nil"/>
              <w:left w:val="single" w:sz="4" w:space="0" w:color="auto"/>
              <w:bottom w:val="single" w:sz="4" w:space="0" w:color="auto"/>
              <w:right w:val="single" w:sz="4" w:space="0" w:color="auto"/>
            </w:tcBorders>
            <w:vAlign w:val="center"/>
          </w:tcPr>
          <w:p w14:paraId="7FA04F42"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1940" w:type="dxa"/>
            <w:vMerge/>
            <w:tcBorders>
              <w:top w:val="nil"/>
              <w:left w:val="single" w:sz="4" w:space="0" w:color="auto"/>
              <w:bottom w:val="single" w:sz="4" w:space="0" w:color="auto"/>
              <w:right w:val="single" w:sz="4" w:space="0" w:color="auto"/>
            </w:tcBorders>
            <w:vAlign w:val="center"/>
          </w:tcPr>
          <w:p w14:paraId="440D8F03" w14:textId="77777777" w:rsidR="0049575F" w:rsidRDefault="0049575F">
            <w:pPr>
              <w:widowControl/>
              <w:spacing w:line="240" w:lineRule="auto"/>
              <w:ind w:firstLineChars="0" w:firstLine="0"/>
              <w:jc w:val="left"/>
              <w:rPr>
                <w:rFonts w:asciiTheme="minorEastAsia" w:hAnsiTheme="minorEastAsia" w:cstheme="minorEastAsia"/>
                <w:color w:val="000000"/>
                <w:kern w:val="0"/>
                <w:sz w:val="20"/>
                <w:szCs w:val="20"/>
              </w:rPr>
            </w:pPr>
          </w:p>
        </w:tc>
        <w:tc>
          <w:tcPr>
            <w:tcW w:w="4040" w:type="dxa"/>
            <w:tcBorders>
              <w:top w:val="nil"/>
              <w:left w:val="nil"/>
              <w:bottom w:val="single" w:sz="4" w:space="0" w:color="auto"/>
              <w:right w:val="single" w:sz="4" w:space="0" w:color="auto"/>
            </w:tcBorders>
            <w:shd w:val="clear" w:color="auto" w:fill="auto"/>
            <w:vAlign w:val="center"/>
          </w:tcPr>
          <w:p w14:paraId="57343FA1" w14:textId="77777777" w:rsidR="0049575F" w:rsidRDefault="00774F1B">
            <w:pPr>
              <w:widowControl/>
              <w:spacing w:line="240" w:lineRule="auto"/>
              <w:ind w:firstLineChars="0" w:firstLine="0"/>
              <w:jc w:val="left"/>
              <w:rPr>
                <w:rFonts w:asciiTheme="minorEastAsia" w:hAnsiTheme="minorEastAsia" w:cstheme="minorEastAsia"/>
                <w:color w:val="000000"/>
                <w:kern w:val="0"/>
                <w:sz w:val="20"/>
                <w:szCs w:val="20"/>
              </w:rPr>
            </w:pPr>
            <w:r>
              <w:rPr>
                <w:rFonts w:asciiTheme="minorEastAsia" w:hAnsiTheme="minorEastAsia" w:cstheme="minorEastAsia" w:hint="eastAsia"/>
                <w:color w:val="000000"/>
                <w:kern w:val="0"/>
                <w:sz w:val="20"/>
                <w:szCs w:val="20"/>
              </w:rPr>
              <w:t>租借还金申报查询请求及应答</w:t>
            </w:r>
          </w:p>
        </w:tc>
      </w:tr>
    </w:tbl>
    <w:p w14:paraId="0085CD2F" w14:textId="77777777" w:rsidR="0049575F" w:rsidRDefault="00774F1B">
      <w:pPr>
        <w:pStyle w:val="3"/>
        <w:numPr>
          <w:ilvl w:val="2"/>
          <w:numId w:val="1"/>
        </w:numPr>
        <w:spacing w:line="415" w:lineRule="auto"/>
        <w:ind w:left="0" w:firstLineChars="0" w:firstLine="0"/>
        <w:rPr>
          <w:rFonts w:ascii="宋体" w:hAnsi="宋体"/>
        </w:rPr>
      </w:pPr>
      <w:bookmarkStart w:id="143" w:name="_Toc204949491"/>
      <w:r>
        <w:rPr>
          <w:rFonts w:ascii="宋体" w:hAnsi="宋体" w:hint="eastAsia"/>
        </w:rPr>
        <w:t>管理消息</w:t>
      </w:r>
      <w:bookmarkEnd w:id="143"/>
    </w:p>
    <w:p w14:paraId="281D2A70" w14:textId="77777777" w:rsidR="0049575F" w:rsidRDefault="00774F1B">
      <w:pPr>
        <w:ind w:firstLine="480"/>
        <w:rPr>
          <w:szCs w:val="24"/>
        </w:rPr>
      </w:pPr>
      <w:r>
        <w:rPr>
          <w:rFonts w:hint="eastAsia"/>
          <w:szCs w:val="24"/>
        </w:rPr>
        <w:t>主要指交易员身份认证、密码修改及其他活动。如：登录登出交易、密码修改等消息。</w:t>
      </w:r>
    </w:p>
    <w:p w14:paraId="01F1E488" w14:textId="77777777" w:rsidR="0049575F" w:rsidRDefault="00774F1B">
      <w:pPr>
        <w:pStyle w:val="1"/>
        <w:numPr>
          <w:ilvl w:val="0"/>
          <w:numId w:val="1"/>
        </w:numPr>
        <w:spacing w:after="340"/>
        <w:rPr>
          <w:rFonts w:ascii="宋体" w:hAnsi="宋体"/>
        </w:rPr>
      </w:pPr>
      <w:bookmarkStart w:id="144" w:name="_Toc204949492"/>
      <w:r>
        <w:rPr>
          <w:rFonts w:ascii="宋体" w:hAnsi="宋体" w:hint="eastAsia"/>
        </w:rPr>
        <w:lastRenderedPageBreak/>
        <w:t>应用层消息重发机制</w:t>
      </w:r>
      <w:bookmarkEnd w:id="144"/>
    </w:p>
    <w:p w14:paraId="37D8EC38" w14:textId="77777777" w:rsidR="0049575F" w:rsidRDefault="00774F1B">
      <w:pPr>
        <w:pStyle w:val="3"/>
        <w:numPr>
          <w:ilvl w:val="2"/>
          <w:numId w:val="1"/>
        </w:numPr>
        <w:spacing w:line="415" w:lineRule="auto"/>
        <w:ind w:left="0" w:firstLineChars="0" w:firstLine="0"/>
        <w:rPr>
          <w:rFonts w:ascii="宋体" w:hAnsi="宋体"/>
        </w:rPr>
      </w:pPr>
      <w:bookmarkStart w:id="145" w:name="_Toc204949493"/>
      <w:bookmarkStart w:id="146" w:name="OLE_LINK56"/>
      <w:bookmarkStart w:id="147" w:name="OLE_LINK55"/>
      <w:r>
        <w:rPr>
          <w:rFonts w:ascii="宋体" w:hAnsi="宋体" w:hint="eastAsia"/>
        </w:rPr>
        <w:t>消息重发机制</w:t>
      </w:r>
      <w:bookmarkEnd w:id="145"/>
    </w:p>
    <w:bookmarkEnd w:id="146"/>
    <w:bookmarkEnd w:id="147"/>
    <w:p w14:paraId="17EAE206" w14:textId="77777777" w:rsidR="0049575F" w:rsidRDefault="00774F1B">
      <w:pPr>
        <w:ind w:firstLine="480"/>
      </w:pPr>
      <w:r>
        <w:rPr>
          <w:rFonts w:asciiTheme="minorEastAsia" w:hAnsiTheme="minorEastAsia" w:cstheme="minorEastAsia" w:hint="eastAsia"/>
          <w:szCs w:val="24"/>
        </w:rPr>
        <w:t>在采用对话模式的交易流中，当因通讯网络异常导致交易发起方无法确认交易请求消息是否已送达，也无法确认交易处理方是否已给出响应时。双方再次连接后，交易请求方可按照如下三种方式处理</w:t>
      </w:r>
      <w:r>
        <w:rPr>
          <w:rStyle w:val="af5"/>
          <w:rFonts w:asciiTheme="minorEastAsia" w:hAnsiTheme="minorEastAsia" w:cstheme="minorEastAsia" w:hint="eastAsia"/>
          <w:szCs w:val="24"/>
        </w:rPr>
        <w:footnoteReference w:id="5"/>
      </w:r>
      <w:r>
        <w:rPr>
          <w:rFonts w:asciiTheme="minorEastAsia" w:hAnsiTheme="minorEastAsia" w:cstheme="minorEastAsia" w:hint="eastAsia"/>
          <w:szCs w:val="24"/>
        </w:rPr>
        <w:t>：</w:t>
      </w:r>
    </w:p>
    <w:p w14:paraId="28EDBF6C" w14:textId="77777777" w:rsidR="0049575F" w:rsidRDefault="00774F1B">
      <w:pPr>
        <w:ind w:firstLine="482"/>
        <w:rPr>
          <w:b/>
        </w:rPr>
      </w:pPr>
      <w:r>
        <w:rPr>
          <w:rFonts w:hint="eastAsia"/>
          <w:b/>
        </w:rPr>
        <w:t>方式一：先查询，再处理</w:t>
      </w:r>
    </w:p>
    <w:p w14:paraId="43D55166" w14:textId="77777777" w:rsidR="0049575F" w:rsidRDefault="00774F1B">
      <w:pPr>
        <w:ind w:firstLine="480"/>
      </w:pPr>
      <w:r>
        <w:rPr>
          <w:rFonts w:hint="eastAsia"/>
        </w:rPr>
        <w:t>交易请求方根据该笔交易的本地特征编号向交易处理方查询处理状态信息。</w:t>
      </w:r>
    </w:p>
    <w:p w14:paraId="69A0949D" w14:textId="77777777" w:rsidR="0049575F" w:rsidRDefault="00774F1B">
      <w:pPr>
        <w:pStyle w:val="af7"/>
        <w:numPr>
          <w:ilvl w:val="0"/>
          <w:numId w:val="6"/>
        </w:numPr>
        <w:ind w:firstLineChars="0"/>
      </w:pPr>
      <w:r>
        <w:rPr>
          <w:rFonts w:hint="eastAsia"/>
        </w:rPr>
        <w:t>如果能够查到，交易请求方在本地更新的该笔交易的处理状态。</w:t>
      </w:r>
    </w:p>
    <w:p w14:paraId="50722DB7" w14:textId="77777777" w:rsidR="0049575F" w:rsidRDefault="00774F1B">
      <w:pPr>
        <w:pStyle w:val="af7"/>
        <w:numPr>
          <w:ilvl w:val="0"/>
          <w:numId w:val="6"/>
        </w:numPr>
        <w:ind w:firstLineChars="0"/>
      </w:pPr>
      <w:r>
        <w:rPr>
          <w:rFonts w:hint="eastAsia"/>
        </w:rPr>
        <w:t>如果查不到，则作废处理，此时交易请求方可根据实际情况决定是否需要重提交易请求。</w:t>
      </w:r>
    </w:p>
    <w:p w14:paraId="4750A7C9" w14:textId="77777777" w:rsidR="0049575F" w:rsidRDefault="00774F1B">
      <w:pPr>
        <w:ind w:firstLine="482"/>
        <w:rPr>
          <w:b/>
        </w:rPr>
      </w:pPr>
      <w:r>
        <w:rPr>
          <w:rFonts w:hint="eastAsia"/>
          <w:b/>
        </w:rPr>
        <w:t>方式二：直接重新提交请求</w:t>
      </w:r>
    </w:p>
    <w:p w14:paraId="7C41AFD8" w14:textId="77777777" w:rsidR="0049575F" w:rsidRDefault="00774F1B">
      <w:pPr>
        <w:ind w:firstLine="480"/>
      </w:pPr>
      <w:r>
        <w:rPr>
          <w:rFonts w:hint="eastAsia"/>
        </w:rPr>
        <w:t>交易请求方使用相同的本地特征编号重复提交该笔交易请求，交易处理方正常收到该笔请求后，进行如下处理：</w:t>
      </w:r>
    </w:p>
    <w:p w14:paraId="7F03EBE6" w14:textId="77777777" w:rsidR="0049575F" w:rsidRDefault="00774F1B">
      <w:pPr>
        <w:pStyle w:val="af7"/>
        <w:numPr>
          <w:ilvl w:val="0"/>
          <w:numId w:val="7"/>
        </w:numPr>
        <w:ind w:firstLineChars="0"/>
      </w:pPr>
      <w:r>
        <w:rPr>
          <w:rFonts w:hint="eastAsia"/>
        </w:rPr>
        <w:t>如果发现该交易请求已被接收，交易处理方提示对方重复提交；</w:t>
      </w:r>
    </w:p>
    <w:p w14:paraId="547DCF43" w14:textId="77777777" w:rsidR="0049575F" w:rsidRDefault="00774F1B">
      <w:pPr>
        <w:pStyle w:val="af7"/>
        <w:numPr>
          <w:ilvl w:val="0"/>
          <w:numId w:val="7"/>
        </w:numPr>
        <w:ind w:firstLineChars="0"/>
      </w:pPr>
      <w:r>
        <w:rPr>
          <w:rFonts w:hint="eastAsia"/>
        </w:rPr>
        <w:t>如果未被接受，则视作正常的交易请求处理。</w:t>
      </w:r>
    </w:p>
    <w:p w14:paraId="79852F27" w14:textId="77777777" w:rsidR="0049575F" w:rsidRDefault="00774F1B">
      <w:pPr>
        <w:ind w:firstLine="482"/>
        <w:rPr>
          <w:b/>
        </w:rPr>
      </w:pPr>
      <w:r>
        <w:rPr>
          <w:rFonts w:hint="eastAsia"/>
          <w:b/>
        </w:rPr>
        <w:t>方式三：根据交易回报信息处理</w:t>
      </w:r>
    </w:p>
    <w:p w14:paraId="056EE801" w14:textId="77777777" w:rsidR="0049575F" w:rsidRDefault="00774F1B">
      <w:pPr>
        <w:ind w:firstLine="480"/>
        <w:rPr>
          <w:rFonts w:asciiTheme="minorEastAsia" w:hAnsiTheme="minorEastAsia" w:cstheme="minorEastAsia"/>
          <w:szCs w:val="24"/>
        </w:rPr>
      </w:pPr>
      <w:r>
        <w:rPr>
          <w:rFonts w:asciiTheme="minorEastAsia" w:hAnsiTheme="minorEastAsia" w:cstheme="minorEastAsia" w:hint="eastAsia"/>
          <w:szCs w:val="24"/>
        </w:rPr>
        <w:t>在交易发起方重新登录后，如果交易发起方正好收到关于该笔请求的交易回报信息，则可视为该笔交易请求已被处理，直接根据回报信息，更新该笔交易的本地处理状态。</w:t>
      </w:r>
    </w:p>
    <w:p w14:paraId="0AC71328" w14:textId="77777777" w:rsidR="0049575F" w:rsidRDefault="00774F1B">
      <w:pPr>
        <w:ind w:firstLine="480"/>
        <w:rPr>
          <w:rFonts w:asciiTheme="minorEastAsia" w:hAnsiTheme="minorEastAsia" w:cstheme="minorEastAsia"/>
          <w:szCs w:val="24"/>
        </w:rPr>
      </w:pPr>
      <w:r>
        <w:rPr>
          <w:rFonts w:asciiTheme="minorEastAsia" w:hAnsiTheme="minorEastAsia" w:cstheme="minorEastAsia" w:hint="eastAsia"/>
          <w:szCs w:val="24"/>
        </w:rPr>
        <w:t>通常根据业务类型不同，需要设计不同的应用消息去进行消息恢复。以：竞价交易和黄金ETF交易为例，应用示例如下：</w:t>
      </w:r>
    </w:p>
    <w:p w14:paraId="1236A021" w14:textId="77777777" w:rsidR="0049575F" w:rsidRDefault="00774F1B">
      <w:pPr>
        <w:pStyle w:val="3"/>
        <w:numPr>
          <w:ilvl w:val="2"/>
          <w:numId w:val="1"/>
        </w:numPr>
        <w:spacing w:line="415" w:lineRule="auto"/>
        <w:ind w:left="0" w:firstLineChars="0" w:firstLine="0"/>
        <w:rPr>
          <w:rFonts w:ascii="宋体" w:hAnsi="宋体"/>
        </w:rPr>
      </w:pPr>
      <w:bookmarkStart w:id="148" w:name="_Toc204949494"/>
      <w:r>
        <w:rPr>
          <w:rFonts w:ascii="宋体" w:hAnsi="宋体" w:hint="eastAsia"/>
        </w:rPr>
        <w:lastRenderedPageBreak/>
        <w:t>应用示例：报单/撤单消息恢复</w:t>
      </w:r>
      <w:bookmarkEnd w:id="148"/>
    </w:p>
    <w:p w14:paraId="54A9C71D" w14:textId="77777777" w:rsidR="0049575F" w:rsidRDefault="00774F1B">
      <w:pPr>
        <w:ind w:firstLineChars="0" w:firstLine="0"/>
        <w:jc w:val="center"/>
      </w:pPr>
      <w:r>
        <w:object w:dxaOrig="8304" w:dyaOrig="6158" w14:anchorId="1E59AF5B">
          <v:shape id="_x0000_i1044" type="#_x0000_t75" style="width:415.6pt;height:308.2pt" o:ole="">
            <v:imagedata r:id="rId49" o:title=""/>
          </v:shape>
          <o:OLEObject Type="Embed" ProgID="Visio.Drawing.11" ShapeID="_x0000_i1044" DrawAspect="Content" ObjectID="_1815563805" r:id="rId50"/>
        </w:object>
      </w:r>
    </w:p>
    <w:p w14:paraId="1048750F" w14:textId="77777777" w:rsidR="0049575F" w:rsidRDefault="0049575F">
      <w:pPr>
        <w:ind w:firstLineChars="0" w:firstLine="0"/>
      </w:pPr>
    </w:p>
    <w:p w14:paraId="46BF8BE7" w14:textId="77777777" w:rsidR="0049575F" w:rsidRDefault="00774F1B">
      <w:pPr>
        <w:pStyle w:val="3"/>
        <w:numPr>
          <w:ilvl w:val="2"/>
          <w:numId w:val="1"/>
        </w:numPr>
        <w:spacing w:line="415" w:lineRule="auto"/>
        <w:ind w:left="0" w:firstLineChars="0" w:firstLine="0"/>
        <w:rPr>
          <w:rFonts w:ascii="宋体" w:hAnsi="宋体"/>
        </w:rPr>
      </w:pPr>
      <w:bookmarkStart w:id="149" w:name="_Toc204949495"/>
      <w:r>
        <w:rPr>
          <w:rFonts w:ascii="宋体" w:hAnsi="宋体" w:hint="eastAsia"/>
        </w:rPr>
        <w:lastRenderedPageBreak/>
        <w:t>应用示例：ETF交易消息恢复</w:t>
      </w:r>
      <w:bookmarkEnd w:id="149"/>
    </w:p>
    <w:p w14:paraId="3D66F363" w14:textId="77777777" w:rsidR="0049575F" w:rsidRDefault="00774F1B">
      <w:pPr>
        <w:ind w:firstLineChars="0" w:firstLine="0"/>
        <w:jc w:val="center"/>
      </w:pPr>
      <w:r>
        <w:object w:dxaOrig="8313" w:dyaOrig="6138" w14:anchorId="71A904E1">
          <v:shape id="_x0000_i1045" type="#_x0000_t75" style="width:415.65pt;height:306.9pt" o:ole="">
            <v:imagedata r:id="rId51" o:title=""/>
          </v:shape>
          <o:OLEObject Type="Embed" ProgID="Visio.Drawing.11" ShapeID="_x0000_i1045" DrawAspect="Content" ObjectID="_1815563806" r:id="rId52"/>
        </w:object>
      </w:r>
    </w:p>
    <w:p w14:paraId="5F738443" w14:textId="77777777" w:rsidR="0049575F" w:rsidRDefault="0049575F">
      <w:pPr>
        <w:ind w:firstLine="480"/>
      </w:pPr>
    </w:p>
    <w:sectPr w:rsidR="0049575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982319" w14:textId="77777777" w:rsidR="007C7EDE" w:rsidRDefault="007C7EDE">
      <w:pPr>
        <w:spacing w:line="240" w:lineRule="auto"/>
        <w:ind w:firstLine="480"/>
      </w:pPr>
      <w:r>
        <w:separator/>
      </w:r>
    </w:p>
  </w:endnote>
  <w:endnote w:type="continuationSeparator" w:id="0">
    <w:p w14:paraId="2F3CD4F5" w14:textId="77777777" w:rsidR="007C7EDE" w:rsidRDefault="007C7EDE">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ABAA84" w14:textId="77777777" w:rsidR="0049575F" w:rsidRDefault="0049575F">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870F64B" w14:textId="77777777" w:rsidR="0049575F" w:rsidRDefault="0049575F">
    <w:pPr>
      <w:pStyle w:val="a9"/>
      <w:ind w:firstLine="360"/>
      <w:jc w:val="right"/>
    </w:pPr>
  </w:p>
  <w:p w14:paraId="30A5813A" w14:textId="77777777" w:rsidR="0049575F" w:rsidRDefault="0049575F">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90D096F" w14:textId="77777777" w:rsidR="0049575F" w:rsidRDefault="0049575F">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536282" w14:textId="77777777" w:rsidR="0049575F" w:rsidRDefault="00774F1B">
    <w:pPr>
      <w:pStyle w:val="a9"/>
      <w:ind w:firstLine="360"/>
      <w:jc w:val="right"/>
    </w:pPr>
    <w:r>
      <w:rPr>
        <w:noProof/>
      </w:rPr>
      <mc:AlternateContent>
        <mc:Choice Requires="wps">
          <w:drawing>
            <wp:anchor distT="0" distB="0" distL="114300" distR="114300" simplePos="0" relativeHeight="251661312" behindDoc="0" locked="0" layoutInCell="1" allowOverlap="1" wp14:anchorId="0191EBA4" wp14:editId="56099904">
              <wp:simplePos x="0" y="0"/>
              <wp:positionH relativeFrom="margin">
                <wp:align>right</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801807" w14:textId="77777777" w:rsidR="0049575F" w:rsidRDefault="00774F1B">
                          <w:pPr>
                            <w:pStyle w:val="a9"/>
                            <w:ind w:firstLine="360"/>
                          </w:pPr>
                          <w:r>
                            <w:fldChar w:fldCharType="begin"/>
                          </w:r>
                          <w:r>
                            <w:instrText xml:space="preserve"> PAGE  \* MERGEFORMAT </w:instrText>
                          </w:r>
                          <w:r>
                            <w:fldChar w:fldCharType="separate"/>
                          </w:r>
                          <w:r w:rsidR="008C79C6">
                            <w:rPr>
                              <w:noProof/>
                            </w:rPr>
                            <w:t>2</w:t>
                          </w:r>
                          <w:r>
                            <w:fldChar w:fldCharType="end"/>
                          </w:r>
                          <w:r>
                            <w:t xml:space="preserve"> / </w:t>
                          </w:r>
                          <w:fldSimple w:instr=" NUMPAGES  \* MERGEFORMAT ">
                            <w:r w:rsidR="008C79C6">
                              <w:rPr>
                                <w:noProof/>
                              </w:rPr>
                              <w:t>33</w:t>
                            </w:r>
                          </w:fldSimple>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191EBA4" id="_x0000_t202" coordsize="21600,21600" o:spt="202" path="m,l,21600r21600,l21600,xe">
              <v:stroke joinstyle="miter"/>
              <v:path gradientshapeok="t" o:connecttype="rect"/>
            </v:shapetype>
            <v:shape id="文本框 2" o:spid="_x0000_s1028" type="#_x0000_t202" style="position:absolute;left:0;text-align:left;margin-left:92.8pt;margin-top:0;width:2in;height:2in;z-index:251661312;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" filled="f" stroked="f" strokeweight=".5pt">
              <v:textbox style="mso-fit-shape-to-text:t" inset="0,0,0,0">
                <w:txbxContent>
                  <w:p w14:paraId="33801807" w14:textId="77777777" w:rsidR="0049575F" w:rsidRDefault="00774F1B">
                    <w:pPr>
                      <w:pStyle w:val="a9"/>
                      <w:ind w:firstLine="360"/>
                    </w:pPr>
                    <w:r>
                      <w:fldChar w:fldCharType="begin"/>
                    </w:r>
                    <w:r>
                      <w:instrText xml:space="preserve"> PAGE  \* MERGEFORMAT </w:instrText>
                    </w:r>
                    <w:r>
                      <w:fldChar w:fldCharType="separate"/>
                    </w:r>
                    <w:r w:rsidR="008C79C6">
                      <w:rPr>
                        <w:noProof/>
                      </w:rPr>
                      <w:t>2</w:t>
                    </w:r>
                    <w:r>
                      <w:fldChar w:fldCharType="end"/>
                    </w:r>
                    <w:r>
                      <w:t xml:space="preserve"> / </w:t>
                    </w:r>
                    <w:r w:rsidR="00671528">
                      <w:fldChar w:fldCharType="begin"/>
                    </w:r>
                    <w:r w:rsidR="00671528">
                      <w:instrText xml:space="preserve"> NUMPAGES  \* MERGEFORMAT </w:instrText>
                    </w:r>
                    <w:r w:rsidR="00671528">
                      <w:fldChar w:fldCharType="separate"/>
                    </w:r>
                    <w:r w:rsidR="008C79C6">
                      <w:rPr>
                        <w:noProof/>
                      </w:rPr>
                      <w:t>33</w:t>
                    </w:r>
                    <w:r w:rsidR="00671528">
                      <w:rPr>
                        <w:noProof/>
                      </w:rPr>
                      <w:fldChar w:fldCharType="end"/>
                    </w:r>
                  </w:p>
                </w:txbxContent>
              </v:textbox>
              <w10:wrap anchorx="margin"/>
            </v:shape>
          </w:pict>
        </mc:Fallback>
      </mc:AlternateContent>
    </w:r>
  </w:p>
  <w:p w14:paraId="1BF6F583" w14:textId="77777777" w:rsidR="0049575F" w:rsidRDefault="0049575F">
    <w:pPr>
      <w:pStyle w:val="a9"/>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46617928"/>
      <w:docPartObj>
        <w:docPartGallery w:val="Page Numbers (Bottom of Page)"/>
        <w:docPartUnique/>
      </w:docPartObj>
    </w:sdtPr>
    <w:sdtEndPr/>
    <w:sdtContent>
      <w:sdt>
        <w:sdtPr>
          <w:id w:val="-1769616900"/>
          <w:docPartObj>
            <w:docPartGallery w:val="Page Numbers (Top of Page)"/>
            <w:docPartUnique/>
          </w:docPartObj>
        </w:sdtPr>
        <w:sdtEndPr/>
        <w:sdtContent>
          <w:p w14:paraId="48093C39" w14:textId="44E929E9" w:rsidR="007358CF" w:rsidRDefault="007358CF">
            <w:pPr>
              <w:pStyle w:val="a9"/>
              <w:ind w:firstLine="360"/>
              <w:jc w:val="right"/>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3F6B2072" w14:textId="77777777" w:rsidR="0049575F" w:rsidRDefault="0049575F">
    <w:pPr>
      <w:pStyle w:val="a9"/>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744CDA" w14:textId="77777777" w:rsidR="007C7EDE" w:rsidRDefault="007C7EDE">
      <w:pPr>
        <w:ind w:firstLine="480"/>
      </w:pPr>
      <w:r>
        <w:separator/>
      </w:r>
    </w:p>
  </w:footnote>
  <w:footnote w:type="continuationSeparator" w:id="0">
    <w:p w14:paraId="5370AB90" w14:textId="77777777" w:rsidR="007C7EDE" w:rsidRDefault="007C7EDE">
      <w:pPr>
        <w:ind w:firstLine="480"/>
      </w:pPr>
      <w:r>
        <w:continuationSeparator/>
      </w:r>
    </w:p>
  </w:footnote>
  <w:footnote w:id="1">
    <w:p w14:paraId="577BB2CE" w14:textId="77777777" w:rsidR="0049575F" w:rsidRDefault="00774F1B">
      <w:pPr>
        <w:pStyle w:val="ad"/>
        <w:ind w:firstLine="360"/>
      </w:pPr>
      <w:r>
        <w:rPr>
          <w:rStyle w:val="af5"/>
        </w:rPr>
        <w:footnoteRef/>
      </w:r>
      <w:r>
        <w:t xml:space="preserve"> </w:t>
      </w:r>
      <w:r>
        <w:rPr>
          <w:rFonts w:hint="eastAsia"/>
        </w:rPr>
        <w:t>参考</w:t>
      </w:r>
      <w:r>
        <w:rPr>
          <w:rFonts w:hint="eastAsia"/>
        </w:rPr>
        <w:t>FTD</w:t>
      </w:r>
      <w:r>
        <w:rPr>
          <w:rFonts w:hint="eastAsia"/>
        </w:rPr>
        <w:t>协议中的定义</w:t>
      </w:r>
    </w:p>
  </w:footnote>
  <w:footnote w:id="2">
    <w:p w14:paraId="3F876932" w14:textId="77777777" w:rsidR="0049575F" w:rsidRDefault="00774F1B">
      <w:pPr>
        <w:pStyle w:val="ad"/>
        <w:ind w:firstLine="360"/>
      </w:pPr>
      <w:r>
        <w:rPr>
          <w:rStyle w:val="af5"/>
        </w:rPr>
        <w:footnoteRef/>
      </w:r>
      <w:r>
        <w:t xml:space="preserve"> </w:t>
      </w:r>
      <w:r>
        <w:rPr>
          <w:rFonts w:hint="eastAsia"/>
        </w:rPr>
        <w:t>公共流通常由交易系统维护，行情流通常由行情系统单独维护。</w:t>
      </w:r>
    </w:p>
  </w:footnote>
  <w:footnote w:id="3">
    <w:p w14:paraId="5C05E73F" w14:textId="744E2199" w:rsidR="002034CA" w:rsidRDefault="002034CA">
      <w:pPr>
        <w:pStyle w:val="ad"/>
        <w:ind w:firstLine="360"/>
      </w:pPr>
      <w:r>
        <w:rPr>
          <w:rStyle w:val="af5"/>
        </w:rPr>
        <w:footnoteRef/>
      </w:r>
      <w:r>
        <w:t xml:space="preserve"> </w:t>
      </w:r>
      <w:r>
        <w:rPr>
          <w:rFonts w:hint="eastAsia"/>
        </w:rPr>
        <w:t>对于采用多套消息序号的消息，消息发送方可在本地分别记录在多个流文件。</w:t>
      </w:r>
    </w:p>
  </w:footnote>
  <w:footnote w:id="4">
    <w:p w14:paraId="24FBBC32" w14:textId="77777777" w:rsidR="0049575F" w:rsidRDefault="00774F1B">
      <w:pPr>
        <w:pStyle w:val="ad"/>
        <w:ind w:firstLine="360"/>
      </w:pPr>
      <w:r>
        <w:rPr>
          <w:rStyle w:val="af5"/>
        </w:rPr>
        <w:footnoteRef/>
      </w:r>
      <w:r>
        <w:t xml:space="preserve"> </w:t>
      </w:r>
      <w:r>
        <w:rPr>
          <w:rFonts w:hint="eastAsia"/>
        </w:rPr>
        <w:t>参照</w:t>
      </w:r>
      <w:r>
        <w:rPr>
          <w:rFonts w:hint="eastAsia"/>
        </w:rPr>
        <w:t>FTD</w:t>
      </w:r>
      <w:r>
        <w:rPr>
          <w:rFonts w:hint="eastAsia"/>
        </w:rPr>
        <w:t>协议定义。在主板交易接口中主要用到</w:t>
      </w:r>
      <w:r>
        <w:rPr>
          <w:rFonts w:hint="eastAsia"/>
        </w:rPr>
        <w:t>C</w:t>
      </w:r>
      <w:r>
        <w:rPr>
          <w:rFonts w:hint="eastAsia"/>
        </w:rPr>
        <w:t>、</w:t>
      </w:r>
      <w:r>
        <w:rPr>
          <w:rFonts w:hint="eastAsia"/>
        </w:rPr>
        <w:t>L</w:t>
      </w:r>
      <w:r>
        <w:rPr>
          <w:rFonts w:hint="eastAsia"/>
        </w:rPr>
        <w:t>，对于单个报文标识</w:t>
      </w:r>
      <w:r>
        <w:rPr>
          <w:rFonts w:hint="eastAsia"/>
        </w:rPr>
        <w:t>L</w:t>
      </w:r>
      <w:r>
        <w:rPr>
          <w:rFonts w:hint="eastAsia"/>
        </w:rPr>
        <w:t>，对于连续报文，前几个标识</w:t>
      </w:r>
      <w:r>
        <w:rPr>
          <w:rFonts w:hint="eastAsia"/>
        </w:rPr>
        <w:t>C</w:t>
      </w:r>
      <w:r>
        <w:rPr>
          <w:rFonts w:hint="eastAsia"/>
        </w:rPr>
        <w:t>，最后一个报文标识</w:t>
      </w:r>
      <w:r>
        <w:rPr>
          <w:rFonts w:hint="eastAsia"/>
        </w:rPr>
        <w:t>L</w:t>
      </w:r>
    </w:p>
  </w:footnote>
  <w:footnote w:id="5">
    <w:p w14:paraId="686F929E" w14:textId="77777777" w:rsidR="0049575F" w:rsidRDefault="00774F1B">
      <w:pPr>
        <w:pStyle w:val="ad"/>
        <w:ind w:firstLine="360"/>
      </w:pPr>
      <w:r>
        <w:rPr>
          <w:rStyle w:val="af5"/>
        </w:rPr>
        <w:footnoteRef/>
      </w:r>
      <w:r>
        <w:t xml:space="preserve"> </w:t>
      </w:r>
      <w:r>
        <w:rPr>
          <w:rFonts w:hint="eastAsia"/>
        </w:rPr>
        <w:t>如果接入方系统与交易所前置间为单连接，则只能在连接恢复后发送；如果多连接，可通过另一正常连接进行处理</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C001DDD" w14:textId="77777777" w:rsidR="0049575F" w:rsidRDefault="0049575F">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D288C9" w14:textId="77777777" w:rsidR="00734D89" w:rsidRDefault="00734D89">
    <w:pPr>
      <w:pStyle w:val="a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27BB6F" w14:textId="77777777" w:rsidR="0049575F" w:rsidRDefault="0049575F">
    <w:pPr>
      <w:pStyle w:val="ab"/>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ACF06B" w14:textId="77777777" w:rsidR="0049575F" w:rsidRDefault="00774F1B">
    <w:pPr>
      <w:pStyle w:val="ab"/>
      <w:ind w:firstLineChars="0" w:firstLine="0"/>
    </w:pPr>
    <w:r>
      <w:rPr>
        <w:noProof/>
      </w:rPr>
      <w:drawing>
        <wp:anchor distT="0" distB="0" distL="114300" distR="114300" simplePos="0" relativeHeight="251660288" behindDoc="0" locked="0" layoutInCell="1" allowOverlap="1" wp14:anchorId="25480E65" wp14:editId="585CF78E">
          <wp:simplePos x="0" y="0"/>
          <wp:positionH relativeFrom="column">
            <wp:posOffset>-13970</wp:posOffset>
          </wp:positionH>
          <wp:positionV relativeFrom="paragraph">
            <wp:posOffset>-269240</wp:posOffset>
          </wp:positionV>
          <wp:extent cx="5305425" cy="527050"/>
          <wp:effectExtent l="0" t="0" r="9525" b="6350"/>
          <wp:wrapNone/>
          <wp:docPr id="13" name="图片 4" descr="C:\Users\wumin\Desktop\未标题-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descr="C:\Users\wumin\Desktop\未标题-3.png"/>
                  <pic:cNvPicPr>
                    <a:picLocks noChangeAspect="1" noChangeArrowheads="1"/>
                  </pic:cNvPicPr>
                </pic:nvPicPr>
                <pic:blipFill>
                  <a:blip r:embed="rId1"/>
                  <a:srcRect/>
                  <a:stretch>
                    <a:fillRect/>
                  </a:stretch>
                </pic:blipFill>
                <pic:spPr>
                  <a:xfrm>
                    <a:off x="0" y="0"/>
                    <a:ext cx="5305425" cy="527050"/>
                  </a:xfrm>
                  <a:prstGeom prst="rect">
                    <a:avLst/>
                  </a:prstGeom>
                  <a:noFill/>
                  <a:ln w="9525">
                    <a:noFill/>
                    <a:miter lim="800000"/>
                    <a:headEnd/>
                    <a:tailEnd/>
                  </a:ln>
                </pic:spPr>
              </pic:pic>
            </a:graphicData>
          </a:graphic>
        </wp:anchor>
      </w:drawing>
    </w:r>
    <w:r>
      <w:rPr>
        <w:rFonts w:hint="eastAsia"/>
      </w:rPr>
      <w:t>黄金交易数据交换协议标准</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CF82F69B"/>
    <w:multiLevelType w:val="multilevel"/>
    <w:tmpl w:val="CF82F69B"/>
    <w:lvl w:ilvl="0">
      <w:start w:val="1"/>
      <w:numFmt w:val="decimal"/>
      <w:lvlText w:val="%1"/>
      <w:lvlJc w:val="left"/>
      <w:pPr>
        <w:ind w:left="425" w:hanging="425"/>
      </w:pPr>
    </w:lvl>
    <w:lvl w:ilvl="1">
      <w:start w:val="1"/>
      <w:numFmt w:val="decimal"/>
      <w:suff w:val="space"/>
      <w:lvlText w:val="%1.%2"/>
      <w:lvlJc w:val="left"/>
      <w:pPr>
        <w:ind w:left="992" w:hanging="567"/>
      </w:pPr>
    </w:lvl>
    <w:lvl w:ilvl="2">
      <w:start w:val="1"/>
      <w:numFmt w:val="decimal"/>
      <w:suff w:val="space"/>
      <w:lvlText w:val="%1.%2.%3"/>
      <w:lvlJc w:val="left"/>
      <w:pPr>
        <w:ind w:left="851"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28960FE"/>
    <w:multiLevelType w:val="hybridMultilevel"/>
    <w:tmpl w:val="8120259C"/>
    <w:lvl w:ilvl="0" w:tplc="0024BE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7B60860"/>
    <w:multiLevelType w:val="multilevel"/>
    <w:tmpl w:val="07B60860"/>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3" w15:restartNumberingAfterBreak="0">
    <w:nsid w:val="13001E4E"/>
    <w:multiLevelType w:val="hybridMultilevel"/>
    <w:tmpl w:val="CB725EC4"/>
    <w:lvl w:ilvl="0" w:tplc="13AAA0F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136F3525"/>
    <w:multiLevelType w:val="multilevel"/>
    <w:tmpl w:val="136F3525"/>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5" w15:restartNumberingAfterBreak="0">
    <w:nsid w:val="1B40274A"/>
    <w:multiLevelType w:val="multilevel"/>
    <w:tmpl w:val="1B40274A"/>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abstractNum w:abstractNumId="6" w15:restartNumberingAfterBreak="0">
    <w:nsid w:val="348A4091"/>
    <w:multiLevelType w:val="multilevel"/>
    <w:tmpl w:val="348A4091"/>
    <w:lvl w:ilvl="0">
      <w:start w:val="1"/>
      <w:numFmt w:val="bullet"/>
      <w:lvlText w:val=""/>
      <w:lvlJc w:val="left"/>
      <w:pPr>
        <w:ind w:left="902" w:hanging="420"/>
      </w:pPr>
      <w:rPr>
        <w:rFonts w:ascii="Wingdings" w:hAnsi="Wingdings" w:hint="default"/>
      </w:rPr>
    </w:lvl>
    <w:lvl w:ilvl="1">
      <w:start w:val="1"/>
      <w:numFmt w:val="bullet"/>
      <w:lvlText w:val=""/>
      <w:lvlJc w:val="left"/>
      <w:pPr>
        <w:ind w:left="1322" w:hanging="420"/>
      </w:pPr>
      <w:rPr>
        <w:rFonts w:ascii="Wingdings" w:hAnsi="Wingdings" w:hint="default"/>
      </w:rPr>
    </w:lvl>
    <w:lvl w:ilvl="2">
      <w:start w:val="1"/>
      <w:numFmt w:val="bullet"/>
      <w:lvlText w:val=""/>
      <w:lvlJc w:val="left"/>
      <w:pPr>
        <w:ind w:left="1742" w:hanging="420"/>
      </w:pPr>
      <w:rPr>
        <w:rFonts w:ascii="Wingdings" w:hAnsi="Wingdings" w:hint="default"/>
      </w:rPr>
    </w:lvl>
    <w:lvl w:ilvl="3">
      <w:start w:val="1"/>
      <w:numFmt w:val="bullet"/>
      <w:lvlText w:val=""/>
      <w:lvlJc w:val="left"/>
      <w:pPr>
        <w:ind w:left="2162" w:hanging="420"/>
      </w:pPr>
      <w:rPr>
        <w:rFonts w:ascii="Wingdings" w:hAnsi="Wingdings" w:hint="default"/>
      </w:rPr>
    </w:lvl>
    <w:lvl w:ilvl="4">
      <w:start w:val="1"/>
      <w:numFmt w:val="bullet"/>
      <w:lvlText w:val=""/>
      <w:lvlJc w:val="left"/>
      <w:pPr>
        <w:ind w:left="2582" w:hanging="420"/>
      </w:pPr>
      <w:rPr>
        <w:rFonts w:ascii="Wingdings" w:hAnsi="Wingdings" w:hint="default"/>
      </w:rPr>
    </w:lvl>
    <w:lvl w:ilvl="5">
      <w:start w:val="1"/>
      <w:numFmt w:val="bullet"/>
      <w:lvlText w:val=""/>
      <w:lvlJc w:val="left"/>
      <w:pPr>
        <w:ind w:left="3002" w:hanging="420"/>
      </w:pPr>
      <w:rPr>
        <w:rFonts w:ascii="Wingdings" w:hAnsi="Wingdings" w:hint="default"/>
      </w:rPr>
    </w:lvl>
    <w:lvl w:ilvl="6">
      <w:start w:val="1"/>
      <w:numFmt w:val="bullet"/>
      <w:lvlText w:val=""/>
      <w:lvlJc w:val="left"/>
      <w:pPr>
        <w:ind w:left="3422" w:hanging="420"/>
      </w:pPr>
      <w:rPr>
        <w:rFonts w:ascii="Wingdings" w:hAnsi="Wingdings" w:hint="default"/>
      </w:rPr>
    </w:lvl>
    <w:lvl w:ilvl="7">
      <w:start w:val="1"/>
      <w:numFmt w:val="bullet"/>
      <w:lvlText w:val=""/>
      <w:lvlJc w:val="left"/>
      <w:pPr>
        <w:ind w:left="3842" w:hanging="420"/>
      </w:pPr>
      <w:rPr>
        <w:rFonts w:ascii="Wingdings" w:hAnsi="Wingdings" w:hint="default"/>
      </w:rPr>
    </w:lvl>
    <w:lvl w:ilvl="8">
      <w:start w:val="1"/>
      <w:numFmt w:val="bullet"/>
      <w:lvlText w:val=""/>
      <w:lvlJc w:val="left"/>
      <w:pPr>
        <w:ind w:left="4262" w:hanging="420"/>
      </w:pPr>
      <w:rPr>
        <w:rFonts w:ascii="Wingdings" w:hAnsi="Wingdings" w:hint="default"/>
      </w:rPr>
    </w:lvl>
  </w:abstractNum>
  <w:abstractNum w:abstractNumId="7" w15:restartNumberingAfterBreak="0">
    <w:nsid w:val="3D3854E7"/>
    <w:multiLevelType w:val="hybridMultilevel"/>
    <w:tmpl w:val="5272336E"/>
    <w:lvl w:ilvl="0" w:tplc="A3102E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502C7C95"/>
    <w:multiLevelType w:val="multilevel"/>
    <w:tmpl w:val="502C7C95"/>
    <w:lvl w:ilvl="0">
      <w:start w:val="1"/>
      <w:numFmt w:val="bullet"/>
      <w:lvlText w:val=""/>
      <w:lvlJc w:val="left"/>
      <w:pPr>
        <w:ind w:left="902" w:hanging="420"/>
      </w:pPr>
      <w:rPr>
        <w:rFonts w:ascii="Wingdings" w:hAnsi="Wingdings" w:hint="default"/>
      </w:rPr>
    </w:lvl>
    <w:lvl w:ilvl="1">
      <w:start w:val="1"/>
      <w:numFmt w:val="bullet"/>
      <w:lvlText w:val=""/>
      <w:lvlJc w:val="left"/>
      <w:pPr>
        <w:ind w:left="1322" w:hanging="420"/>
      </w:pPr>
      <w:rPr>
        <w:rFonts w:ascii="Wingdings" w:hAnsi="Wingdings" w:hint="default"/>
      </w:rPr>
    </w:lvl>
    <w:lvl w:ilvl="2">
      <w:start w:val="1"/>
      <w:numFmt w:val="bullet"/>
      <w:lvlText w:val=""/>
      <w:lvlJc w:val="left"/>
      <w:pPr>
        <w:ind w:left="1742" w:hanging="420"/>
      </w:pPr>
      <w:rPr>
        <w:rFonts w:ascii="Wingdings" w:hAnsi="Wingdings" w:hint="default"/>
      </w:rPr>
    </w:lvl>
    <w:lvl w:ilvl="3">
      <w:start w:val="1"/>
      <w:numFmt w:val="bullet"/>
      <w:lvlText w:val=""/>
      <w:lvlJc w:val="left"/>
      <w:pPr>
        <w:ind w:left="2162" w:hanging="420"/>
      </w:pPr>
      <w:rPr>
        <w:rFonts w:ascii="Wingdings" w:hAnsi="Wingdings" w:hint="default"/>
      </w:rPr>
    </w:lvl>
    <w:lvl w:ilvl="4">
      <w:start w:val="1"/>
      <w:numFmt w:val="bullet"/>
      <w:lvlText w:val=""/>
      <w:lvlJc w:val="left"/>
      <w:pPr>
        <w:ind w:left="2582" w:hanging="420"/>
      </w:pPr>
      <w:rPr>
        <w:rFonts w:ascii="Wingdings" w:hAnsi="Wingdings" w:hint="default"/>
      </w:rPr>
    </w:lvl>
    <w:lvl w:ilvl="5">
      <w:start w:val="1"/>
      <w:numFmt w:val="bullet"/>
      <w:lvlText w:val=""/>
      <w:lvlJc w:val="left"/>
      <w:pPr>
        <w:ind w:left="3002" w:hanging="420"/>
      </w:pPr>
      <w:rPr>
        <w:rFonts w:ascii="Wingdings" w:hAnsi="Wingdings" w:hint="default"/>
      </w:rPr>
    </w:lvl>
    <w:lvl w:ilvl="6">
      <w:start w:val="1"/>
      <w:numFmt w:val="bullet"/>
      <w:lvlText w:val=""/>
      <w:lvlJc w:val="left"/>
      <w:pPr>
        <w:ind w:left="3422" w:hanging="420"/>
      </w:pPr>
      <w:rPr>
        <w:rFonts w:ascii="Wingdings" w:hAnsi="Wingdings" w:hint="default"/>
      </w:rPr>
    </w:lvl>
    <w:lvl w:ilvl="7">
      <w:start w:val="1"/>
      <w:numFmt w:val="bullet"/>
      <w:lvlText w:val=""/>
      <w:lvlJc w:val="left"/>
      <w:pPr>
        <w:ind w:left="3842" w:hanging="420"/>
      </w:pPr>
      <w:rPr>
        <w:rFonts w:ascii="Wingdings" w:hAnsi="Wingdings" w:hint="default"/>
      </w:rPr>
    </w:lvl>
    <w:lvl w:ilvl="8">
      <w:start w:val="1"/>
      <w:numFmt w:val="bullet"/>
      <w:lvlText w:val=""/>
      <w:lvlJc w:val="left"/>
      <w:pPr>
        <w:ind w:left="4262" w:hanging="420"/>
      </w:pPr>
      <w:rPr>
        <w:rFonts w:ascii="Wingdings" w:hAnsi="Wingdings" w:hint="default"/>
      </w:rPr>
    </w:lvl>
  </w:abstractNum>
  <w:abstractNum w:abstractNumId="9" w15:restartNumberingAfterBreak="0">
    <w:nsid w:val="735D08D1"/>
    <w:multiLevelType w:val="hybridMultilevel"/>
    <w:tmpl w:val="C744196E"/>
    <w:lvl w:ilvl="0" w:tplc="9F8A1BA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774436C5"/>
    <w:multiLevelType w:val="multilevel"/>
    <w:tmpl w:val="774436C5"/>
    <w:lvl w:ilvl="0">
      <w:start w:val="1"/>
      <w:numFmt w:val="bullet"/>
      <w:lvlText w:val=""/>
      <w:lvlJc w:val="left"/>
      <w:pPr>
        <w:ind w:left="900" w:hanging="420"/>
      </w:pPr>
      <w:rPr>
        <w:rFonts w:ascii="Wingdings" w:hAnsi="Wingdings" w:hint="default"/>
      </w:rPr>
    </w:lvl>
    <w:lvl w:ilvl="1">
      <w:start w:val="1"/>
      <w:numFmt w:val="bullet"/>
      <w:lvlText w:val=""/>
      <w:lvlJc w:val="left"/>
      <w:pPr>
        <w:ind w:left="1320" w:hanging="420"/>
      </w:pPr>
      <w:rPr>
        <w:rFonts w:ascii="Wingdings" w:hAnsi="Wingdings" w:hint="default"/>
      </w:rPr>
    </w:lvl>
    <w:lvl w:ilvl="2">
      <w:start w:val="1"/>
      <w:numFmt w:val="bullet"/>
      <w:lvlText w:val=""/>
      <w:lvlJc w:val="left"/>
      <w:pPr>
        <w:ind w:left="1740" w:hanging="420"/>
      </w:pPr>
      <w:rPr>
        <w:rFonts w:ascii="Wingdings" w:hAnsi="Wingdings" w:hint="default"/>
      </w:rPr>
    </w:lvl>
    <w:lvl w:ilvl="3">
      <w:start w:val="1"/>
      <w:numFmt w:val="bullet"/>
      <w:lvlText w:val=""/>
      <w:lvlJc w:val="left"/>
      <w:pPr>
        <w:ind w:left="2160" w:hanging="420"/>
      </w:pPr>
      <w:rPr>
        <w:rFonts w:ascii="Wingdings" w:hAnsi="Wingdings" w:hint="default"/>
      </w:rPr>
    </w:lvl>
    <w:lvl w:ilvl="4">
      <w:start w:val="1"/>
      <w:numFmt w:val="bullet"/>
      <w:lvlText w:val=""/>
      <w:lvlJc w:val="left"/>
      <w:pPr>
        <w:ind w:left="2580" w:hanging="420"/>
      </w:pPr>
      <w:rPr>
        <w:rFonts w:ascii="Wingdings" w:hAnsi="Wingdings" w:hint="default"/>
      </w:rPr>
    </w:lvl>
    <w:lvl w:ilvl="5">
      <w:start w:val="1"/>
      <w:numFmt w:val="bullet"/>
      <w:lvlText w:val=""/>
      <w:lvlJc w:val="left"/>
      <w:pPr>
        <w:ind w:left="3000" w:hanging="420"/>
      </w:pPr>
      <w:rPr>
        <w:rFonts w:ascii="Wingdings" w:hAnsi="Wingdings" w:hint="default"/>
      </w:rPr>
    </w:lvl>
    <w:lvl w:ilvl="6">
      <w:start w:val="1"/>
      <w:numFmt w:val="bullet"/>
      <w:lvlText w:val=""/>
      <w:lvlJc w:val="left"/>
      <w:pPr>
        <w:ind w:left="3420" w:hanging="420"/>
      </w:pPr>
      <w:rPr>
        <w:rFonts w:ascii="Wingdings" w:hAnsi="Wingdings" w:hint="default"/>
      </w:rPr>
    </w:lvl>
    <w:lvl w:ilvl="7">
      <w:start w:val="1"/>
      <w:numFmt w:val="bullet"/>
      <w:lvlText w:val=""/>
      <w:lvlJc w:val="left"/>
      <w:pPr>
        <w:ind w:left="3840" w:hanging="420"/>
      </w:pPr>
      <w:rPr>
        <w:rFonts w:ascii="Wingdings" w:hAnsi="Wingdings" w:hint="default"/>
      </w:rPr>
    </w:lvl>
    <w:lvl w:ilvl="8">
      <w:start w:val="1"/>
      <w:numFmt w:val="bullet"/>
      <w:lvlText w:val=""/>
      <w:lvlJc w:val="left"/>
      <w:pPr>
        <w:ind w:left="4260" w:hanging="420"/>
      </w:pPr>
      <w:rPr>
        <w:rFonts w:ascii="Wingdings" w:hAnsi="Wingdings" w:hint="default"/>
      </w:rPr>
    </w:lvl>
  </w:abstractNum>
  <w:num w:numId="1">
    <w:abstractNumId w:val="0"/>
  </w:num>
  <w:num w:numId="2">
    <w:abstractNumId w:val="8"/>
  </w:num>
  <w:num w:numId="3">
    <w:abstractNumId w:val="10"/>
  </w:num>
  <w:num w:numId="4">
    <w:abstractNumId w:val="4"/>
  </w:num>
  <w:num w:numId="5">
    <w:abstractNumId w:val="6"/>
  </w:num>
  <w:num w:numId="6">
    <w:abstractNumId w:val="5"/>
  </w:num>
  <w:num w:numId="7">
    <w:abstractNumId w:val="2"/>
  </w:num>
  <w:num w:numId="8">
    <w:abstractNumId w:val="3"/>
  </w:num>
  <w:num w:numId="9">
    <w:abstractNumId w:val="1"/>
  </w:num>
  <w:num w:numId="10">
    <w:abstractNumId w:val="9"/>
  </w:num>
  <w:num w:numId="11">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张娜">
    <w15:presenceInfo w15:providerId="None" w15:userId="张娜"/>
  </w15:person>
  <w15:person w15:author="PC">
    <w15:presenceInfo w15:providerId="None" w15:userId="P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0"/>
  <w:bordersDoNotSurroundHeader/>
  <w:bordersDoNotSurroundFooter/>
  <w:trackRevisions/>
  <w:doNotTrackFormatting/>
  <w:defaultTabStop w:val="420"/>
  <w:drawingGridVerticalSpacing w:val="156"/>
  <w:displayHorizontalDrawingGridEvery w:val="0"/>
  <w:displayVerticalDrawingGridEvery w:val="2"/>
  <w:characterSpacingControl w:val="compressPunctuation"/>
  <w:hdrShapeDefaults>
    <o:shapedefaults v:ext="edit" spidmax="2067"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DEyODUwNTQwODMxMDg5N2U2MTJlZmY2ZDY4OTNiYTUifQ=="/>
  </w:docVars>
  <w:rsids>
    <w:rsidRoot w:val="00DC6904"/>
    <w:rsid w:val="00001BF3"/>
    <w:rsid w:val="0000241C"/>
    <w:rsid w:val="00002AEC"/>
    <w:rsid w:val="000037F8"/>
    <w:rsid w:val="000042D6"/>
    <w:rsid w:val="00004320"/>
    <w:rsid w:val="00004A90"/>
    <w:rsid w:val="000063C6"/>
    <w:rsid w:val="00006C1A"/>
    <w:rsid w:val="000079A6"/>
    <w:rsid w:val="00007B76"/>
    <w:rsid w:val="00011B88"/>
    <w:rsid w:val="00012BE1"/>
    <w:rsid w:val="00013415"/>
    <w:rsid w:val="00014C93"/>
    <w:rsid w:val="000166DF"/>
    <w:rsid w:val="000167A5"/>
    <w:rsid w:val="00020EE7"/>
    <w:rsid w:val="00022900"/>
    <w:rsid w:val="000229F3"/>
    <w:rsid w:val="00022A41"/>
    <w:rsid w:val="00022FA1"/>
    <w:rsid w:val="000232AD"/>
    <w:rsid w:val="000234D7"/>
    <w:rsid w:val="00023872"/>
    <w:rsid w:val="000242CE"/>
    <w:rsid w:val="000247CB"/>
    <w:rsid w:val="0002552A"/>
    <w:rsid w:val="00026CEA"/>
    <w:rsid w:val="00027852"/>
    <w:rsid w:val="00030A91"/>
    <w:rsid w:val="0003205E"/>
    <w:rsid w:val="00033197"/>
    <w:rsid w:val="00033D25"/>
    <w:rsid w:val="00034287"/>
    <w:rsid w:val="00034ED9"/>
    <w:rsid w:val="00035B0F"/>
    <w:rsid w:val="00036DF2"/>
    <w:rsid w:val="000379CD"/>
    <w:rsid w:val="00037F40"/>
    <w:rsid w:val="000400E9"/>
    <w:rsid w:val="00040DB5"/>
    <w:rsid w:val="00040DFE"/>
    <w:rsid w:val="00040E29"/>
    <w:rsid w:val="000412D8"/>
    <w:rsid w:val="00041315"/>
    <w:rsid w:val="0004206E"/>
    <w:rsid w:val="0004225C"/>
    <w:rsid w:val="000433F9"/>
    <w:rsid w:val="0004398E"/>
    <w:rsid w:val="0004406F"/>
    <w:rsid w:val="000454F1"/>
    <w:rsid w:val="000467A8"/>
    <w:rsid w:val="00046A79"/>
    <w:rsid w:val="000500DF"/>
    <w:rsid w:val="000505ED"/>
    <w:rsid w:val="00050677"/>
    <w:rsid w:val="0005079A"/>
    <w:rsid w:val="00050B2F"/>
    <w:rsid w:val="00050CF6"/>
    <w:rsid w:val="00051C6E"/>
    <w:rsid w:val="00052226"/>
    <w:rsid w:val="00052B9F"/>
    <w:rsid w:val="00056DEC"/>
    <w:rsid w:val="0006162A"/>
    <w:rsid w:val="00061FA9"/>
    <w:rsid w:val="00063605"/>
    <w:rsid w:val="00065954"/>
    <w:rsid w:val="0006768E"/>
    <w:rsid w:val="0007080F"/>
    <w:rsid w:val="00075824"/>
    <w:rsid w:val="00075F1D"/>
    <w:rsid w:val="00076A5C"/>
    <w:rsid w:val="000771AC"/>
    <w:rsid w:val="00077CCE"/>
    <w:rsid w:val="0008047D"/>
    <w:rsid w:val="00080B46"/>
    <w:rsid w:val="00080E5B"/>
    <w:rsid w:val="000814FB"/>
    <w:rsid w:val="00082748"/>
    <w:rsid w:val="00084A6C"/>
    <w:rsid w:val="00086D01"/>
    <w:rsid w:val="00086D57"/>
    <w:rsid w:val="000870E7"/>
    <w:rsid w:val="00090203"/>
    <w:rsid w:val="000902C2"/>
    <w:rsid w:val="00090CBA"/>
    <w:rsid w:val="00092392"/>
    <w:rsid w:val="000925EA"/>
    <w:rsid w:val="00093C1E"/>
    <w:rsid w:val="000940F3"/>
    <w:rsid w:val="0009534C"/>
    <w:rsid w:val="000954E2"/>
    <w:rsid w:val="00095975"/>
    <w:rsid w:val="00097907"/>
    <w:rsid w:val="000A1C2F"/>
    <w:rsid w:val="000A1F17"/>
    <w:rsid w:val="000A2249"/>
    <w:rsid w:val="000A2542"/>
    <w:rsid w:val="000A3B2A"/>
    <w:rsid w:val="000A3FB7"/>
    <w:rsid w:val="000A4AFE"/>
    <w:rsid w:val="000B0F4E"/>
    <w:rsid w:val="000B12FC"/>
    <w:rsid w:val="000B23EA"/>
    <w:rsid w:val="000B4500"/>
    <w:rsid w:val="000B4541"/>
    <w:rsid w:val="000B4A40"/>
    <w:rsid w:val="000B7004"/>
    <w:rsid w:val="000B7830"/>
    <w:rsid w:val="000B78E4"/>
    <w:rsid w:val="000C0A1A"/>
    <w:rsid w:val="000C1F7B"/>
    <w:rsid w:val="000C2800"/>
    <w:rsid w:val="000C2D89"/>
    <w:rsid w:val="000C3000"/>
    <w:rsid w:val="000C4E68"/>
    <w:rsid w:val="000C5A8F"/>
    <w:rsid w:val="000C6B03"/>
    <w:rsid w:val="000C6ECE"/>
    <w:rsid w:val="000C7B5F"/>
    <w:rsid w:val="000D02DE"/>
    <w:rsid w:val="000D03B1"/>
    <w:rsid w:val="000D4979"/>
    <w:rsid w:val="000D6041"/>
    <w:rsid w:val="000D67A0"/>
    <w:rsid w:val="000E1F48"/>
    <w:rsid w:val="000E35DA"/>
    <w:rsid w:val="000E4026"/>
    <w:rsid w:val="000E59D0"/>
    <w:rsid w:val="000E5B73"/>
    <w:rsid w:val="000E629C"/>
    <w:rsid w:val="000E66CE"/>
    <w:rsid w:val="000E6D33"/>
    <w:rsid w:val="000E7446"/>
    <w:rsid w:val="000F017B"/>
    <w:rsid w:val="000F1968"/>
    <w:rsid w:val="000F1C0B"/>
    <w:rsid w:val="000F20B2"/>
    <w:rsid w:val="000F331E"/>
    <w:rsid w:val="000F3AAC"/>
    <w:rsid w:val="000F5A7A"/>
    <w:rsid w:val="000F6C03"/>
    <w:rsid w:val="000F7080"/>
    <w:rsid w:val="00100D3D"/>
    <w:rsid w:val="00101C22"/>
    <w:rsid w:val="00102FEC"/>
    <w:rsid w:val="001031CB"/>
    <w:rsid w:val="0010599F"/>
    <w:rsid w:val="00107B12"/>
    <w:rsid w:val="00107BBC"/>
    <w:rsid w:val="001103E1"/>
    <w:rsid w:val="001109D4"/>
    <w:rsid w:val="001117AC"/>
    <w:rsid w:val="001125A7"/>
    <w:rsid w:val="00114001"/>
    <w:rsid w:val="00114775"/>
    <w:rsid w:val="001149BC"/>
    <w:rsid w:val="00115634"/>
    <w:rsid w:val="001157E1"/>
    <w:rsid w:val="00116439"/>
    <w:rsid w:val="00117EAF"/>
    <w:rsid w:val="00120DF4"/>
    <w:rsid w:val="00120EDF"/>
    <w:rsid w:val="001210D0"/>
    <w:rsid w:val="00121735"/>
    <w:rsid w:val="0012267F"/>
    <w:rsid w:val="001227FF"/>
    <w:rsid w:val="00122BC6"/>
    <w:rsid w:val="00123E2B"/>
    <w:rsid w:val="00124B73"/>
    <w:rsid w:val="0012537C"/>
    <w:rsid w:val="00126F3B"/>
    <w:rsid w:val="00130E57"/>
    <w:rsid w:val="00131A84"/>
    <w:rsid w:val="00132932"/>
    <w:rsid w:val="00133769"/>
    <w:rsid w:val="0013433D"/>
    <w:rsid w:val="00134458"/>
    <w:rsid w:val="00135249"/>
    <w:rsid w:val="00135C69"/>
    <w:rsid w:val="0013609A"/>
    <w:rsid w:val="00136A30"/>
    <w:rsid w:val="00137391"/>
    <w:rsid w:val="001374EA"/>
    <w:rsid w:val="00143893"/>
    <w:rsid w:val="001443B5"/>
    <w:rsid w:val="001460BC"/>
    <w:rsid w:val="0014672D"/>
    <w:rsid w:val="0014707A"/>
    <w:rsid w:val="0014717A"/>
    <w:rsid w:val="00150082"/>
    <w:rsid w:val="00151D60"/>
    <w:rsid w:val="00154856"/>
    <w:rsid w:val="00154D74"/>
    <w:rsid w:val="00155B85"/>
    <w:rsid w:val="001572DC"/>
    <w:rsid w:val="001615BB"/>
    <w:rsid w:val="00162D85"/>
    <w:rsid w:val="00162EAB"/>
    <w:rsid w:val="00164048"/>
    <w:rsid w:val="00164280"/>
    <w:rsid w:val="00165719"/>
    <w:rsid w:val="00165DCA"/>
    <w:rsid w:val="00166974"/>
    <w:rsid w:val="001671E7"/>
    <w:rsid w:val="00167289"/>
    <w:rsid w:val="001676E4"/>
    <w:rsid w:val="00167E0F"/>
    <w:rsid w:val="00167F66"/>
    <w:rsid w:val="0017004B"/>
    <w:rsid w:val="00170088"/>
    <w:rsid w:val="001701C9"/>
    <w:rsid w:val="00170CAD"/>
    <w:rsid w:val="00171F86"/>
    <w:rsid w:val="0017222B"/>
    <w:rsid w:val="0017260E"/>
    <w:rsid w:val="001729B0"/>
    <w:rsid w:val="001730B4"/>
    <w:rsid w:val="001735DB"/>
    <w:rsid w:val="00173CB4"/>
    <w:rsid w:val="00173E1E"/>
    <w:rsid w:val="001745B5"/>
    <w:rsid w:val="0017597D"/>
    <w:rsid w:val="00175F28"/>
    <w:rsid w:val="00180318"/>
    <w:rsid w:val="001805AC"/>
    <w:rsid w:val="00181287"/>
    <w:rsid w:val="00182A7F"/>
    <w:rsid w:val="001846EC"/>
    <w:rsid w:val="00184C85"/>
    <w:rsid w:val="00186416"/>
    <w:rsid w:val="001869CA"/>
    <w:rsid w:val="00186DE1"/>
    <w:rsid w:val="001905D6"/>
    <w:rsid w:val="00190AA1"/>
    <w:rsid w:val="00190B60"/>
    <w:rsid w:val="00192156"/>
    <w:rsid w:val="001927A7"/>
    <w:rsid w:val="00193DBE"/>
    <w:rsid w:val="00193F5E"/>
    <w:rsid w:val="00193FD4"/>
    <w:rsid w:val="00194010"/>
    <w:rsid w:val="0019532B"/>
    <w:rsid w:val="001954C3"/>
    <w:rsid w:val="00197264"/>
    <w:rsid w:val="001977CA"/>
    <w:rsid w:val="0019781A"/>
    <w:rsid w:val="001A16A6"/>
    <w:rsid w:val="001A1C1A"/>
    <w:rsid w:val="001A20B3"/>
    <w:rsid w:val="001A24AB"/>
    <w:rsid w:val="001A266C"/>
    <w:rsid w:val="001A2F0C"/>
    <w:rsid w:val="001A347A"/>
    <w:rsid w:val="001A4328"/>
    <w:rsid w:val="001A45CF"/>
    <w:rsid w:val="001A4C0C"/>
    <w:rsid w:val="001A5763"/>
    <w:rsid w:val="001A588E"/>
    <w:rsid w:val="001A662E"/>
    <w:rsid w:val="001A71A9"/>
    <w:rsid w:val="001A741F"/>
    <w:rsid w:val="001B5102"/>
    <w:rsid w:val="001B52D3"/>
    <w:rsid w:val="001B5BA4"/>
    <w:rsid w:val="001B60EE"/>
    <w:rsid w:val="001B6832"/>
    <w:rsid w:val="001B7B45"/>
    <w:rsid w:val="001C0BB9"/>
    <w:rsid w:val="001C0E15"/>
    <w:rsid w:val="001C1E33"/>
    <w:rsid w:val="001C2760"/>
    <w:rsid w:val="001C3560"/>
    <w:rsid w:val="001C4BA9"/>
    <w:rsid w:val="001C6F83"/>
    <w:rsid w:val="001C7E60"/>
    <w:rsid w:val="001D0621"/>
    <w:rsid w:val="001D451D"/>
    <w:rsid w:val="001E08DC"/>
    <w:rsid w:val="001E0D0F"/>
    <w:rsid w:val="001E2213"/>
    <w:rsid w:val="001E25A9"/>
    <w:rsid w:val="001E4748"/>
    <w:rsid w:val="001E6C63"/>
    <w:rsid w:val="001F0B97"/>
    <w:rsid w:val="001F0DC0"/>
    <w:rsid w:val="001F1194"/>
    <w:rsid w:val="001F1CBB"/>
    <w:rsid w:val="001F2CED"/>
    <w:rsid w:val="001F42C6"/>
    <w:rsid w:val="001F4FA6"/>
    <w:rsid w:val="001F663C"/>
    <w:rsid w:val="001F7201"/>
    <w:rsid w:val="001F727D"/>
    <w:rsid w:val="001F7EF5"/>
    <w:rsid w:val="00200290"/>
    <w:rsid w:val="00200BE7"/>
    <w:rsid w:val="00201DF8"/>
    <w:rsid w:val="002020BE"/>
    <w:rsid w:val="0020291F"/>
    <w:rsid w:val="002034CA"/>
    <w:rsid w:val="0020411F"/>
    <w:rsid w:val="00205963"/>
    <w:rsid w:val="002060B6"/>
    <w:rsid w:val="00206B5E"/>
    <w:rsid w:val="00210562"/>
    <w:rsid w:val="00211AA7"/>
    <w:rsid w:val="00211E1E"/>
    <w:rsid w:val="00212092"/>
    <w:rsid w:val="00212460"/>
    <w:rsid w:val="00213204"/>
    <w:rsid w:val="0021409E"/>
    <w:rsid w:val="002144A4"/>
    <w:rsid w:val="00215243"/>
    <w:rsid w:val="00215CFD"/>
    <w:rsid w:val="00220F94"/>
    <w:rsid w:val="00221EF2"/>
    <w:rsid w:val="00222148"/>
    <w:rsid w:val="002224C3"/>
    <w:rsid w:val="002245DC"/>
    <w:rsid w:val="00226226"/>
    <w:rsid w:val="00231AD8"/>
    <w:rsid w:val="002323AF"/>
    <w:rsid w:val="00233598"/>
    <w:rsid w:val="00234A12"/>
    <w:rsid w:val="00234D26"/>
    <w:rsid w:val="00235C19"/>
    <w:rsid w:val="00235FFB"/>
    <w:rsid w:val="00236106"/>
    <w:rsid w:val="00236B1F"/>
    <w:rsid w:val="00236F86"/>
    <w:rsid w:val="0024058E"/>
    <w:rsid w:val="00240BEB"/>
    <w:rsid w:val="00241036"/>
    <w:rsid w:val="00241223"/>
    <w:rsid w:val="00242315"/>
    <w:rsid w:val="0024242C"/>
    <w:rsid w:val="002439B0"/>
    <w:rsid w:val="00243DA1"/>
    <w:rsid w:val="00244076"/>
    <w:rsid w:val="002450FF"/>
    <w:rsid w:val="00245953"/>
    <w:rsid w:val="00246C88"/>
    <w:rsid w:val="002475DC"/>
    <w:rsid w:val="0024770D"/>
    <w:rsid w:val="00247D56"/>
    <w:rsid w:val="00247E4C"/>
    <w:rsid w:val="00251534"/>
    <w:rsid w:val="00251DC5"/>
    <w:rsid w:val="002527CB"/>
    <w:rsid w:val="00252910"/>
    <w:rsid w:val="00253B79"/>
    <w:rsid w:val="0025511E"/>
    <w:rsid w:val="00255872"/>
    <w:rsid w:val="00255D07"/>
    <w:rsid w:val="00261EA0"/>
    <w:rsid w:val="002625B4"/>
    <w:rsid w:val="00263523"/>
    <w:rsid w:val="002662A4"/>
    <w:rsid w:val="002700C4"/>
    <w:rsid w:val="002702AB"/>
    <w:rsid w:val="002707E4"/>
    <w:rsid w:val="00270EDB"/>
    <w:rsid w:val="002712CB"/>
    <w:rsid w:val="00271397"/>
    <w:rsid w:val="00271814"/>
    <w:rsid w:val="00271F10"/>
    <w:rsid w:val="002722B8"/>
    <w:rsid w:val="0027553E"/>
    <w:rsid w:val="00276D68"/>
    <w:rsid w:val="002770F8"/>
    <w:rsid w:val="00280B9F"/>
    <w:rsid w:val="0028170F"/>
    <w:rsid w:val="00281ABA"/>
    <w:rsid w:val="00281F5E"/>
    <w:rsid w:val="002820B2"/>
    <w:rsid w:val="00282984"/>
    <w:rsid w:val="002829F3"/>
    <w:rsid w:val="00282EAC"/>
    <w:rsid w:val="00283647"/>
    <w:rsid w:val="002843CE"/>
    <w:rsid w:val="002845B4"/>
    <w:rsid w:val="002910D6"/>
    <w:rsid w:val="00291337"/>
    <w:rsid w:val="002928C3"/>
    <w:rsid w:val="0029385E"/>
    <w:rsid w:val="002939F0"/>
    <w:rsid w:val="00295034"/>
    <w:rsid w:val="00296168"/>
    <w:rsid w:val="002961D6"/>
    <w:rsid w:val="0029666D"/>
    <w:rsid w:val="00296AF8"/>
    <w:rsid w:val="00297394"/>
    <w:rsid w:val="002A06D3"/>
    <w:rsid w:val="002A0936"/>
    <w:rsid w:val="002A0945"/>
    <w:rsid w:val="002A166F"/>
    <w:rsid w:val="002A1C4D"/>
    <w:rsid w:val="002A33B1"/>
    <w:rsid w:val="002A3C6A"/>
    <w:rsid w:val="002A3E3D"/>
    <w:rsid w:val="002A4A1C"/>
    <w:rsid w:val="002A7295"/>
    <w:rsid w:val="002B0056"/>
    <w:rsid w:val="002B0261"/>
    <w:rsid w:val="002B44BE"/>
    <w:rsid w:val="002B52C6"/>
    <w:rsid w:val="002B6B84"/>
    <w:rsid w:val="002B71BF"/>
    <w:rsid w:val="002B72F9"/>
    <w:rsid w:val="002B7460"/>
    <w:rsid w:val="002B7D7E"/>
    <w:rsid w:val="002B7DF9"/>
    <w:rsid w:val="002B7EA1"/>
    <w:rsid w:val="002C0DA3"/>
    <w:rsid w:val="002C243F"/>
    <w:rsid w:val="002C3223"/>
    <w:rsid w:val="002C3851"/>
    <w:rsid w:val="002C3EBE"/>
    <w:rsid w:val="002C45C3"/>
    <w:rsid w:val="002C4AD1"/>
    <w:rsid w:val="002C51DF"/>
    <w:rsid w:val="002C5C04"/>
    <w:rsid w:val="002C7754"/>
    <w:rsid w:val="002D0FB9"/>
    <w:rsid w:val="002D2674"/>
    <w:rsid w:val="002D2A73"/>
    <w:rsid w:val="002D4F06"/>
    <w:rsid w:val="002D58E3"/>
    <w:rsid w:val="002D5E83"/>
    <w:rsid w:val="002E13F2"/>
    <w:rsid w:val="002E269B"/>
    <w:rsid w:val="002E40F7"/>
    <w:rsid w:val="002E5396"/>
    <w:rsid w:val="002E6049"/>
    <w:rsid w:val="002E60C2"/>
    <w:rsid w:val="002E6DAF"/>
    <w:rsid w:val="002E773D"/>
    <w:rsid w:val="002F115F"/>
    <w:rsid w:val="002F12A7"/>
    <w:rsid w:val="002F1D82"/>
    <w:rsid w:val="002F21ED"/>
    <w:rsid w:val="002F3C71"/>
    <w:rsid w:val="002F3D28"/>
    <w:rsid w:val="002F3EF4"/>
    <w:rsid w:val="002F4DF7"/>
    <w:rsid w:val="002F5141"/>
    <w:rsid w:val="002F54FA"/>
    <w:rsid w:val="002F5675"/>
    <w:rsid w:val="002F6872"/>
    <w:rsid w:val="002F74C9"/>
    <w:rsid w:val="002F7C21"/>
    <w:rsid w:val="00300119"/>
    <w:rsid w:val="003002AA"/>
    <w:rsid w:val="003007C6"/>
    <w:rsid w:val="00300AFE"/>
    <w:rsid w:val="00301210"/>
    <w:rsid w:val="00303118"/>
    <w:rsid w:val="00305561"/>
    <w:rsid w:val="00305E7D"/>
    <w:rsid w:val="003065B2"/>
    <w:rsid w:val="00310D7A"/>
    <w:rsid w:val="00312F74"/>
    <w:rsid w:val="003165C7"/>
    <w:rsid w:val="00316D90"/>
    <w:rsid w:val="0031748D"/>
    <w:rsid w:val="00317E0E"/>
    <w:rsid w:val="003217A2"/>
    <w:rsid w:val="00321E8B"/>
    <w:rsid w:val="00322330"/>
    <w:rsid w:val="003226B6"/>
    <w:rsid w:val="00323024"/>
    <w:rsid w:val="003242E0"/>
    <w:rsid w:val="003245A3"/>
    <w:rsid w:val="00324770"/>
    <w:rsid w:val="003252ED"/>
    <w:rsid w:val="00325F0F"/>
    <w:rsid w:val="003260E0"/>
    <w:rsid w:val="003311AF"/>
    <w:rsid w:val="003317D3"/>
    <w:rsid w:val="003319DD"/>
    <w:rsid w:val="00332A06"/>
    <w:rsid w:val="00332D3B"/>
    <w:rsid w:val="003334F1"/>
    <w:rsid w:val="003335EE"/>
    <w:rsid w:val="00333633"/>
    <w:rsid w:val="00333646"/>
    <w:rsid w:val="00334FB7"/>
    <w:rsid w:val="003364C6"/>
    <w:rsid w:val="00336E51"/>
    <w:rsid w:val="0034075E"/>
    <w:rsid w:val="003432E8"/>
    <w:rsid w:val="00343E40"/>
    <w:rsid w:val="00344A0C"/>
    <w:rsid w:val="00344D88"/>
    <w:rsid w:val="003467F7"/>
    <w:rsid w:val="003472D5"/>
    <w:rsid w:val="00350DF2"/>
    <w:rsid w:val="00351B6C"/>
    <w:rsid w:val="003524A6"/>
    <w:rsid w:val="00353214"/>
    <w:rsid w:val="003550AE"/>
    <w:rsid w:val="00360E0E"/>
    <w:rsid w:val="00360F8B"/>
    <w:rsid w:val="0036151B"/>
    <w:rsid w:val="00361962"/>
    <w:rsid w:val="00362AEE"/>
    <w:rsid w:val="00363E97"/>
    <w:rsid w:val="003644A6"/>
    <w:rsid w:val="003644BC"/>
    <w:rsid w:val="00364B6D"/>
    <w:rsid w:val="003651D5"/>
    <w:rsid w:val="00366416"/>
    <w:rsid w:val="00366CF1"/>
    <w:rsid w:val="00367D7E"/>
    <w:rsid w:val="0037253F"/>
    <w:rsid w:val="00375AB6"/>
    <w:rsid w:val="00375EB7"/>
    <w:rsid w:val="00377731"/>
    <w:rsid w:val="00380B98"/>
    <w:rsid w:val="00381BFB"/>
    <w:rsid w:val="00382973"/>
    <w:rsid w:val="00384752"/>
    <w:rsid w:val="00384D35"/>
    <w:rsid w:val="00384EB8"/>
    <w:rsid w:val="00385308"/>
    <w:rsid w:val="003874E5"/>
    <w:rsid w:val="003900F2"/>
    <w:rsid w:val="003905DA"/>
    <w:rsid w:val="003909EB"/>
    <w:rsid w:val="0039102B"/>
    <w:rsid w:val="0039152F"/>
    <w:rsid w:val="00391AD5"/>
    <w:rsid w:val="003923A2"/>
    <w:rsid w:val="00392441"/>
    <w:rsid w:val="003933C1"/>
    <w:rsid w:val="00394FA3"/>
    <w:rsid w:val="003966DD"/>
    <w:rsid w:val="00397265"/>
    <w:rsid w:val="003A0586"/>
    <w:rsid w:val="003A0F64"/>
    <w:rsid w:val="003A1EE5"/>
    <w:rsid w:val="003A4DED"/>
    <w:rsid w:val="003A526A"/>
    <w:rsid w:val="003A5EA2"/>
    <w:rsid w:val="003A6A0B"/>
    <w:rsid w:val="003B024A"/>
    <w:rsid w:val="003B0F07"/>
    <w:rsid w:val="003B0F74"/>
    <w:rsid w:val="003B1E4F"/>
    <w:rsid w:val="003B25D1"/>
    <w:rsid w:val="003B397C"/>
    <w:rsid w:val="003B4812"/>
    <w:rsid w:val="003B5BB7"/>
    <w:rsid w:val="003B5C2A"/>
    <w:rsid w:val="003B6E2B"/>
    <w:rsid w:val="003B6FB1"/>
    <w:rsid w:val="003B6FEC"/>
    <w:rsid w:val="003C104F"/>
    <w:rsid w:val="003C26E4"/>
    <w:rsid w:val="003C304C"/>
    <w:rsid w:val="003C3985"/>
    <w:rsid w:val="003C42DD"/>
    <w:rsid w:val="003C49BD"/>
    <w:rsid w:val="003C63AC"/>
    <w:rsid w:val="003C7B88"/>
    <w:rsid w:val="003C7EF8"/>
    <w:rsid w:val="003D09A0"/>
    <w:rsid w:val="003D0A7A"/>
    <w:rsid w:val="003D0B91"/>
    <w:rsid w:val="003D0E72"/>
    <w:rsid w:val="003D0FA9"/>
    <w:rsid w:val="003D24F2"/>
    <w:rsid w:val="003D261D"/>
    <w:rsid w:val="003D27C0"/>
    <w:rsid w:val="003D2DC8"/>
    <w:rsid w:val="003D2E3A"/>
    <w:rsid w:val="003D304D"/>
    <w:rsid w:val="003D38B0"/>
    <w:rsid w:val="003D3FDF"/>
    <w:rsid w:val="003D4FA5"/>
    <w:rsid w:val="003D7881"/>
    <w:rsid w:val="003E02B9"/>
    <w:rsid w:val="003E1694"/>
    <w:rsid w:val="003E176E"/>
    <w:rsid w:val="003E199A"/>
    <w:rsid w:val="003E2AF4"/>
    <w:rsid w:val="003E3477"/>
    <w:rsid w:val="003E3D03"/>
    <w:rsid w:val="003E4B08"/>
    <w:rsid w:val="003E4E0D"/>
    <w:rsid w:val="003E59F9"/>
    <w:rsid w:val="003E78C6"/>
    <w:rsid w:val="003F0D55"/>
    <w:rsid w:val="003F1615"/>
    <w:rsid w:val="003F24D0"/>
    <w:rsid w:val="003F3B95"/>
    <w:rsid w:val="003F42E0"/>
    <w:rsid w:val="003F5D4B"/>
    <w:rsid w:val="003F7712"/>
    <w:rsid w:val="003F7CB0"/>
    <w:rsid w:val="0040147F"/>
    <w:rsid w:val="0040152E"/>
    <w:rsid w:val="004023C9"/>
    <w:rsid w:val="00402ACF"/>
    <w:rsid w:val="004032A2"/>
    <w:rsid w:val="004054C8"/>
    <w:rsid w:val="004101A4"/>
    <w:rsid w:val="004133C8"/>
    <w:rsid w:val="00413CA6"/>
    <w:rsid w:val="004141AF"/>
    <w:rsid w:val="0041433E"/>
    <w:rsid w:val="0041507D"/>
    <w:rsid w:val="00416BD7"/>
    <w:rsid w:val="004172C0"/>
    <w:rsid w:val="00417653"/>
    <w:rsid w:val="00421A98"/>
    <w:rsid w:val="004230A5"/>
    <w:rsid w:val="004234EA"/>
    <w:rsid w:val="0042432E"/>
    <w:rsid w:val="00427773"/>
    <w:rsid w:val="004302F0"/>
    <w:rsid w:val="004304F3"/>
    <w:rsid w:val="004314BA"/>
    <w:rsid w:val="00432786"/>
    <w:rsid w:val="00432E24"/>
    <w:rsid w:val="0043311F"/>
    <w:rsid w:val="004331CE"/>
    <w:rsid w:val="00433BB8"/>
    <w:rsid w:val="00434ACB"/>
    <w:rsid w:val="004364A8"/>
    <w:rsid w:val="00441837"/>
    <w:rsid w:val="00441994"/>
    <w:rsid w:val="0044301C"/>
    <w:rsid w:val="00443B6D"/>
    <w:rsid w:val="004450A8"/>
    <w:rsid w:val="0044534B"/>
    <w:rsid w:val="00446C57"/>
    <w:rsid w:val="00446DD5"/>
    <w:rsid w:val="00447943"/>
    <w:rsid w:val="00454FFE"/>
    <w:rsid w:val="00455844"/>
    <w:rsid w:val="00455AD4"/>
    <w:rsid w:val="00456745"/>
    <w:rsid w:val="004568A3"/>
    <w:rsid w:val="004609F4"/>
    <w:rsid w:val="004616CC"/>
    <w:rsid w:val="004616F6"/>
    <w:rsid w:val="00461C03"/>
    <w:rsid w:val="00462BCC"/>
    <w:rsid w:val="00463DC0"/>
    <w:rsid w:val="00466CE9"/>
    <w:rsid w:val="004675A8"/>
    <w:rsid w:val="00470E8B"/>
    <w:rsid w:val="004711C5"/>
    <w:rsid w:val="00472E3C"/>
    <w:rsid w:val="00472F39"/>
    <w:rsid w:val="00472FD1"/>
    <w:rsid w:val="004735AF"/>
    <w:rsid w:val="00473756"/>
    <w:rsid w:val="00476553"/>
    <w:rsid w:val="00476901"/>
    <w:rsid w:val="00476FA9"/>
    <w:rsid w:val="004770D9"/>
    <w:rsid w:val="00477B05"/>
    <w:rsid w:val="00480800"/>
    <w:rsid w:val="00480F36"/>
    <w:rsid w:val="004815DA"/>
    <w:rsid w:val="0048271D"/>
    <w:rsid w:val="004846FE"/>
    <w:rsid w:val="00485464"/>
    <w:rsid w:val="004859E4"/>
    <w:rsid w:val="004863CD"/>
    <w:rsid w:val="00490035"/>
    <w:rsid w:val="004912D0"/>
    <w:rsid w:val="004915C0"/>
    <w:rsid w:val="004916F3"/>
    <w:rsid w:val="00493197"/>
    <w:rsid w:val="00493F3A"/>
    <w:rsid w:val="00494C55"/>
    <w:rsid w:val="0049575F"/>
    <w:rsid w:val="004972F6"/>
    <w:rsid w:val="00497920"/>
    <w:rsid w:val="00497BFE"/>
    <w:rsid w:val="00497DC6"/>
    <w:rsid w:val="004A16EC"/>
    <w:rsid w:val="004A1EFB"/>
    <w:rsid w:val="004A2390"/>
    <w:rsid w:val="004A338C"/>
    <w:rsid w:val="004A3C07"/>
    <w:rsid w:val="004A4CBC"/>
    <w:rsid w:val="004A5236"/>
    <w:rsid w:val="004A6170"/>
    <w:rsid w:val="004A7C3C"/>
    <w:rsid w:val="004A7D1A"/>
    <w:rsid w:val="004B021B"/>
    <w:rsid w:val="004B1213"/>
    <w:rsid w:val="004B3012"/>
    <w:rsid w:val="004B403A"/>
    <w:rsid w:val="004B406D"/>
    <w:rsid w:val="004B4983"/>
    <w:rsid w:val="004B6C4F"/>
    <w:rsid w:val="004C1017"/>
    <w:rsid w:val="004C135C"/>
    <w:rsid w:val="004C1DB3"/>
    <w:rsid w:val="004C24AF"/>
    <w:rsid w:val="004C2C78"/>
    <w:rsid w:val="004C2D68"/>
    <w:rsid w:val="004C313D"/>
    <w:rsid w:val="004C43CD"/>
    <w:rsid w:val="004C5F3E"/>
    <w:rsid w:val="004C7B8B"/>
    <w:rsid w:val="004D0F0B"/>
    <w:rsid w:val="004D3104"/>
    <w:rsid w:val="004D3C6C"/>
    <w:rsid w:val="004D4079"/>
    <w:rsid w:val="004D516D"/>
    <w:rsid w:val="004D5737"/>
    <w:rsid w:val="004D6495"/>
    <w:rsid w:val="004D71D5"/>
    <w:rsid w:val="004D7FFB"/>
    <w:rsid w:val="004E0E64"/>
    <w:rsid w:val="004E11E5"/>
    <w:rsid w:val="004E16CC"/>
    <w:rsid w:val="004E1921"/>
    <w:rsid w:val="004E2394"/>
    <w:rsid w:val="004E311D"/>
    <w:rsid w:val="004E3A0B"/>
    <w:rsid w:val="004E4A71"/>
    <w:rsid w:val="004E5353"/>
    <w:rsid w:val="004E68B4"/>
    <w:rsid w:val="004E730B"/>
    <w:rsid w:val="004E7593"/>
    <w:rsid w:val="004E76E2"/>
    <w:rsid w:val="004E7BB7"/>
    <w:rsid w:val="004F0B73"/>
    <w:rsid w:val="004F0D11"/>
    <w:rsid w:val="004F2086"/>
    <w:rsid w:val="004F2092"/>
    <w:rsid w:val="004F3F85"/>
    <w:rsid w:val="004F554E"/>
    <w:rsid w:val="004F6572"/>
    <w:rsid w:val="004F7127"/>
    <w:rsid w:val="004F7E3F"/>
    <w:rsid w:val="0050072D"/>
    <w:rsid w:val="00501BB9"/>
    <w:rsid w:val="0050388B"/>
    <w:rsid w:val="00504B4C"/>
    <w:rsid w:val="00507C05"/>
    <w:rsid w:val="005117B1"/>
    <w:rsid w:val="00512423"/>
    <w:rsid w:val="0051294F"/>
    <w:rsid w:val="005130A2"/>
    <w:rsid w:val="00513921"/>
    <w:rsid w:val="00513972"/>
    <w:rsid w:val="00513A91"/>
    <w:rsid w:val="00513D69"/>
    <w:rsid w:val="00514555"/>
    <w:rsid w:val="0051645A"/>
    <w:rsid w:val="00516468"/>
    <w:rsid w:val="0051726E"/>
    <w:rsid w:val="00517F1A"/>
    <w:rsid w:val="0052032F"/>
    <w:rsid w:val="00521D0B"/>
    <w:rsid w:val="005220B7"/>
    <w:rsid w:val="005249A7"/>
    <w:rsid w:val="00524BB8"/>
    <w:rsid w:val="00524F58"/>
    <w:rsid w:val="00525DD3"/>
    <w:rsid w:val="005279FD"/>
    <w:rsid w:val="00527CF7"/>
    <w:rsid w:val="00527E9D"/>
    <w:rsid w:val="00530DBA"/>
    <w:rsid w:val="00530E4E"/>
    <w:rsid w:val="00531634"/>
    <w:rsid w:val="00532733"/>
    <w:rsid w:val="00533ED5"/>
    <w:rsid w:val="005340C5"/>
    <w:rsid w:val="00535273"/>
    <w:rsid w:val="00544945"/>
    <w:rsid w:val="00545456"/>
    <w:rsid w:val="00545C6E"/>
    <w:rsid w:val="00546260"/>
    <w:rsid w:val="00547DF6"/>
    <w:rsid w:val="00551F29"/>
    <w:rsid w:val="00552F06"/>
    <w:rsid w:val="00553E74"/>
    <w:rsid w:val="00555C85"/>
    <w:rsid w:val="005560A1"/>
    <w:rsid w:val="00557603"/>
    <w:rsid w:val="00557F8C"/>
    <w:rsid w:val="0056047A"/>
    <w:rsid w:val="0056289E"/>
    <w:rsid w:val="0056301F"/>
    <w:rsid w:val="0056343C"/>
    <w:rsid w:val="00563E98"/>
    <w:rsid w:val="00563EA1"/>
    <w:rsid w:val="005650F3"/>
    <w:rsid w:val="00565141"/>
    <w:rsid w:val="00565C17"/>
    <w:rsid w:val="00566192"/>
    <w:rsid w:val="00567259"/>
    <w:rsid w:val="0057086A"/>
    <w:rsid w:val="00570AC6"/>
    <w:rsid w:val="005733A4"/>
    <w:rsid w:val="0057492E"/>
    <w:rsid w:val="00574E9D"/>
    <w:rsid w:val="0057736B"/>
    <w:rsid w:val="00577961"/>
    <w:rsid w:val="005803BA"/>
    <w:rsid w:val="00581275"/>
    <w:rsid w:val="005823A7"/>
    <w:rsid w:val="00582ACC"/>
    <w:rsid w:val="0058393A"/>
    <w:rsid w:val="00583C14"/>
    <w:rsid w:val="0058522F"/>
    <w:rsid w:val="00585E91"/>
    <w:rsid w:val="00586567"/>
    <w:rsid w:val="00586907"/>
    <w:rsid w:val="005877EB"/>
    <w:rsid w:val="005900E8"/>
    <w:rsid w:val="00592FF2"/>
    <w:rsid w:val="00593FA9"/>
    <w:rsid w:val="00594C11"/>
    <w:rsid w:val="005967A7"/>
    <w:rsid w:val="00597166"/>
    <w:rsid w:val="005971E5"/>
    <w:rsid w:val="00597B52"/>
    <w:rsid w:val="00597DFB"/>
    <w:rsid w:val="005A166A"/>
    <w:rsid w:val="005A1A60"/>
    <w:rsid w:val="005A2439"/>
    <w:rsid w:val="005A3C2D"/>
    <w:rsid w:val="005A3F74"/>
    <w:rsid w:val="005A472D"/>
    <w:rsid w:val="005A4D92"/>
    <w:rsid w:val="005A590E"/>
    <w:rsid w:val="005A5AB6"/>
    <w:rsid w:val="005A6A0E"/>
    <w:rsid w:val="005A75E5"/>
    <w:rsid w:val="005B1658"/>
    <w:rsid w:val="005B187C"/>
    <w:rsid w:val="005B1DB9"/>
    <w:rsid w:val="005B211D"/>
    <w:rsid w:val="005B21F1"/>
    <w:rsid w:val="005B28DB"/>
    <w:rsid w:val="005B344F"/>
    <w:rsid w:val="005B36E4"/>
    <w:rsid w:val="005B4670"/>
    <w:rsid w:val="005B4850"/>
    <w:rsid w:val="005B4D1B"/>
    <w:rsid w:val="005B4E30"/>
    <w:rsid w:val="005B673A"/>
    <w:rsid w:val="005B73C9"/>
    <w:rsid w:val="005C0AB5"/>
    <w:rsid w:val="005C0AE6"/>
    <w:rsid w:val="005C17F7"/>
    <w:rsid w:val="005C1EDC"/>
    <w:rsid w:val="005C2C87"/>
    <w:rsid w:val="005C320C"/>
    <w:rsid w:val="005C3352"/>
    <w:rsid w:val="005C39BC"/>
    <w:rsid w:val="005C4455"/>
    <w:rsid w:val="005C45FD"/>
    <w:rsid w:val="005C63F3"/>
    <w:rsid w:val="005C6B5C"/>
    <w:rsid w:val="005C7820"/>
    <w:rsid w:val="005C7DDD"/>
    <w:rsid w:val="005D03EB"/>
    <w:rsid w:val="005D4956"/>
    <w:rsid w:val="005D4CD8"/>
    <w:rsid w:val="005D598E"/>
    <w:rsid w:val="005D5AF7"/>
    <w:rsid w:val="005D5E94"/>
    <w:rsid w:val="005E13D1"/>
    <w:rsid w:val="005E1B5F"/>
    <w:rsid w:val="005E2A59"/>
    <w:rsid w:val="005E2B88"/>
    <w:rsid w:val="005E304F"/>
    <w:rsid w:val="005E3494"/>
    <w:rsid w:val="005E35AE"/>
    <w:rsid w:val="005E3765"/>
    <w:rsid w:val="005E60C7"/>
    <w:rsid w:val="005E64B9"/>
    <w:rsid w:val="005E65FF"/>
    <w:rsid w:val="005E6C05"/>
    <w:rsid w:val="005E7661"/>
    <w:rsid w:val="005E79BC"/>
    <w:rsid w:val="005F0491"/>
    <w:rsid w:val="005F0D0B"/>
    <w:rsid w:val="005F13A7"/>
    <w:rsid w:val="005F58AC"/>
    <w:rsid w:val="005F6EC6"/>
    <w:rsid w:val="005F7DDF"/>
    <w:rsid w:val="00600C90"/>
    <w:rsid w:val="0060150D"/>
    <w:rsid w:val="0060167B"/>
    <w:rsid w:val="0060283B"/>
    <w:rsid w:val="00602966"/>
    <w:rsid w:val="00602C12"/>
    <w:rsid w:val="00602F8A"/>
    <w:rsid w:val="00603437"/>
    <w:rsid w:val="00605ED4"/>
    <w:rsid w:val="00605F33"/>
    <w:rsid w:val="006066A6"/>
    <w:rsid w:val="006072C9"/>
    <w:rsid w:val="0060796C"/>
    <w:rsid w:val="00607AAD"/>
    <w:rsid w:val="0061040D"/>
    <w:rsid w:val="00611F44"/>
    <w:rsid w:val="00613707"/>
    <w:rsid w:val="00613AF6"/>
    <w:rsid w:val="00614D57"/>
    <w:rsid w:val="00614E85"/>
    <w:rsid w:val="006171E4"/>
    <w:rsid w:val="00617421"/>
    <w:rsid w:val="006176C5"/>
    <w:rsid w:val="00620098"/>
    <w:rsid w:val="006201B6"/>
    <w:rsid w:val="00620FAD"/>
    <w:rsid w:val="00621730"/>
    <w:rsid w:val="0062237A"/>
    <w:rsid w:val="00624F09"/>
    <w:rsid w:val="0062530E"/>
    <w:rsid w:val="00626CFE"/>
    <w:rsid w:val="00627878"/>
    <w:rsid w:val="00630E90"/>
    <w:rsid w:val="0063101C"/>
    <w:rsid w:val="00631027"/>
    <w:rsid w:val="00631D07"/>
    <w:rsid w:val="00631EFE"/>
    <w:rsid w:val="0063217C"/>
    <w:rsid w:val="00633D08"/>
    <w:rsid w:val="00633E2D"/>
    <w:rsid w:val="00633E30"/>
    <w:rsid w:val="00634EBD"/>
    <w:rsid w:val="006356C4"/>
    <w:rsid w:val="00636092"/>
    <w:rsid w:val="0063623B"/>
    <w:rsid w:val="00637D77"/>
    <w:rsid w:val="006401FB"/>
    <w:rsid w:val="00640756"/>
    <w:rsid w:val="006415A9"/>
    <w:rsid w:val="006426C0"/>
    <w:rsid w:val="006427D2"/>
    <w:rsid w:val="0064308C"/>
    <w:rsid w:val="00644A11"/>
    <w:rsid w:val="0064675E"/>
    <w:rsid w:val="00647B1D"/>
    <w:rsid w:val="0065136C"/>
    <w:rsid w:val="006518D3"/>
    <w:rsid w:val="00651B96"/>
    <w:rsid w:val="0065355F"/>
    <w:rsid w:val="0065390E"/>
    <w:rsid w:val="00653A44"/>
    <w:rsid w:val="00654C36"/>
    <w:rsid w:val="00655426"/>
    <w:rsid w:val="00656C61"/>
    <w:rsid w:val="00657C18"/>
    <w:rsid w:val="00657C81"/>
    <w:rsid w:val="00660BE8"/>
    <w:rsid w:val="00662262"/>
    <w:rsid w:val="00662C58"/>
    <w:rsid w:val="006657F5"/>
    <w:rsid w:val="00667564"/>
    <w:rsid w:val="00667BA9"/>
    <w:rsid w:val="00667BF3"/>
    <w:rsid w:val="00670E84"/>
    <w:rsid w:val="00671528"/>
    <w:rsid w:val="00671C90"/>
    <w:rsid w:val="006722E1"/>
    <w:rsid w:val="006724E2"/>
    <w:rsid w:val="0067279D"/>
    <w:rsid w:val="00672D27"/>
    <w:rsid w:val="00673150"/>
    <w:rsid w:val="006737E8"/>
    <w:rsid w:val="00673849"/>
    <w:rsid w:val="0067545C"/>
    <w:rsid w:val="006802BF"/>
    <w:rsid w:val="0068089C"/>
    <w:rsid w:val="00680C00"/>
    <w:rsid w:val="00683C28"/>
    <w:rsid w:val="00683C6A"/>
    <w:rsid w:val="006846BD"/>
    <w:rsid w:val="00685914"/>
    <w:rsid w:val="00685E5F"/>
    <w:rsid w:val="00687052"/>
    <w:rsid w:val="00687311"/>
    <w:rsid w:val="00687539"/>
    <w:rsid w:val="0068778D"/>
    <w:rsid w:val="006879A7"/>
    <w:rsid w:val="00690E46"/>
    <w:rsid w:val="00692953"/>
    <w:rsid w:val="006930BA"/>
    <w:rsid w:val="00694718"/>
    <w:rsid w:val="00694A45"/>
    <w:rsid w:val="0069553E"/>
    <w:rsid w:val="006975BD"/>
    <w:rsid w:val="00697C07"/>
    <w:rsid w:val="00697E5A"/>
    <w:rsid w:val="006A0F36"/>
    <w:rsid w:val="006A1163"/>
    <w:rsid w:val="006A12DA"/>
    <w:rsid w:val="006A13A1"/>
    <w:rsid w:val="006A16C3"/>
    <w:rsid w:val="006A18E7"/>
    <w:rsid w:val="006A26D6"/>
    <w:rsid w:val="006A37C9"/>
    <w:rsid w:val="006A3E17"/>
    <w:rsid w:val="006A41BB"/>
    <w:rsid w:val="006A4419"/>
    <w:rsid w:val="006A481F"/>
    <w:rsid w:val="006A48C4"/>
    <w:rsid w:val="006A4E56"/>
    <w:rsid w:val="006A5FBD"/>
    <w:rsid w:val="006A6B2B"/>
    <w:rsid w:val="006B0639"/>
    <w:rsid w:val="006B4173"/>
    <w:rsid w:val="006B432B"/>
    <w:rsid w:val="006B5E14"/>
    <w:rsid w:val="006B6CDB"/>
    <w:rsid w:val="006B6F19"/>
    <w:rsid w:val="006B7FD3"/>
    <w:rsid w:val="006C0F14"/>
    <w:rsid w:val="006C39D1"/>
    <w:rsid w:val="006C3E40"/>
    <w:rsid w:val="006C3E62"/>
    <w:rsid w:val="006C457F"/>
    <w:rsid w:val="006C57E1"/>
    <w:rsid w:val="006C5C78"/>
    <w:rsid w:val="006C7F09"/>
    <w:rsid w:val="006D2614"/>
    <w:rsid w:val="006D4EFE"/>
    <w:rsid w:val="006D55C4"/>
    <w:rsid w:val="006D7606"/>
    <w:rsid w:val="006E077A"/>
    <w:rsid w:val="006E13F4"/>
    <w:rsid w:val="006E2DDC"/>
    <w:rsid w:val="006E4B7E"/>
    <w:rsid w:val="006E52A3"/>
    <w:rsid w:val="006E7AE3"/>
    <w:rsid w:val="006F0578"/>
    <w:rsid w:val="006F0C79"/>
    <w:rsid w:val="006F1FF8"/>
    <w:rsid w:val="006F2629"/>
    <w:rsid w:val="006F2759"/>
    <w:rsid w:val="006F32BD"/>
    <w:rsid w:val="006F3E58"/>
    <w:rsid w:val="006F3FCA"/>
    <w:rsid w:val="006F463F"/>
    <w:rsid w:val="006F66F8"/>
    <w:rsid w:val="006F6ADA"/>
    <w:rsid w:val="006F7D39"/>
    <w:rsid w:val="0070004C"/>
    <w:rsid w:val="007002DF"/>
    <w:rsid w:val="007003F8"/>
    <w:rsid w:val="007008F6"/>
    <w:rsid w:val="00700BB7"/>
    <w:rsid w:val="00701C81"/>
    <w:rsid w:val="00702159"/>
    <w:rsid w:val="00704390"/>
    <w:rsid w:val="0070512B"/>
    <w:rsid w:val="00705374"/>
    <w:rsid w:val="00705DE7"/>
    <w:rsid w:val="007072B8"/>
    <w:rsid w:val="007107E4"/>
    <w:rsid w:val="00710C84"/>
    <w:rsid w:val="0071201D"/>
    <w:rsid w:val="00712028"/>
    <w:rsid w:val="00712F43"/>
    <w:rsid w:val="007133B3"/>
    <w:rsid w:val="0071352F"/>
    <w:rsid w:val="00714093"/>
    <w:rsid w:val="00715136"/>
    <w:rsid w:val="00715A25"/>
    <w:rsid w:val="00716241"/>
    <w:rsid w:val="007163A4"/>
    <w:rsid w:val="00721613"/>
    <w:rsid w:val="00721945"/>
    <w:rsid w:val="00723024"/>
    <w:rsid w:val="00723AD6"/>
    <w:rsid w:val="00723F62"/>
    <w:rsid w:val="00724DF3"/>
    <w:rsid w:val="00726D7B"/>
    <w:rsid w:val="0072726C"/>
    <w:rsid w:val="007273F6"/>
    <w:rsid w:val="00727A16"/>
    <w:rsid w:val="00727F36"/>
    <w:rsid w:val="007309B5"/>
    <w:rsid w:val="00732212"/>
    <w:rsid w:val="00734D89"/>
    <w:rsid w:val="0073505D"/>
    <w:rsid w:val="007358CF"/>
    <w:rsid w:val="0074134A"/>
    <w:rsid w:val="00741F8C"/>
    <w:rsid w:val="007422F3"/>
    <w:rsid w:val="00743631"/>
    <w:rsid w:val="0074487C"/>
    <w:rsid w:val="0074525A"/>
    <w:rsid w:val="0074530A"/>
    <w:rsid w:val="007474CE"/>
    <w:rsid w:val="00751232"/>
    <w:rsid w:val="00751F1E"/>
    <w:rsid w:val="00751FB9"/>
    <w:rsid w:val="00752618"/>
    <w:rsid w:val="0075292C"/>
    <w:rsid w:val="00755423"/>
    <w:rsid w:val="00755937"/>
    <w:rsid w:val="0075775E"/>
    <w:rsid w:val="00757F76"/>
    <w:rsid w:val="007615D4"/>
    <w:rsid w:val="00761CB9"/>
    <w:rsid w:val="007625B2"/>
    <w:rsid w:val="00762860"/>
    <w:rsid w:val="00763F31"/>
    <w:rsid w:val="00766BC4"/>
    <w:rsid w:val="007679C9"/>
    <w:rsid w:val="00770154"/>
    <w:rsid w:val="00771E8A"/>
    <w:rsid w:val="0077224B"/>
    <w:rsid w:val="00773C46"/>
    <w:rsid w:val="00774F1B"/>
    <w:rsid w:val="0077520A"/>
    <w:rsid w:val="00775C41"/>
    <w:rsid w:val="0077729F"/>
    <w:rsid w:val="00777F22"/>
    <w:rsid w:val="0078042F"/>
    <w:rsid w:val="00782AF3"/>
    <w:rsid w:val="00783C91"/>
    <w:rsid w:val="00784A60"/>
    <w:rsid w:val="00784E53"/>
    <w:rsid w:val="00785282"/>
    <w:rsid w:val="00787033"/>
    <w:rsid w:val="00787C16"/>
    <w:rsid w:val="00792899"/>
    <w:rsid w:val="007937D1"/>
    <w:rsid w:val="0079535B"/>
    <w:rsid w:val="0079692F"/>
    <w:rsid w:val="007970A4"/>
    <w:rsid w:val="007977CD"/>
    <w:rsid w:val="007A07F3"/>
    <w:rsid w:val="007A16A4"/>
    <w:rsid w:val="007A3DCC"/>
    <w:rsid w:val="007A4801"/>
    <w:rsid w:val="007A5CEA"/>
    <w:rsid w:val="007A5F83"/>
    <w:rsid w:val="007A7357"/>
    <w:rsid w:val="007B02FB"/>
    <w:rsid w:val="007B05A3"/>
    <w:rsid w:val="007B0789"/>
    <w:rsid w:val="007B0A8F"/>
    <w:rsid w:val="007B3684"/>
    <w:rsid w:val="007B3B94"/>
    <w:rsid w:val="007B4AA5"/>
    <w:rsid w:val="007B4F70"/>
    <w:rsid w:val="007B7119"/>
    <w:rsid w:val="007B71BB"/>
    <w:rsid w:val="007B7586"/>
    <w:rsid w:val="007B75FB"/>
    <w:rsid w:val="007C0851"/>
    <w:rsid w:val="007C100B"/>
    <w:rsid w:val="007C1238"/>
    <w:rsid w:val="007C2019"/>
    <w:rsid w:val="007C26BB"/>
    <w:rsid w:val="007C31F1"/>
    <w:rsid w:val="007C32BC"/>
    <w:rsid w:val="007C48D6"/>
    <w:rsid w:val="007C5206"/>
    <w:rsid w:val="007C54E5"/>
    <w:rsid w:val="007C76E1"/>
    <w:rsid w:val="007C7758"/>
    <w:rsid w:val="007C7EDE"/>
    <w:rsid w:val="007D029E"/>
    <w:rsid w:val="007D02FD"/>
    <w:rsid w:val="007D1FD9"/>
    <w:rsid w:val="007D230C"/>
    <w:rsid w:val="007D247E"/>
    <w:rsid w:val="007D2694"/>
    <w:rsid w:val="007D28F3"/>
    <w:rsid w:val="007D480F"/>
    <w:rsid w:val="007D569A"/>
    <w:rsid w:val="007D5B48"/>
    <w:rsid w:val="007D6073"/>
    <w:rsid w:val="007D6392"/>
    <w:rsid w:val="007D649A"/>
    <w:rsid w:val="007D6C6F"/>
    <w:rsid w:val="007D7206"/>
    <w:rsid w:val="007E012F"/>
    <w:rsid w:val="007E04A4"/>
    <w:rsid w:val="007E0C08"/>
    <w:rsid w:val="007E1C09"/>
    <w:rsid w:val="007E2971"/>
    <w:rsid w:val="007E2A8F"/>
    <w:rsid w:val="007E3F92"/>
    <w:rsid w:val="007E4057"/>
    <w:rsid w:val="007E5281"/>
    <w:rsid w:val="007E5473"/>
    <w:rsid w:val="007E5EFD"/>
    <w:rsid w:val="007E6414"/>
    <w:rsid w:val="007F0897"/>
    <w:rsid w:val="007F0D4A"/>
    <w:rsid w:val="007F1962"/>
    <w:rsid w:val="007F2464"/>
    <w:rsid w:val="007F46A9"/>
    <w:rsid w:val="007F51AF"/>
    <w:rsid w:val="007F525C"/>
    <w:rsid w:val="007F55EA"/>
    <w:rsid w:val="007F5976"/>
    <w:rsid w:val="007F5D1F"/>
    <w:rsid w:val="007F5D54"/>
    <w:rsid w:val="007F61A1"/>
    <w:rsid w:val="0080063D"/>
    <w:rsid w:val="0080105F"/>
    <w:rsid w:val="00802F67"/>
    <w:rsid w:val="00804300"/>
    <w:rsid w:val="00805790"/>
    <w:rsid w:val="00806095"/>
    <w:rsid w:val="0080714F"/>
    <w:rsid w:val="00807ECB"/>
    <w:rsid w:val="0081047F"/>
    <w:rsid w:val="0081061E"/>
    <w:rsid w:val="00811A07"/>
    <w:rsid w:val="00811AB4"/>
    <w:rsid w:val="00811F8E"/>
    <w:rsid w:val="008123F7"/>
    <w:rsid w:val="008125DB"/>
    <w:rsid w:val="00812910"/>
    <w:rsid w:val="0081398D"/>
    <w:rsid w:val="00813E76"/>
    <w:rsid w:val="008158D7"/>
    <w:rsid w:val="00816465"/>
    <w:rsid w:val="0081656F"/>
    <w:rsid w:val="00816624"/>
    <w:rsid w:val="00816FAF"/>
    <w:rsid w:val="00817F0E"/>
    <w:rsid w:val="008202AD"/>
    <w:rsid w:val="008213E6"/>
    <w:rsid w:val="0082173F"/>
    <w:rsid w:val="00821B2F"/>
    <w:rsid w:val="00821D85"/>
    <w:rsid w:val="0082278F"/>
    <w:rsid w:val="00825869"/>
    <w:rsid w:val="00825CA1"/>
    <w:rsid w:val="00826655"/>
    <w:rsid w:val="00826C6A"/>
    <w:rsid w:val="00827AB7"/>
    <w:rsid w:val="00830ABF"/>
    <w:rsid w:val="0083211F"/>
    <w:rsid w:val="0083215A"/>
    <w:rsid w:val="008332F4"/>
    <w:rsid w:val="0083415D"/>
    <w:rsid w:val="008345DF"/>
    <w:rsid w:val="00836192"/>
    <w:rsid w:val="00836995"/>
    <w:rsid w:val="00836A4B"/>
    <w:rsid w:val="00836FF8"/>
    <w:rsid w:val="008373F8"/>
    <w:rsid w:val="0084009D"/>
    <w:rsid w:val="00841A26"/>
    <w:rsid w:val="00841A69"/>
    <w:rsid w:val="008436B2"/>
    <w:rsid w:val="00844051"/>
    <w:rsid w:val="0084441E"/>
    <w:rsid w:val="00844506"/>
    <w:rsid w:val="0084556F"/>
    <w:rsid w:val="008455C6"/>
    <w:rsid w:val="00845C6D"/>
    <w:rsid w:val="00845C81"/>
    <w:rsid w:val="008468E6"/>
    <w:rsid w:val="00846C4D"/>
    <w:rsid w:val="00846E72"/>
    <w:rsid w:val="008508D2"/>
    <w:rsid w:val="00851C73"/>
    <w:rsid w:val="00853351"/>
    <w:rsid w:val="00853487"/>
    <w:rsid w:val="0085348D"/>
    <w:rsid w:val="0085396F"/>
    <w:rsid w:val="008539C3"/>
    <w:rsid w:val="00854BD9"/>
    <w:rsid w:val="008571A5"/>
    <w:rsid w:val="0085744D"/>
    <w:rsid w:val="00857D1F"/>
    <w:rsid w:val="0086036D"/>
    <w:rsid w:val="00860923"/>
    <w:rsid w:val="00860979"/>
    <w:rsid w:val="00862B24"/>
    <w:rsid w:val="008631CC"/>
    <w:rsid w:val="00863504"/>
    <w:rsid w:val="00863D17"/>
    <w:rsid w:val="00863DD2"/>
    <w:rsid w:val="0086579E"/>
    <w:rsid w:val="00865F92"/>
    <w:rsid w:val="00866AE2"/>
    <w:rsid w:val="00866D16"/>
    <w:rsid w:val="0087072A"/>
    <w:rsid w:val="00870CFE"/>
    <w:rsid w:val="008713A6"/>
    <w:rsid w:val="008727BF"/>
    <w:rsid w:val="008745A4"/>
    <w:rsid w:val="00874C26"/>
    <w:rsid w:val="0087625E"/>
    <w:rsid w:val="0087768E"/>
    <w:rsid w:val="00877AB5"/>
    <w:rsid w:val="00877E47"/>
    <w:rsid w:val="00880A17"/>
    <w:rsid w:val="008811AF"/>
    <w:rsid w:val="00881521"/>
    <w:rsid w:val="00881F17"/>
    <w:rsid w:val="00883587"/>
    <w:rsid w:val="00885315"/>
    <w:rsid w:val="00886354"/>
    <w:rsid w:val="00886E11"/>
    <w:rsid w:val="008872B8"/>
    <w:rsid w:val="00891A9C"/>
    <w:rsid w:val="00891BC7"/>
    <w:rsid w:val="00891D97"/>
    <w:rsid w:val="00891F58"/>
    <w:rsid w:val="0089337E"/>
    <w:rsid w:val="00893DB2"/>
    <w:rsid w:val="00893F5B"/>
    <w:rsid w:val="00896A4A"/>
    <w:rsid w:val="008A00CF"/>
    <w:rsid w:val="008A34C8"/>
    <w:rsid w:val="008A3ADC"/>
    <w:rsid w:val="008A4CC8"/>
    <w:rsid w:val="008A79BA"/>
    <w:rsid w:val="008A7AD4"/>
    <w:rsid w:val="008B0D07"/>
    <w:rsid w:val="008B1517"/>
    <w:rsid w:val="008B1D25"/>
    <w:rsid w:val="008B2F19"/>
    <w:rsid w:val="008B3455"/>
    <w:rsid w:val="008B4440"/>
    <w:rsid w:val="008B620B"/>
    <w:rsid w:val="008B6FCB"/>
    <w:rsid w:val="008B7457"/>
    <w:rsid w:val="008C0ACB"/>
    <w:rsid w:val="008C1FAC"/>
    <w:rsid w:val="008C4587"/>
    <w:rsid w:val="008C48E2"/>
    <w:rsid w:val="008C4FC2"/>
    <w:rsid w:val="008C534C"/>
    <w:rsid w:val="008C6B6C"/>
    <w:rsid w:val="008C79C6"/>
    <w:rsid w:val="008D0438"/>
    <w:rsid w:val="008D0E63"/>
    <w:rsid w:val="008D1A60"/>
    <w:rsid w:val="008D2068"/>
    <w:rsid w:val="008D22C4"/>
    <w:rsid w:val="008D3FB4"/>
    <w:rsid w:val="008D54D6"/>
    <w:rsid w:val="008D5576"/>
    <w:rsid w:val="008D692E"/>
    <w:rsid w:val="008D701E"/>
    <w:rsid w:val="008D70EF"/>
    <w:rsid w:val="008E05A4"/>
    <w:rsid w:val="008E141F"/>
    <w:rsid w:val="008E187A"/>
    <w:rsid w:val="008E308D"/>
    <w:rsid w:val="008E371E"/>
    <w:rsid w:val="008E47A6"/>
    <w:rsid w:val="008E498E"/>
    <w:rsid w:val="008E4DBF"/>
    <w:rsid w:val="008E4DD4"/>
    <w:rsid w:val="008E5807"/>
    <w:rsid w:val="008E5844"/>
    <w:rsid w:val="008E6AFE"/>
    <w:rsid w:val="008E7C23"/>
    <w:rsid w:val="008E7C28"/>
    <w:rsid w:val="008F1069"/>
    <w:rsid w:val="008F1F94"/>
    <w:rsid w:val="008F459D"/>
    <w:rsid w:val="008F5084"/>
    <w:rsid w:val="008F5338"/>
    <w:rsid w:val="008F624E"/>
    <w:rsid w:val="008F6607"/>
    <w:rsid w:val="008F6660"/>
    <w:rsid w:val="008F734C"/>
    <w:rsid w:val="008F7DFF"/>
    <w:rsid w:val="0090019D"/>
    <w:rsid w:val="009008DE"/>
    <w:rsid w:val="0090184F"/>
    <w:rsid w:val="009020E2"/>
    <w:rsid w:val="009034F6"/>
    <w:rsid w:val="00905C2E"/>
    <w:rsid w:val="00907240"/>
    <w:rsid w:val="00907467"/>
    <w:rsid w:val="00910AC6"/>
    <w:rsid w:val="00913049"/>
    <w:rsid w:val="00913711"/>
    <w:rsid w:val="00914471"/>
    <w:rsid w:val="009179F3"/>
    <w:rsid w:val="00920FAC"/>
    <w:rsid w:val="00921DDB"/>
    <w:rsid w:val="0092209F"/>
    <w:rsid w:val="009226ED"/>
    <w:rsid w:val="00922DD0"/>
    <w:rsid w:val="00923827"/>
    <w:rsid w:val="00923A00"/>
    <w:rsid w:val="009265DF"/>
    <w:rsid w:val="00926697"/>
    <w:rsid w:val="009269AE"/>
    <w:rsid w:val="00931C38"/>
    <w:rsid w:val="00932199"/>
    <w:rsid w:val="00932A7B"/>
    <w:rsid w:val="00932FF4"/>
    <w:rsid w:val="00934658"/>
    <w:rsid w:val="009348F9"/>
    <w:rsid w:val="00934D8A"/>
    <w:rsid w:val="009357C7"/>
    <w:rsid w:val="009361D2"/>
    <w:rsid w:val="00936304"/>
    <w:rsid w:val="009432D6"/>
    <w:rsid w:val="00944FC4"/>
    <w:rsid w:val="00947671"/>
    <w:rsid w:val="00947810"/>
    <w:rsid w:val="009506A9"/>
    <w:rsid w:val="0095089E"/>
    <w:rsid w:val="009519DF"/>
    <w:rsid w:val="009529AA"/>
    <w:rsid w:val="0095406B"/>
    <w:rsid w:val="00957FC9"/>
    <w:rsid w:val="009601E8"/>
    <w:rsid w:val="00960AFD"/>
    <w:rsid w:val="0096232A"/>
    <w:rsid w:val="00963B32"/>
    <w:rsid w:val="00965259"/>
    <w:rsid w:val="00965906"/>
    <w:rsid w:val="0096700A"/>
    <w:rsid w:val="009677E6"/>
    <w:rsid w:val="00967C8C"/>
    <w:rsid w:val="00967C8F"/>
    <w:rsid w:val="00971168"/>
    <w:rsid w:val="0097271B"/>
    <w:rsid w:val="00972DF2"/>
    <w:rsid w:val="00974D12"/>
    <w:rsid w:val="0097545B"/>
    <w:rsid w:val="009770FD"/>
    <w:rsid w:val="00980863"/>
    <w:rsid w:val="00981482"/>
    <w:rsid w:val="00981B69"/>
    <w:rsid w:val="00982701"/>
    <w:rsid w:val="0098346A"/>
    <w:rsid w:val="00983B85"/>
    <w:rsid w:val="00984025"/>
    <w:rsid w:val="00986835"/>
    <w:rsid w:val="00986A7C"/>
    <w:rsid w:val="00986FCB"/>
    <w:rsid w:val="009871EA"/>
    <w:rsid w:val="009912B6"/>
    <w:rsid w:val="009916EC"/>
    <w:rsid w:val="00992A8C"/>
    <w:rsid w:val="00992D66"/>
    <w:rsid w:val="0099390B"/>
    <w:rsid w:val="00994DC2"/>
    <w:rsid w:val="00995499"/>
    <w:rsid w:val="009970F0"/>
    <w:rsid w:val="009A0B29"/>
    <w:rsid w:val="009A1099"/>
    <w:rsid w:val="009A2360"/>
    <w:rsid w:val="009A29C0"/>
    <w:rsid w:val="009A2FA4"/>
    <w:rsid w:val="009A3C82"/>
    <w:rsid w:val="009A45AE"/>
    <w:rsid w:val="009A4C0B"/>
    <w:rsid w:val="009A52CC"/>
    <w:rsid w:val="009A6407"/>
    <w:rsid w:val="009A6ADF"/>
    <w:rsid w:val="009A7310"/>
    <w:rsid w:val="009B0527"/>
    <w:rsid w:val="009B1D2C"/>
    <w:rsid w:val="009B24C5"/>
    <w:rsid w:val="009B32EF"/>
    <w:rsid w:val="009B3DD6"/>
    <w:rsid w:val="009B4896"/>
    <w:rsid w:val="009B4FDB"/>
    <w:rsid w:val="009B5697"/>
    <w:rsid w:val="009B7438"/>
    <w:rsid w:val="009B75AC"/>
    <w:rsid w:val="009B7C4E"/>
    <w:rsid w:val="009B7F66"/>
    <w:rsid w:val="009C0C61"/>
    <w:rsid w:val="009C0F7C"/>
    <w:rsid w:val="009C336A"/>
    <w:rsid w:val="009C3990"/>
    <w:rsid w:val="009C42EF"/>
    <w:rsid w:val="009C5AB0"/>
    <w:rsid w:val="009C5EB5"/>
    <w:rsid w:val="009C72F4"/>
    <w:rsid w:val="009D13B7"/>
    <w:rsid w:val="009D293D"/>
    <w:rsid w:val="009D3518"/>
    <w:rsid w:val="009D392F"/>
    <w:rsid w:val="009D3B5F"/>
    <w:rsid w:val="009D4EEE"/>
    <w:rsid w:val="009D4F23"/>
    <w:rsid w:val="009D51A9"/>
    <w:rsid w:val="009D6E2D"/>
    <w:rsid w:val="009E2E53"/>
    <w:rsid w:val="009E3676"/>
    <w:rsid w:val="009E4E21"/>
    <w:rsid w:val="009E57A2"/>
    <w:rsid w:val="009E597F"/>
    <w:rsid w:val="009E60C5"/>
    <w:rsid w:val="009E6626"/>
    <w:rsid w:val="009E6703"/>
    <w:rsid w:val="009E7000"/>
    <w:rsid w:val="009E7F68"/>
    <w:rsid w:val="009F19AF"/>
    <w:rsid w:val="009F27F2"/>
    <w:rsid w:val="009F375C"/>
    <w:rsid w:val="009F3AAD"/>
    <w:rsid w:val="009F48BD"/>
    <w:rsid w:val="009F7B42"/>
    <w:rsid w:val="00A000AB"/>
    <w:rsid w:val="00A00BE7"/>
    <w:rsid w:val="00A00D1A"/>
    <w:rsid w:val="00A015CB"/>
    <w:rsid w:val="00A02421"/>
    <w:rsid w:val="00A02ECC"/>
    <w:rsid w:val="00A04141"/>
    <w:rsid w:val="00A0529E"/>
    <w:rsid w:val="00A06884"/>
    <w:rsid w:val="00A07054"/>
    <w:rsid w:val="00A078BD"/>
    <w:rsid w:val="00A10A28"/>
    <w:rsid w:val="00A123EF"/>
    <w:rsid w:val="00A1322C"/>
    <w:rsid w:val="00A132EC"/>
    <w:rsid w:val="00A14A2F"/>
    <w:rsid w:val="00A15BE2"/>
    <w:rsid w:val="00A16457"/>
    <w:rsid w:val="00A17318"/>
    <w:rsid w:val="00A17367"/>
    <w:rsid w:val="00A1784A"/>
    <w:rsid w:val="00A20915"/>
    <w:rsid w:val="00A225A5"/>
    <w:rsid w:val="00A23355"/>
    <w:rsid w:val="00A2357C"/>
    <w:rsid w:val="00A23BC0"/>
    <w:rsid w:val="00A24F94"/>
    <w:rsid w:val="00A301D3"/>
    <w:rsid w:val="00A3081A"/>
    <w:rsid w:val="00A30B8C"/>
    <w:rsid w:val="00A31500"/>
    <w:rsid w:val="00A3282B"/>
    <w:rsid w:val="00A32B41"/>
    <w:rsid w:val="00A34033"/>
    <w:rsid w:val="00A352D6"/>
    <w:rsid w:val="00A373C1"/>
    <w:rsid w:val="00A401E3"/>
    <w:rsid w:val="00A40430"/>
    <w:rsid w:val="00A40D25"/>
    <w:rsid w:val="00A419BE"/>
    <w:rsid w:val="00A433BE"/>
    <w:rsid w:val="00A4409B"/>
    <w:rsid w:val="00A44C72"/>
    <w:rsid w:val="00A459DE"/>
    <w:rsid w:val="00A45D62"/>
    <w:rsid w:val="00A47A8D"/>
    <w:rsid w:val="00A5127C"/>
    <w:rsid w:val="00A51DB1"/>
    <w:rsid w:val="00A51FD6"/>
    <w:rsid w:val="00A52859"/>
    <w:rsid w:val="00A528D5"/>
    <w:rsid w:val="00A53C71"/>
    <w:rsid w:val="00A53FA0"/>
    <w:rsid w:val="00A5419C"/>
    <w:rsid w:val="00A54A64"/>
    <w:rsid w:val="00A54EB7"/>
    <w:rsid w:val="00A55E54"/>
    <w:rsid w:val="00A600D3"/>
    <w:rsid w:val="00A605E7"/>
    <w:rsid w:val="00A60AE6"/>
    <w:rsid w:val="00A620F4"/>
    <w:rsid w:val="00A6305D"/>
    <w:rsid w:val="00A6622B"/>
    <w:rsid w:val="00A66C8F"/>
    <w:rsid w:val="00A703C3"/>
    <w:rsid w:val="00A718B7"/>
    <w:rsid w:val="00A727DC"/>
    <w:rsid w:val="00A72BA8"/>
    <w:rsid w:val="00A72E39"/>
    <w:rsid w:val="00A72F2C"/>
    <w:rsid w:val="00A73007"/>
    <w:rsid w:val="00A73531"/>
    <w:rsid w:val="00A743CF"/>
    <w:rsid w:val="00A74905"/>
    <w:rsid w:val="00A75660"/>
    <w:rsid w:val="00A75B1D"/>
    <w:rsid w:val="00A7746F"/>
    <w:rsid w:val="00A7765A"/>
    <w:rsid w:val="00A8065C"/>
    <w:rsid w:val="00A8095D"/>
    <w:rsid w:val="00A80B6B"/>
    <w:rsid w:val="00A81167"/>
    <w:rsid w:val="00A83BCC"/>
    <w:rsid w:val="00A83E8E"/>
    <w:rsid w:val="00A83F57"/>
    <w:rsid w:val="00A84433"/>
    <w:rsid w:val="00A87101"/>
    <w:rsid w:val="00A872C6"/>
    <w:rsid w:val="00A8799C"/>
    <w:rsid w:val="00A92019"/>
    <w:rsid w:val="00A92EF1"/>
    <w:rsid w:val="00A9344D"/>
    <w:rsid w:val="00A94A34"/>
    <w:rsid w:val="00A963BF"/>
    <w:rsid w:val="00A96D61"/>
    <w:rsid w:val="00AA01A5"/>
    <w:rsid w:val="00AA061E"/>
    <w:rsid w:val="00AA06DC"/>
    <w:rsid w:val="00AA08DE"/>
    <w:rsid w:val="00AA1036"/>
    <w:rsid w:val="00AA2E94"/>
    <w:rsid w:val="00AA6B14"/>
    <w:rsid w:val="00AA712B"/>
    <w:rsid w:val="00AA7D2A"/>
    <w:rsid w:val="00AA7E9E"/>
    <w:rsid w:val="00AB04B9"/>
    <w:rsid w:val="00AB2F6D"/>
    <w:rsid w:val="00AB3A51"/>
    <w:rsid w:val="00AB4E07"/>
    <w:rsid w:val="00AB4FCA"/>
    <w:rsid w:val="00AB64AA"/>
    <w:rsid w:val="00AC0969"/>
    <w:rsid w:val="00AC3F54"/>
    <w:rsid w:val="00AC48FE"/>
    <w:rsid w:val="00AC4FFB"/>
    <w:rsid w:val="00AC7117"/>
    <w:rsid w:val="00AC7150"/>
    <w:rsid w:val="00AC71D3"/>
    <w:rsid w:val="00AC7B62"/>
    <w:rsid w:val="00AD048D"/>
    <w:rsid w:val="00AD0711"/>
    <w:rsid w:val="00AD0DA8"/>
    <w:rsid w:val="00AD0E72"/>
    <w:rsid w:val="00AD1679"/>
    <w:rsid w:val="00AD32C4"/>
    <w:rsid w:val="00AD3A62"/>
    <w:rsid w:val="00AD4511"/>
    <w:rsid w:val="00AD51F5"/>
    <w:rsid w:val="00AD7708"/>
    <w:rsid w:val="00AE071B"/>
    <w:rsid w:val="00AE0AF2"/>
    <w:rsid w:val="00AE113B"/>
    <w:rsid w:val="00AE1754"/>
    <w:rsid w:val="00AE24B5"/>
    <w:rsid w:val="00AE2D41"/>
    <w:rsid w:val="00AE40DE"/>
    <w:rsid w:val="00AE4D98"/>
    <w:rsid w:val="00AE5E47"/>
    <w:rsid w:val="00AE694E"/>
    <w:rsid w:val="00AE6B14"/>
    <w:rsid w:val="00AF016B"/>
    <w:rsid w:val="00AF066D"/>
    <w:rsid w:val="00AF1837"/>
    <w:rsid w:val="00AF1B5D"/>
    <w:rsid w:val="00AF1E47"/>
    <w:rsid w:val="00AF32B6"/>
    <w:rsid w:val="00AF473F"/>
    <w:rsid w:val="00AF478E"/>
    <w:rsid w:val="00AF4A15"/>
    <w:rsid w:val="00AF5992"/>
    <w:rsid w:val="00AF6AA9"/>
    <w:rsid w:val="00AF7817"/>
    <w:rsid w:val="00AF7BA6"/>
    <w:rsid w:val="00B0145C"/>
    <w:rsid w:val="00B015F3"/>
    <w:rsid w:val="00B02748"/>
    <w:rsid w:val="00B05A06"/>
    <w:rsid w:val="00B06169"/>
    <w:rsid w:val="00B06FEC"/>
    <w:rsid w:val="00B07A90"/>
    <w:rsid w:val="00B07F33"/>
    <w:rsid w:val="00B10D18"/>
    <w:rsid w:val="00B10E29"/>
    <w:rsid w:val="00B10E32"/>
    <w:rsid w:val="00B1280C"/>
    <w:rsid w:val="00B14961"/>
    <w:rsid w:val="00B14DBD"/>
    <w:rsid w:val="00B155A1"/>
    <w:rsid w:val="00B15FE9"/>
    <w:rsid w:val="00B160FA"/>
    <w:rsid w:val="00B160FD"/>
    <w:rsid w:val="00B1711A"/>
    <w:rsid w:val="00B17EBF"/>
    <w:rsid w:val="00B203EA"/>
    <w:rsid w:val="00B20537"/>
    <w:rsid w:val="00B2055B"/>
    <w:rsid w:val="00B2070B"/>
    <w:rsid w:val="00B2081E"/>
    <w:rsid w:val="00B20C45"/>
    <w:rsid w:val="00B22824"/>
    <w:rsid w:val="00B229AC"/>
    <w:rsid w:val="00B22B04"/>
    <w:rsid w:val="00B231E4"/>
    <w:rsid w:val="00B23A7C"/>
    <w:rsid w:val="00B24ADA"/>
    <w:rsid w:val="00B2507F"/>
    <w:rsid w:val="00B25EA5"/>
    <w:rsid w:val="00B2666E"/>
    <w:rsid w:val="00B266A2"/>
    <w:rsid w:val="00B27603"/>
    <w:rsid w:val="00B303FA"/>
    <w:rsid w:val="00B30D3E"/>
    <w:rsid w:val="00B317A7"/>
    <w:rsid w:val="00B31E31"/>
    <w:rsid w:val="00B32731"/>
    <w:rsid w:val="00B3274C"/>
    <w:rsid w:val="00B32C7C"/>
    <w:rsid w:val="00B35A05"/>
    <w:rsid w:val="00B4042F"/>
    <w:rsid w:val="00B406B6"/>
    <w:rsid w:val="00B40792"/>
    <w:rsid w:val="00B40B13"/>
    <w:rsid w:val="00B40D70"/>
    <w:rsid w:val="00B4182F"/>
    <w:rsid w:val="00B41876"/>
    <w:rsid w:val="00B41977"/>
    <w:rsid w:val="00B42759"/>
    <w:rsid w:val="00B43BD4"/>
    <w:rsid w:val="00B44BA2"/>
    <w:rsid w:val="00B45F09"/>
    <w:rsid w:val="00B4733F"/>
    <w:rsid w:val="00B503F3"/>
    <w:rsid w:val="00B51385"/>
    <w:rsid w:val="00B5185F"/>
    <w:rsid w:val="00B523AF"/>
    <w:rsid w:val="00B52759"/>
    <w:rsid w:val="00B55285"/>
    <w:rsid w:val="00B570A6"/>
    <w:rsid w:val="00B603BE"/>
    <w:rsid w:val="00B60EC8"/>
    <w:rsid w:val="00B61655"/>
    <w:rsid w:val="00B616CC"/>
    <w:rsid w:val="00B620F1"/>
    <w:rsid w:val="00B62329"/>
    <w:rsid w:val="00B63861"/>
    <w:rsid w:val="00B63CFF"/>
    <w:rsid w:val="00B640A6"/>
    <w:rsid w:val="00B669CB"/>
    <w:rsid w:val="00B701B3"/>
    <w:rsid w:val="00B703E6"/>
    <w:rsid w:val="00B7047E"/>
    <w:rsid w:val="00B769F0"/>
    <w:rsid w:val="00B806B1"/>
    <w:rsid w:val="00B80EA4"/>
    <w:rsid w:val="00B80F4B"/>
    <w:rsid w:val="00B811B7"/>
    <w:rsid w:val="00B824F8"/>
    <w:rsid w:val="00B828B8"/>
    <w:rsid w:val="00B82DDB"/>
    <w:rsid w:val="00B82E0E"/>
    <w:rsid w:val="00B82E47"/>
    <w:rsid w:val="00B842B4"/>
    <w:rsid w:val="00B843E5"/>
    <w:rsid w:val="00B879E2"/>
    <w:rsid w:val="00B90339"/>
    <w:rsid w:val="00B90819"/>
    <w:rsid w:val="00B916E2"/>
    <w:rsid w:val="00B918F3"/>
    <w:rsid w:val="00B919CC"/>
    <w:rsid w:val="00B92C4C"/>
    <w:rsid w:val="00B92C96"/>
    <w:rsid w:val="00B936C4"/>
    <w:rsid w:val="00B941BC"/>
    <w:rsid w:val="00B96321"/>
    <w:rsid w:val="00B963AA"/>
    <w:rsid w:val="00B97F53"/>
    <w:rsid w:val="00BA1D41"/>
    <w:rsid w:val="00BA2727"/>
    <w:rsid w:val="00BA6998"/>
    <w:rsid w:val="00BA6CFA"/>
    <w:rsid w:val="00BB0403"/>
    <w:rsid w:val="00BB0934"/>
    <w:rsid w:val="00BB1BC2"/>
    <w:rsid w:val="00BB509F"/>
    <w:rsid w:val="00BB5955"/>
    <w:rsid w:val="00BB5D59"/>
    <w:rsid w:val="00BB6D66"/>
    <w:rsid w:val="00BB6EF8"/>
    <w:rsid w:val="00BB7D53"/>
    <w:rsid w:val="00BC0799"/>
    <w:rsid w:val="00BC19E2"/>
    <w:rsid w:val="00BC19F3"/>
    <w:rsid w:val="00BC1EC8"/>
    <w:rsid w:val="00BC36A3"/>
    <w:rsid w:val="00BC3855"/>
    <w:rsid w:val="00BC3FBF"/>
    <w:rsid w:val="00BC5D66"/>
    <w:rsid w:val="00BC68A5"/>
    <w:rsid w:val="00BC7157"/>
    <w:rsid w:val="00BC7202"/>
    <w:rsid w:val="00BC7318"/>
    <w:rsid w:val="00BC7B07"/>
    <w:rsid w:val="00BD005F"/>
    <w:rsid w:val="00BD0782"/>
    <w:rsid w:val="00BD0C71"/>
    <w:rsid w:val="00BD20C7"/>
    <w:rsid w:val="00BD2597"/>
    <w:rsid w:val="00BD4954"/>
    <w:rsid w:val="00BD6FA1"/>
    <w:rsid w:val="00BD7017"/>
    <w:rsid w:val="00BE216F"/>
    <w:rsid w:val="00BE2D14"/>
    <w:rsid w:val="00BE3FB4"/>
    <w:rsid w:val="00BE3FF6"/>
    <w:rsid w:val="00BE58AB"/>
    <w:rsid w:val="00BE6355"/>
    <w:rsid w:val="00BE7467"/>
    <w:rsid w:val="00BE7586"/>
    <w:rsid w:val="00BF0554"/>
    <w:rsid w:val="00BF0D8F"/>
    <w:rsid w:val="00BF238D"/>
    <w:rsid w:val="00BF2F5C"/>
    <w:rsid w:val="00BF317B"/>
    <w:rsid w:val="00BF38E4"/>
    <w:rsid w:val="00BF4110"/>
    <w:rsid w:val="00BF4BBF"/>
    <w:rsid w:val="00BF4E68"/>
    <w:rsid w:val="00BF6F8E"/>
    <w:rsid w:val="00BF78CE"/>
    <w:rsid w:val="00C00972"/>
    <w:rsid w:val="00C01BC3"/>
    <w:rsid w:val="00C04398"/>
    <w:rsid w:val="00C06D47"/>
    <w:rsid w:val="00C07181"/>
    <w:rsid w:val="00C07C29"/>
    <w:rsid w:val="00C07C5B"/>
    <w:rsid w:val="00C10570"/>
    <w:rsid w:val="00C131BC"/>
    <w:rsid w:val="00C150DF"/>
    <w:rsid w:val="00C167CE"/>
    <w:rsid w:val="00C176EF"/>
    <w:rsid w:val="00C17EE0"/>
    <w:rsid w:val="00C201EA"/>
    <w:rsid w:val="00C20CC4"/>
    <w:rsid w:val="00C20F66"/>
    <w:rsid w:val="00C21511"/>
    <w:rsid w:val="00C21519"/>
    <w:rsid w:val="00C21B6D"/>
    <w:rsid w:val="00C237D8"/>
    <w:rsid w:val="00C23D92"/>
    <w:rsid w:val="00C23E78"/>
    <w:rsid w:val="00C243E0"/>
    <w:rsid w:val="00C27299"/>
    <w:rsid w:val="00C2759C"/>
    <w:rsid w:val="00C27B00"/>
    <w:rsid w:val="00C30E12"/>
    <w:rsid w:val="00C33356"/>
    <w:rsid w:val="00C334A1"/>
    <w:rsid w:val="00C339B9"/>
    <w:rsid w:val="00C34C98"/>
    <w:rsid w:val="00C35127"/>
    <w:rsid w:val="00C35BE4"/>
    <w:rsid w:val="00C36208"/>
    <w:rsid w:val="00C3761B"/>
    <w:rsid w:val="00C37AAF"/>
    <w:rsid w:val="00C40222"/>
    <w:rsid w:val="00C41996"/>
    <w:rsid w:val="00C425E1"/>
    <w:rsid w:val="00C42F15"/>
    <w:rsid w:val="00C43C71"/>
    <w:rsid w:val="00C446D1"/>
    <w:rsid w:val="00C46276"/>
    <w:rsid w:val="00C4635C"/>
    <w:rsid w:val="00C46937"/>
    <w:rsid w:val="00C50229"/>
    <w:rsid w:val="00C511BF"/>
    <w:rsid w:val="00C51444"/>
    <w:rsid w:val="00C519F5"/>
    <w:rsid w:val="00C53EA2"/>
    <w:rsid w:val="00C542E4"/>
    <w:rsid w:val="00C55779"/>
    <w:rsid w:val="00C602E4"/>
    <w:rsid w:val="00C606DD"/>
    <w:rsid w:val="00C6605A"/>
    <w:rsid w:val="00C7090D"/>
    <w:rsid w:val="00C71369"/>
    <w:rsid w:val="00C72307"/>
    <w:rsid w:val="00C72406"/>
    <w:rsid w:val="00C73661"/>
    <w:rsid w:val="00C74772"/>
    <w:rsid w:val="00C75F56"/>
    <w:rsid w:val="00C761EC"/>
    <w:rsid w:val="00C76A31"/>
    <w:rsid w:val="00C7700A"/>
    <w:rsid w:val="00C7726C"/>
    <w:rsid w:val="00C773A4"/>
    <w:rsid w:val="00C8205C"/>
    <w:rsid w:val="00C82407"/>
    <w:rsid w:val="00C82945"/>
    <w:rsid w:val="00C83B81"/>
    <w:rsid w:val="00C84C46"/>
    <w:rsid w:val="00C85FEC"/>
    <w:rsid w:val="00C86498"/>
    <w:rsid w:val="00C871A2"/>
    <w:rsid w:val="00C87506"/>
    <w:rsid w:val="00C87748"/>
    <w:rsid w:val="00C90D9C"/>
    <w:rsid w:val="00C90ECB"/>
    <w:rsid w:val="00C91EEA"/>
    <w:rsid w:val="00C92ACA"/>
    <w:rsid w:val="00C93352"/>
    <w:rsid w:val="00C93FF2"/>
    <w:rsid w:val="00C94858"/>
    <w:rsid w:val="00C94C8E"/>
    <w:rsid w:val="00C95959"/>
    <w:rsid w:val="00C960EC"/>
    <w:rsid w:val="00C978B7"/>
    <w:rsid w:val="00C9796C"/>
    <w:rsid w:val="00CA0B47"/>
    <w:rsid w:val="00CA0BB4"/>
    <w:rsid w:val="00CA0E64"/>
    <w:rsid w:val="00CA33B3"/>
    <w:rsid w:val="00CA39CE"/>
    <w:rsid w:val="00CA3FDA"/>
    <w:rsid w:val="00CA5566"/>
    <w:rsid w:val="00CA5F0C"/>
    <w:rsid w:val="00CA644E"/>
    <w:rsid w:val="00CA79C9"/>
    <w:rsid w:val="00CA7D15"/>
    <w:rsid w:val="00CB22D4"/>
    <w:rsid w:val="00CB2442"/>
    <w:rsid w:val="00CB2C90"/>
    <w:rsid w:val="00CB3F56"/>
    <w:rsid w:val="00CB47CC"/>
    <w:rsid w:val="00CB672B"/>
    <w:rsid w:val="00CB74D3"/>
    <w:rsid w:val="00CC11E8"/>
    <w:rsid w:val="00CC1F0C"/>
    <w:rsid w:val="00CC3631"/>
    <w:rsid w:val="00CC3A7C"/>
    <w:rsid w:val="00CC3FC4"/>
    <w:rsid w:val="00CC432D"/>
    <w:rsid w:val="00CC473F"/>
    <w:rsid w:val="00CC4944"/>
    <w:rsid w:val="00CC5B7B"/>
    <w:rsid w:val="00CC5F22"/>
    <w:rsid w:val="00CC6C79"/>
    <w:rsid w:val="00CD3E05"/>
    <w:rsid w:val="00CD4383"/>
    <w:rsid w:val="00CD4A6F"/>
    <w:rsid w:val="00CD626E"/>
    <w:rsid w:val="00CD63D7"/>
    <w:rsid w:val="00CD7BC5"/>
    <w:rsid w:val="00CD7BE8"/>
    <w:rsid w:val="00CE0BB0"/>
    <w:rsid w:val="00CE1239"/>
    <w:rsid w:val="00CE141B"/>
    <w:rsid w:val="00CE1967"/>
    <w:rsid w:val="00CE1B2D"/>
    <w:rsid w:val="00CE1DFA"/>
    <w:rsid w:val="00CE2625"/>
    <w:rsid w:val="00CE2648"/>
    <w:rsid w:val="00CE2FE7"/>
    <w:rsid w:val="00CE3466"/>
    <w:rsid w:val="00CE5286"/>
    <w:rsid w:val="00CE6934"/>
    <w:rsid w:val="00CE6B75"/>
    <w:rsid w:val="00CE6E01"/>
    <w:rsid w:val="00CE7A6D"/>
    <w:rsid w:val="00CF0644"/>
    <w:rsid w:val="00CF20CC"/>
    <w:rsid w:val="00CF2A29"/>
    <w:rsid w:val="00CF474A"/>
    <w:rsid w:val="00CF5424"/>
    <w:rsid w:val="00CF5480"/>
    <w:rsid w:val="00CF575F"/>
    <w:rsid w:val="00CF5A1E"/>
    <w:rsid w:val="00CF5F18"/>
    <w:rsid w:val="00D0043E"/>
    <w:rsid w:val="00D03DB3"/>
    <w:rsid w:val="00D04534"/>
    <w:rsid w:val="00D04BAB"/>
    <w:rsid w:val="00D05F4F"/>
    <w:rsid w:val="00D062BD"/>
    <w:rsid w:val="00D06AA6"/>
    <w:rsid w:val="00D06AF2"/>
    <w:rsid w:val="00D10E6D"/>
    <w:rsid w:val="00D13791"/>
    <w:rsid w:val="00D141EA"/>
    <w:rsid w:val="00D144B1"/>
    <w:rsid w:val="00D14973"/>
    <w:rsid w:val="00D16D93"/>
    <w:rsid w:val="00D17731"/>
    <w:rsid w:val="00D17D46"/>
    <w:rsid w:val="00D17E9D"/>
    <w:rsid w:val="00D20B1A"/>
    <w:rsid w:val="00D20B20"/>
    <w:rsid w:val="00D21AC7"/>
    <w:rsid w:val="00D22355"/>
    <w:rsid w:val="00D231BA"/>
    <w:rsid w:val="00D24090"/>
    <w:rsid w:val="00D24133"/>
    <w:rsid w:val="00D243FA"/>
    <w:rsid w:val="00D25477"/>
    <w:rsid w:val="00D255B0"/>
    <w:rsid w:val="00D25BCD"/>
    <w:rsid w:val="00D315BA"/>
    <w:rsid w:val="00D33660"/>
    <w:rsid w:val="00D33833"/>
    <w:rsid w:val="00D33A68"/>
    <w:rsid w:val="00D33F8A"/>
    <w:rsid w:val="00D34B19"/>
    <w:rsid w:val="00D353DB"/>
    <w:rsid w:val="00D363F4"/>
    <w:rsid w:val="00D405BB"/>
    <w:rsid w:val="00D4068D"/>
    <w:rsid w:val="00D40A70"/>
    <w:rsid w:val="00D40BB3"/>
    <w:rsid w:val="00D41BFE"/>
    <w:rsid w:val="00D42088"/>
    <w:rsid w:val="00D421B3"/>
    <w:rsid w:val="00D42374"/>
    <w:rsid w:val="00D4251F"/>
    <w:rsid w:val="00D43F60"/>
    <w:rsid w:val="00D4424F"/>
    <w:rsid w:val="00D444A0"/>
    <w:rsid w:val="00D446DA"/>
    <w:rsid w:val="00D45235"/>
    <w:rsid w:val="00D45EAF"/>
    <w:rsid w:val="00D46022"/>
    <w:rsid w:val="00D46F10"/>
    <w:rsid w:val="00D47022"/>
    <w:rsid w:val="00D50222"/>
    <w:rsid w:val="00D506D1"/>
    <w:rsid w:val="00D50C5D"/>
    <w:rsid w:val="00D52FD2"/>
    <w:rsid w:val="00D531F3"/>
    <w:rsid w:val="00D542E2"/>
    <w:rsid w:val="00D54881"/>
    <w:rsid w:val="00D54F89"/>
    <w:rsid w:val="00D60CA2"/>
    <w:rsid w:val="00D60FCD"/>
    <w:rsid w:val="00D61C94"/>
    <w:rsid w:val="00D62963"/>
    <w:rsid w:val="00D63194"/>
    <w:rsid w:val="00D6322B"/>
    <w:rsid w:val="00D6382E"/>
    <w:rsid w:val="00D63C2A"/>
    <w:rsid w:val="00D63D70"/>
    <w:rsid w:val="00D644BC"/>
    <w:rsid w:val="00D6554C"/>
    <w:rsid w:val="00D66763"/>
    <w:rsid w:val="00D667A9"/>
    <w:rsid w:val="00D66EEE"/>
    <w:rsid w:val="00D67C0B"/>
    <w:rsid w:val="00D70478"/>
    <w:rsid w:val="00D736D8"/>
    <w:rsid w:val="00D738D1"/>
    <w:rsid w:val="00D738D9"/>
    <w:rsid w:val="00D73B60"/>
    <w:rsid w:val="00D741D5"/>
    <w:rsid w:val="00D74C70"/>
    <w:rsid w:val="00D74E58"/>
    <w:rsid w:val="00D75DB6"/>
    <w:rsid w:val="00D76EB2"/>
    <w:rsid w:val="00D770A4"/>
    <w:rsid w:val="00D80BF5"/>
    <w:rsid w:val="00D80DBB"/>
    <w:rsid w:val="00D814D8"/>
    <w:rsid w:val="00D82492"/>
    <w:rsid w:val="00D85B9F"/>
    <w:rsid w:val="00D86C9D"/>
    <w:rsid w:val="00D90EC6"/>
    <w:rsid w:val="00D916B6"/>
    <w:rsid w:val="00D931BB"/>
    <w:rsid w:val="00D94913"/>
    <w:rsid w:val="00D94ED9"/>
    <w:rsid w:val="00D95F4D"/>
    <w:rsid w:val="00D96E85"/>
    <w:rsid w:val="00D97059"/>
    <w:rsid w:val="00D97228"/>
    <w:rsid w:val="00D97E43"/>
    <w:rsid w:val="00D97F43"/>
    <w:rsid w:val="00DA0679"/>
    <w:rsid w:val="00DA0F28"/>
    <w:rsid w:val="00DA1A42"/>
    <w:rsid w:val="00DA1CD5"/>
    <w:rsid w:val="00DA24F4"/>
    <w:rsid w:val="00DA3AD4"/>
    <w:rsid w:val="00DA4011"/>
    <w:rsid w:val="00DA48D6"/>
    <w:rsid w:val="00DA5B10"/>
    <w:rsid w:val="00DA5BAE"/>
    <w:rsid w:val="00DA72CF"/>
    <w:rsid w:val="00DA7559"/>
    <w:rsid w:val="00DB0DB1"/>
    <w:rsid w:val="00DB123B"/>
    <w:rsid w:val="00DB1B73"/>
    <w:rsid w:val="00DB43C8"/>
    <w:rsid w:val="00DB491C"/>
    <w:rsid w:val="00DB5F04"/>
    <w:rsid w:val="00DB5F7C"/>
    <w:rsid w:val="00DB74B3"/>
    <w:rsid w:val="00DB7DEA"/>
    <w:rsid w:val="00DC01CF"/>
    <w:rsid w:val="00DC08A1"/>
    <w:rsid w:val="00DC0E74"/>
    <w:rsid w:val="00DC2AD1"/>
    <w:rsid w:val="00DC37DE"/>
    <w:rsid w:val="00DC579D"/>
    <w:rsid w:val="00DC5A49"/>
    <w:rsid w:val="00DC6904"/>
    <w:rsid w:val="00DC7AEA"/>
    <w:rsid w:val="00DD1597"/>
    <w:rsid w:val="00DD23AE"/>
    <w:rsid w:val="00DD276E"/>
    <w:rsid w:val="00DD2CAC"/>
    <w:rsid w:val="00DD4E20"/>
    <w:rsid w:val="00DD4F3A"/>
    <w:rsid w:val="00DD6896"/>
    <w:rsid w:val="00DD6B3F"/>
    <w:rsid w:val="00DD731F"/>
    <w:rsid w:val="00DD78CB"/>
    <w:rsid w:val="00DD7FCF"/>
    <w:rsid w:val="00DE1C4F"/>
    <w:rsid w:val="00DE21CD"/>
    <w:rsid w:val="00DE2BB1"/>
    <w:rsid w:val="00DE3365"/>
    <w:rsid w:val="00DE3412"/>
    <w:rsid w:val="00DE4BB2"/>
    <w:rsid w:val="00DE510D"/>
    <w:rsid w:val="00DE546E"/>
    <w:rsid w:val="00DE5941"/>
    <w:rsid w:val="00DE771E"/>
    <w:rsid w:val="00DF1615"/>
    <w:rsid w:val="00DF3208"/>
    <w:rsid w:val="00DF35B2"/>
    <w:rsid w:val="00DF3BC7"/>
    <w:rsid w:val="00DF3C92"/>
    <w:rsid w:val="00DF4F77"/>
    <w:rsid w:val="00DF543D"/>
    <w:rsid w:val="00DF5C26"/>
    <w:rsid w:val="00DF5C46"/>
    <w:rsid w:val="00DF6571"/>
    <w:rsid w:val="00DF7E9B"/>
    <w:rsid w:val="00E00878"/>
    <w:rsid w:val="00E031F6"/>
    <w:rsid w:val="00E03C09"/>
    <w:rsid w:val="00E064AB"/>
    <w:rsid w:val="00E0785A"/>
    <w:rsid w:val="00E10447"/>
    <w:rsid w:val="00E10ABE"/>
    <w:rsid w:val="00E11F64"/>
    <w:rsid w:val="00E1327C"/>
    <w:rsid w:val="00E132C5"/>
    <w:rsid w:val="00E1345F"/>
    <w:rsid w:val="00E14369"/>
    <w:rsid w:val="00E144CF"/>
    <w:rsid w:val="00E14820"/>
    <w:rsid w:val="00E167FA"/>
    <w:rsid w:val="00E16E62"/>
    <w:rsid w:val="00E16FA5"/>
    <w:rsid w:val="00E173D3"/>
    <w:rsid w:val="00E20811"/>
    <w:rsid w:val="00E21B54"/>
    <w:rsid w:val="00E2572F"/>
    <w:rsid w:val="00E3106C"/>
    <w:rsid w:val="00E31887"/>
    <w:rsid w:val="00E320B0"/>
    <w:rsid w:val="00E32436"/>
    <w:rsid w:val="00E329A2"/>
    <w:rsid w:val="00E32BD2"/>
    <w:rsid w:val="00E32CC2"/>
    <w:rsid w:val="00E341B7"/>
    <w:rsid w:val="00E354A9"/>
    <w:rsid w:val="00E356D4"/>
    <w:rsid w:val="00E35A09"/>
    <w:rsid w:val="00E370A4"/>
    <w:rsid w:val="00E3711C"/>
    <w:rsid w:val="00E4317B"/>
    <w:rsid w:val="00E43F14"/>
    <w:rsid w:val="00E441F6"/>
    <w:rsid w:val="00E4463F"/>
    <w:rsid w:val="00E453FC"/>
    <w:rsid w:val="00E45ACF"/>
    <w:rsid w:val="00E45B15"/>
    <w:rsid w:val="00E46586"/>
    <w:rsid w:val="00E46960"/>
    <w:rsid w:val="00E47873"/>
    <w:rsid w:val="00E50874"/>
    <w:rsid w:val="00E512A0"/>
    <w:rsid w:val="00E5213D"/>
    <w:rsid w:val="00E52B91"/>
    <w:rsid w:val="00E53B56"/>
    <w:rsid w:val="00E553FB"/>
    <w:rsid w:val="00E55696"/>
    <w:rsid w:val="00E556B4"/>
    <w:rsid w:val="00E569AE"/>
    <w:rsid w:val="00E56ADB"/>
    <w:rsid w:val="00E576FA"/>
    <w:rsid w:val="00E61338"/>
    <w:rsid w:val="00E619C1"/>
    <w:rsid w:val="00E628ED"/>
    <w:rsid w:val="00E633D5"/>
    <w:rsid w:val="00E636C3"/>
    <w:rsid w:val="00E66A03"/>
    <w:rsid w:val="00E67F2E"/>
    <w:rsid w:val="00E719AB"/>
    <w:rsid w:val="00E719DF"/>
    <w:rsid w:val="00E71FC0"/>
    <w:rsid w:val="00E72EA0"/>
    <w:rsid w:val="00E740C7"/>
    <w:rsid w:val="00E74643"/>
    <w:rsid w:val="00E7478F"/>
    <w:rsid w:val="00E755AF"/>
    <w:rsid w:val="00E75D16"/>
    <w:rsid w:val="00E76E68"/>
    <w:rsid w:val="00E82764"/>
    <w:rsid w:val="00E827E9"/>
    <w:rsid w:val="00E83A8C"/>
    <w:rsid w:val="00E85149"/>
    <w:rsid w:val="00E86DC8"/>
    <w:rsid w:val="00E90F2F"/>
    <w:rsid w:val="00E94CF3"/>
    <w:rsid w:val="00E95055"/>
    <w:rsid w:val="00E95694"/>
    <w:rsid w:val="00E96274"/>
    <w:rsid w:val="00E9751F"/>
    <w:rsid w:val="00EA0128"/>
    <w:rsid w:val="00EA0C34"/>
    <w:rsid w:val="00EA173F"/>
    <w:rsid w:val="00EA3BFD"/>
    <w:rsid w:val="00EA4491"/>
    <w:rsid w:val="00EA57D4"/>
    <w:rsid w:val="00EA5E64"/>
    <w:rsid w:val="00EA67B5"/>
    <w:rsid w:val="00EB0003"/>
    <w:rsid w:val="00EB05DE"/>
    <w:rsid w:val="00EB0D57"/>
    <w:rsid w:val="00EB1904"/>
    <w:rsid w:val="00EB303A"/>
    <w:rsid w:val="00EB30D9"/>
    <w:rsid w:val="00EB41F0"/>
    <w:rsid w:val="00EB5107"/>
    <w:rsid w:val="00EB55A0"/>
    <w:rsid w:val="00EB5FBF"/>
    <w:rsid w:val="00EB6699"/>
    <w:rsid w:val="00EB799B"/>
    <w:rsid w:val="00EC0C1D"/>
    <w:rsid w:val="00EC2020"/>
    <w:rsid w:val="00EC295A"/>
    <w:rsid w:val="00EC2EB5"/>
    <w:rsid w:val="00EC3444"/>
    <w:rsid w:val="00EC4751"/>
    <w:rsid w:val="00EC4B76"/>
    <w:rsid w:val="00EC4C43"/>
    <w:rsid w:val="00EC776D"/>
    <w:rsid w:val="00ED039E"/>
    <w:rsid w:val="00ED09B7"/>
    <w:rsid w:val="00ED0E5F"/>
    <w:rsid w:val="00ED10CC"/>
    <w:rsid w:val="00ED2682"/>
    <w:rsid w:val="00ED3237"/>
    <w:rsid w:val="00ED3AE2"/>
    <w:rsid w:val="00ED64CE"/>
    <w:rsid w:val="00ED74E2"/>
    <w:rsid w:val="00EE1EB3"/>
    <w:rsid w:val="00EE238B"/>
    <w:rsid w:val="00EE28A8"/>
    <w:rsid w:val="00EE4CE3"/>
    <w:rsid w:val="00EE6155"/>
    <w:rsid w:val="00EF3A79"/>
    <w:rsid w:val="00EF3C70"/>
    <w:rsid w:val="00EF3E5E"/>
    <w:rsid w:val="00EF5A26"/>
    <w:rsid w:val="00EF60D1"/>
    <w:rsid w:val="00EF69C7"/>
    <w:rsid w:val="00F010B5"/>
    <w:rsid w:val="00F02091"/>
    <w:rsid w:val="00F03872"/>
    <w:rsid w:val="00F04FF3"/>
    <w:rsid w:val="00F06899"/>
    <w:rsid w:val="00F12214"/>
    <w:rsid w:val="00F12224"/>
    <w:rsid w:val="00F14D9D"/>
    <w:rsid w:val="00F151AA"/>
    <w:rsid w:val="00F157EA"/>
    <w:rsid w:val="00F2032B"/>
    <w:rsid w:val="00F204F2"/>
    <w:rsid w:val="00F2235B"/>
    <w:rsid w:val="00F233D9"/>
    <w:rsid w:val="00F2448B"/>
    <w:rsid w:val="00F2556D"/>
    <w:rsid w:val="00F2667F"/>
    <w:rsid w:val="00F324DE"/>
    <w:rsid w:val="00F354A4"/>
    <w:rsid w:val="00F36A52"/>
    <w:rsid w:val="00F37407"/>
    <w:rsid w:val="00F41B92"/>
    <w:rsid w:val="00F42342"/>
    <w:rsid w:val="00F43FB4"/>
    <w:rsid w:val="00F456AA"/>
    <w:rsid w:val="00F46C07"/>
    <w:rsid w:val="00F475FE"/>
    <w:rsid w:val="00F47E2F"/>
    <w:rsid w:val="00F5005F"/>
    <w:rsid w:val="00F501D7"/>
    <w:rsid w:val="00F508E3"/>
    <w:rsid w:val="00F514BB"/>
    <w:rsid w:val="00F5235F"/>
    <w:rsid w:val="00F529DA"/>
    <w:rsid w:val="00F52DFA"/>
    <w:rsid w:val="00F53875"/>
    <w:rsid w:val="00F5543B"/>
    <w:rsid w:val="00F55B09"/>
    <w:rsid w:val="00F55E63"/>
    <w:rsid w:val="00F567B7"/>
    <w:rsid w:val="00F57245"/>
    <w:rsid w:val="00F609B6"/>
    <w:rsid w:val="00F61FDD"/>
    <w:rsid w:val="00F63243"/>
    <w:rsid w:val="00F63C71"/>
    <w:rsid w:val="00F64854"/>
    <w:rsid w:val="00F64D18"/>
    <w:rsid w:val="00F65255"/>
    <w:rsid w:val="00F660D3"/>
    <w:rsid w:val="00F66397"/>
    <w:rsid w:val="00F669D5"/>
    <w:rsid w:val="00F6796F"/>
    <w:rsid w:val="00F70492"/>
    <w:rsid w:val="00F716BF"/>
    <w:rsid w:val="00F71A0D"/>
    <w:rsid w:val="00F72A15"/>
    <w:rsid w:val="00F72D7A"/>
    <w:rsid w:val="00F7548E"/>
    <w:rsid w:val="00F75FE8"/>
    <w:rsid w:val="00F764D3"/>
    <w:rsid w:val="00F76948"/>
    <w:rsid w:val="00F76C61"/>
    <w:rsid w:val="00F76D0F"/>
    <w:rsid w:val="00F77031"/>
    <w:rsid w:val="00F77259"/>
    <w:rsid w:val="00F77A93"/>
    <w:rsid w:val="00F77C0F"/>
    <w:rsid w:val="00F8205A"/>
    <w:rsid w:val="00F848BD"/>
    <w:rsid w:val="00F853BE"/>
    <w:rsid w:val="00F85454"/>
    <w:rsid w:val="00F8648E"/>
    <w:rsid w:val="00F86C0A"/>
    <w:rsid w:val="00F871A4"/>
    <w:rsid w:val="00F87CA4"/>
    <w:rsid w:val="00F903C8"/>
    <w:rsid w:val="00F90CBE"/>
    <w:rsid w:val="00F91174"/>
    <w:rsid w:val="00F9228A"/>
    <w:rsid w:val="00F9308D"/>
    <w:rsid w:val="00F93A25"/>
    <w:rsid w:val="00F9489D"/>
    <w:rsid w:val="00F94C66"/>
    <w:rsid w:val="00F968BF"/>
    <w:rsid w:val="00FA09BA"/>
    <w:rsid w:val="00FA1C90"/>
    <w:rsid w:val="00FA296B"/>
    <w:rsid w:val="00FA334E"/>
    <w:rsid w:val="00FA3A7E"/>
    <w:rsid w:val="00FA412A"/>
    <w:rsid w:val="00FA4ED3"/>
    <w:rsid w:val="00FA56B9"/>
    <w:rsid w:val="00FA676F"/>
    <w:rsid w:val="00FA7381"/>
    <w:rsid w:val="00FA7D35"/>
    <w:rsid w:val="00FB0815"/>
    <w:rsid w:val="00FB12BB"/>
    <w:rsid w:val="00FB1A18"/>
    <w:rsid w:val="00FB2118"/>
    <w:rsid w:val="00FB318B"/>
    <w:rsid w:val="00FB49F8"/>
    <w:rsid w:val="00FB57A7"/>
    <w:rsid w:val="00FB5C4E"/>
    <w:rsid w:val="00FC000E"/>
    <w:rsid w:val="00FC05BE"/>
    <w:rsid w:val="00FC413A"/>
    <w:rsid w:val="00FC5150"/>
    <w:rsid w:val="00FC61FB"/>
    <w:rsid w:val="00FC6477"/>
    <w:rsid w:val="00FC6C74"/>
    <w:rsid w:val="00FC724A"/>
    <w:rsid w:val="00FC7512"/>
    <w:rsid w:val="00FD37F8"/>
    <w:rsid w:val="00FD534B"/>
    <w:rsid w:val="00FD56E0"/>
    <w:rsid w:val="00FD5ADA"/>
    <w:rsid w:val="00FD7314"/>
    <w:rsid w:val="00FD7959"/>
    <w:rsid w:val="00FE034B"/>
    <w:rsid w:val="00FE0D18"/>
    <w:rsid w:val="00FE0DC7"/>
    <w:rsid w:val="00FE1041"/>
    <w:rsid w:val="00FE1BD7"/>
    <w:rsid w:val="00FE2B01"/>
    <w:rsid w:val="00FE2BB2"/>
    <w:rsid w:val="00FE327B"/>
    <w:rsid w:val="00FE4C18"/>
    <w:rsid w:val="00FE60AE"/>
    <w:rsid w:val="00FE6A9A"/>
    <w:rsid w:val="00FE6AF9"/>
    <w:rsid w:val="00FE797B"/>
    <w:rsid w:val="00FE7A29"/>
    <w:rsid w:val="00FF1AEC"/>
    <w:rsid w:val="00FF2FED"/>
    <w:rsid w:val="00FF3401"/>
    <w:rsid w:val="00FF4042"/>
    <w:rsid w:val="00FF5099"/>
    <w:rsid w:val="00FF5CF6"/>
    <w:rsid w:val="00FF6050"/>
    <w:rsid w:val="00FF6053"/>
    <w:rsid w:val="00FF704E"/>
    <w:rsid w:val="07E10D07"/>
    <w:rsid w:val="08033CE1"/>
    <w:rsid w:val="14197560"/>
    <w:rsid w:val="149527D6"/>
    <w:rsid w:val="16F33BFD"/>
    <w:rsid w:val="1B1E6CD1"/>
    <w:rsid w:val="20516B50"/>
    <w:rsid w:val="24E9645C"/>
    <w:rsid w:val="25E97009"/>
    <w:rsid w:val="2A236931"/>
    <w:rsid w:val="2A4B4255"/>
    <w:rsid w:val="320307B1"/>
    <w:rsid w:val="33E32C9F"/>
    <w:rsid w:val="347319CA"/>
    <w:rsid w:val="360C6A77"/>
    <w:rsid w:val="374271CD"/>
    <w:rsid w:val="39745A19"/>
    <w:rsid w:val="3A930B27"/>
    <w:rsid w:val="40CF38B6"/>
    <w:rsid w:val="50B0609F"/>
    <w:rsid w:val="52D82B62"/>
    <w:rsid w:val="53BA3623"/>
    <w:rsid w:val="5D221689"/>
    <w:rsid w:val="62B032A8"/>
    <w:rsid w:val="657108DD"/>
    <w:rsid w:val="67C323F1"/>
    <w:rsid w:val="6B4A3901"/>
    <w:rsid w:val="6D3E0B76"/>
    <w:rsid w:val="74C43511"/>
    <w:rsid w:val="76E060E7"/>
    <w:rsid w:val="78433660"/>
    <w:rsid w:val="79826F52"/>
    <w:rsid w:val="7B5B37C9"/>
    <w:rsid w:val="7C4B25BE"/>
    <w:rsid w:val="7D285559"/>
    <w:rsid w:val="7D7431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67" fillcolor="white">
      <v:fill color="white"/>
    </o:shapedefaults>
    <o:shapelayout v:ext="edit">
      <o:idmap v:ext="edit" data="2"/>
    </o:shapelayout>
  </w:shapeDefaults>
  <w:decimalSymbol w:val="."/>
  <w:listSeparator w:val=","/>
  <w14:docId w14:val="3C9BB2DF"/>
  <w15:docId w15:val="{52778BCA-C277-4962-B0DB-C5282849E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ind w:firstLineChars="200" w:firstLine="200"/>
      <w:jc w:val="both"/>
    </w:pPr>
    <w:rPr>
      <w:kern w:val="2"/>
      <w:sz w:val="24"/>
      <w:szCs w:val="22"/>
    </w:rPr>
  </w:style>
  <w:style w:type="paragraph" w:styleId="1">
    <w:name w:val="heading 1"/>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link w:val="a4"/>
    <w:qFormat/>
    <w:pPr>
      <w:ind w:firstLineChars="0" w:firstLine="420"/>
    </w:pPr>
    <w:rPr>
      <w:rFonts w:ascii="Times New Roman" w:eastAsia="宋体" w:hAnsi="Times New Roman" w:cs="Times New Roman"/>
      <w:szCs w:val="20"/>
    </w:rPr>
  </w:style>
  <w:style w:type="paragraph" w:styleId="a5">
    <w:name w:val="annotation text"/>
    <w:basedOn w:val="a"/>
    <w:link w:val="a6"/>
    <w:uiPriority w:val="99"/>
    <w:semiHidden/>
    <w:unhideWhenUsed/>
    <w:qFormat/>
    <w:pPr>
      <w:jc w:val="left"/>
    </w:pPr>
  </w:style>
  <w:style w:type="paragraph" w:styleId="TOC3">
    <w:name w:val="toc 3"/>
    <w:basedOn w:val="a"/>
    <w:next w:val="a"/>
    <w:uiPriority w:val="39"/>
    <w:unhideWhenUsed/>
    <w:qFormat/>
    <w:pPr>
      <w:tabs>
        <w:tab w:val="left" w:pos="1680"/>
        <w:tab w:val="right" w:leader="dot" w:pos="8296"/>
      </w:tabs>
      <w:ind w:leftChars="400" w:left="960" w:firstLine="480"/>
      <w:jc w:val="left"/>
    </w:pPr>
  </w:style>
  <w:style w:type="paragraph" w:styleId="a7">
    <w:name w:val="Balloon Text"/>
    <w:basedOn w:val="a"/>
    <w:link w:val="a8"/>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ad">
    <w:name w:val="footnote text"/>
    <w:basedOn w:val="a"/>
    <w:link w:val="ae"/>
    <w:uiPriority w:val="99"/>
    <w:semiHidden/>
    <w:unhideWhenUsed/>
    <w:qFormat/>
    <w:pPr>
      <w:snapToGrid w:val="0"/>
      <w:jc w:val="left"/>
    </w:pPr>
    <w:rPr>
      <w:sz w:val="18"/>
      <w:szCs w:val="18"/>
    </w:rPr>
  </w:style>
  <w:style w:type="paragraph" w:styleId="TOC2">
    <w:name w:val="toc 2"/>
    <w:basedOn w:val="a"/>
    <w:next w:val="a"/>
    <w:uiPriority w:val="39"/>
    <w:unhideWhenUsed/>
    <w:qFormat/>
    <w:pPr>
      <w:ind w:leftChars="200" w:left="420"/>
    </w:pPr>
  </w:style>
  <w:style w:type="paragraph" w:styleId="af">
    <w:name w:val="Normal (Web)"/>
    <w:basedOn w:val="a"/>
    <w:uiPriority w:val="99"/>
    <w:semiHidden/>
    <w:unhideWhenUsed/>
    <w:qFormat/>
    <w:pPr>
      <w:widowControl/>
      <w:spacing w:before="100" w:beforeAutospacing="1" w:after="100" w:afterAutospacing="1" w:line="240" w:lineRule="auto"/>
      <w:ind w:firstLineChars="0" w:firstLine="0"/>
      <w:jc w:val="left"/>
    </w:pPr>
    <w:rPr>
      <w:rFonts w:ascii="宋体" w:eastAsia="宋体" w:hAnsi="宋体" w:cs="宋体"/>
      <w:kern w:val="0"/>
      <w:szCs w:val="24"/>
    </w:rPr>
  </w:style>
  <w:style w:type="paragraph" w:styleId="af0">
    <w:name w:val="annotation subject"/>
    <w:basedOn w:val="a5"/>
    <w:next w:val="a5"/>
    <w:link w:val="af1"/>
    <w:uiPriority w:val="99"/>
    <w:semiHidden/>
    <w:unhideWhenUsed/>
    <w:qFormat/>
    <w:rPr>
      <w:b/>
      <w:bCs/>
    </w:rPr>
  </w:style>
  <w:style w:type="table" w:styleId="af2">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unhideWhenUsed/>
    <w:qFormat/>
    <w:rPr>
      <w:color w:val="0000FF" w:themeColor="hyperlink"/>
      <w:u w:val="single"/>
    </w:rPr>
  </w:style>
  <w:style w:type="character" w:styleId="af4">
    <w:name w:val="annotation reference"/>
    <w:basedOn w:val="a0"/>
    <w:uiPriority w:val="99"/>
    <w:semiHidden/>
    <w:unhideWhenUsed/>
    <w:qFormat/>
    <w:rPr>
      <w:sz w:val="21"/>
      <w:szCs w:val="21"/>
    </w:rPr>
  </w:style>
  <w:style w:type="character" w:styleId="af5">
    <w:name w:val="footnote reference"/>
    <w:basedOn w:val="a0"/>
    <w:uiPriority w:val="99"/>
    <w:semiHidden/>
    <w:unhideWhenUsed/>
    <w:qFormat/>
    <w:rPr>
      <w:vertAlign w:val="superscript"/>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character" w:customStyle="1" w:styleId="10">
    <w:name w:val="标题 1 字符"/>
    <w:basedOn w:val="a0"/>
    <w:link w:val="1"/>
    <w:uiPriority w:val="9"/>
    <w:qFormat/>
    <w:rPr>
      <w:b/>
      <w:bCs/>
      <w:kern w:val="44"/>
      <w:sz w:val="44"/>
      <w:szCs w:val="44"/>
    </w:rPr>
  </w:style>
  <w:style w:type="paragraph" w:customStyle="1" w:styleId="af6">
    <w:name w:val="样式小标题"/>
    <w:basedOn w:val="a"/>
    <w:qFormat/>
    <w:pPr>
      <w:spacing w:line="300" w:lineRule="auto"/>
      <w:ind w:leftChars="-257" w:left="-540" w:rightChars="-159" w:right="-334"/>
    </w:pPr>
    <w:rPr>
      <w:rFonts w:ascii="宋体" w:eastAsia="宋体" w:hAnsi="宋体" w:cs="宋体"/>
      <w:b/>
      <w:bCs/>
      <w:szCs w:val="20"/>
    </w:rPr>
  </w:style>
  <w:style w:type="paragraph" w:customStyle="1" w:styleId="6">
    <w:name w:val="正文6"/>
    <w:basedOn w:val="a"/>
    <w:link w:val="6Char"/>
    <w:qFormat/>
    <w:pPr>
      <w:spacing w:line="300" w:lineRule="auto"/>
    </w:pPr>
    <w:rPr>
      <w:rFonts w:ascii="宋体" w:eastAsia="宋体" w:hAnsi="宋体" w:cs="宋体"/>
      <w:szCs w:val="20"/>
    </w:rPr>
  </w:style>
  <w:style w:type="character" w:customStyle="1" w:styleId="6Char">
    <w:name w:val="正文6 Char"/>
    <w:basedOn w:val="a0"/>
    <w:link w:val="6"/>
    <w:qFormat/>
    <w:rPr>
      <w:rFonts w:ascii="宋体" w:eastAsia="宋体" w:hAnsi="宋体" w:cs="宋体"/>
      <w:szCs w:val="20"/>
    </w:rPr>
  </w:style>
  <w:style w:type="character" w:customStyle="1" w:styleId="a8">
    <w:name w:val="批注框文本 字符"/>
    <w:basedOn w:val="a0"/>
    <w:link w:val="a7"/>
    <w:uiPriority w:val="99"/>
    <w:semiHidden/>
    <w:qFormat/>
    <w:rPr>
      <w:sz w:val="18"/>
      <w:szCs w:val="18"/>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customStyle="1" w:styleId="TOC10">
    <w:name w:val="TOC 标题1"/>
    <w:basedOn w:val="1"/>
    <w:next w:val="a"/>
    <w:uiPriority w:val="39"/>
    <w:semiHidden/>
    <w:unhideWhenUsed/>
    <w:qFormat/>
    <w:pPr>
      <w:spacing w:before="480" w:after="0" w:line="276" w:lineRule="auto"/>
      <w:outlineLvl w:val="9"/>
    </w:pPr>
    <w:rPr>
      <w:rFonts w:asciiTheme="majorHAnsi" w:eastAsiaTheme="majorEastAsia" w:hAnsiTheme="majorHAnsi" w:cstheme="majorBidi"/>
      <w:color w:val="365F91" w:themeColor="accent1" w:themeShade="BF"/>
      <w:kern w:val="0"/>
      <w:sz w:val="28"/>
      <w:szCs w:val="28"/>
    </w:rPr>
  </w:style>
  <w:style w:type="paragraph" w:styleId="af7">
    <w:name w:val="List Paragraph"/>
    <w:basedOn w:val="a"/>
    <w:uiPriority w:val="34"/>
    <w:qFormat/>
    <w:pPr>
      <w:ind w:firstLine="420"/>
    </w:pPr>
  </w:style>
  <w:style w:type="character" w:customStyle="1" w:styleId="ae">
    <w:name w:val="脚注文本 字符"/>
    <w:basedOn w:val="a0"/>
    <w:link w:val="ad"/>
    <w:uiPriority w:val="99"/>
    <w:semiHidden/>
    <w:qFormat/>
    <w:rPr>
      <w:sz w:val="18"/>
      <w:szCs w:val="18"/>
    </w:rPr>
  </w:style>
  <w:style w:type="character" w:customStyle="1" w:styleId="a6">
    <w:name w:val="批注文字 字符"/>
    <w:basedOn w:val="a0"/>
    <w:link w:val="a5"/>
    <w:uiPriority w:val="99"/>
    <w:semiHidden/>
    <w:qFormat/>
    <w:rPr>
      <w:sz w:val="24"/>
    </w:rPr>
  </w:style>
  <w:style w:type="character" w:customStyle="1" w:styleId="af1">
    <w:name w:val="批注主题 字符"/>
    <w:basedOn w:val="a6"/>
    <w:link w:val="af0"/>
    <w:uiPriority w:val="99"/>
    <w:semiHidden/>
    <w:qFormat/>
    <w:rPr>
      <w:b/>
      <w:bCs/>
      <w:sz w:val="24"/>
    </w:rPr>
  </w:style>
  <w:style w:type="character" w:customStyle="1" w:styleId="30">
    <w:name w:val="标题 3 字符"/>
    <w:basedOn w:val="a0"/>
    <w:link w:val="3"/>
    <w:uiPriority w:val="9"/>
    <w:qFormat/>
    <w:rPr>
      <w:b/>
      <w:bCs/>
      <w:sz w:val="32"/>
      <w:szCs w:val="32"/>
    </w:rPr>
  </w:style>
  <w:style w:type="character" w:customStyle="1" w:styleId="a4">
    <w:name w:val="正文缩进 字符"/>
    <w:basedOn w:val="a0"/>
    <w:link w:val="a3"/>
    <w:qFormat/>
    <w:rPr>
      <w:rFonts w:ascii="Times New Roman" w:eastAsia="宋体" w:hAnsi="Times New Roman" w:cs="Times New Roman"/>
      <w:sz w:val="24"/>
      <w:szCs w:val="20"/>
    </w:rPr>
  </w:style>
  <w:style w:type="character" w:customStyle="1" w:styleId="40">
    <w:name w:val="标题 4 字符"/>
    <w:basedOn w:val="a0"/>
    <w:link w:val="4"/>
    <w:uiPriority w:val="9"/>
    <w:qFormat/>
    <w:rPr>
      <w:rFonts w:asciiTheme="majorHAnsi" w:eastAsiaTheme="majorEastAsia" w:hAnsiTheme="majorHAnsi" w:cstheme="majorBidi"/>
      <w:b/>
      <w:bCs/>
      <w:sz w:val="28"/>
      <w:szCs w:val="28"/>
    </w:rPr>
  </w:style>
  <w:style w:type="paragraph" w:customStyle="1" w:styleId="af8">
    <w:name w:val="段"/>
    <w:qFormat/>
    <w:pPr>
      <w:autoSpaceDE w:val="0"/>
      <w:autoSpaceDN w:val="0"/>
      <w:ind w:firstLineChars="200" w:firstLine="200"/>
      <w:jc w:val="both"/>
    </w:pPr>
    <w:rPr>
      <w:rFonts w:ascii="宋体" w:eastAsia="宋体" w:hAnsi="Times New Roman" w:cs="Times New Roman"/>
      <w:sz w:val="21"/>
    </w:rPr>
  </w:style>
  <w:style w:type="paragraph" w:customStyle="1" w:styleId="11">
    <w:name w:val="修订1"/>
    <w:hidden/>
    <w:uiPriority w:val="99"/>
    <w:semiHidden/>
    <w:qFormat/>
    <w:rPr>
      <w:kern w:val="2"/>
      <w:sz w:val="24"/>
      <w:szCs w:val="22"/>
    </w:rPr>
  </w:style>
  <w:style w:type="paragraph" w:styleId="af9">
    <w:name w:val="Revision"/>
    <w:hidden/>
    <w:uiPriority w:val="99"/>
    <w:semiHidden/>
    <w:rsid w:val="00EA3BFD"/>
    <w:rPr>
      <w:kern w:val="2"/>
      <w:sz w:val="2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control" Target="activeX/activeX2.xml"/><Relationship Id="rId26" Type="http://schemas.openxmlformats.org/officeDocument/2006/relationships/hyperlink" Target="http://www.baidu.com/link?url=JY5cPnB_Xp8OS-YFCyf9dZGqq8HF6uz1_iWOZjZvFw5HC3uXr1CBCiQHsd9AasnDVCYoIOUS_1z5S6sWChpCna" TargetMode="External"/><Relationship Id="rId39" Type="http://schemas.openxmlformats.org/officeDocument/2006/relationships/image" Target="media/image12.emf"/><Relationship Id="rId21" Type="http://schemas.openxmlformats.org/officeDocument/2006/relationships/image" Target="media/image4.wmf"/><Relationship Id="rId34" Type="http://schemas.openxmlformats.org/officeDocument/2006/relationships/oleObject" Target="embeddings/Microsoft_Visio_2003-2010_Drawing23.vsd"/><Relationship Id="rId42" Type="http://schemas.openxmlformats.org/officeDocument/2006/relationships/oleObject" Target="embeddings/Microsoft_Visio_2003-2010_Drawing56.vsd"/><Relationship Id="rId47" Type="http://schemas.openxmlformats.org/officeDocument/2006/relationships/image" Target="media/image16.emf"/><Relationship Id="rId50" Type="http://schemas.openxmlformats.org/officeDocument/2006/relationships/oleObject" Target="embeddings/Microsoft_Visio_2003-2010_Drawing910.vsd"/><Relationship Id="rId55"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2.wmf"/><Relationship Id="rId25" Type="http://schemas.openxmlformats.org/officeDocument/2006/relationships/footer" Target="footer5.xml"/><Relationship Id="rId33" Type="http://schemas.openxmlformats.org/officeDocument/2006/relationships/image" Target="media/image9.emf"/><Relationship Id="rId38" Type="http://schemas.openxmlformats.org/officeDocument/2006/relationships/oleObject" Target="embeddings/Microsoft_Visio_2003-2010_Drawing45.vsd"/><Relationship Id="rId46" Type="http://schemas.openxmlformats.org/officeDocument/2006/relationships/oleObject" Target="embeddings/Microsoft_Visio_2003-2010_Drawing78.vsd"/><Relationship Id="rId2" Type="http://schemas.openxmlformats.org/officeDocument/2006/relationships/customXml" Target="../customXml/item2.xml"/><Relationship Id="rId16" Type="http://schemas.openxmlformats.org/officeDocument/2006/relationships/control" Target="activeX/activeX1.xml"/><Relationship Id="rId20" Type="http://schemas.openxmlformats.org/officeDocument/2006/relationships/control" Target="activeX/activeX3.xml"/><Relationship Id="rId29" Type="http://schemas.openxmlformats.org/officeDocument/2006/relationships/image" Target="media/image7.emf"/><Relationship Id="rId41" Type="http://schemas.openxmlformats.org/officeDocument/2006/relationships/image" Target="media/image13.emf"/><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4.xml"/><Relationship Id="rId32" Type="http://schemas.openxmlformats.org/officeDocument/2006/relationships/oleObject" Target="embeddings/Microsoft_Visio_2003-2010_Drawing12.vsd"/><Relationship Id="rId37" Type="http://schemas.openxmlformats.org/officeDocument/2006/relationships/image" Target="media/image11.emf"/><Relationship Id="rId40" Type="http://schemas.openxmlformats.org/officeDocument/2006/relationships/package" Target="embeddings/Microsoft_Visio___12.vsdx"/><Relationship Id="rId45" Type="http://schemas.openxmlformats.org/officeDocument/2006/relationships/image" Target="media/image15.emf"/><Relationship Id="rId53"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1.wmf"/><Relationship Id="rId23" Type="http://schemas.openxmlformats.org/officeDocument/2006/relationships/header" Target="header4.xml"/><Relationship Id="rId28" Type="http://schemas.openxmlformats.org/officeDocument/2006/relationships/package" Target="embeddings/Microsoft_Visio___1.vsdx"/><Relationship Id="rId36" Type="http://schemas.openxmlformats.org/officeDocument/2006/relationships/oleObject" Target="embeddings/Microsoft_Visio_2003-2010_Drawing34.vsd"/><Relationship Id="rId49" Type="http://schemas.openxmlformats.org/officeDocument/2006/relationships/image" Target="media/image17.emf"/><Relationship Id="rId10" Type="http://schemas.openxmlformats.org/officeDocument/2006/relationships/header" Target="header2.xml"/><Relationship Id="rId19" Type="http://schemas.openxmlformats.org/officeDocument/2006/relationships/image" Target="media/image3.wmf"/><Relationship Id="rId31" Type="http://schemas.openxmlformats.org/officeDocument/2006/relationships/image" Target="media/image8.emf"/><Relationship Id="rId44" Type="http://schemas.openxmlformats.org/officeDocument/2006/relationships/oleObject" Target="embeddings/Microsoft_Visio_2003-2010_Drawing67.vsd"/><Relationship Id="rId52" Type="http://schemas.openxmlformats.org/officeDocument/2006/relationships/oleObject" Target="embeddings/Microsoft_Visio_2003-2010_Drawing1011.vsd"/><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control" Target="activeX/activeX4.xml"/><Relationship Id="rId27" Type="http://schemas.openxmlformats.org/officeDocument/2006/relationships/image" Target="media/image6.emf"/><Relationship Id="rId30" Type="http://schemas.openxmlformats.org/officeDocument/2006/relationships/oleObject" Target="embeddings/Microsoft_Visio_2003-2010_Drawing1.vsd"/><Relationship Id="rId35" Type="http://schemas.openxmlformats.org/officeDocument/2006/relationships/image" Target="media/image10.emf"/><Relationship Id="rId43" Type="http://schemas.openxmlformats.org/officeDocument/2006/relationships/image" Target="media/image14.emf"/><Relationship Id="rId48" Type="http://schemas.openxmlformats.org/officeDocument/2006/relationships/oleObject" Target="embeddings/Microsoft_Visio_2003-2010_Drawing89.vsd"/><Relationship Id="rId8" Type="http://schemas.openxmlformats.org/officeDocument/2006/relationships/endnotes" Target="endnotes.xml"/><Relationship Id="rId51" Type="http://schemas.openxmlformats.org/officeDocument/2006/relationships/image" Target="media/image18.emf"/><Relationship Id="rId3" Type="http://schemas.openxmlformats.org/officeDocument/2006/relationships/numbering" Target="numbering.xml"/></Relationships>
</file>

<file path=word/_rels/header4.xml.rels><?xml version="1.0" encoding="UTF-8" standalone="yes"?>
<Relationships xmlns="http://schemas.openxmlformats.org/package/2006/relationships"><Relationship Id="rId1" Type="http://schemas.openxmlformats.org/officeDocument/2006/relationships/image" Target="media/image5.pn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activeX1.xml><?xml version="1.0" encoding="utf-8"?>
<ax:ocx xmlns:ax="http://schemas.microsoft.com/office/2006/activeX" xmlns:r="http://schemas.openxmlformats.org/officeDocument/2006/relationships" ax:classid="{8BD21D50-EC42-11CE-9E0D-00AA006002F3}" ax:persistence="persistStorage" r:id="rId1"/>
</file>

<file path=word/activeX/activeX2.xml><?xml version="1.0" encoding="utf-8"?>
<ax:ocx xmlns:ax="http://schemas.microsoft.com/office/2006/activeX" xmlns:r="http://schemas.openxmlformats.org/officeDocument/2006/relationships" ax:classid="{8BD21D50-EC42-11CE-9E0D-00AA006002F3}" ax:persistence="persistStorage" r:id="rId1"/>
</file>

<file path=word/activeX/activeX3.xml><?xml version="1.0" encoding="utf-8"?>
<ax:ocx xmlns:ax="http://schemas.microsoft.com/office/2006/activeX" xmlns:r="http://schemas.openxmlformats.org/officeDocument/2006/relationships" ax:classid="{8BD21D50-EC42-11CE-9E0D-00AA006002F3}" ax:persistence="persistStorage" r:id="rId1"/>
</file>

<file path=word/activeX/activeX4.xml><?xml version="1.0" encoding="utf-8"?>
<ax:ocx xmlns:ax="http://schemas.microsoft.com/office/2006/activeX" xmlns:r="http://schemas.openxmlformats.org/officeDocument/2006/relationships" ax:classid="{8BD21D50-EC42-11CE-9E0D-00AA006002F3}" ax:persistence="persistStorage" r:id="rId1"/>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82EFE04-C4A2-44B1-9AB1-3E061C731F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34</Pages>
  <Words>2837</Words>
  <Characters>16177</Characters>
  <Application>Microsoft Office Word</Application>
  <DocSecurity>0</DocSecurity>
  <Lines>134</Lines>
  <Paragraphs>37</Paragraphs>
  <ScaleCrop>false</ScaleCrop>
  <Company> </Company>
  <LinksUpToDate>false</LinksUpToDate>
  <CharactersWithSpaces>18977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张娜</cp:lastModifiedBy>
  <cp:revision>50</cp:revision>
  <cp:lastPrinted>2016-09-26T07:45:00Z</cp:lastPrinted>
  <dcterms:created xsi:type="dcterms:W3CDTF">2023-10-10T06:53:00Z</dcterms:created>
  <dcterms:modified xsi:type="dcterms:W3CDTF">2025-08-01T06:10:00Z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2052-12.1.0.15324</vt:lpwstr>
  </property>
  <property fmtid="{D5CDD505-2E9C-101B-9397-08002B2CF9AE}" pid="3" name="ICV">
    <vt:lpwstr>EE01F718C93C4594A1B2883BE1E8FAA1_12</vt:lpwstr>
  </property>
</Properties>
</file>